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FAD9B" w14:textId="258C735C" w:rsidR="007D6E97" w:rsidRDefault="000479C4">
      <w:pPr>
        <w:spacing w:line="360" w:lineRule="auto"/>
      </w:pPr>
      <w:r>
        <w:rPr>
          <w:noProof/>
        </w:rPr>
        <w:drawing>
          <wp:anchor distT="0" distB="0" distL="0" distR="0" simplePos="0" relativeHeight="251658240" behindDoc="1" locked="0" layoutInCell="1" hidden="0" allowOverlap="1" wp14:anchorId="13B1DF6A" wp14:editId="29D4A80C">
            <wp:simplePos x="0" y="0"/>
            <wp:positionH relativeFrom="column">
              <wp:posOffset>1653926</wp:posOffset>
            </wp:positionH>
            <wp:positionV relativeFrom="paragraph">
              <wp:posOffset>-2234</wp:posOffset>
            </wp:positionV>
            <wp:extent cx="2663687" cy="2337683"/>
            <wp:effectExtent l="0" t="0" r="0" b="0"/>
            <wp:wrapNone/>
            <wp:docPr id="213128570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
                    <a:srcRect/>
                    <a:stretch>
                      <a:fillRect/>
                    </a:stretch>
                  </pic:blipFill>
                  <pic:spPr>
                    <a:xfrm>
                      <a:off x="0" y="0"/>
                      <a:ext cx="2663687" cy="2337683"/>
                    </a:xfrm>
                    <a:prstGeom prst="rect">
                      <a:avLst/>
                    </a:prstGeom>
                    <a:ln/>
                  </pic:spPr>
                </pic:pic>
              </a:graphicData>
            </a:graphic>
          </wp:anchor>
        </w:drawing>
      </w:r>
      <w:r w:rsidR="7D3AAFC3">
        <w:t xml:space="preserve">   </w:t>
      </w:r>
    </w:p>
    <w:p w14:paraId="0443F445" w14:textId="77777777" w:rsidR="007D6E97" w:rsidRDefault="007D6E97">
      <w:pPr>
        <w:spacing w:line="360" w:lineRule="auto"/>
      </w:pPr>
    </w:p>
    <w:p w14:paraId="3DFEB031" w14:textId="77777777" w:rsidR="007D6E97" w:rsidRDefault="007D6E97">
      <w:pPr>
        <w:spacing w:line="360" w:lineRule="auto"/>
      </w:pPr>
    </w:p>
    <w:p w14:paraId="6EBA1952" w14:textId="77777777" w:rsidR="007D6E97" w:rsidRDefault="007D6E97">
      <w:pPr>
        <w:spacing w:line="360" w:lineRule="auto"/>
      </w:pPr>
    </w:p>
    <w:p w14:paraId="746A509A" w14:textId="77777777" w:rsidR="007D6E97" w:rsidRDefault="007D6E97">
      <w:pPr>
        <w:spacing w:line="360" w:lineRule="auto"/>
      </w:pPr>
    </w:p>
    <w:p w14:paraId="2DA320DA" w14:textId="77777777" w:rsidR="007D6E97" w:rsidRDefault="007D6E97">
      <w:pPr>
        <w:spacing w:line="360" w:lineRule="auto"/>
      </w:pPr>
    </w:p>
    <w:p w14:paraId="66301D3D" w14:textId="77777777" w:rsidR="007D6E97" w:rsidRDefault="007D6E97">
      <w:pPr>
        <w:spacing w:line="360" w:lineRule="auto"/>
      </w:pPr>
    </w:p>
    <w:p w14:paraId="5EDEA964" w14:textId="77777777" w:rsidR="007D6E97" w:rsidRDefault="000479C4">
      <w:pPr>
        <w:pStyle w:val="Ttulo"/>
        <w:spacing w:line="360" w:lineRule="auto"/>
      </w:pPr>
      <w:r>
        <w:t>Puertas Blindadas: Módulo de Finanzas</w:t>
      </w:r>
    </w:p>
    <w:p w14:paraId="1F154150" w14:textId="71B26BA2" w:rsidR="007D6E97" w:rsidRDefault="000479C4">
      <w:pPr>
        <w:pStyle w:val="Ttulo"/>
        <w:spacing w:line="360" w:lineRule="auto"/>
        <w:jc w:val="center"/>
      </w:pPr>
      <w:r>
        <w:t xml:space="preserve">Desarrollo de Software I: Incremento </w:t>
      </w:r>
      <w:r w:rsidR="00900A4E">
        <w:t>3</w:t>
      </w:r>
      <w:r>
        <w:t xml:space="preserve"> Grupo 18</w:t>
      </w:r>
    </w:p>
    <w:p w14:paraId="0D7767B1" w14:textId="77777777" w:rsidR="007D6E97" w:rsidRDefault="000479C4">
      <w:pPr>
        <w:spacing w:after="120" w:line="360" w:lineRule="auto"/>
        <w:ind w:left="20" w:right="840"/>
        <w:jc w:val="center"/>
        <w:rPr>
          <w:color w:val="19202E"/>
        </w:rPr>
      </w:pPr>
      <w:r>
        <w:rPr>
          <w:color w:val="19202E"/>
        </w:rPr>
        <w:t>Integrantes:</w:t>
      </w:r>
    </w:p>
    <w:p w14:paraId="38D1ABAC" w14:textId="77777777" w:rsidR="007D6E97" w:rsidRDefault="000479C4">
      <w:pPr>
        <w:spacing w:after="120" w:line="360" w:lineRule="auto"/>
        <w:ind w:left="20" w:right="840"/>
        <w:jc w:val="center"/>
        <w:rPr>
          <w:color w:val="19202E"/>
        </w:rPr>
      </w:pPr>
      <w:r>
        <w:rPr>
          <w:color w:val="19202E"/>
        </w:rPr>
        <w:t>Sebastián Benjamín Bravo Núñez</w:t>
      </w:r>
    </w:p>
    <w:p w14:paraId="5EB3AC11" w14:textId="77777777" w:rsidR="007D6E97" w:rsidRDefault="000479C4">
      <w:pPr>
        <w:spacing w:after="120" w:line="360" w:lineRule="auto"/>
        <w:ind w:left="20" w:right="840"/>
        <w:jc w:val="center"/>
        <w:rPr>
          <w:color w:val="19202E"/>
        </w:rPr>
      </w:pPr>
      <w:r>
        <w:rPr>
          <w:color w:val="19202E"/>
        </w:rPr>
        <w:t xml:space="preserve">Gianella Belén Catalán Canales  </w:t>
      </w:r>
    </w:p>
    <w:p w14:paraId="2DDCE610" w14:textId="1E6E335A" w:rsidR="007D6E97" w:rsidRDefault="000479C4">
      <w:pPr>
        <w:spacing w:after="120" w:line="360" w:lineRule="auto"/>
        <w:ind w:left="20" w:right="840"/>
        <w:jc w:val="center"/>
        <w:rPr>
          <w:color w:val="19202E"/>
        </w:rPr>
      </w:pPr>
      <w:r>
        <w:rPr>
          <w:color w:val="19202E"/>
        </w:rPr>
        <w:t xml:space="preserve">Valentín </w:t>
      </w:r>
      <w:r w:rsidR="2677E486" w:rsidRPr="2677E486">
        <w:rPr>
          <w:color w:val="19202E"/>
        </w:rPr>
        <w:t xml:space="preserve">Ignacio </w:t>
      </w:r>
      <w:r>
        <w:rPr>
          <w:color w:val="19202E"/>
        </w:rPr>
        <w:t>García Farías</w:t>
      </w:r>
    </w:p>
    <w:p w14:paraId="0E72BE25" w14:textId="77777777" w:rsidR="007D6E97" w:rsidRDefault="000479C4">
      <w:pPr>
        <w:spacing w:after="120" w:line="360" w:lineRule="auto"/>
        <w:ind w:left="20" w:right="840"/>
        <w:jc w:val="center"/>
        <w:rPr>
          <w:color w:val="19202E"/>
        </w:rPr>
      </w:pPr>
      <w:r>
        <w:rPr>
          <w:color w:val="19202E"/>
        </w:rPr>
        <w:t>Vicente Andrés Hernández Olea</w:t>
      </w:r>
    </w:p>
    <w:p w14:paraId="62F54C1C" w14:textId="77777777" w:rsidR="007D6E97" w:rsidRDefault="000479C4">
      <w:pPr>
        <w:spacing w:after="120" w:line="360" w:lineRule="auto"/>
        <w:ind w:left="20" w:right="840"/>
        <w:jc w:val="center"/>
        <w:rPr>
          <w:color w:val="19202E"/>
        </w:rPr>
      </w:pPr>
      <w:proofErr w:type="spellStart"/>
      <w:r>
        <w:rPr>
          <w:color w:val="19202E"/>
        </w:rPr>
        <w:t>Daniella</w:t>
      </w:r>
      <w:proofErr w:type="spellEnd"/>
      <w:r>
        <w:rPr>
          <w:color w:val="19202E"/>
        </w:rPr>
        <w:t xml:space="preserve"> Rosa Catalina Lecanda </w:t>
      </w:r>
      <w:proofErr w:type="spellStart"/>
      <w:r>
        <w:rPr>
          <w:color w:val="19202E"/>
        </w:rPr>
        <w:t>Garnham</w:t>
      </w:r>
      <w:proofErr w:type="spellEnd"/>
      <w:r>
        <w:rPr>
          <w:color w:val="19202E"/>
        </w:rPr>
        <w:t xml:space="preserve"> </w:t>
      </w:r>
    </w:p>
    <w:p w14:paraId="7775B0A0" w14:textId="77777777" w:rsidR="007D6E97" w:rsidRDefault="000479C4">
      <w:pPr>
        <w:spacing w:after="120" w:line="360" w:lineRule="auto"/>
        <w:ind w:left="20" w:right="840"/>
        <w:jc w:val="center"/>
        <w:rPr>
          <w:color w:val="19202E"/>
        </w:rPr>
      </w:pPr>
      <w:proofErr w:type="spellStart"/>
      <w:r>
        <w:rPr>
          <w:color w:val="19202E"/>
        </w:rPr>
        <w:t>Angella</w:t>
      </w:r>
      <w:proofErr w:type="spellEnd"/>
      <w:r>
        <w:rPr>
          <w:color w:val="19202E"/>
        </w:rPr>
        <w:t xml:space="preserve"> Javiera Sánchez </w:t>
      </w:r>
      <w:proofErr w:type="spellStart"/>
      <w:r>
        <w:rPr>
          <w:color w:val="19202E"/>
        </w:rPr>
        <w:t>Lopéz</w:t>
      </w:r>
      <w:proofErr w:type="spellEnd"/>
    </w:p>
    <w:p w14:paraId="7905DDE3" w14:textId="77777777" w:rsidR="007D6E97" w:rsidRDefault="000479C4">
      <w:pPr>
        <w:spacing w:after="120" w:line="360" w:lineRule="auto"/>
        <w:ind w:left="20" w:right="840"/>
        <w:jc w:val="center"/>
        <w:rPr>
          <w:color w:val="19202E"/>
        </w:rPr>
      </w:pPr>
      <w:r>
        <w:rPr>
          <w:color w:val="19202E"/>
        </w:rPr>
        <w:t>Curso: Ingeniería de Software I</w:t>
      </w:r>
    </w:p>
    <w:p w14:paraId="711E3FBA" w14:textId="77777777" w:rsidR="007D6E97" w:rsidRDefault="000479C4">
      <w:pPr>
        <w:spacing w:after="120" w:line="360" w:lineRule="auto"/>
        <w:ind w:left="20" w:right="840"/>
        <w:jc w:val="center"/>
        <w:rPr>
          <w:color w:val="19202E"/>
        </w:rPr>
      </w:pPr>
      <w:r>
        <w:rPr>
          <w:color w:val="19202E"/>
        </w:rPr>
        <w:t xml:space="preserve">Profesor: Paulo </w:t>
      </w:r>
      <w:proofErr w:type="spellStart"/>
      <w:r>
        <w:rPr>
          <w:color w:val="19202E"/>
        </w:rPr>
        <w:t>Quinsacara</w:t>
      </w:r>
      <w:proofErr w:type="spellEnd"/>
      <w:r>
        <w:rPr>
          <w:color w:val="19202E"/>
        </w:rPr>
        <w:t xml:space="preserve"> Jofré.</w:t>
      </w:r>
    </w:p>
    <w:p w14:paraId="307FC2EC" w14:textId="77777777" w:rsidR="007D6E97" w:rsidRDefault="000479C4">
      <w:pPr>
        <w:spacing w:after="120" w:line="360" w:lineRule="auto"/>
        <w:ind w:left="20" w:right="840"/>
        <w:jc w:val="center"/>
        <w:rPr>
          <w:color w:val="19202E"/>
        </w:rPr>
      </w:pPr>
      <w:r>
        <w:rPr>
          <w:color w:val="19202E"/>
        </w:rPr>
        <w:t>NRC:8501</w:t>
      </w:r>
    </w:p>
    <w:p w14:paraId="3065B76B" w14:textId="7F771ED3" w:rsidR="007D6E97" w:rsidRDefault="000479C4">
      <w:pPr>
        <w:spacing w:after="220" w:line="360" w:lineRule="auto"/>
        <w:ind w:left="20" w:right="840"/>
        <w:jc w:val="center"/>
        <w:rPr>
          <w:color w:val="19202E"/>
        </w:rPr>
        <w:sectPr w:rsidR="007D6E97">
          <w:footerReference w:type="default" r:id="rId10"/>
          <w:pgSz w:w="12240" w:h="15840"/>
          <w:pgMar w:top="1418" w:right="1418" w:bottom="1418" w:left="1418" w:header="720" w:footer="720" w:gutter="0"/>
          <w:pgNumType w:start="1"/>
          <w:cols w:space="720"/>
        </w:sectPr>
      </w:pPr>
      <w:r>
        <w:rPr>
          <w:color w:val="19202E"/>
        </w:rPr>
        <w:t>Fecha:</w:t>
      </w:r>
      <w:r w:rsidR="00900A4E">
        <w:rPr>
          <w:color w:val="19202E"/>
        </w:rPr>
        <w:t>04</w:t>
      </w:r>
      <w:r>
        <w:rPr>
          <w:color w:val="19202E"/>
        </w:rPr>
        <w:t>/</w:t>
      </w:r>
      <w:r w:rsidR="00900A4E">
        <w:rPr>
          <w:color w:val="19202E"/>
        </w:rPr>
        <w:t>10</w:t>
      </w:r>
      <w:r>
        <w:rPr>
          <w:color w:val="19202E"/>
        </w:rPr>
        <w:t>/2026</w:t>
      </w:r>
    </w:p>
    <w:p w14:paraId="493A5BFD" w14:textId="77777777" w:rsidR="007D6E97" w:rsidRDefault="000479C4">
      <w:pPr>
        <w:keepNext/>
        <w:keepLines/>
        <w:pBdr>
          <w:top w:val="nil"/>
          <w:left w:val="nil"/>
          <w:bottom w:val="nil"/>
          <w:right w:val="nil"/>
          <w:between w:val="nil"/>
        </w:pBdr>
        <w:spacing w:before="320" w:after="40" w:line="360" w:lineRule="auto"/>
        <w:rPr>
          <w:b/>
          <w:bCs/>
          <w:smallCaps/>
          <w:color w:val="000000"/>
          <w:sz w:val="28"/>
          <w:szCs w:val="28"/>
        </w:rPr>
      </w:pPr>
      <w:r>
        <w:rPr>
          <w:b/>
          <w:bCs/>
          <w:smallCaps/>
          <w:color w:val="000000"/>
          <w:sz w:val="28"/>
          <w:szCs w:val="28"/>
        </w:rPr>
        <w:lastRenderedPageBreak/>
        <w:t>Índice de contenidos</w:t>
      </w:r>
    </w:p>
    <w:sdt>
      <w:sdtPr>
        <w:rPr>
          <w:lang w:val="es-ES"/>
        </w:rPr>
        <w:id w:val="-1707481183"/>
        <w:docPartObj>
          <w:docPartGallery w:val="Table of Contents"/>
          <w:docPartUnique/>
        </w:docPartObj>
      </w:sdtPr>
      <w:sdtEndPr>
        <w:rPr>
          <w:b/>
          <w:bCs/>
        </w:rPr>
      </w:sdtEndPr>
      <w:sdtContent>
        <w:p w14:paraId="5E782354" w14:textId="3E025E75" w:rsidR="005E2843" w:rsidRDefault="005E2843">
          <w:pPr>
            <w:pStyle w:val="TtuloTDC"/>
          </w:pPr>
        </w:p>
        <w:p w14:paraId="4A9A57EE" w14:textId="441AEFC5" w:rsidR="000B61E7"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051018" w:history="1">
            <w:r w:rsidR="000B61E7" w:rsidRPr="00724A7C">
              <w:rPr>
                <w:rStyle w:val="Hipervnculo"/>
                <w:noProof/>
              </w:rPr>
              <w:t>1.</w:t>
            </w:r>
            <w:r w:rsidR="000B61E7">
              <w:rPr>
                <w:rFonts w:asciiTheme="minorHAnsi" w:eastAsiaTheme="minorEastAsia" w:hAnsiTheme="minorHAnsi" w:cstheme="minorBidi"/>
                <w:noProof/>
                <w:kern w:val="2"/>
                <w14:ligatures w14:val="standardContextual"/>
              </w:rPr>
              <w:tab/>
            </w:r>
            <w:r w:rsidR="000B61E7" w:rsidRPr="00724A7C">
              <w:rPr>
                <w:rStyle w:val="Hipervnculo"/>
                <w:rFonts w:eastAsia="Times New Roman" w:cs="Times New Roman"/>
                <w:noProof/>
              </w:rPr>
              <w:t>Introducción</w:t>
            </w:r>
            <w:r w:rsidR="000B61E7">
              <w:rPr>
                <w:noProof/>
                <w:webHidden/>
              </w:rPr>
              <w:tab/>
            </w:r>
            <w:r w:rsidR="000B61E7">
              <w:rPr>
                <w:noProof/>
                <w:webHidden/>
              </w:rPr>
              <w:fldChar w:fldCharType="begin"/>
            </w:r>
            <w:r w:rsidR="000B61E7">
              <w:rPr>
                <w:noProof/>
                <w:webHidden/>
              </w:rPr>
              <w:instrText xml:space="preserve"> PAGEREF _Toc242051018 \h </w:instrText>
            </w:r>
            <w:r w:rsidR="000B61E7">
              <w:rPr>
                <w:noProof/>
                <w:webHidden/>
              </w:rPr>
            </w:r>
            <w:r w:rsidR="000B61E7">
              <w:rPr>
                <w:noProof/>
                <w:webHidden/>
              </w:rPr>
              <w:fldChar w:fldCharType="separate"/>
            </w:r>
            <w:r w:rsidR="000B61E7">
              <w:rPr>
                <w:noProof/>
                <w:webHidden/>
              </w:rPr>
              <w:t>8</w:t>
            </w:r>
            <w:r w:rsidR="000B61E7">
              <w:rPr>
                <w:noProof/>
                <w:webHidden/>
              </w:rPr>
              <w:fldChar w:fldCharType="end"/>
            </w:r>
          </w:hyperlink>
        </w:p>
        <w:p w14:paraId="1E2C32DC" w14:textId="233D85AB"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19" w:history="1">
            <w:r w:rsidRPr="00724A7C">
              <w:rPr>
                <w:rStyle w:val="Hipervnculo"/>
                <w:rFonts w:eastAsia="Times New Roman" w:cs="Times New Roman"/>
                <w:noProof/>
              </w:rPr>
              <w:t>1.1.</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Contextualización del informe</w:t>
            </w:r>
            <w:r>
              <w:rPr>
                <w:noProof/>
                <w:webHidden/>
              </w:rPr>
              <w:tab/>
            </w:r>
            <w:r>
              <w:rPr>
                <w:noProof/>
                <w:webHidden/>
              </w:rPr>
              <w:fldChar w:fldCharType="begin"/>
            </w:r>
            <w:r>
              <w:rPr>
                <w:noProof/>
                <w:webHidden/>
              </w:rPr>
              <w:instrText xml:space="preserve"> PAGEREF _Toc242051019 \h </w:instrText>
            </w:r>
            <w:r>
              <w:rPr>
                <w:noProof/>
                <w:webHidden/>
              </w:rPr>
            </w:r>
            <w:r>
              <w:rPr>
                <w:noProof/>
                <w:webHidden/>
              </w:rPr>
              <w:fldChar w:fldCharType="separate"/>
            </w:r>
            <w:r>
              <w:rPr>
                <w:noProof/>
                <w:webHidden/>
              </w:rPr>
              <w:t>8</w:t>
            </w:r>
            <w:r>
              <w:rPr>
                <w:noProof/>
                <w:webHidden/>
              </w:rPr>
              <w:fldChar w:fldCharType="end"/>
            </w:r>
          </w:hyperlink>
        </w:p>
        <w:p w14:paraId="20A7DCE5" w14:textId="74CD1670"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20" w:history="1">
            <w:r w:rsidRPr="00724A7C">
              <w:rPr>
                <w:rStyle w:val="Hipervnculo"/>
                <w:noProof/>
              </w:rPr>
              <w:t>1.2.</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Propuesta del incremento</w:t>
            </w:r>
            <w:r>
              <w:rPr>
                <w:noProof/>
                <w:webHidden/>
              </w:rPr>
              <w:tab/>
            </w:r>
            <w:r>
              <w:rPr>
                <w:noProof/>
                <w:webHidden/>
              </w:rPr>
              <w:fldChar w:fldCharType="begin"/>
            </w:r>
            <w:r>
              <w:rPr>
                <w:noProof/>
                <w:webHidden/>
              </w:rPr>
              <w:instrText xml:space="preserve"> PAGEREF _Toc242051020 \h </w:instrText>
            </w:r>
            <w:r>
              <w:rPr>
                <w:noProof/>
                <w:webHidden/>
              </w:rPr>
            </w:r>
            <w:r>
              <w:rPr>
                <w:noProof/>
                <w:webHidden/>
              </w:rPr>
              <w:fldChar w:fldCharType="separate"/>
            </w:r>
            <w:r>
              <w:rPr>
                <w:noProof/>
                <w:webHidden/>
              </w:rPr>
              <w:t>9</w:t>
            </w:r>
            <w:r>
              <w:rPr>
                <w:noProof/>
                <w:webHidden/>
              </w:rPr>
              <w:fldChar w:fldCharType="end"/>
            </w:r>
          </w:hyperlink>
        </w:p>
        <w:p w14:paraId="62D1EECB" w14:textId="22FBF0DD"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21" w:history="1">
            <w:r w:rsidRPr="00724A7C">
              <w:rPr>
                <w:rStyle w:val="Hipervnculo"/>
                <w:noProof/>
              </w:rPr>
              <w:t>1.3.</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Distribución de incrementos del proyecto</w:t>
            </w:r>
            <w:r>
              <w:rPr>
                <w:noProof/>
                <w:webHidden/>
              </w:rPr>
              <w:tab/>
            </w:r>
            <w:r>
              <w:rPr>
                <w:noProof/>
                <w:webHidden/>
              </w:rPr>
              <w:fldChar w:fldCharType="begin"/>
            </w:r>
            <w:r>
              <w:rPr>
                <w:noProof/>
                <w:webHidden/>
              </w:rPr>
              <w:instrText xml:space="preserve"> PAGEREF _Toc242051021 \h </w:instrText>
            </w:r>
            <w:r>
              <w:rPr>
                <w:noProof/>
                <w:webHidden/>
              </w:rPr>
            </w:r>
            <w:r>
              <w:rPr>
                <w:noProof/>
                <w:webHidden/>
              </w:rPr>
              <w:fldChar w:fldCharType="separate"/>
            </w:r>
            <w:r>
              <w:rPr>
                <w:noProof/>
                <w:webHidden/>
              </w:rPr>
              <w:t>10</w:t>
            </w:r>
            <w:r>
              <w:rPr>
                <w:noProof/>
                <w:webHidden/>
              </w:rPr>
              <w:fldChar w:fldCharType="end"/>
            </w:r>
          </w:hyperlink>
        </w:p>
        <w:p w14:paraId="2AC2C507" w14:textId="12C133F0"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22" w:history="1">
            <w:r w:rsidRPr="00724A7C">
              <w:rPr>
                <w:rStyle w:val="Hipervnculo"/>
                <w:noProof/>
              </w:rPr>
              <w:t>1.4.</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Alcance del Incremento</w:t>
            </w:r>
            <w:r>
              <w:rPr>
                <w:noProof/>
                <w:webHidden/>
              </w:rPr>
              <w:tab/>
            </w:r>
            <w:r>
              <w:rPr>
                <w:noProof/>
                <w:webHidden/>
              </w:rPr>
              <w:fldChar w:fldCharType="begin"/>
            </w:r>
            <w:r>
              <w:rPr>
                <w:noProof/>
                <w:webHidden/>
              </w:rPr>
              <w:instrText xml:space="preserve"> PAGEREF _Toc242051022 \h </w:instrText>
            </w:r>
            <w:r>
              <w:rPr>
                <w:noProof/>
                <w:webHidden/>
              </w:rPr>
            </w:r>
            <w:r>
              <w:rPr>
                <w:noProof/>
                <w:webHidden/>
              </w:rPr>
              <w:fldChar w:fldCharType="separate"/>
            </w:r>
            <w:r>
              <w:rPr>
                <w:noProof/>
                <w:webHidden/>
              </w:rPr>
              <w:t>11</w:t>
            </w:r>
            <w:r>
              <w:rPr>
                <w:noProof/>
                <w:webHidden/>
              </w:rPr>
              <w:fldChar w:fldCharType="end"/>
            </w:r>
          </w:hyperlink>
        </w:p>
        <w:p w14:paraId="0D0D6ADF" w14:textId="06BE7613"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23" w:history="1">
            <w:r w:rsidRPr="00724A7C">
              <w:rPr>
                <w:rStyle w:val="Hipervnculo"/>
                <w:noProof/>
              </w:rPr>
              <w:t>1.5.</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Requerimientos considerados en el Incremento 3</w:t>
            </w:r>
            <w:r>
              <w:rPr>
                <w:noProof/>
                <w:webHidden/>
              </w:rPr>
              <w:tab/>
            </w:r>
            <w:r>
              <w:rPr>
                <w:noProof/>
                <w:webHidden/>
              </w:rPr>
              <w:fldChar w:fldCharType="begin"/>
            </w:r>
            <w:r>
              <w:rPr>
                <w:noProof/>
                <w:webHidden/>
              </w:rPr>
              <w:instrText xml:space="preserve"> PAGEREF _Toc242051023 \h </w:instrText>
            </w:r>
            <w:r>
              <w:rPr>
                <w:noProof/>
                <w:webHidden/>
              </w:rPr>
            </w:r>
            <w:r>
              <w:rPr>
                <w:noProof/>
                <w:webHidden/>
              </w:rPr>
              <w:fldChar w:fldCharType="separate"/>
            </w:r>
            <w:r>
              <w:rPr>
                <w:noProof/>
                <w:webHidden/>
              </w:rPr>
              <w:t>12</w:t>
            </w:r>
            <w:r>
              <w:rPr>
                <w:noProof/>
                <w:webHidden/>
              </w:rPr>
              <w:fldChar w:fldCharType="end"/>
            </w:r>
          </w:hyperlink>
        </w:p>
        <w:p w14:paraId="56C9B1DF" w14:textId="39949E95"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24" w:history="1">
            <w:r w:rsidRPr="00724A7C">
              <w:rPr>
                <w:rStyle w:val="Hipervnculo"/>
                <w:rFonts w:eastAsia="Times New Roman" w:cs="Times New Roman"/>
                <w:noProof/>
              </w:rPr>
              <w:t>1.6.</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Requerimientos</w:t>
            </w:r>
            <w:r>
              <w:rPr>
                <w:noProof/>
                <w:webHidden/>
              </w:rPr>
              <w:tab/>
            </w:r>
            <w:r>
              <w:rPr>
                <w:noProof/>
                <w:webHidden/>
              </w:rPr>
              <w:fldChar w:fldCharType="begin"/>
            </w:r>
            <w:r>
              <w:rPr>
                <w:noProof/>
                <w:webHidden/>
              </w:rPr>
              <w:instrText xml:space="preserve"> PAGEREF _Toc242051024 \h </w:instrText>
            </w:r>
            <w:r>
              <w:rPr>
                <w:noProof/>
                <w:webHidden/>
              </w:rPr>
            </w:r>
            <w:r>
              <w:rPr>
                <w:noProof/>
                <w:webHidden/>
              </w:rPr>
              <w:fldChar w:fldCharType="separate"/>
            </w:r>
            <w:r>
              <w:rPr>
                <w:noProof/>
                <w:webHidden/>
              </w:rPr>
              <w:t>12</w:t>
            </w:r>
            <w:r>
              <w:rPr>
                <w:noProof/>
                <w:webHidden/>
              </w:rPr>
              <w:fldChar w:fldCharType="end"/>
            </w:r>
          </w:hyperlink>
        </w:p>
        <w:p w14:paraId="12B98F15" w14:textId="2D405E46"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25" w:history="1">
            <w:r w:rsidRPr="00724A7C">
              <w:rPr>
                <w:rStyle w:val="Hipervnculo"/>
                <w:noProof/>
              </w:rPr>
              <w:t>1.6.1.</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Anexo Requerimientos.</w:t>
            </w:r>
            <w:r>
              <w:rPr>
                <w:noProof/>
                <w:webHidden/>
              </w:rPr>
              <w:tab/>
            </w:r>
            <w:r>
              <w:rPr>
                <w:noProof/>
                <w:webHidden/>
              </w:rPr>
              <w:fldChar w:fldCharType="begin"/>
            </w:r>
            <w:r>
              <w:rPr>
                <w:noProof/>
                <w:webHidden/>
              </w:rPr>
              <w:instrText xml:space="preserve"> PAGEREF _Toc242051025 \h </w:instrText>
            </w:r>
            <w:r>
              <w:rPr>
                <w:noProof/>
                <w:webHidden/>
              </w:rPr>
            </w:r>
            <w:r>
              <w:rPr>
                <w:noProof/>
                <w:webHidden/>
              </w:rPr>
              <w:fldChar w:fldCharType="separate"/>
            </w:r>
            <w:r>
              <w:rPr>
                <w:noProof/>
                <w:webHidden/>
              </w:rPr>
              <w:t>12</w:t>
            </w:r>
            <w:r>
              <w:rPr>
                <w:noProof/>
                <w:webHidden/>
              </w:rPr>
              <w:fldChar w:fldCharType="end"/>
            </w:r>
          </w:hyperlink>
        </w:p>
        <w:p w14:paraId="73B2CEA6" w14:textId="05827055" w:rsidR="000B61E7" w:rsidRDefault="000B61E7">
          <w:pPr>
            <w:pStyle w:val="TDC3"/>
            <w:tabs>
              <w:tab w:val="right" w:leader="dot" w:pos="9394"/>
            </w:tabs>
            <w:rPr>
              <w:rFonts w:asciiTheme="minorHAnsi" w:eastAsiaTheme="minorEastAsia" w:hAnsiTheme="minorHAnsi" w:cstheme="minorBidi"/>
              <w:noProof/>
              <w:kern w:val="2"/>
              <w14:ligatures w14:val="standardContextual"/>
            </w:rPr>
          </w:pPr>
          <w:hyperlink w:anchor="_Toc242051026" w:history="1">
            <w:r w:rsidRPr="00724A7C">
              <w:rPr>
                <w:rStyle w:val="Hipervnculo"/>
                <w:rFonts w:eastAsia="Times New Roman" w:cs="Times New Roman"/>
                <w:noProof/>
              </w:rPr>
              <w:t>Datos, identificación y registros principales</w:t>
            </w:r>
            <w:r>
              <w:rPr>
                <w:noProof/>
                <w:webHidden/>
              </w:rPr>
              <w:tab/>
            </w:r>
            <w:r>
              <w:rPr>
                <w:noProof/>
                <w:webHidden/>
              </w:rPr>
              <w:fldChar w:fldCharType="begin"/>
            </w:r>
            <w:r>
              <w:rPr>
                <w:noProof/>
                <w:webHidden/>
              </w:rPr>
              <w:instrText xml:space="preserve"> PAGEREF _Toc242051026 \h </w:instrText>
            </w:r>
            <w:r>
              <w:rPr>
                <w:noProof/>
                <w:webHidden/>
              </w:rPr>
            </w:r>
            <w:r>
              <w:rPr>
                <w:noProof/>
                <w:webHidden/>
              </w:rPr>
              <w:fldChar w:fldCharType="separate"/>
            </w:r>
            <w:r>
              <w:rPr>
                <w:noProof/>
                <w:webHidden/>
              </w:rPr>
              <w:t>23</w:t>
            </w:r>
            <w:r>
              <w:rPr>
                <w:noProof/>
                <w:webHidden/>
              </w:rPr>
              <w:fldChar w:fldCharType="end"/>
            </w:r>
          </w:hyperlink>
        </w:p>
        <w:p w14:paraId="2DAEB516" w14:textId="7DA1C2C3"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27" w:history="1">
            <w:r w:rsidRPr="00724A7C">
              <w:rPr>
                <w:rStyle w:val="Hipervnculo"/>
                <w:rFonts w:eastAsia="Times New Roman" w:cs="Times New Roman"/>
                <w:noProof/>
              </w:rPr>
              <w:t>1.6.2.</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Requerimientos Funcionales</w:t>
            </w:r>
            <w:r>
              <w:rPr>
                <w:noProof/>
                <w:webHidden/>
              </w:rPr>
              <w:tab/>
            </w:r>
            <w:r>
              <w:rPr>
                <w:noProof/>
                <w:webHidden/>
              </w:rPr>
              <w:fldChar w:fldCharType="begin"/>
            </w:r>
            <w:r>
              <w:rPr>
                <w:noProof/>
                <w:webHidden/>
              </w:rPr>
              <w:instrText xml:space="preserve"> PAGEREF _Toc242051027 \h </w:instrText>
            </w:r>
            <w:r>
              <w:rPr>
                <w:noProof/>
                <w:webHidden/>
              </w:rPr>
            </w:r>
            <w:r>
              <w:rPr>
                <w:noProof/>
                <w:webHidden/>
              </w:rPr>
              <w:fldChar w:fldCharType="separate"/>
            </w:r>
            <w:r>
              <w:rPr>
                <w:noProof/>
                <w:webHidden/>
              </w:rPr>
              <w:t>57</w:t>
            </w:r>
            <w:r>
              <w:rPr>
                <w:noProof/>
                <w:webHidden/>
              </w:rPr>
              <w:fldChar w:fldCharType="end"/>
            </w:r>
          </w:hyperlink>
        </w:p>
        <w:p w14:paraId="2265CD5C" w14:textId="4C4870D9" w:rsidR="000B61E7" w:rsidRDefault="000B61E7">
          <w:pPr>
            <w:pStyle w:val="TDC3"/>
            <w:tabs>
              <w:tab w:val="left" w:pos="1680"/>
              <w:tab w:val="right" w:leader="dot" w:pos="9394"/>
            </w:tabs>
            <w:rPr>
              <w:rFonts w:asciiTheme="minorHAnsi" w:eastAsiaTheme="minorEastAsia" w:hAnsiTheme="minorHAnsi" w:cstheme="minorBidi"/>
              <w:noProof/>
              <w:kern w:val="2"/>
              <w14:ligatures w14:val="standardContextual"/>
            </w:rPr>
          </w:pPr>
          <w:hyperlink w:anchor="_Toc242051028" w:history="1">
            <w:r w:rsidRPr="00724A7C">
              <w:rPr>
                <w:rStyle w:val="Hipervnculo"/>
                <w:rFonts w:eastAsia="Times New Roman" w:cs="Times New Roman"/>
                <w:noProof/>
              </w:rPr>
              <w:t>1.6.2.1.</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Módulo: Remuneraciones</w:t>
            </w:r>
            <w:r>
              <w:rPr>
                <w:noProof/>
                <w:webHidden/>
              </w:rPr>
              <w:tab/>
            </w:r>
            <w:r>
              <w:rPr>
                <w:noProof/>
                <w:webHidden/>
              </w:rPr>
              <w:fldChar w:fldCharType="begin"/>
            </w:r>
            <w:r>
              <w:rPr>
                <w:noProof/>
                <w:webHidden/>
              </w:rPr>
              <w:instrText xml:space="preserve"> PAGEREF _Toc242051028 \h </w:instrText>
            </w:r>
            <w:r>
              <w:rPr>
                <w:noProof/>
                <w:webHidden/>
              </w:rPr>
            </w:r>
            <w:r>
              <w:rPr>
                <w:noProof/>
                <w:webHidden/>
              </w:rPr>
              <w:fldChar w:fldCharType="separate"/>
            </w:r>
            <w:r>
              <w:rPr>
                <w:noProof/>
                <w:webHidden/>
              </w:rPr>
              <w:t>58</w:t>
            </w:r>
            <w:r>
              <w:rPr>
                <w:noProof/>
                <w:webHidden/>
              </w:rPr>
              <w:fldChar w:fldCharType="end"/>
            </w:r>
          </w:hyperlink>
        </w:p>
        <w:p w14:paraId="3683F706" w14:textId="74E4903B" w:rsidR="000B61E7" w:rsidRDefault="000B61E7">
          <w:pPr>
            <w:pStyle w:val="TDC3"/>
            <w:tabs>
              <w:tab w:val="left" w:pos="1680"/>
              <w:tab w:val="right" w:leader="dot" w:pos="9394"/>
            </w:tabs>
            <w:rPr>
              <w:rFonts w:asciiTheme="minorHAnsi" w:eastAsiaTheme="minorEastAsia" w:hAnsiTheme="minorHAnsi" w:cstheme="minorBidi"/>
              <w:noProof/>
              <w:kern w:val="2"/>
              <w14:ligatures w14:val="standardContextual"/>
            </w:rPr>
          </w:pPr>
          <w:hyperlink w:anchor="_Toc242051029" w:history="1">
            <w:r w:rsidRPr="00724A7C">
              <w:rPr>
                <w:rStyle w:val="Hipervnculo"/>
                <w:rFonts w:eastAsia="Times New Roman" w:cs="Times New Roman"/>
                <w:noProof/>
              </w:rPr>
              <w:t>1.6.2.2.</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Módulo: Dashboard</w:t>
            </w:r>
            <w:r>
              <w:rPr>
                <w:noProof/>
                <w:webHidden/>
              </w:rPr>
              <w:tab/>
            </w:r>
            <w:r>
              <w:rPr>
                <w:noProof/>
                <w:webHidden/>
              </w:rPr>
              <w:fldChar w:fldCharType="begin"/>
            </w:r>
            <w:r>
              <w:rPr>
                <w:noProof/>
                <w:webHidden/>
              </w:rPr>
              <w:instrText xml:space="preserve"> PAGEREF _Toc242051029 \h </w:instrText>
            </w:r>
            <w:r>
              <w:rPr>
                <w:noProof/>
                <w:webHidden/>
              </w:rPr>
            </w:r>
            <w:r>
              <w:rPr>
                <w:noProof/>
                <w:webHidden/>
              </w:rPr>
              <w:fldChar w:fldCharType="separate"/>
            </w:r>
            <w:r>
              <w:rPr>
                <w:noProof/>
                <w:webHidden/>
              </w:rPr>
              <w:t>61</w:t>
            </w:r>
            <w:r>
              <w:rPr>
                <w:noProof/>
                <w:webHidden/>
              </w:rPr>
              <w:fldChar w:fldCharType="end"/>
            </w:r>
          </w:hyperlink>
        </w:p>
        <w:p w14:paraId="7FA86848" w14:textId="0FA37174" w:rsidR="000B61E7" w:rsidRDefault="000B61E7">
          <w:pPr>
            <w:pStyle w:val="TDC3"/>
            <w:tabs>
              <w:tab w:val="left" w:pos="1680"/>
              <w:tab w:val="right" w:leader="dot" w:pos="9394"/>
            </w:tabs>
            <w:rPr>
              <w:rFonts w:asciiTheme="minorHAnsi" w:eastAsiaTheme="minorEastAsia" w:hAnsiTheme="minorHAnsi" w:cstheme="minorBidi"/>
              <w:noProof/>
              <w:kern w:val="2"/>
              <w14:ligatures w14:val="standardContextual"/>
            </w:rPr>
          </w:pPr>
          <w:hyperlink w:anchor="_Toc242051030" w:history="1">
            <w:r w:rsidRPr="00724A7C">
              <w:rPr>
                <w:rStyle w:val="Hipervnculo"/>
                <w:rFonts w:eastAsia="Times New Roman" w:cs="Times New Roman"/>
                <w:noProof/>
              </w:rPr>
              <w:t>1.6.2.3.</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Módulo: Credito</w:t>
            </w:r>
            <w:r>
              <w:rPr>
                <w:noProof/>
                <w:webHidden/>
              </w:rPr>
              <w:tab/>
            </w:r>
            <w:r>
              <w:rPr>
                <w:noProof/>
                <w:webHidden/>
              </w:rPr>
              <w:fldChar w:fldCharType="begin"/>
            </w:r>
            <w:r>
              <w:rPr>
                <w:noProof/>
                <w:webHidden/>
              </w:rPr>
              <w:instrText xml:space="preserve"> PAGEREF _Toc242051030 \h </w:instrText>
            </w:r>
            <w:r>
              <w:rPr>
                <w:noProof/>
                <w:webHidden/>
              </w:rPr>
            </w:r>
            <w:r>
              <w:rPr>
                <w:noProof/>
                <w:webHidden/>
              </w:rPr>
              <w:fldChar w:fldCharType="separate"/>
            </w:r>
            <w:r>
              <w:rPr>
                <w:noProof/>
                <w:webHidden/>
              </w:rPr>
              <w:t>64</w:t>
            </w:r>
            <w:r>
              <w:rPr>
                <w:noProof/>
                <w:webHidden/>
              </w:rPr>
              <w:fldChar w:fldCharType="end"/>
            </w:r>
          </w:hyperlink>
        </w:p>
        <w:p w14:paraId="7AB5A0D1" w14:textId="134A1C4A" w:rsidR="000B61E7" w:rsidRDefault="000B61E7">
          <w:pPr>
            <w:pStyle w:val="TDC3"/>
            <w:tabs>
              <w:tab w:val="left" w:pos="1680"/>
              <w:tab w:val="right" w:leader="dot" w:pos="9394"/>
            </w:tabs>
            <w:rPr>
              <w:rFonts w:asciiTheme="minorHAnsi" w:eastAsiaTheme="minorEastAsia" w:hAnsiTheme="minorHAnsi" w:cstheme="minorBidi"/>
              <w:noProof/>
              <w:kern w:val="2"/>
              <w14:ligatures w14:val="standardContextual"/>
            </w:rPr>
          </w:pPr>
          <w:hyperlink w:anchor="_Toc242051031" w:history="1">
            <w:r w:rsidRPr="00724A7C">
              <w:rPr>
                <w:rStyle w:val="Hipervnculo"/>
                <w:rFonts w:eastAsia="Times New Roman" w:cs="Times New Roman"/>
                <w:noProof/>
              </w:rPr>
              <w:t>1.6.2.4.</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Módulo: Auditoría</w:t>
            </w:r>
            <w:r>
              <w:rPr>
                <w:noProof/>
                <w:webHidden/>
              </w:rPr>
              <w:tab/>
            </w:r>
            <w:r>
              <w:rPr>
                <w:noProof/>
                <w:webHidden/>
              </w:rPr>
              <w:fldChar w:fldCharType="begin"/>
            </w:r>
            <w:r>
              <w:rPr>
                <w:noProof/>
                <w:webHidden/>
              </w:rPr>
              <w:instrText xml:space="preserve"> PAGEREF _Toc242051031 \h </w:instrText>
            </w:r>
            <w:r>
              <w:rPr>
                <w:noProof/>
                <w:webHidden/>
              </w:rPr>
            </w:r>
            <w:r>
              <w:rPr>
                <w:noProof/>
                <w:webHidden/>
              </w:rPr>
              <w:fldChar w:fldCharType="separate"/>
            </w:r>
            <w:r>
              <w:rPr>
                <w:noProof/>
                <w:webHidden/>
              </w:rPr>
              <w:t>66</w:t>
            </w:r>
            <w:r>
              <w:rPr>
                <w:noProof/>
                <w:webHidden/>
              </w:rPr>
              <w:fldChar w:fldCharType="end"/>
            </w:r>
          </w:hyperlink>
        </w:p>
        <w:p w14:paraId="24E76C23" w14:textId="0BAD3ADE"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32" w:history="1">
            <w:r w:rsidRPr="00724A7C">
              <w:rPr>
                <w:rStyle w:val="Hipervnculo"/>
                <w:rFonts w:eastAsia="Times New Roman" w:cs="Times New Roman"/>
                <w:noProof/>
              </w:rPr>
              <w:t>1.6.3.</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Requerimientos Funcionales en UR</w:t>
            </w:r>
            <w:r>
              <w:rPr>
                <w:noProof/>
                <w:webHidden/>
              </w:rPr>
              <w:tab/>
            </w:r>
            <w:r>
              <w:rPr>
                <w:noProof/>
                <w:webHidden/>
              </w:rPr>
              <w:fldChar w:fldCharType="begin"/>
            </w:r>
            <w:r>
              <w:rPr>
                <w:noProof/>
                <w:webHidden/>
              </w:rPr>
              <w:instrText xml:space="preserve"> PAGEREF _Toc242051032 \h </w:instrText>
            </w:r>
            <w:r>
              <w:rPr>
                <w:noProof/>
                <w:webHidden/>
              </w:rPr>
            </w:r>
            <w:r>
              <w:rPr>
                <w:noProof/>
                <w:webHidden/>
              </w:rPr>
              <w:fldChar w:fldCharType="separate"/>
            </w:r>
            <w:r>
              <w:rPr>
                <w:noProof/>
                <w:webHidden/>
              </w:rPr>
              <w:t>67</w:t>
            </w:r>
            <w:r>
              <w:rPr>
                <w:noProof/>
                <w:webHidden/>
              </w:rPr>
              <w:fldChar w:fldCharType="end"/>
            </w:r>
          </w:hyperlink>
        </w:p>
        <w:p w14:paraId="5D2C3814" w14:textId="233FDDB3"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33" w:history="1">
            <w:r w:rsidRPr="00724A7C">
              <w:rPr>
                <w:rStyle w:val="Hipervnculo"/>
                <w:rFonts w:eastAsia="Times New Roman" w:cs="Times New Roman"/>
                <w:noProof/>
              </w:rPr>
              <w:t>1.6.4.</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Casos de Uso</w:t>
            </w:r>
            <w:r>
              <w:rPr>
                <w:noProof/>
                <w:webHidden/>
              </w:rPr>
              <w:tab/>
            </w:r>
            <w:r>
              <w:rPr>
                <w:noProof/>
                <w:webHidden/>
              </w:rPr>
              <w:fldChar w:fldCharType="begin"/>
            </w:r>
            <w:r>
              <w:rPr>
                <w:noProof/>
                <w:webHidden/>
              </w:rPr>
              <w:instrText xml:space="preserve"> PAGEREF _Toc242051033 \h </w:instrText>
            </w:r>
            <w:r>
              <w:rPr>
                <w:noProof/>
                <w:webHidden/>
              </w:rPr>
            </w:r>
            <w:r>
              <w:rPr>
                <w:noProof/>
                <w:webHidden/>
              </w:rPr>
              <w:fldChar w:fldCharType="separate"/>
            </w:r>
            <w:r>
              <w:rPr>
                <w:noProof/>
                <w:webHidden/>
              </w:rPr>
              <w:t>75</w:t>
            </w:r>
            <w:r>
              <w:rPr>
                <w:noProof/>
                <w:webHidden/>
              </w:rPr>
              <w:fldChar w:fldCharType="end"/>
            </w:r>
          </w:hyperlink>
        </w:p>
        <w:p w14:paraId="04704E68" w14:textId="512EDDA4"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34" w:history="1">
            <w:r w:rsidRPr="00724A7C">
              <w:rPr>
                <w:rStyle w:val="Hipervnculo"/>
                <w:rFonts w:eastAsia="Times New Roman" w:cs="Times New Roman"/>
                <w:noProof/>
              </w:rPr>
              <w:t>1.6.5.</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Diagramas de Casos de Uso</w:t>
            </w:r>
            <w:r>
              <w:rPr>
                <w:noProof/>
                <w:webHidden/>
              </w:rPr>
              <w:tab/>
            </w:r>
            <w:r>
              <w:rPr>
                <w:noProof/>
                <w:webHidden/>
              </w:rPr>
              <w:fldChar w:fldCharType="begin"/>
            </w:r>
            <w:r>
              <w:rPr>
                <w:noProof/>
                <w:webHidden/>
              </w:rPr>
              <w:instrText xml:space="preserve"> PAGEREF _Toc242051034 \h </w:instrText>
            </w:r>
            <w:r>
              <w:rPr>
                <w:noProof/>
                <w:webHidden/>
              </w:rPr>
            </w:r>
            <w:r>
              <w:rPr>
                <w:noProof/>
                <w:webHidden/>
              </w:rPr>
              <w:fldChar w:fldCharType="separate"/>
            </w:r>
            <w:r>
              <w:rPr>
                <w:noProof/>
                <w:webHidden/>
              </w:rPr>
              <w:t>117</w:t>
            </w:r>
            <w:r>
              <w:rPr>
                <w:noProof/>
                <w:webHidden/>
              </w:rPr>
              <w:fldChar w:fldCharType="end"/>
            </w:r>
          </w:hyperlink>
        </w:p>
        <w:p w14:paraId="637C97EA" w14:textId="4FA0162E"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035" w:history="1">
            <w:r w:rsidRPr="00724A7C">
              <w:rPr>
                <w:rStyle w:val="Hipervnculo"/>
                <w:noProof/>
              </w:rPr>
              <w:t>2.</w:t>
            </w:r>
            <w:r>
              <w:rPr>
                <w:rFonts w:asciiTheme="minorHAnsi" w:eastAsiaTheme="minorEastAsia" w:hAnsiTheme="minorHAnsi" w:cstheme="minorBidi"/>
                <w:noProof/>
                <w:kern w:val="2"/>
                <w14:ligatures w14:val="standardContextual"/>
              </w:rPr>
              <w:tab/>
            </w:r>
            <w:r w:rsidRPr="00724A7C">
              <w:rPr>
                <w:rStyle w:val="Hipervnculo"/>
                <w:noProof/>
              </w:rPr>
              <w:t>Backlog</w:t>
            </w:r>
            <w:r>
              <w:rPr>
                <w:noProof/>
                <w:webHidden/>
              </w:rPr>
              <w:tab/>
            </w:r>
            <w:r>
              <w:rPr>
                <w:noProof/>
                <w:webHidden/>
              </w:rPr>
              <w:fldChar w:fldCharType="begin"/>
            </w:r>
            <w:r>
              <w:rPr>
                <w:noProof/>
                <w:webHidden/>
              </w:rPr>
              <w:instrText xml:space="preserve"> PAGEREF _Toc242051035 \h </w:instrText>
            </w:r>
            <w:r>
              <w:rPr>
                <w:noProof/>
                <w:webHidden/>
              </w:rPr>
            </w:r>
            <w:r>
              <w:rPr>
                <w:noProof/>
                <w:webHidden/>
              </w:rPr>
              <w:fldChar w:fldCharType="separate"/>
            </w:r>
            <w:r>
              <w:rPr>
                <w:noProof/>
                <w:webHidden/>
              </w:rPr>
              <w:t>184</w:t>
            </w:r>
            <w:r>
              <w:rPr>
                <w:noProof/>
                <w:webHidden/>
              </w:rPr>
              <w:fldChar w:fldCharType="end"/>
            </w:r>
          </w:hyperlink>
        </w:p>
        <w:p w14:paraId="3DDCC553" w14:textId="66D6ED07"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036" w:history="1">
            <w:r w:rsidRPr="00724A7C">
              <w:rPr>
                <w:rStyle w:val="Hipervnculo"/>
                <w:rFonts w:eastAsia="Times New Roman" w:cs="Times New Roman"/>
                <w:noProof/>
              </w:rPr>
              <w:t>3.</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Diagrama de Componentes</w:t>
            </w:r>
            <w:r>
              <w:rPr>
                <w:noProof/>
                <w:webHidden/>
              </w:rPr>
              <w:tab/>
            </w:r>
            <w:r>
              <w:rPr>
                <w:noProof/>
                <w:webHidden/>
              </w:rPr>
              <w:fldChar w:fldCharType="begin"/>
            </w:r>
            <w:r>
              <w:rPr>
                <w:noProof/>
                <w:webHidden/>
              </w:rPr>
              <w:instrText xml:space="preserve"> PAGEREF _Toc242051036 \h </w:instrText>
            </w:r>
            <w:r>
              <w:rPr>
                <w:noProof/>
                <w:webHidden/>
              </w:rPr>
            </w:r>
            <w:r>
              <w:rPr>
                <w:noProof/>
                <w:webHidden/>
              </w:rPr>
              <w:fldChar w:fldCharType="separate"/>
            </w:r>
            <w:r>
              <w:rPr>
                <w:noProof/>
                <w:webHidden/>
              </w:rPr>
              <w:t>185</w:t>
            </w:r>
            <w:r>
              <w:rPr>
                <w:noProof/>
                <w:webHidden/>
              </w:rPr>
              <w:fldChar w:fldCharType="end"/>
            </w:r>
          </w:hyperlink>
        </w:p>
        <w:p w14:paraId="598AC868" w14:textId="4C4CB82D"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037" w:history="1">
            <w:r w:rsidRPr="00724A7C">
              <w:rPr>
                <w:rStyle w:val="Hipervnculo"/>
                <w:rFonts w:eastAsia="Times New Roman" w:cs="Times New Roman"/>
                <w:noProof/>
              </w:rPr>
              <w:t>4.</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Diagrama de Despliegue</w:t>
            </w:r>
            <w:r>
              <w:rPr>
                <w:noProof/>
                <w:webHidden/>
              </w:rPr>
              <w:tab/>
            </w:r>
            <w:r>
              <w:rPr>
                <w:noProof/>
                <w:webHidden/>
              </w:rPr>
              <w:fldChar w:fldCharType="begin"/>
            </w:r>
            <w:r>
              <w:rPr>
                <w:noProof/>
                <w:webHidden/>
              </w:rPr>
              <w:instrText xml:space="preserve"> PAGEREF _Toc242051037 \h </w:instrText>
            </w:r>
            <w:r>
              <w:rPr>
                <w:noProof/>
                <w:webHidden/>
              </w:rPr>
            </w:r>
            <w:r>
              <w:rPr>
                <w:noProof/>
                <w:webHidden/>
              </w:rPr>
              <w:fldChar w:fldCharType="separate"/>
            </w:r>
            <w:r>
              <w:rPr>
                <w:noProof/>
                <w:webHidden/>
              </w:rPr>
              <w:t>187</w:t>
            </w:r>
            <w:r>
              <w:rPr>
                <w:noProof/>
                <w:webHidden/>
              </w:rPr>
              <w:fldChar w:fldCharType="end"/>
            </w:r>
          </w:hyperlink>
        </w:p>
        <w:p w14:paraId="3C373405" w14:textId="420F3D9C"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038" w:history="1">
            <w:r w:rsidRPr="00724A7C">
              <w:rPr>
                <w:rStyle w:val="Hipervnculo"/>
                <w:rFonts w:eastAsia="Times New Roman" w:cs="Times New Roman"/>
                <w:noProof/>
              </w:rPr>
              <w:t>5.</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Modelo de Datos</w:t>
            </w:r>
            <w:r>
              <w:rPr>
                <w:noProof/>
                <w:webHidden/>
              </w:rPr>
              <w:tab/>
            </w:r>
            <w:r>
              <w:rPr>
                <w:noProof/>
                <w:webHidden/>
              </w:rPr>
              <w:fldChar w:fldCharType="begin"/>
            </w:r>
            <w:r>
              <w:rPr>
                <w:noProof/>
                <w:webHidden/>
              </w:rPr>
              <w:instrText xml:space="preserve"> PAGEREF _Toc242051038 \h </w:instrText>
            </w:r>
            <w:r>
              <w:rPr>
                <w:noProof/>
                <w:webHidden/>
              </w:rPr>
            </w:r>
            <w:r>
              <w:rPr>
                <w:noProof/>
                <w:webHidden/>
              </w:rPr>
              <w:fldChar w:fldCharType="separate"/>
            </w:r>
            <w:r>
              <w:rPr>
                <w:noProof/>
                <w:webHidden/>
              </w:rPr>
              <w:t>190</w:t>
            </w:r>
            <w:r>
              <w:rPr>
                <w:noProof/>
                <w:webHidden/>
              </w:rPr>
              <w:fldChar w:fldCharType="end"/>
            </w:r>
          </w:hyperlink>
        </w:p>
        <w:p w14:paraId="2CD36F6C" w14:textId="76AA1FEA"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039" w:history="1">
            <w:r w:rsidRPr="00724A7C">
              <w:rPr>
                <w:rStyle w:val="Hipervnculo"/>
                <w:rFonts w:eastAsia="Times New Roman" w:cs="Times New Roman"/>
                <w:noProof/>
              </w:rPr>
              <w:t>6.</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Diagramas Secuencia</w:t>
            </w:r>
            <w:r>
              <w:rPr>
                <w:noProof/>
                <w:webHidden/>
              </w:rPr>
              <w:tab/>
            </w:r>
            <w:r>
              <w:rPr>
                <w:noProof/>
                <w:webHidden/>
              </w:rPr>
              <w:fldChar w:fldCharType="begin"/>
            </w:r>
            <w:r>
              <w:rPr>
                <w:noProof/>
                <w:webHidden/>
              </w:rPr>
              <w:instrText xml:space="preserve"> PAGEREF _Toc242051039 \h </w:instrText>
            </w:r>
            <w:r>
              <w:rPr>
                <w:noProof/>
                <w:webHidden/>
              </w:rPr>
            </w:r>
            <w:r>
              <w:rPr>
                <w:noProof/>
                <w:webHidden/>
              </w:rPr>
              <w:fldChar w:fldCharType="separate"/>
            </w:r>
            <w:r>
              <w:rPr>
                <w:noProof/>
                <w:webHidden/>
              </w:rPr>
              <w:t>192</w:t>
            </w:r>
            <w:r>
              <w:rPr>
                <w:noProof/>
                <w:webHidden/>
              </w:rPr>
              <w:fldChar w:fldCharType="end"/>
            </w:r>
          </w:hyperlink>
        </w:p>
        <w:p w14:paraId="46664046" w14:textId="6D4158FD"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0" w:history="1">
            <w:r w:rsidRPr="00724A7C">
              <w:rPr>
                <w:rStyle w:val="Hipervnculo"/>
                <w:rFonts w:eastAsia="Times New Roman" w:cs="Times New Roman"/>
                <w:noProof/>
              </w:rPr>
              <w:t xml:space="preserve">CU87 - </w:t>
            </w:r>
            <w:r w:rsidRPr="00724A7C">
              <w:rPr>
                <w:rStyle w:val="Hipervnculo"/>
                <w:noProof/>
              </w:rPr>
              <w:t>Buscando y seleccionando cliente para registrar pago</w:t>
            </w:r>
            <w:r>
              <w:rPr>
                <w:noProof/>
                <w:webHidden/>
              </w:rPr>
              <w:tab/>
            </w:r>
            <w:r>
              <w:rPr>
                <w:noProof/>
                <w:webHidden/>
              </w:rPr>
              <w:fldChar w:fldCharType="begin"/>
            </w:r>
            <w:r>
              <w:rPr>
                <w:noProof/>
                <w:webHidden/>
              </w:rPr>
              <w:instrText xml:space="preserve"> PAGEREF _Toc242051040 \h </w:instrText>
            </w:r>
            <w:r>
              <w:rPr>
                <w:noProof/>
                <w:webHidden/>
              </w:rPr>
            </w:r>
            <w:r>
              <w:rPr>
                <w:noProof/>
                <w:webHidden/>
              </w:rPr>
              <w:fldChar w:fldCharType="separate"/>
            </w:r>
            <w:r>
              <w:rPr>
                <w:noProof/>
                <w:webHidden/>
              </w:rPr>
              <w:t>193</w:t>
            </w:r>
            <w:r>
              <w:rPr>
                <w:noProof/>
                <w:webHidden/>
              </w:rPr>
              <w:fldChar w:fldCharType="end"/>
            </w:r>
          </w:hyperlink>
        </w:p>
        <w:p w14:paraId="5BBCA68D" w14:textId="5F32047D"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1" w:history="1">
            <w:r w:rsidRPr="00724A7C">
              <w:rPr>
                <w:rStyle w:val="Hipervnculo"/>
                <w:rFonts w:eastAsia="Times New Roman" w:cs="Times New Roman"/>
                <w:noProof/>
              </w:rPr>
              <w:t xml:space="preserve">CU88 - </w:t>
            </w:r>
            <w:r w:rsidRPr="00724A7C">
              <w:rPr>
                <w:rStyle w:val="Hipervnculo"/>
                <w:noProof/>
              </w:rPr>
              <w:t>Confirmando Boleta de Honorarios</w:t>
            </w:r>
            <w:r>
              <w:rPr>
                <w:noProof/>
                <w:webHidden/>
              </w:rPr>
              <w:tab/>
            </w:r>
            <w:r>
              <w:rPr>
                <w:noProof/>
                <w:webHidden/>
              </w:rPr>
              <w:fldChar w:fldCharType="begin"/>
            </w:r>
            <w:r>
              <w:rPr>
                <w:noProof/>
                <w:webHidden/>
              </w:rPr>
              <w:instrText xml:space="preserve"> PAGEREF _Toc242051041 \h </w:instrText>
            </w:r>
            <w:r>
              <w:rPr>
                <w:noProof/>
                <w:webHidden/>
              </w:rPr>
            </w:r>
            <w:r>
              <w:rPr>
                <w:noProof/>
                <w:webHidden/>
              </w:rPr>
              <w:fldChar w:fldCharType="separate"/>
            </w:r>
            <w:r>
              <w:rPr>
                <w:noProof/>
                <w:webHidden/>
              </w:rPr>
              <w:t>194</w:t>
            </w:r>
            <w:r>
              <w:rPr>
                <w:noProof/>
                <w:webHidden/>
              </w:rPr>
              <w:fldChar w:fldCharType="end"/>
            </w:r>
          </w:hyperlink>
        </w:p>
        <w:p w14:paraId="6F4E695A" w14:textId="3E1095D8"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2" w:history="1">
            <w:r w:rsidRPr="00724A7C">
              <w:rPr>
                <w:rStyle w:val="Hipervnculo"/>
                <w:rFonts w:eastAsia="Times New Roman" w:cs="Times New Roman"/>
                <w:noProof/>
              </w:rPr>
              <w:t xml:space="preserve">CU89 - </w:t>
            </w:r>
            <w:r w:rsidRPr="00724A7C">
              <w:rPr>
                <w:rStyle w:val="Hipervnculo"/>
                <w:noProof/>
              </w:rPr>
              <w:t>Pagando honorarios</w:t>
            </w:r>
            <w:r>
              <w:rPr>
                <w:noProof/>
                <w:webHidden/>
              </w:rPr>
              <w:tab/>
            </w:r>
            <w:r>
              <w:rPr>
                <w:noProof/>
                <w:webHidden/>
              </w:rPr>
              <w:fldChar w:fldCharType="begin"/>
            </w:r>
            <w:r>
              <w:rPr>
                <w:noProof/>
                <w:webHidden/>
              </w:rPr>
              <w:instrText xml:space="preserve"> PAGEREF _Toc242051042 \h </w:instrText>
            </w:r>
            <w:r>
              <w:rPr>
                <w:noProof/>
                <w:webHidden/>
              </w:rPr>
            </w:r>
            <w:r>
              <w:rPr>
                <w:noProof/>
                <w:webHidden/>
              </w:rPr>
              <w:fldChar w:fldCharType="separate"/>
            </w:r>
            <w:r>
              <w:rPr>
                <w:noProof/>
                <w:webHidden/>
              </w:rPr>
              <w:t>195</w:t>
            </w:r>
            <w:r>
              <w:rPr>
                <w:noProof/>
                <w:webHidden/>
              </w:rPr>
              <w:fldChar w:fldCharType="end"/>
            </w:r>
          </w:hyperlink>
        </w:p>
        <w:p w14:paraId="2E2CA4BF" w14:textId="699E5E5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3" w:history="1">
            <w:r w:rsidRPr="00724A7C">
              <w:rPr>
                <w:rStyle w:val="Hipervnculo"/>
                <w:rFonts w:eastAsia="Times New Roman" w:cs="Times New Roman"/>
                <w:noProof/>
              </w:rPr>
              <w:t xml:space="preserve">CU90 - </w:t>
            </w:r>
            <w:r w:rsidRPr="00724A7C">
              <w:rPr>
                <w:rStyle w:val="Hipervnculo"/>
                <w:noProof/>
              </w:rPr>
              <w:t>Anulando pago de honorarios</w:t>
            </w:r>
            <w:r>
              <w:rPr>
                <w:noProof/>
                <w:webHidden/>
              </w:rPr>
              <w:tab/>
            </w:r>
            <w:r>
              <w:rPr>
                <w:noProof/>
                <w:webHidden/>
              </w:rPr>
              <w:fldChar w:fldCharType="begin"/>
            </w:r>
            <w:r>
              <w:rPr>
                <w:noProof/>
                <w:webHidden/>
              </w:rPr>
              <w:instrText xml:space="preserve"> PAGEREF _Toc242051043 \h </w:instrText>
            </w:r>
            <w:r>
              <w:rPr>
                <w:noProof/>
                <w:webHidden/>
              </w:rPr>
            </w:r>
            <w:r>
              <w:rPr>
                <w:noProof/>
                <w:webHidden/>
              </w:rPr>
              <w:fldChar w:fldCharType="separate"/>
            </w:r>
            <w:r>
              <w:rPr>
                <w:noProof/>
                <w:webHidden/>
              </w:rPr>
              <w:t>196</w:t>
            </w:r>
            <w:r>
              <w:rPr>
                <w:noProof/>
                <w:webHidden/>
              </w:rPr>
              <w:fldChar w:fldCharType="end"/>
            </w:r>
          </w:hyperlink>
        </w:p>
        <w:p w14:paraId="01B90164" w14:textId="2AD921DF"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4" w:history="1">
            <w:r w:rsidRPr="00724A7C">
              <w:rPr>
                <w:rStyle w:val="Hipervnculo"/>
                <w:rFonts w:eastAsia="Times New Roman" w:cs="Times New Roman"/>
                <w:noProof/>
              </w:rPr>
              <w:t xml:space="preserve">CU91 - </w:t>
            </w:r>
            <w:r w:rsidRPr="00724A7C">
              <w:rPr>
                <w:rStyle w:val="Hipervnculo"/>
                <w:noProof/>
              </w:rPr>
              <w:t>Revirtiendo pago de honorarios</w:t>
            </w:r>
            <w:r>
              <w:rPr>
                <w:noProof/>
                <w:webHidden/>
              </w:rPr>
              <w:tab/>
            </w:r>
            <w:r>
              <w:rPr>
                <w:noProof/>
                <w:webHidden/>
              </w:rPr>
              <w:fldChar w:fldCharType="begin"/>
            </w:r>
            <w:r>
              <w:rPr>
                <w:noProof/>
                <w:webHidden/>
              </w:rPr>
              <w:instrText xml:space="preserve"> PAGEREF _Toc242051044 \h </w:instrText>
            </w:r>
            <w:r>
              <w:rPr>
                <w:noProof/>
                <w:webHidden/>
              </w:rPr>
            </w:r>
            <w:r>
              <w:rPr>
                <w:noProof/>
                <w:webHidden/>
              </w:rPr>
              <w:fldChar w:fldCharType="separate"/>
            </w:r>
            <w:r>
              <w:rPr>
                <w:noProof/>
                <w:webHidden/>
              </w:rPr>
              <w:t>197</w:t>
            </w:r>
            <w:r>
              <w:rPr>
                <w:noProof/>
                <w:webHidden/>
              </w:rPr>
              <w:fldChar w:fldCharType="end"/>
            </w:r>
          </w:hyperlink>
        </w:p>
        <w:p w14:paraId="3177102D" w14:textId="31BA1F4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5" w:history="1">
            <w:r w:rsidRPr="00724A7C">
              <w:rPr>
                <w:rStyle w:val="Hipervnculo"/>
                <w:rFonts w:eastAsia="Times New Roman" w:cs="Times New Roman"/>
                <w:noProof/>
              </w:rPr>
              <w:t xml:space="preserve">CU92 - </w:t>
            </w:r>
            <w:r w:rsidRPr="00724A7C">
              <w:rPr>
                <w:rStyle w:val="Hipervnculo"/>
                <w:noProof/>
              </w:rPr>
              <w:t>Registrando Empleado</w:t>
            </w:r>
            <w:r>
              <w:rPr>
                <w:noProof/>
                <w:webHidden/>
              </w:rPr>
              <w:tab/>
            </w:r>
            <w:r>
              <w:rPr>
                <w:noProof/>
                <w:webHidden/>
              </w:rPr>
              <w:fldChar w:fldCharType="begin"/>
            </w:r>
            <w:r>
              <w:rPr>
                <w:noProof/>
                <w:webHidden/>
              </w:rPr>
              <w:instrText xml:space="preserve"> PAGEREF _Toc242051045 \h </w:instrText>
            </w:r>
            <w:r>
              <w:rPr>
                <w:noProof/>
                <w:webHidden/>
              </w:rPr>
            </w:r>
            <w:r>
              <w:rPr>
                <w:noProof/>
                <w:webHidden/>
              </w:rPr>
              <w:fldChar w:fldCharType="separate"/>
            </w:r>
            <w:r>
              <w:rPr>
                <w:noProof/>
                <w:webHidden/>
              </w:rPr>
              <w:t>198</w:t>
            </w:r>
            <w:r>
              <w:rPr>
                <w:noProof/>
                <w:webHidden/>
              </w:rPr>
              <w:fldChar w:fldCharType="end"/>
            </w:r>
          </w:hyperlink>
        </w:p>
        <w:p w14:paraId="3FB466B1" w14:textId="2C3C5E73"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6" w:history="1">
            <w:r w:rsidRPr="00724A7C">
              <w:rPr>
                <w:rStyle w:val="Hipervnculo"/>
                <w:rFonts w:eastAsia="Times New Roman" w:cs="Times New Roman"/>
                <w:noProof/>
              </w:rPr>
              <w:t xml:space="preserve">CU93 - </w:t>
            </w:r>
            <w:r w:rsidRPr="00724A7C">
              <w:rPr>
                <w:rStyle w:val="Hipervnculo"/>
                <w:noProof/>
              </w:rPr>
              <w:t>Configurando sueldo base</w:t>
            </w:r>
            <w:r>
              <w:rPr>
                <w:noProof/>
                <w:webHidden/>
              </w:rPr>
              <w:tab/>
            </w:r>
            <w:r>
              <w:rPr>
                <w:noProof/>
                <w:webHidden/>
              </w:rPr>
              <w:fldChar w:fldCharType="begin"/>
            </w:r>
            <w:r>
              <w:rPr>
                <w:noProof/>
                <w:webHidden/>
              </w:rPr>
              <w:instrText xml:space="preserve"> PAGEREF _Toc242051046 \h </w:instrText>
            </w:r>
            <w:r>
              <w:rPr>
                <w:noProof/>
                <w:webHidden/>
              </w:rPr>
            </w:r>
            <w:r>
              <w:rPr>
                <w:noProof/>
                <w:webHidden/>
              </w:rPr>
              <w:fldChar w:fldCharType="separate"/>
            </w:r>
            <w:r>
              <w:rPr>
                <w:noProof/>
                <w:webHidden/>
              </w:rPr>
              <w:t>199</w:t>
            </w:r>
            <w:r>
              <w:rPr>
                <w:noProof/>
                <w:webHidden/>
              </w:rPr>
              <w:fldChar w:fldCharType="end"/>
            </w:r>
          </w:hyperlink>
        </w:p>
        <w:p w14:paraId="06D464B4" w14:textId="0409364B"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7" w:history="1">
            <w:r w:rsidRPr="00724A7C">
              <w:rPr>
                <w:rStyle w:val="Hipervnculo"/>
                <w:rFonts w:eastAsia="Times New Roman" w:cs="Times New Roman"/>
                <w:noProof/>
              </w:rPr>
              <w:t xml:space="preserve">CU94 - </w:t>
            </w:r>
            <w:r w:rsidRPr="00724A7C">
              <w:rPr>
                <w:rStyle w:val="Hipervnculo"/>
                <w:noProof/>
              </w:rPr>
              <w:t>Gestionando esquema remuneracional variable</w:t>
            </w:r>
            <w:r>
              <w:rPr>
                <w:noProof/>
                <w:webHidden/>
              </w:rPr>
              <w:tab/>
            </w:r>
            <w:r>
              <w:rPr>
                <w:noProof/>
                <w:webHidden/>
              </w:rPr>
              <w:fldChar w:fldCharType="begin"/>
            </w:r>
            <w:r>
              <w:rPr>
                <w:noProof/>
                <w:webHidden/>
              </w:rPr>
              <w:instrText xml:space="preserve"> PAGEREF _Toc242051047 \h </w:instrText>
            </w:r>
            <w:r>
              <w:rPr>
                <w:noProof/>
                <w:webHidden/>
              </w:rPr>
            </w:r>
            <w:r>
              <w:rPr>
                <w:noProof/>
                <w:webHidden/>
              </w:rPr>
              <w:fldChar w:fldCharType="separate"/>
            </w:r>
            <w:r>
              <w:rPr>
                <w:noProof/>
                <w:webHidden/>
              </w:rPr>
              <w:t>200</w:t>
            </w:r>
            <w:r>
              <w:rPr>
                <w:noProof/>
                <w:webHidden/>
              </w:rPr>
              <w:fldChar w:fldCharType="end"/>
            </w:r>
          </w:hyperlink>
        </w:p>
        <w:p w14:paraId="1D27FD0C" w14:textId="51BD1A06"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8" w:history="1">
            <w:r w:rsidRPr="00724A7C">
              <w:rPr>
                <w:rStyle w:val="Hipervnculo"/>
                <w:rFonts w:eastAsia="Times New Roman" w:cs="Times New Roman"/>
                <w:noProof/>
              </w:rPr>
              <w:t xml:space="preserve">CU95 - </w:t>
            </w:r>
            <w:r w:rsidRPr="00724A7C">
              <w:rPr>
                <w:rStyle w:val="Hipervnculo"/>
                <w:noProof/>
              </w:rPr>
              <w:t>Versionando tarifa remuneracional</w:t>
            </w:r>
            <w:r>
              <w:rPr>
                <w:noProof/>
                <w:webHidden/>
              </w:rPr>
              <w:tab/>
            </w:r>
            <w:r>
              <w:rPr>
                <w:noProof/>
                <w:webHidden/>
              </w:rPr>
              <w:fldChar w:fldCharType="begin"/>
            </w:r>
            <w:r>
              <w:rPr>
                <w:noProof/>
                <w:webHidden/>
              </w:rPr>
              <w:instrText xml:space="preserve"> PAGEREF _Toc242051048 \h </w:instrText>
            </w:r>
            <w:r>
              <w:rPr>
                <w:noProof/>
                <w:webHidden/>
              </w:rPr>
            </w:r>
            <w:r>
              <w:rPr>
                <w:noProof/>
                <w:webHidden/>
              </w:rPr>
              <w:fldChar w:fldCharType="separate"/>
            </w:r>
            <w:r>
              <w:rPr>
                <w:noProof/>
                <w:webHidden/>
              </w:rPr>
              <w:t>201</w:t>
            </w:r>
            <w:r>
              <w:rPr>
                <w:noProof/>
                <w:webHidden/>
              </w:rPr>
              <w:fldChar w:fldCharType="end"/>
            </w:r>
          </w:hyperlink>
        </w:p>
        <w:p w14:paraId="22237CEB" w14:textId="7375AA29"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49" w:history="1">
            <w:r w:rsidRPr="00724A7C">
              <w:rPr>
                <w:rStyle w:val="Hipervnculo"/>
                <w:rFonts w:eastAsia="Times New Roman" w:cs="Times New Roman"/>
                <w:noProof/>
              </w:rPr>
              <w:t xml:space="preserve">CU96 - </w:t>
            </w:r>
            <w:r w:rsidRPr="00724A7C">
              <w:rPr>
                <w:rStyle w:val="Hipervnculo"/>
                <w:noProof/>
              </w:rPr>
              <w:t>Incorporando hechos operacionales validados</w:t>
            </w:r>
            <w:r>
              <w:rPr>
                <w:noProof/>
                <w:webHidden/>
              </w:rPr>
              <w:tab/>
            </w:r>
            <w:r>
              <w:rPr>
                <w:noProof/>
                <w:webHidden/>
              </w:rPr>
              <w:fldChar w:fldCharType="begin"/>
            </w:r>
            <w:r>
              <w:rPr>
                <w:noProof/>
                <w:webHidden/>
              </w:rPr>
              <w:instrText xml:space="preserve"> PAGEREF _Toc242051049 \h </w:instrText>
            </w:r>
            <w:r>
              <w:rPr>
                <w:noProof/>
                <w:webHidden/>
              </w:rPr>
            </w:r>
            <w:r>
              <w:rPr>
                <w:noProof/>
                <w:webHidden/>
              </w:rPr>
              <w:fldChar w:fldCharType="separate"/>
            </w:r>
            <w:r>
              <w:rPr>
                <w:noProof/>
                <w:webHidden/>
              </w:rPr>
              <w:t>202</w:t>
            </w:r>
            <w:r>
              <w:rPr>
                <w:noProof/>
                <w:webHidden/>
              </w:rPr>
              <w:fldChar w:fldCharType="end"/>
            </w:r>
          </w:hyperlink>
        </w:p>
        <w:p w14:paraId="467C08C1" w14:textId="5E3A2F20"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0" w:history="1">
            <w:r w:rsidRPr="00724A7C">
              <w:rPr>
                <w:rStyle w:val="Hipervnculo"/>
                <w:rFonts w:eastAsia="Times New Roman" w:cs="Times New Roman"/>
                <w:noProof/>
              </w:rPr>
              <w:t xml:space="preserve">CU97 - </w:t>
            </w:r>
            <w:r w:rsidRPr="00724A7C">
              <w:rPr>
                <w:rStyle w:val="Hipervnculo"/>
                <w:noProof/>
              </w:rPr>
              <w:t>Resolviendo remunerabilidad de retrabajo</w:t>
            </w:r>
            <w:r>
              <w:rPr>
                <w:noProof/>
                <w:webHidden/>
              </w:rPr>
              <w:tab/>
            </w:r>
            <w:r>
              <w:rPr>
                <w:noProof/>
                <w:webHidden/>
              </w:rPr>
              <w:fldChar w:fldCharType="begin"/>
            </w:r>
            <w:r>
              <w:rPr>
                <w:noProof/>
                <w:webHidden/>
              </w:rPr>
              <w:instrText xml:space="preserve"> PAGEREF _Toc242051050 \h </w:instrText>
            </w:r>
            <w:r>
              <w:rPr>
                <w:noProof/>
                <w:webHidden/>
              </w:rPr>
            </w:r>
            <w:r>
              <w:rPr>
                <w:noProof/>
                <w:webHidden/>
              </w:rPr>
              <w:fldChar w:fldCharType="separate"/>
            </w:r>
            <w:r>
              <w:rPr>
                <w:noProof/>
                <w:webHidden/>
              </w:rPr>
              <w:t>203</w:t>
            </w:r>
            <w:r>
              <w:rPr>
                <w:noProof/>
                <w:webHidden/>
              </w:rPr>
              <w:fldChar w:fldCharType="end"/>
            </w:r>
          </w:hyperlink>
        </w:p>
        <w:p w14:paraId="1F68B599" w14:textId="59BCA607"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1" w:history="1">
            <w:r w:rsidRPr="00724A7C">
              <w:rPr>
                <w:rStyle w:val="Hipervnculo"/>
                <w:rFonts w:eastAsia="Times New Roman" w:cs="Times New Roman"/>
                <w:noProof/>
              </w:rPr>
              <w:t xml:space="preserve">CU98 - </w:t>
            </w:r>
            <w:r w:rsidRPr="00724A7C">
              <w:rPr>
                <w:rStyle w:val="Hipervnculo"/>
                <w:noProof/>
              </w:rPr>
              <w:t>Calculando bonos variables</w:t>
            </w:r>
            <w:r>
              <w:rPr>
                <w:noProof/>
                <w:webHidden/>
              </w:rPr>
              <w:tab/>
            </w:r>
            <w:r>
              <w:rPr>
                <w:noProof/>
                <w:webHidden/>
              </w:rPr>
              <w:fldChar w:fldCharType="begin"/>
            </w:r>
            <w:r>
              <w:rPr>
                <w:noProof/>
                <w:webHidden/>
              </w:rPr>
              <w:instrText xml:space="preserve"> PAGEREF _Toc242051051 \h </w:instrText>
            </w:r>
            <w:r>
              <w:rPr>
                <w:noProof/>
                <w:webHidden/>
              </w:rPr>
            </w:r>
            <w:r>
              <w:rPr>
                <w:noProof/>
                <w:webHidden/>
              </w:rPr>
              <w:fldChar w:fldCharType="separate"/>
            </w:r>
            <w:r>
              <w:rPr>
                <w:noProof/>
                <w:webHidden/>
              </w:rPr>
              <w:t>204</w:t>
            </w:r>
            <w:r>
              <w:rPr>
                <w:noProof/>
                <w:webHidden/>
              </w:rPr>
              <w:fldChar w:fldCharType="end"/>
            </w:r>
          </w:hyperlink>
        </w:p>
        <w:p w14:paraId="0F0B6E20" w14:textId="70F1F65D"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2" w:history="1">
            <w:r w:rsidRPr="00724A7C">
              <w:rPr>
                <w:rStyle w:val="Hipervnculo"/>
                <w:rFonts w:eastAsia="Times New Roman" w:cs="Times New Roman"/>
                <w:noProof/>
              </w:rPr>
              <w:t xml:space="preserve">CU99 - </w:t>
            </w:r>
            <w:r w:rsidRPr="00724A7C">
              <w:rPr>
                <w:rStyle w:val="Hipervnculo"/>
                <w:noProof/>
              </w:rPr>
              <w:t>Aplicando deducciones válidas</w:t>
            </w:r>
            <w:r>
              <w:rPr>
                <w:noProof/>
                <w:webHidden/>
              </w:rPr>
              <w:tab/>
            </w:r>
            <w:r>
              <w:rPr>
                <w:noProof/>
                <w:webHidden/>
              </w:rPr>
              <w:fldChar w:fldCharType="begin"/>
            </w:r>
            <w:r>
              <w:rPr>
                <w:noProof/>
                <w:webHidden/>
              </w:rPr>
              <w:instrText xml:space="preserve"> PAGEREF _Toc242051052 \h </w:instrText>
            </w:r>
            <w:r>
              <w:rPr>
                <w:noProof/>
                <w:webHidden/>
              </w:rPr>
            </w:r>
            <w:r>
              <w:rPr>
                <w:noProof/>
                <w:webHidden/>
              </w:rPr>
              <w:fldChar w:fldCharType="separate"/>
            </w:r>
            <w:r>
              <w:rPr>
                <w:noProof/>
                <w:webHidden/>
              </w:rPr>
              <w:t>205</w:t>
            </w:r>
            <w:r>
              <w:rPr>
                <w:noProof/>
                <w:webHidden/>
              </w:rPr>
              <w:fldChar w:fldCharType="end"/>
            </w:r>
          </w:hyperlink>
        </w:p>
        <w:p w14:paraId="448C764D" w14:textId="7555FD11"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3" w:history="1">
            <w:r w:rsidRPr="00724A7C">
              <w:rPr>
                <w:rStyle w:val="Hipervnculo"/>
                <w:rFonts w:eastAsia="Times New Roman" w:cs="Times New Roman"/>
                <w:noProof/>
              </w:rPr>
              <w:t xml:space="preserve">CU100- </w:t>
            </w:r>
            <w:r w:rsidRPr="00724A7C">
              <w:rPr>
                <w:rStyle w:val="Hipervnculo"/>
                <w:noProof/>
              </w:rPr>
              <w:t>Calculando remuneración mensual</w:t>
            </w:r>
            <w:r>
              <w:rPr>
                <w:noProof/>
                <w:webHidden/>
              </w:rPr>
              <w:tab/>
            </w:r>
            <w:r>
              <w:rPr>
                <w:noProof/>
                <w:webHidden/>
              </w:rPr>
              <w:fldChar w:fldCharType="begin"/>
            </w:r>
            <w:r>
              <w:rPr>
                <w:noProof/>
                <w:webHidden/>
              </w:rPr>
              <w:instrText xml:space="preserve"> PAGEREF _Toc242051053 \h </w:instrText>
            </w:r>
            <w:r>
              <w:rPr>
                <w:noProof/>
                <w:webHidden/>
              </w:rPr>
            </w:r>
            <w:r>
              <w:rPr>
                <w:noProof/>
                <w:webHidden/>
              </w:rPr>
              <w:fldChar w:fldCharType="separate"/>
            </w:r>
            <w:r>
              <w:rPr>
                <w:noProof/>
                <w:webHidden/>
              </w:rPr>
              <w:t>206</w:t>
            </w:r>
            <w:r>
              <w:rPr>
                <w:noProof/>
                <w:webHidden/>
              </w:rPr>
              <w:fldChar w:fldCharType="end"/>
            </w:r>
          </w:hyperlink>
        </w:p>
        <w:p w14:paraId="5BA3360C" w14:textId="24BDA062"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4" w:history="1">
            <w:r w:rsidRPr="00724A7C">
              <w:rPr>
                <w:rStyle w:val="Hipervnculo"/>
                <w:rFonts w:eastAsia="Times New Roman" w:cs="Times New Roman"/>
                <w:noProof/>
              </w:rPr>
              <w:t xml:space="preserve">CU101 - </w:t>
            </w:r>
            <w:r w:rsidRPr="00724A7C">
              <w:rPr>
                <w:rStyle w:val="Hipervnculo"/>
                <w:noProof/>
              </w:rPr>
              <w:t>Consultando desglose preliminar de remuneración</w:t>
            </w:r>
            <w:r>
              <w:rPr>
                <w:noProof/>
                <w:webHidden/>
              </w:rPr>
              <w:tab/>
            </w:r>
            <w:r>
              <w:rPr>
                <w:noProof/>
                <w:webHidden/>
              </w:rPr>
              <w:fldChar w:fldCharType="begin"/>
            </w:r>
            <w:r>
              <w:rPr>
                <w:noProof/>
                <w:webHidden/>
              </w:rPr>
              <w:instrText xml:space="preserve"> PAGEREF _Toc242051054 \h </w:instrText>
            </w:r>
            <w:r>
              <w:rPr>
                <w:noProof/>
                <w:webHidden/>
              </w:rPr>
            </w:r>
            <w:r>
              <w:rPr>
                <w:noProof/>
                <w:webHidden/>
              </w:rPr>
              <w:fldChar w:fldCharType="separate"/>
            </w:r>
            <w:r>
              <w:rPr>
                <w:noProof/>
                <w:webHidden/>
              </w:rPr>
              <w:t>207</w:t>
            </w:r>
            <w:r>
              <w:rPr>
                <w:noProof/>
                <w:webHidden/>
              </w:rPr>
              <w:fldChar w:fldCharType="end"/>
            </w:r>
          </w:hyperlink>
        </w:p>
        <w:p w14:paraId="1F5D4E8A" w14:textId="5C4E896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5" w:history="1">
            <w:r w:rsidRPr="00724A7C">
              <w:rPr>
                <w:rStyle w:val="Hipervnculo"/>
                <w:rFonts w:eastAsia="Times New Roman" w:cs="Times New Roman"/>
                <w:noProof/>
              </w:rPr>
              <w:t xml:space="preserve">CU102 - </w:t>
            </w:r>
            <w:r w:rsidRPr="00724A7C">
              <w:rPr>
                <w:rStyle w:val="Hipervnculo"/>
                <w:noProof/>
              </w:rPr>
              <w:t>Cerrando remuneración y generando liquidación oficial</w:t>
            </w:r>
            <w:r>
              <w:rPr>
                <w:noProof/>
                <w:webHidden/>
              </w:rPr>
              <w:tab/>
            </w:r>
            <w:r>
              <w:rPr>
                <w:noProof/>
                <w:webHidden/>
              </w:rPr>
              <w:fldChar w:fldCharType="begin"/>
            </w:r>
            <w:r>
              <w:rPr>
                <w:noProof/>
                <w:webHidden/>
              </w:rPr>
              <w:instrText xml:space="preserve"> PAGEREF _Toc242051055 \h </w:instrText>
            </w:r>
            <w:r>
              <w:rPr>
                <w:noProof/>
                <w:webHidden/>
              </w:rPr>
            </w:r>
            <w:r>
              <w:rPr>
                <w:noProof/>
                <w:webHidden/>
              </w:rPr>
              <w:fldChar w:fldCharType="separate"/>
            </w:r>
            <w:r>
              <w:rPr>
                <w:noProof/>
                <w:webHidden/>
              </w:rPr>
              <w:t>208</w:t>
            </w:r>
            <w:r>
              <w:rPr>
                <w:noProof/>
                <w:webHidden/>
              </w:rPr>
              <w:fldChar w:fldCharType="end"/>
            </w:r>
          </w:hyperlink>
        </w:p>
        <w:p w14:paraId="599AD85A" w14:textId="2D20A8E5"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6" w:history="1">
            <w:r w:rsidRPr="00724A7C">
              <w:rPr>
                <w:rStyle w:val="Hipervnculo"/>
                <w:rFonts w:eastAsia="Times New Roman" w:cs="Times New Roman"/>
                <w:noProof/>
              </w:rPr>
              <w:t xml:space="preserve">CU103 - </w:t>
            </w:r>
            <w:r w:rsidRPr="00724A7C">
              <w:rPr>
                <w:rStyle w:val="Hipervnculo"/>
                <w:noProof/>
              </w:rPr>
              <w:t>Entregando liquidación oficial</w:t>
            </w:r>
            <w:r>
              <w:rPr>
                <w:noProof/>
                <w:webHidden/>
              </w:rPr>
              <w:tab/>
            </w:r>
            <w:r>
              <w:rPr>
                <w:noProof/>
                <w:webHidden/>
              </w:rPr>
              <w:fldChar w:fldCharType="begin"/>
            </w:r>
            <w:r>
              <w:rPr>
                <w:noProof/>
                <w:webHidden/>
              </w:rPr>
              <w:instrText xml:space="preserve"> PAGEREF _Toc242051056 \h </w:instrText>
            </w:r>
            <w:r>
              <w:rPr>
                <w:noProof/>
                <w:webHidden/>
              </w:rPr>
            </w:r>
            <w:r>
              <w:rPr>
                <w:noProof/>
                <w:webHidden/>
              </w:rPr>
              <w:fldChar w:fldCharType="separate"/>
            </w:r>
            <w:r>
              <w:rPr>
                <w:noProof/>
                <w:webHidden/>
              </w:rPr>
              <w:t>209</w:t>
            </w:r>
            <w:r>
              <w:rPr>
                <w:noProof/>
                <w:webHidden/>
              </w:rPr>
              <w:fldChar w:fldCharType="end"/>
            </w:r>
          </w:hyperlink>
        </w:p>
        <w:p w14:paraId="246AD4D5" w14:textId="2EC6AB75"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7" w:history="1">
            <w:r w:rsidRPr="00724A7C">
              <w:rPr>
                <w:rStyle w:val="Hipervnculo"/>
                <w:rFonts w:eastAsia="Times New Roman" w:cs="Times New Roman"/>
                <w:noProof/>
              </w:rPr>
              <w:t xml:space="preserve">CU104 - </w:t>
            </w:r>
            <w:r w:rsidRPr="00724A7C">
              <w:rPr>
                <w:rStyle w:val="Hipervnculo"/>
                <w:noProof/>
              </w:rPr>
              <w:t>Consultando historial de liquidaciones</w:t>
            </w:r>
            <w:r>
              <w:rPr>
                <w:noProof/>
                <w:webHidden/>
              </w:rPr>
              <w:tab/>
            </w:r>
            <w:r>
              <w:rPr>
                <w:noProof/>
                <w:webHidden/>
              </w:rPr>
              <w:fldChar w:fldCharType="begin"/>
            </w:r>
            <w:r>
              <w:rPr>
                <w:noProof/>
                <w:webHidden/>
              </w:rPr>
              <w:instrText xml:space="preserve"> PAGEREF _Toc242051057 \h </w:instrText>
            </w:r>
            <w:r>
              <w:rPr>
                <w:noProof/>
                <w:webHidden/>
              </w:rPr>
            </w:r>
            <w:r>
              <w:rPr>
                <w:noProof/>
                <w:webHidden/>
              </w:rPr>
              <w:fldChar w:fldCharType="separate"/>
            </w:r>
            <w:r>
              <w:rPr>
                <w:noProof/>
                <w:webHidden/>
              </w:rPr>
              <w:t>210</w:t>
            </w:r>
            <w:r>
              <w:rPr>
                <w:noProof/>
                <w:webHidden/>
              </w:rPr>
              <w:fldChar w:fldCharType="end"/>
            </w:r>
          </w:hyperlink>
        </w:p>
        <w:p w14:paraId="3173A494" w14:textId="60B3087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8" w:history="1">
            <w:r w:rsidRPr="00724A7C">
              <w:rPr>
                <w:rStyle w:val="Hipervnculo"/>
                <w:rFonts w:eastAsia="Times New Roman" w:cs="Times New Roman"/>
                <w:noProof/>
              </w:rPr>
              <w:t xml:space="preserve">CU105 - </w:t>
            </w:r>
            <w:r w:rsidRPr="00724A7C">
              <w:rPr>
                <w:rStyle w:val="Hipervnculo"/>
                <w:noProof/>
              </w:rPr>
              <w:t>Consultando el Panel General</w:t>
            </w:r>
            <w:r>
              <w:rPr>
                <w:noProof/>
                <w:webHidden/>
              </w:rPr>
              <w:tab/>
            </w:r>
            <w:r>
              <w:rPr>
                <w:noProof/>
                <w:webHidden/>
              </w:rPr>
              <w:fldChar w:fldCharType="begin"/>
            </w:r>
            <w:r>
              <w:rPr>
                <w:noProof/>
                <w:webHidden/>
              </w:rPr>
              <w:instrText xml:space="preserve"> PAGEREF _Toc242051058 \h </w:instrText>
            </w:r>
            <w:r>
              <w:rPr>
                <w:noProof/>
                <w:webHidden/>
              </w:rPr>
            </w:r>
            <w:r>
              <w:rPr>
                <w:noProof/>
                <w:webHidden/>
              </w:rPr>
              <w:fldChar w:fldCharType="separate"/>
            </w:r>
            <w:r>
              <w:rPr>
                <w:noProof/>
                <w:webHidden/>
              </w:rPr>
              <w:t>211</w:t>
            </w:r>
            <w:r>
              <w:rPr>
                <w:noProof/>
                <w:webHidden/>
              </w:rPr>
              <w:fldChar w:fldCharType="end"/>
            </w:r>
          </w:hyperlink>
        </w:p>
        <w:p w14:paraId="3C7D9A42" w14:textId="40C9DE6B"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59" w:history="1">
            <w:r w:rsidRPr="00724A7C">
              <w:rPr>
                <w:rStyle w:val="Hipervnculo"/>
                <w:rFonts w:eastAsia="Times New Roman" w:cs="Times New Roman"/>
                <w:noProof/>
              </w:rPr>
              <w:t xml:space="preserve">CU106 - </w:t>
            </w:r>
            <w:r w:rsidRPr="00724A7C">
              <w:rPr>
                <w:rStyle w:val="Hipervnculo"/>
                <w:noProof/>
              </w:rPr>
              <w:t>Analizando Ventas del período</w:t>
            </w:r>
            <w:r>
              <w:rPr>
                <w:noProof/>
                <w:webHidden/>
              </w:rPr>
              <w:tab/>
            </w:r>
            <w:r>
              <w:rPr>
                <w:noProof/>
                <w:webHidden/>
              </w:rPr>
              <w:fldChar w:fldCharType="begin"/>
            </w:r>
            <w:r>
              <w:rPr>
                <w:noProof/>
                <w:webHidden/>
              </w:rPr>
              <w:instrText xml:space="preserve"> PAGEREF _Toc242051059 \h </w:instrText>
            </w:r>
            <w:r>
              <w:rPr>
                <w:noProof/>
                <w:webHidden/>
              </w:rPr>
            </w:r>
            <w:r>
              <w:rPr>
                <w:noProof/>
                <w:webHidden/>
              </w:rPr>
              <w:fldChar w:fldCharType="separate"/>
            </w:r>
            <w:r>
              <w:rPr>
                <w:noProof/>
                <w:webHidden/>
              </w:rPr>
              <w:t>212</w:t>
            </w:r>
            <w:r>
              <w:rPr>
                <w:noProof/>
                <w:webHidden/>
              </w:rPr>
              <w:fldChar w:fldCharType="end"/>
            </w:r>
          </w:hyperlink>
        </w:p>
        <w:p w14:paraId="39939D4F" w14:textId="54EFB04A"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0" w:history="1">
            <w:r w:rsidRPr="00724A7C">
              <w:rPr>
                <w:rStyle w:val="Hipervnculo"/>
                <w:rFonts w:eastAsia="Times New Roman" w:cs="Times New Roman"/>
                <w:noProof/>
              </w:rPr>
              <w:t xml:space="preserve">CU107 - </w:t>
            </w:r>
            <w:r w:rsidRPr="00724A7C">
              <w:rPr>
                <w:rStyle w:val="Hipervnculo"/>
                <w:noProof/>
              </w:rPr>
              <w:t>Analizando Cuentas por Cobrar y cobranza</w:t>
            </w:r>
            <w:r>
              <w:rPr>
                <w:noProof/>
                <w:webHidden/>
              </w:rPr>
              <w:tab/>
            </w:r>
            <w:r>
              <w:rPr>
                <w:noProof/>
                <w:webHidden/>
              </w:rPr>
              <w:fldChar w:fldCharType="begin"/>
            </w:r>
            <w:r>
              <w:rPr>
                <w:noProof/>
                <w:webHidden/>
              </w:rPr>
              <w:instrText xml:space="preserve"> PAGEREF _Toc242051060 \h </w:instrText>
            </w:r>
            <w:r>
              <w:rPr>
                <w:noProof/>
                <w:webHidden/>
              </w:rPr>
            </w:r>
            <w:r>
              <w:rPr>
                <w:noProof/>
                <w:webHidden/>
              </w:rPr>
              <w:fldChar w:fldCharType="separate"/>
            </w:r>
            <w:r>
              <w:rPr>
                <w:noProof/>
                <w:webHidden/>
              </w:rPr>
              <w:t>213</w:t>
            </w:r>
            <w:r>
              <w:rPr>
                <w:noProof/>
                <w:webHidden/>
              </w:rPr>
              <w:fldChar w:fldCharType="end"/>
            </w:r>
          </w:hyperlink>
        </w:p>
        <w:p w14:paraId="6F06B68A" w14:textId="5B539EA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1" w:history="1">
            <w:r w:rsidRPr="00724A7C">
              <w:rPr>
                <w:rStyle w:val="Hipervnculo"/>
                <w:rFonts w:eastAsia="Times New Roman" w:cs="Times New Roman"/>
                <w:noProof/>
              </w:rPr>
              <w:t xml:space="preserve">CU108 - </w:t>
            </w:r>
            <w:r w:rsidRPr="00724A7C">
              <w:rPr>
                <w:rStyle w:val="Hipervnculo"/>
                <w:noProof/>
              </w:rPr>
              <w:t>Analizando Cuentas por Pagar</w:t>
            </w:r>
            <w:r>
              <w:rPr>
                <w:noProof/>
                <w:webHidden/>
              </w:rPr>
              <w:tab/>
            </w:r>
            <w:r>
              <w:rPr>
                <w:noProof/>
                <w:webHidden/>
              </w:rPr>
              <w:fldChar w:fldCharType="begin"/>
            </w:r>
            <w:r>
              <w:rPr>
                <w:noProof/>
                <w:webHidden/>
              </w:rPr>
              <w:instrText xml:space="preserve"> PAGEREF _Toc242051061 \h </w:instrText>
            </w:r>
            <w:r>
              <w:rPr>
                <w:noProof/>
                <w:webHidden/>
              </w:rPr>
            </w:r>
            <w:r>
              <w:rPr>
                <w:noProof/>
                <w:webHidden/>
              </w:rPr>
              <w:fldChar w:fldCharType="separate"/>
            </w:r>
            <w:r>
              <w:rPr>
                <w:noProof/>
                <w:webHidden/>
              </w:rPr>
              <w:t>214</w:t>
            </w:r>
            <w:r>
              <w:rPr>
                <w:noProof/>
                <w:webHidden/>
              </w:rPr>
              <w:fldChar w:fldCharType="end"/>
            </w:r>
          </w:hyperlink>
        </w:p>
        <w:p w14:paraId="6F95B9FA" w14:textId="2A86F98D"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2" w:history="1">
            <w:r w:rsidRPr="00724A7C">
              <w:rPr>
                <w:rStyle w:val="Hipervnculo"/>
                <w:rFonts w:eastAsia="Times New Roman" w:cs="Times New Roman"/>
                <w:noProof/>
              </w:rPr>
              <w:t xml:space="preserve">CU109 - </w:t>
            </w:r>
            <w:r w:rsidRPr="00724A7C">
              <w:rPr>
                <w:rStyle w:val="Hipervnculo"/>
                <w:noProof/>
              </w:rPr>
              <w:t>Consultando liquidez y flujo registrado</w:t>
            </w:r>
            <w:r>
              <w:rPr>
                <w:noProof/>
                <w:webHidden/>
              </w:rPr>
              <w:tab/>
            </w:r>
            <w:r>
              <w:rPr>
                <w:noProof/>
                <w:webHidden/>
              </w:rPr>
              <w:fldChar w:fldCharType="begin"/>
            </w:r>
            <w:r>
              <w:rPr>
                <w:noProof/>
                <w:webHidden/>
              </w:rPr>
              <w:instrText xml:space="preserve"> PAGEREF _Toc242051062 \h </w:instrText>
            </w:r>
            <w:r>
              <w:rPr>
                <w:noProof/>
                <w:webHidden/>
              </w:rPr>
            </w:r>
            <w:r>
              <w:rPr>
                <w:noProof/>
                <w:webHidden/>
              </w:rPr>
              <w:fldChar w:fldCharType="separate"/>
            </w:r>
            <w:r>
              <w:rPr>
                <w:noProof/>
                <w:webHidden/>
              </w:rPr>
              <w:t>215</w:t>
            </w:r>
            <w:r>
              <w:rPr>
                <w:noProof/>
                <w:webHidden/>
              </w:rPr>
              <w:fldChar w:fldCharType="end"/>
            </w:r>
          </w:hyperlink>
        </w:p>
        <w:p w14:paraId="5E0C90BF" w14:textId="1AB994E1"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3" w:history="1">
            <w:r w:rsidRPr="00724A7C">
              <w:rPr>
                <w:rStyle w:val="Hipervnculo"/>
                <w:rFonts w:eastAsia="Times New Roman" w:cs="Times New Roman"/>
                <w:noProof/>
              </w:rPr>
              <w:t xml:space="preserve">CU110 - </w:t>
            </w:r>
            <w:r w:rsidRPr="00724A7C">
              <w:rPr>
                <w:rStyle w:val="Hipervnculo"/>
                <w:noProof/>
              </w:rPr>
              <w:t>Consultando proyección de liquidez</w:t>
            </w:r>
            <w:r>
              <w:rPr>
                <w:noProof/>
                <w:webHidden/>
              </w:rPr>
              <w:tab/>
            </w:r>
            <w:r>
              <w:rPr>
                <w:noProof/>
                <w:webHidden/>
              </w:rPr>
              <w:fldChar w:fldCharType="begin"/>
            </w:r>
            <w:r>
              <w:rPr>
                <w:noProof/>
                <w:webHidden/>
              </w:rPr>
              <w:instrText xml:space="preserve"> PAGEREF _Toc242051063 \h </w:instrText>
            </w:r>
            <w:r>
              <w:rPr>
                <w:noProof/>
                <w:webHidden/>
              </w:rPr>
            </w:r>
            <w:r>
              <w:rPr>
                <w:noProof/>
                <w:webHidden/>
              </w:rPr>
              <w:fldChar w:fldCharType="separate"/>
            </w:r>
            <w:r>
              <w:rPr>
                <w:noProof/>
                <w:webHidden/>
              </w:rPr>
              <w:t>216</w:t>
            </w:r>
            <w:r>
              <w:rPr>
                <w:noProof/>
                <w:webHidden/>
              </w:rPr>
              <w:fldChar w:fldCharType="end"/>
            </w:r>
          </w:hyperlink>
        </w:p>
        <w:p w14:paraId="2319E301" w14:textId="242A6647"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4" w:history="1">
            <w:r w:rsidRPr="00724A7C">
              <w:rPr>
                <w:rStyle w:val="Hipervnculo"/>
                <w:rFonts w:eastAsia="Times New Roman" w:cs="Times New Roman"/>
                <w:noProof/>
              </w:rPr>
              <w:t xml:space="preserve">CU111 - </w:t>
            </w:r>
            <w:r w:rsidRPr="00724A7C">
              <w:rPr>
                <w:rStyle w:val="Hipervnculo"/>
                <w:noProof/>
              </w:rPr>
              <w:t>Analizando Margen directo por Proyecto</w:t>
            </w:r>
            <w:r>
              <w:rPr>
                <w:noProof/>
                <w:webHidden/>
              </w:rPr>
              <w:tab/>
            </w:r>
            <w:r>
              <w:rPr>
                <w:noProof/>
                <w:webHidden/>
              </w:rPr>
              <w:fldChar w:fldCharType="begin"/>
            </w:r>
            <w:r>
              <w:rPr>
                <w:noProof/>
                <w:webHidden/>
              </w:rPr>
              <w:instrText xml:space="preserve"> PAGEREF _Toc242051064 \h </w:instrText>
            </w:r>
            <w:r>
              <w:rPr>
                <w:noProof/>
                <w:webHidden/>
              </w:rPr>
            </w:r>
            <w:r>
              <w:rPr>
                <w:noProof/>
                <w:webHidden/>
              </w:rPr>
              <w:fldChar w:fldCharType="separate"/>
            </w:r>
            <w:r>
              <w:rPr>
                <w:noProof/>
                <w:webHidden/>
              </w:rPr>
              <w:t>217</w:t>
            </w:r>
            <w:r>
              <w:rPr>
                <w:noProof/>
                <w:webHidden/>
              </w:rPr>
              <w:fldChar w:fldCharType="end"/>
            </w:r>
          </w:hyperlink>
        </w:p>
        <w:p w14:paraId="33265B41" w14:textId="2C06891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5" w:history="1">
            <w:r w:rsidRPr="00724A7C">
              <w:rPr>
                <w:rStyle w:val="Hipervnculo"/>
                <w:rFonts w:eastAsia="Times New Roman" w:cs="Times New Roman"/>
                <w:noProof/>
              </w:rPr>
              <w:t xml:space="preserve">CU112 - </w:t>
            </w:r>
            <w:r w:rsidRPr="00724A7C">
              <w:rPr>
                <w:rStyle w:val="Hipervnculo"/>
                <w:noProof/>
              </w:rPr>
              <w:t>Configurando umbral de margen crítico</w:t>
            </w:r>
            <w:r>
              <w:rPr>
                <w:noProof/>
                <w:webHidden/>
              </w:rPr>
              <w:tab/>
            </w:r>
            <w:r>
              <w:rPr>
                <w:noProof/>
                <w:webHidden/>
              </w:rPr>
              <w:fldChar w:fldCharType="begin"/>
            </w:r>
            <w:r>
              <w:rPr>
                <w:noProof/>
                <w:webHidden/>
              </w:rPr>
              <w:instrText xml:space="preserve"> PAGEREF _Toc242051065 \h </w:instrText>
            </w:r>
            <w:r>
              <w:rPr>
                <w:noProof/>
                <w:webHidden/>
              </w:rPr>
            </w:r>
            <w:r>
              <w:rPr>
                <w:noProof/>
                <w:webHidden/>
              </w:rPr>
              <w:fldChar w:fldCharType="separate"/>
            </w:r>
            <w:r>
              <w:rPr>
                <w:noProof/>
                <w:webHidden/>
              </w:rPr>
              <w:t>218</w:t>
            </w:r>
            <w:r>
              <w:rPr>
                <w:noProof/>
                <w:webHidden/>
              </w:rPr>
              <w:fldChar w:fldCharType="end"/>
            </w:r>
          </w:hyperlink>
        </w:p>
        <w:p w14:paraId="6187A7CD" w14:textId="0795126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6" w:history="1">
            <w:r w:rsidRPr="00724A7C">
              <w:rPr>
                <w:rStyle w:val="Hipervnculo"/>
                <w:rFonts w:eastAsia="Times New Roman" w:cs="Times New Roman"/>
                <w:noProof/>
              </w:rPr>
              <w:t xml:space="preserve">CU113 - </w:t>
            </w:r>
            <w:r w:rsidRPr="00724A7C">
              <w:rPr>
                <w:rStyle w:val="Hipervnculo"/>
                <w:noProof/>
              </w:rPr>
              <w:t>Consultando resúmenes financieros gerenciales</w:t>
            </w:r>
            <w:r>
              <w:rPr>
                <w:noProof/>
                <w:webHidden/>
              </w:rPr>
              <w:tab/>
            </w:r>
            <w:r>
              <w:rPr>
                <w:noProof/>
                <w:webHidden/>
              </w:rPr>
              <w:fldChar w:fldCharType="begin"/>
            </w:r>
            <w:r>
              <w:rPr>
                <w:noProof/>
                <w:webHidden/>
              </w:rPr>
              <w:instrText xml:space="preserve"> PAGEREF _Toc242051066 \h </w:instrText>
            </w:r>
            <w:r>
              <w:rPr>
                <w:noProof/>
                <w:webHidden/>
              </w:rPr>
            </w:r>
            <w:r>
              <w:rPr>
                <w:noProof/>
                <w:webHidden/>
              </w:rPr>
              <w:fldChar w:fldCharType="separate"/>
            </w:r>
            <w:r>
              <w:rPr>
                <w:noProof/>
                <w:webHidden/>
              </w:rPr>
              <w:t>219</w:t>
            </w:r>
            <w:r>
              <w:rPr>
                <w:noProof/>
                <w:webHidden/>
              </w:rPr>
              <w:fldChar w:fldCharType="end"/>
            </w:r>
          </w:hyperlink>
        </w:p>
        <w:p w14:paraId="2C3D3F7C" w14:textId="188728BE"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7" w:history="1">
            <w:r w:rsidRPr="00724A7C">
              <w:rPr>
                <w:rStyle w:val="Hipervnculo"/>
                <w:rFonts w:eastAsia="Times New Roman" w:cs="Times New Roman"/>
                <w:noProof/>
              </w:rPr>
              <w:t xml:space="preserve">CU114 - </w:t>
            </w:r>
            <w:r w:rsidRPr="00724A7C">
              <w:rPr>
                <w:rStyle w:val="Hipervnculo"/>
                <w:noProof/>
              </w:rPr>
              <w:t>Descargando PDF contextual</w:t>
            </w:r>
            <w:r>
              <w:rPr>
                <w:noProof/>
                <w:webHidden/>
              </w:rPr>
              <w:tab/>
            </w:r>
            <w:r>
              <w:rPr>
                <w:noProof/>
                <w:webHidden/>
              </w:rPr>
              <w:fldChar w:fldCharType="begin"/>
            </w:r>
            <w:r>
              <w:rPr>
                <w:noProof/>
                <w:webHidden/>
              </w:rPr>
              <w:instrText xml:space="preserve"> PAGEREF _Toc242051067 \h </w:instrText>
            </w:r>
            <w:r>
              <w:rPr>
                <w:noProof/>
                <w:webHidden/>
              </w:rPr>
            </w:r>
            <w:r>
              <w:rPr>
                <w:noProof/>
                <w:webHidden/>
              </w:rPr>
              <w:fldChar w:fldCharType="separate"/>
            </w:r>
            <w:r>
              <w:rPr>
                <w:noProof/>
                <w:webHidden/>
              </w:rPr>
              <w:t>220</w:t>
            </w:r>
            <w:r>
              <w:rPr>
                <w:noProof/>
                <w:webHidden/>
              </w:rPr>
              <w:fldChar w:fldCharType="end"/>
            </w:r>
          </w:hyperlink>
        </w:p>
        <w:p w14:paraId="44B953FC" w14:textId="16BD8E9F"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8" w:history="1">
            <w:r w:rsidRPr="00724A7C">
              <w:rPr>
                <w:rStyle w:val="Hipervnculo"/>
                <w:rFonts w:eastAsia="Times New Roman" w:cs="Times New Roman"/>
                <w:noProof/>
              </w:rPr>
              <w:t xml:space="preserve">CU87 - </w:t>
            </w:r>
            <w:r w:rsidRPr="00724A7C">
              <w:rPr>
                <w:rStyle w:val="Hipervnculo"/>
                <w:noProof/>
              </w:rPr>
              <w:t>Solicitando Crédito o excepción</w:t>
            </w:r>
            <w:r>
              <w:rPr>
                <w:noProof/>
                <w:webHidden/>
              </w:rPr>
              <w:tab/>
            </w:r>
            <w:r>
              <w:rPr>
                <w:noProof/>
                <w:webHidden/>
              </w:rPr>
              <w:fldChar w:fldCharType="begin"/>
            </w:r>
            <w:r>
              <w:rPr>
                <w:noProof/>
                <w:webHidden/>
              </w:rPr>
              <w:instrText xml:space="preserve"> PAGEREF _Toc242051068 \h </w:instrText>
            </w:r>
            <w:r>
              <w:rPr>
                <w:noProof/>
                <w:webHidden/>
              </w:rPr>
            </w:r>
            <w:r>
              <w:rPr>
                <w:noProof/>
                <w:webHidden/>
              </w:rPr>
              <w:fldChar w:fldCharType="separate"/>
            </w:r>
            <w:r>
              <w:rPr>
                <w:noProof/>
                <w:webHidden/>
              </w:rPr>
              <w:t>221</w:t>
            </w:r>
            <w:r>
              <w:rPr>
                <w:noProof/>
                <w:webHidden/>
              </w:rPr>
              <w:fldChar w:fldCharType="end"/>
            </w:r>
          </w:hyperlink>
        </w:p>
        <w:p w14:paraId="14D7BF85" w14:textId="5CE9CBE6"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69" w:history="1">
            <w:r w:rsidRPr="00724A7C">
              <w:rPr>
                <w:rStyle w:val="Hipervnculo"/>
                <w:rFonts w:eastAsia="Times New Roman" w:cs="Times New Roman"/>
                <w:noProof/>
              </w:rPr>
              <w:t xml:space="preserve">CU87 - </w:t>
            </w:r>
            <w:r w:rsidRPr="00724A7C">
              <w:rPr>
                <w:rStyle w:val="Hipervnculo"/>
                <w:noProof/>
              </w:rPr>
              <w:t>Resolviendo solicitud de Crédito o excepción</w:t>
            </w:r>
            <w:r>
              <w:rPr>
                <w:noProof/>
                <w:webHidden/>
              </w:rPr>
              <w:tab/>
            </w:r>
            <w:r>
              <w:rPr>
                <w:noProof/>
                <w:webHidden/>
              </w:rPr>
              <w:fldChar w:fldCharType="begin"/>
            </w:r>
            <w:r>
              <w:rPr>
                <w:noProof/>
                <w:webHidden/>
              </w:rPr>
              <w:instrText xml:space="preserve"> PAGEREF _Toc242051069 \h </w:instrText>
            </w:r>
            <w:r>
              <w:rPr>
                <w:noProof/>
                <w:webHidden/>
              </w:rPr>
            </w:r>
            <w:r>
              <w:rPr>
                <w:noProof/>
                <w:webHidden/>
              </w:rPr>
              <w:fldChar w:fldCharType="separate"/>
            </w:r>
            <w:r>
              <w:rPr>
                <w:noProof/>
                <w:webHidden/>
              </w:rPr>
              <w:t>222</w:t>
            </w:r>
            <w:r>
              <w:rPr>
                <w:noProof/>
                <w:webHidden/>
              </w:rPr>
              <w:fldChar w:fldCharType="end"/>
            </w:r>
          </w:hyperlink>
        </w:p>
        <w:p w14:paraId="33DB040B" w14:textId="51616C09"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70" w:history="1">
            <w:r w:rsidRPr="00724A7C">
              <w:rPr>
                <w:rStyle w:val="Hipervnculo"/>
                <w:rFonts w:eastAsia="Times New Roman" w:cs="Times New Roman"/>
                <w:noProof/>
              </w:rPr>
              <w:t xml:space="preserve">CU117 - </w:t>
            </w:r>
            <w:r w:rsidRPr="00724A7C">
              <w:rPr>
                <w:rStyle w:val="Hipervnculo"/>
                <w:noProof/>
              </w:rPr>
              <w:t>Gestionando cupo y estado del Crédito</w:t>
            </w:r>
            <w:r>
              <w:rPr>
                <w:noProof/>
                <w:webHidden/>
              </w:rPr>
              <w:tab/>
            </w:r>
            <w:r>
              <w:rPr>
                <w:noProof/>
                <w:webHidden/>
              </w:rPr>
              <w:fldChar w:fldCharType="begin"/>
            </w:r>
            <w:r>
              <w:rPr>
                <w:noProof/>
                <w:webHidden/>
              </w:rPr>
              <w:instrText xml:space="preserve"> PAGEREF _Toc242051070 \h </w:instrText>
            </w:r>
            <w:r>
              <w:rPr>
                <w:noProof/>
                <w:webHidden/>
              </w:rPr>
            </w:r>
            <w:r>
              <w:rPr>
                <w:noProof/>
                <w:webHidden/>
              </w:rPr>
              <w:fldChar w:fldCharType="separate"/>
            </w:r>
            <w:r>
              <w:rPr>
                <w:noProof/>
                <w:webHidden/>
              </w:rPr>
              <w:t>223</w:t>
            </w:r>
            <w:r>
              <w:rPr>
                <w:noProof/>
                <w:webHidden/>
              </w:rPr>
              <w:fldChar w:fldCharType="end"/>
            </w:r>
          </w:hyperlink>
        </w:p>
        <w:p w14:paraId="7436F2B5" w14:textId="518D66BF"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71" w:history="1">
            <w:r w:rsidRPr="00724A7C">
              <w:rPr>
                <w:rStyle w:val="Hipervnculo"/>
                <w:rFonts w:eastAsia="Times New Roman" w:cs="Times New Roman"/>
                <w:noProof/>
              </w:rPr>
              <w:t xml:space="preserve">CU118 - </w:t>
            </w:r>
            <w:r w:rsidRPr="00724A7C">
              <w:rPr>
                <w:rStyle w:val="Hipervnculo"/>
                <w:noProof/>
              </w:rPr>
              <w:t>Gestionando límite global de Crédito</w:t>
            </w:r>
            <w:r>
              <w:rPr>
                <w:noProof/>
                <w:webHidden/>
              </w:rPr>
              <w:tab/>
            </w:r>
            <w:r>
              <w:rPr>
                <w:noProof/>
                <w:webHidden/>
              </w:rPr>
              <w:fldChar w:fldCharType="begin"/>
            </w:r>
            <w:r>
              <w:rPr>
                <w:noProof/>
                <w:webHidden/>
              </w:rPr>
              <w:instrText xml:space="preserve"> PAGEREF _Toc242051071 \h </w:instrText>
            </w:r>
            <w:r>
              <w:rPr>
                <w:noProof/>
                <w:webHidden/>
              </w:rPr>
            </w:r>
            <w:r>
              <w:rPr>
                <w:noProof/>
                <w:webHidden/>
              </w:rPr>
              <w:fldChar w:fldCharType="separate"/>
            </w:r>
            <w:r>
              <w:rPr>
                <w:noProof/>
                <w:webHidden/>
              </w:rPr>
              <w:t>225</w:t>
            </w:r>
            <w:r>
              <w:rPr>
                <w:noProof/>
                <w:webHidden/>
              </w:rPr>
              <w:fldChar w:fldCharType="end"/>
            </w:r>
          </w:hyperlink>
        </w:p>
        <w:p w14:paraId="7B0A0C5A" w14:textId="71B7BE99"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72" w:history="1">
            <w:r w:rsidRPr="00724A7C">
              <w:rPr>
                <w:rStyle w:val="Hipervnculo"/>
                <w:rFonts w:eastAsia="Times New Roman" w:cs="Times New Roman"/>
                <w:noProof/>
              </w:rPr>
              <w:t xml:space="preserve">CU119 - </w:t>
            </w:r>
            <w:r w:rsidRPr="00724A7C">
              <w:rPr>
                <w:rStyle w:val="Hipervnculo"/>
                <w:noProof/>
              </w:rPr>
              <w:t>Consultando información de Crédito</w:t>
            </w:r>
            <w:r>
              <w:rPr>
                <w:noProof/>
                <w:webHidden/>
              </w:rPr>
              <w:tab/>
            </w:r>
            <w:r>
              <w:rPr>
                <w:noProof/>
                <w:webHidden/>
              </w:rPr>
              <w:fldChar w:fldCharType="begin"/>
            </w:r>
            <w:r>
              <w:rPr>
                <w:noProof/>
                <w:webHidden/>
              </w:rPr>
              <w:instrText xml:space="preserve"> PAGEREF _Toc242051072 \h </w:instrText>
            </w:r>
            <w:r>
              <w:rPr>
                <w:noProof/>
                <w:webHidden/>
              </w:rPr>
            </w:r>
            <w:r>
              <w:rPr>
                <w:noProof/>
                <w:webHidden/>
              </w:rPr>
              <w:fldChar w:fldCharType="separate"/>
            </w:r>
            <w:r>
              <w:rPr>
                <w:noProof/>
                <w:webHidden/>
              </w:rPr>
              <w:t>226</w:t>
            </w:r>
            <w:r>
              <w:rPr>
                <w:noProof/>
                <w:webHidden/>
              </w:rPr>
              <w:fldChar w:fldCharType="end"/>
            </w:r>
          </w:hyperlink>
        </w:p>
        <w:p w14:paraId="4B88C99D" w14:textId="60763D95"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73" w:history="1">
            <w:r w:rsidRPr="00724A7C">
              <w:rPr>
                <w:rStyle w:val="Hipervnculo"/>
                <w:rFonts w:eastAsia="Times New Roman" w:cs="Times New Roman"/>
                <w:noProof/>
              </w:rPr>
              <w:t xml:space="preserve">CU120 - </w:t>
            </w:r>
            <w:r w:rsidRPr="00724A7C">
              <w:rPr>
                <w:rStyle w:val="Hipervnculo"/>
                <w:noProof/>
              </w:rPr>
              <w:t>Consultando historial de Auditoría</w:t>
            </w:r>
            <w:r>
              <w:rPr>
                <w:noProof/>
                <w:webHidden/>
              </w:rPr>
              <w:tab/>
            </w:r>
            <w:r>
              <w:rPr>
                <w:noProof/>
                <w:webHidden/>
              </w:rPr>
              <w:fldChar w:fldCharType="begin"/>
            </w:r>
            <w:r>
              <w:rPr>
                <w:noProof/>
                <w:webHidden/>
              </w:rPr>
              <w:instrText xml:space="preserve"> PAGEREF _Toc242051073 \h </w:instrText>
            </w:r>
            <w:r>
              <w:rPr>
                <w:noProof/>
                <w:webHidden/>
              </w:rPr>
            </w:r>
            <w:r>
              <w:rPr>
                <w:noProof/>
                <w:webHidden/>
              </w:rPr>
              <w:fldChar w:fldCharType="separate"/>
            </w:r>
            <w:r>
              <w:rPr>
                <w:noProof/>
                <w:webHidden/>
              </w:rPr>
              <w:t>226</w:t>
            </w:r>
            <w:r>
              <w:rPr>
                <w:noProof/>
                <w:webHidden/>
              </w:rPr>
              <w:fldChar w:fldCharType="end"/>
            </w:r>
          </w:hyperlink>
        </w:p>
        <w:p w14:paraId="59AB5BAF" w14:textId="61B212C9"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74" w:history="1">
            <w:r w:rsidRPr="00724A7C">
              <w:rPr>
                <w:rStyle w:val="Hipervnculo"/>
                <w:rFonts w:eastAsia="Times New Roman" w:cs="Times New Roman"/>
                <w:noProof/>
              </w:rPr>
              <w:t xml:space="preserve">CU121 - </w:t>
            </w:r>
            <w:r w:rsidRPr="00724A7C">
              <w:rPr>
                <w:rStyle w:val="Hipervnculo"/>
                <w:noProof/>
              </w:rPr>
              <w:t>Consultando detalle de evento de Auditoría</w:t>
            </w:r>
            <w:r>
              <w:rPr>
                <w:noProof/>
                <w:webHidden/>
              </w:rPr>
              <w:tab/>
            </w:r>
            <w:r>
              <w:rPr>
                <w:noProof/>
                <w:webHidden/>
              </w:rPr>
              <w:fldChar w:fldCharType="begin"/>
            </w:r>
            <w:r>
              <w:rPr>
                <w:noProof/>
                <w:webHidden/>
              </w:rPr>
              <w:instrText xml:space="preserve"> PAGEREF _Toc242051074 \h </w:instrText>
            </w:r>
            <w:r>
              <w:rPr>
                <w:noProof/>
                <w:webHidden/>
              </w:rPr>
            </w:r>
            <w:r>
              <w:rPr>
                <w:noProof/>
                <w:webHidden/>
              </w:rPr>
              <w:fldChar w:fldCharType="separate"/>
            </w:r>
            <w:r>
              <w:rPr>
                <w:noProof/>
                <w:webHidden/>
              </w:rPr>
              <w:t>227</w:t>
            </w:r>
            <w:r>
              <w:rPr>
                <w:noProof/>
                <w:webHidden/>
              </w:rPr>
              <w:fldChar w:fldCharType="end"/>
            </w:r>
          </w:hyperlink>
        </w:p>
        <w:p w14:paraId="1DE925A3" w14:textId="5C108C81"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075" w:history="1">
            <w:r w:rsidRPr="00724A7C">
              <w:rPr>
                <w:rStyle w:val="Hipervnculo"/>
                <w:rFonts w:eastAsia="Times New Roman" w:cs="Times New Roman"/>
                <w:noProof/>
              </w:rPr>
              <w:t xml:space="preserve">CU122 - </w:t>
            </w:r>
            <w:r w:rsidRPr="00724A7C">
              <w:rPr>
                <w:rStyle w:val="Hipervnculo"/>
                <w:noProof/>
              </w:rPr>
              <w:t>Exportando historial de Auditoría</w:t>
            </w:r>
            <w:r>
              <w:rPr>
                <w:noProof/>
                <w:webHidden/>
              </w:rPr>
              <w:tab/>
            </w:r>
            <w:r>
              <w:rPr>
                <w:noProof/>
                <w:webHidden/>
              </w:rPr>
              <w:fldChar w:fldCharType="begin"/>
            </w:r>
            <w:r>
              <w:rPr>
                <w:noProof/>
                <w:webHidden/>
              </w:rPr>
              <w:instrText xml:space="preserve"> PAGEREF _Toc242051075 \h </w:instrText>
            </w:r>
            <w:r>
              <w:rPr>
                <w:noProof/>
                <w:webHidden/>
              </w:rPr>
            </w:r>
            <w:r>
              <w:rPr>
                <w:noProof/>
                <w:webHidden/>
              </w:rPr>
              <w:fldChar w:fldCharType="separate"/>
            </w:r>
            <w:r>
              <w:rPr>
                <w:noProof/>
                <w:webHidden/>
              </w:rPr>
              <w:t>228</w:t>
            </w:r>
            <w:r>
              <w:rPr>
                <w:noProof/>
                <w:webHidden/>
              </w:rPr>
              <w:fldChar w:fldCharType="end"/>
            </w:r>
          </w:hyperlink>
        </w:p>
        <w:p w14:paraId="1455A89F" w14:textId="1916EF68"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076" w:history="1">
            <w:r w:rsidRPr="00724A7C">
              <w:rPr>
                <w:rStyle w:val="Hipervnculo"/>
                <w:noProof/>
              </w:rPr>
              <w:t>7.</w:t>
            </w:r>
            <w:r>
              <w:rPr>
                <w:rFonts w:asciiTheme="minorHAnsi" w:eastAsiaTheme="minorEastAsia" w:hAnsiTheme="minorHAnsi" w:cstheme="minorBidi"/>
                <w:noProof/>
                <w:kern w:val="2"/>
                <w14:ligatures w14:val="standardContextual"/>
              </w:rPr>
              <w:tab/>
            </w:r>
            <w:r w:rsidRPr="00724A7C">
              <w:rPr>
                <w:rStyle w:val="Hipervnculo"/>
                <w:noProof/>
              </w:rPr>
              <w:t>Árbol de Navegación</w:t>
            </w:r>
            <w:r>
              <w:rPr>
                <w:noProof/>
                <w:webHidden/>
              </w:rPr>
              <w:tab/>
            </w:r>
            <w:r>
              <w:rPr>
                <w:noProof/>
                <w:webHidden/>
              </w:rPr>
              <w:fldChar w:fldCharType="begin"/>
            </w:r>
            <w:r>
              <w:rPr>
                <w:noProof/>
                <w:webHidden/>
              </w:rPr>
              <w:instrText xml:space="preserve"> PAGEREF _Toc242051076 \h </w:instrText>
            </w:r>
            <w:r>
              <w:rPr>
                <w:noProof/>
                <w:webHidden/>
              </w:rPr>
            </w:r>
            <w:r>
              <w:rPr>
                <w:noProof/>
                <w:webHidden/>
              </w:rPr>
              <w:fldChar w:fldCharType="separate"/>
            </w:r>
            <w:r>
              <w:rPr>
                <w:noProof/>
                <w:webHidden/>
              </w:rPr>
              <w:t>230</w:t>
            </w:r>
            <w:r>
              <w:rPr>
                <w:noProof/>
                <w:webHidden/>
              </w:rPr>
              <w:fldChar w:fldCharType="end"/>
            </w:r>
          </w:hyperlink>
        </w:p>
        <w:p w14:paraId="35329D66" w14:textId="50707203"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77" w:history="1">
            <w:r w:rsidRPr="00724A7C">
              <w:rPr>
                <w:rStyle w:val="Hipervnculo"/>
                <w:noProof/>
              </w:rPr>
              <w:t>7.1.</w:t>
            </w:r>
            <w:r>
              <w:rPr>
                <w:rFonts w:asciiTheme="minorHAnsi" w:eastAsiaTheme="minorEastAsia" w:hAnsiTheme="minorHAnsi" w:cstheme="minorBidi"/>
                <w:noProof/>
                <w:kern w:val="2"/>
                <w14:ligatures w14:val="standardContextual"/>
              </w:rPr>
              <w:tab/>
            </w:r>
            <w:r w:rsidRPr="00724A7C">
              <w:rPr>
                <w:rStyle w:val="Hipervnculo"/>
                <w:noProof/>
              </w:rPr>
              <w:t>Vistas y funcionalidades</w:t>
            </w:r>
            <w:r>
              <w:rPr>
                <w:noProof/>
                <w:webHidden/>
              </w:rPr>
              <w:tab/>
            </w:r>
            <w:r>
              <w:rPr>
                <w:noProof/>
                <w:webHidden/>
              </w:rPr>
              <w:fldChar w:fldCharType="begin"/>
            </w:r>
            <w:r>
              <w:rPr>
                <w:noProof/>
                <w:webHidden/>
              </w:rPr>
              <w:instrText xml:space="preserve"> PAGEREF _Toc242051077 \h </w:instrText>
            </w:r>
            <w:r>
              <w:rPr>
                <w:noProof/>
                <w:webHidden/>
              </w:rPr>
            </w:r>
            <w:r>
              <w:rPr>
                <w:noProof/>
                <w:webHidden/>
              </w:rPr>
              <w:fldChar w:fldCharType="separate"/>
            </w:r>
            <w:r>
              <w:rPr>
                <w:noProof/>
                <w:webHidden/>
              </w:rPr>
              <w:t>231</w:t>
            </w:r>
            <w:r>
              <w:rPr>
                <w:noProof/>
                <w:webHidden/>
              </w:rPr>
              <w:fldChar w:fldCharType="end"/>
            </w:r>
          </w:hyperlink>
        </w:p>
        <w:p w14:paraId="71CD3063" w14:textId="57F7E741"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078" w:history="1">
            <w:r w:rsidRPr="00724A7C">
              <w:rPr>
                <w:rStyle w:val="Hipervnculo"/>
                <w:noProof/>
              </w:rPr>
              <w:t>7.2.</w:t>
            </w:r>
            <w:r>
              <w:rPr>
                <w:rFonts w:asciiTheme="minorHAnsi" w:eastAsiaTheme="minorEastAsia" w:hAnsiTheme="minorHAnsi" w:cstheme="minorBidi"/>
                <w:noProof/>
                <w:kern w:val="2"/>
                <w14:ligatures w14:val="standardContextual"/>
              </w:rPr>
              <w:tab/>
            </w:r>
            <w:r w:rsidRPr="00724A7C">
              <w:rPr>
                <w:rStyle w:val="Hipervnculo"/>
                <w:noProof/>
              </w:rPr>
              <w:t>Imágenes Vistas y Funcionalidades de Árbol de Navegación:</w:t>
            </w:r>
            <w:r>
              <w:rPr>
                <w:noProof/>
                <w:webHidden/>
              </w:rPr>
              <w:tab/>
            </w:r>
            <w:r>
              <w:rPr>
                <w:noProof/>
                <w:webHidden/>
              </w:rPr>
              <w:fldChar w:fldCharType="begin"/>
            </w:r>
            <w:r>
              <w:rPr>
                <w:noProof/>
                <w:webHidden/>
              </w:rPr>
              <w:instrText xml:space="preserve"> PAGEREF _Toc242051078 \h </w:instrText>
            </w:r>
            <w:r>
              <w:rPr>
                <w:noProof/>
                <w:webHidden/>
              </w:rPr>
            </w:r>
            <w:r>
              <w:rPr>
                <w:noProof/>
                <w:webHidden/>
              </w:rPr>
              <w:fldChar w:fldCharType="separate"/>
            </w:r>
            <w:r>
              <w:rPr>
                <w:noProof/>
                <w:webHidden/>
              </w:rPr>
              <w:t>232</w:t>
            </w:r>
            <w:r>
              <w:rPr>
                <w:noProof/>
                <w:webHidden/>
              </w:rPr>
              <w:fldChar w:fldCharType="end"/>
            </w:r>
          </w:hyperlink>
        </w:p>
        <w:p w14:paraId="67C63A1A" w14:textId="3BC95A7B"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79" w:history="1">
            <w:r w:rsidRPr="00724A7C">
              <w:rPr>
                <w:rStyle w:val="Hipervnculo"/>
                <w:noProof/>
              </w:rPr>
              <w:t>7.2.1.</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Vista Catálogo de Clientes</w:t>
            </w:r>
            <w:r>
              <w:rPr>
                <w:noProof/>
                <w:webHidden/>
              </w:rPr>
              <w:tab/>
            </w:r>
            <w:r>
              <w:rPr>
                <w:noProof/>
                <w:webHidden/>
              </w:rPr>
              <w:fldChar w:fldCharType="begin"/>
            </w:r>
            <w:r>
              <w:rPr>
                <w:noProof/>
                <w:webHidden/>
              </w:rPr>
              <w:instrText xml:space="preserve"> PAGEREF _Toc242051079 \h </w:instrText>
            </w:r>
            <w:r>
              <w:rPr>
                <w:noProof/>
                <w:webHidden/>
              </w:rPr>
            </w:r>
            <w:r>
              <w:rPr>
                <w:noProof/>
                <w:webHidden/>
              </w:rPr>
              <w:fldChar w:fldCharType="separate"/>
            </w:r>
            <w:r>
              <w:rPr>
                <w:noProof/>
                <w:webHidden/>
              </w:rPr>
              <w:t>232</w:t>
            </w:r>
            <w:r>
              <w:rPr>
                <w:noProof/>
                <w:webHidden/>
              </w:rPr>
              <w:fldChar w:fldCharType="end"/>
            </w:r>
          </w:hyperlink>
        </w:p>
        <w:p w14:paraId="3AAFE644" w14:textId="641487B1"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0" w:history="1">
            <w:r w:rsidRPr="00724A7C">
              <w:rPr>
                <w:rStyle w:val="Hipervnculo"/>
                <w:noProof/>
              </w:rPr>
              <w:t>7.2.2.</w:t>
            </w:r>
            <w:r>
              <w:rPr>
                <w:rFonts w:asciiTheme="minorHAnsi" w:eastAsiaTheme="minorEastAsia" w:hAnsiTheme="minorHAnsi" w:cstheme="minorBidi"/>
                <w:noProof/>
                <w:kern w:val="2"/>
                <w14:ligatures w14:val="standardContextual"/>
              </w:rPr>
              <w:tab/>
            </w:r>
            <w:r w:rsidRPr="00724A7C">
              <w:rPr>
                <w:rStyle w:val="Hipervnculo"/>
                <w:noProof/>
              </w:rPr>
              <w:t>Vista Ficha Cliente</w:t>
            </w:r>
            <w:r>
              <w:rPr>
                <w:noProof/>
                <w:webHidden/>
              </w:rPr>
              <w:tab/>
            </w:r>
            <w:r>
              <w:rPr>
                <w:noProof/>
                <w:webHidden/>
              </w:rPr>
              <w:fldChar w:fldCharType="begin"/>
            </w:r>
            <w:r>
              <w:rPr>
                <w:noProof/>
                <w:webHidden/>
              </w:rPr>
              <w:instrText xml:space="preserve"> PAGEREF _Toc242051080 \h </w:instrText>
            </w:r>
            <w:r>
              <w:rPr>
                <w:noProof/>
                <w:webHidden/>
              </w:rPr>
            </w:r>
            <w:r>
              <w:rPr>
                <w:noProof/>
                <w:webHidden/>
              </w:rPr>
              <w:fldChar w:fldCharType="separate"/>
            </w:r>
            <w:r>
              <w:rPr>
                <w:noProof/>
                <w:webHidden/>
              </w:rPr>
              <w:t>232</w:t>
            </w:r>
            <w:r>
              <w:rPr>
                <w:noProof/>
                <w:webHidden/>
              </w:rPr>
              <w:fldChar w:fldCharType="end"/>
            </w:r>
          </w:hyperlink>
        </w:p>
        <w:p w14:paraId="09218AFC" w14:textId="2043AB27"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1" w:history="1">
            <w:r w:rsidRPr="00724A7C">
              <w:rPr>
                <w:rStyle w:val="Hipervnculo"/>
                <w:noProof/>
              </w:rPr>
              <w:t>7.2.3.</w:t>
            </w:r>
            <w:r>
              <w:rPr>
                <w:rFonts w:asciiTheme="minorHAnsi" w:eastAsiaTheme="minorEastAsia" w:hAnsiTheme="minorHAnsi" w:cstheme="minorBidi"/>
                <w:noProof/>
                <w:kern w:val="2"/>
                <w14:ligatures w14:val="standardContextual"/>
              </w:rPr>
              <w:tab/>
            </w:r>
            <w:r w:rsidRPr="00724A7C">
              <w:rPr>
                <w:rStyle w:val="Hipervnculo"/>
                <w:noProof/>
              </w:rPr>
              <w:t>Vista Cotización</w:t>
            </w:r>
            <w:r>
              <w:rPr>
                <w:noProof/>
                <w:webHidden/>
              </w:rPr>
              <w:tab/>
            </w:r>
            <w:r>
              <w:rPr>
                <w:noProof/>
                <w:webHidden/>
              </w:rPr>
              <w:fldChar w:fldCharType="begin"/>
            </w:r>
            <w:r>
              <w:rPr>
                <w:noProof/>
                <w:webHidden/>
              </w:rPr>
              <w:instrText xml:space="preserve"> PAGEREF _Toc242051081 \h </w:instrText>
            </w:r>
            <w:r>
              <w:rPr>
                <w:noProof/>
                <w:webHidden/>
              </w:rPr>
            </w:r>
            <w:r>
              <w:rPr>
                <w:noProof/>
                <w:webHidden/>
              </w:rPr>
              <w:fldChar w:fldCharType="separate"/>
            </w:r>
            <w:r>
              <w:rPr>
                <w:noProof/>
                <w:webHidden/>
              </w:rPr>
              <w:t>232</w:t>
            </w:r>
            <w:r>
              <w:rPr>
                <w:noProof/>
                <w:webHidden/>
              </w:rPr>
              <w:fldChar w:fldCharType="end"/>
            </w:r>
          </w:hyperlink>
        </w:p>
        <w:p w14:paraId="66DD9593" w14:textId="09B6BFCE"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2" w:history="1">
            <w:r w:rsidRPr="00724A7C">
              <w:rPr>
                <w:rStyle w:val="Hipervnculo"/>
                <w:noProof/>
              </w:rPr>
              <w:t>7.2.4.</w:t>
            </w:r>
            <w:r>
              <w:rPr>
                <w:rFonts w:asciiTheme="minorHAnsi" w:eastAsiaTheme="minorEastAsia" w:hAnsiTheme="minorHAnsi" w:cstheme="minorBidi"/>
                <w:noProof/>
                <w:kern w:val="2"/>
                <w14:ligatures w14:val="standardContextual"/>
              </w:rPr>
              <w:tab/>
            </w:r>
            <w:r w:rsidRPr="00724A7C">
              <w:rPr>
                <w:rStyle w:val="Hipervnculo"/>
                <w:noProof/>
              </w:rPr>
              <w:t>Vista Nota de Venta Directa</w:t>
            </w:r>
            <w:r>
              <w:rPr>
                <w:noProof/>
                <w:webHidden/>
              </w:rPr>
              <w:tab/>
            </w:r>
            <w:r>
              <w:rPr>
                <w:noProof/>
                <w:webHidden/>
              </w:rPr>
              <w:fldChar w:fldCharType="begin"/>
            </w:r>
            <w:r>
              <w:rPr>
                <w:noProof/>
                <w:webHidden/>
              </w:rPr>
              <w:instrText xml:space="preserve"> PAGEREF _Toc242051082 \h </w:instrText>
            </w:r>
            <w:r>
              <w:rPr>
                <w:noProof/>
                <w:webHidden/>
              </w:rPr>
            </w:r>
            <w:r>
              <w:rPr>
                <w:noProof/>
                <w:webHidden/>
              </w:rPr>
              <w:fldChar w:fldCharType="separate"/>
            </w:r>
            <w:r>
              <w:rPr>
                <w:noProof/>
                <w:webHidden/>
              </w:rPr>
              <w:t>233</w:t>
            </w:r>
            <w:r>
              <w:rPr>
                <w:noProof/>
                <w:webHidden/>
              </w:rPr>
              <w:fldChar w:fldCharType="end"/>
            </w:r>
          </w:hyperlink>
        </w:p>
        <w:p w14:paraId="5DC012CD" w14:textId="36ED1B87"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3" w:history="1">
            <w:r w:rsidRPr="00724A7C">
              <w:rPr>
                <w:rStyle w:val="Hipervnculo"/>
                <w:noProof/>
              </w:rPr>
              <w:t>7.2.5.</w:t>
            </w:r>
            <w:r>
              <w:rPr>
                <w:rFonts w:asciiTheme="minorHAnsi" w:eastAsiaTheme="minorEastAsia" w:hAnsiTheme="minorHAnsi" w:cstheme="minorBidi"/>
                <w:noProof/>
                <w:kern w:val="2"/>
                <w14:ligatures w14:val="standardContextual"/>
              </w:rPr>
              <w:tab/>
            </w:r>
            <w:r w:rsidRPr="00724A7C">
              <w:rPr>
                <w:rStyle w:val="Hipervnculo"/>
                <w:noProof/>
              </w:rPr>
              <w:t>Vista Nota de Venta</w:t>
            </w:r>
            <w:r>
              <w:rPr>
                <w:noProof/>
                <w:webHidden/>
              </w:rPr>
              <w:tab/>
            </w:r>
            <w:r>
              <w:rPr>
                <w:noProof/>
                <w:webHidden/>
              </w:rPr>
              <w:fldChar w:fldCharType="begin"/>
            </w:r>
            <w:r>
              <w:rPr>
                <w:noProof/>
                <w:webHidden/>
              </w:rPr>
              <w:instrText xml:space="preserve"> PAGEREF _Toc242051083 \h </w:instrText>
            </w:r>
            <w:r>
              <w:rPr>
                <w:noProof/>
                <w:webHidden/>
              </w:rPr>
            </w:r>
            <w:r>
              <w:rPr>
                <w:noProof/>
                <w:webHidden/>
              </w:rPr>
              <w:fldChar w:fldCharType="separate"/>
            </w:r>
            <w:r>
              <w:rPr>
                <w:noProof/>
                <w:webHidden/>
              </w:rPr>
              <w:t>233</w:t>
            </w:r>
            <w:r>
              <w:rPr>
                <w:noProof/>
                <w:webHidden/>
              </w:rPr>
              <w:fldChar w:fldCharType="end"/>
            </w:r>
          </w:hyperlink>
        </w:p>
        <w:p w14:paraId="2C9E199E" w14:textId="0B1E189F"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4" w:history="1">
            <w:r w:rsidRPr="00724A7C">
              <w:rPr>
                <w:rStyle w:val="Hipervnculo"/>
                <w:noProof/>
              </w:rPr>
              <w:t>7.2.6.</w:t>
            </w:r>
            <w:r>
              <w:rPr>
                <w:rFonts w:asciiTheme="minorHAnsi" w:eastAsiaTheme="minorEastAsia" w:hAnsiTheme="minorHAnsi" w:cstheme="minorBidi"/>
                <w:noProof/>
                <w:kern w:val="2"/>
                <w14:ligatures w14:val="standardContextual"/>
              </w:rPr>
              <w:tab/>
            </w:r>
            <w:r w:rsidRPr="00724A7C">
              <w:rPr>
                <w:rStyle w:val="Hipervnculo"/>
                <w:noProof/>
              </w:rPr>
              <w:t>Vista Guía de Despacho</w:t>
            </w:r>
            <w:r>
              <w:rPr>
                <w:noProof/>
                <w:webHidden/>
              </w:rPr>
              <w:tab/>
            </w:r>
            <w:r>
              <w:rPr>
                <w:noProof/>
                <w:webHidden/>
              </w:rPr>
              <w:fldChar w:fldCharType="begin"/>
            </w:r>
            <w:r>
              <w:rPr>
                <w:noProof/>
                <w:webHidden/>
              </w:rPr>
              <w:instrText xml:space="preserve"> PAGEREF _Toc242051084 \h </w:instrText>
            </w:r>
            <w:r>
              <w:rPr>
                <w:noProof/>
                <w:webHidden/>
              </w:rPr>
            </w:r>
            <w:r>
              <w:rPr>
                <w:noProof/>
                <w:webHidden/>
              </w:rPr>
              <w:fldChar w:fldCharType="separate"/>
            </w:r>
            <w:r>
              <w:rPr>
                <w:noProof/>
                <w:webHidden/>
              </w:rPr>
              <w:t>233</w:t>
            </w:r>
            <w:r>
              <w:rPr>
                <w:noProof/>
                <w:webHidden/>
              </w:rPr>
              <w:fldChar w:fldCharType="end"/>
            </w:r>
          </w:hyperlink>
        </w:p>
        <w:p w14:paraId="48497F64" w14:textId="1FE51794"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5" w:history="1">
            <w:r w:rsidRPr="00724A7C">
              <w:rPr>
                <w:rStyle w:val="Hipervnculo"/>
                <w:noProof/>
              </w:rPr>
              <w:t>7.2.7.</w:t>
            </w:r>
            <w:r>
              <w:rPr>
                <w:rFonts w:asciiTheme="minorHAnsi" w:eastAsiaTheme="minorEastAsia" w:hAnsiTheme="minorHAnsi" w:cstheme="minorBidi"/>
                <w:noProof/>
                <w:kern w:val="2"/>
                <w14:ligatures w14:val="standardContextual"/>
              </w:rPr>
              <w:tab/>
            </w:r>
            <w:r w:rsidRPr="00724A7C">
              <w:rPr>
                <w:rStyle w:val="Hipervnculo"/>
                <w:noProof/>
              </w:rPr>
              <w:t>Vista Mantenedor de Parámetros</w:t>
            </w:r>
            <w:r>
              <w:rPr>
                <w:noProof/>
                <w:webHidden/>
              </w:rPr>
              <w:tab/>
            </w:r>
            <w:r>
              <w:rPr>
                <w:noProof/>
                <w:webHidden/>
              </w:rPr>
              <w:fldChar w:fldCharType="begin"/>
            </w:r>
            <w:r>
              <w:rPr>
                <w:noProof/>
                <w:webHidden/>
              </w:rPr>
              <w:instrText xml:space="preserve"> PAGEREF _Toc242051085 \h </w:instrText>
            </w:r>
            <w:r>
              <w:rPr>
                <w:noProof/>
                <w:webHidden/>
              </w:rPr>
            </w:r>
            <w:r>
              <w:rPr>
                <w:noProof/>
                <w:webHidden/>
              </w:rPr>
              <w:fldChar w:fldCharType="separate"/>
            </w:r>
            <w:r>
              <w:rPr>
                <w:noProof/>
                <w:webHidden/>
              </w:rPr>
              <w:t>233</w:t>
            </w:r>
            <w:r>
              <w:rPr>
                <w:noProof/>
                <w:webHidden/>
              </w:rPr>
              <w:fldChar w:fldCharType="end"/>
            </w:r>
          </w:hyperlink>
        </w:p>
        <w:p w14:paraId="46A8F39F" w14:textId="16AF5893"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6" w:history="1">
            <w:r w:rsidRPr="00724A7C">
              <w:rPr>
                <w:rStyle w:val="Hipervnculo"/>
                <w:noProof/>
              </w:rPr>
              <w:t>7.2.8.</w:t>
            </w:r>
            <w:r>
              <w:rPr>
                <w:rFonts w:asciiTheme="minorHAnsi" w:eastAsiaTheme="minorEastAsia" w:hAnsiTheme="minorHAnsi" w:cstheme="minorBidi"/>
                <w:noProof/>
                <w:kern w:val="2"/>
                <w14:ligatures w14:val="standardContextual"/>
              </w:rPr>
              <w:tab/>
            </w:r>
            <w:r w:rsidRPr="00724A7C">
              <w:rPr>
                <w:rStyle w:val="Hipervnculo"/>
                <w:noProof/>
              </w:rPr>
              <w:t>Vista Registro de Pago</w:t>
            </w:r>
            <w:r>
              <w:rPr>
                <w:noProof/>
                <w:webHidden/>
              </w:rPr>
              <w:tab/>
            </w:r>
            <w:r>
              <w:rPr>
                <w:noProof/>
                <w:webHidden/>
              </w:rPr>
              <w:fldChar w:fldCharType="begin"/>
            </w:r>
            <w:r>
              <w:rPr>
                <w:noProof/>
                <w:webHidden/>
              </w:rPr>
              <w:instrText xml:space="preserve"> PAGEREF _Toc242051086 \h </w:instrText>
            </w:r>
            <w:r>
              <w:rPr>
                <w:noProof/>
                <w:webHidden/>
              </w:rPr>
            </w:r>
            <w:r>
              <w:rPr>
                <w:noProof/>
                <w:webHidden/>
              </w:rPr>
              <w:fldChar w:fldCharType="separate"/>
            </w:r>
            <w:r>
              <w:rPr>
                <w:noProof/>
                <w:webHidden/>
              </w:rPr>
              <w:t>233</w:t>
            </w:r>
            <w:r>
              <w:rPr>
                <w:noProof/>
                <w:webHidden/>
              </w:rPr>
              <w:fldChar w:fldCharType="end"/>
            </w:r>
          </w:hyperlink>
        </w:p>
        <w:p w14:paraId="5A9701DD" w14:textId="0B687059"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7" w:history="1">
            <w:r w:rsidRPr="00724A7C">
              <w:rPr>
                <w:rStyle w:val="Hipervnculo"/>
                <w:noProof/>
              </w:rPr>
              <w:t>7.2.9.</w:t>
            </w:r>
            <w:r>
              <w:rPr>
                <w:rFonts w:asciiTheme="minorHAnsi" w:eastAsiaTheme="minorEastAsia" w:hAnsiTheme="minorHAnsi" w:cstheme="minorBidi"/>
                <w:noProof/>
                <w:kern w:val="2"/>
                <w14:ligatures w14:val="standardContextual"/>
              </w:rPr>
              <w:tab/>
            </w:r>
            <w:r w:rsidRPr="00724A7C">
              <w:rPr>
                <w:rStyle w:val="Hipervnculo"/>
                <w:noProof/>
              </w:rPr>
              <w:t>Vista Detalle de Pago</w:t>
            </w:r>
            <w:r>
              <w:rPr>
                <w:noProof/>
                <w:webHidden/>
              </w:rPr>
              <w:tab/>
            </w:r>
            <w:r>
              <w:rPr>
                <w:noProof/>
                <w:webHidden/>
              </w:rPr>
              <w:fldChar w:fldCharType="begin"/>
            </w:r>
            <w:r>
              <w:rPr>
                <w:noProof/>
                <w:webHidden/>
              </w:rPr>
              <w:instrText xml:space="preserve"> PAGEREF _Toc242051087 \h </w:instrText>
            </w:r>
            <w:r>
              <w:rPr>
                <w:noProof/>
                <w:webHidden/>
              </w:rPr>
            </w:r>
            <w:r>
              <w:rPr>
                <w:noProof/>
                <w:webHidden/>
              </w:rPr>
              <w:fldChar w:fldCharType="separate"/>
            </w:r>
            <w:r>
              <w:rPr>
                <w:noProof/>
                <w:webHidden/>
              </w:rPr>
              <w:t>234</w:t>
            </w:r>
            <w:r>
              <w:rPr>
                <w:noProof/>
                <w:webHidden/>
              </w:rPr>
              <w:fldChar w:fldCharType="end"/>
            </w:r>
          </w:hyperlink>
        </w:p>
        <w:p w14:paraId="6E2F52B9" w14:textId="7F299168"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8" w:history="1">
            <w:r w:rsidRPr="00724A7C">
              <w:rPr>
                <w:rStyle w:val="Hipervnculo"/>
                <w:noProof/>
              </w:rPr>
              <w:t>7.2.10.</w:t>
            </w:r>
            <w:r>
              <w:rPr>
                <w:rFonts w:asciiTheme="minorHAnsi" w:eastAsiaTheme="minorEastAsia" w:hAnsiTheme="minorHAnsi" w:cstheme="minorBidi"/>
                <w:noProof/>
                <w:kern w:val="2"/>
                <w14:ligatures w14:val="standardContextual"/>
              </w:rPr>
              <w:tab/>
            </w:r>
            <w:r w:rsidRPr="00724A7C">
              <w:rPr>
                <w:rStyle w:val="Hipervnculo"/>
                <w:noProof/>
              </w:rPr>
              <w:t>Vista Gestión de Usuarios</w:t>
            </w:r>
            <w:r>
              <w:rPr>
                <w:noProof/>
                <w:webHidden/>
              </w:rPr>
              <w:tab/>
            </w:r>
            <w:r>
              <w:rPr>
                <w:noProof/>
                <w:webHidden/>
              </w:rPr>
              <w:fldChar w:fldCharType="begin"/>
            </w:r>
            <w:r>
              <w:rPr>
                <w:noProof/>
                <w:webHidden/>
              </w:rPr>
              <w:instrText xml:space="preserve"> PAGEREF _Toc242051088 \h </w:instrText>
            </w:r>
            <w:r>
              <w:rPr>
                <w:noProof/>
                <w:webHidden/>
              </w:rPr>
            </w:r>
            <w:r>
              <w:rPr>
                <w:noProof/>
                <w:webHidden/>
              </w:rPr>
              <w:fldChar w:fldCharType="separate"/>
            </w:r>
            <w:r>
              <w:rPr>
                <w:noProof/>
                <w:webHidden/>
              </w:rPr>
              <w:t>234</w:t>
            </w:r>
            <w:r>
              <w:rPr>
                <w:noProof/>
                <w:webHidden/>
              </w:rPr>
              <w:fldChar w:fldCharType="end"/>
            </w:r>
          </w:hyperlink>
        </w:p>
        <w:p w14:paraId="28858270" w14:textId="1105DD7E"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89" w:history="1">
            <w:r w:rsidRPr="00724A7C">
              <w:rPr>
                <w:rStyle w:val="Hipervnculo"/>
                <w:noProof/>
              </w:rPr>
              <w:t>7.2.11.</w:t>
            </w:r>
            <w:r>
              <w:rPr>
                <w:rFonts w:asciiTheme="minorHAnsi" w:eastAsiaTheme="minorEastAsia" w:hAnsiTheme="minorHAnsi" w:cstheme="minorBidi"/>
                <w:noProof/>
                <w:kern w:val="2"/>
                <w14:ligatures w14:val="standardContextual"/>
              </w:rPr>
              <w:tab/>
            </w:r>
            <w:r w:rsidRPr="00724A7C">
              <w:rPr>
                <w:rStyle w:val="Hipervnculo"/>
                <w:noProof/>
              </w:rPr>
              <w:t>Vista Gestión de Accesos</w:t>
            </w:r>
            <w:r>
              <w:rPr>
                <w:noProof/>
                <w:webHidden/>
              </w:rPr>
              <w:tab/>
            </w:r>
            <w:r>
              <w:rPr>
                <w:noProof/>
                <w:webHidden/>
              </w:rPr>
              <w:fldChar w:fldCharType="begin"/>
            </w:r>
            <w:r>
              <w:rPr>
                <w:noProof/>
                <w:webHidden/>
              </w:rPr>
              <w:instrText xml:space="preserve"> PAGEREF _Toc242051089 \h </w:instrText>
            </w:r>
            <w:r>
              <w:rPr>
                <w:noProof/>
                <w:webHidden/>
              </w:rPr>
            </w:r>
            <w:r>
              <w:rPr>
                <w:noProof/>
                <w:webHidden/>
              </w:rPr>
              <w:fldChar w:fldCharType="separate"/>
            </w:r>
            <w:r>
              <w:rPr>
                <w:noProof/>
                <w:webHidden/>
              </w:rPr>
              <w:t>234</w:t>
            </w:r>
            <w:r>
              <w:rPr>
                <w:noProof/>
                <w:webHidden/>
              </w:rPr>
              <w:fldChar w:fldCharType="end"/>
            </w:r>
          </w:hyperlink>
        </w:p>
        <w:p w14:paraId="24E9C6A6" w14:textId="0078AFFE"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0" w:history="1">
            <w:r w:rsidRPr="00724A7C">
              <w:rPr>
                <w:rStyle w:val="Hipervnculo"/>
                <w:noProof/>
              </w:rPr>
              <w:t>7.2.12.</w:t>
            </w:r>
            <w:r>
              <w:rPr>
                <w:rFonts w:asciiTheme="minorHAnsi" w:eastAsiaTheme="minorEastAsia" w:hAnsiTheme="minorHAnsi" w:cstheme="minorBidi"/>
                <w:noProof/>
                <w:kern w:val="2"/>
                <w14:ligatures w14:val="standardContextual"/>
              </w:rPr>
              <w:tab/>
            </w:r>
            <w:r w:rsidRPr="00724A7C">
              <w:rPr>
                <w:rStyle w:val="Hipervnculo"/>
                <w:noProof/>
              </w:rPr>
              <w:t>Vista Consulta de Usuarios</w:t>
            </w:r>
            <w:r>
              <w:rPr>
                <w:noProof/>
                <w:webHidden/>
              </w:rPr>
              <w:tab/>
            </w:r>
            <w:r>
              <w:rPr>
                <w:noProof/>
                <w:webHidden/>
              </w:rPr>
              <w:fldChar w:fldCharType="begin"/>
            </w:r>
            <w:r>
              <w:rPr>
                <w:noProof/>
                <w:webHidden/>
              </w:rPr>
              <w:instrText xml:space="preserve"> PAGEREF _Toc242051090 \h </w:instrText>
            </w:r>
            <w:r>
              <w:rPr>
                <w:noProof/>
                <w:webHidden/>
              </w:rPr>
            </w:r>
            <w:r>
              <w:rPr>
                <w:noProof/>
                <w:webHidden/>
              </w:rPr>
              <w:fldChar w:fldCharType="separate"/>
            </w:r>
            <w:r>
              <w:rPr>
                <w:noProof/>
                <w:webHidden/>
              </w:rPr>
              <w:t>234</w:t>
            </w:r>
            <w:r>
              <w:rPr>
                <w:noProof/>
                <w:webHidden/>
              </w:rPr>
              <w:fldChar w:fldCharType="end"/>
            </w:r>
          </w:hyperlink>
        </w:p>
        <w:p w14:paraId="37769E7B" w14:textId="18BE7E63"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1" w:history="1">
            <w:r w:rsidRPr="00724A7C">
              <w:rPr>
                <w:rStyle w:val="Hipervnculo"/>
                <w:noProof/>
              </w:rPr>
              <w:t>7.2.13.</w:t>
            </w:r>
            <w:r>
              <w:rPr>
                <w:rFonts w:asciiTheme="minorHAnsi" w:eastAsiaTheme="minorEastAsia" w:hAnsiTheme="minorHAnsi" w:cstheme="minorBidi"/>
                <w:noProof/>
                <w:kern w:val="2"/>
                <w14:ligatures w14:val="standardContextual"/>
              </w:rPr>
              <w:tab/>
            </w:r>
            <w:r w:rsidRPr="00724A7C">
              <w:rPr>
                <w:rStyle w:val="Hipervnculo"/>
                <w:noProof/>
              </w:rPr>
              <w:t>Vista Inicio de Sesión</w:t>
            </w:r>
            <w:r>
              <w:rPr>
                <w:noProof/>
                <w:webHidden/>
              </w:rPr>
              <w:tab/>
            </w:r>
            <w:r>
              <w:rPr>
                <w:noProof/>
                <w:webHidden/>
              </w:rPr>
              <w:fldChar w:fldCharType="begin"/>
            </w:r>
            <w:r>
              <w:rPr>
                <w:noProof/>
                <w:webHidden/>
              </w:rPr>
              <w:instrText xml:space="preserve"> PAGEREF _Toc242051091 \h </w:instrText>
            </w:r>
            <w:r>
              <w:rPr>
                <w:noProof/>
                <w:webHidden/>
              </w:rPr>
            </w:r>
            <w:r>
              <w:rPr>
                <w:noProof/>
                <w:webHidden/>
              </w:rPr>
              <w:fldChar w:fldCharType="separate"/>
            </w:r>
            <w:r>
              <w:rPr>
                <w:noProof/>
                <w:webHidden/>
              </w:rPr>
              <w:t>235</w:t>
            </w:r>
            <w:r>
              <w:rPr>
                <w:noProof/>
                <w:webHidden/>
              </w:rPr>
              <w:fldChar w:fldCharType="end"/>
            </w:r>
          </w:hyperlink>
        </w:p>
        <w:p w14:paraId="5CAA95CB" w14:textId="31EDB875"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2" w:history="1">
            <w:r w:rsidRPr="00724A7C">
              <w:rPr>
                <w:rStyle w:val="Hipervnculo"/>
                <w:noProof/>
              </w:rPr>
              <w:t>7.2.14.</w:t>
            </w:r>
            <w:r>
              <w:rPr>
                <w:rFonts w:asciiTheme="minorHAnsi" w:eastAsiaTheme="minorEastAsia" w:hAnsiTheme="minorHAnsi" w:cstheme="minorBidi"/>
                <w:noProof/>
                <w:kern w:val="2"/>
                <w14:ligatures w14:val="standardContextual"/>
              </w:rPr>
              <w:tab/>
            </w:r>
            <w:r w:rsidRPr="00724A7C">
              <w:rPr>
                <w:rStyle w:val="Hipervnculo"/>
                <w:noProof/>
              </w:rPr>
              <w:t>Vista Cuenta / Seguridad</w:t>
            </w:r>
            <w:r>
              <w:rPr>
                <w:noProof/>
                <w:webHidden/>
              </w:rPr>
              <w:tab/>
            </w:r>
            <w:r>
              <w:rPr>
                <w:noProof/>
                <w:webHidden/>
              </w:rPr>
              <w:fldChar w:fldCharType="begin"/>
            </w:r>
            <w:r>
              <w:rPr>
                <w:noProof/>
                <w:webHidden/>
              </w:rPr>
              <w:instrText xml:space="preserve"> PAGEREF _Toc242051092 \h </w:instrText>
            </w:r>
            <w:r>
              <w:rPr>
                <w:noProof/>
                <w:webHidden/>
              </w:rPr>
            </w:r>
            <w:r>
              <w:rPr>
                <w:noProof/>
                <w:webHidden/>
              </w:rPr>
              <w:fldChar w:fldCharType="separate"/>
            </w:r>
            <w:r>
              <w:rPr>
                <w:noProof/>
                <w:webHidden/>
              </w:rPr>
              <w:t>235</w:t>
            </w:r>
            <w:r>
              <w:rPr>
                <w:noProof/>
                <w:webHidden/>
              </w:rPr>
              <w:fldChar w:fldCharType="end"/>
            </w:r>
          </w:hyperlink>
        </w:p>
        <w:p w14:paraId="17418708" w14:textId="2DC968EF"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3" w:history="1">
            <w:r w:rsidRPr="00724A7C">
              <w:rPr>
                <w:rStyle w:val="Hipervnculo"/>
                <w:noProof/>
              </w:rPr>
              <w:t>7.2.15.</w:t>
            </w:r>
            <w:r>
              <w:rPr>
                <w:rFonts w:asciiTheme="minorHAnsi" w:eastAsiaTheme="minorEastAsia" w:hAnsiTheme="minorHAnsi" w:cstheme="minorBidi"/>
                <w:noProof/>
                <w:kern w:val="2"/>
                <w14:ligatures w14:val="standardContextual"/>
              </w:rPr>
              <w:tab/>
            </w:r>
            <w:r w:rsidRPr="00724A7C">
              <w:rPr>
                <w:rStyle w:val="Hipervnculo"/>
                <w:noProof/>
              </w:rPr>
              <w:t>Vista Recuperación de Contraseña</w:t>
            </w:r>
            <w:r>
              <w:rPr>
                <w:noProof/>
                <w:webHidden/>
              </w:rPr>
              <w:tab/>
            </w:r>
            <w:r>
              <w:rPr>
                <w:noProof/>
                <w:webHidden/>
              </w:rPr>
              <w:fldChar w:fldCharType="begin"/>
            </w:r>
            <w:r>
              <w:rPr>
                <w:noProof/>
                <w:webHidden/>
              </w:rPr>
              <w:instrText xml:space="preserve"> PAGEREF _Toc242051093 \h </w:instrText>
            </w:r>
            <w:r>
              <w:rPr>
                <w:noProof/>
                <w:webHidden/>
              </w:rPr>
            </w:r>
            <w:r>
              <w:rPr>
                <w:noProof/>
                <w:webHidden/>
              </w:rPr>
              <w:fldChar w:fldCharType="separate"/>
            </w:r>
            <w:r>
              <w:rPr>
                <w:noProof/>
                <w:webHidden/>
              </w:rPr>
              <w:t>235</w:t>
            </w:r>
            <w:r>
              <w:rPr>
                <w:noProof/>
                <w:webHidden/>
              </w:rPr>
              <w:fldChar w:fldCharType="end"/>
            </w:r>
          </w:hyperlink>
        </w:p>
        <w:p w14:paraId="47E6022A" w14:textId="53C19409"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4" w:history="1">
            <w:r w:rsidRPr="00724A7C">
              <w:rPr>
                <w:rStyle w:val="Hipervnculo"/>
                <w:noProof/>
              </w:rPr>
              <w:t>7.2.16.</w:t>
            </w:r>
            <w:r>
              <w:rPr>
                <w:rFonts w:asciiTheme="minorHAnsi" w:eastAsiaTheme="minorEastAsia" w:hAnsiTheme="minorHAnsi" w:cstheme="minorBidi"/>
                <w:noProof/>
                <w:kern w:val="2"/>
                <w14:ligatures w14:val="standardContextual"/>
              </w:rPr>
              <w:tab/>
            </w:r>
            <w:r w:rsidRPr="00724A7C">
              <w:rPr>
                <w:rStyle w:val="Hipervnculo"/>
                <w:noProof/>
              </w:rPr>
              <w:t>Vista Panel de Gerencia</w:t>
            </w:r>
            <w:r>
              <w:rPr>
                <w:noProof/>
                <w:webHidden/>
              </w:rPr>
              <w:tab/>
            </w:r>
            <w:r>
              <w:rPr>
                <w:noProof/>
                <w:webHidden/>
              </w:rPr>
              <w:fldChar w:fldCharType="begin"/>
            </w:r>
            <w:r>
              <w:rPr>
                <w:noProof/>
                <w:webHidden/>
              </w:rPr>
              <w:instrText xml:space="preserve"> PAGEREF _Toc242051094 \h </w:instrText>
            </w:r>
            <w:r>
              <w:rPr>
                <w:noProof/>
                <w:webHidden/>
              </w:rPr>
            </w:r>
            <w:r>
              <w:rPr>
                <w:noProof/>
                <w:webHidden/>
              </w:rPr>
              <w:fldChar w:fldCharType="separate"/>
            </w:r>
            <w:r>
              <w:rPr>
                <w:noProof/>
                <w:webHidden/>
              </w:rPr>
              <w:t>235</w:t>
            </w:r>
            <w:r>
              <w:rPr>
                <w:noProof/>
                <w:webHidden/>
              </w:rPr>
              <w:fldChar w:fldCharType="end"/>
            </w:r>
          </w:hyperlink>
        </w:p>
        <w:p w14:paraId="5DEDF14E" w14:textId="4EF6C725"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5" w:history="1">
            <w:r w:rsidRPr="00724A7C">
              <w:rPr>
                <w:rStyle w:val="Hipervnculo"/>
                <w:noProof/>
              </w:rPr>
              <w:t>7.2.17.</w:t>
            </w:r>
            <w:r>
              <w:rPr>
                <w:rFonts w:asciiTheme="minorHAnsi" w:eastAsiaTheme="minorEastAsia" w:hAnsiTheme="minorHAnsi" w:cstheme="minorBidi"/>
                <w:noProof/>
                <w:kern w:val="2"/>
                <w14:ligatures w14:val="standardContextual"/>
              </w:rPr>
              <w:tab/>
            </w:r>
            <w:r w:rsidRPr="00724A7C">
              <w:rPr>
                <w:rStyle w:val="Hipervnculo"/>
                <w:noProof/>
              </w:rPr>
              <w:t>Vista Gestión de Sesiones</w:t>
            </w:r>
            <w:r>
              <w:rPr>
                <w:noProof/>
                <w:webHidden/>
              </w:rPr>
              <w:tab/>
            </w:r>
            <w:r>
              <w:rPr>
                <w:noProof/>
                <w:webHidden/>
              </w:rPr>
              <w:fldChar w:fldCharType="begin"/>
            </w:r>
            <w:r>
              <w:rPr>
                <w:noProof/>
                <w:webHidden/>
              </w:rPr>
              <w:instrText xml:space="preserve"> PAGEREF _Toc242051095 \h </w:instrText>
            </w:r>
            <w:r>
              <w:rPr>
                <w:noProof/>
                <w:webHidden/>
              </w:rPr>
            </w:r>
            <w:r>
              <w:rPr>
                <w:noProof/>
                <w:webHidden/>
              </w:rPr>
              <w:fldChar w:fldCharType="separate"/>
            </w:r>
            <w:r>
              <w:rPr>
                <w:noProof/>
                <w:webHidden/>
              </w:rPr>
              <w:t>235</w:t>
            </w:r>
            <w:r>
              <w:rPr>
                <w:noProof/>
                <w:webHidden/>
              </w:rPr>
              <w:fldChar w:fldCharType="end"/>
            </w:r>
          </w:hyperlink>
        </w:p>
        <w:p w14:paraId="0C4F1455" w14:textId="415EE6D5"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6" w:history="1">
            <w:r w:rsidRPr="00724A7C">
              <w:rPr>
                <w:rStyle w:val="Hipervnculo"/>
                <w:noProof/>
              </w:rPr>
              <w:t>7.2.18.</w:t>
            </w:r>
            <w:r>
              <w:rPr>
                <w:rFonts w:asciiTheme="minorHAnsi" w:eastAsiaTheme="minorEastAsia" w:hAnsiTheme="minorHAnsi" w:cstheme="minorBidi"/>
                <w:noProof/>
                <w:kern w:val="2"/>
                <w14:ligatures w14:val="standardContextual"/>
              </w:rPr>
              <w:tab/>
            </w:r>
            <w:r w:rsidRPr="00724A7C">
              <w:rPr>
                <w:rStyle w:val="Hipervnculo"/>
                <w:noProof/>
              </w:rPr>
              <w:t>Vista Catálogo de Proveedores</w:t>
            </w:r>
            <w:r>
              <w:rPr>
                <w:noProof/>
                <w:webHidden/>
              </w:rPr>
              <w:tab/>
            </w:r>
            <w:r>
              <w:rPr>
                <w:noProof/>
                <w:webHidden/>
              </w:rPr>
              <w:fldChar w:fldCharType="begin"/>
            </w:r>
            <w:r>
              <w:rPr>
                <w:noProof/>
                <w:webHidden/>
              </w:rPr>
              <w:instrText xml:space="preserve"> PAGEREF _Toc242051096 \h </w:instrText>
            </w:r>
            <w:r>
              <w:rPr>
                <w:noProof/>
                <w:webHidden/>
              </w:rPr>
            </w:r>
            <w:r>
              <w:rPr>
                <w:noProof/>
                <w:webHidden/>
              </w:rPr>
              <w:fldChar w:fldCharType="separate"/>
            </w:r>
            <w:r>
              <w:rPr>
                <w:noProof/>
                <w:webHidden/>
              </w:rPr>
              <w:t>236</w:t>
            </w:r>
            <w:r>
              <w:rPr>
                <w:noProof/>
                <w:webHidden/>
              </w:rPr>
              <w:fldChar w:fldCharType="end"/>
            </w:r>
          </w:hyperlink>
        </w:p>
        <w:p w14:paraId="50CBAFEF" w14:textId="1E161580"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7" w:history="1">
            <w:r w:rsidRPr="00724A7C">
              <w:rPr>
                <w:rStyle w:val="Hipervnculo"/>
                <w:noProof/>
              </w:rPr>
              <w:t>7.2.19.</w:t>
            </w:r>
            <w:r>
              <w:rPr>
                <w:rFonts w:asciiTheme="minorHAnsi" w:eastAsiaTheme="minorEastAsia" w:hAnsiTheme="minorHAnsi" w:cstheme="minorBidi"/>
                <w:noProof/>
                <w:kern w:val="2"/>
                <w14:ligatures w14:val="standardContextual"/>
              </w:rPr>
              <w:tab/>
            </w:r>
            <w:r w:rsidRPr="00724A7C">
              <w:rPr>
                <w:rStyle w:val="Hipervnculo"/>
                <w:noProof/>
              </w:rPr>
              <w:t>Vista Documentos de Proveedor</w:t>
            </w:r>
            <w:r>
              <w:rPr>
                <w:noProof/>
                <w:webHidden/>
              </w:rPr>
              <w:tab/>
            </w:r>
            <w:r>
              <w:rPr>
                <w:noProof/>
                <w:webHidden/>
              </w:rPr>
              <w:fldChar w:fldCharType="begin"/>
            </w:r>
            <w:r>
              <w:rPr>
                <w:noProof/>
                <w:webHidden/>
              </w:rPr>
              <w:instrText xml:space="preserve"> PAGEREF _Toc242051097 \h </w:instrText>
            </w:r>
            <w:r>
              <w:rPr>
                <w:noProof/>
                <w:webHidden/>
              </w:rPr>
            </w:r>
            <w:r>
              <w:rPr>
                <w:noProof/>
                <w:webHidden/>
              </w:rPr>
              <w:fldChar w:fldCharType="separate"/>
            </w:r>
            <w:r>
              <w:rPr>
                <w:noProof/>
                <w:webHidden/>
              </w:rPr>
              <w:t>236</w:t>
            </w:r>
            <w:r>
              <w:rPr>
                <w:noProof/>
                <w:webHidden/>
              </w:rPr>
              <w:fldChar w:fldCharType="end"/>
            </w:r>
          </w:hyperlink>
        </w:p>
        <w:p w14:paraId="3129405D" w14:textId="6FE68FD8"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8" w:history="1">
            <w:r w:rsidRPr="00724A7C">
              <w:rPr>
                <w:rStyle w:val="Hipervnculo"/>
                <w:noProof/>
              </w:rPr>
              <w:t>7.2.20.</w:t>
            </w:r>
            <w:r>
              <w:rPr>
                <w:rFonts w:asciiTheme="minorHAnsi" w:eastAsiaTheme="minorEastAsia" w:hAnsiTheme="minorHAnsi" w:cstheme="minorBidi"/>
                <w:noProof/>
                <w:kern w:val="2"/>
                <w14:ligatures w14:val="standardContextual"/>
              </w:rPr>
              <w:tab/>
            </w:r>
            <w:r w:rsidRPr="00724A7C">
              <w:rPr>
                <w:rStyle w:val="Hipervnculo"/>
                <w:noProof/>
              </w:rPr>
              <w:t>Vista Cuentas por Pagar</w:t>
            </w:r>
            <w:r>
              <w:rPr>
                <w:noProof/>
                <w:webHidden/>
              </w:rPr>
              <w:tab/>
            </w:r>
            <w:r>
              <w:rPr>
                <w:noProof/>
                <w:webHidden/>
              </w:rPr>
              <w:fldChar w:fldCharType="begin"/>
            </w:r>
            <w:r>
              <w:rPr>
                <w:noProof/>
                <w:webHidden/>
              </w:rPr>
              <w:instrText xml:space="preserve"> PAGEREF _Toc242051098 \h </w:instrText>
            </w:r>
            <w:r>
              <w:rPr>
                <w:noProof/>
                <w:webHidden/>
              </w:rPr>
            </w:r>
            <w:r>
              <w:rPr>
                <w:noProof/>
                <w:webHidden/>
              </w:rPr>
              <w:fldChar w:fldCharType="separate"/>
            </w:r>
            <w:r>
              <w:rPr>
                <w:noProof/>
                <w:webHidden/>
              </w:rPr>
              <w:t>236</w:t>
            </w:r>
            <w:r>
              <w:rPr>
                <w:noProof/>
                <w:webHidden/>
              </w:rPr>
              <w:fldChar w:fldCharType="end"/>
            </w:r>
          </w:hyperlink>
        </w:p>
        <w:p w14:paraId="1696EFC7" w14:textId="1901192E"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099" w:history="1">
            <w:r w:rsidRPr="00724A7C">
              <w:rPr>
                <w:rStyle w:val="Hipervnculo"/>
                <w:noProof/>
              </w:rPr>
              <w:t>7.2.21.</w:t>
            </w:r>
            <w:r>
              <w:rPr>
                <w:rFonts w:asciiTheme="minorHAnsi" w:eastAsiaTheme="minorEastAsia" w:hAnsiTheme="minorHAnsi" w:cstheme="minorBidi"/>
                <w:noProof/>
                <w:kern w:val="2"/>
                <w14:ligatures w14:val="standardContextual"/>
              </w:rPr>
              <w:tab/>
            </w:r>
            <w:r w:rsidRPr="00724A7C">
              <w:rPr>
                <w:rStyle w:val="Hipervnculo"/>
                <w:noProof/>
              </w:rPr>
              <w:t>Vista Pagos a Proveedores</w:t>
            </w:r>
            <w:r>
              <w:rPr>
                <w:noProof/>
                <w:webHidden/>
              </w:rPr>
              <w:tab/>
            </w:r>
            <w:r>
              <w:rPr>
                <w:noProof/>
                <w:webHidden/>
              </w:rPr>
              <w:fldChar w:fldCharType="begin"/>
            </w:r>
            <w:r>
              <w:rPr>
                <w:noProof/>
                <w:webHidden/>
              </w:rPr>
              <w:instrText xml:space="preserve"> PAGEREF _Toc242051099 \h </w:instrText>
            </w:r>
            <w:r>
              <w:rPr>
                <w:noProof/>
                <w:webHidden/>
              </w:rPr>
            </w:r>
            <w:r>
              <w:rPr>
                <w:noProof/>
                <w:webHidden/>
              </w:rPr>
              <w:fldChar w:fldCharType="separate"/>
            </w:r>
            <w:r>
              <w:rPr>
                <w:noProof/>
                <w:webHidden/>
              </w:rPr>
              <w:t>236</w:t>
            </w:r>
            <w:r>
              <w:rPr>
                <w:noProof/>
                <w:webHidden/>
              </w:rPr>
              <w:fldChar w:fldCharType="end"/>
            </w:r>
          </w:hyperlink>
        </w:p>
        <w:p w14:paraId="37795D6A" w14:textId="635695CF"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0" w:history="1">
            <w:r w:rsidRPr="00724A7C">
              <w:rPr>
                <w:rStyle w:val="Hipervnculo"/>
                <w:noProof/>
              </w:rPr>
              <w:t>7.2.22.</w:t>
            </w:r>
            <w:r>
              <w:rPr>
                <w:rFonts w:asciiTheme="minorHAnsi" w:eastAsiaTheme="minorEastAsia" w:hAnsiTheme="minorHAnsi" w:cstheme="minorBidi"/>
                <w:noProof/>
                <w:kern w:val="2"/>
                <w14:ligatures w14:val="standardContextual"/>
              </w:rPr>
              <w:tab/>
            </w:r>
            <w:r w:rsidRPr="00724A7C">
              <w:rPr>
                <w:rStyle w:val="Hipervnculo"/>
                <w:noProof/>
              </w:rPr>
              <w:t>Vista Caja Chica</w:t>
            </w:r>
            <w:r>
              <w:rPr>
                <w:noProof/>
                <w:webHidden/>
              </w:rPr>
              <w:tab/>
            </w:r>
            <w:r>
              <w:rPr>
                <w:noProof/>
                <w:webHidden/>
              </w:rPr>
              <w:fldChar w:fldCharType="begin"/>
            </w:r>
            <w:r>
              <w:rPr>
                <w:noProof/>
                <w:webHidden/>
              </w:rPr>
              <w:instrText xml:space="preserve"> PAGEREF _Toc242051100 \h </w:instrText>
            </w:r>
            <w:r>
              <w:rPr>
                <w:noProof/>
                <w:webHidden/>
              </w:rPr>
            </w:r>
            <w:r>
              <w:rPr>
                <w:noProof/>
                <w:webHidden/>
              </w:rPr>
              <w:fldChar w:fldCharType="separate"/>
            </w:r>
            <w:r>
              <w:rPr>
                <w:noProof/>
                <w:webHidden/>
              </w:rPr>
              <w:t>237</w:t>
            </w:r>
            <w:r>
              <w:rPr>
                <w:noProof/>
                <w:webHidden/>
              </w:rPr>
              <w:fldChar w:fldCharType="end"/>
            </w:r>
          </w:hyperlink>
        </w:p>
        <w:p w14:paraId="46018738" w14:textId="39F922D6"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1" w:history="1">
            <w:r w:rsidRPr="00724A7C">
              <w:rPr>
                <w:rStyle w:val="Hipervnculo"/>
                <w:noProof/>
              </w:rPr>
              <w:t>7.2.23.</w:t>
            </w:r>
            <w:r>
              <w:rPr>
                <w:rFonts w:asciiTheme="minorHAnsi" w:eastAsiaTheme="minorEastAsia" w:hAnsiTheme="minorHAnsi" w:cstheme="minorBidi"/>
                <w:noProof/>
                <w:kern w:val="2"/>
                <w14:ligatures w14:val="standardContextual"/>
              </w:rPr>
              <w:tab/>
            </w:r>
            <w:r w:rsidRPr="00724A7C">
              <w:rPr>
                <w:rStyle w:val="Hipervnculo"/>
                <w:noProof/>
              </w:rPr>
              <w:t>Vista Honorarios</w:t>
            </w:r>
            <w:r>
              <w:rPr>
                <w:noProof/>
                <w:webHidden/>
              </w:rPr>
              <w:tab/>
            </w:r>
            <w:r>
              <w:rPr>
                <w:noProof/>
                <w:webHidden/>
              </w:rPr>
              <w:fldChar w:fldCharType="begin"/>
            </w:r>
            <w:r>
              <w:rPr>
                <w:noProof/>
                <w:webHidden/>
              </w:rPr>
              <w:instrText xml:space="preserve"> PAGEREF _Toc242051101 \h </w:instrText>
            </w:r>
            <w:r>
              <w:rPr>
                <w:noProof/>
                <w:webHidden/>
              </w:rPr>
            </w:r>
            <w:r>
              <w:rPr>
                <w:noProof/>
                <w:webHidden/>
              </w:rPr>
              <w:fldChar w:fldCharType="separate"/>
            </w:r>
            <w:r>
              <w:rPr>
                <w:noProof/>
                <w:webHidden/>
              </w:rPr>
              <w:t>237</w:t>
            </w:r>
            <w:r>
              <w:rPr>
                <w:noProof/>
                <w:webHidden/>
              </w:rPr>
              <w:fldChar w:fldCharType="end"/>
            </w:r>
          </w:hyperlink>
        </w:p>
        <w:p w14:paraId="43AD55C5" w14:textId="340BCF49"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2" w:history="1">
            <w:r w:rsidRPr="00724A7C">
              <w:rPr>
                <w:rStyle w:val="Hipervnculo"/>
                <w:noProof/>
              </w:rPr>
              <w:t>7.2.24.</w:t>
            </w:r>
            <w:r>
              <w:rPr>
                <w:rFonts w:asciiTheme="minorHAnsi" w:eastAsiaTheme="minorEastAsia" w:hAnsiTheme="minorHAnsi" w:cstheme="minorBidi"/>
                <w:noProof/>
                <w:kern w:val="2"/>
                <w14:ligatures w14:val="standardContextual"/>
              </w:rPr>
              <w:tab/>
            </w:r>
            <w:r w:rsidRPr="00724A7C">
              <w:rPr>
                <w:rStyle w:val="Hipervnculo"/>
                <w:noProof/>
              </w:rPr>
              <w:t>Vista Registro de Pago de Remuneración</w:t>
            </w:r>
            <w:r>
              <w:rPr>
                <w:noProof/>
                <w:webHidden/>
              </w:rPr>
              <w:tab/>
            </w:r>
            <w:r>
              <w:rPr>
                <w:noProof/>
                <w:webHidden/>
              </w:rPr>
              <w:fldChar w:fldCharType="begin"/>
            </w:r>
            <w:r>
              <w:rPr>
                <w:noProof/>
                <w:webHidden/>
              </w:rPr>
              <w:instrText xml:space="preserve"> PAGEREF _Toc242051102 \h </w:instrText>
            </w:r>
            <w:r>
              <w:rPr>
                <w:noProof/>
                <w:webHidden/>
              </w:rPr>
            </w:r>
            <w:r>
              <w:rPr>
                <w:noProof/>
                <w:webHidden/>
              </w:rPr>
              <w:fldChar w:fldCharType="separate"/>
            </w:r>
            <w:r>
              <w:rPr>
                <w:noProof/>
                <w:webHidden/>
              </w:rPr>
              <w:t>237</w:t>
            </w:r>
            <w:r>
              <w:rPr>
                <w:noProof/>
                <w:webHidden/>
              </w:rPr>
              <w:fldChar w:fldCharType="end"/>
            </w:r>
          </w:hyperlink>
        </w:p>
        <w:p w14:paraId="6BC04C04" w14:textId="08FC662A"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3" w:history="1">
            <w:r w:rsidRPr="00724A7C">
              <w:rPr>
                <w:rStyle w:val="Hipervnculo"/>
                <w:noProof/>
              </w:rPr>
              <w:t>7.2.25.</w:t>
            </w:r>
            <w:r>
              <w:rPr>
                <w:rFonts w:asciiTheme="minorHAnsi" w:eastAsiaTheme="minorEastAsia" w:hAnsiTheme="minorHAnsi" w:cstheme="minorBidi"/>
                <w:noProof/>
                <w:kern w:val="2"/>
                <w14:ligatures w14:val="standardContextual"/>
              </w:rPr>
              <w:tab/>
            </w:r>
            <w:r w:rsidRPr="00724A7C">
              <w:rPr>
                <w:rStyle w:val="Hipervnculo"/>
                <w:noProof/>
              </w:rPr>
              <w:t>Vista Detalle Remuneración</w:t>
            </w:r>
            <w:r>
              <w:rPr>
                <w:noProof/>
                <w:webHidden/>
              </w:rPr>
              <w:tab/>
            </w:r>
            <w:r>
              <w:rPr>
                <w:noProof/>
                <w:webHidden/>
              </w:rPr>
              <w:fldChar w:fldCharType="begin"/>
            </w:r>
            <w:r>
              <w:rPr>
                <w:noProof/>
                <w:webHidden/>
              </w:rPr>
              <w:instrText xml:space="preserve"> PAGEREF _Toc242051103 \h </w:instrText>
            </w:r>
            <w:r>
              <w:rPr>
                <w:noProof/>
                <w:webHidden/>
              </w:rPr>
            </w:r>
            <w:r>
              <w:rPr>
                <w:noProof/>
                <w:webHidden/>
              </w:rPr>
              <w:fldChar w:fldCharType="separate"/>
            </w:r>
            <w:r>
              <w:rPr>
                <w:noProof/>
                <w:webHidden/>
              </w:rPr>
              <w:t>237</w:t>
            </w:r>
            <w:r>
              <w:rPr>
                <w:noProof/>
                <w:webHidden/>
              </w:rPr>
              <w:fldChar w:fldCharType="end"/>
            </w:r>
          </w:hyperlink>
        </w:p>
        <w:p w14:paraId="4B313368" w14:textId="4041FDA7"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4" w:history="1">
            <w:r w:rsidRPr="00724A7C">
              <w:rPr>
                <w:rStyle w:val="Hipervnculo"/>
                <w:noProof/>
              </w:rPr>
              <w:t>7.2.26.</w:t>
            </w:r>
            <w:r>
              <w:rPr>
                <w:rFonts w:asciiTheme="minorHAnsi" w:eastAsiaTheme="minorEastAsia" w:hAnsiTheme="minorHAnsi" w:cstheme="minorBidi"/>
                <w:noProof/>
                <w:kern w:val="2"/>
                <w14:ligatures w14:val="standardContextual"/>
              </w:rPr>
              <w:tab/>
            </w:r>
            <w:r w:rsidRPr="00724A7C">
              <w:rPr>
                <w:rStyle w:val="Hipervnculo"/>
                <w:noProof/>
              </w:rPr>
              <w:t>Vista Catálogo de Empleados</w:t>
            </w:r>
            <w:r>
              <w:rPr>
                <w:noProof/>
                <w:webHidden/>
              </w:rPr>
              <w:tab/>
            </w:r>
            <w:r>
              <w:rPr>
                <w:noProof/>
                <w:webHidden/>
              </w:rPr>
              <w:fldChar w:fldCharType="begin"/>
            </w:r>
            <w:r>
              <w:rPr>
                <w:noProof/>
                <w:webHidden/>
              </w:rPr>
              <w:instrText xml:space="preserve"> PAGEREF _Toc242051104 \h </w:instrText>
            </w:r>
            <w:r>
              <w:rPr>
                <w:noProof/>
                <w:webHidden/>
              </w:rPr>
            </w:r>
            <w:r>
              <w:rPr>
                <w:noProof/>
                <w:webHidden/>
              </w:rPr>
              <w:fldChar w:fldCharType="separate"/>
            </w:r>
            <w:r>
              <w:rPr>
                <w:noProof/>
                <w:webHidden/>
              </w:rPr>
              <w:t>238</w:t>
            </w:r>
            <w:r>
              <w:rPr>
                <w:noProof/>
                <w:webHidden/>
              </w:rPr>
              <w:fldChar w:fldCharType="end"/>
            </w:r>
          </w:hyperlink>
        </w:p>
        <w:p w14:paraId="398E03A9" w14:textId="72F782AA"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5" w:history="1">
            <w:r w:rsidRPr="00724A7C">
              <w:rPr>
                <w:rStyle w:val="Hipervnculo"/>
                <w:noProof/>
              </w:rPr>
              <w:t>7.2.27.</w:t>
            </w:r>
            <w:r>
              <w:rPr>
                <w:rFonts w:asciiTheme="minorHAnsi" w:eastAsiaTheme="minorEastAsia" w:hAnsiTheme="minorHAnsi" w:cstheme="minorBidi"/>
                <w:noProof/>
                <w:kern w:val="2"/>
                <w14:ligatures w14:val="standardContextual"/>
              </w:rPr>
              <w:tab/>
            </w:r>
            <w:r w:rsidRPr="00724A7C">
              <w:rPr>
                <w:rStyle w:val="Hipervnculo"/>
                <w:noProof/>
              </w:rPr>
              <w:t>Vista Ficha Empleado</w:t>
            </w:r>
            <w:r>
              <w:rPr>
                <w:noProof/>
                <w:webHidden/>
              </w:rPr>
              <w:tab/>
            </w:r>
            <w:r>
              <w:rPr>
                <w:noProof/>
                <w:webHidden/>
              </w:rPr>
              <w:fldChar w:fldCharType="begin"/>
            </w:r>
            <w:r>
              <w:rPr>
                <w:noProof/>
                <w:webHidden/>
              </w:rPr>
              <w:instrText xml:space="preserve"> PAGEREF _Toc242051105 \h </w:instrText>
            </w:r>
            <w:r>
              <w:rPr>
                <w:noProof/>
                <w:webHidden/>
              </w:rPr>
            </w:r>
            <w:r>
              <w:rPr>
                <w:noProof/>
                <w:webHidden/>
              </w:rPr>
              <w:fldChar w:fldCharType="separate"/>
            </w:r>
            <w:r>
              <w:rPr>
                <w:noProof/>
                <w:webHidden/>
              </w:rPr>
              <w:t>238</w:t>
            </w:r>
            <w:r>
              <w:rPr>
                <w:noProof/>
                <w:webHidden/>
              </w:rPr>
              <w:fldChar w:fldCharType="end"/>
            </w:r>
          </w:hyperlink>
        </w:p>
        <w:p w14:paraId="182F2CEF" w14:textId="4ADD01F1"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6" w:history="1">
            <w:r w:rsidRPr="00724A7C">
              <w:rPr>
                <w:rStyle w:val="Hipervnculo"/>
                <w:noProof/>
              </w:rPr>
              <w:t>7.2.28.</w:t>
            </w:r>
            <w:r>
              <w:rPr>
                <w:rFonts w:asciiTheme="minorHAnsi" w:eastAsiaTheme="minorEastAsia" w:hAnsiTheme="minorHAnsi" w:cstheme="minorBidi"/>
                <w:noProof/>
                <w:kern w:val="2"/>
                <w14:ligatures w14:val="standardContextual"/>
              </w:rPr>
              <w:tab/>
            </w:r>
            <w:r w:rsidRPr="00724A7C">
              <w:rPr>
                <w:rStyle w:val="Hipervnculo"/>
                <w:noProof/>
              </w:rPr>
              <w:t>Vista Esquemas, Tarifas y Haberes</w:t>
            </w:r>
            <w:r>
              <w:rPr>
                <w:noProof/>
                <w:webHidden/>
              </w:rPr>
              <w:tab/>
            </w:r>
            <w:r>
              <w:rPr>
                <w:noProof/>
                <w:webHidden/>
              </w:rPr>
              <w:fldChar w:fldCharType="begin"/>
            </w:r>
            <w:r>
              <w:rPr>
                <w:noProof/>
                <w:webHidden/>
              </w:rPr>
              <w:instrText xml:space="preserve"> PAGEREF _Toc242051106 \h </w:instrText>
            </w:r>
            <w:r>
              <w:rPr>
                <w:noProof/>
                <w:webHidden/>
              </w:rPr>
            </w:r>
            <w:r>
              <w:rPr>
                <w:noProof/>
                <w:webHidden/>
              </w:rPr>
              <w:fldChar w:fldCharType="separate"/>
            </w:r>
            <w:r>
              <w:rPr>
                <w:noProof/>
                <w:webHidden/>
              </w:rPr>
              <w:t>238</w:t>
            </w:r>
            <w:r>
              <w:rPr>
                <w:noProof/>
                <w:webHidden/>
              </w:rPr>
              <w:fldChar w:fldCharType="end"/>
            </w:r>
          </w:hyperlink>
        </w:p>
        <w:p w14:paraId="64DB8BB0" w14:textId="23D73847"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7" w:history="1">
            <w:r w:rsidRPr="00724A7C">
              <w:rPr>
                <w:rStyle w:val="Hipervnculo"/>
                <w:noProof/>
              </w:rPr>
              <w:t>7.2.29.</w:t>
            </w:r>
            <w:r>
              <w:rPr>
                <w:rFonts w:asciiTheme="minorHAnsi" w:eastAsiaTheme="minorEastAsia" w:hAnsiTheme="minorHAnsi" w:cstheme="minorBidi"/>
                <w:noProof/>
                <w:kern w:val="2"/>
                <w14:ligatures w14:val="standardContextual"/>
              </w:rPr>
              <w:tab/>
            </w:r>
            <w:r w:rsidRPr="00724A7C">
              <w:rPr>
                <w:rStyle w:val="Hipervnculo"/>
                <w:noProof/>
              </w:rPr>
              <w:t>Vista Períodos de Remuneración</w:t>
            </w:r>
            <w:r>
              <w:rPr>
                <w:noProof/>
                <w:webHidden/>
              </w:rPr>
              <w:tab/>
            </w:r>
            <w:r>
              <w:rPr>
                <w:noProof/>
                <w:webHidden/>
              </w:rPr>
              <w:fldChar w:fldCharType="begin"/>
            </w:r>
            <w:r>
              <w:rPr>
                <w:noProof/>
                <w:webHidden/>
              </w:rPr>
              <w:instrText xml:space="preserve"> PAGEREF _Toc242051107 \h </w:instrText>
            </w:r>
            <w:r>
              <w:rPr>
                <w:noProof/>
                <w:webHidden/>
              </w:rPr>
            </w:r>
            <w:r>
              <w:rPr>
                <w:noProof/>
                <w:webHidden/>
              </w:rPr>
              <w:fldChar w:fldCharType="separate"/>
            </w:r>
            <w:r>
              <w:rPr>
                <w:noProof/>
                <w:webHidden/>
              </w:rPr>
              <w:t>238</w:t>
            </w:r>
            <w:r>
              <w:rPr>
                <w:noProof/>
                <w:webHidden/>
              </w:rPr>
              <w:fldChar w:fldCharType="end"/>
            </w:r>
          </w:hyperlink>
        </w:p>
        <w:p w14:paraId="558AC7FC" w14:textId="0012C046"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8" w:history="1">
            <w:r w:rsidRPr="00724A7C">
              <w:rPr>
                <w:rStyle w:val="Hipervnculo"/>
                <w:noProof/>
              </w:rPr>
              <w:t>7.2.30.</w:t>
            </w:r>
            <w:r>
              <w:rPr>
                <w:rFonts w:asciiTheme="minorHAnsi" w:eastAsiaTheme="minorEastAsia" w:hAnsiTheme="minorHAnsi" w:cstheme="minorBidi"/>
                <w:noProof/>
                <w:kern w:val="2"/>
                <w14:ligatures w14:val="standardContextual"/>
              </w:rPr>
              <w:tab/>
            </w:r>
            <w:r w:rsidRPr="00724A7C">
              <w:rPr>
                <w:rStyle w:val="Hipervnculo"/>
                <w:noProof/>
              </w:rPr>
              <w:t>Vista Documentos de Remuneración</w:t>
            </w:r>
            <w:r>
              <w:rPr>
                <w:noProof/>
                <w:webHidden/>
              </w:rPr>
              <w:tab/>
            </w:r>
            <w:r>
              <w:rPr>
                <w:noProof/>
                <w:webHidden/>
              </w:rPr>
              <w:fldChar w:fldCharType="begin"/>
            </w:r>
            <w:r>
              <w:rPr>
                <w:noProof/>
                <w:webHidden/>
              </w:rPr>
              <w:instrText xml:space="preserve"> PAGEREF _Toc242051108 \h </w:instrText>
            </w:r>
            <w:r>
              <w:rPr>
                <w:noProof/>
                <w:webHidden/>
              </w:rPr>
            </w:r>
            <w:r>
              <w:rPr>
                <w:noProof/>
                <w:webHidden/>
              </w:rPr>
              <w:fldChar w:fldCharType="separate"/>
            </w:r>
            <w:r>
              <w:rPr>
                <w:noProof/>
                <w:webHidden/>
              </w:rPr>
              <w:t>239</w:t>
            </w:r>
            <w:r>
              <w:rPr>
                <w:noProof/>
                <w:webHidden/>
              </w:rPr>
              <w:fldChar w:fldCharType="end"/>
            </w:r>
          </w:hyperlink>
        </w:p>
        <w:p w14:paraId="482701B6" w14:textId="6A3D25B8"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09" w:history="1">
            <w:r w:rsidRPr="00724A7C">
              <w:rPr>
                <w:rStyle w:val="Hipervnculo"/>
                <w:noProof/>
              </w:rPr>
              <w:t>7.2.31.</w:t>
            </w:r>
            <w:r>
              <w:rPr>
                <w:rFonts w:asciiTheme="minorHAnsi" w:eastAsiaTheme="minorEastAsia" w:hAnsiTheme="minorHAnsi" w:cstheme="minorBidi"/>
                <w:noProof/>
                <w:kern w:val="2"/>
                <w14:ligatures w14:val="standardContextual"/>
              </w:rPr>
              <w:tab/>
            </w:r>
            <w:r w:rsidRPr="00724A7C">
              <w:rPr>
                <w:rStyle w:val="Hipervnculo"/>
                <w:noProof/>
              </w:rPr>
              <w:t>Vista Dashboard</w:t>
            </w:r>
            <w:r>
              <w:rPr>
                <w:noProof/>
                <w:webHidden/>
              </w:rPr>
              <w:tab/>
            </w:r>
            <w:r>
              <w:rPr>
                <w:noProof/>
                <w:webHidden/>
              </w:rPr>
              <w:fldChar w:fldCharType="begin"/>
            </w:r>
            <w:r>
              <w:rPr>
                <w:noProof/>
                <w:webHidden/>
              </w:rPr>
              <w:instrText xml:space="preserve"> PAGEREF _Toc242051109 \h </w:instrText>
            </w:r>
            <w:r>
              <w:rPr>
                <w:noProof/>
                <w:webHidden/>
              </w:rPr>
            </w:r>
            <w:r>
              <w:rPr>
                <w:noProof/>
                <w:webHidden/>
              </w:rPr>
              <w:fldChar w:fldCharType="separate"/>
            </w:r>
            <w:r>
              <w:rPr>
                <w:noProof/>
                <w:webHidden/>
              </w:rPr>
              <w:t>239</w:t>
            </w:r>
            <w:r>
              <w:rPr>
                <w:noProof/>
                <w:webHidden/>
              </w:rPr>
              <w:fldChar w:fldCharType="end"/>
            </w:r>
          </w:hyperlink>
        </w:p>
        <w:p w14:paraId="1B7983ED" w14:textId="4B6EE330"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10" w:history="1">
            <w:r w:rsidRPr="00724A7C">
              <w:rPr>
                <w:rStyle w:val="Hipervnculo"/>
                <w:noProof/>
              </w:rPr>
              <w:t>7.2.32.</w:t>
            </w:r>
            <w:r>
              <w:rPr>
                <w:rFonts w:asciiTheme="minorHAnsi" w:eastAsiaTheme="minorEastAsia" w:hAnsiTheme="minorHAnsi" w:cstheme="minorBidi"/>
                <w:noProof/>
                <w:kern w:val="2"/>
                <w14:ligatures w14:val="standardContextual"/>
              </w:rPr>
              <w:tab/>
            </w:r>
            <w:r w:rsidRPr="00724A7C">
              <w:rPr>
                <w:rStyle w:val="Hipervnculo"/>
                <w:noProof/>
              </w:rPr>
              <w:t>Vista Solicitudes de Crédito</w:t>
            </w:r>
            <w:r>
              <w:rPr>
                <w:noProof/>
                <w:webHidden/>
              </w:rPr>
              <w:tab/>
            </w:r>
            <w:r>
              <w:rPr>
                <w:noProof/>
                <w:webHidden/>
              </w:rPr>
              <w:fldChar w:fldCharType="begin"/>
            </w:r>
            <w:r>
              <w:rPr>
                <w:noProof/>
                <w:webHidden/>
              </w:rPr>
              <w:instrText xml:space="preserve"> PAGEREF _Toc242051110 \h </w:instrText>
            </w:r>
            <w:r>
              <w:rPr>
                <w:noProof/>
                <w:webHidden/>
              </w:rPr>
            </w:r>
            <w:r>
              <w:rPr>
                <w:noProof/>
                <w:webHidden/>
              </w:rPr>
              <w:fldChar w:fldCharType="separate"/>
            </w:r>
            <w:r>
              <w:rPr>
                <w:noProof/>
                <w:webHidden/>
              </w:rPr>
              <w:t>239</w:t>
            </w:r>
            <w:r>
              <w:rPr>
                <w:noProof/>
                <w:webHidden/>
              </w:rPr>
              <w:fldChar w:fldCharType="end"/>
            </w:r>
          </w:hyperlink>
        </w:p>
        <w:p w14:paraId="1FC6E8A7" w14:textId="4DB3C52E" w:rsidR="000B61E7" w:rsidRDefault="000B61E7">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51111" w:history="1">
            <w:r w:rsidRPr="00724A7C">
              <w:rPr>
                <w:rStyle w:val="Hipervnculo"/>
                <w:noProof/>
              </w:rPr>
              <w:t>7.2.33.</w:t>
            </w:r>
            <w:r>
              <w:rPr>
                <w:rFonts w:asciiTheme="minorHAnsi" w:eastAsiaTheme="minorEastAsia" w:hAnsiTheme="minorHAnsi" w:cstheme="minorBidi"/>
                <w:noProof/>
                <w:kern w:val="2"/>
                <w14:ligatures w14:val="standardContextual"/>
              </w:rPr>
              <w:tab/>
            </w:r>
            <w:r w:rsidRPr="00724A7C">
              <w:rPr>
                <w:rStyle w:val="Hipervnculo"/>
                <w:noProof/>
              </w:rPr>
              <w:t>Vista Auditoría</w:t>
            </w:r>
            <w:r>
              <w:rPr>
                <w:noProof/>
                <w:webHidden/>
              </w:rPr>
              <w:tab/>
            </w:r>
            <w:r>
              <w:rPr>
                <w:noProof/>
                <w:webHidden/>
              </w:rPr>
              <w:fldChar w:fldCharType="begin"/>
            </w:r>
            <w:r>
              <w:rPr>
                <w:noProof/>
                <w:webHidden/>
              </w:rPr>
              <w:instrText xml:space="preserve"> PAGEREF _Toc242051111 \h </w:instrText>
            </w:r>
            <w:r>
              <w:rPr>
                <w:noProof/>
                <w:webHidden/>
              </w:rPr>
            </w:r>
            <w:r>
              <w:rPr>
                <w:noProof/>
                <w:webHidden/>
              </w:rPr>
              <w:fldChar w:fldCharType="separate"/>
            </w:r>
            <w:r>
              <w:rPr>
                <w:noProof/>
                <w:webHidden/>
              </w:rPr>
              <w:t>239</w:t>
            </w:r>
            <w:r>
              <w:rPr>
                <w:noProof/>
                <w:webHidden/>
              </w:rPr>
              <w:fldChar w:fldCharType="end"/>
            </w:r>
          </w:hyperlink>
        </w:p>
        <w:p w14:paraId="2CD80212" w14:textId="423507C9"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112" w:history="1">
            <w:r w:rsidRPr="00724A7C">
              <w:rPr>
                <w:rStyle w:val="Hipervnculo"/>
                <w:rFonts w:eastAsia="Times New Roman" w:cs="Times New Roman"/>
                <w:noProof/>
              </w:rPr>
              <w:t>8.</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Retrospectiva</w:t>
            </w:r>
            <w:r>
              <w:rPr>
                <w:noProof/>
                <w:webHidden/>
              </w:rPr>
              <w:tab/>
            </w:r>
            <w:r>
              <w:rPr>
                <w:noProof/>
                <w:webHidden/>
              </w:rPr>
              <w:fldChar w:fldCharType="begin"/>
            </w:r>
            <w:r>
              <w:rPr>
                <w:noProof/>
                <w:webHidden/>
              </w:rPr>
              <w:instrText xml:space="preserve"> PAGEREF _Toc242051112 \h </w:instrText>
            </w:r>
            <w:r>
              <w:rPr>
                <w:noProof/>
                <w:webHidden/>
              </w:rPr>
            </w:r>
            <w:r>
              <w:rPr>
                <w:noProof/>
                <w:webHidden/>
              </w:rPr>
              <w:fldChar w:fldCharType="separate"/>
            </w:r>
            <w:r>
              <w:rPr>
                <w:noProof/>
                <w:webHidden/>
              </w:rPr>
              <w:t>265</w:t>
            </w:r>
            <w:r>
              <w:rPr>
                <w:noProof/>
                <w:webHidden/>
              </w:rPr>
              <w:fldChar w:fldCharType="end"/>
            </w:r>
          </w:hyperlink>
        </w:p>
        <w:p w14:paraId="75D4373D" w14:textId="3C330095"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113" w:history="1">
            <w:r w:rsidRPr="00724A7C">
              <w:rPr>
                <w:rStyle w:val="Hipervnculo"/>
                <w:rFonts w:eastAsia="Times New Roman" w:cs="Times New Roman"/>
                <w:noProof/>
              </w:rPr>
              <w:t>8.1. Backlog</w:t>
            </w:r>
            <w:r>
              <w:rPr>
                <w:noProof/>
                <w:webHidden/>
              </w:rPr>
              <w:tab/>
            </w:r>
            <w:r>
              <w:rPr>
                <w:noProof/>
                <w:webHidden/>
              </w:rPr>
              <w:fldChar w:fldCharType="begin"/>
            </w:r>
            <w:r>
              <w:rPr>
                <w:noProof/>
                <w:webHidden/>
              </w:rPr>
              <w:instrText xml:space="preserve"> PAGEREF _Toc242051113 \h </w:instrText>
            </w:r>
            <w:r>
              <w:rPr>
                <w:noProof/>
                <w:webHidden/>
              </w:rPr>
            </w:r>
            <w:r>
              <w:rPr>
                <w:noProof/>
                <w:webHidden/>
              </w:rPr>
              <w:fldChar w:fldCharType="separate"/>
            </w:r>
            <w:r>
              <w:rPr>
                <w:noProof/>
                <w:webHidden/>
              </w:rPr>
              <w:t>265</w:t>
            </w:r>
            <w:r>
              <w:rPr>
                <w:noProof/>
                <w:webHidden/>
              </w:rPr>
              <w:fldChar w:fldCharType="end"/>
            </w:r>
          </w:hyperlink>
        </w:p>
        <w:p w14:paraId="69582308" w14:textId="603C5762"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114" w:history="1">
            <w:r w:rsidRPr="00724A7C">
              <w:rPr>
                <w:rStyle w:val="Hipervnculo"/>
                <w:rFonts w:eastAsia="Times New Roman" w:cs="Times New Roman"/>
                <w:noProof/>
              </w:rPr>
              <w:t>8.1.</w:t>
            </w:r>
            <w:r>
              <w:rPr>
                <w:rFonts w:asciiTheme="minorHAnsi" w:eastAsiaTheme="minorEastAsia" w:hAnsiTheme="minorHAnsi" w:cstheme="minorBidi"/>
                <w:noProof/>
                <w:kern w:val="2"/>
                <w14:ligatures w14:val="standardContextual"/>
              </w:rPr>
              <w:tab/>
            </w:r>
            <w:r w:rsidRPr="00724A7C">
              <w:rPr>
                <w:rStyle w:val="Hipervnculo"/>
                <w:rFonts w:eastAsia="Times New Roman" w:cs="Times New Roman"/>
                <w:noProof/>
              </w:rPr>
              <w:t>Burn-Up del Incremento 3</w:t>
            </w:r>
            <w:r>
              <w:rPr>
                <w:noProof/>
                <w:webHidden/>
              </w:rPr>
              <w:tab/>
            </w:r>
            <w:r>
              <w:rPr>
                <w:noProof/>
                <w:webHidden/>
              </w:rPr>
              <w:fldChar w:fldCharType="begin"/>
            </w:r>
            <w:r>
              <w:rPr>
                <w:noProof/>
                <w:webHidden/>
              </w:rPr>
              <w:instrText xml:space="preserve"> PAGEREF _Toc242051114 \h </w:instrText>
            </w:r>
            <w:r>
              <w:rPr>
                <w:noProof/>
                <w:webHidden/>
              </w:rPr>
            </w:r>
            <w:r>
              <w:rPr>
                <w:noProof/>
                <w:webHidden/>
              </w:rPr>
              <w:fldChar w:fldCharType="separate"/>
            </w:r>
            <w:r>
              <w:rPr>
                <w:noProof/>
                <w:webHidden/>
              </w:rPr>
              <w:t>266</w:t>
            </w:r>
            <w:r>
              <w:rPr>
                <w:noProof/>
                <w:webHidden/>
              </w:rPr>
              <w:fldChar w:fldCharType="end"/>
            </w:r>
          </w:hyperlink>
        </w:p>
        <w:p w14:paraId="7544DE1E" w14:textId="437E0F8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115" w:history="1">
            <w:r w:rsidRPr="00724A7C">
              <w:rPr>
                <w:rStyle w:val="Hipervnculo"/>
                <w:rFonts w:eastAsia="Times New Roman" w:cs="Times New Roman"/>
                <w:noProof/>
              </w:rPr>
              <w:t>8.2. Burn-Down del incremento 3</w:t>
            </w:r>
            <w:r>
              <w:rPr>
                <w:noProof/>
                <w:webHidden/>
              </w:rPr>
              <w:tab/>
            </w:r>
            <w:r>
              <w:rPr>
                <w:noProof/>
                <w:webHidden/>
              </w:rPr>
              <w:fldChar w:fldCharType="begin"/>
            </w:r>
            <w:r>
              <w:rPr>
                <w:noProof/>
                <w:webHidden/>
              </w:rPr>
              <w:instrText xml:space="preserve"> PAGEREF _Toc242051115 \h </w:instrText>
            </w:r>
            <w:r>
              <w:rPr>
                <w:noProof/>
                <w:webHidden/>
              </w:rPr>
            </w:r>
            <w:r>
              <w:rPr>
                <w:noProof/>
                <w:webHidden/>
              </w:rPr>
              <w:fldChar w:fldCharType="separate"/>
            </w:r>
            <w:r>
              <w:rPr>
                <w:noProof/>
                <w:webHidden/>
              </w:rPr>
              <w:t>267</w:t>
            </w:r>
            <w:r>
              <w:rPr>
                <w:noProof/>
                <w:webHidden/>
              </w:rPr>
              <w:fldChar w:fldCharType="end"/>
            </w:r>
          </w:hyperlink>
        </w:p>
        <w:p w14:paraId="6E0A1A89" w14:textId="3B9DE70C"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116" w:history="1">
            <w:r w:rsidRPr="00724A7C">
              <w:rPr>
                <w:rStyle w:val="Hipervnculo"/>
                <w:rFonts w:eastAsia="Times New Roman" w:cs="Times New Roman"/>
                <w:noProof/>
              </w:rPr>
              <w:t>8.3. Burn Up acumulado de Incremento 1 e Incremento 2 e Incremento 3</w:t>
            </w:r>
            <w:r>
              <w:rPr>
                <w:noProof/>
                <w:webHidden/>
              </w:rPr>
              <w:tab/>
            </w:r>
            <w:r>
              <w:rPr>
                <w:noProof/>
                <w:webHidden/>
              </w:rPr>
              <w:fldChar w:fldCharType="begin"/>
            </w:r>
            <w:r>
              <w:rPr>
                <w:noProof/>
                <w:webHidden/>
              </w:rPr>
              <w:instrText xml:space="preserve"> PAGEREF _Toc242051116 \h </w:instrText>
            </w:r>
            <w:r>
              <w:rPr>
                <w:noProof/>
                <w:webHidden/>
              </w:rPr>
            </w:r>
            <w:r>
              <w:rPr>
                <w:noProof/>
                <w:webHidden/>
              </w:rPr>
              <w:fldChar w:fldCharType="separate"/>
            </w:r>
            <w:r>
              <w:rPr>
                <w:noProof/>
                <w:webHidden/>
              </w:rPr>
              <w:t>268</w:t>
            </w:r>
            <w:r>
              <w:rPr>
                <w:noProof/>
                <w:webHidden/>
              </w:rPr>
              <w:fldChar w:fldCharType="end"/>
            </w:r>
          </w:hyperlink>
        </w:p>
        <w:p w14:paraId="14A8DA81" w14:textId="02C9F614" w:rsidR="000B61E7" w:rsidRDefault="000B61E7">
          <w:pPr>
            <w:pStyle w:val="TDC2"/>
            <w:tabs>
              <w:tab w:val="right" w:leader="dot" w:pos="9394"/>
            </w:tabs>
            <w:rPr>
              <w:rFonts w:asciiTheme="minorHAnsi" w:eastAsiaTheme="minorEastAsia" w:hAnsiTheme="minorHAnsi" w:cstheme="minorBidi"/>
              <w:noProof/>
              <w:kern w:val="2"/>
              <w14:ligatures w14:val="standardContextual"/>
            </w:rPr>
          </w:pPr>
          <w:hyperlink w:anchor="_Toc242051117" w:history="1">
            <w:r w:rsidRPr="00724A7C">
              <w:rPr>
                <w:rStyle w:val="Hipervnculo"/>
                <w:rFonts w:eastAsia="Times New Roman" w:cs="Times New Roman"/>
                <w:noProof/>
              </w:rPr>
              <w:t>8.4. Burn Up acumulado de Incremento 1 e Incremento 2 e Incremento 3</w:t>
            </w:r>
            <w:r>
              <w:rPr>
                <w:noProof/>
                <w:webHidden/>
              </w:rPr>
              <w:tab/>
            </w:r>
            <w:r>
              <w:rPr>
                <w:noProof/>
                <w:webHidden/>
              </w:rPr>
              <w:fldChar w:fldCharType="begin"/>
            </w:r>
            <w:r>
              <w:rPr>
                <w:noProof/>
                <w:webHidden/>
              </w:rPr>
              <w:instrText xml:space="preserve"> PAGEREF _Toc242051117 \h </w:instrText>
            </w:r>
            <w:r>
              <w:rPr>
                <w:noProof/>
                <w:webHidden/>
              </w:rPr>
            </w:r>
            <w:r>
              <w:rPr>
                <w:noProof/>
                <w:webHidden/>
              </w:rPr>
              <w:fldChar w:fldCharType="separate"/>
            </w:r>
            <w:r>
              <w:rPr>
                <w:noProof/>
                <w:webHidden/>
              </w:rPr>
              <w:t>269</w:t>
            </w:r>
            <w:r>
              <w:rPr>
                <w:noProof/>
                <w:webHidden/>
              </w:rPr>
              <w:fldChar w:fldCharType="end"/>
            </w:r>
          </w:hyperlink>
        </w:p>
        <w:p w14:paraId="2CD34D86" w14:textId="1121B7CB" w:rsidR="000B61E7" w:rsidRDefault="000B61E7">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51118" w:history="1">
            <w:r w:rsidRPr="00724A7C">
              <w:rPr>
                <w:rStyle w:val="Hipervnculo"/>
                <w:noProof/>
              </w:rPr>
              <w:t>9.</w:t>
            </w:r>
            <w:r>
              <w:rPr>
                <w:rFonts w:asciiTheme="minorHAnsi" w:eastAsiaTheme="minorEastAsia" w:hAnsiTheme="minorHAnsi" w:cstheme="minorBidi"/>
                <w:noProof/>
                <w:kern w:val="2"/>
                <w14:ligatures w14:val="standardContextual"/>
              </w:rPr>
              <w:tab/>
            </w:r>
            <w:r w:rsidRPr="00724A7C">
              <w:rPr>
                <w:rStyle w:val="Hipervnculo"/>
                <w:noProof/>
              </w:rPr>
              <w:t>Anexo</w:t>
            </w:r>
            <w:r>
              <w:rPr>
                <w:noProof/>
                <w:webHidden/>
              </w:rPr>
              <w:tab/>
            </w:r>
            <w:r>
              <w:rPr>
                <w:noProof/>
                <w:webHidden/>
              </w:rPr>
              <w:fldChar w:fldCharType="begin"/>
            </w:r>
            <w:r>
              <w:rPr>
                <w:noProof/>
                <w:webHidden/>
              </w:rPr>
              <w:instrText xml:space="preserve"> PAGEREF _Toc242051118 \h </w:instrText>
            </w:r>
            <w:r>
              <w:rPr>
                <w:noProof/>
                <w:webHidden/>
              </w:rPr>
            </w:r>
            <w:r>
              <w:rPr>
                <w:noProof/>
                <w:webHidden/>
              </w:rPr>
              <w:fldChar w:fldCharType="separate"/>
            </w:r>
            <w:r>
              <w:rPr>
                <w:noProof/>
                <w:webHidden/>
              </w:rPr>
              <w:t>271</w:t>
            </w:r>
            <w:r>
              <w:rPr>
                <w:noProof/>
                <w:webHidden/>
              </w:rPr>
              <w:fldChar w:fldCharType="end"/>
            </w:r>
          </w:hyperlink>
        </w:p>
        <w:p w14:paraId="4151CC2C" w14:textId="3B6CA27E" w:rsidR="000B61E7" w:rsidRDefault="000B61E7">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51119" w:history="1">
            <w:r w:rsidRPr="00724A7C">
              <w:rPr>
                <w:rStyle w:val="Hipervnculo"/>
                <w:noProof/>
              </w:rPr>
              <w:t>9.1.</w:t>
            </w:r>
            <w:r>
              <w:rPr>
                <w:rFonts w:asciiTheme="minorHAnsi" w:eastAsiaTheme="minorEastAsia" w:hAnsiTheme="minorHAnsi" w:cstheme="minorBidi"/>
                <w:noProof/>
                <w:kern w:val="2"/>
                <w14:ligatures w14:val="standardContextual"/>
              </w:rPr>
              <w:tab/>
            </w:r>
            <w:r w:rsidRPr="00724A7C">
              <w:rPr>
                <w:rStyle w:val="Hipervnculo"/>
                <w:noProof/>
              </w:rPr>
              <w:t>Evidencias de Pruebas</w:t>
            </w:r>
            <w:r>
              <w:rPr>
                <w:noProof/>
                <w:webHidden/>
              </w:rPr>
              <w:tab/>
            </w:r>
            <w:r>
              <w:rPr>
                <w:noProof/>
                <w:webHidden/>
              </w:rPr>
              <w:fldChar w:fldCharType="begin"/>
            </w:r>
            <w:r>
              <w:rPr>
                <w:noProof/>
                <w:webHidden/>
              </w:rPr>
              <w:instrText xml:space="preserve"> PAGEREF _Toc242051119 \h </w:instrText>
            </w:r>
            <w:r>
              <w:rPr>
                <w:noProof/>
                <w:webHidden/>
              </w:rPr>
            </w:r>
            <w:r>
              <w:rPr>
                <w:noProof/>
                <w:webHidden/>
              </w:rPr>
              <w:fldChar w:fldCharType="separate"/>
            </w:r>
            <w:r>
              <w:rPr>
                <w:noProof/>
                <w:webHidden/>
              </w:rPr>
              <w:t>271</w:t>
            </w:r>
            <w:r>
              <w:rPr>
                <w:noProof/>
                <w:webHidden/>
              </w:rPr>
              <w:fldChar w:fldCharType="end"/>
            </w:r>
          </w:hyperlink>
        </w:p>
        <w:p w14:paraId="7A127A30" w14:textId="69459A63" w:rsidR="000B61E7" w:rsidRDefault="000B61E7">
          <w:pPr>
            <w:pStyle w:val="TDC1"/>
            <w:tabs>
              <w:tab w:val="right" w:leader="dot" w:pos="9394"/>
            </w:tabs>
            <w:rPr>
              <w:rFonts w:asciiTheme="minorHAnsi" w:eastAsiaTheme="minorEastAsia" w:hAnsiTheme="minorHAnsi" w:cstheme="minorBidi"/>
              <w:noProof/>
              <w:kern w:val="2"/>
              <w14:ligatures w14:val="standardContextual"/>
            </w:rPr>
          </w:pPr>
          <w:hyperlink w:anchor="_Toc242051120" w:history="1">
            <w:bookmarkStart w:id="0" w:name="_Toc242051017"/>
            <w:r w:rsidRPr="00724A7C">
              <w:rPr>
                <w:rStyle w:val="Hipervnculo"/>
                <w:noProof/>
              </w:rPr>
              <w:drawing>
                <wp:inline distT="0" distB="0" distL="0" distR="0" wp14:anchorId="74774F2F" wp14:editId="2025C399">
                  <wp:extent cx="5981700" cy="1838325"/>
                  <wp:effectExtent l="0" t="0" r="0" b="0"/>
                  <wp:docPr id="1955056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2949" name="Picture 1531932949"/>
                          <pic:cNvPicPr/>
                        </pic:nvPicPr>
                        <pic:blipFill>
                          <a:blip r:embed="rId11">
                            <a:extLst>
                              <a:ext uri="{28A0092B-C50C-407E-A947-70E740481C1C}">
                                <a14:useLocalDpi xmlns:a14="http://schemas.microsoft.com/office/drawing/2010/main"/>
                              </a:ext>
                            </a:extLst>
                          </a:blip>
                          <a:stretch>
                            <a:fillRect/>
                          </a:stretch>
                        </pic:blipFill>
                        <pic:spPr>
                          <a:xfrm>
                            <a:off x="0" y="0"/>
                            <a:ext cx="5981700" cy="1838325"/>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_Toc242051120 \h </w:instrText>
            </w:r>
            <w:r>
              <w:rPr>
                <w:noProof/>
                <w:webHidden/>
              </w:rPr>
            </w:r>
            <w:r>
              <w:rPr>
                <w:noProof/>
                <w:webHidden/>
              </w:rPr>
              <w:fldChar w:fldCharType="separate"/>
            </w:r>
            <w:r>
              <w:rPr>
                <w:noProof/>
                <w:webHidden/>
              </w:rPr>
              <w:t>271</w:t>
            </w:r>
            <w:r>
              <w:rPr>
                <w:noProof/>
                <w:webHidden/>
              </w:rPr>
              <w:fldChar w:fldCharType="end"/>
            </w:r>
          </w:hyperlink>
        </w:p>
        <w:p w14:paraId="41F0372A" w14:textId="31E68B35" w:rsidR="005E2843" w:rsidRDefault="005E2843">
          <w:r>
            <w:rPr>
              <w:b/>
              <w:bCs/>
              <w:lang w:val="es-ES"/>
            </w:rPr>
            <w:fldChar w:fldCharType="end"/>
          </w:r>
        </w:p>
      </w:sdtContent>
    </w:sdt>
    <w:p w14:paraId="11A00DC6" w14:textId="77777777" w:rsidR="005E2843" w:rsidRDefault="005E2843">
      <w:pPr>
        <w:pStyle w:val="Tabladeilustraciones"/>
        <w:tabs>
          <w:tab w:val="right" w:leader="dot" w:pos="9394"/>
        </w:tabs>
        <w:rPr>
          <w:b/>
          <w:bCs/>
          <w:smallCaps/>
          <w:sz w:val="28"/>
          <w:szCs w:val="28"/>
        </w:rPr>
      </w:pPr>
    </w:p>
    <w:p w14:paraId="7A47F823" w14:textId="77777777" w:rsidR="005E2843" w:rsidRDefault="005E2843">
      <w:pPr>
        <w:pStyle w:val="Tabladeilustraciones"/>
        <w:tabs>
          <w:tab w:val="right" w:leader="dot" w:pos="9394"/>
        </w:tabs>
        <w:rPr>
          <w:b/>
          <w:bCs/>
          <w:smallCaps/>
          <w:sz w:val="28"/>
          <w:szCs w:val="28"/>
        </w:rPr>
      </w:pPr>
    </w:p>
    <w:p w14:paraId="4EC73359" w14:textId="77777777" w:rsidR="005E2843" w:rsidRDefault="005E2843">
      <w:pPr>
        <w:pStyle w:val="Tabladeilustraciones"/>
        <w:tabs>
          <w:tab w:val="right" w:leader="dot" w:pos="9394"/>
        </w:tabs>
        <w:rPr>
          <w:b/>
          <w:bCs/>
          <w:smallCaps/>
          <w:sz w:val="28"/>
          <w:szCs w:val="28"/>
        </w:rPr>
      </w:pPr>
    </w:p>
    <w:p w14:paraId="4E3DCABC" w14:textId="77777777" w:rsidR="005E2843" w:rsidRDefault="005E2843">
      <w:pPr>
        <w:pStyle w:val="Tabladeilustraciones"/>
        <w:tabs>
          <w:tab w:val="right" w:leader="dot" w:pos="9394"/>
        </w:tabs>
        <w:rPr>
          <w:b/>
          <w:bCs/>
          <w:smallCaps/>
          <w:sz w:val="28"/>
          <w:szCs w:val="28"/>
        </w:rPr>
      </w:pPr>
    </w:p>
    <w:p w14:paraId="52B975EE" w14:textId="77777777" w:rsidR="005E2843" w:rsidRDefault="005E2843">
      <w:pPr>
        <w:pStyle w:val="Tabladeilustraciones"/>
        <w:tabs>
          <w:tab w:val="right" w:leader="dot" w:pos="9394"/>
        </w:tabs>
        <w:rPr>
          <w:b/>
          <w:bCs/>
          <w:smallCaps/>
          <w:sz w:val="28"/>
          <w:szCs w:val="28"/>
        </w:rPr>
      </w:pPr>
    </w:p>
    <w:p w14:paraId="0FA32A78" w14:textId="77777777" w:rsidR="00073C7C" w:rsidRDefault="00073C7C" w:rsidP="00073C7C"/>
    <w:p w14:paraId="14926521" w14:textId="77777777" w:rsidR="00073C7C" w:rsidRDefault="00073C7C" w:rsidP="00073C7C"/>
    <w:p w14:paraId="1353DFD1" w14:textId="77777777" w:rsidR="00073C7C" w:rsidRPr="00073C7C" w:rsidRDefault="00073C7C" w:rsidP="00073C7C"/>
    <w:p w14:paraId="6D466984" w14:textId="77777777" w:rsidR="00FB1FB3" w:rsidRPr="00FB1FB3" w:rsidRDefault="00FB1FB3" w:rsidP="00FB1FB3"/>
    <w:p w14:paraId="566EFF53" w14:textId="3AB5D4B9" w:rsidR="00F06961" w:rsidRDefault="00FB1FB3">
      <w:pPr>
        <w:pStyle w:val="Tabladeilustraciones"/>
        <w:tabs>
          <w:tab w:val="right" w:leader="dot" w:pos="9394"/>
        </w:tabs>
        <w:rPr>
          <w:b/>
          <w:bCs/>
          <w:smallCaps/>
          <w:sz w:val="28"/>
          <w:szCs w:val="28"/>
        </w:rPr>
      </w:pPr>
      <w:r>
        <w:rPr>
          <w:b/>
          <w:bCs/>
          <w:smallCaps/>
          <w:sz w:val="28"/>
          <w:szCs w:val="28"/>
        </w:rPr>
        <w:t>Índice</w:t>
      </w:r>
      <w:r w:rsidR="00F06961">
        <w:rPr>
          <w:b/>
          <w:bCs/>
          <w:smallCaps/>
          <w:sz w:val="28"/>
          <w:szCs w:val="28"/>
        </w:rPr>
        <w:t xml:space="preserve"> de tabla</w:t>
      </w:r>
    </w:p>
    <w:p w14:paraId="6F87CB29" w14:textId="77777777" w:rsidR="00FB1FB3" w:rsidRPr="00FB1FB3" w:rsidRDefault="00FB1FB3" w:rsidP="00FB1FB3"/>
    <w:p w14:paraId="584BED02" w14:textId="2C0A95CB" w:rsidR="000462BE" w:rsidRDefault="005E2843">
      <w:pPr>
        <w:pStyle w:val="Tabladeilustraciones"/>
        <w:tabs>
          <w:tab w:val="right" w:leader="dot" w:pos="9394"/>
        </w:tabs>
        <w:rPr>
          <w:rFonts w:asciiTheme="minorHAnsi" w:eastAsiaTheme="minorEastAsia" w:hAnsiTheme="minorHAnsi" w:cstheme="minorBidi"/>
          <w:noProof/>
          <w:kern w:val="2"/>
          <w14:ligatures w14:val="standardContextual"/>
        </w:rPr>
      </w:pPr>
      <w:r>
        <w:rPr>
          <w:b/>
          <w:bCs/>
          <w:smallCaps/>
          <w:sz w:val="28"/>
          <w:szCs w:val="28"/>
        </w:rPr>
        <w:fldChar w:fldCharType="begin"/>
      </w:r>
      <w:r>
        <w:rPr>
          <w:b/>
          <w:bCs/>
          <w:smallCaps/>
          <w:sz w:val="28"/>
          <w:szCs w:val="28"/>
        </w:rPr>
        <w:instrText xml:space="preserve"> TOC \h \z \c "Tabla" </w:instrText>
      </w:r>
      <w:r>
        <w:rPr>
          <w:b/>
          <w:bCs/>
          <w:smallCaps/>
          <w:sz w:val="28"/>
          <w:szCs w:val="28"/>
        </w:rPr>
        <w:fldChar w:fldCharType="separate"/>
      </w:r>
      <w:hyperlink w:anchor="_Toc242050152" w:history="1">
        <w:r w:rsidR="000462BE" w:rsidRPr="00785980">
          <w:rPr>
            <w:rStyle w:val="Hipervnculo"/>
            <w:noProof/>
          </w:rPr>
          <w:t>Tabla 1.1 “Distribución de requerimientos funcionales por incremento”.</w:t>
        </w:r>
        <w:r w:rsidR="000462BE">
          <w:rPr>
            <w:noProof/>
            <w:webHidden/>
          </w:rPr>
          <w:tab/>
        </w:r>
        <w:r w:rsidR="000462BE">
          <w:rPr>
            <w:noProof/>
            <w:webHidden/>
          </w:rPr>
          <w:fldChar w:fldCharType="begin"/>
        </w:r>
        <w:r w:rsidR="000462BE">
          <w:rPr>
            <w:noProof/>
            <w:webHidden/>
          </w:rPr>
          <w:instrText xml:space="preserve"> PAGEREF _Toc242050152 \h </w:instrText>
        </w:r>
        <w:r w:rsidR="000462BE">
          <w:rPr>
            <w:noProof/>
            <w:webHidden/>
          </w:rPr>
        </w:r>
        <w:r w:rsidR="000462BE">
          <w:rPr>
            <w:noProof/>
            <w:webHidden/>
          </w:rPr>
          <w:fldChar w:fldCharType="separate"/>
        </w:r>
        <w:r w:rsidR="000462BE">
          <w:rPr>
            <w:noProof/>
            <w:webHidden/>
          </w:rPr>
          <w:t>9</w:t>
        </w:r>
        <w:r w:rsidR="000462BE">
          <w:rPr>
            <w:noProof/>
            <w:webHidden/>
          </w:rPr>
          <w:fldChar w:fldCharType="end"/>
        </w:r>
      </w:hyperlink>
    </w:p>
    <w:p w14:paraId="73D038F8" w14:textId="4C217611"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3" w:history="1">
        <w:r w:rsidRPr="00785980">
          <w:rPr>
            <w:rStyle w:val="Hipervnculo"/>
            <w:noProof/>
          </w:rPr>
          <w:t>Tabla 1.2 “Tabla de Requerimientos Funcionales en UR bajo el estándar ESA correspondiente al módulo 6 de Requerimientos”.</w:t>
        </w:r>
        <w:r>
          <w:rPr>
            <w:noProof/>
            <w:webHidden/>
          </w:rPr>
          <w:tab/>
        </w:r>
        <w:r>
          <w:rPr>
            <w:noProof/>
            <w:webHidden/>
          </w:rPr>
          <w:fldChar w:fldCharType="begin"/>
        </w:r>
        <w:r>
          <w:rPr>
            <w:noProof/>
            <w:webHidden/>
          </w:rPr>
          <w:instrText xml:space="preserve"> PAGEREF _Toc242050153 \h </w:instrText>
        </w:r>
        <w:r>
          <w:rPr>
            <w:noProof/>
            <w:webHidden/>
          </w:rPr>
        </w:r>
        <w:r>
          <w:rPr>
            <w:noProof/>
            <w:webHidden/>
          </w:rPr>
          <w:fldChar w:fldCharType="separate"/>
        </w:r>
        <w:r>
          <w:rPr>
            <w:noProof/>
            <w:webHidden/>
          </w:rPr>
          <w:t>68</w:t>
        </w:r>
        <w:r>
          <w:rPr>
            <w:noProof/>
            <w:webHidden/>
          </w:rPr>
          <w:fldChar w:fldCharType="end"/>
        </w:r>
      </w:hyperlink>
    </w:p>
    <w:p w14:paraId="16267ABB" w14:textId="4F60B016"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4" w:history="1">
        <w:r w:rsidRPr="00785980">
          <w:rPr>
            <w:rStyle w:val="Hipervnculo"/>
            <w:noProof/>
          </w:rPr>
          <w:t>Tabla 1.3 “Tabla de Requerimientos Funcionales en UR bajo el estándar ESA correspondiente al módulo 7 de Requerimientos”.</w:t>
        </w:r>
        <w:r>
          <w:rPr>
            <w:noProof/>
            <w:webHidden/>
          </w:rPr>
          <w:tab/>
        </w:r>
        <w:r>
          <w:rPr>
            <w:noProof/>
            <w:webHidden/>
          </w:rPr>
          <w:fldChar w:fldCharType="begin"/>
        </w:r>
        <w:r>
          <w:rPr>
            <w:noProof/>
            <w:webHidden/>
          </w:rPr>
          <w:instrText xml:space="preserve"> PAGEREF _Toc242050154 \h </w:instrText>
        </w:r>
        <w:r>
          <w:rPr>
            <w:noProof/>
            <w:webHidden/>
          </w:rPr>
        </w:r>
        <w:r>
          <w:rPr>
            <w:noProof/>
            <w:webHidden/>
          </w:rPr>
          <w:fldChar w:fldCharType="separate"/>
        </w:r>
        <w:r>
          <w:rPr>
            <w:noProof/>
            <w:webHidden/>
          </w:rPr>
          <w:t>70</w:t>
        </w:r>
        <w:r>
          <w:rPr>
            <w:noProof/>
            <w:webHidden/>
          </w:rPr>
          <w:fldChar w:fldCharType="end"/>
        </w:r>
      </w:hyperlink>
    </w:p>
    <w:p w14:paraId="5D3F1C7E" w14:textId="16092D64"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5" w:history="1">
        <w:r w:rsidRPr="00785980">
          <w:rPr>
            <w:rStyle w:val="Hipervnculo"/>
            <w:noProof/>
          </w:rPr>
          <w:t>Tabla 1.4 “Tabla de Requerimientos Funcionales en UR bajo el estándar ESA correspondiente al módulo 8 de Requerimientos”.</w:t>
        </w:r>
        <w:r>
          <w:rPr>
            <w:noProof/>
            <w:webHidden/>
          </w:rPr>
          <w:tab/>
        </w:r>
        <w:r>
          <w:rPr>
            <w:noProof/>
            <w:webHidden/>
          </w:rPr>
          <w:fldChar w:fldCharType="begin"/>
        </w:r>
        <w:r>
          <w:rPr>
            <w:noProof/>
            <w:webHidden/>
          </w:rPr>
          <w:instrText xml:space="preserve"> PAGEREF _Toc242050155 \h </w:instrText>
        </w:r>
        <w:r>
          <w:rPr>
            <w:noProof/>
            <w:webHidden/>
          </w:rPr>
        </w:r>
        <w:r>
          <w:rPr>
            <w:noProof/>
            <w:webHidden/>
          </w:rPr>
          <w:fldChar w:fldCharType="separate"/>
        </w:r>
        <w:r>
          <w:rPr>
            <w:noProof/>
            <w:webHidden/>
          </w:rPr>
          <w:t>72</w:t>
        </w:r>
        <w:r>
          <w:rPr>
            <w:noProof/>
            <w:webHidden/>
          </w:rPr>
          <w:fldChar w:fldCharType="end"/>
        </w:r>
      </w:hyperlink>
    </w:p>
    <w:p w14:paraId="5934EF54" w14:textId="4A8E07E8"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6" w:history="1">
        <w:r w:rsidRPr="00785980">
          <w:rPr>
            <w:rStyle w:val="Hipervnculo"/>
            <w:noProof/>
          </w:rPr>
          <w:t>Tabla 1.5 “Tabla de Requerimientos Funcionales en UR bajo el estándar ESA correspondiente al módulo 8 de Requerimientos”.</w:t>
        </w:r>
        <w:r>
          <w:rPr>
            <w:noProof/>
            <w:webHidden/>
          </w:rPr>
          <w:tab/>
        </w:r>
        <w:r>
          <w:rPr>
            <w:noProof/>
            <w:webHidden/>
          </w:rPr>
          <w:fldChar w:fldCharType="begin"/>
        </w:r>
        <w:r>
          <w:rPr>
            <w:noProof/>
            <w:webHidden/>
          </w:rPr>
          <w:instrText xml:space="preserve"> PAGEREF _Toc242050156 \h </w:instrText>
        </w:r>
        <w:r>
          <w:rPr>
            <w:noProof/>
            <w:webHidden/>
          </w:rPr>
        </w:r>
        <w:r>
          <w:rPr>
            <w:noProof/>
            <w:webHidden/>
          </w:rPr>
          <w:fldChar w:fldCharType="separate"/>
        </w:r>
        <w:r>
          <w:rPr>
            <w:noProof/>
            <w:webHidden/>
          </w:rPr>
          <w:t>74</w:t>
        </w:r>
        <w:r>
          <w:rPr>
            <w:noProof/>
            <w:webHidden/>
          </w:rPr>
          <w:fldChar w:fldCharType="end"/>
        </w:r>
      </w:hyperlink>
    </w:p>
    <w:p w14:paraId="5ECE5663" w14:textId="7DD97491"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7" w:history="1">
        <w:r w:rsidRPr="00785980">
          <w:rPr>
            <w:rStyle w:val="Hipervnculo"/>
            <w:noProof/>
          </w:rPr>
          <w:t>Tabla 2.1  “Parte 1 tabla del product backlog del Incremento 3, parte 1”.</w:t>
        </w:r>
        <w:r>
          <w:rPr>
            <w:noProof/>
            <w:webHidden/>
          </w:rPr>
          <w:tab/>
        </w:r>
        <w:r>
          <w:rPr>
            <w:noProof/>
            <w:webHidden/>
          </w:rPr>
          <w:fldChar w:fldCharType="begin"/>
        </w:r>
        <w:r>
          <w:rPr>
            <w:noProof/>
            <w:webHidden/>
          </w:rPr>
          <w:instrText xml:space="preserve"> PAGEREF _Toc242050157 \h </w:instrText>
        </w:r>
        <w:r>
          <w:rPr>
            <w:noProof/>
            <w:webHidden/>
          </w:rPr>
        </w:r>
        <w:r>
          <w:rPr>
            <w:noProof/>
            <w:webHidden/>
          </w:rPr>
          <w:fldChar w:fldCharType="separate"/>
        </w:r>
        <w:r>
          <w:rPr>
            <w:noProof/>
            <w:webHidden/>
          </w:rPr>
          <w:t>183</w:t>
        </w:r>
        <w:r>
          <w:rPr>
            <w:noProof/>
            <w:webHidden/>
          </w:rPr>
          <w:fldChar w:fldCharType="end"/>
        </w:r>
      </w:hyperlink>
    </w:p>
    <w:p w14:paraId="2CD4EAE2" w14:textId="4DA0DC29"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8" w:history="1">
        <w:r w:rsidRPr="00785980">
          <w:rPr>
            <w:rStyle w:val="Hipervnculo"/>
            <w:noProof/>
          </w:rPr>
          <w:t>Tabla 2.2  “Parte 2 tabla del product backlog del Incremento 3”.</w:t>
        </w:r>
        <w:r>
          <w:rPr>
            <w:noProof/>
            <w:webHidden/>
          </w:rPr>
          <w:tab/>
        </w:r>
        <w:r>
          <w:rPr>
            <w:noProof/>
            <w:webHidden/>
          </w:rPr>
          <w:fldChar w:fldCharType="begin"/>
        </w:r>
        <w:r>
          <w:rPr>
            <w:noProof/>
            <w:webHidden/>
          </w:rPr>
          <w:instrText xml:space="preserve"> PAGEREF _Toc242050158 \h </w:instrText>
        </w:r>
        <w:r>
          <w:rPr>
            <w:noProof/>
            <w:webHidden/>
          </w:rPr>
        </w:r>
        <w:r>
          <w:rPr>
            <w:noProof/>
            <w:webHidden/>
          </w:rPr>
          <w:fldChar w:fldCharType="separate"/>
        </w:r>
        <w:r>
          <w:rPr>
            <w:noProof/>
            <w:webHidden/>
          </w:rPr>
          <w:t>184</w:t>
        </w:r>
        <w:r>
          <w:rPr>
            <w:noProof/>
            <w:webHidden/>
          </w:rPr>
          <w:fldChar w:fldCharType="end"/>
        </w:r>
      </w:hyperlink>
    </w:p>
    <w:p w14:paraId="7F43AE8C" w14:textId="1388A433"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159" w:history="1">
        <w:r w:rsidRPr="00785980">
          <w:rPr>
            <w:rStyle w:val="Hipervnculo"/>
            <w:noProof/>
          </w:rPr>
          <w:t>Tabla 8.1 “Tabla del product backlog del proyecto con estimación de horas reales, parte 1”.</w:t>
        </w:r>
        <w:r>
          <w:rPr>
            <w:noProof/>
            <w:webHidden/>
          </w:rPr>
          <w:tab/>
        </w:r>
        <w:r>
          <w:rPr>
            <w:noProof/>
            <w:webHidden/>
          </w:rPr>
          <w:fldChar w:fldCharType="begin"/>
        </w:r>
        <w:r>
          <w:rPr>
            <w:noProof/>
            <w:webHidden/>
          </w:rPr>
          <w:instrText xml:space="preserve"> PAGEREF _Toc242050159 \h </w:instrText>
        </w:r>
        <w:r>
          <w:rPr>
            <w:noProof/>
            <w:webHidden/>
          </w:rPr>
        </w:r>
        <w:r>
          <w:rPr>
            <w:noProof/>
            <w:webHidden/>
          </w:rPr>
          <w:fldChar w:fldCharType="separate"/>
        </w:r>
        <w:r>
          <w:rPr>
            <w:noProof/>
            <w:webHidden/>
          </w:rPr>
          <w:t>265</w:t>
        </w:r>
        <w:r>
          <w:rPr>
            <w:noProof/>
            <w:webHidden/>
          </w:rPr>
          <w:fldChar w:fldCharType="end"/>
        </w:r>
      </w:hyperlink>
    </w:p>
    <w:p w14:paraId="7C55BAB1" w14:textId="21E13B25" w:rsidR="000B61E7" w:rsidRDefault="005E2843" w:rsidP="005E2843">
      <w:pPr>
        <w:keepNext/>
        <w:keepLines/>
        <w:pBdr>
          <w:top w:val="nil"/>
          <w:left w:val="nil"/>
          <w:bottom w:val="nil"/>
          <w:right w:val="nil"/>
          <w:between w:val="nil"/>
        </w:pBdr>
        <w:spacing w:before="320" w:after="40" w:line="360" w:lineRule="auto"/>
        <w:rPr>
          <w:b/>
          <w:bCs/>
          <w:smallCaps/>
          <w:sz w:val="28"/>
          <w:szCs w:val="28"/>
        </w:rPr>
      </w:pPr>
      <w:r>
        <w:rPr>
          <w:b/>
          <w:bCs/>
          <w:smallCaps/>
          <w:sz w:val="28"/>
          <w:szCs w:val="28"/>
        </w:rPr>
        <w:fldChar w:fldCharType="end"/>
      </w:r>
    </w:p>
    <w:p w14:paraId="0312A071" w14:textId="77777777" w:rsidR="000B61E7" w:rsidRDefault="000B61E7" w:rsidP="005E2843">
      <w:pPr>
        <w:keepNext/>
        <w:keepLines/>
        <w:pBdr>
          <w:top w:val="nil"/>
          <w:left w:val="nil"/>
          <w:bottom w:val="nil"/>
          <w:right w:val="nil"/>
          <w:between w:val="nil"/>
        </w:pBdr>
        <w:spacing w:before="320" w:after="40" w:line="360" w:lineRule="auto"/>
        <w:rPr>
          <w:b/>
          <w:bCs/>
          <w:smallCaps/>
          <w:sz w:val="28"/>
          <w:szCs w:val="28"/>
        </w:rPr>
      </w:pPr>
    </w:p>
    <w:p w14:paraId="66EF6CDA" w14:textId="77777777" w:rsidR="000B61E7" w:rsidRDefault="000B61E7" w:rsidP="005E2843">
      <w:pPr>
        <w:keepNext/>
        <w:keepLines/>
        <w:pBdr>
          <w:top w:val="nil"/>
          <w:left w:val="nil"/>
          <w:bottom w:val="nil"/>
          <w:right w:val="nil"/>
          <w:between w:val="nil"/>
        </w:pBdr>
        <w:spacing w:before="320" w:after="40" w:line="360" w:lineRule="auto"/>
        <w:rPr>
          <w:b/>
          <w:bCs/>
          <w:smallCaps/>
          <w:sz w:val="28"/>
          <w:szCs w:val="28"/>
        </w:rPr>
      </w:pPr>
    </w:p>
    <w:p w14:paraId="65A880F5" w14:textId="77777777" w:rsidR="000B61E7" w:rsidRDefault="000B61E7" w:rsidP="005E2843">
      <w:pPr>
        <w:keepNext/>
        <w:keepLines/>
        <w:pBdr>
          <w:top w:val="nil"/>
          <w:left w:val="nil"/>
          <w:bottom w:val="nil"/>
          <w:right w:val="nil"/>
          <w:between w:val="nil"/>
        </w:pBdr>
        <w:spacing w:before="320" w:after="40" w:line="360" w:lineRule="auto"/>
        <w:rPr>
          <w:b/>
          <w:bCs/>
          <w:smallCaps/>
          <w:sz w:val="28"/>
          <w:szCs w:val="28"/>
        </w:rPr>
      </w:pPr>
    </w:p>
    <w:p w14:paraId="106EF3BB" w14:textId="77777777" w:rsidR="000B61E7" w:rsidRDefault="000B61E7" w:rsidP="005E2843">
      <w:pPr>
        <w:keepNext/>
        <w:keepLines/>
        <w:pBdr>
          <w:top w:val="nil"/>
          <w:left w:val="nil"/>
          <w:bottom w:val="nil"/>
          <w:right w:val="nil"/>
          <w:between w:val="nil"/>
        </w:pBdr>
        <w:spacing w:before="320" w:after="40" w:line="360" w:lineRule="auto"/>
        <w:rPr>
          <w:b/>
          <w:bCs/>
          <w:smallCaps/>
          <w:sz w:val="28"/>
          <w:szCs w:val="28"/>
        </w:rPr>
      </w:pPr>
    </w:p>
    <w:p w14:paraId="373B43FE" w14:textId="77777777" w:rsidR="000B61E7" w:rsidRDefault="000B61E7" w:rsidP="005E2843">
      <w:pPr>
        <w:keepNext/>
        <w:keepLines/>
        <w:pBdr>
          <w:top w:val="nil"/>
          <w:left w:val="nil"/>
          <w:bottom w:val="nil"/>
          <w:right w:val="nil"/>
          <w:between w:val="nil"/>
        </w:pBdr>
        <w:spacing w:before="320" w:after="40" w:line="360" w:lineRule="auto"/>
        <w:rPr>
          <w:b/>
          <w:bCs/>
          <w:smallCaps/>
          <w:sz w:val="28"/>
          <w:szCs w:val="28"/>
        </w:rPr>
      </w:pPr>
    </w:p>
    <w:p w14:paraId="79212DDB" w14:textId="77777777" w:rsidR="006E4E26" w:rsidRDefault="006E4E26" w:rsidP="005E2843">
      <w:pPr>
        <w:keepNext/>
        <w:keepLines/>
        <w:pBdr>
          <w:top w:val="nil"/>
          <w:left w:val="nil"/>
          <w:bottom w:val="nil"/>
          <w:right w:val="nil"/>
          <w:between w:val="nil"/>
        </w:pBdr>
        <w:spacing w:before="320" w:after="40" w:line="360" w:lineRule="auto"/>
        <w:rPr>
          <w:b/>
          <w:bCs/>
          <w:smallCaps/>
          <w:sz w:val="28"/>
          <w:szCs w:val="28"/>
        </w:rPr>
      </w:pPr>
    </w:p>
    <w:p w14:paraId="72935E2C" w14:textId="77777777" w:rsidR="006E4E26" w:rsidRDefault="006E4E26" w:rsidP="005E2843">
      <w:pPr>
        <w:keepNext/>
        <w:keepLines/>
        <w:pBdr>
          <w:top w:val="nil"/>
          <w:left w:val="nil"/>
          <w:bottom w:val="nil"/>
          <w:right w:val="nil"/>
          <w:between w:val="nil"/>
        </w:pBdr>
        <w:spacing w:before="320" w:after="40" w:line="360" w:lineRule="auto"/>
        <w:rPr>
          <w:b/>
          <w:bCs/>
          <w:smallCaps/>
          <w:sz w:val="28"/>
          <w:szCs w:val="28"/>
        </w:rPr>
      </w:pPr>
    </w:p>
    <w:p w14:paraId="1BFE491B" w14:textId="77777777" w:rsidR="000B61E7" w:rsidRDefault="000B61E7" w:rsidP="005E2843">
      <w:pPr>
        <w:keepNext/>
        <w:keepLines/>
        <w:pBdr>
          <w:top w:val="nil"/>
          <w:left w:val="nil"/>
          <w:bottom w:val="nil"/>
          <w:right w:val="nil"/>
          <w:between w:val="nil"/>
        </w:pBdr>
        <w:spacing w:before="320" w:after="40" w:line="360" w:lineRule="auto"/>
        <w:rPr>
          <w:b/>
          <w:bCs/>
          <w:smallCaps/>
          <w:sz w:val="28"/>
          <w:szCs w:val="28"/>
        </w:rPr>
      </w:pPr>
    </w:p>
    <w:p w14:paraId="1C471032" w14:textId="77777777" w:rsidR="000462BE" w:rsidRDefault="00FB1FB3" w:rsidP="005E2843">
      <w:pPr>
        <w:keepNext/>
        <w:keepLines/>
        <w:pBdr>
          <w:top w:val="nil"/>
          <w:left w:val="nil"/>
          <w:bottom w:val="nil"/>
          <w:right w:val="nil"/>
          <w:between w:val="nil"/>
        </w:pBdr>
        <w:spacing w:before="320" w:after="40" w:line="360" w:lineRule="auto"/>
        <w:rPr>
          <w:noProof/>
        </w:rPr>
      </w:pPr>
      <w:r>
        <w:rPr>
          <w:b/>
          <w:bCs/>
          <w:smallCaps/>
          <w:sz w:val="28"/>
          <w:szCs w:val="28"/>
        </w:rPr>
        <w:t>Índice</w:t>
      </w:r>
      <w:r w:rsidR="00F06961">
        <w:rPr>
          <w:b/>
          <w:bCs/>
          <w:smallCaps/>
          <w:sz w:val="28"/>
          <w:szCs w:val="28"/>
        </w:rPr>
        <w:t xml:space="preserve"> de figura</w:t>
      </w:r>
      <w:r w:rsidR="005E2843">
        <w:rPr>
          <w:b/>
          <w:bCs/>
          <w:smallCaps/>
          <w:sz w:val="28"/>
          <w:szCs w:val="28"/>
        </w:rPr>
        <w:fldChar w:fldCharType="begin"/>
      </w:r>
      <w:r w:rsidR="005E2843">
        <w:rPr>
          <w:b/>
          <w:bCs/>
          <w:smallCaps/>
          <w:sz w:val="28"/>
          <w:szCs w:val="28"/>
        </w:rPr>
        <w:instrText xml:space="preserve"> TOC \h \z \c "Figura" </w:instrText>
      </w:r>
      <w:r w:rsidR="005E2843">
        <w:rPr>
          <w:b/>
          <w:bCs/>
          <w:smallCaps/>
          <w:sz w:val="28"/>
          <w:szCs w:val="28"/>
        </w:rPr>
        <w:fldChar w:fldCharType="separate"/>
      </w:r>
    </w:p>
    <w:p w14:paraId="6D4509A8"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75" w:history="1">
        <w:r w:rsidRPr="007C4F75">
          <w:rPr>
            <w:rStyle w:val="Hipervnculo"/>
            <w:noProof/>
          </w:rPr>
          <w:t>Figura 1.1 “Diagrama de Caso De Uso 87”.</w:t>
        </w:r>
        <w:r>
          <w:rPr>
            <w:noProof/>
            <w:webHidden/>
          </w:rPr>
          <w:tab/>
        </w:r>
        <w:r>
          <w:rPr>
            <w:noProof/>
            <w:webHidden/>
          </w:rPr>
          <w:fldChar w:fldCharType="begin"/>
        </w:r>
        <w:r>
          <w:rPr>
            <w:noProof/>
            <w:webHidden/>
          </w:rPr>
          <w:instrText xml:space="preserve"> PAGEREF _Toc242050275 \h </w:instrText>
        </w:r>
        <w:r>
          <w:rPr>
            <w:noProof/>
            <w:webHidden/>
          </w:rPr>
        </w:r>
        <w:r>
          <w:rPr>
            <w:noProof/>
            <w:webHidden/>
          </w:rPr>
          <w:fldChar w:fldCharType="separate"/>
        </w:r>
        <w:r>
          <w:rPr>
            <w:noProof/>
            <w:webHidden/>
          </w:rPr>
          <w:t>118</w:t>
        </w:r>
        <w:r>
          <w:rPr>
            <w:noProof/>
            <w:webHidden/>
          </w:rPr>
          <w:fldChar w:fldCharType="end"/>
        </w:r>
      </w:hyperlink>
    </w:p>
    <w:p w14:paraId="0C90546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76" w:history="1">
        <w:r w:rsidRPr="007C4F75">
          <w:rPr>
            <w:rStyle w:val="Hipervnculo"/>
            <w:noProof/>
          </w:rPr>
          <w:t>Figura 1.2 “Diagrama de Caso De Uso 88”.</w:t>
        </w:r>
        <w:r>
          <w:rPr>
            <w:noProof/>
            <w:webHidden/>
          </w:rPr>
          <w:tab/>
        </w:r>
        <w:r>
          <w:rPr>
            <w:noProof/>
            <w:webHidden/>
          </w:rPr>
          <w:fldChar w:fldCharType="begin"/>
        </w:r>
        <w:r>
          <w:rPr>
            <w:noProof/>
            <w:webHidden/>
          </w:rPr>
          <w:instrText xml:space="preserve"> PAGEREF _Toc242050276 \h </w:instrText>
        </w:r>
        <w:r>
          <w:rPr>
            <w:noProof/>
            <w:webHidden/>
          </w:rPr>
        </w:r>
        <w:r>
          <w:rPr>
            <w:noProof/>
            <w:webHidden/>
          </w:rPr>
          <w:fldChar w:fldCharType="separate"/>
        </w:r>
        <w:r>
          <w:rPr>
            <w:noProof/>
            <w:webHidden/>
          </w:rPr>
          <w:t>121</w:t>
        </w:r>
        <w:r>
          <w:rPr>
            <w:noProof/>
            <w:webHidden/>
          </w:rPr>
          <w:fldChar w:fldCharType="end"/>
        </w:r>
      </w:hyperlink>
    </w:p>
    <w:p w14:paraId="18032D0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77" w:history="1">
        <w:r w:rsidRPr="007C4F75">
          <w:rPr>
            <w:rStyle w:val="Hipervnculo"/>
            <w:noProof/>
          </w:rPr>
          <w:t>Figura 1.3  “Diagrama de Caso De Uso 89”.</w:t>
        </w:r>
        <w:r>
          <w:rPr>
            <w:noProof/>
            <w:webHidden/>
          </w:rPr>
          <w:tab/>
        </w:r>
        <w:r>
          <w:rPr>
            <w:noProof/>
            <w:webHidden/>
          </w:rPr>
          <w:fldChar w:fldCharType="begin"/>
        </w:r>
        <w:r>
          <w:rPr>
            <w:noProof/>
            <w:webHidden/>
          </w:rPr>
          <w:instrText xml:space="preserve"> PAGEREF _Toc242050277 \h </w:instrText>
        </w:r>
        <w:r>
          <w:rPr>
            <w:noProof/>
            <w:webHidden/>
          </w:rPr>
        </w:r>
        <w:r>
          <w:rPr>
            <w:noProof/>
            <w:webHidden/>
          </w:rPr>
          <w:fldChar w:fldCharType="separate"/>
        </w:r>
        <w:r>
          <w:rPr>
            <w:noProof/>
            <w:webHidden/>
          </w:rPr>
          <w:t>122</w:t>
        </w:r>
        <w:r>
          <w:rPr>
            <w:noProof/>
            <w:webHidden/>
          </w:rPr>
          <w:fldChar w:fldCharType="end"/>
        </w:r>
      </w:hyperlink>
    </w:p>
    <w:p w14:paraId="4CE2C95F"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78" w:history="1">
        <w:r w:rsidRPr="007C4F75">
          <w:rPr>
            <w:rStyle w:val="Hipervnculo"/>
            <w:noProof/>
          </w:rPr>
          <w:t>Figura 1.4 “Diagrama de Caso De Uso 90”.</w:t>
        </w:r>
        <w:r>
          <w:rPr>
            <w:noProof/>
            <w:webHidden/>
          </w:rPr>
          <w:tab/>
        </w:r>
        <w:r>
          <w:rPr>
            <w:noProof/>
            <w:webHidden/>
          </w:rPr>
          <w:fldChar w:fldCharType="begin"/>
        </w:r>
        <w:r>
          <w:rPr>
            <w:noProof/>
            <w:webHidden/>
          </w:rPr>
          <w:instrText xml:space="preserve"> PAGEREF _Toc242050278 \h </w:instrText>
        </w:r>
        <w:r>
          <w:rPr>
            <w:noProof/>
            <w:webHidden/>
          </w:rPr>
        </w:r>
        <w:r>
          <w:rPr>
            <w:noProof/>
            <w:webHidden/>
          </w:rPr>
          <w:fldChar w:fldCharType="separate"/>
        </w:r>
        <w:r>
          <w:rPr>
            <w:noProof/>
            <w:webHidden/>
          </w:rPr>
          <w:t>123</w:t>
        </w:r>
        <w:r>
          <w:rPr>
            <w:noProof/>
            <w:webHidden/>
          </w:rPr>
          <w:fldChar w:fldCharType="end"/>
        </w:r>
      </w:hyperlink>
    </w:p>
    <w:p w14:paraId="33540FF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79" w:history="1">
        <w:r w:rsidRPr="007C4F75">
          <w:rPr>
            <w:rStyle w:val="Hipervnculo"/>
            <w:noProof/>
          </w:rPr>
          <w:t>Figura 1.5 “Diagrama de Caso De Uso 91”.</w:t>
        </w:r>
        <w:r>
          <w:rPr>
            <w:noProof/>
            <w:webHidden/>
          </w:rPr>
          <w:tab/>
        </w:r>
        <w:r>
          <w:rPr>
            <w:noProof/>
            <w:webHidden/>
          </w:rPr>
          <w:fldChar w:fldCharType="begin"/>
        </w:r>
        <w:r>
          <w:rPr>
            <w:noProof/>
            <w:webHidden/>
          </w:rPr>
          <w:instrText xml:space="preserve"> PAGEREF _Toc242050279 \h </w:instrText>
        </w:r>
        <w:r>
          <w:rPr>
            <w:noProof/>
            <w:webHidden/>
          </w:rPr>
        </w:r>
        <w:r>
          <w:rPr>
            <w:noProof/>
            <w:webHidden/>
          </w:rPr>
          <w:fldChar w:fldCharType="separate"/>
        </w:r>
        <w:r>
          <w:rPr>
            <w:noProof/>
            <w:webHidden/>
          </w:rPr>
          <w:t>125</w:t>
        </w:r>
        <w:r>
          <w:rPr>
            <w:noProof/>
            <w:webHidden/>
          </w:rPr>
          <w:fldChar w:fldCharType="end"/>
        </w:r>
      </w:hyperlink>
    </w:p>
    <w:p w14:paraId="3AF5310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0" w:history="1">
        <w:r w:rsidRPr="007C4F75">
          <w:rPr>
            <w:rStyle w:val="Hipervnculo"/>
            <w:noProof/>
          </w:rPr>
          <w:t>Figura 1.6 “Diagrama de Caso De Uso 92”.</w:t>
        </w:r>
        <w:r>
          <w:rPr>
            <w:noProof/>
            <w:webHidden/>
          </w:rPr>
          <w:tab/>
        </w:r>
        <w:r>
          <w:rPr>
            <w:noProof/>
            <w:webHidden/>
          </w:rPr>
          <w:fldChar w:fldCharType="begin"/>
        </w:r>
        <w:r>
          <w:rPr>
            <w:noProof/>
            <w:webHidden/>
          </w:rPr>
          <w:instrText xml:space="preserve"> PAGEREF _Toc242050280 \h </w:instrText>
        </w:r>
        <w:r>
          <w:rPr>
            <w:noProof/>
            <w:webHidden/>
          </w:rPr>
        </w:r>
        <w:r>
          <w:rPr>
            <w:noProof/>
            <w:webHidden/>
          </w:rPr>
          <w:fldChar w:fldCharType="separate"/>
        </w:r>
        <w:r>
          <w:rPr>
            <w:noProof/>
            <w:webHidden/>
          </w:rPr>
          <w:t>126</w:t>
        </w:r>
        <w:r>
          <w:rPr>
            <w:noProof/>
            <w:webHidden/>
          </w:rPr>
          <w:fldChar w:fldCharType="end"/>
        </w:r>
      </w:hyperlink>
    </w:p>
    <w:p w14:paraId="6B669928"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1" w:history="1">
        <w:r w:rsidRPr="007C4F75">
          <w:rPr>
            <w:rStyle w:val="Hipervnculo"/>
            <w:noProof/>
          </w:rPr>
          <w:t>Figura 1.7 “Diagrama de Caso De Uso 93”.</w:t>
        </w:r>
        <w:r>
          <w:rPr>
            <w:noProof/>
            <w:webHidden/>
          </w:rPr>
          <w:tab/>
        </w:r>
        <w:r>
          <w:rPr>
            <w:noProof/>
            <w:webHidden/>
          </w:rPr>
          <w:fldChar w:fldCharType="begin"/>
        </w:r>
        <w:r>
          <w:rPr>
            <w:noProof/>
            <w:webHidden/>
          </w:rPr>
          <w:instrText xml:space="preserve"> PAGEREF _Toc242050281 \h </w:instrText>
        </w:r>
        <w:r>
          <w:rPr>
            <w:noProof/>
            <w:webHidden/>
          </w:rPr>
        </w:r>
        <w:r>
          <w:rPr>
            <w:noProof/>
            <w:webHidden/>
          </w:rPr>
          <w:fldChar w:fldCharType="separate"/>
        </w:r>
        <w:r>
          <w:rPr>
            <w:noProof/>
            <w:webHidden/>
          </w:rPr>
          <w:t>127</w:t>
        </w:r>
        <w:r>
          <w:rPr>
            <w:noProof/>
            <w:webHidden/>
          </w:rPr>
          <w:fldChar w:fldCharType="end"/>
        </w:r>
      </w:hyperlink>
    </w:p>
    <w:p w14:paraId="5A0E758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2" w:history="1">
        <w:r w:rsidRPr="007C4F75">
          <w:rPr>
            <w:rStyle w:val="Hipervnculo"/>
            <w:noProof/>
          </w:rPr>
          <w:t>Figura 1.8 “Diagrama de Caso De Uso 94”.</w:t>
        </w:r>
        <w:r>
          <w:rPr>
            <w:noProof/>
            <w:webHidden/>
          </w:rPr>
          <w:tab/>
        </w:r>
        <w:r>
          <w:rPr>
            <w:noProof/>
            <w:webHidden/>
          </w:rPr>
          <w:fldChar w:fldCharType="begin"/>
        </w:r>
        <w:r>
          <w:rPr>
            <w:noProof/>
            <w:webHidden/>
          </w:rPr>
          <w:instrText xml:space="preserve"> PAGEREF _Toc242050282 \h </w:instrText>
        </w:r>
        <w:r>
          <w:rPr>
            <w:noProof/>
            <w:webHidden/>
          </w:rPr>
        </w:r>
        <w:r>
          <w:rPr>
            <w:noProof/>
            <w:webHidden/>
          </w:rPr>
          <w:fldChar w:fldCharType="separate"/>
        </w:r>
        <w:r>
          <w:rPr>
            <w:noProof/>
            <w:webHidden/>
          </w:rPr>
          <w:t>128</w:t>
        </w:r>
        <w:r>
          <w:rPr>
            <w:noProof/>
            <w:webHidden/>
          </w:rPr>
          <w:fldChar w:fldCharType="end"/>
        </w:r>
      </w:hyperlink>
    </w:p>
    <w:p w14:paraId="77BFF91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3" w:history="1">
        <w:r w:rsidRPr="007C4F75">
          <w:rPr>
            <w:rStyle w:val="Hipervnculo"/>
            <w:noProof/>
          </w:rPr>
          <w:t>Figura 1.9 “Diagrama de Caso De Uso 95”.</w:t>
        </w:r>
        <w:r>
          <w:rPr>
            <w:noProof/>
            <w:webHidden/>
          </w:rPr>
          <w:tab/>
        </w:r>
        <w:r>
          <w:rPr>
            <w:noProof/>
            <w:webHidden/>
          </w:rPr>
          <w:fldChar w:fldCharType="begin"/>
        </w:r>
        <w:r>
          <w:rPr>
            <w:noProof/>
            <w:webHidden/>
          </w:rPr>
          <w:instrText xml:space="preserve"> PAGEREF _Toc242050283 \h </w:instrText>
        </w:r>
        <w:r>
          <w:rPr>
            <w:noProof/>
            <w:webHidden/>
          </w:rPr>
        </w:r>
        <w:r>
          <w:rPr>
            <w:noProof/>
            <w:webHidden/>
          </w:rPr>
          <w:fldChar w:fldCharType="separate"/>
        </w:r>
        <w:r>
          <w:rPr>
            <w:noProof/>
            <w:webHidden/>
          </w:rPr>
          <w:t>131</w:t>
        </w:r>
        <w:r>
          <w:rPr>
            <w:noProof/>
            <w:webHidden/>
          </w:rPr>
          <w:fldChar w:fldCharType="end"/>
        </w:r>
      </w:hyperlink>
    </w:p>
    <w:p w14:paraId="1AC3A58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4" w:history="1">
        <w:r w:rsidRPr="007C4F75">
          <w:rPr>
            <w:rStyle w:val="Hipervnculo"/>
            <w:noProof/>
          </w:rPr>
          <w:t>Figura 1.10 “Diagrama de Caso De Uso 96”.</w:t>
        </w:r>
        <w:r>
          <w:rPr>
            <w:noProof/>
            <w:webHidden/>
          </w:rPr>
          <w:tab/>
        </w:r>
        <w:r>
          <w:rPr>
            <w:noProof/>
            <w:webHidden/>
          </w:rPr>
          <w:fldChar w:fldCharType="begin"/>
        </w:r>
        <w:r>
          <w:rPr>
            <w:noProof/>
            <w:webHidden/>
          </w:rPr>
          <w:instrText xml:space="preserve"> PAGEREF _Toc242050284 \h </w:instrText>
        </w:r>
        <w:r>
          <w:rPr>
            <w:noProof/>
            <w:webHidden/>
          </w:rPr>
        </w:r>
        <w:r>
          <w:rPr>
            <w:noProof/>
            <w:webHidden/>
          </w:rPr>
          <w:fldChar w:fldCharType="separate"/>
        </w:r>
        <w:r>
          <w:rPr>
            <w:noProof/>
            <w:webHidden/>
          </w:rPr>
          <w:t>132</w:t>
        </w:r>
        <w:r>
          <w:rPr>
            <w:noProof/>
            <w:webHidden/>
          </w:rPr>
          <w:fldChar w:fldCharType="end"/>
        </w:r>
      </w:hyperlink>
    </w:p>
    <w:p w14:paraId="5EB2BCB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5" w:history="1">
        <w:r w:rsidRPr="007C4F75">
          <w:rPr>
            <w:rStyle w:val="Hipervnculo"/>
            <w:noProof/>
          </w:rPr>
          <w:t>Figura 1.11 “Diagrama de Caso De Uso 97”.</w:t>
        </w:r>
        <w:r>
          <w:rPr>
            <w:noProof/>
            <w:webHidden/>
          </w:rPr>
          <w:tab/>
        </w:r>
        <w:r>
          <w:rPr>
            <w:noProof/>
            <w:webHidden/>
          </w:rPr>
          <w:fldChar w:fldCharType="begin"/>
        </w:r>
        <w:r>
          <w:rPr>
            <w:noProof/>
            <w:webHidden/>
          </w:rPr>
          <w:instrText xml:space="preserve"> PAGEREF _Toc242050285 \h </w:instrText>
        </w:r>
        <w:r>
          <w:rPr>
            <w:noProof/>
            <w:webHidden/>
          </w:rPr>
        </w:r>
        <w:r>
          <w:rPr>
            <w:noProof/>
            <w:webHidden/>
          </w:rPr>
          <w:fldChar w:fldCharType="separate"/>
        </w:r>
        <w:r>
          <w:rPr>
            <w:noProof/>
            <w:webHidden/>
          </w:rPr>
          <w:t>133</w:t>
        </w:r>
        <w:r>
          <w:rPr>
            <w:noProof/>
            <w:webHidden/>
          </w:rPr>
          <w:fldChar w:fldCharType="end"/>
        </w:r>
      </w:hyperlink>
    </w:p>
    <w:p w14:paraId="09FE453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6" w:history="1">
        <w:r w:rsidRPr="007C4F75">
          <w:rPr>
            <w:rStyle w:val="Hipervnculo"/>
            <w:noProof/>
          </w:rPr>
          <w:t>Figura 1.12 “Diagrama de Caso De Uso 98”.</w:t>
        </w:r>
        <w:r>
          <w:rPr>
            <w:noProof/>
            <w:webHidden/>
          </w:rPr>
          <w:tab/>
        </w:r>
        <w:r>
          <w:rPr>
            <w:noProof/>
            <w:webHidden/>
          </w:rPr>
          <w:fldChar w:fldCharType="begin"/>
        </w:r>
        <w:r>
          <w:rPr>
            <w:noProof/>
            <w:webHidden/>
          </w:rPr>
          <w:instrText xml:space="preserve"> PAGEREF _Toc242050286 \h </w:instrText>
        </w:r>
        <w:r>
          <w:rPr>
            <w:noProof/>
            <w:webHidden/>
          </w:rPr>
        </w:r>
        <w:r>
          <w:rPr>
            <w:noProof/>
            <w:webHidden/>
          </w:rPr>
          <w:fldChar w:fldCharType="separate"/>
        </w:r>
        <w:r>
          <w:rPr>
            <w:noProof/>
            <w:webHidden/>
          </w:rPr>
          <w:t>134</w:t>
        </w:r>
        <w:r>
          <w:rPr>
            <w:noProof/>
            <w:webHidden/>
          </w:rPr>
          <w:fldChar w:fldCharType="end"/>
        </w:r>
      </w:hyperlink>
    </w:p>
    <w:p w14:paraId="7AB24A8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7" w:history="1">
        <w:r w:rsidRPr="007C4F75">
          <w:rPr>
            <w:rStyle w:val="Hipervnculo"/>
            <w:noProof/>
          </w:rPr>
          <w:t>Figura 1.13 “Diagrama de Caso De Uso 99”</w:t>
        </w:r>
        <w:r>
          <w:rPr>
            <w:noProof/>
            <w:webHidden/>
          </w:rPr>
          <w:tab/>
        </w:r>
        <w:r>
          <w:rPr>
            <w:noProof/>
            <w:webHidden/>
          </w:rPr>
          <w:fldChar w:fldCharType="begin"/>
        </w:r>
        <w:r>
          <w:rPr>
            <w:noProof/>
            <w:webHidden/>
          </w:rPr>
          <w:instrText xml:space="preserve"> PAGEREF _Toc242050287 \h </w:instrText>
        </w:r>
        <w:r>
          <w:rPr>
            <w:noProof/>
            <w:webHidden/>
          </w:rPr>
        </w:r>
        <w:r>
          <w:rPr>
            <w:noProof/>
            <w:webHidden/>
          </w:rPr>
          <w:fldChar w:fldCharType="separate"/>
        </w:r>
        <w:r>
          <w:rPr>
            <w:noProof/>
            <w:webHidden/>
          </w:rPr>
          <w:t>136</w:t>
        </w:r>
        <w:r>
          <w:rPr>
            <w:noProof/>
            <w:webHidden/>
          </w:rPr>
          <w:fldChar w:fldCharType="end"/>
        </w:r>
      </w:hyperlink>
    </w:p>
    <w:p w14:paraId="24E257C4"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8" w:history="1">
        <w:r w:rsidRPr="007C4F75">
          <w:rPr>
            <w:rStyle w:val="Hipervnculo"/>
            <w:noProof/>
          </w:rPr>
          <w:t>Figura 1.14 “Diagrama de Caso De Uso 100”.</w:t>
        </w:r>
        <w:r>
          <w:rPr>
            <w:noProof/>
            <w:webHidden/>
          </w:rPr>
          <w:tab/>
        </w:r>
        <w:r>
          <w:rPr>
            <w:noProof/>
            <w:webHidden/>
          </w:rPr>
          <w:fldChar w:fldCharType="begin"/>
        </w:r>
        <w:r>
          <w:rPr>
            <w:noProof/>
            <w:webHidden/>
          </w:rPr>
          <w:instrText xml:space="preserve"> PAGEREF _Toc242050288 \h </w:instrText>
        </w:r>
        <w:r>
          <w:rPr>
            <w:noProof/>
            <w:webHidden/>
          </w:rPr>
        </w:r>
        <w:r>
          <w:rPr>
            <w:noProof/>
            <w:webHidden/>
          </w:rPr>
          <w:fldChar w:fldCharType="separate"/>
        </w:r>
        <w:r>
          <w:rPr>
            <w:noProof/>
            <w:webHidden/>
          </w:rPr>
          <w:t>137</w:t>
        </w:r>
        <w:r>
          <w:rPr>
            <w:noProof/>
            <w:webHidden/>
          </w:rPr>
          <w:fldChar w:fldCharType="end"/>
        </w:r>
      </w:hyperlink>
    </w:p>
    <w:p w14:paraId="1A4DC68F"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89" w:history="1">
        <w:r w:rsidRPr="007C4F75">
          <w:rPr>
            <w:rStyle w:val="Hipervnculo"/>
            <w:noProof/>
          </w:rPr>
          <w:t>Figura 1.15 “Diagrama de Caso De Uso 101”.</w:t>
        </w:r>
        <w:r>
          <w:rPr>
            <w:noProof/>
            <w:webHidden/>
          </w:rPr>
          <w:tab/>
        </w:r>
        <w:r>
          <w:rPr>
            <w:noProof/>
            <w:webHidden/>
          </w:rPr>
          <w:fldChar w:fldCharType="begin"/>
        </w:r>
        <w:r>
          <w:rPr>
            <w:noProof/>
            <w:webHidden/>
          </w:rPr>
          <w:instrText xml:space="preserve"> PAGEREF _Toc242050289 \h </w:instrText>
        </w:r>
        <w:r>
          <w:rPr>
            <w:noProof/>
            <w:webHidden/>
          </w:rPr>
        </w:r>
        <w:r>
          <w:rPr>
            <w:noProof/>
            <w:webHidden/>
          </w:rPr>
          <w:fldChar w:fldCharType="separate"/>
        </w:r>
        <w:r>
          <w:rPr>
            <w:noProof/>
            <w:webHidden/>
          </w:rPr>
          <w:t>138</w:t>
        </w:r>
        <w:r>
          <w:rPr>
            <w:noProof/>
            <w:webHidden/>
          </w:rPr>
          <w:fldChar w:fldCharType="end"/>
        </w:r>
      </w:hyperlink>
    </w:p>
    <w:p w14:paraId="34C712F3"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0" w:history="1">
        <w:r w:rsidRPr="007C4F75">
          <w:rPr>
            <w:rStyle w:val="Hipervnculo"/>
            <w:noProof/>
          </w:rPr>
          <w:t>Figura 1.16 “Diagrama de Caso De Uso 102”.</w:t>
        </w:r>
        <w:r>
          <w:rPr>
            <w:noProof/>
            <w:webHidden/>
          </w:rPr>
          <w:tab/>
        </w:r>
        <w:r>
          <w:rPr>
            <w:noProof/>
            <w:webHidden/>
          </w:rPr>
          <w:fldChar w:fldCharType="begin"/>
        </w:r>
        <w:r>
          <w:rPr>
            <w:noProof/>
            <w:webHidden/>
          </w:rPr>
          <w:instrText xml:space="preserve"> PAGEREF _Toc242050290 \h </w:instrText>
        </w:r>
        <w:r>
          <w:rPr>
            <w:noProof/>
            <w:webHidden/>
          </w:rPr>
        </w:r>
        <w:r>
          <w:rPr>
            <w:noProof/>
            <w:webHidden/>
          </w:rPr>
          <w:fldChar w:fldCharType="separate"/>
        </w:r>
        <w:r>
          <w:rPr>
            <w:noProof/>
            <w:webHidden/>
          </w:rPr>
          <w:t>140</w:t>
        </w:r>
        <w:r>
          <w:rPr>
            <w:noProof/>
            <w:webHidden/>
          </w:rPr>
          <w:fldChar w:fldCharType="end"/>
        </w:r>
      </w:hyperlink>
    </w:p>
    <w:p w14:paraId="542EB43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1" w:history="1">
        <w:r w:rsidRPr="007C4F75">
          <w:rPr>
            <w:rStyle w:val="Hipervnculo"/>
            <w:noProof/>
          </w:rPr>
          <w:t>Figura 1.17 “Diagrama de Caso De Uso 103”.</w:t>
        </w:r>
        <w:r>
          <w:rPr>
            <w:noProof/>
            <w:webHidden/>
          </w:rPr>
          <w:tab/>
        </w:r>
        <w:r>
          <w:rPr>
            <w:noProof/>
            <w:webHidden/>
          </w:rPr>
          <w:fldChar w:fldCharType="begin"/>
        </w:r>
        <w:r>
          <w:rPr>
            <w:noProof/>
            <w:webHidden/>
          </w:rPr>
          <w:instrText xml:space="preserve"> PAGEREF _Toc242050291 \h </w:instrText>
        </w:r>
        <w:r>
          <w:rPr>
            <w:noProof/>
            <w:webHidden/>
          </w:rPr>
        </w:r>
        <w:r>
          <w:rPr>
            <w:noProof/>
            <w:webHidden/>
          </w:rPr>
          <w:fldChar w:fldCharType="separate"/>
        </w:r>
        <w:r>
          <w:rPr>
            <w:noProof/>
            <w:webHidden/>
          </w:rPr>
          <w:t>141</w:t>
        </w:r>
        <w:r>
          <w:rPr>
            <w:noProof/>
            <w:webHidden/>
          </w:rPr>
          <w:fldChar w:fldCharType="end"/>
        </w:r>
      </w:hyperlink>
    </w:p>
    <w:p w14:paraId="1EC39352"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2" w:history="1">
        <w:r w:rsidRPr="007C4F75">
          <w:rPr>
            <w:rStyle w:val="Hipervnculo"/>
            <w:noProof/>
          </w:rPr>
          <w:t>Figura 1.18 “Diagrama de Caso De Uso 104”.</w:t>
        </w:r>
        <w:r>
          <w:rPr>
            <w:noProof/>
            <w:webHidden/>
          </w:rPr>
          <w:tab/>
        </w:r>
        <w:r>
          <w:rPr>
            <w:noProof/>
            <w:webHidden/>
          </w:rPr>
          <w:fldChar w:fldCharType="begin"/>
        </w:r>
        <w:r>
          <w:rPr>
            <w:noProof/>
            <w:webHidden/>
          </w:rPr>
          <w:instrText xml:space="preserve"> PAGEREF _Toc242050292 \h </w:instrText>
        </w:r>
        <w:r>
          <w:rPr>
            <w:noProof/>
            <w:webHidden/>
          </w:rPr>
        </w:r>
        <w:r>
          <w:rPr>
            <w:noProof/>
            <w:webHidden/>
          </w:rPr>
          <w:fldChar w:fldCharType="separate"/>
        </w:r>
        <w:r>
          <w:rPr>
            <w:noProof/>
            <w:webHidden/>
          </w:rPr>
          <w:t>144</w:t>
        </w:r>
        <w:r>
          <w:rPr>
            <w:noProof/>
            <w:webHidden/>
          </w:rPr>
          <w:fldChar w:fldCharType="end"/>
        </w:r>
      </w:hyperlink>
    </w:p>
    <w:p w14:paraId="4FF76A42"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3" w:history="1">
        <w:r w:rsidRPr="007C4F75">
          <w:rPr>
            <w:rStyle w:val="Hipervnculo"/>
            <w:noProof/>
          </w:rPr>
          <w:t>Figura 1.19 “Diagrama de Caso De Uso 105”.</w:t>
        </w:r>
        <w:r>
          <w:rPr>
            <w:noProof/>
            <w:webHidden/>
          </w:rPr>
          <w:tab/>
        </w:r>
        <w:r>
          <w:rPr>
            <w:noProof/>
            <w:webHidden/>
          </w:rPr>
          <w:fldChar w:fldCharType="begin"/>
        </w:r>
        <w:r>
          <w:rPr>
            <w:noProof/>
            <w:webHidden/>
          </w:rPr>
          <w:instrText xml:space="preserve"> PAGEREF _Toc242050293 \h </w:instrText>
        </w:r>
        <w:r>
          <w:rPr>
            <w:noProof/>
            <w:webHidden/>
          </w:rPr>
        </w:r>
        <w:r>
          <w:rPr>
            <w:noProof/>
            <w:webHidden/>
          </w:rPr>
          <w:fldChar w:fldCharType="separate"/>
        </w:r>
        <w:r>
          <w:rPr>
            <w:noProof/>
            <w:webHidden/>
          </w:rPr>
          <w:t>147</w:t>
        </w:r>
        <w:r>
          <w:rPr>
            <w:noProof/>
            <w:webHidden/>
          </w:rPr>
          <w:fldChar w:fldCharType="end"/>
        </w:r>
      </w:hyperlink>
    </w:p>
    <w:p w14:paraId="61B44C07"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4" w:history="1">
        <w:r w:rsidRPr="007C4F75">
          <w:rPr>
            <w:rStyle w:val="Hipervnculo"/>
            <w:noProof/>
          </w:rPr>
          <w:t>Figura 1.20 “Diagrama de Caso De Uso 106”.</w:t>
        </w:r>
        <w:r>
          <w:rPr>
            <w:noProof/>
            <w:webHidden/>
          </w:rPr>
          <w:tab/>
        </w:r>
        <w:r>
          <w:rPr>
            <w:noProof/>
            <w:webHidden/>
          </w:rPr>
          <w:fldChar w:fldCharType="begin"/>
        </w:r>
        <w:r>
          <w:rPr>
            <w:noProof/>
            <w:webHidden/>
          </w:rPr>
          <w:instrText xml:space="preserve"> PAGEREF _Toc242050294 \h </w:instrText>
        </w:r>
        <w:r>
          <w:rPr>
            <w:noProof/>
            <w:webHidden/>
          </w:rPr>
        </w:r>
        <w:r>
          <w:rPr>
            <w:noProof/>
            <w:webHidden/>
          </w:rPr>
          <w:fldChar w:fldCharType="separate"/>
        </w:r>
        <w:r>
          <w:rPr>
            <w:noProof/>
            <w:webHidden/>
          </w:rPr>
          <w:t>150</w:t>
        </w:r>
        <w:r>
          <w:rPr>
            <w:noProof/>
            <w:webHidden/>
          </w:rPr>
          <w:fldChar w:fldCharType="end"/>
        </w:r>
      </w:hyperlink>
    </w:p>
    <w:p w14:paraId="5CD59184"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5" w:history="1">
        <w:r w:rsidRPr="007C4F75">
          <w:rPr>
            <w:rStyle w:val="Hipervnculo"/>
            <w:noProof/>
          </w:rPr>
          <w:t>Figura 1.21 “Diagrama de Caso De Uso 107”.</w:t>
        </w:r>
        <w:r>
          <w:rPr>
            <w:noProof/>
            <w:webHidden/>
          </w:rPr>
          <w:tab/>
        </w:r>
        <w:r>
          <w:rPr>
            <w:noProof/>
            <w:webHidden/>
          </w:rPr>
          <w:fldChar w:fldCharType="begin"/>
        </w:r>
        <w:r>
          <w:rPr>
            <w:noProof/>
            <w:webHidden/>
          </w:rPr>
          <w:instrText xml:space="preserve"> PAGEREF _Toc242050295 \h </w:instrText>
        </w:r>
        <w:r>
          <w:rPr>
            <w:noProof/>
            <w:webHidden/>
          </w:rPr>
        </w:r>
        <w:r>
          <w:rPr>
            <w:noProof/>
            <w:webHidden/>
          </w:rPr>
          <w:fldChar w:fldCharType="separate"/>
        </w:r>
        <w:r>
          <w:rPr>
            <w:noProof/>
            <w:webHidden/>
          </w:rPr>
          <w:t>153</w:t>
        </w:r>
        <w:r>
          <w:rPr>
            <w:noProof/>
            <w:webHidden/>
          </w:rPr>
          <w:fldChar w:fldCharType="end"/>
        </w:r>
      </w:hyperlink>
    </w:p>
    <w:p w14:paraId="083C6127"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6" w:history="1">
        <w:r w:rsidRPr="007C4F75">
          <w:rPr>
            <w:rStyle w:val="Hipervnculo"/>
            <w:noProof/>
          </w:rPr>
          <w:t>Figura 1.22 “Diagrama de Caso De Uso 108”.</w:t>
        </w:r>
        <w:r>
          <w:rPr>
            <w:noProof/>
            <w:webHidden/>
          </w:rPr>
          <w:tab/>
        </w:r>
        <w:r>
          <w:rPr>
            <w:noProof/>
            <w:webHidden/>
          </w:rPr>
          <w:fldChar w:fldCharType="begin"/>
        </w:r>
        <w:r>
          <w:rPr>
            <w:noProof/>
            <w:webHidden/>
          </w:rPr>
          <w:instrText xml:space="preserve"> PAGEREF _Toc242050296 \h </w:instrText>
        </w:r>
        <w:r>
          <w:rPr>
            <w:noProof/>
            <w:webHidden/>
          </w:rPr>
        </w:r>
        <w:r>
          <w:rPr>
            <w:noProof/>
            <w:webHidden/>
          </w:rPr>
          <w:fldChar w:fldCharType="separate"/>
        </w:r>
        <w:r>
          <w:rPr>
            <w:noProof/>
            <w:webHidden/>
          </w:rPr>
          <w:t>156</w:t>
        </w:r>
        <w:r>
          <w:rPr>
            <w:noProof/>
            <w:webHidden/>
          </w:rPr>
          <w:fldChar w:fldCharType="end"/>
        </w:r>
      </w:hyperlink>
    </w:p>
    <w:p w14:paraId="0F67D3BD"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7" w:history="1">
        <w:r w:rsidRPr="007C4F75">
          <w:rPr>
            <w:rStyle w:val="Hipervnculo"/>
            <w:noProof/>
          </w:rPr>
          <w:t>Figura 1.23 “Diagrama de Caso De Uso 109”.</w:t>
        </w:r>
        <w:r>
          <w:rPr>
            <w:noProof/>
            <w:webHidden/>
          </w:rPr>
          <w:tab/>
        </w:r>
        <w:r>
          <w:rPr>
            <w:noProof/>
            <w:webHidden/>
          </w:rPr>
          <w:fldChar w:fldCharType="begin"/>
        </w:r>
        <w:r>
          <w:rPr>
            <w:noProof/>
            <w:webHidden/>
          </w:rPr>
          <w:instrText xml:space="preserve"> PAGEREF _Toc242050297 \h </w:instrText>
        </w:r>
        <w:r>
          <w:rPr>
            <w:noProof/>
            <w:webHidden/>
          </w:rPr>
        </w:r>
        <w:r>
          <w:rPr>
            <w:noProof/>
            <w:webHidden/>
          </w:rPr>
          <w:fldChar w:fldCharType="separate"/>
        </w:r>
        <w:r>
          <w:rPr>
            <w:noProof/>
            <w:webHidden/>
          </w:rPr>
          <w:t>159</w:t>
        </w:r>
        <w:r>
          <w:rPr>
            <w:noProof/>
            <w:webHidden/>
          </w:rPr>
          <w:fldChar w:fldCharType="end"/>
        </w:r>
      </w:hyperlink>
    </w:p>
    <w:p w14:paraId="1D32A07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8" w:history="1">
        <w:r w:rsidRPr="007C4F75">
          <w:rPr>
            <w:rStyle w:val="Hipervnculo"/>
            <w:noProof/>
          </w:rPr>
          <w:t>Figura 1.24 “Diagrama de Caso De Uso 110”.</w:t>
        </w:r>
        <w:r>
          <w:rPr>
            <w:noProof/>
            <w:webHidden/>
          </w:rPr>
          <w:tab/>
        </w:r>
        <w:r>
          <w:rPr>
            <w:noProof/>
            <w:webHidden/>
          </w:rPr>
          <w:fldChar w:fldCharType="begin"/>
        </w:r>
        <w:r>
          <w:rPr>
            <w:noProof/>
            <w:webHidden/>
          </w:rPr>
          <w:instrText xml:space="preserve"> PAGEREF _Toc242050298 \h </w:instrText>
        </w:r>
        <w:r>
          <w:rPr>
            <w:noProof/>
            <w:webHidden/>
          </w:rPr>
        </w:r>
        <w:r>
          <w:rPr>
            <w:noProof/>
            <w:webHidden/>
          </w:rPr>
          <w:fldChar w:fldCharType="separate"/>
        </w:r>
        <w:r>
          <w:rPr>
            <w:noProof/>
            <w:webHidden/>
          </w:rPr>
          <w:t>162</w:t>
        </w:r>
        <w:r>
          <w:rPr>
            <w:noProof/>
            <w:webHidden/>
          </w:rPr>
          <w:fldChar w:fldCharType="end"/>
        </w:r>
      </w:hyperlink>
    </w:p>
    <w:p w14:paraId="3A431F3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299" w:history="1">
        <w:r w:rsidRPr="007C4F75">
          <w:rPr>
            <w:rStyle w:val="Hipervnculo"/>
            <w:noProof/>
          </w:rPr>
          <w:t>Figura 1.25 “Diagrama de Caso De Uso 111”.</w:t>
        </w:r>
        <w:r>
          <w:rPr>
            <w:noProof/>
            <w:webHidden/>
          </w:rPr>
          <w:tab/>
        </w:r>
        <w:r>
          <w:rPr>
            <w:noProof/>
            <w:webHidden/>
          </w:rPr>
          <w:fldChar w:fldCharType="begin"/>
        </w:r>
        <w:r>
          <w:rPr>
            <w:noProof/>
            <w:webHidden/>
          </w:rPr>
          <w:instrText xml:space="preserve"> PAGEREF _Toc242050299 \h </w:instrText>
        </w:r>
        <w:r>
          <w:rPr>
            <w:noProof/>
            <w:webHidden/>
          </w:rPr>
        </w:r>
        <w:r>
          <w:rPr>
            <w:noProof/>
            <w:webHidden/>
          </w:rPr>
          <w:fldChar w:fldCharType="separate"/>
        </w:r>
        <w:r>
          <w:rPr>
            <w:noProof/>
            <w:webHidden/>
          </w:rPr>
          <w:t>165</w:t>
        </w:r>
        <w:r>
          <w:rPr>
            <w:noProof/>
            <w:webHidden/>
          </w:rPr>
          <w:fldChar w:fldCharType="end"/>
        </w:r>
      </w:hyperlink>
    </w:p>
    <w:p w14:paraId="3C126CD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0" w:history="1">
        <w:r w:rsidRPr="007C4F75">
          <w:rPr>
            <w:rStyle w:val="Hipervnculo"/>
            <w:noProof/>
          </w:rPr>
          <w:t>Figura 1.26 “Diagrama de Caso De Uso 112”.</w:t>
        </w:r>
        <w:r>
          <w:rPr>
            <w:noProof/>
            <w:webHidden/>
          </w:rPr>
          <w:tab/>
        </w:r>
        <w:r>
          <w:rPr>
            <w:noProof/>
            <w:webHidden/>
          </w:rPr>
          <w:fldChar w:fldCharType="begin"/>
        </w:r>
        <w:r>
          <w:rPr>
            <w:noProof/>
            <w:webHidden/>
          </w:rPr>
          <w:instrText xml:space="preserve"> PAGEREF _Toc242050300 \h </w:instrText>
        </w:r>
        <w:r>
          <w:rPr>
            <w:noProof/>
            <w:webHidden/>
          </w:rPr>
        </w:r>
        <w:r>
          <w:rPr>
            <w:noProof/>
            <w:webHidden/>
          </w:rPr>
          <w:fldChar w:fldCharType="separate"/>
        </w:r>
        <w:r>
          <w:rPr>
            <w:noProof/>
            <w:webHidden/>
          </w:rPr>
          <w:t>167</w:t>
        </w:r>
        <w:r>
          <w:rPr>
            <w:noProof/>
            <w:webHidden/>
          </w:rPr>
          <w:fldChar w:fldCharType="end"/>
        </w:r>
      </w:hyperlink>
    </w:p>
    <w:p w14:paraId="29E6030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1" w:history="1">
        <w:r w:rsidRPr="007C4F75">
          <w:rPr>
            <w:rStyle w:val="Hipervnculo"/>
            <w:noProof/>
          </w:rPr>
          <w:t>Figura 1.27 “Diagrama de Caso De Uso 113”.</w:t>
        </w:r>
        <w:r>
          <w:rPr>
            <w:noProof/>
            <w:webHidden/>
          </w:rPr>
          <w:tab/>
        </w:r>
        <w:r>
          <w:rPr>
            <w:noProof/>
            <w:webHidden/>
          </w:rPr>
          <w:fldChar w:fldCharType="begin"/>
        </w:r>
        <w:r>
          <w:rPr>
            <w:noProof/>
            <w:webHidden/>
          </w:rPr>
          <w:instrText xml:space="preserve"> PAGEREF _Toc242050301 \h </w:instrText>
        </w:r>
        <w:r>
          <w:rPr>
            <w:noProof/>
            <w:webHidden/>
          </w:rPr>
        </w:r>
        <w:r>
          <w:rPr>
            <w:noProof/>
            <w:webHidden/>
          </w:rPr>
          <w:fldChar w:fldCharType="separate"/>
        </w:r>
        <w:r>
          <w:rPr>
            <w:noProof/>
            <w:webHidden/>
          </w:rPr>
          <w:t>167</w:t>
        </w:r>
        <w:r>
          <w:rPr>
            <w:noProof/>
            <w:webHidden/>
          </w:rPr>
          <w:fldChar w:fldCharType="end"/>
        </w:r>
      </w:hyperlink>
    </w:p>
    <w:p w14:paraId="780E8FE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2" w:history="1">
        <w:r w:rsidRPr="007C4F75">
          <w:rPr>
            <w:rStyle w:val="Hipervnculo"/>
            <w:noProof/>
          </w:rPr>
          <w:t>Figura 1.28 “Diagrama de Caso De Uso 114”.</w:t>
        </w:r>
        <w:r>
          <w:rPr>
            <w:noProof/>
            <w:webHidden/>
          </w:rPr>
          <w:tab/>
        </w:r>
        <w:r>
          <w:rPr>
            <w:noProof/>
            <w:webHidden/>
          </w:rPr>
          <w:fldChar w:fldCharType="begin"/>
        </w:r>
        <w:r>
          <w:rPr>
            <w:noProof/>
            <w:webHidden/>
          </w:rPr>
          <w:instrText xml:space="preserve"> PAGEREF _Toc242050302 \h </w:instrText>
        </w:r>
        <w:r>
          <w:rPr>
            <w:noProof/>
            <w:webHidden/>
          </w:rPr>
        </w:r>
        <w:r>
          <w:rPr>
            <w:noProof/>
            <w:webHidden/>
          </w:rPr>
          <w:fldChar w:fldCharType="separate"/>
        </w:r>
        <w:r>
          <w:rPr>
            <w:noProof/>
            <w:webHidden/>
          </w:rPr>
          <w:t>169</w:t>
        </w:r>
        <w:r>
          <w:rPr>
            <w:noProof/>
            <w:webHidden/>
          </w:rPr>
          <w:fldChar w:fldCharType="end"/>
        </w:r>
      </w:hyperlink>
    </w:p>
    <w:p w14:paraId="61B3C737"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3" w:history="1">
        <w:r w:rsidRPr="007C4F75">
          <w:rPr>
            <w:rStyle w:val="Hipervnculo"/>
            <w:noProof/>
          </w:rPr>
          <w:t>Figura 1.29 “Diagrama de Caso De Uso 115”.</w:t>
        </w:r>
        <w:r>
          <w:rPr>
            <w:noProof/>
            <w:webHidden/>
          </w:rPr>
          <w:tab/>
        </w:r>
        <w:r>
          <w:rPr>
            <w:noProof/>
            <w:webHidden/>
          </w:rPr>
          <w:fldChar w:fldCharType="begin"/>
        </w:r>
        <w:r>
          <w:rPr>
            <w:noProof/>
            <w:webHidden/>
          </w:rPr>
          <w:instrText xml:space="preserve"> PAGEREF _Toc242050303 \h </w:instrText>
        </w:r>
        <w:r>
          <w:rPr>
            <w:noProof/>
            <w:webHidden/>
          </w:rPr>
        </w:r>
        <w:r>
          <w:rPr>
            <w:noProof/>
            <w:webHidden/>
          </w:rPr>
          <w:fldChar w:fldCharType="separate"/>
        </w:r>
        <w:r>
          <w:rPr>
            <w:noProof/>
            <w:webHidden/>
          </w:rPr>
          <w:t>172</w:t>
        </w:r>
        <w:r>
          <w:rPr>
            <w:noProof/>
            <w:webHidden/>
          </w:rPr>
          <w:fldChar w:fldCharType="end"/>
        </w:r>
      </w:hyperlink>
    </w:p>
    <w:p w14:paraId="48EE86A3"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4" w:history="1">
        <w:r w:rsidRPr="007C4F75">
          <w:rPr>
            <w:rStyle w:val="Hipervnculo"/>
            <w:noProof/>
          </w:rPr>
          <w:t>Figura 1.30 “Diagrama de Caso De Uso 116”.</w:t>
        </w:r>
        <w:r>
          <w:rPr>
            <w:noProof/>
            <w:webHidden/>
          </w:rPr>
          <w:tab/>
        </w:r>
        <w:r>
          <w:rPr>
            <w:noProof/>
            <w:webHidden/>
          </w:rPr>
          <w:fldChar w:fldCharType="begin"/>
        </w:r>
        <w:r>
          <w:rPr>
            <w:noProof/>
            <w:webHidden/>
          </w:rPr>
          <w:instrText xml:space="preserve"> PAGEREF _Toc242050304 \h </w:instrText>
        </w:r>
        <w:r>
          <w:rPr>
            <w:noProof/>
            <w:webHidden/>
          </w:rPr>
        </w:r>
        <w:r>
          <w:rPr>
            <w:noProof/>
            <w:webHidden/>
          </w:rPr>
          <w:fldChar w:fldCharType="separate"/>
        </w:r>
        <w:r>
          <w:rPr>
            <w:noProof/>
            <w:webHidden/>
          </w:rPr>
          <w:t>173</w:t>
        </w:r>
        <w:r>
          <w:rPr>
            <w:noProof/>
            <w:webHidden/>
          </w:rPr>
          <w:fldChar w:fldCharType="end"/>
        </w:r>
      </w:hyperlink>
    </w:p>
    <w:p w14:paraId="01AFE62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5" w:history="1">
        <w:r w:rsidRPr="007C4F75">
          <w:rPr>
            <w:rStyle w:val="Hipervnculo"/>
            <w:noProof/>
          </w:rPr>
          <w:t>Figura 1.31 “Diagrama de Caso De Uso 117”.</w:t>
        </w:r>
        <w:r>
          <w:rPr>
            <w:noProof/>
            <w:webHidden/>
          </w:rPr>
          <w:tab/>
        </w:r>
        <w:r>
          <w:rPr>
            <w:noProof/>
            <w:webHidden/>
          </w:rPr>
          <w:fldChar w:fldCharType="begin"/>
        </w:r>
        <w:r>
          <w:rPr>
            <w:noProof/>
            <w:webHidden/>
          </w:rPr>
          <w:instrText xml:space="preserve"> PAGEREF _Toc242050305 \h </w:instrText>
        </w:r>
        <w:r>
          <w:rPr>
            <w:noProof/>
            <w:webHidden/>
          </w:rPr>
        </w:r>
        <w:r>
          <w:rPr>
            <w:noProof/>
            <w:webHidden/>
          </w:rPr>
          <w:fldChar w:fldCharType="separate"/>
        </w:r>
        <w:r>
          <w:rPr>
            <w:noProof/>
            <w:webHidden/>
          </w:rPr>
          <w:t>174</w:t>
        </w:r>
        <w:r>
          <w:rPr>
            <w:noProof/>
            <w:webHidden/>
          </w:rPr>
          <w:fldChar w:fldCharType="end"/>
        </w:r>
      </w:hyperlink>
    </w:p>
    <w:p w14:paraId="541CE57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6" w:history="1">
        <w:r w:rsidRPr="007C4F75">
          <w:rPr>
            <w:rStyle w:val="Hipervnculo"/>
            <w:noProof/>
          </w:rPr>
          <w:t>Figura 1.32 “Diagrama de Caso De Uso 118”.</w:t>
        </w:r>
        <w:r>
          <w:rPr>
            <w:noProof/>
            <w:webHidden/>
          </w:rPr>
          <w:tab/>
        </w:r>
        <w:r>
          <w:rPr>
            <w:noProof/>
            <w:webHidden/>
          </w:rPr>
          <w:fldChar w:fldCharType="begin"/>
        </w:r>
        <w:r>
          <w:rPr>
            <w:noProof/>
            <w:webHidden/>
          </w:rPr>
          <w:instrText xml:space="preserve"> PAGEREF _Toc242050306 \h </w:instrText>
        </w:r>
        <w:r>
          <w:rPr>
            <w:noProof/>
            <w:webHidden/>
          </w:rPr>
        </w:r>
        <w:r>
          <w:rPr>
            <w:noProof/>
            <w:webHidden/>
          </w:rPr>
          <w:fldChar w:fldCharType="separate"/>
        </w:r>
        <w:r>
          <w:rPr>
            <w:noProof/>
            <w:webHidden/>
          </w:rPr>
          <w:t>176</w:t>
        </w:r>
        <w:r>
          <w:rPr>
            <w:noProof/>
            <w:webHidden/>
          </w:rPr>
          <w:fldChar w:fldCharType="end"/>
        </w:r>
      </w:hyperlink>
    </w:p>
    <w:p w14:paraId="739CFAA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7" w:history="1">
        <w:r w:rsidRPr="007C4F75">
          <w:rPr>
            <w:rStyle w:val="Hipervnculo"/>
            <w:noProof/>
          </w:rPr>
          <w:t>Figura 1.33 "Diagrama de Caso De Uso 119”.</w:t>
        </w:r>
        <w:r>
          <w:rPr>
            <w:noProof/>
            <w:webHidden/>
          </w:rPr>
          <w:tab/>
        </w:r>
        <w:r>
          <w:rPr>
            <w:noProof/>
            <w:webHidden/>
          </w:rPr>
          <w:fldChar w:fldCharType="begin"/>
        </w:r>
        <w:r>
          <w:rPr>
            <w:noProof/>
            <w:webHidden/>
          </w:rPr>
          <w:instrText xml:space="preserve"> PAGEREF _Toc242050307 \h </w:instrText>
        </w:r>
        <w:r>
          <w:rPr>
            <w:noProof/>
            <w:webHidden/>
          </w:rPr>
        </w:r>
        <w:r>
          <w:rPr>
            <w:noProof/>
            <w:webHidden/>
          </w:rPr>
          <w:fldChar w:fldCharType="separate"/>
        </w:r>
        <w:r>
          <w:rPr>
            <w:noProof/>
            <w:webHidden/>
          </w:rPr>
          <w:t>176</w:t>
        </w:r>
        <w:r>
          <w:rPr>
            <w:noProof/>
            <w:webHidden/>
          </w:rPr>
          <w:fldChar w:fldCharType="end"/>
        </w:r>
      </w:hyperlink>
    </w:p>
    <w:p w14:paraId="6847B38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8" w:history="1">
        <w:r w:rsidRPr="007C4F75">
          <w:rPr>
            <w:rStyle w:val="Hipervnculo"/>
            <w:noProof/>
          </w:rPr>
          <w:t>Figura 1.34 “Diagrama de Caso De Uso 120”.</w:t>
        </w:r>
        <w:r>
          <w:rPr>
            <w:noProof/>
            <w:webHidden/>
          </w:rPr>
          <w:tab/>
        </w:r>
        <w:r>
          <w:rPr>
            <w:noProof/>
            <w:webHidden/>
          </w:rPr>
          <w:fldChar w:fldCharType="begin"/>
        </w:r>
        <w:r>
          <w:rPr>
            <w:noProof/>
            <w:webHidden/>
          </w:rPr>
          <w:instrText xml:space="preserve"> PAGEREF _Toc242050308 \h </w:instrText>
        </w:r>
        <w:r>
          <w:rPr>
            <w:noProof/>
            <w:webHidden/>
          </w:rPr>
        </w:r>
        <w:r>
          <w:rPr>
            <w:noProof/>
            <w:webHidden/>
          </w:rPr>
          <w:fldChar w:fldCharType="separate"/>
        </w:r>
        <w:r>
          <w:rPr>
            <w:noProof/>
            <w:webHidden/>
          </w:rPr>
          <w:t>178</w:t>
        </w:r>
        <w:r>
          <w:rPr>
            <w:noProof/>
            <w:webHidden/>
          </w:rPr>
          <w:fldChar w:fldCharType="end"/>
        </w:r>
      </w:hyperlink>
    </w:p>
    <w:p w14:paraId="21BF0EFF"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09" w:history="1">
        <w:r w:rsidRPr="007C4F75">
          <w:rPr>
            <w:rStyle w:val="Hipervnculo"/>
            <w:noProof/>
          </w:rPr>
          <w:t>Figura 1.35 “Diagrama de Caso De Uso 121”.</w:t>
        </w:r>
        <w:r>
          <w:rPr>
            <w:noProof/>
            <w:webHidden/>
          </w:rPr>
          <w:tab/>
        </w:r>
        <w:r>
          <w:rPr>
            <w:noProof/>
            <w:webHidden/>
          </w:rPr>
          <w:fldChar w:fldCharType="begin"/>
        </w:r>
        <w:r>
          <w:rPr>
            <w:noProof/>
            <w:webHidden/>
          </w:rPr>
          <w:instrText xml:space="preserve"> PAGEREF _Toc242050309 \h </w:instrText>
        </w:r>
        <w:r>
          <w:rPr>
            <w:noProof/>
            <w:webHidden/>
          </w:rPr>
        </w:r>
        <w:r>
          <w:rPr>
            <w:noProof/>
            <w:webHidden/>
          </w:rPr>
          <w:fldChar w:fldCharType="separate"/>
        </w:r>
        <w:r>
          <w:rPr>
            <w:noProof/>
            <w:webHidden/>
          </w:rPr>
          <w:t>180</w:t>
        </w:r>
        <w:r>
          <w:rPr>
            <w:noProof/>
            <w:webHidden/>
          </w:rPr>
          <w:fldChar w:fldCharType="end"/>
        </w:r>
      </w:hyperlink>
    </w:p>
    <w:p w14:paraId="39AF150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0" w:history="1">
        <w:r w:rsidRPr="007C4F75">
          <w:rPr>
            <w:rStyle w:val="Hipervnculo"/>
            <w:noProof/>
          </w:rPr>
          <w:t>Figura 1.36 “Diagrama de Caso De Uso 122”.</w:t>
        </w:r>
        <w:r>
          <w:rPr>
            <w:noProof/>
            <w:webHidden/>
          </w:rPr>
          <w:tab/>
        </w:r>
        <w:r>
          <w:rPr>
            <w:noProof/>
            <w:webHidden/>
          </w:rPr>
          <w:fldChar w:fldCharType="begin"/>
        </w:r>
        <w:r>
          <w:rPr>
            <w:noProof/>
            <w:webHidden/>
          </w:rPr>
          <w:instrText xml:space="preserve"> PAGEREF _Toc242050310 \h </w:instrText>
        </w:r>
        <w:r>
          <w:rPr>
            <w:noProof/>
            <w:webHidden/>
          </w:rPr>
        </w:r>
        <w:r>
          <w:rPr>
            <w:noProof/>
            <w:webHidden/>
          </w:rPr>
          <w:fldChar w:fldCharType="separate"/>
        </w:r>
        <w:r>
          <w:rPr>
            <w:noProof/>
            <w:webHidden/>
          </w:rPr>
          <w:t>182</w:t>
        </w:r>
        <w:r>
          <w:rPr>
            <w:noProof/>
            <w:webHidden/>
          </w:rPr>
          <w:fldChar w:fldCharType="end"/>
        </w:r>
      </w:hyperlink>
    </w:p>
    <w:p w14:paraId="0CC6262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1" w:history="1">
        <w:r w:rsidRPr="007C4F75">
          <w:rPr>
            <w:rStyle w:val="Hipervnculo"/>
            <w:noProof/>
          </w:rPr>
          <w:t>Figura 3.1  “Diagrama Componentes correspondiente al Incremento 3”.</w:t>
        </w:r>
        <w:r>
          <w:rPr>
            <w:noProof/>
            <w:webHidden/>
          </w:rPr>
          <w:tab/>
        </w:r>
        <w:r>
          <w:rPr>
            <w:noProof/>
            <w:webHidden/>
          </w:rPr>
          <w:fldChar w:fldCharType="begin"/>
        </w:r>
        <w:r>
          <w:rPr>
            <w:noProof/>
            <w:webHidden/>
          </w:rPr>
          <w:instrText xml:space="preserve"> PAGEREF _Toc242050311 \h </w:instrText>
        </w:r>
        <w:r>
          <w:rPr>
            <w:noProof/>
            <w:webHidden/>
          </w:rPr>
        </w:r>
        <w:r>
          <w:rPr>
            <w:noProof/>
            <w:webHidden/>
          </w:rPr>
          <w:fldChar w:fldCharType="separate"/>
        </w:r>
        <w:r>
          <w:rPr>
            <w:noProof/>
            <w:webHidden/>
          </w:rPr>
          <w:t>187</w:t>
        </w:r>
        <w:r>
          <w:rPr>
            <w:noProof/>
            <w:webHidden/>
          </w:rPr>
          <w:fldChar w:fldCharType="end"/>
        </w:r>
      </w:hyperlink>
    </w:p>
    <w:p w14:paraId="28B17424"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2" w:history="1">
        <w:r w:rsidRPr="007C4F75">
          <w:rPr>
            <w:rStyle w:val="Hipervnculo"/>
            <w:noProof/>
          </w:rPr>
          <w:t>Figura 4.1  “Diagrama Despliegue correspondiente a la Vista Física del sistema”.</w:t>
        </w:r>
        <w:r>
          <w:rPr>
            <w:noProof/>
            <w:webHidden/>
          </w:rPr>
          <w:tab/>
        </w:r>
        <w:r>
          <w:rPr>
            <w:noProof/>
            <w:webHidden/>
          </w:rPr>
          <w:fldChar w:fldCharType="begin"/>
        </w:r>
        <w:r>
          <w:rPr>
            <w:noProof/>
            <w:webHidden/>
          </w:rPr>
          <w:instrText xml:space="preserve"> PAGEREF _Toc242050312 \h </w:instrText>
        </w:r>
        <w:r>
          <w:rPr>
            <w:noProof/>
            <w:webHidden/>
          </w:rPr>
        </w:r>
        <w:r>
          <w:rPr>
            <w:noProof/>
            <w:webHidden/>
          </w:rPr>
          <w:fldChar w:fldCharType="separate"/>
        </w:r>
        <w:r>
          <w:rPr>
            <w:noProof/>
            <w:webHidden/>
          </w:rPr>
          <w:t>189</w:t>
        </w:r>
        <w:r>
          <w:rPr>
            <w:noProof/>
            <w:webHidden/>
          </w:rPr>
          <w:fldChar w:fldCharType="end"/>
        </w:r>
      </w:hyperlink>
    </w:p>
    <w:p w14:paraId="3AC14CBD"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3" w:history="1">
        <w:r w:rsidRPr="007C4F75">
          <w:rPr>
            <w:rStyle w:val="Hipervnculo"/>
            <w:noProof/>
          </w:rPr>
          <w:t xml:space="preserve">Figura 5.1 </w:t>
        </w:r>
        <w:r w:rsidRPr="007C4F75">
          <w:rPr>
            <w:rStyle w:val="Hipervnculo"/>
            <w:rFonts w:eastAsia="Times New Roman" w:cs="Times New Roman"/>
            <w:noProof/>
          </w:rPr>
          <w:t>“Modelo físico de datos acumulado correspondiente al Incremento 3”.</w:t>
        </w:r>
        <w:r>
          <w:rPr>
            <w:noProof/>
            <w:webHidden/>
          </w:rPr>
          <w:tab/>
        </w:r>
        <w:r>
          <w:rPr>
            <w:noProof/>
            <w:webHidden/>
          </w:rPr>
          <w:fldChar w:fldCharType="begin"/>
        </w:r>
        <w:r>
          <w:rPr>
            <w:noProof/>
            <w:webHidden/>
          </w:rPr>
          <w:instrText xml:space="preserve"> PAGEREF _Toc242050313 \h </w:instrText>
        </w:r>
        <w:r>
          <w:rPr>
            <w:noProof/>
            <w:webHidden/>
          </w:rPr>
        </w:r>
        <w:r>
          <w:rPr>
            <w:noProof/>
            <w:webHidden/>
          </w:rPr>
          <w:fldChar w:fldCharType="separate"/>
        </w:r>
        <w:r>
          <w:rPr>
            <w:noProof/>
            <w:webHidden/>
          </w:rPr>
          <w:t>191</w:t>
        </w:r>
        <w:r>
          <w:rPr>
            <w:noProof/>
            <w:webHidden/>
          </w:rPr>
          <w:fldChar w:fldCharType="end"/>
        </w:r>
      </w:hyperlink>
    </w:p>
    <w:p w14:paraId="24A9C953"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4" w:history="1">
        <w:r w:rsidRPr="007C4F75">
          <w:rPr>
            <w:rStyle w:val="Hipervnculo"/>
            <w:noProof/>
          </w:rPr>
          <w:t>Figura 6.1 “DS-CU087 - Registrando Boleta de Honorarios”.</w:t>
        </w:r>
        <w:r>
          <w:rPr>
            <w:noProof/>
            <w:webHidden/>
          </w:rPr>
          <w:tab/>
        </w:r>
        <w:r>
          <w:rPr>
            <w:noProof/>
            <w:webHidden/>
          </w:rPr>
          <w:fldChar w:fldCharType="begin"/>
        </w:r>
        <w:r>
          <w:rPr>
            <w:noProof/>
            <w:webHidden/>
          </w:rPr>
          <w:instrText xml:space="preserve"> PAGEREF _Toc242050314 \h </w:instrText>
        </w:r>
        <w:r>
          <w:rPr>
            <w:noProof/>
            <w:webHidden/>
          </w:rPr>
        </w:r>
        <w:r>
          <w:rPr>
            <w:noProof/>
            <w:webHidden/>
          </w:rPr>
          <w:fldChar w:fldCharType="separate"/>
        </w:r>
        <w:r>
          <w:rPr>
            <w:noProof/>
            <w:webHidden/>
          </w:rPr>
          <w:t>193</w:t>
        </w:r>
        <w:r>
          <w:rPr>
            <w:noProof/>
            <w:webHidden/>
          </w:rPr>
          <w:fldChar w:fldCharType="end"/>
        </w:r>
      </w:hyperlink>
    </w:p>
    <w:p w14:paraId="209D46C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5" w:history="1">
        <w:r w:rsidRPr="007C4F75">
          <w:rPr>
            <w:rStyle w:val="Hipervnculo"/>
            <w:noProof/>
          </w:rPr>
          <w:t>Figura 6.2 “DS-CU088 - Confirmando Boleta de Honorarios”.</w:t>
        </w:r>
        <w:r>
          <w:rPr>
            <w:noProof/>
            <w:webHidden/>
          </w:rPr>
          <w:tab/>
        </w:r>
        <w:r>
          <w:rPr>
            <w:noProof/>
            <w:webHidden/>
          </w:rPr>
          <w:fldChar w:fldCharType="begin"/>
        </w:r>
        <w:r>
          <w:rPr>
            <w:noProof/>
            <w:webHidden/>
          </w:rPr>
          <w:instrText xml:space="preserve"> PAGEREF _Toc242050315 \h </w:instrText>
        </w:r>
        <w:r>
          <w:rPr>
            <w:noProof/>
            <w:webHidden/>
          </w:rPr>
        </w:r>
        <w:r>
          <w:rPr>
            <w:noProof/>
            <w:webHidden/>
          </w:rPr>
          <w:fldChar w:fldCharType="separate"/>
        </w:r>
        <w:r>
          <w:rPr>
            <w:noProof/>
            <w:webHidden/>
          </w:rPr>
          <w:t>194</w:t>
        </w:r>
        <w:r>
          <w:rPr>
            <w:noProof/>
            <w:webHidden/>
          </w:rPr>
          <w:fldChar w:fldCharType="end"/>
        </w:r>
      </w:hyperlink>
    </w:p>
    <w:p w14:paraId="4CB0062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6" w:history="1">
        <w:r w:rsidRPr="007C4F75">
          <w:rPr>
            <w:rStyle w:val="Hipervnculo"/>
            <w:noProof/>
          </w:rPr>
          <w:t>Figura 6.3 “DS-CU89 - Pagando honorarios”.</w:t>
        </w:r>
        <w:r>
          <w:rPr>
            <w:noProof/>
            <w:webHidden/>
          </w:rPr>
          <w:tab/>
        </w:r>
        <w:r>
          <w:rPr>
            <w:noProof/>
            <w:webHidden/>
          </w:rPr>
          <w:fldChar w:fldCharType="begin"/>
        </w:r>
        <w:r>
          <w:rPr>
            <w:noProof/>
            <w:webHidden/>
          </w:rPr>
          <w:instrText xml:space="preserve"> PAGEREF _Toc242050316 \h </w:instrText>
        </w:r>
        <w:r>
          <w:rPr>
            <w:noProof/>
            <w:webHidden/>
          </w:rPr>
        </w:r>
        <w:r>
          <w:rPr>
            <w:noProof/>
            <w:webHidden/>
          </w:rPr>
          <w:fldChar w:fldCharType="separate"/>
        </w:r>
        <w:r>
          <w:rPr>
            <w:noProof/>
            <w:webHidden/>
          </w:rPr>
          <w:t>195</w:t>
        </w:r>
        <w:r>
          <w:rPr>
            <w:noProof/>
            <w:webHidden/>
          </w:rPr>
          <w:fldChar w:fldCharType="end"/>
        </w:r>
      </w:hyperlink>
    </w:p>
    <w:p w14:paraId="17E9985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7" w:history="1">
        <w:r w:rsidRPr="007C4F75">
          <w:rPr>
            <w:rStyle w:val="Hipervnculo"/>
            <w:noProof/>
          </w:rPr>
          <w:t>Figura 6.4 “DS-CU90 - Anulando pago de honorarios”.</w:t>
        </w:r>
        <w:r>
          <w:rPr>
            <w:noProof/>
            <w:webHidden/>
          </w:rPr>
          <w:tab/>
        </w:r>
        <w:r>
          <w:rPr>
            <w:noProof/>
            <w:webHidden/>
          </w:rPr>
          <w:fldChar w:fldCharType="begin"/>
        </w:r>
        <w:r>
          <w:rPr>
            <w:noProof/>
            <w:webHidden/>
          </w:rPr>
          <w:instrText xml:space="preserve"> PAGEREF _Toc242050317 \h </w:instrText>
        </w:r>
        <w:r>
          <w:rPr>
            <w:noProof/>
            <w:webHidden/>
          </w:rPr>
        </w:r>
        <w:r>
          <w:rPr>
            <w:noProof/>
            <w:webHidden/>
          </w:rPr>
          <w:fldChar w:fldCharType="separate"/>
        </w:r>
        <w:r>
          <w:rPr>
            <w:noProof/>
            <w:webHidden/>
          </w:rPr>
          <w:t>196</w:t>
        </w:r>
        <w:r>
          <w:rPr>
            <w:noProof/>
            <w:webHidden/>
          </w:rPr>
          <w:fldChar w:fldCharType="end"/>
        </w:r>
      </w:hyperlink>
    </w:p>
    <w:p w14:paraId="7785C04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8" w:history="1">
        <w:r w:rsidRPr="007C4F75">
          <w:rPr>
            <w:rStyle w:val="Hipervnculo"/>
            <w:noProof/>
          </w:rPr>
          <w:t>Figura 6.5 “DS-CU91 - Revirtiendo pago de honorarios”.</w:t>
        </w:r>
        <w:r>
          <w:rPr>
            <w:noProof/>
            <w:webHidden/>
          </w:rPr>
          <w:tab/>
        </w:r>
        <w:r>
          <w:rPr>
            <w:noProof/>
            <w:webHidden/>
          </w:rPr>
          <w:fldChar w:fldCharType="begin"/>
        </w:r>
        <w:r>
          <w:rPr>
            <w:noProof/>
            <w:webHidden/>
          </w:rPr>
          <w:instrText xml:space="preserve"> PAGEREF _Toc242050318 \h </w:instrText>
        </w:r>
        <w:r>
          <w:rPr>
            <w:noProof/>
            <w:webHidden/>
          </w:rPr>
        </w:r>
        <w:r>
          <w:rPr>
            <w:noProof/>
            <w:webHidden/>
          </w:rPr>
          <w:fldChar w:fldCharType="separate"/>
        </w:r>
        <w:r>
          <w:rPr>
            <w:noProof/>
            <w:webHidden/>
          </w:rPr>
          <w:t>197</w:t>
        </w:r>
        <w:r>
          <w:rPr>
            <w:noProof/>
            <w:webHidden/>
          </w:rPr>
          <w:fldChar w:fldCharType="end"/>
        </w:r>
      </w:hyperlink>
    </w:p>
    <w:p w14:paraId="612D737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19" w:history="1">
        <w:r w:rsidRPr="007C4F75">
          <w:rPr>
            <w:rStyle w:val="Hipervnculo"/>
            <w:noProof/>
          </w:rPr>
          <w:t>Figura 6.6 “DS-CU92 - Registrando Empleado”.</w:t>
        </w:r>
        <w:r>
          <w:rPr>
            <w:noProof/>
            <w:webHidden/>
          </w:rPr>
          <w:tab/>
        </w:r>
        <w:r>
          <w:rPr>
            <w:noProof/>
            <w:webHidden/>
          </w:rPr>
          <w:fldChar w:fldCharType="begin"/>
        </w:r>
        <w:r>
          <w:rPr>
            <w:noProof/>
            <w:webHidden/>
          </w:rPr>
          <w:instrText xml:space="preserve"> PAGEREF _Toc242050319 \h </w:instrText>
        </w:r>
        <w:r>
          <w:rPr>
            <w:noProof/>
            <w:webHidden/>
          </w:rPr>
        </w:r>
        <w:r>
          <w:rPr>
            <w:noProof/>
            <w:webHidden/>
          </w:rPr>
          <w:fldChar w:fldCharType="separate"/>
        </w:r>
        <w:r>
          <w:rPr>
            <w:noProof/>
            <w:webHidden/>
          </w:rPr>
          <w:t>199</w:t>
        </w:r>
        <w:r>
          <w:rPr>
            <w:noProof/>
            <w:webHidden/>
          </w:rPr>
          <w:fldChar w:fldCharType="end"/>
        </w:r>
      </w:hyperlink>
    </w:p>
    <w:p w14:paraId="27B3DE8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0" w:history="1">
        <w:r w:rsidRPr="007C4F75">
          <w:rPr>
            <w:rStyle w:val="Hipervnculo"/>
            <w:noProof/>
          </w:rPr>
          <w:t xml:space="preserve">Figura 6.7 </w:t>
        </w:r>
        <w:r w:rsidRPr="007C4F75">
          <w:rPr>
            <w:rStyle w:val="Hipervnculo"/>
            <w:rFonts w:eastAsia="Times New Roman" w:cs="Times New Roman"/>
            <w:noProof/>
          </w:rPr>
          <w:t>“DS-CU93 - Configurando sueldo base”.</w:t>
        </w:r>
        <w:r>
          <w:rPr>
            <w:noProof/>
            <w:webHidden/>
          </w:rPr>
          <w:tab/>
        </w:r>
        <w:r>
          <w:rPr>
            <w:noProof/>
            <w:webHidden/>
          </w:rPr>
          <w:fldChar w:fldCharType="begin"/>
        </w:r>
        <w:r>
          <w:rPr>
            <w:noProof/>
            <w:webHidden/>
          </w:rPr>
          <w:instrText xml:space="preserve"> PAGEREF _Toc242050320 \h </w:instrText>
        </w:r>
        <w:r>
          <w:rPr>
            <w:noProof/>
            <w:webHidden/>
          </w:rPr>
        </w:r>
        <w:r>
          <w:rPr>
            <w:noProof/>
            <w:webHidden/>
          </w:rPr>
          <w:fldChar w:fldCharType="separate"/>
        </w:r>
        <w:r>
          <w:rPr>
            <w:noProof/>
            <w:webHidden/>
          </w:rPr>
          <w:t>199</w:t>
        </w:r>
        <w:r>
          <w:rPr>
            <w:noProof/>
            <w:webHidden/>
          </w:rPr>
          <w:fldChar w:fldCharType="end"/>
        </w:r>
      </w:hyperlink>
    </w:p>
    <w:p w14:paraId="3A6C6DE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1" w:history="1">
        <w:r w:rsidRPr="007C4F75">
          <w:rPr>
            <w:rStyle w:val="Hipervnculo"/>
            <w:noProof/>
          </w:rPr>
          <w:t xml:space="preserve">Figura 6.8 </w:t>
        </w:r>
        <w:r w:rsidRPr="007C4F75">
          <w:rPr>
            <w:rStyle w:val="Hipervnculo"/>
            <w:rFonts w:eastAsia="Times New Roman" w:cs="Times New Roman"/>
            <w:noProof/>
          </w:rPr>
          <w:t>“DS-CU94 - Gestionando esquema remuneracional variable”.</w:t>
        </w:r>
        <w:r>
          <w:rPr>
            <w:noProof/>
            <w:webHidden/>
          </w:rPr>
          <w:tab/>
        </w:r>
        <w:r>
          <w:rPr>
            <w:noProof/>
            <w:webHidden/>
          </w:rPr>
          <w:fldChar w:fldCharType="begin"/>
        </w:r>
        <w:r>
          <w:rPr>
            <w:noProof/>
            <w:webHidden/>
          </w:rPr>
          <w:instrText xml:space="preserve"> PAGEREF _Toc242050321 \h </w:instrText>
        </w:r>
        <w:r>
          <w:rPr>
            <w:noProof/>
            <w:webHidden/>
          </w:rPr>
        </w:r>
        <w:r>
          <w:rPr>
            <w:noProof/>
            <w:webHidden/>
          </w:rPr>
          <w:fldChar w:fldCharType="separate"/>
        </w:r>
        <w:r>
          <w:rPr>
            <w:noProof/>
            <w:webHidden/>
          </w:rPr>
          <w:t>201</w:t>
        </w:r>
        <w:r>
          <w:rPr>
            <w:noProof/>
            <w:webHidden/>
          </w:rPr>
          <w:fldChar w:fldCharType="end"/>
        </w:r>
      </w:hyperlink>
    </w:p>
    <w:p w14:paraId="6CC22697"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2" w:history="1">
        <w:r w:rsidRPr="007C4F75">
          <w:rPr>
            <w:rStyle w:val="Hipervnculo"/>
            <w:noProof/>
          </w:rPr>
          <w:t>Figura 6.9 “DS-CU95 - Versionando tarifa remuneracional”.</w:t>
        </w:r>
        <w:r>
          <w:rPr>
            <w:noProof/>
            <w:webHidden/>
          </w:rPr>
          <w:tab/>
        </w:r>
        <w:r>
          <w:rPr>
            <w:noProof/>
            <w:webHidden/>
          </w:rPr>
          <w:fldChar w:fldCharType="begin"/>
        </w:r>
        <w:r>
          <w:rPr>
            <w:noProof/>
            <w:webHidden/>
          </w:rPr>
          <w:instrText xml:space="preserve"> PAGEREF _Toc242050322 \h </w:instrText>
        </w:r>
        <w:r>
          <w:rPr>
            <w:noProof/>
            <w:webHidden/>
          </w:rPr>
        </w:r>
        <w:r>
          <w:rPr>
            <w:noProof/>
            <w:webHidden/>
          </w:rPr>
          <w:fldChar w:fldCharType="separate"/>
        </w:r>
        <w:r>
          <w:rPr>
            <w:noProof/>
            <w:webHidden/>
          </w:rPr>
          <w:t>202</w:t>
        </w:r>
        <w:r>
          <w:rPr>
            <w:noProof/>
            <w:webHidden/>
          </w:rPr>
          <w:fldChar w:fldCharType="end"/>
        </w:r>
      </w:hyperlink>
    </w:p>
    <w:p w14:paraId="6F4F549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3" w:history="1">
        <w:r w:rsidRPr="007C4F75">
          <w:rPr>
            <w:rStyle w:val="Hipervnculo"/>
            <w:noProof/>
          </w:rPr>
          <w:t>Figura 6.10 “DS-CU96 - Incorporando hechos operacionales validados”.</w:t>
        </w:r>
        <w:r>
          <w:rPr>
            <w:noProof/>
            <w:webHidden/>
          </w:rPr>
          <w:tab/>
        </w:r>
        <w:r>
          <w:rPr>
            <w:noProof/>
            <w:webHidden/>
          </w:rPr>
          <w:fldChar w:fldCharType="begin"/>
        </w:r>
        <w:r>
          <w:rPr>
            <w:noProof/>
            <w:webHidden/>
          </w:rPr>
          <w:instrText xml:space="preserve"> PAGEREF _Toc242050323 \h </w:instrText>
        </w:r>
        <w:r>
          <w:rPr>
            <w:noProof/>
            <w:webHidden/>
          </w:rPr>
        </w:r>
        <w:r>
          <w:rPr>
            <w:noProof/>
            <w:webHidden/>
          </w:rPr>
          <w:fldChar w:fldCharType="separate"/>
        </w:r>
        <w:r>
          <w:rPr>
            <w:noProof/>
            <w:webHidden/>
          </w:rPr>
          <w:t>203</w:t>
        </w:r>
        <w:r>
          <w:rPr>
            <w:noProof/>
            <w:webHidden/>
          </w:rPr>
          <w:fldChar w:fldCharType="end"/>
        </w:r>
      </w:hyperlink>
    </w:p>
    <w:p w14:paraId="516DB1E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4" w:history="1">
        <w:r w:rsidRPr="007C4F75">
          <w:rPr>
            <w:rStyle w:val="Hipervnculo"/>
            <w:noProof/>
          </w:rPr>
          <w:t>Figura 6.11 “DS-CU97 - Resolviendo remunerabilidad de retrabajo”.</w:t>
        </w:r>
        <w:r>
          <w:rPr>
            <w:noProof/>
            <w:webHidden/>
          </w:rPr>
          <w:tab/>
        </w:r>
        <w:r>
          <w:rPr>
            <w:noProof/>
            <w:webHidden/>
          </w:rPr>
          <w:fldChar w:fldCharType="begin"/>
        </w:r>
        <w:r>
          <w:rPr>
            <w:noProof/>
            <w:webHidden/>
          </w:rPr>
          <w:instrText xml:space="preserve"> PAGEREF _Toc242050324 \h </w:instrText>
        </w:r>
        <w:r>
          <w:rPr>
            <w:noProof/>
            <w:webHidden/>
          </w:rPr>
        </w:r>
        <w:r>
          <w:rPr>
            <w:noProof/>
            <w:webHidden/>
          </w:rPr>
          <w:fldChar w:fldCharType="separate"/>
        </w:r>
        <w:r>
          <w:rPr>
            <w:noProof/>
            <w:webHidden/>
          </w:rPr>
          <w:t>204</w:t>
        </w:r>
        <w:r>
          <w:rPr>
            <w:noProof/>
            <w:webHidden/>
          </w:rPr>
          <w:fldChar w:fldCharType="end"/>
        </w:r>
      </w:hyperlink>
    </w:p>
    <w:p w14:paraId="784F8F0F"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5" w:history="1">
        <w:r w:rsidRPr="007C4F75">
          <w:rPr>
            <w:rStyle w:val="Hipervnculo"/>
            <w:noProof/>
          </w:rPr>
          <w:t>Figura 6.12 “DS-CU98 - Calculando bonos variables”.</w:t>
        </w:r>
        <w:r>
          <w:rPr>
            <w:noProof/>
            <w:webHidden/>
          </w:rPr>
          <w:tab/>
        </w:r>
        <w:r>
          <w:rPr>
            <w:noProof/>
            <w:webHidden/>
          </w:rPr>
          <w:fldChar w:fldCharType="begin"/>
        </w:r>
        <w:r>
          <w:rPr>
            <w:noProof/>
            <w:webHidden/>
          </w:rPr>
          <w:instrText xml:space="preserve"> PAGEREF _Toc242050325 \h </w:instrText>
        </w:r>
        <w:r>
          <w:rPr>
            <w:noProof/>
            <w:webHidden/>
          </w:rPr>
        </w:r>
        <w:r>
          <w:rPr>
            <w:noProof/>
            <w:webHidden/>
          </w:rPr>
          <w:fldChar w:fldCharType="separate"/>
        </w:r>
        <w:r>
          <w:rPr>
            <w:noProof/>
            <w:webHidden/>
          </w:rPr>
          <w:t>205</w:t>
        </w:r>
        <w:r>
          <w:rPr>
            <w:noProof/>
            <w:webHidden/>
          </w:rPr>
          <w:fldChar w:fldCharType="end"/>
        </w:r>
      </w:hyperlink>
    </w:p>
    <w:p w14:paraId="1F303AF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6" w:history="1">
        <w:r w:rsidRPr="007C4F75">
          <w:rPr>
            <w:rStyle w:val="Hipervnculo"/>
            <w:noProof/>
          </w:rPr>
          <w:t>Figura 6.13 “DS-CU99 - Aplicando deducciones válidas”.</w:t>
        </w:r>
        <w:r>
          <w:rPr>
            <w:noProof/>
            <w:webHidden/>
          </w:rPr>
          <w:tab/>
        </w:r>
        <w:r>
          <w:rPr>
            <w:noProof/>
            <w:webHidden/>
          </w:rPr>
          <w:fldChar w:fldCharType="begin"/>
        </w:r>
        <w:r>
          <w:rPr>
            <w:noProof/>
            <w:webHidden/>
          </w:rPr>
          <w:instrText xml:space="preserve"> PAGEREF _Toc242050326 \h </w:instrText>
        </w:r>
        <w:r>
          <w:rPr>
            <w:noProof/>
            <w:webHidden/>
          </w:rPr>
        </w:r>
        <w:r>
          <w:rPr>
            <w:noProof/>
            <w:webHidden/>
          </w:rPr>
          <w:fldChar w:fldCharType="separate"/>
        </w:r>
        <w:r>
          <w:rPr>
            <w:noProof/>
            <w:webHidden/>
          </w:rPr>
          <w:t>206</w:t>
        </w:r>
        <w:r>
          <w:rPr>
            <w:noProof/>
            <w:webHidden/>
          </w:rPr>
          <w:fldChar w:fldCharType="end"/>
        </w:r>
      </w:hyperlink>
    </w:p>
    <w:p w14:paraId="18531423"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7" w:history="1">
        <w:r w:rsidRPr="007C4F75">
          <w:rPr>
            <w:rStyle w:val="Hipervnculo"/>
            <w:noProof/>
          </w:rPr>
          <w:t>Figura 6.14 “DS-CU100 - Calculando remuneración mensual”.</w:t>
        </w:r>
        <w:r>
          <w:rPr>
            <w:noProof/>
            <w:webHidden/>
          </w:rPr>
          <w:tab/>
        </w:r>
        <w:r>
          <w:rPr>
            <w:noProof/>
            <w:webHidden/>
          </w:rPr>
          <w:fldChar w:fldCharType="begin"/>
        </w:r>
        <w:r>
          <w:rPr>
            <w:noProof/>
            <w:webHidden/>
          </w:rPr>
          <w:instrText xml:space="preserve"> PAGEREF _Toc242050327 \h </w:instrText>
        </w:r>
        <w:r>
          <w:rPr>
            <w:noProof/>
            <w:webHidden/>
          </w:rPr>
        </w:r>
        <w:r>
          <w:rPr>
            <w:noProof/>
            <w:webHidden/>
          </w:rPr>
          <w:fldChar w:fldCharType="separate"/>
        </w:r>
        <w:r>
          <w:rPr>
            <w:noProof/>
            <w:webHidden/>
          </w:rPr>
          <w:t>207</w:t>
        </w:r>
        <w:r>
          <w:rPr>
            <w:noProof/>
            <w:webHidden/>
          </w:rPr>
          <w:fldChar w:fldCharType="end"/>
        </w:r>
      </w:hyperlink>
    </w:p>
    <w:p w14:paraId="4638469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8" w:history="1">
        <w:r w:rsidRPr="007C4F75">
          <w:rPr>
            <w:rStyle w:val="Hipervnculo"/>
            <w:noProof/>
          </w:rPr>
          <w:t>Figura 6.15 “DS-CU101 - Consultando desglose preliminar de remuneración”.</w:t>
        </w:r>
        <w:r>
          <w:rPr>
            <w:noProof/>
            <w:webHidden/>
          </w:rPr>
          <w:tab/>
        </w:r>
        <w:r>
          <w:rPr>
            <w:noProof/>
            <w:webHidden/>
          </w:rPr>
          <w:fldChar w:fldCharType="begin"/>
        </w:r>
        <w:r>
          <w:rPr>
            <w:noProof/>
            <w:webHidden/>
          </w:rPr>
          <w:instrText xml:space="preserve"> PAGEREF _Toc242050328 \h </w:instrText>
        </w:r>
        <w:r>
          <w:rPr>
            <w:noProof/>
            <w:webHidden/>
          </w:rPr>
        </w:r>
        <w:r>
          <w:rPr>
            <w:noProof/>
            <w:webHidden/>
          </w:rPr>
          <w:fldChar w:fldCharType="separate"/>
        </w:r>
        <w:r>
          <w:rPr>
            <w:noProof/>
            <w:webHidden/>
          </w:rPr>
          <w:t>208</w:t>
        </w:r>
        <w:r>
          <w:rPr>
            <w:noProof/>
            <w:webHidden/>
          </w:rPr>
          <w:fldChar w:fldCharType="end"/>
        </w:r>
      </w:hyperlink>
    </w:p>
    <w:p w14:paraId="77F94B2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29" w:history="1">
        <w:r w:rsidRPr="007C4F75">
          <w:rPr>
            <w:rStyle w:val="Hipervnculo"/>
            <w:noProof/>
          </w:rPr>
          <w:t>Figura 6.16 “DS-CU102 - Cerrando remuneración y generando liquidación oficial”.</w:t>
        </w:r>
        <w:r>
          <w:rPr>
            <w:noProof/>
            <w:webHidden/>
          </w:rPr>
          <w:tab/>
        </w:r>
        <w:r>
          <w:rPr>
            <w:noProof/>
            <w:webHidden/>
          </w:rPr>
          <w:fldChar w:fldCharType="begin"/>
        </w:r>
        <w:r>
          <w:rPr>
            <w:noProof/>
            <w:webHidden/>
          </w:rPr>
          <w:instrText xml:space="preserve"> PAGEREF _Toc242050329 \h </w:instrText>
        </w:r>
        <w:r>
          <w:rPr>
            <w:noProof/>
            <w:webHidden/>
          </w:rPr>
        </w:r>
        <w:r>
          <w:rPr>
            <w:noProof/>
            <w:webHidden/>
          </w:rPr>
          <w:fldChar w:fldCharType="separate"/>
        </w:r>
        <w:r>
          <w:rPr>
            <w:noProof/>
            <w:webHidden/>
          </w:rPr>
          <w:t>209</w:t>
        </w:r>
        <w:r>
          <w:rPr>
            <w:noProof/>
            <w:webHidden/>
          </w:rPr>
          <w:fldChar w:fldCharType="end"/>
        </w:r>
      </w:hyperlink>
    </w:p>
    <w:p w14:paraId="31C4DC67"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0" w:history="1">
        <w:r w:rsidRPr="007C4F75">
          <w:rPr>
            <w:rStyle w:val="Hipervnculo"/>
            <w:noProof/>
          </w:rPr>
          <w:t>Figura 6.17 “DS-CU103 - Entregando liquidación oficial”.</w:t>
        </w:r>
        <w:r>
          <w:rPr>
            <w:noProof/>
            <w:webHidden/>
          </w:rPr>
          <w:tab/>
        </w:r>
        <w:r>
          <w:rPr>
            <w:noProof/>
            <w:webHidden/>
          </w:rPr>
          <w:fldChar w:fldCharType="begin"/>
        </w:r>
        <w:r>
          <w:rPr>
            <w:noProof/>
            <w:webHidden/>
          </w:rPr>
          <w:instrText xml:space="preserve"> PAGEREF _Toc242050330 \h </w:instrText>
        </w:r>
        <w:r>
          <w:rPr>
            <w:noProof/>
            <w:webHidden/>
          </w:rPr>
        </w:r>
        <w:r>
          <w:rPr>
            <w:noProof/>
            <w:webHidden/>
          </w:rPr>
          <w:fldChar w:fldCharType="separate"/>
        </w:r>
        <w:r>
          <w:rPr>
            <w:noProof/>
            <w:webHidden/>
          </w:rPr>
          <w:t>210</w:t>
        </w:r>
        <w:r>
          <w:rPr>
            <w:noProof/>
            <w:webHidden/>
          </w:rPr>
          <w:fldChar w:fldCharType="end"/>
        </w:r>
      </w:hyperlink>
    </w:p>
    <w:p w14:paraId="68482EF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1" w:history="1">
        <w:r w:rsidRPr="007C4F75">
          <w:rPr>
            <w:rStyle w:val="Hipervnculo"/>
            <w:noProof/>
          </w:rPr>
          <w:t>Figura 6.18 “DS-CU104 - Consultando historial de liquidaciones”.</w:t>
        </w:r>
        <w:r>
          <w:rPr>
            <w:noProof/>
            <w:webHidden/>
          </w:rPr>
          <w:tab/>
        </w:r>
        <w:r>
          <w:rPr>
            <w:noProof/>
            <w:webHidden/>
          </w:rPr>
          <w:fldChar w:fldCharType="begin"/>
        </w:r>
        <w:r>
          <w:rPr>
            <w:noProof/>
            <w:webHidden/>
          </w:rPr>
          <w:instrText xml:space="preserve"> PAGEREF _Toc242050331 \h </w:instrText>
        </w:r>
        <w:r>
          <w:rPr>
            <w:noProof/>
            <w:webHidden/>
          </w:rPr>
        </w:r>
        <w:r>
          <w:rPr>
            <w:noProof/>
            <w:webHidden/>
          </w:rPr>
          <w:fldChar w:fldCharType="separate"/>
        </w:r>
        <w:r>
          <w:rPr>
            <w:noProof/>
            <w:webHidden/>
          </w:rPr>
          <w:t>210</w:t>
        </w:r>
        <w:r>
          <w:rPr>
            <w:noProof/>
            <w:webHidden/>
          </w:rPr>
          <w:fldChar w:fldCharType="end"/>
        </w:r>
      </w:hyperlink>
    </w:p>
    <w:p w14:paraId="343E8183"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2" w:history="1">
        <w:r w:rsidRPr="007C4F75">
          <w:rPr>
            <w:rStyle w:val="Hipervnculo"/>
            <w:noProof/>
          </w:rPr>
          <w:t>Figura 6.19 “DS-CU105 – Consultando el Panel General”.</w:t>
        </w:r>
        <w:r>
          <w:rPr>
            <w:noProof/>
            <w:webHidden/>
          </w:rPr>
          <w:tab/>
        </w:r>
        <w:r>
          <w:rPr>
            <w:noProof/>
            <w:webHidden/>
          </w:rPr>
          <w:fldChar w:fldCharType="begin"/>
        </w:r>
        <w:r>
          <w:rPr>
            <w:noProof/>
            <w:webHidden/>
          </w:rPr>
          <w:instrText xml:space="preserve"> PAGEREF _Toc242050332 \h </w:instrText>
        </w:r>
        <w:r>
          <w:rPr>
            <w:noProof/>
            <w:webHidden/>
          </w:rPr>
        </w:r>
        <w:r>
          <w:rPr>
            <w:noProof/>
            <w:webHidden/>
          </w:rPr>
          <w:fldChar w:fldCharType="separate"/>
        </w:r>
        <w:r>
          <w:rPr>
            <w:noProof/>
            <w:webHidden/>
          </w:rPr>
          <w:t>212</w:t>
        </w:r>
        <w:r>
          <w:rPr>
            <w:noProof/>
            <w:webHidden/>
          </w:rPr>
          <w:fldChar w:fldCharType="end"/>
        </w:r>
      </w:hyperlink>
    </w:p>
    <w:p w14:paraId="5CFB58E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3" w:history="1">
        <w:r w:rsidRPr="007C4F75">
          <w:rPr>
            <w:rStyle w:val="Hipervnculo"/>
            <w:noProof/>
          </w:rPr>
          <w:t>Figura 6.20  “DS-CU106 - Analizando Ventas del período”.</w:t>
        </w:r>
        <w:r>
          <w:rPr>
            <w:noProof/>
            <w:webHidden/>
          </w:rPr>
          <w:tab/>
        </w:r>
        <w:r>
          <w:rPr>
            <w:noProof/>
            <w:webHidden/>
          </w:rPr>
          <w:fldChar w:fldCharType="begin"/>
        </w:r>
        <w:r>
          <w:rPr>
            <w:noProof/>
            <w:webHidden/>
          </w:rPr>
          <w:instrText xml:space="preserve"> PAGEREF _Toc242050333 \h </w:instrText>
        </w:r>
        <w:r>
          <w:rPr>
            <w:noProof/>
            <w:webHidden/>
          </w:rPr>
        </w:r>
        <w:r>
          <w:rPr>
            <w:noProof/>
            <w:webHidden/>
          </w:rPr>
          <w:fldChar w:fldCharType="separate"/>
        </w:r>
        <w:r>
          <w:rPr>
            <w:noProof/>
            <w:webHidden/>
          </w:rPr>
          <w:t>213</w:t>
        </w:r>
        <w:r>
          <w:rPr>
            <w:noProof/>
            <w:webHidden/>
          </w:rPr>
          <w:fldChar w:fldCharType="end"/>
        </w:r>
      </w:hyperlink>
    </w:p>
    <w:p w14:paraId="318D84D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4" w:history="1">
        <w:r w:rsidRPr="007C4F75">
          <w:rPr>
            <w:rStyle w:val="Hipervnculo"/>
            <w:noProof/>
          </w:rPr>
          <w:t>Figura 6.21“DS-CU107 - Analizando Cuentas por Cobrar y cobranza”.</w:t>
        </w:r>
        <w:r>
          <w:rPr>
            <w:noProof/>
            <w:webHidden/>
          </w:rPr>
          <w:tab/>
        </w:r>
        <w:r>
          <w:rPr>
            <w:noProof/>
            <w:webHidden/>
          </w:rPr>
          <w:fldChar w:fldCharType="begin"/>
        </w:r>
        <w:r>
          <w:rPr>
            <w:noProof/>
            <w:webHidden/>
          </w:rPr>
          <w:instrText xml:space="preserve"> PAGEREF _Toc242050334 \h </w:instrText>
        </w:r>
        <w:r>
          <w:rPr>
            <w:noProof/>
            <w:webHidden/>
          </w:rPr>
        </w:r>
        <w:r>
          <w:rPr>
            <w:noProof/>
            <w:webHidden/>
          </w:rPr>
          <w:fldChar w:fldCharType="separate"/>
        </w:r>
        <w:r>
          <w:rPr>
            <w:noProof/>
            <w:webHidden/>
          </w:rPr>
          <w:t>214</w:t>
        </w:r>
        <w:r>
          <w:rPr>
            <w:noProof/>
            <w:webHidden/>
          </w:rPr>
          <w:fldChar w:fldCharType="end"/>
        </w:r>
      </w:hyperlink>
    </w:p>
    <w:p w14:paraId="1D2EAC9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5" w:history="1">
        <w:r w:rsidRPr="007C4F75">
          <w:rPr>
            <w:rStyle w:val="Hipervnculo"/>
            <w:noProof/>
          </w:rPr>
          <w:t>Figura 6.22 “DS-CU108 - Analizando Cuentas por Pagar”.</w:t>
        </w:r>
        <w:r>
          <w:rPr>
            <w:noProof/>
            <w:webHidden/>
          </w:rPr>
          <w:tab/>
        </w:r>
        <w:r>
          <w:rPr>
            <w:noProof/>
            <w:webHidden/>
          </w:rPr>
          <w:fldChar w:fldCharType="begin"/>
        </w:r>
        <w:r>
          <w:rPr>
            <w:noProof/>
            <w:webHidden/>
          </w:rPr>
          <w:instrText xml:space="preserve"> PAGEREF _Toc242050335 \h </w:instrText>
        </w:r>
        <w:r>
          <w:rPr>
            <w:noProof/>
            <w:webHidden/>
          </w:rPr>
        </w:r>
        <w:r>
          <w:rPr>
            <w:noProof/>
            <w:webHidden/>
          </w:rPr>
          <w:fldChar w:fldCharType="separate"/>
        </w:r>
        <w:r>
          <w:rPr>
            <w:noProof/>
            <w:webHidden/>
          </w:rPr>
          <w:t>215</w:t>
        </w:r>
        <w:r>
          <w:rPr>
            <w:noProof/>
            <w:webHidden/>
          </w:rPr>
          <w:fldChar w:fldCharType="end"/>
        </w:r>
      </w:hyperlink>
    </w:p>
    <w:p w14:paraId="229FC6F8"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6" w:history="1">
        <w:r w:rsidRPr="007C4F75">
          <w:rPr>
            <w:rStyle w:val="Hipervnculo"/>
            <w:noProof/>
          </w:rPr>
          <w:t>Figura 6.23 “DS-CU109 - Consultando liquidez y flujo registrado”.</w:t>
        </w:r>
        <w:r>
          <w:rPr>
            <w:noProof/>
            <w:webHidden/>
          </w:rPr>
          <w:tab/>
        </w:r>
        <w:r>
          <w:rPr>
            <w:noProof/>
            <w:webHidden/>
          </w:rPr>
          <w:fldChar w:fldCharType="begin"/>
        </w:r>
        <w:r>
          <w:rPr>
            <w:noProof/>
            <w:webHidden/>
          </w:rPr>
          <w:instrText xml:space="preserve"> PAGEREF _Toc242050336 \h </w:instrText>
        </w:r>
        <w:r>
          <w:rPr>
            <w:noProof/>
            <w:webHidden/>
          </w:rPr>
        </w:r>
        <w:r>
          <w:rPr>
            <w:noProof/>
            <w:webHidden/>
          </w:rPr>
          <w:fldChar w:fldCharType="separate"/>
        </w:r>
        <w:r>
          <w:rPr>
            <w:noProof/>
            <w:webHidden/>
          </w:rPr>
          <w:t>216</w:t>
        </w:r>
        <w:r>
          <w:rPr>
            <w:noProof/>
            <w:webHidden/>
          </w:rPr>
          <w:fldChar w:fldCharType="end"/>
        </w:r>
      </w:hyperlink>
    </w:p>
    <w:p w14:paraId="66A0CEB7"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7" w:history="1">
        <w:r w:rsidRPr="007C4F75">
          <w:rPr>
            <w:rStyle w:val="Hipervnculo"/>
            <w:noProof/>
          </w:rPr>
          <w:t>Figura 6.24 “DS-CU110 - Consultando proyección de liquidez”.</w:t>
        </w:r>
        <w:r>
          <w:rPr>
            <w:noProof/>
            <w:webHidden/>
          </w:rPr>
          <w:tab/>
        </w:r>
        <w:r>
          <w:rPr>
            <w:noProof/>
            <w:webHidden/>
          </w:rPr>
          <w:fldChar w:fldCharType="begin"/>
        </w:r>
        <w:r>
          <w:rPr>
            <w:noProof/>
            <w:webHidden/>
          </w:rPr>
          <w:instrText xml:space="preserve"> PAGEREF _Toc242050337 \h </w:instrText>
        </w:r>
        <w:r>
          <w:rPr>
            <w:noProof/>
            <w:webHidden/>
          </w:rPr>
        </w:r>
        <w:r>
          <w:rPr>
            <w:noProof/>
            <w:webHidden/>
          </w:rPr>
          <w:fldChar w:fldCharType="separate"/>
        </w:r>
        <w:r>
          <w:rPr>
            <w:noProof/>
            <w:webHidden/>
          </w:rPr>
          <w:t>217</w:t>
        </w:r>
        <w:r>
          <w:rPr>
            <w:noProof/>
            <w:webHidden/>
          </w:rPr>
          <w:fldChar w:fldCharType="end"/>
        </w:r>
      </w:hyperlink>
    </w:p>
    <w:p w14:paraId="42272C48"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8" w:history="1">
        <w:r w:rsidRPr="007C4F75">
          <w:rPr>
            <w:rStyle w:val="Hipervnculo"/>
            <w:noProof/>
          </w:rPr>
          <w:t>Figura 6.25 “DS-CU111 - Analizando Margen directo por Proyecto”.</w:t>
        </w:r>
        <w:r>
          <w:rPr>
            <w:noProof/>
            <w:webHidden/>
          </w:rPr>
          <w:tab/>
        </w:r>
        <w:r>
          <w:rPr>
            <w:noProof/>
            <w:webHidden/>
          </w:rPr>
          <w:fldChar w:fldCharType="begin"/>
        </w:r>
        <w:r>
          <w:rPr>
            <w:noProof/>
            <w:webHidden/>
          </w:rPr>
          <w:instrText xml:space="preserve"> PAGEREF _Toc242050338 \h </w:instrText>
        </w:r>
        <w:r>
          <w:rPr>
            <w:noProof/>
            <w:webHidden/>
          </w:rPr>
        </w:r>
        <w:r>
          <w:rPr>
            <w:noProof/>
            <w:webHidden/>
          </w:rPr>
          <w:fldChar w:fldCharType="separate"/>
        </w:r>
        <w:r>
          <w:rPr>
            <w:noProof/>
            <w:webHidden/>
          </w:rPr>
          <w:t>218</w:t>
        </w:r>
        <w:r>
          <w:rPr>
            <w:noProof/>
            <w:webHidden/>
          </w:rPr>
          <w:fldChar w:fldCharType="end"/>
        </w:r>
      </w:hyperlink>
    </w:p>
    <w:p w14:paraId="73DA8BE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39" w:history="1">
        <w:r w:rsidRPr="007C4F75">
          <w:rPr>
            <w:rStyle w:val="Hipervnculo"/>
            <w:noProof/>
          </w:rPr>
          <w:t>Figura 6.26 “DS-CU112 - Configurando umbral de margen crítico”.</w:t>
        </w:r>
        <w:r>
          <w:rPr>
            <w:noProof/>
            <w:webHidden/>
          </w:rPr>
          <w:tab/>
        </w:r>
        <w:r>
          <w:rPr>
            <w:noProof/>
            <w:webHidden/>
          </w:rPr>
          <w:fldChar w:fldCharType="begin"/>
        </w:r>
        <w:r>
          <w:rPr>
            <w:noProof/>
            <w:webHidden/>
          </w:rPr>
          <w:instrText xml:space="preserve"> PAGEREF _Toc242050339 \h </w:instrText>
        </w:r>
        <w:r>
          <w:rPr>
            <w:noProof/>
            <w:webHidden/>
          </w:rPr>
        </w:r>
        <w:r>
          <w:rPr>
            <w:noProof/>
            <w:webHidden/>
          </w:rPr>
          <w:fldChar w:fldCharType="separate"/>
        </w:r>
        <w:r>
          <w:rPr>
            <w:noProof/>
            <w:webHidden/>
          </w:rPr>
          <w:t>218</w:t>
        </w:r>
        <w:r>
          <w:rPr>
            <w:noProof/>
            <w:webHidden/>
          </w:rPr>
          <w:fldChar w:fldCharType="end"/>
        </w:r>
      </w:hyperlink>
    </w:p>
    <w:p w14:paraId="22366DF8"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0" w:history="1">
        <w:r w:rsidRPr="007C4F75">
          <w:rPr>
            <w:rStyle w:val="Hipervnculo"/>
            <w:noProof/>
          </w:rPr>
          <w:t>Figura 6.27 “DS-CU113 - Consultando resúmenes financieros gerenciales”.</w:t>
        </w:r>
        <w:r>
          <w:rPr>
            <w:noProof/>
            <w:webHidden/>
          </w:rPr>
          <w:tab/>
        </w:r>
        <w:r>
          <w:rPr>
            <w:noProof/>
            <w:webHidden/>
          </w:rPr>
          <w:fldChar w:fldCharType="begin"/>
        </w:r>
        <w:r>
          <w:rPr>
            <w:noProof/>
            <w:webHidden/>
          </w:rPr>
          <w:instrText xml:space="preserve"> PAGEREF _Toc242050340 \h </w:instrText>
        </w:r>
        <w:r>
          <w:rPr>
            <w:noProof/>
            <w:webHidden/>
          </w:rPr>
        </w:r>
        <w:r>
          <w:rPr>
            <w:noProof/>
            <w:webHidden/>
          </w:rPr>
          <w:fldChar w:fldCharType="separate"/>
        </w:r>
        <w:r>
          <w:rPr>
            <w:noProof/>
            <w:webHidden/>
          </w:rPr>
          <w:t>219</w:t>
        </w:r>
        <w:r>
          <w:rPr>
            <w:noProof/>
            <w:webHidden/>
          </w:rPr>
          <w:fldChar w:fldCharType="end"/>
        </w:r>
      </w:hyperlink>
    </w:p>
    <w:p w14:paraId="1D25948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1" w:history="1">
        <w:r w:rsidRPr="007C4F75">
          <w:rPr>
            <w:rStyle w:val="Hipervnculo"/>
            <w:noProof/>
          </w:rPr>
          <w:t>Figura 6.28 “DS-CU114 - Descargando PDF contextual”.</w:t>
        </w:r>
        <w:r>
          <w:rPr>
            <w:noProof/>
            <w:webHidden/>
          </w:rPr>
          <w:tab/>
        </w:r>
        <w:r>
          <w:rPr>
            <w:noProof/>
            <w:webHidden/>
          </w:rPr>
          <w:fldChar w:fldCharType="begin"/>
        </w:r>
        <w:r>
          <w:rPr>
            <w:noProof/>
            <w:webHidden/>
          </w:rPr>
          <w:instrText xml:space="preserve"> PAGEREF _Toc242050341 \h </w:instrText>
        </w:r>
        <w:r>
          <w:rPr>
            <w:noProof/>
            <w:webHidden/>
          </w:rPr>
        </w:r>
        <w:r>
          <w:rPr>
            <w:noProof/>
            <w:webHidden/>
          </w:rPr>
          <w:fldChar w:fldCharType="separate"/>
        </w:r>
        <w:r>
          <w:rPr>
            <w:noProof/>
            <w:webHidden/>
          </w:rPr>
          <w:t>221</w:t>
        </w:r>
        <w:r>
          <w:rPr>
            <w:noProof/>
            <w:webHidden/>
          </w:rPr>
          <w:fldChar w:fldCharType="end"/>
        </w:r>
      </w:hyperlink>
    </w:p>
    <w:p w14:paraId="45C05CF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2" w:history="1">
        <w:r w:rsidRPr="007C4F75">
          <w:rPr>
            <w:rStyle w:val="Hipervnculo"/>
            <w:noProof/>
          </w:rPr>
          <w:t>Figura 6.29 “DS-CU115 - Solicitando Crédito o excepción”.</w:t>
        </w:r>
        <w:r>
          <w:rPr>
            <w:noProof/>
            <w:webHidden/>
          </w:rPr>
          <w:tab/>
        </w:r>
        <w:r>
          <w:rPr>
            <w:noProof/>
            <w:webHidden/>
          </w:rPr>
          <w:fldChar w:fldCharType="begin"/>
        </w:r>
        <w:r>
          <w:rPr>
            <w:noProof/>
            <w:webHidden/>
          </w:rPr>
          <w:instrText xml:space="preserve"> PAGEREF _Toc242050342 \h </w:instrText>
        </w:r>
        <w:r>
          <w:rPr>
            <w:noProof/>
            <w:webHidden/>
          </w:rPr>
        </w:r>
        <w:r>
          <w:rPr>
            <w:noProof/>
            <w:webHidden/>
          </w:rPr>
          <w:fldChar w:fldCharType="separate"/>
        </w:r>
        <w:r>
          <w:rPr>
            <w:noProof/>
            <w:webHidden/>
          </w:rPr>
          <w:t>222</w:t>
        </w:r>
        <w:r>
          <w:rPr>
            <w:noProof/>
            <w:webHidden/>
          </w:rPr>
          <w:fldChar w:fldCharType="end"/>
        </w:r>
      </w:hyperlink>
    </w:p>
    <w:p w14:paraId="7FBBE3C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3" w:history="1">
        <w:r w:rsidRPr="007C4F75">
          <w:rPr>
            <w:rStyle w:val="Hipervnculo"/>
            <w:noProof/>
          </w:rPr>
          <w:t>Figura 6.30 “DS-CU116 - Resolviendo solicitud de Crédito o excepción”.</w:t>
        </w:r>
        <w:r>
          <w:rPr>
            <w:noProof/>
            <w:webHidden/>
          </w:rPr>
          <w:tab/>
        </w:r>
        <w:r>
          <w:rPr>
            <w:noProof/>
            <w:webHidden/>
          </w:rPr>
          <w:fldChar w:fldCharType="begin"/>
        </w:r>
        <w:r>
          <w:rPr>
            <w:noProof/>
            <w:webHidden/>
          </w:rPr>
          <w:instrText xml:space="preserve"> PAGEREF _Toc242050343 \h </w:instrText>
        </w:r>
        <w:r>
          <w:rPr>
            <w:noProof/>
            <w:webHidden/>
          </w:rPr>
        </w:r>
        <w:r>
          <w:rPr>
            <w:noProof/>
            <w:webHidden/>
          </w:rPr>
          <w:fldChar w:fldCharType="separate"/>
        </w:r>
        <w:r>
          <w:rPr>
            <w:noProof/>
            <w:webHidden/>
          </w:rPr>
          <w:t>223</w:t>
        </w:r>
        <w:r>
          <w:rPr>
            <w:noProof/>
            <w:webHidden/>
          </w:rPr>
          <w:fldChar w:fldCharType="end"/>
        </w:r>
      </w:hyperlink>
    </w:p>
    <w:p w14:paraId="661DED8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4" w:history="1">
        <w:r w:rsidRPr="007C4F75">
          <w:rPr>
            <w:rStyle w:val="Hipervnculo"/>
            <w:noProof/>
          </w:rPr>
          <w:t>Figura 6.31 “DS-CU117 - Gestionando cupo y estado del Crédito”.</w:t>
        </w:r>
        <w:r>
          <w:rPr>
            <w:noProof/>
            <w:webHidden/>
          </w:rPr>
          <w:tab/>
        </w:r>
        <w:r>
          <w:rPr>
            <w:noProof/>
            <w:webHidden/>
          </w:rPr>
          <w:fldChar w:fldCharType="begin"/>
        </w:r>
        <w:r>
          <w:rPr>
            <w:noProof/>
            <w:webHidden/>
          </w:rPr>
          <w:instrText xml:space="preserve"> PAGEREF _Toc242050344 \h </w:instrText>
        </w:r>
        <w:r>
          <w:rPr>
            <w:noProof/>
            <w:webHidden/>
          </w:rPr>
        </w:r>
        <w:r>
          <w:rPr>
            <w:noProof/>
            <w:webHidden/>
          </w:rPr>
          <w:fldChar w:fldCharType="separate"/>
        </w:r>
        <w:r>
          <w:rPr>
            <w:noProof/>
            <w:webHidden/>
          </w:rPr>
          <w:t>224</w:t>
        </w:r>
        <w:r>
          <w:rPr>
            <w:noProof/>
            <w:webHidden/>
          </w:rPr>
          <w:fldChar w:fldCharType="end"/>
        </w:r>
      </w:hyperlink>
    </w:p>
    <w:p w14:paraId="252F5D7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5" w:history="1">
        <w:r w:rsidRPr="007C4F75">
          <w:rPr>
            <w:rStyle w:val="Hipervnculo"/>
            <w:noProof/>
          </w:rPr>
          <w:t>Figura 6.32 “DS-CU118 - Gestionando límite global de Crédito”.</w:t>
        </w:r>
        <w:r>
          <w:rPr>
            <w:noProof/>
            <w:webHidden/>
          </w:rPr>
          <w:tab/>
        </w:r>
        <w:r>
          <w:rPr>
            <w:noProof/>
            <w:webHidden/>
          </w:rPr>
          <w:fldChar w:fldCharType="begin"/>
        </w:r>
        <w:r>
          <w:rPr>
            <w:noProof/>
            <w:webHidden/>
          </w:rPr>
          <w:instrText xml:space="preserve"> PAGEREF _Toc242050345 \h </w:instrText>
        </w:r>
        <w:r>
          <w:rPr>
            <w:noProof/>
            <w:webHidden/>
          </w:rPr>
        </w:r>
        <w:r>
          <w:rPr>
            <w:noProof/>
            <w:webHidden/>
          </w:rPr>
          <w:fldChar w:fldCharType="separate"/>
        </w:r>
        <w:r>
          <w:rPr>
            <w:noProof/>
            <w:webHidden/>
          </w:rPr>
          <w:t>225</w:t>
        </w:r>
        <w:r>
          <w:rPr>
            <w:noProof/>
            <w:webHidden/>
          </w:rPr>
          <w:fldChar w:fldCharType="end"/>
        </w:r>
      </w:hyperlink>
    </w:p>
    <w:p w14:paraId="25227CBF"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6" w:history="1">
        <w:r w:rsidRPr="007C4F75">
          <w:rPr>
            <w:rStyle w:val="Hipervnculo"/>
            <w:noProof/>
          </w:rPr>
          <w:t>Figura 6.33 “DS-CU119 - Consultando información de Crédito”.</w:t>
        </w:r>
        <w:r>
          <w:rPr>
            <w:noProof/>
            <w:webHidden/>
          </w:rPr>
          <w:tab/>
        </w:r>
        <w:r>
          <w:rPr>
            <w:noProof/>
            <w:webHidden/>
          </w:rPr>
          <w:fldChar w:fldCharType="begin"/>
        </w:r>
        <w:r>
          <w:rPr>
            <w:noProof/>
            <w:webHidden/>
          </w:rPr>
          <w:instrText xml:space="preserve"> PAGEREF _Toc242050346 \h </w:instrText>
        </w:r>
        <w:r>
          <w:rPr>
            <w:noProof/>
            <w:webHidden/>
          </w:rPr>
        </w:r>
        <w:r>
          <w:rPr>
            <w:noProof/>
            <w:webHidden/>
          </w:rPr>
          <w:fldChar w:fldCharType="separate"/>
        </w:r>
        <w:r>
          <w:rPr>
            <w:noProof/>
            <w:webHidden/>
          </w:rPr>
          <w:t>226</w:t>
        </w:r>
        <w:r>
          <w:rPr>
            <w:noProof/>
            <w:webHidden/>
          </w:rPr>
          <w:fldChar w:fldCharType="end"/>
        </w:r>
      </w:hyperlink>
    </w:p>
    <w:p w14:paraId="37187A4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7" w:history="1">
        <w:r w:rsidRPr="007C4F75">
          <w:rPr>
            <w:rStyle w:val="Hipervnculo"/>
            <w:noProof/>
          </w:rPr>
          <w:t>Figura 6.34 “DS-CU120 - Consultando historial de Auditoría”.</w:t>
        </w:r>
        <w:r>
          <w:rPr>
            <w:noProof/>
            <w:webHidden/>
          </w:rPr>
          <w:tab/>
        </w:r>
        <w:r>
          <w:rPr>
            <w:noProof/>
            <w:webHidden/>
          </w:rPr>
          <w:fldChar w:fldCharType="begin"/>
        </w:r>
        <w:r>
          <w:rPr>
            <w:noProof/>
            <w:webHidden/>
          </w:rPr>
          <w:instrText xml:space="preserve"> PAGEREF _Toc242050347 \h </w:instrText>
        </w:r>
        <w:r>
          <w:rPr>
            <w:noProof/>
            <w:webHidden/>
          </w:rPr>
        </w:r>
        <w:r>
          <w:rPr>
            <w:noProof/>
            <w:webHidden/>
          </w:rPr>
          <w:fldChar w:fldCharType="separate"/>
        </w:r>
        <w:r>
          <w:rPr>
            <w:noProof/>
            <w:webHidden/>
          </w:rPr>
          <w:t>227</w:t>
        </w:r>
        <w:r>
          <w:rPr>
            <w:noProof/>
            <w:webHidden/>
          </w:rPr>
          <w:fldChar w:fldCharType="end"/>
        </w:r>
      </w:hyperlink>
    </w:p>
    <w:p w14:paraId="411826A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8" w:history="1">
        <w:r w:rsidRPr="007C4F75">
          <w:rPr>
            <w:rStyle w:val="Hipervnculo"/>
            <w:noProof/>
          </w:rPr>
          <w:t>Figura 6.35 “DS-CU121 - Consultando detalle de evento de Auditoría”.</w:t>
        </w:r>
        <w:r>
          <w:rPr>
            <w:noProof/>
            <w:webHidden/>
          </w:rPr>
          <w:tab/>
        </w:r>
        <w:r>
          <w:rPr>
            <w:noProof/>
            <w:webHidden/>
          </w:rPr>
          <w:fldChar w:fldCharType="begin"/>
        </w:r>
        <w:r>
          <w:rPr>
            <w:noProof/>
            <w:webHidden/>
          </w:rPr>
          <w:instrText xml:space="preserve"> PAGEREF _Toc242050348 \h </w:instrText>
        </w:r>
        <w:r>
          <w:rPr>
            <w:noProof/>
            <w:webHidden/>
          </w:rPr>
        </w:r>
        <w:r>
          <w:rPr>
            <w:noProof/>
            <w:webHidden/>
          </w:rPr>
          <w:fldChar w:fldCharType="separate"/>
        </w:r>
        <w:r>
          <w:rPr>
            <w:noProof/>
            <w:webHidden/>
          </w:rPr>
          <w:t>228</w:t>
        </w:r>
        <w:r>
          <w:rPr>
            <w:noProof/>
            <w:webHidden/>
          </w:rPr>
          <w:fldChar w:fldCharType="end"/>
        </w:r>
      </w:hyperlink>
    </w:p>
    <w:p w14:paraId="568E956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49" w:history="1">
        <w:r w:rsidRPr="007C4F75">
          <w:rPr>
            <w:rStyle w:val="Hipervnculo"/>
            <w:noProof/>
          </w:rPr>
          <w:t>Figura 6.36 “DS-CU122 - Exportando historial de Auditoría”.</w:t>
        </w:r>
        <w:r>
          <w:rPr>
            <w:noProof/>
            <w:webHidden/>
          </w:rPr>
          <w:tab/>
        </w:r>
        <w:r>
          <w:rPr>
            <w:noProof/>
            <w:webHidden/>
          </w:rPr>
          <w:fldChar w:fldCharType="begin"/>
        </w:r>
        <w:r>
          <w:rPr>
            <w:noProof/>
            <w:webHidden/>
          </w:rPr>
          <w:instrText xml:space="preserve"> PAGEREF _Toc242050349 \h </w:instrText>
        </w:r>
        <w:r>
          <w:rPr>
            <w:noProof/>
            <w:webHidden/>
          </w:rPr>
        </w:r>
        <w:r>
          <w:rPr>
            <w:noProof/>
            <w:webHidden/>
          </w:rPr>
          <w:fldChar w:fldCharType="separate"/>
        </w:r>
        <w:r>
          <w:rPr>
            <w:noProof/>
            <w:webHidden/>
          </w:rPr>
          <w:t>229</w:t>
        </w:r>
        <w:r>
          <w:rPr>
            <w:noProof/>
            <w:webHidden/>
          </w:rPr>
          <w:fldChar w:fldCharType="end"/>
        </w:r>
      </w:hyperlink>
    </w:p>
    <w:p w14:paraId="3705682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0" w:history="1">
        <w:r w:rsidRPr="007C4F75">
          <w:rPr>
            <w:rStyle w:val="Hipervnculo"/>
            <w:noProof/>
          </w:rPr>
          <w:t>Figura 7.1 “Árbol de Navegación acumulado correspondiente al Incremento 3”.</w:t>
        </w:r>
        <w:r>
          <w:rPr>
            <w:noProof/>
            <w:webHidden/>
          </w:rPr>
          <w:tab/>
        </w:r>
        <w:r>
          <w:rPr>
            <w:noProof/>
            <w:webHidden/>
          </w:rPr>
          <w:fldChar w:fldCharType="begin"/>
        </w:r>
        <w:r>
          <w:rPr>
            <w:noProof/>
            <w:webHidden/>
          </w:rPr>
          <w:instrText xml:space="preserve"> PAGEREF _Toc242050350 \h </w:instrText>
        </w:r>
        <w:r>
          <w:rPr>
            <w:noProof/>
            <w:webHidden/>
          </w:rPr>
        </w:r>
        <w:r>
          <w:rPr>
            <w:noProof/>
            <w:webHidden/>
          </w:rPr>
          <w:fldChar w:fldCharType="separate"/>
        </w:r>
        <w:r>
          <w:rPr>
            <w:noProof/>
            <w:webHidden/>
          </w:rPr>
          <w:t>231</w:t>
        </w:r>
        <w:r>
          <w:rPr>
            <w:noProof/>
            <w:webHidden/>
          </w:rPr>
          <w:fldChar w:fldCharType="end"/>
        </w:r>
      </w:hyperlink>
    </w:p>
    <w:p w14:paraId="6578952D"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1" w:history="1">
        <w:r w:rsidRPr="007C4F75">
          <w:rPr>
            <w:rStyle w:val="Hipervnculo"/>
            <w:noProof/>
          </w:rPr>
          <w:t>7.7.2 “Vista Configurar sueldo base”.</w:t>
        </w:r>
        <w:r>
          <w:rPr>
            <w:noProof/>
            <w:webHidden/>
          </w:rPr>
          <w:tab/>
        </w:r>
        <w:r>
          <w:rPr>
            <w:noProof/>
            <w:webHidden/>
          </w:rPr>
          <w:fldChar w:fldCharType="begin"/>
        </w:r>
        <w:r>
          <w:rPr>
            <w:noProof/>
            <w:webHidden/>
          </w:rPr>
          <w:instrText xml:space="preserve"> PAGEREF _Toc242050351 \h </w:instrText>
        </w:r>
        <w:r>
          <w:rPr>
            <w:noProof/>
            <w:webHidden/>
          </w:rPr>
        </w:r>
        <w:r>
          <w:rPr>
            <w:noProof/>
            <w:webHidden/>
          </w:rPr>
          <w:fldChar w:fldCharType="separate"/>
        </w:r>
        <w:r>
          <w:rPr>
            <w:noProof/>
            <w:webHidden/>
          </w:rPr>
          <w:t>240</w:t>
        </w:r>
        <w:r>
          <w:rPr>
            <w:noProof/>
            <w:webHidden/>
          </w:rPr>
          <w:fldChar w:fldCharType="end"/>
        </w:r>
      </w:hyperlink>
    </w:p>
    <w:p w14:paraId="5DFFBB5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2" w:history="1">
        <w:r w:rsidRPr="007C4F75">
          <w:rPr>
            <w:rStyle w:val="Hipervnculo"/>
            <w:noProof/>
          </w:rPr>
          <w:t>Figura 7.3 “Vista Configurar sueldo base”.</w:t>
        </w:r>
        <w:r>
          <w:rPr>
            <w:noProof/>
            <w:webHidden/>
          </w:rPr>
          <w:tab/>
        </w:r>
        <w:r>
          <w:rPr>
            <w:noProof/>
            <w:webHidden/>
          </w:rPr>
          <w:fldChar w:fldCharType="begin"/>
        </w:r>
        <w:r>
          <w:rPr>
            <w:noProof/>
            <w:webHidden/>
          </w:rPr>
          <w:instrText xml:space="preserve"> PAGEREF _Toc242050352 \h </w:instrText>
        </w:r>
        <w:r>
          <w:rPr>
            <w:noProof/>
            <w:webHidden/>
          </w:rPr>
        </w:r>
        <w:r>
          <w:rPr>
            <w:noProof/>
            <w:webHidden/>
          </w:rPr>
          <w:fldChar w:fldCharType="separate"/>
        </w:r>
        <w:r>
          <w:rPr>
            <w:noProof/>
            <w:webHidden/>
          </w:rPr>
          <w:t>240</w:t>
        </w:r>
        <w:r>
          <w:rPr>
            <w:noProof/>
            <w:webHidden/>
          </w:rPr>
          <w:fldChar w:fldCharType="end"/>
        </w:r>
      </w:hyperlink>
    </w:p>
    <w:p w14:paraId="36C3945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3" w:history="1">
        <w:r w:rsidRPr="007C4F75">
          <w:rPr>
            <w:rStyle w:val="Hipervnculo"/>
            <w:noProof/>
          </w:rPr>
          <w:t>Figura 7.4 “Vista Registrar Empleado”.</w:t>
        </w:r>
        <w:r>
          <w:rPr>
            <w:noProof/>
            <w:webHidden/>
          </w:rPr>
          <w:tab/>
        </w:r>
        <w:r>
          <w:rPr>
            <w:noProof/>
            <w:webHidden/>
          </w:rPr>
          <w:fldChar w:fldCharType="begin"/>
        </w:r>
        <w:r>
          <w:rPr>
            <w:noProof/>
            <w:webHidden/>
          </w:rPr>
          <w:instrText xml:space="preserve"> PAGEREF _Toc242050353 \h </w:instrText>
        </w:r>
        <w:r>
          <w:rPr>
            <w:noProof/>
            <w:webHidden/>
          </w:rPr>
        </w:r>
        <w:r>
          <w:rPr>
            <w:noProof/>
            <w:webHidden/>
          </w:rPr>
          <w:fldChar w:fldCharType="separate"/>
        </w:r>
        <w:r>
          <w:rPr>
            <w:noProof/>
            <w:webHidden/>
          </w:rPr>
          <w:t>241</w:t>
        </w:r>
        <w:r>
          <w:rPr>
            <w:noProof/>
            <w:webHidden/>
          </w:rPr>
          <w:fldChar w:fldCharType="end"/>
        </w:r>
      </w:hyperlink>
    </w:p>
    <w:p w14:paraId="081F626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4" w:history="1">
        <w:r w:rsidRPr="007C4F75">
          <w:rPr>
            <w:rStyle w:val="Hipervnculo"/>
            <w:noProof/>
          </w:rPr>
          <w:t>Figura 7.5 “Vista Registrar Empleado”.</w:t>
        </w:r>
        <w:r>
          <w:rPr>
            <w:noProof/>
            <w:webHidden/>
          </w:rPr>
          <w:tab/>
        </w:r>
        <w:r>
          <w:rPr>
            <w:noProof/>
            <w:webHidden/>
          </w:rPr>
          <w:fldChar w:fldCharType="begin"/>
        </w:r>
        <w:r>
          <w:rPr>
            <w:noProof/>
            <w:webHidden/>
          </w:rPr>
          <w:instrText xml:space="preserve"> PAGEREF _Toc242050354 \h </w:instrText>
        </w:r>
        <w:r>
          <w:rPr>
            <w:noProof/>
            <w:webHidden/>
          </w:rPr>
        </w:r>
        <w:r>
          <w:rPr>
            <w:noProof/>
            <w:webHidden/>
          </w:rPr>
          <w:fldChar w:fldCharType="separate"/>
        </w:r>
        <w:r>
          <w:rPr>
            <w:noProof/>
            <w:webHidden/>
          </w:rPr>
          <w:t>241</w:t>
        </w:r>
        <w:r>
          <w:rPr>
            <w:noProof/>
            <w:webHidden/>
          </w:rPr>
          <w:fldChar w:fldCharType="end"/>
        </w:r>
      </w:hyperlink>
    </w:p>
    <w:p w14:paraId="370E6F6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5" w:history="1">
        <w:r w:rsidRPr="007C4F75">
          <w:rPr>
            <w:rStyle w:val="Hipervnculo"/>
            <w:noProof/>
          </w:rPr>
          <w:t>Figura 7.6 “Vista Registrar Empleado”.</w:t>
        </w:r>
        <w:r>
          <w:rPr>
            <w:noProof/>
            <w:webHidden/>
          </w:rPr>
          <w:tab/>
        </w:r>
        <w:r>
          <w:rPr>
            <w:noProof/>
            <w:webHidden/>
          </w:rPr>
          <w:fldChar w:fldCharType="begin"/>
        </w:r>
        <w:r>
          <w:rPr>
            <w:noProof/>
            <w:webHidden/>
          </w:rPr>
          <w:instrText xml:space="preserve"> PAGEREF _Toc242050355 \h </w:instrText>
        </w:r>
        <w:r>
          <w:rPr>
            <w:noProof/>
            <w:webHidden/>
          </w:rPr>
        </w:r>
        <w:r>
          <w:rPr>
            <w:noProof/>
            <w:webHidden/>
          </w:rPr>
          <w:fldChar w:fldCharType="separate"/>
        </w:r>
        <w:r>
          <w:rPr>
            <w:noProof/>
            <w:webHidden/>
          </w:rPr>
          <w:t>242</w:t>
        </w:r>
        <w:r>
          <w:rPr>
            <w:noProof/>
            <w:webHidden/>
          </w:rPr>
          <w:fldChar w:fldCharType="end"/>
        </w:r>
      </w:hyperlink>
    </w:p>
    <w:p w14:paraId="3FD5349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6" w:history="1">
        <w:r w:rsidRPr="007C4F75">
          <w:rPr>
            <w:rStyle w:val="Hipervnculo"/>
            <w:noProof/>
          </w:rPr>
          <w:t>Figura 7.7 “Vista Gestionar esquema remuneracional variable”.</w:t>
        </w:r>
        <w:r>
          <w:rPr>
            <w:noProof/>
            <w:webHidden/>
          </w:rPr>
          <w:tab/>
        </w:r>
        <w:r>
          <w:rPr>
            <w:noProof/>
            <w:webHidden/>
          </w:rPr>
          <w:fldChar w:fldCharType="begin"/>
        </w:r>
        <w:r>
          <w:rPr>
            <w:noProof/>
            <w:webHidden/>
          </w:rPr>
          <w:instrText xml:space="preserve"> PAGEREF _Toc242050356 \h </w:instrText>
        </w:r>
        <w:r>
          <w:rPr>
            <w:noProof/>
            <w:webHidden/>
          </w:rPr>
        </w:r>
        <w:r>
          <w:rPr>
            <w:noProof/>
            <w:webHidden/>
          </w:rPr>
          <w:fldChar w:fldCharType="separate"/>
        </w:r>
        <w:r>
          <w:rPr>
            <w:noProof/>
            <w:webHidden/>
          </w:rPr>
          <w:t>243</w:t>
        </w:r>
        <w:r>
          <w:rPr>
            <w:noProof/>
            <w:webHidden/>
          </w:rPr>
          <w:fldChar w:fldCharType="end"/>
        </w:r>
      </w:hyperlink>
    </w:p>
    <w:p w14:paraId="714F3AB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7" w:history="1">
        <w:r w:rsidRPr="007C4F75">
          <w:rPr>
            <w:rStyle w:val="Hipervnculo"/>
            <w:noProof/>
          </w:rPr>
          <w:t>Figura 7.8 “Vista Gestionar esquema remuneracional variable SD”.</w:t>
        </w:r>
        <w:r>
          <w:rPr>
            <w:noProof/>
            <w:webHidden/>
          </w:rPr>
          <w:tab/>
        </w:r>
        <w:r>
          <w:rPr>
            <w:noProof/>
            <w:webHidden/>
          </w:rPr>
          <w:fldChar w:fldCharType="begin"/>
        </w:r>
        <w:r>
          <w:rPr>
            <w:noProof/>
            <w:webHidden/>
          </w:rPr>
          <w:instrText xml:space="preserve"> PAGEREF _Toc242050357 \h </w:instrText>
        </w:r>
        <w:r>
          <w:rPr>
            <w:noProof/>
            <w:webHidden/>
          </w:rPr>
        </w:r>
        <w:r>
          <w:rPr>
            <w:noProof/>
            <w:webHidden/>
          </w:rPr>
          <w:fldChar w:fldCharType="separate"/>
        </w:r>
        <w:r>
          <w:rPr>
            <w:noProof/>
            <w:webHidden/>
          </w:rPr>
          <w:t>244</w:t>
        </w:r>
        <w:r>
          <w:rPr>
            <w:noProof/>
            <w:webHidden/>
          </w:rPr>
          <w:fldChar w:fldCharType="end"/>
        </w:r>
      </w:hyperlink>
    </w:p>
    <w:p w14:paraId="078CE26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8" w:history="1">
        <w:r w:rsidRPr="007C4F75">
          <w:rPr>
            <w:rStyle w:val="Hipervnculo"/>
            <w:noProof/>
          </w:rPr>
          <w:t>Figura 7.9 “Vista Gestionar esquema remuneracional variable”.</w:t>
        </w:r>
        <w:r>
          <w:rPr>
            <w:noProof/>
            <w:webHidden/>
          </w:rPr>
          <w:tab/>
        </w:r>
        <w:r>
          <w:rPr>
            <w:noProof/>
            <w:webHidden/>
          </w:rPr>
          <w:fldChar w:fldCharType="begin"/>
        </w:r>
        <w:r>
          <w:rPr>
            <w:noProof/>
            <w:webHidden/>
          </w:rPr>
          <w:instrText xml:space="preserve"> PAGEREF _Toc242050358 \h </w:instrText>
        </w:r>
        <w:r>
          <w:rPr>
            <w:noProof/>
            <w:webHidden/>
          </w:rPr>
        </w:r>
        <w:r>
          <w:rPr>
            <w:noProof/>
            <w:webHidden/>
          </w:rPr>
          <w:fldChar w:fldCharType="separate"/>
        </w:r>
        <w:r>
          <w:rPr>
            <w:noProof/>
            <w:webHidden/>
          </w:rPr>
          <w:t>244</w:t>
        </w:r>
        <w:r>
          <w:rPr>
            <w:noProof/>
            <w:webHidden/>
          </w:rPr>
          <w:fldChar w:fldCharType="end"/>
        </w:r>
      </w:hyperlink>
    </w:p>
    <w:p w14:paraId="42D6C543"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59" w:history="1">
        <w:r w:rsidRPr="007C4F75">
          <w:rPr>
            <w:rStyle w:val="Hipervnculo"/>
            <w:noProof/>
          </w:rPr>
          <w:t>Figura 7.10 “Vista Versionar tarifa remuneracional”</w:t>
        </w:r>
        <w:r>
          <w:rPr>
            <w:noProof/>
            <w:webHidden/>
          </w:rPr>
          <w:tab/>
        </w:r>
        <w:r>
          <w:rPr>
            <w:noProof/>
            <w:webHidden/>
          </w:rPr>
          <w:fldChar w:fldCharType="begin"/>
        </w:r>
        <w:r>
          <w:rPr>
            <w:noProof/>
            <w:webHidden/>
          </w:rPr>
          <w:instrText xml:space="preserve"> PAGEREF _Toc242050359 \h </w:instrText>
        </w:r>
        <w:r>
          <w:rPr>
            <w:noProof/>
            <w:webHidden/>
          </w:rPr>
        </w:r>
        <w:r>
          <w:rPr>
            <w:noProof/>
            <w:webHidden/>
          </w:rPr>
          <w:fldChar w:fldCharType="separate"/>
        </w:r>
        <w:r>
          <w:rPr>
            <w:noProof/>
            <w:webHidden/>
          </w:rPr>
          <w:t>245</w:t>
        </w:r>
        <w:r>
          <w:rPr>
            <w:noProof/>
            <w:webHidden/>
          </w:rPr>
          <w:fldChar w:fldCharType="end"/>
        </w:r>
      </w:hyperlink>
    </w:p>
    <w:p w14:paraId="445A837D"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0" w:history="1">
        <w:r w:rsidRPr="007C4F75">
          <w:rPr>
            <w:rStyle w:val="Hipervnculo"/>
            <w:noProof/>
          </w:rPr>
          <w:t>Figura 7.11 “Vista Versionar tarifa remuneracional”.</w:t>
        </w:r>
        <w:r>
          <w:rPr>
            <w:noProof/>
            <w:webHidden/>
          </w:rPr>
          <w:tab/>
        </w:r>
        <w:r>
          <w:rPr>
            <w:noProof/>
            <w:webHidden/>
          </w:rPr>
          <w:fldChar w:fldCharType="begin"/>
        </w:r>
        <w:r>
          <w:rPr>
            <w:noProof/>
            <w:webHidden/>
          </w:rPr>
          <w:instrText xml:space="preserve"> PAGEREF _Toc242050360 \h </w:instrText>
        </w:r>
        <w:r>
          <w:rPr>
            <w:noProof/>
            <w:webHidden/>
          </w:rPr>
        </w:r>
        <w:r>
          <w:rPr>
            <w:noProof/>
            <w:webHidden/>
          </w:rPr>
          <w:fldChar w:fldCharType="separate"/>
        </w:r>
        <w:r>
          <w:rPr>
            <w:noProof/>
            <w:webHidden/>
          </w:rPr>
          <w:t>246</w:t>
        </w:r>
        <w:r>
          <w:rPr>
            <w:noProof/>
            <w:webHidden/>
          </w:rPr>
          <w:fldChar w:fldCharType="end"/>
        </w:r>
      </w:hyperlink>
    </w:p>
    <w:p w14:paraId="5F733EA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1" w:history="1">
        <w:r w:rsidRPr="007C4F75">
          <w:rPr>
            <w:rStyle w:val="Hipervnculo"/>
            <w:noProof/>
          </w:rPr>
          <w:t>Figura 7.12 “Vista Versionar tarifa remuneracional”.</w:t>
        </w:r>
        <w:r>
          <w:rPr>
            <w:noProof/>
            <w:webHidden/>
          </w:rPr>
          <w:tab/>
        </w:r>
        <w:r>
          <w:rPr>
            <w:noProof/>
            <w:webHidden/>
          </w:rPr>
          <w:fldChar w:fldCharType="begin"/>
        </w:r>
        <w:r>
          <w:rPr>
            <w:noProof/>
            <w:webHidden/>
          </w:rPr>
          <w:instrText xml:space="preserve"> PAGEREF _Toc242050361 \h </w:instrText>
        </w:r>
        <w:r>
          <w:rPr>
            <w:noProof/>
            <w:webHidden/>
          </w:rPr>
        </w:r>
        <w:r>
          <w:rPr>
            <w:noProof/>
            <w:webHidden/>
          </w:rPr>
          <w:fldChar w:fldCharType="separate"/>
        </w:r>
        <w:r>
          <w:rPr>
            <w:noProof/>
            <w:webHidden/>
          </w:rPr>
          <w:t>246</w:t>
        </w:r>
        <w:r>
          <w:rPr>
            <w:noProof/>
            <w:webHidden/>
          </w:rPr>
          <w:fldChar w:fldCharType="end"/>
        </w:r>
      </w:hyperlink>
    </w:p>
    <w:p w14:paraId="6338851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2" w:history="1">
        <w:r w:rsidRPr="007C4F75">
          <w:rPr>
            <w:rStyle w:val="Hipervnculo"/>
            <w:noProof/>
          </w:rPr>
          <w:t>Figura 7.13 “Vista Versionar tarifa remuneracional”.</w:t>
        </w:r>
        <w:r>
          <w:rPr>
            <w:noProof/>
            <w:webHidden/>
          </w:rPr>
          <w:tab/>
        </w:r>
        <w:r>
          <w:rPr>
            <w:noProof/>
            <w:webHidden/>
          </w:rPr>
          <w:fldChar w:fldCharType="begin"/>
        </w:r>
        <w:r>
          <w:rPr>
            <w:noProof/>
            <w:webHidden/>
          </w:rPr>
          <w:instrText xml:space="preserve"> PAGEREF _Toc242050362 \h </w:instrText>
        </w:r>
        <w:r>
          <w:rPr>
            <w:noProof/>
            <w:webHidden/>
          </w:rPr>
        </w:r>
        <w:r>
          <w:rPr>
            <w:noProof/>
            <w:webHidden/>
          </w:rPr>
          <w:fldChar w:fldCharType="separate"/>
        </w:r>
        <w:r>
          <w:rPr>
            <w:noProof/>
            <w:webHidden/>
          </w:rPr>
          <w:t>247</w:t>
        </w:r>
        <w:r>
          <w:rPr>
            <w:noProof/>
            <w:webHidden/>
          </w:rPr>
          <w:fldChar w:fldCharType="end"/>
        </w:r>
      </w:hyperlink>
    </w:p>
    <w:p w14:paraId="0A574C3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3" w:history="1">
        <w:r w:rsidRPr="007C4F75">
          <w:rPr>
            <w:rStyle w:val="Hipervnculo"/>
            <w:noProof/>
          </w:rPr>
          <w:t>Figura 7.14 “Vista Mantenedor de parametros:”.</w:t>
        </w:r>
        <w:r>
          <w:rPr>
            <w:noProof/>
            <w:webHidden/>
          </w:rPr>
          <w:tab/>
        </w:r>
        <w:r>
          <w:rPr>
            <w:noProof/>
            <w:webHidden/>
          </w:rPr>
          <w:fldChar w:fldCharType="begin"/>
        </w:r>
        <w:r>
          <w:rPr>
            <w:noProof/>
            <w:webHidden/>
          </w:rPr>
          <w:instrText xml:space="preserve"> PAGEREF _Toc242050363 \h </w:instrText>
        </w:r>
        <w:r>
          <w:rPr>
            <w:noProof/>
            <w:webHidden/>
          </w:rPr>
        </w:r>
        <w:r>
          <w:rPr>
            <w:noProof/>
            <w:webHidden/>
          </w:rPr>
          <w:fldChar w:fldCharType="separate"/>
        </w:r>
        <w:r>
          <w:rPr>
            <w:noProof/>
            <w:webHidden/>
          </w:rPr>
          <w:t>248</w:t>
        </w:r>
        <w:r>
          <w:rPr>
            <w:noProof/>
            <w:webHidden/>
          </w:rPr>
          <w:fldChar w:fldCharType="end"/>
        </w:r>
      </w:hyperlink>
    </w:p>
    <w:p w14:paraId="52142ABB" w14:textId="77777777" w:rsidR="000462BE" w:rsidRDefault="000462BE">
      <w:pPr>
        <w:pStyle w:val="Tabladeilustraciones"/>
        <w:tabs>
          <w:tab w:val="left" w:pos="4779"/>
          <w:tab w:val="right" w:leader="dot" w:pos="9394"/>
        </w:tabs>
        <w:rPr>
          <w:rFonts w:asciiTheme="minorHAnsi" w:eastAsiaTheme="minorEastAsia" w:hAnsiTheme="minorHAnsi" w:cstheme="minorBidi"/>
          <w:noProof/>
          <w:kern w:val="2"/>
          <w14:ligatures w14:val="standardContextual"/>
        </w:rPr>
      </w:pPr>
      <w:hyperlink w:anchor="_Toc242050364" w:history="1">
        <w:r w:rsidRPr="007C4F75">
          <w:rPr>
            <w:rStyle w:val="Hipervnculo"/>
            <w:noProof/>
          </w:rPr>
          <w:t>Figura 7.15  “Vista Mantenedor de parametros:</w:t>
        </w:r>
        <w:r>
          <w:rPr>
            <w:rFonts w:asciiTheme="minorHAnsi" w:eastAsiaTheme="minorEastAsia" w:hAnsiTheme="minorHAnsi" w:cstheme="minorBidi"/>
            <w:noProof/>
            <w:kern w:val="2"/>
            <w14:ligatures w14:val="standardContextual"/>
          </w:rPr>
          <w:tab/>
        </w:r>
        <w:r w:rsidRPr="007C4F75">
          <w:rPr>
            <w:rStyle w:val="Hipervnculo"/>
            <w:noProof/>
          </w:rPr>
          <w:t>”.</w:t>
        </w:r>
        <w:r>
          <w:rPr>
            <w:noProof/>
            <w:webHidden/>
          </w:rPr>
          <w:tab/>
        </w:r>
        <w:r>
          <w:rPr>
            <w:noProof/>
            <w:webHidden/>
          </w:rPr>
          <w:fldChar w:fldCharType="begin"/>
        </w:r>
        <w:r>
          <w:rPr>
            <w:noProof/>
            <w:webHidden/>
          </w:rPr>
          <w:instrText xml:space="preserve"> PAGEREF _Toc242050364 \h </w:instrText>
        </w:r>
        <w:r>
          <w:rPr>
            <w:noProof/>
            <w:webHidden/>
          </w:rPr>
        </w:r>
        <w:r>
          <w:rPr>
            <w:noProof/>
            <w:webHidden/>
          </w:rPr>
          <w:fldChar w:fldCharType="separate"/>
        </w:r>
        <w:r>
          <w:rPr>
            <w:noProof/>
            <w:webHidden/>
          </w:rPr>
          <w:t>248</w:t>
        </w:r>
        <w:r>
          <w:rPr>
            <w:noProof/>
            <w:webHidden/>
          </w:rPr>
          <w:fldChar w:fldCharType="end"/>
        </w:r>
      </w:hyperlink>
    </w:p>
    <w:p w14:paraId="6AB823B8"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5" w:history="1">
        <w:r w:rsidRPr="007C4F75">
          <w:rPr>
            <w:rStyle w:val="Hipervnculo"/>
            <w:noProof/>
          </w:rPr>
          <w:t>Figura 7.16  “Vista Mantenedor de parametros”.</w:t>
        </w:r>
        <w:r>
          <w:rPr>
            <w:noProof/>
            <w:webHidden/>
          </w:rPr>
          <w:tab/>
        </w:r>
        <w:r>
          <w:rPr>
            <w:noProof/>
            <w:webHidden/>
          </w:rPr>
          <w:fldChar w:fldCharType="begin"/>
        </w:r>
        <w:r>
          <w:rPr>
            <w:noProof/>
            <w:webHidden/>
          </w:rPr>
          <w:instrText xml:space="preserve"> PAGEREF _Toc242050365 \h </w:instrText>
        </w:r>
        <w:r>
          <w:rPr>
            <w:noProof/>
            <w:webHidden/>
          </w:rPr>
        </w:r>
        <w:r>
          <w:rPr>
            <w:noProof/>
            <w:webHidden/>
          </w:rPr>
          <w:fldChar w:fldCharType="separate"/>
        </w:r>
        <w:r>
          <w:rPr>
            <w:noProof/>
            <w:webHidden/>
          </w:rPr>
          <w:t>249</w:t>
        </w:r>
        <w:r>
          <w:rPr>
            <w:noProof/>
            <w:webHidden/>
          </w:rPr>
          <w:fldChar w:fldCharType="end"/>
        </w:r>
      </w:hyperlink>
    </w:p>
    <w:p w14:paraId="353F373D"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6" w:history="1">
        <w:r w:rsidRPr="007C4F75">
          <w:rPr>
            <w:rStyle w:val="Hipervnculo"/>
            <w:noProof/>
          </w:rPr>
          <w:t>Figura 7.17  “Vista Desactivar”.</w:t>
        </w:r>
        <w:r>
          <w:rPr>
            <w:noProof/>
            <w:webHidden/>
          </w:rPr>
          <w:tab/>
        </w:r>
        <w:r>
          <w:rPr>
            <w:noProof/>
            <w:webHidden/>
          </w:rPr>
          <w:fldChar w:fldCharType="begin"/>
        </w:r>
        <w:r>
          <w:rPr>
            <w:noProof/>
            <w:webHidden/>
          </w:rPr>
          <w:instrText xml:space="preserve"> PAGEREF _Toc242050366 \h </w:instrText>
        </w:r>
        <w:r>
          <w:rPr>
            <w:noProof/>
            <w:webHidden/>
          </w:rPr>
        </w:r>
        <w:r>
          <w:rPr>
            <w:noProof/>
            <w:webHidden/>
          </w:rPr>
          <w:fldChar w:fldCharType="separate"/>
        </w:r>
        <w:r>
          <w:rPr>
            <w:noProof/>
            <w:webHidden/>
          </w:rPr>
          <w:t>250</w:t>
        </w:r>
        <w:r>
          <w:rPr>
            <w:noProof/>
            <w:webHidden/>
          </w:rPr>
          <w:fldChar w:fldCharType="end"/>
        </w:r>
      </w:hyperlink>
    </w:p>
    <w:p w14:paraId="5537007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7" w:history="1">
        <w:r w:rsidRPr="007C4F75">
          <w:rPr>
            <w:rStyle w:val="Hipervnculo"/>
            <w:noProof/>
          </w:rPr>
          <w:t>Figura 7.18  “Vista tramos tributarios”.</w:t>
        </w:r>
        <w:r>
          <w:rPr>
            <w:noProof/>
            <w:webHidden/>
          </w:rPr>
          <w:tab/>
        </w:r>
        <w:r>
          <w:rPr>
            <w:noProof/>
            <w:webHidden/>
          </w:rPr>
          <w:fldChar w:fldCharType="begin"/>
        </w:r>
        <w:r>
          <w:rPr>
            <w:noProof/>
            <w:webHidden/>
          </w:rPr>
          <w:instrText xml:space="preserve"> PAGEREF _Toc242050367 \h </w:instrText>
        </w:r>
        <w:r>
          <w:rPr>
            <w:noProof/>
            <w:webHidden/>
          </w:rPr>
        </w:r>
        <w:r>
          <w:rPr>
            <w:noProof/>
            <w:webHidden/>
          </w:rPr>
          <w:fldChar w:fldCharType="separate"/>
        </w:r>
        <w:r>
          <w:rPr>
            <w:noProof/>
            <w:webHidden/>
          </w:rPr>
          <w:t>250</w:t>
        </w:r>
        <w:r>
          <w:rPr>
            <w:noProof/>
            <w:webHidden/>
          </w:rPr>
          <w:fldChar w:fldCharType="end"/>
        </w:r>
      </w:hyperlink>
    </w:p>
    <w:p w14:paraId="3A1AB9BD"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8" w:history="1">
        <w:r w:rsidRPr="007C4F75">
          <w:rPr>
            <w:rStyle w:val="Hipervnculo"/>
            <w:noProof/>
          </w:rPr>
          <w:t>Figura 7.19 “Vista tramos tributarios”.</w:t>
        </w:r>
        <w:r>
          <w:rPr>
            <w:noProof/>
            <w:webHidden/>
          </w:rPr>
          <w:tab/>
        </w:r>
        <w:r>
          <w:rPr>
            <w:noProof/>
            <w:webHidden/>
          </w:rPr>
          <w:fldChar w:fldCharType="begin"/>
        </w:r>
        <w:r>
          <w:rPr>
            <w:noProof/>
            <w:webHidden/>
          </w:rPr>
          <w:instrText xml:space="preserve"> PAGEREF _Toc242050368 \h </w:instrText>
        </w:r>
        <w:r>
          <w:rPr>
            <w:noProof/>
            <w:webHidden/>
          </w:rPr>
        </w:r>
        <w:r>
          <w:rPr>
            <w:noProof/>
            <w:webHidden/>
          </w:rPr>
          <w:fldChar w:fldCharType="separate"/>
        </w:r>
        <w:r>
          <w:rPr>
            <w:noProof/>
            <w:webHidden/>
          </w:rPr>
          <w:t>251</w:t>
        </w:r>
        <w:r>
          <w:rPr>
            <w:noProof/>
            <w:webHidden/>
          </w:rPr>
          <w:fldChar w:fldCharType="end"/>
        </w:r>
      </w:hyperlink>
    </w:p>
    <w:p w14:paraId="2E546AF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69" w:history="1">
        <w:r w:rsidRPr="007C4F75">
          <w:rPr>
            <w:rStyle w:val="Hipervnculo"/>
            <w:noProof/>
          </w:rPr>
          <w:t>Figura 7.20 “Vista deducciones y aportes”.</w:t>
        </w:r>
        <w:r>
          <w:rPr>
            <w:noProof/>
            <w:webHidden/>
          </w:rPr>
          <w:tab/>
        </w:r>
        <w:r>
          <w:rPr>
            <w:noProof/>
            <w:webHidden/>
          </w:rPr>
          <w:fldChar w:fldCharType="begin"/>
        </w:r>
        <w:r>
          <w:rPr>
            <w:noProof/>
            <w:webHidden/>
          </w:rPr>
          <w:instrText xml:space="preserve"> PAGEREF _Toc242050369 \h </w:instrText>
        </w:r>
        <w:r>
          <w:rPr>
            <w:noProof/>
            <w:webHidden/>
          </w:rPr>
        </w:r>
        <w:r>
          <w:rPr>
            <w:noProof/>
            <w:webHidden/>
          </w:rPr>
          <w:fldChar w:fldCharType="separate"/>
        </w:r>
        <w:r>
          <w:rPr>
            <w:noProof/>
            <w:webHidden/>
          </w:rPr>
          <w:t>252</w:t>
        </w:r>
        <w:r>
          <w:rPr>
            <w:noProof/>
            <w:webHidden/>
          </w:rPr>
          <w:fldChar w:fldCharType="end"/>
        </w:r>
      </w:hyperlink>
    </w:p>
    <w:p w14:paraId="77976CE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0" w:history="1">
        <w:r w:rsidRPr="007C4F75">
          <w:rPr>
            <w:rStyle w:val="Hipervnculo"/>
            <w:noProof/>
          </w:rPr>
          <w:t>Figura 7.21 “Vista deducciones y aportes”.</w:t>
        </w:r>
        <w:r>
          <w:rPr>
            <w:noProof/>
            <w:webHidden/>
          </w:rPr>
          <w:tab/>
        </w:r>
        <w:r>
          <w:rPr>
            <w:noProof/>
            <w:webHidden/>
          </w:rPr>
          <w:fldChar w:fldCharType="begin"/>
        </w:r>
        <w:r>
          <w:rPr>
            <w:noProof/>
            <w:webHidden/>
          </w:rPr>
          <w:instrText xml:space="preserve"> PAGEREF _Toc242050370 \h </w:instrText>
        </w:r>
        <w:r>
          <w:rPr>
            <w:noProof/>
            <w:webHidden/>
          </w:rPr>
        </w:r>
        <w:r>
          <w:rPr>
            <w:noProof/>
            <w:webHidden/>
          </w:rPr>
          <w:fldChar w:fldCharType="separate"/>
        </w:r>
        <w:r>
          <w:rPr>
            <w:noProof/>
            <w:webHidden/>
          </w:rPr>
          <w:t>252</w:t>
        </w:r>
        <w:r>
          <w:rPr>
            <w:noProof/>
            <w:webHidden/>
          </w:rPr>
          <w:fldChar w:fldCharType="end"/>
        </w:r>
      </w:hyperlink>
    </w:p>
    <w:p w14:paraId="0738B89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1" w:history="1">
        <w:r w:rsidRPr="007C4F75">
          <w:rPr>
            <w:rStyle w:val="Hipervnculo"/>
            <w:noProof/>
          </w:rPr>
          <w:t>Figura 7.22 “Vista deducciones y aportes”.</w:t>
        </w:r>
        <w:r>
          <w:rPr>
            <w:noProof/>
            <w:webHidden/>
          </w:rPr>
          <w:tab/>
        </w:r>
        <w:r>
          <w:rPr>
            <w:noProof/>
            <w:webHidden/>
          </w:rPr>
          <w:fldChar w:fldCharType="begin"/>
        </w:r>
        <w:r>
          <w:rPr>
            <w:noProof/>
            <w:webHidden/>
          </w:rPr>
          <w:instrText xml:space="preserve"> PAGEREF _Toc242050371 \h </w:instrText>
        </w:r>
        <w:r>
          <w:rPr>
            <w:noProof/>
            <w:webHidden/>
          </w:rPr>
        </w:r>
        <w:r>
          <w:rPr>
            <w:noProof/>
            <w:webHidden/>
          </w:rPr>
          <w:fldChar w:fldCharType="separate"/>
        </w:r>
        <w:r>
          <w:rPr>
            <w:noProof/>
            <w:webHidden/>
          </w:rPr>
          <w:t>253</w:t>
        </w:r>
        <w:r>
          <w:rPr>
            <w:noProof/>
            <w:webHidden/>
          </w:rPr>
          <w:fldChar w:fldCharType="end"/>
        </w:r>
      </w:hyperlink>
    </w:p>
    <w:p w14:paraId="260E9CB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2" w:history="1">
        <w:r w:rsidRPr="007C4F75">
          <w:rPr>
            <w:rStyle w:val="Hipervnculo"/>
            <w:noProof/>
          </w:rPr>
          <w:t>Figura 7.23 “Vista Configuración de Prorrateo”.</w:t>
        </w:r>
        <w:r>
          <w:rPr>
            <w:noProof/>
            <w:webHidden/>
          </w:rPr>
          <w:tab/>
        </w:r>
        <w:r>
          <w:rPr>
            <w:noProof/>
            <w:webHidden/>
          </w:rPr>
          <w:fldChar w:fldCharType="begin"/>
        </w:r>
        <w:r>
          <w:rPr>
            <w:noProof/>
            <w:webHidden/>
          </w:rPr>
          <w:instrText xml:space="preserve"> PAGEREF _Toc242050372 \h </w:instrText>
        </w:r>
        <w:r>
          <w:rPr>
            <w:noProof/>
            <w:webHidden/>
          </w:rPr>
        </w:r>
        <w:r>
          <w:rPr>
            <w:noProof/>
            <w:webHidden/>
          </w:rPr>
          <w:fldChar w:fldCharType="separate"/>
        </w:r>
        <w:r>
          <w:rPr>
            <w:noProof/>
            <w:webHidden/>
          </w:rPr>
          <w:t>254</w:t>
        </w:r>
        <w:r>
          <w:rPr>
            <w:noProof/>
            <w:webHidden/>
          </w:rPr>
          <w:fldChar w:fldCharType="end"/>
        </w:r>
      </w:hyperlink>
    </w:p>
    <w:p w14:paraId="199F4891"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3" w:history="1">
        <w:r w:rsidRPr="007C4F75">
          <w:rPr>
            <w:rStyle w:val="Hipervnculo"/>
            <w:noProof/>
          </w:rPr>
          <w:t>Figura 7.24 “Vista Configuración de Prorrateo”.</w:t>
        </w:r>
        <w:r>
          <w:rPr>
            <w:noProof/>
            <w:webHidden/>
          </w:rPr>
          <w:tab/>
        </w:r>
        <w:r>
          <w:rPr>
            <w:noProof/>
            <w:webHidden/>
          </w:rPr>
          <w:fldChar w:fldCharType="begin"/>
        </w:r>
        <w:r>
          <w:rPr>
            <w:noProof/>
            <w:webHidden/>
          </w:rPr>
          <w:instrText xml:space="preserve"> PAGEREF _Toc242050373 \h </w:instrText>
        </w:r>
        <w:r>
          <w:rPr>
            <w:noProof/>
            <w:webHidden/>
          </w:rPr>
        </w:r>
        <w:r>
          <w:rPr>
            <w:noProof/>
            <w:webHidden/>
          </w:rPr>
          <w:fldChar w:fldCharType="separate"/>
        </w:r>
        <w:r>
          <w:rPr>
            <w:noProof/>
            <w:webHidden/>
          </w:rPr>
          <w:t>254</w:t>
        </w:r>
        <w:r>
          <w:rPr>
            <w:noProof/>
            <w:webHidden/>
          </w:rPr>
          <w:fldChar w:fldCharType="end"/>
        </w:r>
      </w:hyperlink>
    </w:p>
    <w:p w14:paraId="0EAF909C"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4" w:history="1">
        <w:r w:rsidRPr="007C4F75">
          <w:rPr>
            <w:rStyle w:val="Hipervnculo"/>
            <w:noProof/>
          </w:rPr>
          <w:t>Figura 7.25 “Vista Conservación documental”.</w:t>
        </w:r>
        <w:r>
          <w:rPr>
            <w:noProof/>
            <w:webHidden/>
          </w:rPr>
          <w:tab/>
        </w:r>
        <w:r>
          <w:rPr>
            <w:noProof/>
            <w:webHidden/>
          </w:rPr>
          <w:fldChar w:fldCharType="begin"/>
        </w:r>
        <w:r>
          <w:rPr>
            <w:noProof/>
            <w:webHidden/>
          </w:rPr>
          <w:instrText xml:space="preserve"> PAGEREF _Toc242050374 \h </w:instrText>
        </w:r>
        <w:r>
          <w:rPr>
            <w:noProof/>
            <w:webHidden/>
          </w:rPr>
        </w:r>
        <w:r>
          <w:rPr>
            <w:noProof/>
            <w:webHidden/>
          </w:rPr>
          <w:fldChar w:fldCharType="separate"/>
        </w:r>
        <w:r>
          <w:rPr>
            <w:noProof/>
            <w:webHidden/>
          </w:rPr>
          <w:t>255</w:t>
        </w:r>
        <w:r>
          <w:rPr>
            <w:noProof/>
            <w:webHidden/>
          </w:rPr>
          <w:fldChar w:fldCharType="end"/>
        </w:r>
      </w:hyperlink>
    </w:p>
    <w:p w14:paraId="004B716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5" w:history="1">
        <w:r w:rsidRPr="007C4F75">
          <w:rPr>
            <w:rStyle w:val="Hipervnculo"/>
            <w:noProof/>
          </w:rPr>
          <w:t>Figura 7.26 “Vista Medios de pago y respaldo”.</w:t>
        </w:r>
        <w:r>
          <w:rPr>
            <w:noProof/>
            <w:webHidden/>
          </w:rPr>
          <w:tab/>
        </w:r>
        <w:r>
          <w:rPr>
            <w:noProof/>
            <w:webHidden/>
          </w:rPr>
          <w:fldChar w:fldCharType="begin"/>
        </w:r>
        <w:r>
          <w:rPr>
            <w:noProof/>
            <w:webHidden/>
          </w:rPr>
          <w:instrText xml:space="preserve"> PAGEREF _Toc242050375 \h </w:instrText>
        </w:r>
        <w:r>
          <w:rPr>
            <w:noProof/>
            <w:webHidden/>
          </w:rPr>
        </w:r>
        <w:r>
          <w:rPr>
            <w:noProof/>
            <w:webHidden/>
          </w:rPr>
          <w:fldChar w:fldCharType="separate"/>
        </w:r>
        <w:r>
          <w:rPr>
            <w:noProof/>
            <w:webHidden/>
          </w:rPr>
          <w:t>256</w:t>
        </w:r>
        <w:r>
          <w:rPr>
            <w:noProof/>
            <w:webHidden/>
          </w:rPr>
          <w:fldChar w:fldCharType="end"/>
        </w:r>
      </w:hyperlink>
    </w:p>
    <w:p w14:paraId="694AA09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6" w:history="1">
        <w:r w:rsidRPr="007C4F75">
          <w:rPr>
            <w:rStyle w:val="Hipervnculo"/>
            <w:noProof/>
          </w:rPr>
          <w:t>Figura 7.27 Figura 7.25 “Vista cambiar requisito”.</w:t>
        </w:r>
        <w:r>
          <w:rPr>
            <w:noProof/>
            <w:webHidden/>
          </w:rPr>
          <w:tab/>
        </w:r>
        <w:r>
          <w:rPr>
            <w:noProof/>
            <w:webHidden/>
          </w:rPr>
          <w:fldChar w:fldCharType="begin"/>
        </w:r>
        <w:r>
          <w:rPr>
            <w:noProof/>
            <w:webHidden/>
          </w:rPr>
          <w:instrText xml:space="preserve"> PAGEREF _Toc242050376 \h </w:instrText>
        </w:r>
        <w:r>
          <w:rPr>
            <w:noProof/>
            <w:webHidden/>
          </w:rPr>
        </w:r>
        <w:r>
          <w:rPr>
            <w:noProof/>
            <w:webHidden/>
          </w:rPr>
          <w:fldChar w:fldCharType="separate"/>
        </w:r>
        <w:r>
          <w:rPr>
            <w:noProof/>
            <w:webHidden/>
          </w:rPr>
          <w:t>256</w:t>
        </w:r>
        <w:r>
          <w:rPr>
            <w:noProof/>
            <w:webHidden/>
          </w:rPr>
          <w:fldChar w:fldCharType="end"/>
        </w:r>
      </w:hyperlink>
    </w:p>
    <w:p w14:paraId="6EFF735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7" w:history="1">
        <w:r w:rsidRPr="007C4F75">
          <w:rPr>
            <w:rStyle w:val="Hipervnculo"/>
            <w:noProof/>
          </w:rPr>
          <w:t>Figura 7.28 “Vista Analizar Ventas del período”.</w:t>
        </w:r>
        <w:r>
          <w:rPr>
            <w:noProof/>
            <w:webHidden/>
          </w:rPr>
          <w:tab/>
        </w:r>
        <w:r>
          <w:rPr>
            <w:noProof/>
            <w:webHidden/>
          </w:rPr>
          <w:fldChar w:fldCharType="begin"/>
        </w:r>
        <w:r>
          <w:rPr>
            <w:noProof/>
            <w:webHidden/>
          </w:rPr>
          <w:instrText xml:space="preserve"> PAGEREF _Toc242050377 \h </w:instrText>
        </w:r>
        <w:r>
          <w:rPr>
            <w:noProof/>
            <w:webHidden/>
          </w:rPr>
        </w:r>
        <w:r>
          <w:rPr>
            <w:noProof/>
            <w:webHidden/>
          </w:rPr>
          <w:fldChar w:fldCharType="separate"/>
        </w:r>
        <w:r>
          <w:rPr>
            <w:noProof/>
            <w:webHidden/>
          </w:rPr>
          <w:t>257</w:t>
        </w:r>
        <w:r>
          <w:rPr>
            <w:noProof/>
            <w:webHidden/>
          </w:rPr>
          <w:fldChar w:fldCharType="end"/>
        </w:r>
      </w:hyperlink>
    </w:p>
    <w:p w14:paraId="58F9629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8" w:history="1">
        <w:r w:rsidRPr="007C4F75">
          <w:rPr>
            <w:rStyle w:val="Hipervnculo"/>
            <w:noProof/>
          </w:rPr>
          <w:t>Figura 7.29 “Consultar el panel general”.</w:t>
        </w:r>
        <w:r>
          <w:rPr>
            <w:noProof/>
            <w:webHidden/>
          </w:rPr>
          <w:tab/>
        </w:r>
        <w:r>
          <w:rPr>
            <w:noProof/>
            <w:webHidden/>
          </w:rPr>
          <w:fldChar w:fldCharType="begin"/>
        </w:r>
        <w:r>
          <w:rPr>
            <w:noProof/>
            <w:webHidden/>
          </w:rPr>
          <w:instrText xml:space="preserve"> PAGEREF _Toc242050378 \h </w:instrText>
        </w:r>
        <w:r>
          <w:rPr>
            <w:noProof/>
            <w:webHidden/>
          </w:rPr>
        </w:r>
        <w:r>
          <w:rPr>
            <w:noProof/>
            <w:webHidden/>
          </w:rPr>
          <w:fldChar w:fldCharType="separate"/>
        </w:r>
        <w:r>
          <w:rPr>
            <w:noProof/>
            <w:webHidden/>
          </w:rPr>
          <w:t>258</w:t>
        </w:r>
        <w:r>
          <w:rPr>
            <w:noProof/>
            <w:webHidden/>
          </w:rPr>
          <w:fldChar w:fldCharType="end"/>
        </w:r>
      </w:hyperlink>
    </w:p>
    <w:p w14:paraId="72492B46"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79" w:history="1">
        <w:r w:rsidRPr="007C4F75">
          <w:rPr>
            <w:rStyle w:val="Hipervnculo"/>
            <w:noProof/>
          </w:rPr>
          <w:t>Figura 7.30 “Vista Funcionalidad”.</w:t>
        </w:r>
        <w:r>
          <w:rPr>
            <w:noProof/>
            <w:webHidden/>
          </w:rPr>
          <w:tab/>
        </w:r>
        <w:r>
          <w:rPr>
            <w:noProof/>
            <w:webHidden/>
          </w:rPr>
          <w:fldChar w:fldCharType="begin"/>
        </w:r>
        <w:r>
          <w:rPr>
            <w:noProof/>
            <w:webHidden/>
          </w:rPr>
          <w:instrText xml:space="preserve"> PAGEREF _Toc242050379 \h </w:instrText>
        </w:r>
        <w:r>
          <w:rPr>
            <w:noProof/>
            <w:webHidden/>
          </w:rPr>
        </w:r>
        <w:r>
          <w:rPr>
            <w:noProof/>
            <w:webHidden/>
          </w:rPr>
          <w:fldChar w:fldCharType="separate"/>
        </w:r>
        <w:r>
          <w:rPr>
            <w:noProof/>
            <w:webHidden/>
          </w:rPr>
          <w:t>258</w:t>
        </w:r>
        <w:r>
          <w:rPr>
            <w:noProof/>
            <w:webHidden/>
          </w:rPr>
          <w:fldChar w:fldCharType="end"/>
        </w:r>
      </w:hyperlink>
    </w:p>
    <w:p w14:paraId="7C0E218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0" w:history="1">
        <w:r w:rsidRPr="007C4F75">
          <w:rPr>
            <w:rStyle w:val="Hipervnculo"/>
            <w:noProof/>
          </w:rPr>
          <w:t>Figura 7.31 “Vista Funcionalidad”.</w:t>
        </w:r>
        <w:r>
          <w:rPr>
            <w:noProof/>
            <w:webHidden/>
          </w:rPr>
          <w:tab/>
        </w:r>
        <w:r>
          <w:rPr>
            <w:noProof/>
            <w:webHidden/>
          </w:rPr>
          <w:fldChar w:fldCharType="begin"/>
        </w:r>
        <w:r>
          <w:rPr>
            <w:noProof/>
            <w:webHidden/>
          </w:rPr>
          <w:instrText xml:space="preserve"> PAGEREF _Toc242050380 \h </w:instrText>
        </w:r>
        <w:r>
          <w:rPr>
            <w:noProof/>
            <w:webHidden/>
          </w:rPr>
        </w:r>
        <w:r>
          <w:rPr>
            <w:noProof/>
            <w:webHidden/>
          </w:rPr>
          <w:fldChar w:fldCharType="separate"/>
        </w:r>
        <w:r>
          <w:rPr>
            <w:noProof/>
            <w:webHidden/>
          </w:rPr>
          <w:t>259</w:t>
        </w:r>
        <w:r>
          <w:rPr>
            <w:noProof/>
            <w:webHidden/>
          </w:rPr>
          <w:fldChar w:fldCharType="end"/>
        </w:r>
      </w:hyperlink>
    </w:p>
    <w:p w14:paraId="45281C1E"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1" w:history="1">
        <w:r w:rsidRPr="007C4F75">
          <w:rPr>
            <w:rStyle w:val="Hipervnculo"/>
            <w:noProof/>
          </w:rPr>
          <w:t>Figura 7.32 “Vista Solicitar Crédito”.</w:t>
        </w:r>
        <w:r>
          <w:rPr>
            <w:noProof/>
            <w:webHidden/>
          </w:rPr>
          <w:tab/>
        </w:r>
        <w:r>
          <w:rPr>
            <w:noProof/>
            <w:webHidden/>
          </w:rPr>
          <w:fldChar w:fldCharType="begin"/>
        </w:r>
        <w:r>
          <w:rPr>
            <w:noProof/>
            <w:webHidden/>
          </w:rPr>
          <w:instrText xml:space="preserve"> PAGEREF _Toc242050381 \h </w:instrText>
        </w:r>
        <w:r>
          <w:rPr>
            <w:noProof/>
            <w:webHidden/>
          </w:rPr>
        </w:r>
        <w:r>
          <w:rPr>
            <w:noProof/>
            <w:webHidden/>
          </w:rPr>
          <w:fldChar w:fldCharType="separate"/>
        </w:r>
        <w:r>
          <w:rPr>
            <w:noProof/>
            <w:webHidden/>
          </w:rPr>
          <w:t>260</w:t>
        </w:r>
        <w:r>
          <w:rPr>
            <w:noProof/>
            <w:webHidden/>
          </w:rPr>
          <w:fldChar w:fldCharType="end"/>
        </w:r>
      </w:hyperlink>
    </w:p>
    <w:p w14:paraId="2ECB850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2" w:history="1">
        <w:r w:rsidRPr="007C4F75">
          <w:rPr>
            <w:rStyle w:val="Hipervnculo"/>
            <w:noProof/>
          </w:rPr>
          <w:t>Figura 7.33 “Vista Solicitar Excepción”.</w:t>
        </w:r>
        <w:r>
          <w:rPr>
            <w:noProof/>
            <w:webHidden/>
          </w:rPr>
          <w:tab/>
        </w:r>
        <w:r>
          <w:rPr>
            <w:noProof/>
            <w:webHidden/>
          </w:rPr>
          <w:fldChar w:fldCharType="begin"/>
        </w:r>
        <w:r>
          <w:rPr>
            <w:noProof/>
            <w:webHidden/>
          </w:rPr>
          <w:instrText xml:space="preserve"> PAGEREF _Toc242050382 \h </w:instrText>
        </w:r>
        <w:r>
          <w:rPr>
            <w:noProof/>
            <w:webHidden/>
          </w:rPr>
        </w:r>
        <w:r>
          <w:rPr>
            <w:noProof/>
            <w:webHidden/>
          </w:rPr>
          <w:fldChar w:fldCharType="separate"/>
        </w:r>
        <w:r>
          <w:rPr>
            <w:noProof/>
            <w:webHidden/>
          </w:rPr>
          <w:t>260</w:t>
        </w:r>
        <w:r>
          <w:rPr>
            <w:noProof/>
            <w:webHidden/>
          </w:rPr>
          <w:fldChar w:fldCharType="end"/>
        </w:r>
      </w:hyperlink>
    </w:p>
    <w:p w14:paraId="50BB97D0"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3" w:history="1">
        <w:r w:rsidRPr="007C4F75">
          <w:rPr>
            <w:rStyle w:val="Hipervnculo"/>
            <w:noProof/>
          </w:rPr>
          <w:t>Figura 7.34 “Vista Resolver solicitud de Crédito aprobar”.</w:t>
        </w:r>
        <w:r>
          <w:rPr>
            <w:noProof/>
            <w:webHidden/>
          </w:rPr>
          <w:tab/>
        </w:r>
        <w:r>
          <w:rPr>
            <w:noProof/>
            <w:webHidden/>
          </w:rPr>
          <w:fldChar w:fldCharType="begin"/>
        </w:r>
        <w:r>
          <w:rPr>
            <w:noProof/>
            <w:webHidden/>
          </w:rPr>
          <w:instrText xml:space="preserve"> PAGEREF _Toc242050383 \h </w:instrText>
        </w:r>
        <w:r>
          <w:rPr>
            <w:noProof/>
            <w:webHidden/>
          </w:rPr>
        </w:r>
        <w:r>
          <w:rPr>
            <w:noProof/>
            <w:webHidden/>
          </w:rPr>
          <w:fldChar w:fldCharType="separate"/>
        </w:r>
        <w:r>
          <w:rPr>
            <w:noProof/>
            <w:webHidden/>
          </w:rPr>
          <w:t>261</w:t>
        </w:r>
        <w:r>
          <w:rPr>
            <w:noProof/>
            <w:webHidden/>
          </w:rPr>
          <w:fldChar w:fldCharType="end"/>
        </w:r>
      </w:hyperlink>
    </w:p>
    <w:p w14:paraId="47BBF5D5"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4" w:history="1">
        <w:r w:rsidRPr="007C4F75">
          <w:rPr>
            <w:rStyle w:val="Hipervnculo"/>
            <w:noProof/>
          </w:rPr>
          <w:t>Figura 7.35 “Vista Resolver solicitud de Crédito rechazar”.</w:t>
        </w:r>
        <w:r>
          <w:rPr>
            <w:noProof/>
            <w:webHidden/>
          </w:rPr>
          <w:tab/>
        </w:r>
        <w:r>
          <w:rPr>
            <w:noProof/>
            <w:webHidden/>
          </w:rPr>
          <w:fldChar w:fldCharType="begin"/>
        </w:r>
        <w:r>
          <w:rPr>
            <w:noProof/>
            <w:webHidden/>
          </w:rPr>
          <w:instrText xml:space="preserve"> PAGEREF _Toc242050384 \h </w:instrText>
        </w:r>
        <w:r>
          <w:rPr>
            <w:noProof/>
            <w:webHidden/>
          </w:rPr>
        </w:r>
        <w:r>
          <w:rPr>
            <w:noProof/>
            <w:webHidden/>
          </w:rPr>
          <w:fldChar w:fldCharType="separate"/>
        </w:r>
        <w:r>
          <w:rPr>
            <w:noProof/>
            <w:webHidden/>
          </w:rPr>
          <w:t>262</w:t>
        </w:r>
        <w:r>
          <w:rPr>
            <w:noProof/>
            <w:webHidden/>
          </w:rPr>
          <w:fldChar w:fldCharType="end"/>
        </w:r>
      </w:hyperlink>
    </w:p>
    <w:p w14:paraId="10D2BC1B"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5" w:history="1">
        <w:r w:rsidRPr="007C4F75">
          <w:rPr>
            <w:rStyle w:val="Hipervnculo"/>
            <w:noProof/>
          </w:rPr>
          <w:t>Figura 7.36 “Vista Resolver solicitud de excepción aprobar”.</w:t>
        </w:r>
        <w:r>
          <w:rPr>
            <w:noProof/>
            <w:webHidden/>
          </w:rPr>
          <w:tab/>
        </w:r>
        <w:r>
          <w:rPr>
            <w:noProof/>
            <w:webHidden/>
          </w:rPr>
          <w:fldChar w:fldCharType="begin"/>
        </w:r>
        <w:r>
          <w:rPr>
            <w:noProof/>
            <w:webHidden/>
          </w:rPr>
          <w:instrText xml:space="preserve"> PAGEREF _Toc242050385 \h </w:instrText>
        </w:r>
        <w:r>
          <w:rPr>
            <w:noProof/>
            <w:webHidden/>
          </w:rPr>
        </w:r>
        <w:r>
          <w:rPr>
            <w:noProof/>
            <w:webHidden/>
          </w:rPr>
          <w:fldChar w:fldCharType="separate"/>
        </w:r>
        <w:r>
          <w:rPr>
            <w:noProof/>
            <w:webHidden/>
          </w:rPr>
          <w:t>262</w:t>
        </w:r>
        <w:r>
          <w:rPr>
            <w:noProof/>
            <w:webHidden/>
          </w:rPr>
          <w:fldChar w:fldCharType="end"/>
        </w:r>
      </w:hyperlink>
    </w:p>
    <w:p w14:paraId="7F871579"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6" w:history="1">
        <w:r w:rsidRPr="007C4F75">
          <w:rPr>
            <w:rStyle w:val="Hipervnculo"/>
            <w:noProof/>
          </w:rPr>
          <w:t>Figura 7.37 “Vista Resolver solicitud de excepción rechazar”.</w:t>
        </w:r>
        <w:r>
          <w:rPr>
            <w:noProof/>
            <w:webHidden/>
          </w:rPr>
          <w:tab/>
        </w:r>
        <w:r>
          <w:rPr>
            <w:noProof/>
            <w:webHidden/>
          </w:rPr>
          <w:fldChar w:fldCharType="begin"/>
        </w:r>
        <w:r>
          <w:rPr>
            <w:noProof/>
            <w:webHidden/>
          </w:rPr>
          <w:instrText xml:space="preserve"> PAGEREF _Toc242050386 \h </w:instrText>
        </w:r>
        <w:r>
          <w:rPr>
            <w:noProof/>
            <w:webHidden/>
          </w:rPr>
        </w:r>
        <w:r>
          <w:rPr>
            <w:noProof/>
            <w:webHidden/>
          </w:rPr>
          <w:fldChar w:fldCharType="separate"/>
        </w:r>
        <w:r>
          <w:rPr>
            <w:noProof/>
            <w:webHidden/>
          </w:rPr>
          <w:t>263</w:t>
        </w:r>
        <w:r>
          <w:rPr>
            <w:noProof/>
            <w:webHidden/>
          </w:rPr>
          <w:fldChar w:fldCharType="end"/>
        </w:r>
      </w:hyperlink>
    </w:p>
    <w:p w14:paraId="7C4FAF9A" w14:textId="77777777" w:rsidR="000462BE" w:rsidRDefault="000462BE">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50387" w:history="1">
        <w:r w:rsidRPr="007C4F75">
          <w:rPr>
            <w:rStyle w:val="Hipervnculo"/>
            <w:noProof/>
          </w:rPr>
          <w:t>Figura 7.38 “Vista Resolver solicitud de excepción rechazar”.</w:t>
        </w:r>
        <w:r>
          <w:rPr>
            <w:noProof/>
            <w:webHidden/>
          </w:rPr>
          <w:tab/>
        </w:r>
        <w:r>
          <w:rPr>
            <w:noProof/>
            <w:webHidden/>
          </w:rPr>
          <w:fldChar w:fldCharType="begin"/>
        </w:r>
        <w:r>
          <w:rPr>
            <w:noProof/>
            <w:webHidden/>
          </w:rPr>
          <w:instrText xml:space="preserve"> PAGEREF _Toc242050387 \h </w:instrText>
        </w:r>
        <w:r>
          <w:rPr>
            <w:noProof/>
            <w:webHidden/>
          </w:rPr>
        </w:r>
        <w:r>
          <w:rPr>
            <w:noProof/>
            <w:webHidden/>
          </w:rPr>
          <w:fldChar w:fldCharType="separate"/>
        </w:r>
        <w:r>
          <w:rPr>
            <w:noProof/>
            <w:webHidden/>
          </w:rPr>
          <w:t>264</w:t>
        </w:r>
        <w:r>
          <w:rPr>
            <w:noProof/>
            <w:webHidden/>
          </w:rPr>
          <w:fldChar w:fldCharType="end"/>
        </w:r>
      </w:hyperlink>
    </w:p>
    <w:p w14:paraId="1F49FE11" w14:textId="77777777" w:rsidR="000B61E7" w:rsidRDefault="005E2843" w:rsidP="005E2843">
      <w:pPr>
        <w:keepNext/>
        <w:keepLines/>
        <w:pBdr>
          <w:top w:val="nil"/>
          <w:left w:val="nil"/>
          <w:bottom w:val="nil"/>
          <w:right w:val="nil"/>
          <w:between w:val="nil"/>
        </w:pBdr>
        <w:spacing w:before="320" w:after="40" w:line="360" w:lineRule="auto"/>
        <w:rPr>
          <w:ins w:id="1" w:author="Microsoft Word" w:date="2026-10-04T23:53:00Z" w16du:dateUtc="2026-10-05T02:53:00Z"/>
          <w:b/>
          <w:bCs/>
          <w:smallCaps/>
          <w:sz w:val="28"/>
          <w:szCs w:val="28"/>
        </w:rPr>
      </w:pPr>
      <w:r>
        <w:rPr>
          <w:b/>
          <w:bCs/>
          <w:smallCaps/>
          <w:sz w:val="28"/>
          <w:szCs w:val="28"/>
        </w:rPr>
        <w:fldChar w:fldCharType="end"/>
      </w:r>
    </w:p>
    <w:p w14:paraId="3C315CA4" w14:textId="609BE6E2" w:rsidR="007D6E97" w:rsidRDefault="007D6E97" w:rsidP="00073C7C">
      <w:pPr>
        <w:keepNext/>
        <w:keepLines/>
        <w:pBdr>
          <w:top w:val="nil"/>
          <w:left w:val="nil"/>
          <w:bottom w:val="nil"/>
          <w:right w:val="nil"/>
          <w:between w:val="nil"/>
        </w:pBdr>
        <w:spacing w:before="320" w:after="40" w:line="360" w:lineRule="auto"/>
        <w:rPr>
          <w:color w:val="000000"/>
        </w:rPr>
      </w:pPr>
    </w:p>
    <w:p w14:paraId="0758CB4F" w14:textId="77777777" w:rsidR="006E4E26" w:rsidRDefault="006E4E26" w:rsidP="00073C7C">
      <w:pPr>
        <w:keepNext/>
        <w:keepLines/>
        <w:pBdr>
          <w:top w:val="nil"/>
          <w:left w:val="nil"/>
          <w:bottom w:val="nil"/>
          <w:right w:val="nil"/>
          <w:between w:val="nil"/>
        </w:pBdr>
        <w:spacing w:before="320" w:after="40" w:line="360" w:lineRule="auto"/>
        <w:rPr>
          <w:color w:val="000000"/>
        </w:rPr>
      </w:pPr>
    </w:p>
    <w:p w14:paraId="0EA0C238" w14:textId="77777777" w:rsidR="006E4E26" w:rsidRDefault="006E4E26" w:rsidP="00073C7C">
      <w:pPr>
        <w:keepNext/>
        <w:keepLines/>
        <w:pBdr>
          <w:top w:val="nil"/>
          <w:left w:val="nil"/>
          <w:bottom w:val="nil"/>
          <w:right w:val="nil"/>
          <w:between w:val="nil"/>
        </w:pBdr>
        <w:spacing w:before="320" w:after="40" w:line="360" w:lineRule="auto"/>
        <w:rPr>
          <w:color w:val="000000"/>
        </w:rPr>
      </w:pPr>
    </w:p>
    <w:p w14:paraId="7FA31513" w14:textId="77777777" w:rsidR="006E4E26" w:rsidRDefault="006E4E26" w:rsidP="00073C7C">
      <w:pPr>
        <w:keepNext/>
        <w:keepLines/>
        <w:pBdr>
          <w:top w:val="nil"/>
          <w:left w:val="nil"/>
          <w:bottom w:val="nil"/>
          <w:right w:val="nil"/>
          <w:between w:val="nil"/>
        </w:pBdr>
        <w:spacing w:before="320" w:after="40" w:line="360" w:lineRule="auto"/>
        <w:rPr>
          <w:color w:val="000000"/>
        </w:rPr>
      </w:pPr>
    </w:p>
    <w:p w14:paraId="11AF39E8" w14:textId="77777777" w:rsidR="006E4E26" w:rsidRDefault="006E4E26" w:rsidP="00073C7C">
      <w:pPr>
        <w:keepNext/>
        <w:keepLines/>
        <w:pBdr>
          <w:top w:val="nil"/>
          <w:left w:val="nil"/>
          <w:bottom w:val="nil"/>
          <w:right w:val="nil"/>
          <w:between w:val="nil"/>
        </w:pBdr>
        <w:spacing w:before="320" w:after="40" w:line="360" w:lineRule="auto"/>
        <w:rPr>
          <w:color w:val="000000"/>
        </w:rPr>
      </w:pPr>
    </w:p>
    <w:p w14:paraId="2D3C3144" w14:textId="77777777" w:rsidR="006E4E26" w:rsidRPr="00073C7C" w:rsidRDefault="006E4E26" w:rsidP="00073C7C">
      <w:pPr>
        <w:keepNext/>
        <w:keepLines/>
        <w:pBdr>
          <w:top w:val="nil"/>
          <w:left w:val="nil"/>
          <w:bottom w:val="nil"/>
          <w:right w:val="nil"/>
          <w:between w:val="nil"/>
        </w:pBdr>
        <w:spacing w:before="320" w:after="40" w:line="360" w:lineRule="auto"/>
        <w:rPr>
          <w:color w:val="000000"/>
        </w:rPr>
      </w:pPr>
    </w:p>
    <w:p w14:paraId="4CBBD2C0" w14:textId="77777777" w:rsidR="007D6E97" w:rsidRDefault="000479C4">
      <w:pPr>
        <w:pStyle w:val="Ttulo1"/>
        <w:numPr>
          <w:ilvl w:val="0"/>
          <w:numId w:val="2"/>
        </w:numPr>
        <w:spacing w:line="360" w:lineRule="auto"/>
      </w:pPr>
      <w:bookmarkStart w:id="2" w:name="_Toc242051018"/>
      <w:r>
        <w:rPr>
          <w:rFonts w:eastAsia="Times New Roman" w:cs="Times New Roman"/>
        </w:rPr>
        <w:t>Introducción</w:t>
      </w:r>
      <w:bookmarkEnd w:id="2"/>
      <w:r>
        <w:rPr>
          <w:rFonts w:eastAsia="Times New Roman" w:cs="Times New Roman"/>
        </w:rPr>
        <w:t xml:space="preserve"> </w:t>
      </w:r>
      <w:r>
        <w:t xml:space="preserve">  </w:t>
      </w:r>
    </w:p>
    <w:p w14:paraId="3C30709E" w14:textId="7485D4D8" w:rsidR="007D6E97" w:rsidRPr="00714A07" w:rsidRDefault="000479C4" w:rsidP="00714A07">
      <w:pPr>
        <w:pStyle w:val="Ttulo2"/>
        <w:numPr>
          <w:ilvl w:val="1"/>
          <w:numId w:val="2"/>
        </w:numPr>
        <w:spacing w:line="360" w:lineRule="auto"/>
        <w:rPr>
          <w:rFonts w:eastAsia="Times New Roman" w:cs="Times New Roman"/>
        </w:rPr>
      </w:pPr>
      <w:bookmarkStart w:id="3" w:name="_Toc242051019"/>
      <w:r>
        <w:rPr>
          <w:rFonts w:eastAsia="Times New Roman" w:cs="Times New Roman"/>
        </w:rPr>
        <w:t>Contextualización del informe</w:t>
      </w:r>
      <w:bookmarkEnd w:id="3"/>
    </w:p>
    <w:p w14:paraId="53AA5C9B" w14:textId="77777777" w:rsidR="003E4289" w:rsidRPr="003E4289" w:rsidRDefault="003E4289" w:rsidP="003E4289">
      <w:pPr>
        <w:spacing w:line="360" w:lineRule="auto"/>
        <w:jc w:val="both"/>
        <w:rPr>
          <w:rFonts w:eastAsia="Times New Roman" w:cs="Times New Roman"/>
        </w:rPr>
      </w:pPr>
      <w:r w:rsidRPr="003E4289">
        <w:rPr>
          <w:rFonts w:eastAsia="Times New Roman" w:cs="Times New Roman"/>
        </w:rPr>
        <w:t>El presente informe corresponde al Incremento 3 del proyecto desarrollado para la empresa Puertas Blindadas y continúa la evolución incremental de la solución a partir de los alcances consolidados durante los Incrementos 1 y 2.</w:t>
      </w:r>
    </w:p>
    <w:p w14:paraId="49AF79B4" w14:textId="77777777" w:rsidR="003E4289" w:rsidRPr="003E4289" w:rsidRDefault="003E4289" w:rsidP="003E4289">
      <w:pPr>
        <w:spacing w:line="360" w:lineRule="auto"/>
        <w:jc w:val="both"/>
        <w:rPr>
          <w:rFonts w:eastAsia="Times New Roman" w:cs="Times New Roman"/>
        </w:rPr>
      </w:pPr>
      <w:r w:rsidRPr="003E4289">
        <w:rPr>
          <w:rFonts w:eastAsia="Times New Roman" w:cs="Times New Roman"/>
        </w:rPr>
        <w:t xml:space="preserve">Este incremento incorpora las funcionalidades correspondientes a Remuneraciones, </w:t>
      </w:r>
      <w:proofErr w:type="spellStart"/>
      <w:r w:rsidRPr="003E4289">
        <w:rPr>
          <w:rFonts w:eastAsia="Times New Roman" w:cs="Times New Roman"/>
        </w:rPr>
        <w:t>Dashboard</w:t>
      </w:r>
      <w:proofErr w:type="spellEnd"/>
      <w:r w:rsidRPr="003E4289">
        <w:rPr>
          <w:rFonts w:eastAsia="Times New Roman" w:cs="Times New Roman"/>
        </w:rPr>
        <w:t xml:space="preserve">, Crédito y Auditoría. Estas capacidades amplían la cobertura del sistema hacia el control </w:t>
      </w:r>
      <w:proofErr w:type="spellStart"/>
      <w:r w:rsidRPr="003E4289">
        <w:rPr>
          <w:rFonts w:eastAsia="Times New Roman" w:cs="Times New Roman"/>
        </w:rPr>
        <w:t>remuneracional</w:t>
      </w:r>
      <w:proofErr w:type="spellEnd"/>
      <w:r w:rsidRPr="003E4289">
        <w:rPr>
          <w:rFonts w:eastAsia="Times New Roman" w:cs="Times New Roman"/>
        </w:rPr>
        <w:t>, el análisis y visualización de información financiera, la administración del crédito para clientes empresariales y la trazabilidad de eventos relevantes del sistema, integrándose con los procesos comerciales, financieros y administrativos desarrollados en los incrementos anteriores. El informe conserva la trazabilidad entre los requerimientos funcionales, los requerimientos de usuario, los casos de uso y los artefactos correspondientes a la metodología Scrum++ y al modelo de vistas 4+1.</w:t>
      </w:r>
    </w:p>
    <w:p w14:paraId="69BCD76E" w14:textId="6BDCCE99" w:rsidR="00001C54" w:rsidRDefault="003E4289" w:rsidP="003E4289">
      <w:pPr>
        <w:spacing w:line="360" w:lineRule="auto"/>
        <w:jc w:val="both"/>
        <w:rPr>
          <w:rFonts w:eastAsia="Times New Roman" w:cs="Times New Roman"/>
        </w:rPr>
      </w:pPr>
      <w:r w:rsidRPr="003E4289">
        <w:rPr>
          <w:rFonts w:eastAsia="Times New Roman" w:cs="Times New Roman"/>
        </w:rPr>
        <w:t>El proyecto contempla actualmente 101 requerimientos funcionales. El Incremento 3 incorpora 26 requerimientos funcionales, equivalentes aproximadamente al 25,74 % del total. Considerando los 75 requerimientos funcionales incorporados en los Incrementos 1 y 2, esta entrega alcanza los 101 requerimientos funcionales del proyecto, correspondientes al 100,00 % de cobertura acumulada. Los requerimientos incorporados específicamente en este incremento se encuentran asociados a 36 casos de uso.</w:t>
      </w:r>
    </w:p>
    <w:p w14:paraId="7AE91CB4" w14:textId="77777777" w:rsidR="003E4289" w:rsidRDefault="003E4289" w:rsidP="003E4289">
      <w:pPr>
        <w:spacing w:line="360" w:lineRule="auto"/>
        <w:jc w:val="both"/>
      </w:pPr>
    </w:p>
    <w:p w14:paraId="30CE4E9A" w14:textId="4FA49D5D" w:rsidR="007D6E97" w:rsidRDefault="000479C4" w:rsidP="00714A07">
      <w:pPr>
        <w:pStyle w:val="Ttulo2"/>
        <w:numPr>
          <w:ilvl w:val="1"/>
          <w:numId w:val="2"/>
        </w:numPr>
        <w:spacing w:line="360" w:lineRule="auto"/>
      </w:pPr>
      <w:r>
        <w:t xml:space="preserve"> </w:t>
      </w:r>
      <w:bookmarkStart w:id="4" w:name="_Toc242051020"/>
      <w:r>
        <w:rPr>
          <w:rFonts w:eastAsia="Times New Roman" w:cs="Times New Roman"/>
        </w:rPr>
        <w:t>Propuesta del incremento</w:t>
      </w:r>
      <w:bookmarkEnd w:id="4"/>
    </w:p>
    <w:p w14:paraId="415081A4" w14:textId="77777777" w:rsidR="00392F79" w:rsidRPr="00392F79" w:rsidRDefault="00392F79" w:rsidP="00392F79">
      <w:pPr>
        <w:spacing w:line="360" w:lineRule="auto"/>
        <w:jc w:val="both"/>
        <w:rPr>
          <w:rFonts w:eastAsia="Times New Roman" w:cs="Times New Roman"/>
        </w:rPr>
      </w:pPr>
      <w:r w:rsidRPr="00392F79">
        <w:rPr>
          <w:rFonts w:eastAsia="Times New Roman" w:cs="Times New Roman"/>
        </w:rPr>
        <w:t xml:space="preserve">El Incremento 3 continúa la evolución de la solución e incorpora las funcionalidades correspondientes a Remuneraciones, </w:t>
      </w:r>
      <w:proofErr w:type="spellStart"/>
      <w:r w:rsidRPr="00392F79">
        <w:rPr>
          <w:rFonts w:eastAsia="Times New Roman" w:cs="Times New Roman"/>
        </w:rPr>
        <w:t>Dashboard</w:t>
      </w:r>
      <w:proofErr w:type="spellEnd"/>
      <w:r w:rsidRPr="00392F79">
        <w:rPr>
          <w:rFonts w:eastAsia="Times New Roman" w:cs="Times New Roman"/>
        </w:rPr>
        <w:t xml:space="preserve">, Crédito y Auditoría. La propuesta extiende el sistema hacia la gestión </w:t>
      </w:r>
      <w:proofErr w:type="spellStart"/>
      <w:r w:rsidRPr="00392F79">
        <w:rPr>
          <w:rFonts w:eastAsia="Times New Roman" w:cs="Times New Roman"/>
        </w:rPr>
        <w:t>remuneracional</w:t>
      </w:r>
      <w:proofErr w:type="spellEnd"/>
      <w:r w:rsidRPr="00392F79">
        <w:rPr>
          <w:rFonts w:eastAsia="Times New Roman" w:cs="Times New Roman"/>
        </w:rPr>
        <w:t>, el análisis consolidado de información financiera, la administración de crédito para clientes empresariales y la trazabilidad de eventos relevantes, manteniendo su integración con los procesos incorporados en los incrementos anteriores.</w:t>
      </w:r>
    </w:p>
    <w:p w14:paraId="011415D3" w14:textId="510E2AD0" w:rsidR="00A42831" w:rsidRDefault="00392F79">
      <w:pPr>
        <w:spacing w:line="360" w:lineRule="auto"/>
        <w:jc w:val="both"/>
      </w:pPr>
      <w:r w:rsidRPr="00392F79">
        <w:rPr>
          <w:rFonts w:eastAsia="Times New Roman" w:cs="Times New Roman"/>
        </w:rPr>
        <w:t>Este incremento considera 26 requerimientos funcionales desarrollados mediante 36 casos de uso. Los requerimientos incorporados representan aproximadamente el 25,74 % de los 101 requerimientos funcionales definidos para el proyecto. Considerando los 75 requerimientos incorporados en los Incrementos 1 y 2, el avance acumulado alcanza los 101 requerimientos funcionales del proyecto, equivalentes al 100,00 % del total.</w:t>
      </w:r>
    </w:p>
    <w:p w14:paraId="5325A7FE" w14:textId="77777777" w:rsidR="00A42831" w:rsidRDefault="00A42831">
      <w:pPr>
        <w:spacing w:line="360" w:lineRule="auto"/>
        <w:jc w:val="both"/>
      </w:pPr>
    </w:p>
    <w:p w14:paraId="76355820" w14:textId="0A5AC250" w:rsidR="007D6E97" w:rsidRDefault="000479C4" w:rsidP="00714A07">
      <w:pPr>
        <w:pStyle w:val="Ttulo2"/>
        <w:numPr>
          <w:ilvl w:val="1"/>
          <w:numId w:val="2"/>
        </w:numPr>
        <w:spacing w:line="360" w:lineRule="auto"/>
      </w:pPr>
      <w:r>
        <w:t xml:space="preserve"> </w:t>
      </w:r>
      <w:bookmarkStart w:id="5" w:name="_Toc242051021"/>
      <w:r>
        <w:rPr>
          <w:rFonts w:eastAsia="Times New Roman" w:cs="Times New Roman"/>
        </w:rPr>
        <w:t>Distribución de incrementos del proyecto</w:t>
      </w:r>
      <w:bookmarkEnd w:id="5"/>
    </w:p>
    <w:p w14:paraId="0B012757" w14:textId="667BFCC4" w:rsidR="00714A07" w:rsidRDefault="00AD0A45" w:rsidP="00FE5954">
      <w:pPr>
        <w:spacing w:after="0" w:line="360" w:lineRule="auto"/>
        <w:jc w:val="both"/>
      </w:pPr>
      <w:r w:rsidRPr="00AD0A45">
        <w:t>La planificación del proyecto considera 101 requerimientos funcionales distribuidos en cuatro incrementos. Los tres primeros concentran la incorporación progresiva de las funcionalidades del sistema, mientras que el cuarto incremento se mantiene como etapa de cierre y consolidación del proyecto. En esta última etapa se considera la actualización y generación de la documentación final, la validación y aprobación del cliente, la formalización de los requerimientos no funcionales aprobados, la preparación de los videos y demás entregables de cierre, junto con la revisión final de la trazabilidad y de las correcciones acumuladas.</w:t>
      </w:r>
    </w:p>
    <w:p w14:paraId="722B5FF0" w14:textId="77777777" w:rsidR="00EE327C" w:rsidRDefault="00EE327C">
      <w:pPr>
        <w:spacing w:after="0" w:line="360" w:lineRule="auto"/>
        <w:jc w:val="both"/>
      </w:pPr>
    </w:p>
    <w:p w14:paraId="6F490634" w14:textId="4B304EA0" w:rsidR="007D6E97" w:rsidRDefault="63449D2F" w:rsidP="00714A07">
      <w:pPr>
        <w:pStyle w:val="Descripcin"/>
        <w:keepNext/>
      </w:pPr>
      <w:bookmarkStart w:id="6" w:name="_Toc242050152"/>
      <w:r>
        <w:t>Tabla</w:t>
      </w:r>
      <w:r w:rsidR="00714A07">
        <w:t xml:space="preserve"> </w:t>
      </w:r>
      <w:r w:rsidR="00905A3E">
        <w:fldChar w:fldCharType="begin"/>
      </w:r>
      <w:r w:rsidR="00905A3E">
        <w:instrText xml:space="preserve"> STYLEREF 1 \s </w:instrText>
      </w:r>
      <w:r w:rsidR="00905A3E">
        <w:fldChar w:fldCharType="separate"/>
      </w:r>
      <w:r w:rsidR="00905A3E">
        <w:rPr>
          <w:noProof/>
        </w:rPr>
        <w:t>1</w:t>
      </w:r>
      <w:r w:rsidR="00905A3E">
        <w:fldChar w:fldCharType="end"/>
      </w:r>
      <w:r w:rsidR="00905A3E">
        <w:t>.</w:t>
      </w:r>
      <w:r w:rsidR="00905A3E">
        <w:fldChar w:fldCharType="begin"/>
      </w:r>
      <w:r w:rsidR="00905A3E">
        <w:instrText xml:space="preserve"> SEQ Tabla \* ARABIC \s 1 </w:instrText>
      </w:r>
      <w:r w:rsidR="00905A3E">
        <w:fldChar w:fldCharType="separate"/>
      </w:r>
      <w:r w:rsidR="00905A3E">
        <w:rPr>
          <w:noProof/>
        </w:rPr>
        <w:t>1</w:t>
      </w:r>
      <w:r w:rsidR="00905A3E">
        <w:fldChar w:fldCharType="end"/>
      </w:r>
      <w:r w:rsidR="00714A07">
        <w:t xml:space="preserve"> </w:t>
      </w:r>
      <w:r w:rsidR="00714A07" w:rsidRPr="00483853">
        <w:t>“Distribución de requerimientos funcionales por incremento”.</w:t>
      </w:r>
      <w:bookmarkEnd w:id="6"/>
    </w:p>
    <w:tbl>
      <w:tblPr>
        <w:tblW w:w="93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1878"/>
        <w:gridCol w:w="1875"/>
        <w:gridCol w:w="1877"/>
        <w:gridCol w:w="1877"/>
      </w:tblGrid>
      <w:tr w:rsidR="00F8552B" w:rsidRPr="00F8552B" w14:paraId="671B296E" w14:textId="77777777" w:rsidTr="17636B0D">
        <w:trPr>
          <w:cantSplit/>
          <w:jc w:val="center"/>
        </w:trPr>
        <w:tc>
          <w:tcPr>
            <w:tcW w:w="1877"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232152EC"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b/>
                <w:bCs/>
                <w:color w:val="FFFFFF"/>
                <w:sz w:val="18"/>
                <w:szCs w:val="18"/>
              </w:rPr>
              <w:t>Incremento</w:t>
            </w:r>
          </w:p>
        </w:tc>
        <w:tc>
          <w:tcPr>
            <w:tcW w:w="1878"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5076E759"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b/>
                <w:bCs/>
                <w:color w:val="FFFFFF"/>
                <w:sz w:val="18"/>
                <w:szCs w:val="18"/>
              </w:rPr>
              <w:t>Descripción del hito / alcance</w:t>
            </w:r>
          </w:p>
        </w:tc>
        <w:tc>
          <w:tcPr>
            <w:tcW w:w="1875"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7C962356"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b/>
                <w:bCs/>
                <w:color w:val="FFFFFF"/>
                <w:sz w:val="18"/>
                <w:szCs w:val="18"/>
              </w:rPr>
              <w:t>Cantidad de RF</w:t>
            </w:r>
          </w:p>
        </w:tc>
        <w:tc>
          <w:tcPr>
            <w:tcW w:w="1877"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26D68A90"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b/>
                <w:bCs/>
                <w:color w:val="FFFFFF"/>
                <w:sz w:val="18"/>
                <w:szCs w:val="18"/>
              </w:rPr>
              <w:t>% parcial aproximado</w:t>
            </w:r>
          </w:p>
        </w:tc>
        <w:tc>
          <w:tcPr>
            <w:tcW w:w="1877" w:type="dxa"/>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FE8F01" w:themeFill="accent1"/>
            <w:vAlign w:val="center"/>
          </w:tcPr>
          <w:p w14:paraId="0F8E7495"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b/>
                <w:bCs/>
                <w:color w:val="FFFFFF"/>
                <w:sz w:val="18"/>
                <w:szCs w:val="18"/>
              </w:rPr>
              <w:t>% acumulado</w:t>
            </w:r>
          </w:p>
        </w:tc>
      </w:tr>
      <w:tr w:rsidR="00F8552B" w:rsidRPr="00F8552B" w14:paraId="795BDFCA" w14:textId="77777777" w:rsidTr="0629AC7C">
        <w:trPr>
          <w:cantSplit/>
          <w:jc w:val="center"/>
        </w:trPr>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18114EBC"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sz w:val="18"/>
                <w:szCs w:val="18"/>
              </w:rPr>
              <w:t>Incremento 1</w:t>
            </w:r>
          </w:p>
        </w:tc>
        <w:tc>
          <w:tcPr>
            <w:tcW w:w="1878"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6B0639BE" w14:textId="77777777" w:rsidR="00F8552B" w:rsidRPr="00F8552B" w:rsidRDefault="00F8552B" w:rsidP="00F8552B">
            <w:pPr>
              <w:spacing w:line="360" w:lineRule="auto"/>
              <w:jc w:val="both"/>
              <w:rPr>
                <w:rFonts w:eastAsia="Times New Roman" w:cs="Times New Roman"/>
                <w:sz w:val="18"/>
                <w:szCs w:val="18"/>
              </w:rPr>
            </w:pPr>
            <w:r w:rsidRPr="00F8552B">
              <w:rPr>
                <w:rFonts w:eastAsia="Times New Roman" w:cs="Times New Roman"/>
                <w:sz w:val="18"/>
                <w:szCs w:val="18"/>
              </w:rPr>
              <w:t>Clientes y Ficha de Cliente; Cotizaciones y Notas de Venta.</w:t>
            </w:r>
          </w:p>
        </w:tc>
        <w:tc>
          <w:tcPr>
            <w:tcW w:w="1875"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68E217BF"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sz w:val="18"/>
                <w:szCs w:val="18"/>
              </w:rPr>
              <w:t>36</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44B5DF9D" w14:textId="77777777" w:rsidR="00F8552B" w:rsidRPr="00F8552B" w:rsidRDefault="00F8552B" w:rsidP="00F8552B">
            <w:pPr>
              <w:spacing w:line="360" w:lineRule="auto"/>
              <w:jc w:val="center"/>
              <w:rPr>
                <w:rFonts w:eastAsia="Times New Roman" w:cs="Times New Roman"/>
                <w:sz w:val="18"/>
                <w:szCs w:val="18"/>
              </w:rPr>
            </w:pPr>
            <w:r w:rsidRPr="00F8552B">
              <w:rPr>
                <w:rFonts w:eastAsia="Times New Roman" w:cs="Times New Roman"/>
                <w:sz w:val="18"/>
                <w:szCs w:val="18"/>
              </w:rPr>
              <w:t>35,64 %</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10507316" w14:textId="77777777" w:rsidR="00F8552B" w:rsidRPr="00F8552B" w:rsidRDefault="00F8552B" w:rsidP="00F8552B">
            <w:pPr>
              <w:spacing w:line="360" w:lineRule="auto"/>
              <w:jc w:val="center"/>
              <w:rPr>
                <w:rFonts w:eastAsia="Times New Roman" w:cs="Times New Roman"/>
                <w:sz w:val="18"/>
                <w:szCs w:val="18"/>
              </w:rPr>
            </w:pPr>
            <w:r w:rsidRPr="00F8552B">
              <w:rPr>
                <w:sz w:val="18"/>
              </w:rPr>
              <w:t>35,64 %</w:t>
            </w:r>
          </w:p>
        </w:tc>
      </w:tr>
      <w:tr w:rsidR="00F8552B" w:rsidRPr="00F8552B" w14:paraId="54CB7E0A" w14:textId="77777777" w:rsidTr="17636B0D">
        <w:trPr>
          <w:cantSplit/>
          <w:jc w:val="center"/>
        </w:trPr>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54A54F8D" w14:textId="77777777" w:rsidR="00F8552B" w:rsidRPr="00F8552B" w:rsidRDefault="00F8552B" w:rsidP="00F8552B">
            <w:pPr>
              <w:spacing w:line="360" w:lineRule="auto"/>
              <w:jc w:val="center"/>
              <w:rPr>
                <w:rFonts w:eastAsia="Times New Roman" w:cs="Times New Roman"/>
                <w:sz w:val="18"/>
                <w:szCs w:val="18"/>
                <w:highlight w:val="yellow"/>
              </w:rPr>
            </w:pPr>
            <w:r w:rsidRPr="00F8552B">
              <w:rPr>
                <w:rFonts w:eastAsia="Times New Roman" w:cs="Times New Roman"/>
                <w:sz w:val="18"/>
                <w:szCs w:val="18"/>
              </w:rPr>
              <w:t>Incremento 2</w:t>
            </w:r>
          </w:p>
        </w:tc>
        <w:tc>
          <w:tcPr>
            <w:tcW w:w="1878"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64E9C823" w14:textId="77777777" w:rsidR="00F8552B" w:rsidRPr="00F8552B" w:rsidRDefault="00F8552B" w:rsidP="00F8552B">
            <w:pPr>
              <w:spacing w:line="360" w:lineRule="auto"/>
              <w:jc w:val="both"/>
              <w:rPr>
                <w:rFonts w:eastAsia="Times New Roman" w:cs="Times New Roman"/>
                <w:sz w:val="18"/>
                <w:szCs w:val="18"/>
                <w:highlight w:val="yellow"/>
              </w:rPr>
            </w:pPr>
            <w:r w:rsidRPr="00F8552B">
              <w:rPr>
                <w:rFonts w:eastAsia="Times New Roman" w:cs="Times New Roman"/>
                <w:sz w:val="18"/>
                <w:szCs w:val="18"/>
              </w:rPr>
              <w:t>Pagos y Recaudación; Usuarios, Seguridad y Permisos; Proveedores y Egresos.</w:t>
            </w:r>
          </w:p>
        </w:tc>
        <w:tc>
          <w:tcPr>
            <w:tcW w:w="1875"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77AFC07A"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39</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2C77F963"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38,61 %</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11A7288E"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74,26 %</w:t>
            </w:r>
          </w:p>
        </w:tc>
      </w:tr>
      <w:tr w:rsidR="00F8552B" w:rsidRPr="00F8552B" w14:paraId="6F118A75" w14:textId="77777777" w:rsidTr="0629AC7C">
        <w:trPr>
          <w:cantSplit/>
          <w:jc w:val="center"/>
        </w:trPr>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1DAF3727" w14:textId="77777777" w:rsidR="00F8552B" w:rsidRPr="00F8552B" w:rsidRDefault="00F8552B" w:rsidP="00F8552B">
            <w:pPr>
              <w:spacing w:line="360" w:lineRule="auto"/>
              <w:jc w:val="center"/>
              <w:rPr>
                <w:rFonts w:eastAsia="Times New Roman" w:cs="Times New Roman"/>
                <w:sz w:val="18"/>
                <w:szCs w:val="18"/>
                <w:highlight w:val="yellow"/>
              </w:rPr>
            </w:pPr>
            <w:r w:rsidRPr="00F8552B">
              <w:rPr>
                <w:rFonts w:eastAsia="Times New Roman" w:cs="Times New Roman"/>
                <w:sz w:val="18"/>
                <w:szCs w:val="18"/>
              </w:rPr>
              <w:t>Incremento 3</w:t>
            </w:r>
          </w:p>
        </w:tc>
        <w:tc>
          <w:tcPr>
            <w:tcW w:w="1878"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EBB66" w:themeFill="accent1" w:themeFillTint="99"/>
            <w:tcMar>
              <w:top w:w="0" w:type="dxa"/>
              <w:left w:w="100" w:type="dxa"/>
              <w:bottom w:w="0" w:type="dxa"/>
              <w:right w:w="100" w:type="dxa"/>
            </w:tcMar>
            <w:vAlign w:val="center"/>
          </w:tcPr>
          <w:p w14:paraId="65E38DC3" w14:textId="77777777" w:rsidR="00F8552B" w:rsidRPr="00F8552B" w:rsidRDefault="00F8552B" w:rsidP="00F8552B">
            <w:pPr>
              <w:spacing w:line="360" w:lineRule="auto"/>
              <w:jc w:val="both"/>
              <w:rPr>
                <w:rFonts w:eastAsia="Times New Roman" w:cs="Times New Roman"/>
                <w:sz w:val="18"/>
                <w:szCs w:val="18"/>
                <w:highlight w:val="yellow"/>
              </w:rPr>
            </w:pPr>
            <w:r w:rsidRPr="00F8552B">
              <w:rPr>
                <w:sz w:val="18"/>
              </w:rPr>
              <w:t xml:space="preserve">Remuneraciones; </w:t>
            </w:r>
            <w:proofErr w:type="spellStart"/>
            <w:r w:rsidRPr="00F8552B">
              <w:rPr>
                <w:sz w:val="18"/>
              </w:rPr>
              <w:t>Dashboard</w:t>
            </w:r>
            <w:proofErr w:type="spellEnd"/>
            <w:r w:rsidRPr="00F8552B">
              <w:rPr>
                <w:sz w:val="18"/>
              </w:rPr>
              <w:t>; Crédito; Auditoría.</w:t>
            </w:r>
          </w:p>
        </w:tc>
        <w:tc>
          <w:tcPr>
            <w:tcW w:w="1875"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65C24D53"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26</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6A1D6109"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25,74 %</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EBB66" w:themeFill="accent1" w:themeFillTint="99"/>
            <w:vAlign w:val="center"/>
          </w:tcPr>
          <w:p w14:paraId="04208817"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100,00 %</w:t>
            </w:r>
          </w:p>
        </w:tc>
      </w:tr>
      <w:tr w:rsidR="00F8552B" w:rsidRPr="00F8552B" w14:paraId="176B0278" w14:textId="77777777" w:rsidTr="17636B0D">
        <w:trPr>
          <w:cantSplit/>
          <w:jc w:val="center"/>
        </w:trPr>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0EF99BE0" w14:textId="77777777" w:rsidR="00F8552B" w:rsidRPr="00F8552B" w:rsidRDefault="00F8552B" w:rsidP="00F8552B">
            <w:pPr>
              <w:spacing w:line="360" w:lineRule="auto"/>
              <w:jc w:val="center"/>
              <w:rPr>
                <w:rFonts w:eastAsia="Times New Roman" w:cs="Times New Roman"/>
                <w:sz w:val="18"/>
                <w:szCs w:val="18"/>
                <w:highlight w:val="yellow"/>
              </w:rPr>
            </w:pPr>
            <w:r w:rsidRPr="00F8552B">
              <w:rPr>
                <w:rFonts w:eastAsia="Times New Roman" w:cs="Times New Roman"/>
                <w:sz w:val="18"/>
                <w:szCs w:val="18"/>
              </w:rPr>
              <w:t>Incremento 4</w:t>
            </w:r>
          </w:p>
        </w:tc>
        <w:tc>
          <w:tcPr>
            <w:tcW w:w="1878"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18DD8D1C" w14:textId="77777777" w:rsidR="00F8552B" w:rsidRPr="00F8552B" w:rsidRDefault="00F8552B" w:rsidP="00F8552B">
            <w:pPr>
              <w:spacing w:line="360" w:lineRule="auto"/>
              <w:jc w:val="both"/>
              <w:rPr>
                <w:rFonts w:eastAsia="Times New Roman" w:cs="Times New Roman"/>
                <w:sz w:val="18"/>
                <w:szCs w:val="18"/>
                <w:highlight w:val="yellow"/>
              </w:rPr>
            </w:pPr>
            <w:r w:rsidRPr="00F8552B">
              <w:rPr>
                <w:sz w:val="18"/>
              </w:rPr>
              <w:t>Cierre y consolidación del proyecto: documentación final, validación y aprobación del cliente, requerimientos no funcionales aprobados, videos y entregables finales.</w:t>
            </w:r>
          </w:p>
        </w:tc>
        <w:tc>
          <w:tcPr>
            <w:tcW w:w="1875"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067B2F83"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0</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3EDA5AE1"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0,00 %</w:t>
            </w:r>
          </w:p>
        </w:tc>
        <w:tc>
          <w:tcPr>
            <w:tcW w:w="1877" w:type="dxa"/>
            <w:tcBorders>
              <w:top w:val="single" w:sz="4" w:space="0" w:color="676767" w:themeColor="accent2"/>
              <w:left w:val="single" w:sz="4" w:space="0" w:color="676767" w:themeColor="accent2"/>
              <w:bottom w:val="single" w:sz="4" w:space="0" w:color="676767" w:themeColor="accent2"/>
              <w:right w:val="single" w:sz="4" w:space="0" w:color="676767" w:themeColor="accent2"/>
            </w:tcBorders>
            <w:shd w:val="clear" w:color="auto" w:fill="FFFFFF" w:themeFill="background1"/>
            <w:vAlign w:val="center"/>
          </w:tcPr>
          <w:p w14:paraId="59DD3C9C" w14:textId="77777777" w:rsidR="00F8552B" w:rsidRPr="00F8552B" w:rsidRDefault="00F8552B" w:rsidP="00F8552B">
            <w:pPr>
              <w:spacing w:line="360" w:lineRule="auto"/>
              <w:jc w:val="center"/>
              <w:rPr>
                <w:rFonts w:eastAsia="Times New Roman" w:cs="Times New Roman"/>
                <w:sz w:val="18"/>
                <w:szCs w:val="18"/>
                <w:highlight w:val="yellow"/>
              </w:rPr>
            </w:pPr>
            <w:r w:rsidRPr="00F8552B">
              <w:rPr>
                <w:sz w:val="18"/>
              </w:rPr>
              <w:t>100,00 %</w:t>
            </w:r>
          </w:p>
        </w:tc>
      </w:tr>
    </w:tbl>
    <w:p w14:paraId="5F605A50" w14:textId="77777777" w:rsidR="00714A07" w:rsidRPr="00714A07" w:rsidRDefault="00714A07" w:rsidP="00714A07"/>
    <w:p w14:paraId="01592794" w14:textId="77777777" w:rsidR="00300BD1" w:rsidRDefault="00300BD1" w:rsidP="00714A07">
      <w:pPr>
        <w:pStyle w:val="Cita"/>
      </w:pPr>
    </w:p>
    <w:p w14:paraId="41D7AA72" w14:textId="243ADDBB" w:rsidR="007D6E97" w:rsidRDefault="000479C4" w:rsidP="00714A07">
      <w:pPr>
        <w:pStyle w:val="Cita"/>
      </w:pPr>
      <w:r>
        <w:t>Fuente: Elaborado por el estudiante de acuerdo con el proyecto.</w:t>
      </w:r>
    </w:p>
    <w:p w14:paraId="09B2B261" w14:textId="77777777" w:rsidR="007D6E97" w:rsidRDefault="007D6E97">
      <w:pPr>
        <w:spacing w:after="240" w:line="360" w:lineRule="auto"/>
        <w:jc w:val="both"/>
      </w:pPr>
    </w:p>
    <w:p w14:paraId="2AC8F118" w14:textId="77777777" w:rsidR="00524544" w:rsidRPr="00524544" w:rsidRDefault="00524544" w:rsidP="00524544">
      <w:pPr>
        <w:spacing w:after="200" w:line="360" w:lineRule="auto"/>
        <w:jc w:val="both"/>
        <w:rPr>
          <w:rFonts w:eastAsia="Times New Roman" w:cs="Times New Roman"/>
          <w:szCs w:val="22"/>
          <w:lang w:val="en-US" w:eastAsia="en-US"/>
        </w:rPr>
      </w:pPr>
      <w:r w:rsidRPr="00524544">
        <w:rPr>
          <w:rFonts w:eastAsia="Times New Roman" w:cs="Times New Roman"/>
          <w:szCs w:val="22"/>
          <w:lang w:val="en-US" w:eastAsia="en-US"/>
        </w:rPr>
        <w:t xml:space="preserve">Los </w:t>
      </w:r>
      <w:proofErr w:type="spellStart"/>
      <w:r w:rsidRPr="00524544">
        <w:rPr>
          <w:rFonts w:eastAsia="Times New Roman" w:cs="Times New Roman"/>
          <w:szCs w:val="22"/>
          <w:lang w:val="en-US" w:eastAsia="en-US"/>
        </w:rPr>
        <w:t>porcentajes</w:t>
      </w:r>
      <w:proofErr w:type="spellEnd"/>
      <w:r w:rsidRPr="00524544">
        <w:rPr>
          <w:rFonts w:eastAsia="Times New Roman" w:cs="Times New Roman"/>
          <w:szCs w:val="22"/>
          <w:lang w:val="en-US" w:eastAsia="en-US"/>
        </w:rPr>
        <w:t xml:space="preserve"> se </w:t>
      </w:r>
      <w:proofErr w:type="spellStart"/>
      <w:r w:rsidRPr="00524544">
        <w:rPr>
          <w:rFonts w:eastAsia="Times New Roman" w:cs="Times New Roman"/>
          <w:szCs w:val="22"/>
          <w:lang w:val="en-US" w:eastAsia="en-US"/>
        </w:rPr>
        <w:t>calculan</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sobre</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los</w:t>
      </w:r>
      <w:proofErr w:type="spellEnd"/>
      <w:r w:rsidRPr="00524544">
        <w:rPr>
          <w:rFonts w:eastAsia="Times New Roman" w:cs="Times New Roman"/>
          <w:szCs w:val="22"/>
          <w:lang w:val="en-US" w:eastAsia="en-US"/>
        </w:rPr>
        <w:t xml:space="preserve"> 101 </w:t>
      </w:r>
      <w:proofErr w:type="spellStart"/>
      <w:r w:rsidRPr="00524544">
        <w:rPr>
          <w:rFonts w:eastAsia="Times New Roman" w:cs="Times New Roman"/>
          <w:szCs w:val="22"/>
          <w:lang w:val="en-US" w:eastAsia="en-US"/>
        </w:rPr>
        <w:t>requerimientos</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funcionales</w:t>
      </w:r>
      <w:proofErr w:type="spellEnd"/>
      <w:r w:rsidRPr="00524544">
        <w:rPr>
          <w:rFonts w:eastAsia="Times New Roman" w:cs="Times New Roman"/>
          <w:szCs w:val="22"/>
          <w:lang w:val="en-US" w:eastAsia="en-US"/>
        </w:rPr>
        <w:t xml:space="preserve"> del </w:t>
      </w:r>
      <w:proofErr w:type="spellStart"/>
      <w:r w:rsidRPr="00524544">
        <w:rPr>
          <w:rFonts w:eastAsia="Times New Roman" w:cs="Times New Roman"/>
          <w:szCs w:val="22"/>
          <w:lang w:val="en-US" w:eastAsia="en-US"/>
        </w:rPr>
        <w:t>proyecto</w:t>
      </w:r>
      <w:proofErr w:type="spellEnd"/>
      <w:r w:rsidRPr="00524544">
        <w:rPr>
          <w:rFonts w:eastAsia="Times New Roman" w:cs="Times New Roman"/>
          <w:szCs w:val="22"/>
          <w:lang w:val="en-US" w:eastAsia="en-US"/>
        </w:rPr>
        <w:t xml:space="preserve">. El </w:t>
      </w:r>
      <w:proofErr w:type="spellStart"/>
      <w:r w:rsidRPr="00524544">
        <w:rPr>
          <w:rFonts w:eastAsia="Times New Roman" w:cs="Times New Roman"/>
          <w:szCs w:val="22"/>
          <w:lang w:val="en-US" w:eastAsia="en-US"/>
        </w:rPr>
        <w:t>Incremento</w:t>
      </w:r>
      <w:proofErr w:type="spellEnd"/>
      <w:r w:rsidRPr="00524544">
        <w:rPr>
          <w:rFonts w:eastAsia="Times New Roman" w:cs="Times New Roman"/>
          <w:szCs w:val="22"/>
          <w:lang w:val="en-US" w:eastAsia="en-US"/>
        </w:rPr>
        <w:t xml:space="preserve"> 4 no </w:t>
      </w:r>
      <w:proofErr w:type="spellStart"/>
      <w:r w:rsidRPr="00524544">
        <w:rPr>
          <w:rFonts w:eastAsia="Times New Roman" w:cs="Times New Roman"/>
          <w:szCs w:val="22"/>
          <w:lang w:val="en-US" w:eastAsia="en-US"/>
        </w:rPr>
        <w:t>incorpora</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nuevos</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requerimientos</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funcionales</w:t>
      </w:r>
      <w:proofErr w:type="spellEnd"/>
      <w:r w:rsidRPr="00524544">
        <w:rPr>
          <w:rFonts w:eastAsia="Times New Roman" w:cs="Times New Roman"/>
          <w:szCs w:val="22"/>
          <w:lang w:val="en-US" w:eastAsia="en-US"/>
        </w:rPr>
        <w:t xml:space="preserve"> </w:t>
      </w:r>
      <w:proofErr w:type="gramStart"/>
      <w:r w:rsidRPr="00524544">
        <w:rPr>
          <w:rFonts w:eastAsia="Times New Roman" w:cs="Times New Roman"/>
          <w:szCs w:val="22"/>
          <w:lang w:val="en-US" w:eastAsia="en-US"/>
        </w:rPr>
        <w:t>a</w:t>
      </w:r>
      <w:proofErr w:type="gram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esta</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distribución</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por</w:t>
      </w:r>
      <w:proofErr w:type="spellEnd"/>
      <w:r w:rsidRPr="00524544">
        <w:rPr>
          <w:rFonts w:eastAsia="Times New Roman" w:cs="Times New Roman"/>
          <w:szCs w:val="22"/>
          <w:lang w:val="en-US" w:eastAsia="en-US"/>
        </w:rPr>
        <w:t xml:space="preserve"> lo que </w:t>
      </w:r>
      <w:proofErr w:type="spellStart"/>
      <w:r w:rsidRPr="00524544">
        <w:rPr>
          <w:rFonts w:eastAsia="Times New Roman" w:cs="Times New Roman"/>
          <w:szCs w:val="22"/>
          <w:lang w:val="en-US" w:eastAsia="en-US"/>
        </w:rPr>
        <w:t>mantiene</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el</w:t>
      </w:r>
      <w:proofErr w:type="spellEnd"/>
      <w:r w:rsidRPr="00524544">
        <w:rPr>
          <w:rFonts w:eastAsia="Times New Roman" w:cs="Times New Roman"/>
          <w:szCs w:val="22"/>
          <w:lang w:val="en-US" w:eastAsia="en-US"/>
        </w:rPr>
        <w:t xml:space="preserve"> 100,00 % de </w:t>
      </w:r>
      <w:proofErr w:type="spellStart"/>
      <w:r w:rsidRPr="00524544">
        <w:rPr>
          <w:rFonts w:eastAsia="Times New Roman" w:cs="Times New Roman"/>
          <w:szCs w:val="22"/>
          <w:lang w:val="en-US" w:eastAsia="en-US"/>
        </w:rPr>
        <w:t>avance</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acumulado</w:t>
      </w:r>
      <w:proofErr w:type="spellEnd"/>
      <w:r w:rsidRPr="00524544">
        <w:rPr>
          <w:rFonts w:eastAsia="Times New Roman" w:cs="Times New Roman"/>
          <w:szCs w:val="22"/>
          <w:lang w:val="en-US" w:eastAsia="en-US"/>
        </w:rPr>
        <w:t xml:space="preserve"> y </w:t>
      </w:r>
      <w:proofErr w:type="spellStart"/>
      <w:r w:rsidRPr="00524544">
        <w:rPr>
          <w:rFonts w:eastAsia="Times New Roman" w:cs="Times New Roman"/>
          <w:szCs w:val="22"/>
          <w:lang w:val="en-US" w:eastAsia="en-US"/>
        </w:rPr>
        <w:t>concentra</w:t>
      </w:r>
      <w:proofErr w:type="spellEnd"/>
      <w:r w:rsidRPr="00524544">
        <w:rPr>
          <w:rFonts w:eastAsia="Times New Roman" w:cs="Times New Roman"/>
          <w:szCs w:val="22"/>
          <w:lang w:val="en-US" w:eastAsia="en-US"/>
        </w:rPr>
        <w:t xml:space="preserve"> las </w:t>
      </w:r>
      <w:proofErr w:type="spellStart"/>
      <w:r w:rsidRPr="00524544">
        <w:rPr>
          <w:rFonts w:eastAsia="Times New Roman" w:cs="Times New Roman"/>
          <w:szCs w:val="22"/>
          <w:lang w:val="en-US" w:eastAsia="en-US"/>
        </w:rPr>
        <w:t>actividades</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necesarias</w:t>
      </w:r>
      <w:proofErr w:type="spellEnd"/>
      <w:r w:rsidRPr="00524544">
        <w:rPr>
          <w:rFonts w:eastAsia="Times New Roman" w:cs="Times New Roman"/>
          <w:szCs w:val="22"/>
          <w:lang w:val="en-US" w:eastAsia="en-US"/>
        </w:rPr>
        <w:t xml:space="preserve"> para </w:t>
      </w:r>
      <w:proofErr w:type="spellStart"/>
      <w:r w:rsidRPr="00524544">
        <w:rPr>
          <w:rFonts w:eastAsia="Times New Roman" w:cs="Times New Roman"/>
          <w:szCs w:val="22"/>
          <w:lang w:val="en-US" w:eastAsia="en-US"/>
        </w:rPr>
        <w:t>el</w:t>
      </w:r>
      <w:proofErr w:type="spellEnd"/>
      <w:r w:rsidRPr="00524544">
        <w:rPr>
          <w:rFonts w:eastAsia="Times New Roman" w:cs="Times New Roman"/>
          <w:szCs w:val="22"/>
          <w:lang w:val="en-US" w:eastAsia="en-US"/>
        </w:rPr>
        <w:t xml:space="preserve"> </w:t>
      </w:r>
      <w:proofErr w:type="spellStart"/>
      <w:r w:rsidRPr="00524544">
        <w:rPr>
          <w:rFonts w:eastAsia="Times New Roman" w:cs="Times New Roman"/>
          <w:szCs w:val="22"/>
          <w:lang w:val="en-US" w:eastAsia="en-US"/>
        </w:rPr>
        <w:t>cierre</w:t>
      </w:r>
      <w:proofErr w:type="spellEnd"/>
      <w:r w:rsidRPr="00524544">
        <w:rPr>
          <w:rFonts w:eastAsia="Times New Roman" w:cs="Times New Roman"/>
          <w:szCs w:val="22"/>
          <w:lang w:val="en-US" w:eastAsia="en-US"/>
        </w:rPr>
        <w:t xml:space="preserve"> integral de la </w:t>
      </w:r>
      <w:proofErr w:type="spellStart"/>
      <w:r w:rsidRPr="00524544">
        <w:rPr>
          <w:rFonts w:eastAsia="Times New Roman" w:cs="Times New Roman"/>
          <w:szCs w:val="22"/>
          <w:lang w:val="en-US" w:eastAsia="en-US"/>
        </w:rPr>
        <w:t>solución</w:t>
      </w:r>
      <w:proofErr w:type="spellEnd"/>
      <w:r w:rsidRPr="00524544">
        <w:rPr>
          <w:rFonts w:eastAsia="Times New Roman" w:cs="Times New Roman"/>
          <w:szCs w:val="22"/>
          <w:lang w:val="en-US" w:eastAsia="en-US"/>
        </w:rPr>
        <w:t>.</w:t>
      </w:r>
    </w:p>
    <w:p w14:paraId="008FE08A" w14:textId="77777777" w:rsidR="00CE071E" w:rsidRPr="00CE071E" w:rsidRDefault="00CE071E" w:rsidP="00CE071E">
      <w:pPr>
        <w:spacing w:after="240"/>
        <w:rPr>
          <w:lang w:val="en-US"/>
        </w:rPr>
      </w:pPr>
    </w:p>
    <w:p w14:paraId="2771FA59" w14:textId="77777777" w:rsidR="007D6E97" w:rsidRDefault="000479C4" w:rsidP="00A42831">
      <w:pPr>
        <w:pStyle w:val="Ttulo2"/>
        <w:numPr>
          <w:ilvl w:val="1"/>
          <w:numId w:val="2"/>
        </w:numPr>
        <w:spacing w:line="360" w:lineRule="auto"/>
        <w:jc w:val="both"/>
      </w:pPr>
      <w:r>
        <w:t xml:space="preserve"> </w:t>
      </w:r>
      <w:bookmarkStart w:id="7" w:name="_Toc242051022"/>
      <w:r>
        <w:rPr>
          <w:rFonts w:eastAsia="Times New Roman" w:cs="Times New Roman"/>
        </w:rPr>
        <w:t>Alcance del Incremento</w:t>
      </w:r>
      <w:bookmarkEnd w:id="7"/>
    </w:p>
    <w:p w14:paraId="5A9DEA45" w14:textId="77777777" w:rsidR="007D6E97" w:rsidRDefault="007D6E97" w:rsidP="00A42831">
      <w:pPr>
        <w:spacing w:line="360" w:lineRule="auto"/>
        <w:jc w:val="both"/>
      </w:pPr>
    </w:p>
    <w:p w14:paraId="0D83B5C6" w14:textId="77777777" w:rsidR="004528DB" w:rsidRPr="004528DB" w:rsidRDefault="004528DB" w:rsidP="004528DB">
      <w:pPr>
        <w:spacing w:after="200" w:line="360" w:lineRule="auto"/>
        <w:jc w:val="both"/>
        <w:rPr>
          <w:rFonts w:eastAsia="Times New Roman" w:cs="Times New Roman"/>
          <w:szCs w:val="22"/>
          <w:lang w:val="en-US" w:eastAsia="en-US"/>
        </w:rPr>
      </w:pPr>
      <w:r w:rsidRPr="004528DB">
        <w:rPr>
          <w:rFonts w:eastAsia="Times New Roman" w:cs="Times New Roman"/>
          <w:szCs w:val="22"/>
          <w:lang w:val="en-US" w:eastAsia="en-US"/>
        </w:rPr>
        <w:t xml:space="preserve">El </w:t>
      </w:r>
      <w:proofErr w:type="spellStart"/>
      <w:r w:rsidRPr="004528DB">
        <w:rPr>
          <w:rFonts w:eastAsia="Times New Roman" w:cs="Times New Roman"/>
          <w:szCs w:val="22"/>
          <w:lang w:val="en-US" w:eastAsia="en-US"/>
        </w:rPr>
        <w:t>Incremento</w:t>
      </w:r>
      <w:proofErr w:type="spellEnd"/>
      <w:r w:rsidRPr="004528DB">
        <w:rPr>
          <w:rFonts w:eastAsia="Times New Roman" w:cs="Times New Roman"/>
          <w:szCs w:val="22"/>
          <w:lang w:val="en-US" w:eastAsia="en-US"/>
        </w:rPr>
        <w:t xml:space="preserve"> 3 </w:t>
      </w:r>
      <w:proofErr w:type="spellStart"/>
      <w:r w:rsidRPr="004528DB">
        <w:rPr>
          <w:rFonts w:eastAsia="Times New Roman" w:cs="Times New Roman"/>
          <w:szCs w:val="22"/>
          <w:lang w:val="en-US" w:eastAsia="en-US"/>
        </w:rPr>
        <w:t>contempla</w:t>
      </w:r>
      <w:proofErr w:type="spellEnd"/>
      <w:r w:rsidRPr="004528DB">
        <w:rPr>
          <w:rFonts w:eastAsia="Times New Roman" w:cs="Times New Roman"/>
          <w:szCs w:val="22"/>
          <w:lang w:val="en-US" w:eastAsia="en-US"/>
        </w:rPr>
        <w:t xml:space="preserve"> 26 </w:t>
      </w:r>
      <w:proofErr w:type="spellStart"/>
      <w:r w:rsidRPr="004528DB">
        <w:rPr>
          <w:rFonts w:eastAsia="Times New Roman" w:cs="Times New Roman"/>
          <w:szCs w:val="22"/>
          <w:lang w:val="en-US" w:eastAsia="en-US"/>
        </w:rPr>
        <w:t>requerimientos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funcionales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equivalentes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aproximadamente</w:t>
      </w:r>
      <w:proofErr w:type="spellEnd"/>
      <w:r w:rsidRPr="004528DB">
        <w:rPr>
          <w:rFonts w:eastAsia="Times New Roman" w:cs="Times New Roman"/>
          <w:szCs w:val="22"/>
          <w:lang w:val="en-US" w:eastAsia="en-US"/>
        </w:rPr>
        <w:t xml:space="preserve"> al 25,74 % de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101 </w:t>
      </w:r>
      <w:proofErr w:type="spellStart"/>
      <w:r w:rsidRPr="004528DB">
        <w:rPr>
          <w:rFonts w:eastAsia="Times New Roman" w:cs="Times New Roman"/>
          <w:szCs w:val="22"/>
          <w:lang w:val="en-US" w:eastAsia="en-US"/>
        </w:rPr>
        <w:t>requerimientos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definidos</w:t>
      </w:r>
      <w:proofErr w:type="spellEnd"/>
      <w:r w:rsidRPr="004528DB">
        <w:rPr>
          <w:rFonts w:eastAsia="Times New Roman" w:cs="Times New Roman"/>
          <w:szCs w:val="22"/>
          <w:lang w:val="en-US" w:eastAsia="en-US"/>
        </w:rPr>
        <w:t xml:space="preserve"> para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proyecto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Considerando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75 </w:t>
      </w:r>
      <w:proofErr w:type="spellStart"/>
      <w:r w:rsidRPr="004528DB">
        <w:rPr>
          <w:rFonts w:eastAsia="Times New Roman" w:cs="Times New Roman"/>
          <w:szCs w:val="22"/>
          <w:lang w:val="en-US" w:eastAsia="en-US"/>
        </w:rPr>
        <w:t>requerimientos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incorporados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Incrementos</w:t>
      </w:r>
      <w:proofErr w:type="spellEnd"/>
      <w:r w:rsidRPr="004528DB">
        <w:rPr>
          <w:rFonts w:eastAsia="Times New Roman" w:cs="Times New Roman"/>
          <w:szCs w:val="22"/>
          <w:lang w:val="en-US" w:eastAsia="en-US"/>
        </w:rPr>
        <w:t xml:space="preserve"> 1 y 2, </w:t>
      </w:r>
      <w:proofErr w:type="spellStart"/>
      <w:r w:rsidRPr="004528DB">
        <w:rPr>
          <w:rFonts w:eastAsia="Times New Roman" w:cs="Times New Roman"/>
          <w:szCs w:val="22"/>
          <w:lang w:val="en-US" w:eastAsia="en-US"/>
        </w:rPr>
        <w:t>esta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etapa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completa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101 </w:t>
      </w:r>
      <w:proofErr w:type="spellStart"/>
      <w:r w:rsidRPr="004528DB">
        <w:rPr>
          <w:rFonts w:eastAsia="Times New Roman" w:cs="Times New Roman"/>
          <w:szCs w:val="22"/>
          <w:lang w:val="en-US" w:eastAsia="en-US"/>
        </w:rPr>
        <w:t>requerimientos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funcionales</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alcanza</w:t>
      </w:r>
      <w:proofErr w:type="spellEnd"/>
      <w:r w:rsidRPr="004528DB">
        <w:rPr>
          <w:rFonts w:eastAsia="Times New Roman" w:cs="Times New Roman"/>
          <w:szCs w:val="22"/>
          <w:lang w:val="en-US" w:eastAsia="en-US"/>
        </w:rPr>
        <w:t xml:space="preserve"> un </w:t>
      </w:r>
      <w:proofErr w:type="spellStart"/>
      <w:r w:rsidRPr="004528DB">
        <w:rPr>
          <w:rFonts w:eastAsia="Times New Roman" w:cs="Times New Roman"/>
          <w:szCs w:val="22"/>
          <w:lang w:val="en-US" w:eastAsia="en-US"/>
        </w:rPr>
        <w:t>avance</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acumulado</w:t>
      </w:r>
      <w:proofErr w:type="spellEnd"/>
      <w:r w:rsidRPr="004528DB">
        <w:rPr>
          <w:rFonts w:eastAsia="Times New Roman" w:cs="Times New Roman"/>
          <w:szCs w:val="22"/>
          <w:lang w:val="en-US" w:eastAsia="en-US"/>
        </w:rPr>
        <w:t xml:space="preserve"> del 100,00 %.</w:t>
      </w:r>
    </w:p>
    <w:p w14:paraId="10E11C83" w14:textId="77777777" w:rsidR="004528DB" w:rsidRPr="004528DB" w:rsidRDefault="004528DB" w:rsidP="004528DB">
      <w:pPr>
        <w:spacing w:after="200" w:line="360" w:lineRule="auto"/>
        <w:jc w:val="both"/>
        <w:rPr>
          <w:rFonts w:eastAsia="Times New Roman" w:cs="Times New Roman"/>
          <w:szCs w:val="22"/>
          <w:lang w:val="en-US" w:eastAsia="en-US"/>
        </w:rPr>
      </w:pPr>
      <w:r w:rsidRPr="004528DB">
        <w:rPr>
          <w:rFonts w:eastAsia="Times New Roman" w:cs="Times New Roman"/>
          <w:szCs w:val="22"/>
          <w:lang w:val="en-US" w:eastAsia="en-US"/>
        </w:rPr>
        <w:t xml:space="preserve">En </w:t>
      </w:r>
      <w:proofErr w:type="spellStart"/>
      <w:r w:rsidRPr="004528DB">
        <w:rPr>
          <w:rFonts w:eastAsia="Times New Roman" w:cs="Times New Roman"/>
          <w:szCs w:val="22"/>
          <w:lang w:val="en-US" w:eastAsia="en-US"/>
        </w:rPr>
        <w:t>Remuneraciones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alcance</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incorpora</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gestión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tributaria</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pago</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honorarios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registro</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empleados</w:t>
      </w:r>
      <w:proofErr w:type="spellEnd"/>
      <w:r w:rsidRPr="004528DB">
        <w:rPr>
          <w:rFonts w:eastAsia="Times New Roman" w:cs="Times New Roman"/>
          <w:szCs w:val="22"/>
          <w:lang w:val="en-US" w:eastAsia="en-US"/>
        </w:rPr>
        <w:t xml:space="preserve"> para fines </w:t>
      </w:r>
      <w:proofErr w:type="spellStart"/>
      <w:r w:rsidRPr="004528DB">
        <w:rPr>
          <w:rFonts w:eastAsia="Times New Roman" w:cs="Times New Roman"/>
          <w:szCs w:val="22"/>
          <w:lang w:val="en-US" w:eastAsia="en-US"/>
        </w:rPr>
        <w:t>remuneracionales</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configuración</w:t>
      </w:r>
      <w:proofErr w:type="spellEnd"/>
      <w:r w:rsidRPr="004528DB">
        <w:rPr>
          <w:rFonts w:eastAsia="Times New Roman" w:cs="Times New Roman"/>
          <w:szCs w:val="22"/>
          <w:lang w:val="en-US" w:eastAsia="en-US"/>
        </w:rPr>
        <w:t xml:space="preserve"> del </w:t>
      </w:r>
      <w:proofErr w:type="spellStart"/>
      <w:r w:rsidRPr="004528DB">
        <w:rPr>
          <w:rFonts w:eastAsia="Times New Roman" w:cs="Times New Roman"/>
          <w:szCs w:val="22"/>
          <w:lang w:val="en-US" w:eastAsia="en-US"/>
        </w:rPr>
        <w:t>sueldo</w:t>
      </w:r>
      <w:proofErr w:type="spellEnd"/>
      <w:r w:rsidRPr="004528DB">
        <w:rPr>
          <w:rFonts w:eastAsia="Times New Roman" w:cs="Times New Roman"/>
          <w:szCs w:val="22"/>
          <w:lang w:val="en-US" w:eastAsia="en-US"/>
        </w:rPr>
        <w:t xml:space="preserve"> base y de </w:t>
      </w:r>
      <w:proofErr w:type="spellStart"/>
      <w:r w:rsidRPr="004528DB">
        <w:rPr>
          <w:rFonts w:eastAsia="Times New Roman" w:cs="Times New Roman"/>
          <w:szCs w:val="22"/>
          <w:lang w:val="en-US" w:eastAsia="en-US"/>
        </w:rPr>
        <w:t>componentes</w:t>
      </w:r>
      <w:proofErr w:type="spellEnd"/>
      <w:r w:rsidRPr="004528DB">
        <w:rPr>
          <w:rFonts w:eastAsia="Times New Roman" w:cs="Times New Roman"/>
          <w:szCs w:val="22"/>
          <w:lang w:val="en-US" w:eastAsia="en-US"/>
        </w:rPr>
        <w:t xml:space="preserve"> variables,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versionamiento</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tarifas</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reglas</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cálculo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consumo</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hechos</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trabajo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validados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tratamiento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remuneracional</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retrabajos</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trabajos</w:t>
      </w:r>
      <w:proofErr w:type="spellEnd"/>
      <w:r w:rsidRPr="004528DB">
        <w:rPr>
          <w:rFonts w:eastAsia="Times New Roman" w:cs="Times New Roman"/>
          <w:szCs w:val="22"/>
          <w:lang w:val="en-US" w:eastAsia="en-US"/>
        </w:rPr>
        <w:t xml:space="preserve"> no </w:t>
      </w:r>
      <w:proofErr w:type="spellStart"/>
      <w:r w:rsidRPr="004528DB">
        <w:rPr>
          <w:rFonts w:eastAsia="Times New Roman" w:cs="Times New Roman"/>
          <w:szCs w:val="22"/>
          <w:lang w:val="en-US" w:eastAsia="en-US"/>
        </w:rPr>
        <w:t>estándar</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aplicación</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deducciones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cálculo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mensual</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remuneraciones</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ciclo</w:t>
      </w:r>
      <w:proofErr w:type="spellEnd"/>
      <w:r w:rsidRPr="004528DB">
        <w:rPr>
          <w:rFonts w:eastAsia="Times New Roman" w:cs="Times New Roman"/>
          <w:szCs w:val="22"/>
          <w:lang w:val="en-US" w:eastAsia="en-US"/>
        </w:rPr>
        <w:t xml:space="preserve"> documental de </w:t>
      </w:r>
      <w:proofErr w:type="spellStart"/>
      <w:r w:rsidRPr="004528DB">
        <w:rPr>
          <w:rFonts w:eastAsia="Times New Roman" w:cs="Times New Roman"/>
          <w:szCs w:val="22"/>
          <w:lang w:val="en-US" w:eastAsia="en-US"/>
        </w:rPr>
        <w:t>liquidaciones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incluyendo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su</w:t>
      </w:r>
      <w:proofErr w:type="spellEnd"/>
      <w:r w:rsidRPr="004528DB">
        <w:rPr>
          <w:rFonts w:eastAsia="Times New Roman" w:cs="Times New Roman"/>
          <w:szCs w:val="22"/>
          <w:lang w:val="en-US" w:eastAsia="en-US"/>
        </w:rPr>
        <w:t xml:space="preserve"> consulta </w:t>
      </w:r>
      <w:proofErr w:type="spellStart"/>
      <w:r w:rsidRPr="004528DB">
        <w:rPr>
          <w:rFonts w:eastAsia="Times New Roman" w:cs="Times New Roman"/>
          <w:szCs w:val="22"/>
          <w:lang w:val="en-US" w:eastAsia="en-US"/>
        </w:rPr>
        <w:t>histórica</w:t>
      </w:r>
      <w:proofErr w:type="spellEnd"/>
      <w:r w:rsidRPr="004528DB">
        <w:rPr>
          <w:rFonts w:eastAsia="Times New Roman" w:cs="Times New Roman"/>
          <w:szCs w:val="22"/>
          <w:lang w:val="en-US" w:eastAsia="en-US"/>
        </w:rPr>
        <w:t>.</w:t>
      </w:r>
    </w:p>
    <w:p w14:paraId="270F8E2E" w14:textId="77777777" w:rsidR="004528DB" w:rsidRPr="004528DB" w:rsidRDefault="004528DB" w:rsidP="004528DB">
      <w:pPr>
        <w:spacing w:after="200" w:line="360" w:lineRule="auto"/>
        <w:jc w:val="both"/>
        <w:rPr>
          <w:rFonts w:eastAsia="Times New Roman" w:cs="Times New Roman"/>
          <w:szCs w:val="22"/>
          <w:lang w:val="en-US" w:eastAsia="en-US"/>
        </w:rPr>
      </w:pPr>
      <w:r w:rsidRPr="004528DB">
        <w:rPr>
          <w:rFonts w:eastAsia="Times New Roman" w:cs="Times New Roman"/>
          <w:szCs w:val="22"/>
          <w:lang w:val="en-US" w:eastAsia="en-US"/>
        </w:rPr>
        <w:t xml:space="preserve">En Dashboard, se </w:t>
      </w:r>
      <w:proofErr w:type="spellStart"/>
      <w:r w:rsidRPr="004528DB">
        <w:rPr>
          <w:rFonts w:eastAsia="Times New Roman" w:cs="Times New Roman"/>
          <w:szCs w:val="22"/>
          <w:lang w:val="en-US" w:eastAsia="en-US"/>
        </w:rPr>
        <w:t>incorpora</w:t>
      </w:r>
      <w:proofErr w:type="spellEnd"/>
      <w:r w:rsidRPr="004528DB">
        <w:rPr>
          <w:rFonts w:eastAsia="Times New Roman" w:cs="Times New Roman"/>
          <w:szCs w:val="22"/>
          <w:lang w:val="en-US" w:eastAsia="en-US"/>
        </w:rPr>
        <w:t xml:space="preserve"> </w:t>
      </w:r>
      <w:proofErr w:type="gramStart"/>
      <w:r w:rsidRPr="004528DB">
        <w:rPr>
          <w:rFonts w:eastAsia="Times New Roman" w:cs="Times New Roman"/>
          <w:szCs w:val="22"/>
          <w:lang w:val="en-US" w:eastAsia="en-US"/>
        </w:rPr>
        <w:t>un Panel</w:t>
      </w:r>
      <w:proofErr w:type="gramEnd"/>
      <w:r w:rsidRPr="004528DB">
        <w:rPr>
          <w:rFonts w:eastAsia="Times New Roman" w:cs="Times New Roman"/>
          <w:szCs w:val="22"/>
          <w:lang w:val="en-US" w:eastAsia="en-US"/>
        </w:rPr>
        <w:t xml:space="preserve"> General para la consulta y </w:t>
      </w:r>
      <w:proofErr w:type="spellStart"/>
      <w:r w:rsidRPr="004528DB">
        <w:rPr>
          <w:rFonts w:eastAsia="Times New Roman" w:cs="Times New Roman"/>
          <w:szCs w:val="22"/>
          <w:lang w:val="en-US" w:eastAsia="en-US"/>
        </w:rPr>
        <w:t>análisis</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ventas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cuentas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por</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cobrar</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cobranza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cuentas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por</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pagar</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liquidez</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flujo</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caja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proyecciones</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margen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directo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por</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proyecto</w:t>
      </w:r>
      <w:proofErr w:type="spellEnd"/>
      <w:r w:rsidRPr="004528DB">
        <w:rPr>
          <w:rFonts w:eastAsia="Times New Roman" w:cs="Times New Roman"/>
          <w:szCs w:val="22"/>
          <w:lang w:val="en-US" w:eastAsia="en-US"/>
        </w:rPr>
        <w:t xml:space="preserve">. También se </w:t>
      </w:r>
      <w:proofErr w:type="spellStart"/>
      <w:r w:rsidRPr="004528DB">
        <w:rPr>
          <w:rFonts w:eastAsia="Times New Roman" w:cs="Times New Roman"/>
          <w:szCs w:val="22"/>
          <w:lang w:val="en-US" w:eastAsia="en-US"/>
        </w:rPr>
        <w:t>consideran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resúmenes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financieros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gerenciales</w:t>
      </w:r>
      <w:proofErr w:type="spellEnd"/>
      <w:r w:rsidRPr="004528DB">
        <w:rPr>
          <w:rFonts w:eastAsia="Times New Roman" w:cs="Times New Roman"/>
          <w:szCs w:val="22"/>
          <w:lang w:val="en-US" w:eastAsia="en-US"/>
        </w:rPr>
        <w:t xml:space="preserve"> y la </w:t>
      </w:r>
      <w:proofErr w:type="spellStart"/>
      <w:r w:rsidRPr="004528DB">
        <w:rPr>
          <w:rFonts w:eastAsia="Times New Roman" w:cs="Times New Roman"/>
          <w:szCs w:val="22"/>
          <w:lang w:val="en-US" w:eastAsia="en-US"/>
        </w:rPr>
        <w:t>descarga</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información</w:t>
      </w:r>
      <w:proofErr w:type="spellEnd"/>
      <w:r w:rsidRPr="004528DB">
        <w:rPr>
          <w:rFonts w:eastAsia="Times New Roman" w:cs="Times New Roman"/>
          <w:szCs w:val="22"/>
          <w:lang w:val="en-US" w:eastAsia="en-US"/>
        </w:rPr>
        <w:t xml:space="preserve"> contextual </w:t>
      </w:r>
      <w:proofErr w:type="spellStart"/>
      <w:r w:rsidRPr="004528DB">
        <w:rPr>
          <w:rFonts w:eastAsia="Times New Roman" w:cs="Times New Roman"/>
          <w:szCs w:val="22"/>
          <w:lang w:val="en-US" w:eastAsia="en-US"/>
        </w:rPr>
        <w:t>conforme</w:t>
      </w:r>
      <w:proofErr w:type="spellEnd"/>
      <w:r w:rsidRPr="004528DB">
        <w:rPr>
          <w:rFonts w:eastAsia="Times New Roman" w:cs="Times New Roman"/>
          <w:szCs w:val="22"/>
          <w:lang w:val="en-US" w:eastAsia="en-US"/>
        </w:rPr>
        <w:t xml:space="preserve"> a las </w:t>
      </w:r>
      <w:proofErr w:type="spellStart"/>
      <w:r w:rsidRPr="004528DB">
        <w:rPr>
          <w:rFonts w:eastAsia="Times New Roman" w:cs="Times New Roman"/>
          <w:szCs w:val="22"/>
          <w:lang w:val="en-US" w:eastAsia="en-US"/>
        </w:rPr>
        <w:t>autorizaciones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aplicables</w:t>
      </w:r>
      <w:proofErr w:type="spellEnd"/>
      <w:r w:rsidRPr="004528DB">
        <w:rPr>
          <w:rFonts w:eastAsia="Times New Roman" w:cs="Times New Roman"/>
          <w:szCs w:val="22"/>
          <w:lang w:val="en-US" w:eastAsia="en-US"/>
        </w:rPr>
        <w:t>.</w:t>
      </w:r>
    </w:p>
    <w:p w14:paraId="1ACE4438" w14:textId="77777777" w:rsidR="004528DB" w:rsidRPr="004528DB" w:rsidRDefault="004528DB" w:rsidP="004528DB">
      <w:pPr>
        <w:spacing w:after="200" w:line="360" w:lineRule="auto"/>
        <w:jc w:val="both"/>
        <w:rPr>
          <w:rFonts w:eastAsia="Times New Roman" w:cs="Times New Roman"/>
          <w:szCs w:val="22"/>
          <w:lang w:val="en-US" w:eastAsia="en-US"/>
        </w:rPr>
      </w:pPr>
      <w:r w:rsidRPr="004528DB">
        <w:rPr>
          <w:rFonts w:eastAsia="Times New Roman" w:cs="Times New Roman"/>
          <w:szCs w:val="22"/>
          <w:lang w:val="en-US" w:eastAsia="en-US"/>
        </w:rPr>
        <w:t xml:space="preserve">En Crédito,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alcance</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incorpora</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gestión</w:t>
      </w:r>
      <w:proofErr w:type="spellEnd"/>
      <w:r w:rsidRPr="004528DB">
        <w:rPr>
          <w:rFonts w:eastAsia="Times New Roman" w:cs="Times New Roman"/>
          <w:szCs w:val="22"/>
          <w:lang w:val="en-US" w:eastAsia="en-US"/>
        </w:rPr>
        <w:t xml:space="preserve"> de solicitudes y </w:t>
      </w:r>
      <w:proofErr w:type="spellStart"/>
      <w:r w:rsidRPr="004528DB">
        <w:rPr>
          <w:rFonts w:eastAsia="Times New Roman" w:cs="Times New Roman"/>
          <w:szCs w:val="22"/>
          <w:lang w:val="en-US" w:eastAsia="en-US"/>
        </w:rPr>
        <w:t>decisiones</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crédito</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administración</w:t>
      </w:r>
      <w:proofErr w:type="spellEnd"/>
      <w:r w:rsidRPr="004528DB">
        <w:rPr>
          <w:rFonts w:eastAsia="Times New Roman" w:cs="Times New Roman"/>
          <w:szCs w:val="22"/>
          <w:lang w:val="en-US" w:eastAsia="en-US"/>
        </w:rPr>
        <w:t xml:space="preserve"> del </w:t>
      </w:r>
      <w:proofErr w:type="spellStart"/>
      <w:r w:rsidRPr="004528DB">
        <w:rPr>
          <w:rFonts w:eastAsia="Times New Roman" w:cs="Times New Roman"/>
          <w:szCs w:val="22"/>
          <w:lang w:val="en-US" w:eastAsia="en-US"/>
        </w:rPr>
        <w:t>cupo</w:t>
      </w:r>
      <w:proofErr w:type="spellEnd"/>
      <w:r w:rsidRPr="004528DB">
        <w:rPr>
          <w:rFonts w:eastAsia="Times New Roman" w:cs="Times New Roman"/>
          <w:szCs w:val="22"/>
          <w:lang w:val="en-US" w:eastAsia="en-US"/>
        </w:rPr>
        <w:t xml:space="preserve"> individual y sus </w:t>
      </w:r>
      <w:proofErr w:type="spellStart"/>
      <w:r w:rsidRPr="004528DB">
        <w:rPr>
          <w:rFonts w:eastAsia="Times New Roman" w:cs="Times New Roman"/>
          <w:szCs w:val="22"/>
          <w:lang w:val="en-US" w:eastAsia="en-US"/>
        </w:rPr>
        <w:t>restricciones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control del </w:t>
      </w:r>
      <w:proofErr w:type="spellStart"/>
      <w:r w:rsidRPr="004528DB">
        <w:rPr>
          <w:rFonts w:eastAsia="Times New Roman" w:cs="Times New Roman"/>
          <w:szCs w:val="22"/>
          <w:lang w:val="en-US" w:eastAsia="en-US"/>
        </w:rPr>
        <w:t>límite</w:t>
      </w:r>
      <w:proofErr w:type="spellEnd"/>
      <w:r w:rsidRPr="004528DB">
        <w:rPr>
          <w:rFonts w:eastAsia="Times New Roman" w:cs="Times New Roman"/>
          <w:szCs w:val="22"/>
          <w:lang w:val="en-US" w:eastAsia="en-US"/>
        </w:rPr>
        <w:t xml:space="preserve"> global de </w:t>
      </w:r>
      <w:proofErr w:type="spellStart"/>
      <w:r w:rsidRPr="004528DB">
        <w:rPr>
          <w:rFonts w:eastAsia="Times New Roman" w:cs="Times New Roman"/>
          <w:szCs w:val="22"/>
          <w:lang w:val="en-US" w:eastAsia="en-US"/>
        </w:rPr>
        <w:t>exposición</w:t>
      </w:r>
      <w:proofErr w:type="spellEnd"/>
      <w:r w:rsidRPr="004528DB">
        <w:rPr>
          <w:rFonts w:eastAsia="Times New Roman" w:cs="Times New Roman"/>
          <w:szCs w:val="22"/>
          <w:lang w:val="en-US" w:eastAsia="en-US"/>
        </w:rPr>
        <w:t xml:space="preserve"> y la </w:t>
      </w:r>
      <w:proofErr w:type="spellStart"/>
      <w:r w:rsidRPr="004528DB">
        <w:rPr>
          <w:rFonts w:eastAsia="Times New Roman" w:cs="Times New Roman"/>
          <w:szCs w:val="22"/>
          <w:lang w:val="en-US" w:eastAsia="en-US"/>
        </w:rPr>
        <w:t>validación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crediticia</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operaciones</w:t>
      </w:r>
      <w:proofErr w:type="spellEnd"/>
      <w:r w:rsidRPr="004528DB">
        <w:rPr>
          <w:rFonts w:eastAsia="Times New Roman" w:cs="Times New Roman"/>
          <w:szCs w:val="22"/>
          <w:lang w:val="en-US" w:eastAsia="en-US"/>
        </w:rPr>
        <w:t xml:space="preserve"> con </w:t>
      </w:r>
      <w:proofErr w:type="spellStart"/>
      <w:r w:rsidRPr="004528DB">
        <w:rPr>
          <w:rFonts w:eastAsia="Times New Roman" w:cs="Times New Roman"/>
          <w:szCs w:val="22"/>
          <w:lang w:val="en-US" w:eastAsia="en-US"/>
        </w:rPr>
        <w:t>clientes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empresariales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además</w:t>
      </w:r>
      <w:proofErr w:type="spellEnd"/>
      <w:r w:rsidRPr="004528DB">
        <w:rPr>
          <w:rFonts w:eastAsia="Times New Roman" w:cs="Times New Roman"/>
          <w:szCs w:val="22"/>
          <w:lang w:val="en-US" w:eastAsia="en-US"/>
        </w:rPr>
        <w:t xml:space="preserve"> de la consulta, </w:t>
      </w:r>
      <w:proofErr w:type="spellStart"/>
      <w:r w:rsidRPr="004528DB">
        <w:rPr>
          <w:rFonts w:eastAsia="Times New Roman" w:cs="Times New Roman"/>
          <w:szCs w:val="22"/>
          <w:lang w:val="en-US" w:eastAsia="en-US"/>
        </w:rPr>
        <w:t>historial</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exportación</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información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crediticia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conforme</w:t>
      </w:r>
      <w:proofErr w:type="spellEnd"/>
      <w:r w:rsidRPr="004528DB">
        <w:rPr>
          <w:rFonts w:eastAsia="Times New Roman" w:cs="Times New Roman"/>
          <w:szCs w:val="22"/>
          <w:lang w:val="en-US" w:eastAsia="en-US"/>
        </w:rPr>
        <w:t xml:space="preserve"> al </w:t>
      </w:r>
      <w:proofErr w:type="spellStart"/>
      <w:r w:rsidRPr="004528DB">
        <w:rPr>
          <w:rFonts w:eastAsia="Times New Roman" w:cs="Times New Roman"/>
          <w:szCs w:val="22"/>
          <w:lang w:val="en-US" w:eastAsia="en-US"/>
        </w:rPr>
        <w:t>alcance</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autorizado</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cada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usuario</w:t>
      </w:r>
      <w:proofErr w:type="spellEnd"/>
      <w:r w:rsidRPr="004528DB">
        <w:rPr>
          <w:rFonts w:eastAsia="Times New Roman" w:cs="Times New Roman"/>
          <w:szCs w:val="22"/>
          <w:lang w:val="en-US" w:eastAsia="en-US"/>
        </w:rPr>
        <w:t>.</w:t>
      </w:r>
    </w:p>
    <w:p w14:paraId="761BD316" w14:textId="77777777" w:rsidR="004528DB" w:rsidRPr="004528DB" w:rsidRDefault="004528DB" w:rsidP="004528DB">
      <w:pPr>
        <w:spacing w:after="200" w:line="360" w:lineRule="auto"/>
        <w:jc w:val="both"/>
        <w:rPr>
          <w:rFonts w:eastAsia="Times New Roman" w:cs="Times New Roman"/>
          <w:szCs w:val="22"/>
          <w:lang w:val="en-US" w:eastAsia="en-US"/>
        </w:rPr>
      </w:pPr>
      <w:r w:rsidRPr="004528DB">
        <w:rPr>
          <w:rFonts w:eastAsia="Times New Roman" w:cs="Times New Roman"/>
          <w:szCs w:val="22"/>
          <w:lang w:val="en-US" w:eastAsia="en-US"/>
        </w:rPr>
        <w:t xml:space="preserve">En </w:t>
      </w:r>
      <w:proofErr w:type="spellStart"/>
      <w:r w:rsidRPr="004528DB">
        <w:rPr>
          <w:rFonts w:eastAsia="Times New Roman" w:cs="Times New Roman"/>
          <w:szCs w:val="22"/>
          <w:lang w:val="en-US" w:eastAsia="en-US"/>
        </w:rPr>
        <w:t>Auditoría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incremento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incorpora</w:t>
      </w:r>
      <w:proofErr w:type="spellEnd"/>
      <w:r w:rsidRPr="004528DB">
        <w:rPr>
          <w:rFonts w:eastAsia="Times New Roman" w:cs="Times New Roman"/>
          <w:szCs w:val="22"/>
          <w:lang w:val="en-US" w:eastAsia="en-US"/>
        </w:rPr>
        <w:t xml:space="preserve"> la consulta del </w:t>
      </w:r>
      <w:proofErr w:type="spellStart"/>
      <w:r w:rsidRPr="004528DB">
        <w:rPr>
          <w:rFonts w:eastAsia="Times New Roman" w:cs="Times New Roman"/>
          <w:szCs w:val="22"/>
          <w:lang w:val="en-US" w:eastAsia="en-US"/>
        </w:rPr>
        <w:t>historial</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eventos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acceso</w:t>
      </w:r>
      <w:proofErr w:type="spellEnd"/>
      <w:r w:rsidRPr="004528DB">
        <w:rPr>
          <w:rFonts w:eastAsia="Times New Roman" w:cs="Times New Roman"/>
          <w:szCs w:val="22"/>
          <w:lang w:val="en-US" w:eastAsia="en-US"/>
        </w:rPr>
        <w:t xml:space="preserve"> al </w:t>
      </w:r>
      <w:proofErr w:type="spellStart"/>
      <w:r w:rsidRPr="004528DB">
        <w:rPr>
          <w:rFonts w:eastAsia="Times New Roman" w:cs="Times New Roman"/>
          <w:szCs w:val="22"/>
          <w:lang w:val="en-US" w:eastAsia="en-US"/>
        </w:rPr>
        <w:t>detalle</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registros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autorizados</w:t>
      </w:r>
      <w:proofErr w:type="spellEnd"/>
      <w:r w:rsidRPr="004528DB">
        <w:rPr>
          <w:rFonts w:eastAsia="Times New Roman" w:cs="Times New Roman"/>
          <w:szCs w:val="22"/>
          <w:lang w:val="en-US" w:eastAsia="en-US"/>
        </w:rPr>
        <w:t xml:space="preserve"> y la </w:t>
      </w:r>
      <w:proofErr w:type="spellStart"/>
      <w:r w:rsidRPr="004528DB">
        <w:rPr>
          <w:rFonts w:eastAsia="Times New Roman" w:cs="Times New Roman"/>
          <w:szCs w:val="22"/>
          <w:lang w:val="en-US" w:eastAsia="en-US"/>
        </w:rPr>
        <w:t>exportación</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información</w:t>
      </w:r>
      <w:proofErr w:type="spellEnd"/>
      <w:r w:rsidRPr="004528DB">
        <w:rPr>
          <w:rFonts w:eastAsia="Times New Roman" w:cs="Times New Roman"/>
          <w:szCs w:val="22"/>
          <w:lang w:val="en-US" w:eastAsia="en-US"/>
        </w:rPr>
        <w:t xml:space="preserve"> bajo las </w:t>
      </w:r>
      <w:proofErr w:type="spellStart"/>
      <w:r w:rsidRPr="004528DB">
        <w:rPr>
          <w:rFonts w:eastAsia="Times New Roman" w:cs="Times New Roman"/>
          <w:szCs w:val="22"/>
          <w:lang w:val="en-US" w:eastAsia="en-US"/>
        </w:rPr>
        <w:t>medidas</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protección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aplicables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conservando</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trazabilidad</w:t>
      </w:r>
      <w:proofErr w:type="spellEnd"/>
      <w:r w:rsidRPr="004528DB">
        <w:rPr>
          <w:rFonts w:eastAsia="Times New Roman" w:cs="Times New Roman"/>
          <w:szCs w:val="22"/>
          <w:lang w:val="en-US" w:eastAsia="en-US"/>
        </w:rPr>
        <w:t xml:space="preserve"> de las </w:t>
      </w:r>
      <w:proofErr w:type="spellStart"/>
      <w:r w:rsidRPr="004528DB">
        <w:rPr>
          <w:rFonts w:eastAsia="Times New Roman" w:cs="Times New Roman"/>
          <w:szCs w:val="22"/>
          <w:lang w:val="en-US" w:eastAsia="en-US"/>
        </w:rPr>
        <w:t>consultas</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operaciones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realizadas</w:t>
      </w:r>
      <w:proofErr w:type="spellEnd"/>
      <w:r w:rsidRPr="004528DB">
        <w:rPr>
          <w:rFonts w:eastAsia="Times New Roman" w:cs="Times New Roman"/>
          <w:szCs w:val="22"/>
          <w:lang w:val="en-US" w:eastAsia="en-US"/>
        </w:rPr>
        <w:t>.</w:t>
      </w:r>
    </w:p>
    <w:p w14:paraId="07956E68" w14:textId="45B56785" w:rsidR="007D6E97" w:rsidRPr="004528DB" w:rsidRDefault="004528DB" w:rsidP="004528DB">
      <w:pPr>
        <w:spacing w:after="200" w:line="360" w:lineRule="auto"/>
        <w:jc w:val="both"/>
        <w:rPr>
          <w:rFonts w:eastAsia="Times New Roman" w:cs="Times New Roman"/>
          <w:szCs w:val="22"/>
          <w:lang w:val="en-US" w:eastAsia="en-US"/>
        </w:rPr>
      </w:pPr>
      <w:r w:rsidRPr="004528DB">
        <w:rPr>
          <w:rFonts w:eastAsia="Times New Roman" w:cs="Times New Roman"/>
          <w:szCs w:val="22"/>
          <w:lang w:val="en-US" w:eastAsia="en-US"/>
        </w:rPr>
        <w:t xml:space="preserve">De </w:t>
      </w:r>
      <w:proofErr w:type="spellStart"/>
      <w:r w:rsidRPr="004528DB">
        <w:rPr>
          <w:rFonts w:eastAsia="Times New Roman" w:cs="Times New Roman"/>
          <w:szCs w:val="22"/>
          <w:lang w:val="en-US" w:eastAsia="en-US"/>
        </w:rPr>
        <w:t>esta</w:t>
      </w:r>
      <w:proofErr w:type="spellEnd"/>
      <w:r w:rsidRPr="004528DB">
        <w:rPr>
          <w:rFonts w:eastAsia="Times New Roman" w:cs="Times New Roman"/>
          <w:szCs w:val="22"/>
          <w:lang w:val="en-US" w:eastAsia="en-US"/>
        </w:rPr>
        <w:t xml:space="preserve"> forma,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Incremento</w:t>
      </w:r>
      <w:proofErr w:type="spellEnd"/>
      <w:r w:rsidRPr="004528DB">
        <w:rPr>
          <w:rFonts w:eastAsia="Times New Roman" w:cs="Times New Roman"/>
          <w:szCs w:val="22"/>
          <w:lang w:val="en-US" w:eastAsia="en-US"/>
        </w:rPr>
        <w:t xml:space="preserve"> 3 </w:t>
      </w:r>
      <w:proofErr w:type="spellStart"/>
      <w:r w:rsidRPr="004528DB">
        <w:rPr>
          <w:rFonts w:eastAsia="Times New Roman" w:cs="Times New Roman"/>
          <w:szCs w:val="22"/>
          <w:lang w:val="en-US" w:eastAsia="en-US"/>
        </w:rPr>
        <w:t>completa</w:t>
      </w:r>
      <w:proofErr w:type="spellEnd"/>
      <w:r w:rsidRPr="004528DB">
        <w:rPr>
          <w:rFonts w:eastAsia="Times New Roman" w:cs="Times New Roman"/>
          <w:szCs w:val="22"/>
          <w:lang w:val="en-US" w:eastAsia="en-US"/>
        </w:rPr>
        <w:t xml:space="preserve"> la </w:t>
      </w:r>
      <w:proofErr w:type="spellStart"/>
      <w:r w:rsidRPr="004528DB">
        <w:rPr>
          <w:rFonts w:eastAsia="Times New Roman" w:cs="Times New Roman"/>
          <w:szCs w:val="22"/>
          <w:lang w:val="en-US" w:eastAsia="en-US"/>
        </w:rPr>
        <w:t>cobertura</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requerimientos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funcionales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previstos</w:t>
      </w:r>
      <w:proofErr w:type="spellEnd"/>
      <w:r w:rsidRPr="004528DB">
        <w:rPr>
          <w:rFonts w:eastAsia="Times New Roman" w:cs="Times New Roman"/>
          <w:szCs w:val="22"/>
          <w:lang w:val="en-US" w:eastAsia="en-US"/>
        </w:rPr>
        <w:t xml:space="preserve"> para </w:t>
      </w:r>
      <w:proofErr w:type="spellStart"/>
      <w:r w:rsidRPr="004528DB">
        <w:rPr>
          <w:rFonts w:eastAsia="Times New Roman" w:cs="Times New Roman"/>
          <w:szCs w:val="22"/>
          <w:lang w:val="en-US" w:eastAsia="en-US"/>
        </w:rPr>
        <w:t>el</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sistema</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consolida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capacidades</w:t>
      </w:r>
      <w:proofErr w:type="spellEnd"/>
      <w:r w:rsidRPr="004528DB">
        <w:rPr>
          <w:rFonts w:eastAsia="Times New Roman" w:cs="Times New Roman"/>
          <w:szCs w:val="22"/>
          <w:lang w:val="en-US" w:eastAsia="en-US"/>
        </w:rPr>
        <w:t xml:space="preserve"> de </w:t>
      </w:r>
      <w:proofErr w:type="spellStart"/>
      <w:r w:rsidRPr="004528DB">
        <w:rPr>
          <w:rFonts w:eastAsia="Times New Roman" w:cs="Times New Roman"/>
          <w:szCs w:val="22"/>
          <w:lang w:val="en-US" w:eastAsia="en-US"/>
        </w:rPr>
        <w:t>remuneraciones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análisis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financiero</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crédito</w:t>
      </w:r>
      <w:proofErr w:type="spellEnd"/>
      <w:r w:rsidRPr="004528DB">
        <w:rPr>
          <w:rFonts w:eastAsia="Times New Roman" w:cs="Times New Roman"/>
          <w:szCs w:val="22"/>
          <w:lang w:val="en-US" w:eastAsia="en-US"/>
        </w:rPr>
        <w:t xml:space="preserve"> y </w:t>
      </w:r>
      <w:proofErr w:type="spellStart"/>
      <w:r w:rsidRPr="004528DB">
        <w:rPr>
          <w:rFonts w:eastAsia="Times New Roman" w:cs="Times New Roman"/>
          <w:szCs w:val="22"/>
          <w:lang w:val="en-US" w:eastAsia="en-US"/>
        </w:rPr>
        <w:t>auditoría</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integradas</w:t>
      </w:r>
      <w:proofErr w:type="spellEnd"/>
      <w:r w:rsidRPr="004528DB">
        <w:rPr>
          <w:rFonts w:eastAsia="Times New Roman" w:cs="Times New Roman"/>
          <w:szCs w:val="22"/>
          <w:lang w:val="en-US" w:eastAsia="en-US"/>
        </w:rPr>
        <w:t xml:space="preserve"> con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procesos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desarrollados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en</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los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incrementos</w:t>
      </w:r>
      <w:proofErr w:type="spellEnd"/>
      <w:r w:rsidRPr="004528DB">
        <w:rPr>
          <w:rFonts w:eastAsia="Times New Roman" w:cs="Times New Roman"/>
          <w:szCs w:val="22"/>
          <w:lang w:val="en-US" w:eastAsia="en-US"/>
        </w:rPr>
        <w:t xml:space="preserve"> </w:t>
      </w:r>
      <w:proofErr w:type="spellStart"/>
      <w:r w:rsidRPr="004528DB">
        <w:rPr>
          <w:rFonts w:eastAsia="Times New Roman" w:cs="Times New Roman"/>
          <w:szCs w:val="22"/>
          <w:lang w:val="en-US" w:eastAsia="en-US"/>
        </w:rPr>
        <w:t>anteriores</w:t>
      </w:r>
      <w:proofErr w:type="spellEnd"/>
      <w:r w:rsidRPr="004528DB">
        <w:rPr>
          <w:rFonts w:eastAsia="Times New Roman" w:cs="Times New Roman"/>
          <w:szCs w:val="22"/>
          <w:lang w:val="en-US" w:eastAsia="en-US"/>
        </w:rPr>
        <w:t>.</w:t>
      </w:r>
    </w:p>
    <w:p w14:paraId="31EEE66A" w14:textId="77777777" w:rsidR="00A42831" w:rsidRDefault="00A42831" w:rsidP="00A42831">
      <w:pPr>
        <w:spacing w:after="240" w:line="360" w:lineRule="auto"/>
        <w:jc w:val="both"/>
      </w:pPr>
    </w:p>
    <w:p w14:paraId="0AB938D1" w14:textId="1501756C" w:rsidR="007D6E97" w:rsidRDefault="000479C4" w:rsidP="00A42831">
      <w:pPr>
        <w:pStyle w:val="Ttulo2"/>
        <w:numPr>
          <w:ilvl w:val="1"/>
          <w:numId w:val="2"/>
        </w:numPr>
        <w:spacing w:line="360" w:lineRule="auto"/>
        <w:ind w:left="1440" w:hanging="1080"/>
        <w:jc w:val="both"/>
      </w:pPr>
      <w:r>
        <w:t xml:space="preserve"> </w:t>
      </w:r>
      <w:bookmarkStart w:id="8" w:name="_Toc242051023"/>
      <w:r>
        <w:rPr>
          <w:rFonts w:eastAsia="Times New Roman" w:cs="Times New Roman"/>
        </w:rPr>
        <w:t xml:space="preserve">Requerimientos considerados en el Incremento </w:t>
      </w:r>
      <w:r w:rsidR="00F05EAD">
        <w:rPr>
          <w:rFonts w:eastAsia="Times New Roman" w:cs="Times New Roman"/>
        </w:rPr>
        <w:t>3</w:t>
      </w:r>
      <w:bookmarkEnd w:id="8"/>
    </w:p>
    <w:p w14:paraId="7EC563C4" w14:textId="77777777" w:rsidR="007D6E97" w:rsidRDefault="007D6E97" w:rsidP="00A42831">
      <w:pPr>
        <w:spacing w:line="360" w:lineRule="auto"/>
        <w:jc w:val="both"/>
      </w:pPr>
    </w:p>
    <w:p w14:paraId="47C382EF" w14:textId="77777777" w:rsidR="00792A21" w:rsidRPr="00792A21" w:rsidRDefault="00792A21" w:rsidP="00792A21">
      <w:pPr>
        <w:spacing w:after="200" w:line="360" w:lineRule="auto"/>
        <w:jc w:val="both"/>
        <w:rPr>
          <w:rFonts w:eastAsia="Times New Roman" w:cs="Times New Roman"/>
          <w:szCs w:val="22"/>
          <w:lang w:val="en-US" w:eastAsia="en-US"/>
        </w:rPr>
      </w:pPr>
      <w:r w:rsidRPr="00792A21">
        <w:rPr>
          <w:rFonts w:eastAsia="Times New Roman" w:cs="Times New Roman"/>
          <w:szCs w:val="22"/>
          <w:lang w:val="en-US" w:eastAsia="en-US"/>
        </w:rPr>
        <w:t xml:space="preserve">Para </w:t>
      </w:r>
      <w:proofErr w:type="spellStart"/>
      <w:r w:rsidRPr="00792A21">
        <w:rPr>
          <w:rFonts w:eastAsia="Times New Roman" w:cs="Times New Roman"/>
          <w:szCs w:val="22"/>
          <w:lang w:val="en-US" w:eastAsia="en-US"/>
        </w:rPr>
        <w:t>el</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Incremento</w:t>
      </w:r>
      <w:proofErr w:type="spellEnd"/>
      <w:r w:rsidRPr="00792A21">
        <w:rPr>
          <w:rFonts w:eastAsia="Times New Roman" w:cs="Times New Roman"/>
          <w:szCs w:val="22"/>
          <w:lang w:val="en-US" w:eastAsia="en-US"/>
        </w:rPr>
        <w:t xml:space="preserve"> 3 se </w:t>
      </w:r>
      <w:proofErr w:type="spellStart"/>
      <w:r w:rsidRPr="00792A21">
        <w:rPr>
          <w:rFonts w:eastAsia="Times New Roman" w:cs="Times New Roman"/>
          <w:szCs w:val="22"/>
          <w:lang w:val="en-US" w:eastAsia="en-US"/>
        </w:rPr>
        <w:t>consideran</w:t>
      </w:r>
      <w:proofErr w:type="spellEnd"/>
      <w:r w:rsidRPr="00792A21">
        <w:rPr>
          <w:rFonts w:eastAsia="Times New Roman" w:cs="Times New Roman"/>
          <w:szCs w:val="22"/>
          <w:lang w:val="en-US" w:eastAsia="en-US"/>
        </w:rPr>
        <w:t xml:space="preserve"> 26 </w:t>
      </w:r>
      <w:proofErr w:type="spellStart"/>
      <w:r w:rsidRPr="00792A21">
        <w:rPr>
          <w:rFonts w:eastAsia="Times New Roman" w:cs="Times New Roman"/>
          <w:szCs w:val="22"/>
          <w:lang w:val="en-US" w:eastAsia="en-US"/>
        </w:rPr>
        <w:t>requerimientos</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funcionales</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correspondientes</w:t>
      </w:r>
      <w:proofErr w:type="spellEnd"/>
      <w:r w:rsidRPr="00792A21">
        <w:rPr>
          <w:rFonts w:eastAsia="Times New Roman" w:cs="Times New Roman"/>
          <w:szCs w:val="22"/>
          <w:lang w:val="en-US" w:eastAsia="en-US"/>
        </w:rPr>
        <w:t xml:space="preserve"> a </w:t>
      </w:r>
      <w:proofErr w:type="spellStart"/>
      <w:r w:rsidRPr="00792A21">
        <w:rPr>
          <w:rFonts w:eastAsia="Times New Roman" w:cs="Times New Roman"/>
          <w:szCs w:val="22"/>
          <w:lang w:val="en-US" w:eastAsia="en-US"/>
        </w:rPr>
        <w:t>Remuneraciones</w:t>
      </w:r>
      <w:proofErr w:type="spellEnd"/>
      <w:r w:rsidRPr="00792A21">
        <w:rPr>
          <w:rFonts w:eastAsia="Times New Roman" w:cs="Times New Roman"/>
          <w:szCs w:val="22"/>
          <w:lang w:val="en-US" w:eastAsia="en-US"/>
        </w:rPr>
        <w:t xml:space="preserve">, Dashboard, Crédito y </w:t>
      </w:r>
      <w:proofErr w:type="spellStart"/>
      <w:r w:rsidRPr="00792A21">
        <w:rPr>
          <w:rFonts w:eastAsia="Times New Roman" w:cs="Times New Roman"/>
          <w:szCs w:val="22"/>
          <w:lang w:val="en-US" w:eastAsia="en-US"/>
        </w:rPr>
        <w:t>Auditoría</w:t>
      </w:r>
      <w:proofErr w:type="spellEnd"/>
      <w:r w:rsidRPr="00792A21">
        <w:rPr>
          <w:rFonts w:eastAsia="Times New Roman" w:cs="Times New Roman"/>
          <w:szCs w:val="22"/>
          <w:lang w:val="en-US" w:eastAsia="en-US"/>
        </w:rPr>
        <w:t>.</w:t>
      </w:r>
    </w:p>
    <w:p w14:paraId="6B088440" w14:textId="4B06EAF5" w:rsidR="00A42831" w:rsidRPr="00792A21" w:rsidRDefault="00792A21" w:rsidP="00792A21">
      <w:pPr>
        <w:spacing w:after="200" w:line="360" w:lineRule="auto"/>
        <w:jc w:val="both"/>
        <w:rPr>
          <w:rFonts w:eastAsia="Times New Roman" w:cs="Times New Roman"/>
          <w:szCs w:val="22"/>
          <w:lang w:val="en-US" w:eastAsia="en-US"/>
        </w:rPr>
      </w:pPr>
      <w:proofErr w:type="spellStart"/>
      <w:r w:rsidRPr="00792A21">
        <w:rPr>
          <w:rFonts w:eastAsia="Times New Roman" w:cs="Times New Roman"/>
          <w:szCs w:val="22"/>
          <w:lang w:val="en-US" w:eastAsia="en-US"/>
        </w:rPr>
        <w:t>Estos</w:t>
      </w:r>
      <w:proofErr w:type="spellEnd"/>
      <w:r w:rsidRPr="00792A21">
        <w:rPr>
          <w:rFonts w:eastAsia="Times New Roman" w:cs="Times New Roman"/>
          <w:szCs w:val="22"/>
          <w:lang w:val="en-US" w:eastAsia="en-US"/>
        </w:rPr>
        <w:t xml:space="preserve"> 26 </w:t>
      </w:r>
      <w:proofErr w:type="spellStart"/>
      <w:r w:rsidRPr="00792A21">
        <w:rPr>
          <w:rFonts w:eastAsia="Times New Roman" w:cs="Times New Roman"/>
          <w:szCs w:val="22"/>
          <w:lang w:val="en-US" w:eastAsia="en-US"/>
        </w:rPr>
        <w:t>requerimientos</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constituyen</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el</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alcance</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funcional</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correspondiente</w:t>
      </w:r>
      <w:proofErr w:type="spellEnd"/>
      <w:r w:rsidRPr="00792A21">
        <w:rPr>
          <w:rFonts w:eastAsia="Times New Roman" w:cs="Times New Roman"/>
          <w:szCs w:val="22"/>
          <w:lang w:val="en-US" w:eastAsia="en-US"/>
        </w:rPr>
        <w:t xml:space="preserve"> al </w:t>
      </w:r>
      <w:proofErr w:type="spellStart"/>
      <w:r w:rsidRPr="00792A21">
        <w:rPr>
          <w:rFonts w:eastAsia="Times New Roman" w:cs="Times New Roman"/>
          <w:szCs w:val="22"/>
          <w:lang w:val="en-US" w:eastAsia="en-US"/>
        </w:rPr>
        <w:t>Incremento</w:t>
      </w:r>
      <w:proofErr w:type="spellEnd"/>
      <w:r w:rsidRPr="00792A21">
        <w:rPr>
          <w:rFonts w:eastAsia="Times New Roman" w:cs="Times New Roman"/>
          <w:szCs w:val="22"/>
          <w:lang w:val="en-US" w:eastAsia="en-US"/>
        </w:rPr>
        <w:t xml:space="preserve"> 3 y </w:t>
      </w:r>
      <w:proofErr w:type="spellStart"/>
      <w:r w:rsidRPr="00792A21">
        <w:rPr>
          <w:rFonts w:eastAsia="Times New Roman" w:cs="Times New Roman"/>
          <w:szCs w:val="22"/>
          <w:lang w:val="en-US" w:eastAsia="en-US"/>
        </w:rPr>
        <w:t>representan</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aproximadamente</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el</w:t>
      </w:r>
      <w:proofErr w:type="spellEnd"/>
      <w:r w:rsidRPr="00792A21">
        <w:rPr>
          <w:rFonts w:eastAsia="Times New Roman" w:cs="Times New Roman"/>
          <w:szCs w:val="22"/>
          <w:lang w:val="en-US" w:eastAsia="en-US"/>
        </w:rPr>
        <w:t xml:space="preserve"> 25,74 % de </w:t>
      </w:r>
      <w:proofErr w:type="spellStart"/>
      <w:r w:rsidRPr="00792A21">
        <w:rPr>
          <w:rFonts w:eastAsia="Times New Roman" w:cs="Times New Roman"/>
          <w:szCs w:val="22"/>
          <w:lang w:val="en-US" w:eastAsia="en-US"/>
        </w:rPr>
        <w:t>los</w:t>
      </w:r>
      <w:proofErr w:type="spellEnd"/>
      <w:r w:rsidRPr="00792A21">
        <w:rPr>
          <w:rFonts w:eastAsia="Times New Roman" w:cs="Times New Roman"/>
          <w:szCs w:val="22"/>
          <w:lang w:val="en-US" w:eastAsia="en-US"/>
        </w:rPr>
        <w:t xml:space="preserve"> 101 </w:t>
      </w:r>
      <w:proofErr w:type="spellStart"/>
      <w:r w:rsidRPr="00792A21">
        <w:rPr>
          <w:rFonts w:eastAsia="Times New Roman" w:cs="Times New Roman"/>
          <w:szCs w:val="22"/>
          <w:lang w:val="en-US" w:eastAsia="en-US"/>
        </w:rPr>
        <w:t>requerimientos</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funcionales</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definidos</w:t>
      </w:r>
      <w:proofErr w:type="spellEnd"/>
      <w:r w:rsidRPr="00792A21">
        <w:rPr>
          <w:rFonts w:eastAsia="Times New Roman" w:cs="Times New Roman"/>
          <w:szCs w:val="22"/>
          <w:lang w:val="en-US" w:eastAsia="en-US"/>
        </w:rPr>
        <w:t xml:space="preserve"> para </w:t>
      </w:r>
      <w:proofErr w:type="spellStart"/>
      <w:r w:rsidRPr="00792A21">
        <w:rPr>
          <w:rFonts w:eastAsia="Times New Roman" w:cs="Times New Roman"/>
          <w:szCs w:val="22"/>
          <w:lang w:val="en-US" w:eastAsia="en-US"/>
        </w:rPr>
        <w:t>el</w:t>
      </w:r>
      <w:proofErr w:type="spellEnd"/>
      <w:r w:rsidRPr="00792A21">
        <w:rPr>
          <w:rFonts w:eastAsia="Times New Roman" w:cs="Times New Roman"/>
          <w:szCs w:val="22"/>
          <w:lang w:val="en-US" w:eastAsia="en-US"/>
        </w:rPr>
        <w:t xml:space="preserve"> </w:t>
      </w:r>
      <w:proofErr w:type="spellStart"/>
      <w:r w:rsidRPr="00792A21">
        <w:rPr>
          <w:rFonts w:eastAsia="Times New Roman" w:cs="Times New Roman"/>
          <w:szCs w:val="22"/>
          <w:lang w:val="en-US" w:eastAsia="en-US"/>
        </w:rPr>
        <w:t>proyecto</w:t>
      </w:r>
      <w:proofErr w:type="spellEnd"/>
      <w:r w:rsidRPr="00792A21">
        <w:rPr>
          <w:rFonts w:eastAsia="Times New Roman" w:cs="Times New Roman"/>
          <w:szCs w:val="22"/>
          <w:lang w:val="en-US" w:eastAsia="en-US"/>
        </w:rPr>
        <w:t>.</w:t>
      </w:r>
    </w:p>
    <w:p w14:paraId="321ACCEA" w14:textId="77777777" w:rsidR="00A42831" w:rsidRDefault="00A42831" w:rsidP="00A42831">
      <w:pPr>
        <w:spacing w:line="360" w:lineRule="auto"/>
        <w:jc w:val="both"/>
      </w:pPr>
    </w:p>
    <w:p w14:paraId="49340280" w14:textId="77777777" w:rsidR="007D6E97" w:rsidRDefault="000479C4" w:rsidP="00A42831">
      <w:pPr>
        <w:pStyle w:val="Ttulo2"/>
        <w:numPr>
          <w:ilvl w:val="1"/>
          <w:numId w:val="2"/>
        </w:numPr>
        <w:spacing w:line="360" w:lineRule="auto"/>
        <w:jc w:val="both"/>
        <w:rPr>
          <w:rFonts w:eastAsia="Times New Roman" w:cs="Times New Roman"/>
        </w:rPr>
      </w:pPr>
      <w:r>
        <w:rPr>
          <w:rFonts w:eastAsia="Times New Roman" w:cs="Times New Roman"/>
        </w:rPr>
        <w:t xml:space="preserve"> </w:t>
      </w:r>
      <w:bookmarkStart w:id="9" w:name="_Toc242051024"/>
      <w:r>
        <w:rPr>
          <w:rFonts w:eastAsia="Times New Roman" w:cs="Times New Roman"/>
        </w:rPr>
        <w:t>Requerimientos</w:t>
      </w:r>
      <w:bookmarkEnd w:id="9"/>
      <w:r>
        <w:rPr>
          <w:rFonts w:eastAsia="Times New Roman" w:cs="Times New Roman"/>
        </w:rPr>
        <w:t xml:space="preserve"> </w:t>
      </w:r>
    </w:p>
    <w:p w14:paraId="6B50CC01" w14:textId="77777777" w:rsidR="007D6E97" w:rsidRDefault="007D6E97" w:rsidP="00A42831">
      <w:pPr>
        <w:spacing w:line="360" w:lineRule="auto"/>
        <w:jc w:val="both"/>
      </w:pPr>
    </w:p>
    <w:p w14:paraId="15AF2499" w14:textId="77777777" w:rsidR="007D6E97" w:rsidRDefault="000479C4" w:rsidP="00A42831">
      <w:pPr>
        <w:pStyle w:val="Ttulo3"/>
        <w:numPr>
          <w:ilvl w:val="2"/>
          <w:numId w:val="2"/>
        </w:numPr>
        <w:spacing w:line="360" w:lineRule="auto"/>
        <w:jc w:val="both"/>
      </w:pPr>
      <w:r>
        <w:t xml:space="preserve"> </w:t>
      </w:r>
      <w:bookmarkStart w:id="10" w:name="_Toc242051025"/>
      <w:r>
        <w:rPr>
          <w:rFonts w:eastAsia="Times New Roman" w:cs="Times New Roman"/>
        </w:rPr>
        <w:t>Anexo Requerimientos.</w:t>
      </w:r>
      <w:bookmarkEnd w:id="10"/>
    </w:p>
    <w:p w14:paraId="7B1BBA26" w14:textId="29316BDB" w:rsidR="007D6E97" w:rsidRDefault="007D6E97" w:rsidP="00A42831">
      <w:pPr>
        <w:spacing w:line="360" w:lineRule="auto"/>
        <w:jc w:val="both"/>
      </w:pPr>
    </w:p>
    <w:p w14:paraId="202781E3" w14:textId="2D42EF55" w:rsidR="00A42831" w:rsidRDefault="61B555FC" w:rsidP="61B555FC">
      <w:pPr>
        <w:spacing w:after="60" w:line="360" w:lineRule="auto"/>
        <w:jc w:val="both"/>
      </w:pPr>
      <w:r w:rsidRPr="61B555FC">
        <w:rPr>
          <w:rFonts w:eastAsia="Times New Roman" w:cs="Times New Roman"/>
          <w:color w:val="000000" w:themeColor="text1"/>
        </w:rPr>
        <w:t>El sistema centraliza información comercial, financiera, laboral, crediticia, de acceso y de Auditoría que debe interpretarse de manera coherente entre sus distintas vistas y operaciones. Este Anexo concentra los conceptos que se reutilizan en más de un flujo y evita que una misma definición aparezca con variantes en diferentes documentos.</w:t>
      </w:r>
    </w:p>
    <w:p w14:paraId="06B55996" w14:textId="50A47060" w:rsidR="00A42831" w:rsidRDefault="61B555FC" w:rsidP="61B555FC">
      <w:pPr>
        <w:spacing w:after="60" w:line="360" w:lineRule="auto"/>
        <w:jc w:val="both"/>
      </w:pPr>
      <w:r w:rsidRPr="61B555FC">
        <w:rPr>
          <w:rFonts w:eastAsia="Times New Roman" w:cs="Times New Roman"/>
          <w:color w:val="000000" w:themeColor="text1"/>
        </w:rPr>
        <w:t>Las definiciones incluidas deben leerse como criterios comunes. Un concepto conserva el mismo significado con independencia de la vista desde la cual se consulte o utilice. Las operaciones que modifican estados, montos, permisos, credenciales o antecedentes auditables deben preservar la trazabilidad de los registros originales cuando así lo exigen las reglas vigentes.</w:t>
      </w:r>
    </w:p>
    <w:p w14:paraId="5CAC57E5" w14:textId="7C35E5FE" w:rsidR="00A42831" w:rsidRDefault="61B555FC" w:rsidP="61B555FC">
      <w:pPr>
        <w:spacing w:after="60" w:line="360" w:lineRule="auto"/>
        <w:jc w:val="both"/>
      </w:pPr>
      <w:r w:rsidRPr="61B555FC">
        <w:rPr>
          <w:rFonts w:eastAsia="Times New Roman" w:cs="Times New Roman"/>
          <w:color w:val="000000" w:themeColor="text1"/>
        </w:rPr>
        <w:t>El Anexo no reemplaza los Requerimientos Funcionales ni los Casos de Uso. Su función es complementarlos con información que resulta más clara cuando se mantiene en un único punto de referencia, especialmente definiciones, fórmulas, catálogos, estados, formatos, criterios de seguridad, políticas y reglas de interpretación. Tampoco completa por inferencia valores, campos o mecanismos que no hayan sido confirmados por las fuentes funcionales vigentes.</w:t>
      </w:r>
    </w:p>
    <w:p w14:paraId="732BCBD2" w14:textId="2CD42F8D" w:rsidR="00A42831" w:rsidRDefault="61B555FC" w:rsidP="61B555FC">
      <w:pPr>
        <w:spacing w:line="257" w:lineRule="auto"/>
        <w:jc w:val="both"/>
      </w:pPr>
      <w:r w:rsidRPr="61B555FC">
        <w:rPr>
          <w:rFonts w:eastAsia="Times New Roman" w:cs="Times New Roman"/>
        </w:rPr>
        <w:t xml:space="preserve"> </w:t>
      </w:r>
    </w:p>
    <w:p w14:paraId="06E496F2" w14:textId="773FDDA6" w:rsidR="00A42831" w:rsidRDefault="61B555FC" w:rsidP="61B555FC">
      <w:pPr>
        <w:spacing w:line="257" w:lineRule="auto"/>
        <w:jc w:val="both"/>
      </w:pPr>
      <w:r w:rsidRPr="61B555FC">
        <w:rPr>
          <w:rFonts w:eastAsia="Times New Roman" w:cs="Times New Roman"/>
          <w:color w:val="90571E" w:themeColor="accent6" w:themeShade="BF"/>
          <w:sz w:val="26"/>
          <w:szCs w:val="26"/>
        </w:rPr>
        <w:t>Glosario y conceptos generales</w:t>
      </w:r>
    </w:p>
    <w:p w14:paraId="72D02DEB" w14:textId="67F7BE2F" w:rsidR="00A42831" w:rsidRDefault="61B555FC" w:rsidP="61B555FC">
      <w:pPr>
        <w:spacing w:line="257" w:lineRule="auto"/>
        <w:ind w:left="1224"/>
        <w:jc w:val="both"/>
      </w:pPr>
      <w:r w:rsidRPr="61B555FC">
        <w:rPr>
          <w:rFonts w:eastAsia="Times New Roman" w:cs="Times New Roman"/>
          <w:color w:val="90571E" w:themeColor="accent6" w:themeShade="BF"/>
          <w:sz w:val="26"/>
          <w:szCs w:val="26"/>
        </w:rPr>
        <w:t xml:space="preserve"> </w:t>
      </w:r>
    </w:p>
    <w:p w14:paraId="39D05AD7" w14:textId="0DBB357E" w:rsidR="00A42831" w:rsidRDefault="61B555FC" w:rsidP="61B555FC">
      <w:pPr>
        <w:spacing w:after="120" w:line="360" w:lineRule="auto"/>
        <w:jc w:val="both"/>
      </w:pPr>
      <w:r w:rsidRPr="61B555FC">
        <w:rPr>
          <w:rFonts w:eastAsia="Times New Roman" w:cs="Times New Roman"/>
          <w:b/>
          <w:bCs/>
          <w:color w:val="000000" w:themeColor="text1"/>
        </w:rPr>
        <w:t xml:space="preserve">Cliente: </w:t>
      </w:r>
      <w:r w:rsidRPr="61B555FC">
        <w:rPr>
          <w:rFonts w:eastAsia="Times New Roman" w:cs="Times New Roman"/>
          <w:color w:val="000000" w:themeColor="text1"/>
        </w:rPr>
        <w:t>Registro único de una persona u organización que participa en operaciones comerciales con la empresa. Su identidad no debe duplicarse y su estado determina si puede intervenir en nuevas operaciones que exijan un cliente activo.</w:t>
      </w:r>
    </w:p>
    <w:p w14:paraId="7E9A0332" w14:textId="2C67D274" w:rsidR="00A42831" w:rsidRDefault="61B555FC" w:rsidP="61B555FC">
      <w:pPr>
        <w:spacing w:after="120" w:line="360" w:lineRule="auto"/>
        <w:jc w:val="both"/>
      </w:pPr>
      <w:r w:rsidRPr="61B555FC">
        <w:rPr>
          <w:rFonts w:eastAsia="Times New Roman" w:cs="Times New Roman"/>
          <w:b/>
          <w:bCs/>
          <w:color w:val="000000" w:themeColor="text1"/>
        </w:rPr>
        <w:t xml:space="preserve">Cliente B2B: </w:t>
      </w:r>
      <w:r w:rsidRPr="61B555FC">
        <w:rPr>
          <w:rFonts w:eastAsia="Times New Roman" w:cs="Times New Roman"/>
          <w:color w:val="000000" w:themeColor="text1"/>
        </w:rPr>
        <w:t>Cliente gestionado bajo condiciones comerciales entre empresas. Cuando se crea desde una Cotización debe registrarse formalmente desde el inicio y disponer, como mínimo, de nombre o Razón Social, RUT y un antecedente de contacto.</w:t>
      </w:r>
    </w:p>
    <w:p w14:paraId="342742D5" w14:textId="71EDBED4" w:rsidR="00A42831" w:rsidRDefault="61B555FC" w:rsidP="61B555FC">
      <w:pPr>
        <w:spacing w:after="120" w:line="360" w:lineRule="auto"/>
        <w:jc w:val="both"/>
      </w:pPr>
      <w:r w:rsidRPr="61B555FC">
        <w:rPr>
          <w:rFonts w:eastAsia="Times New Roman" w:cs="Times New Roman"/>
          <w:b/>
          <w:bCs/>
          <w:color w:val="000000" w:themeColor="text1"/>
        </w:rPr>
        <w:t xml:space="preserve">Cliente B2C: </w:t>
      </w:r>
      <w:r w:rsidRPr="61B555FC">
        <w:rPr>
          <w:rFonts w:eastAsia="Times New Roman" w:cs="Times New Roman"/>
          <w:color w:val="000000" w:themeColor="text1"/>
        </w:rPr>
        <w:t>Cliente persona natural gestionado bajo el flujo de venta directa al consumidor. Puede registrarse provisionalmente desde una Cotización cuando todavía no se dispone de todos sus antecedentes.</w:t>
      </w:r>
    </w:p>
    <w:p w14:paraId="0A46ABD9" w14:textId="01F940F7" w:rsidR="00A42831" w:rsidRDefault="61B555FC" w:rsidP="61B555FC">
      <w:pPr>
        <w:spacing w:after="120" w:line="360" w:lineRule="auto"/>
        <w:jc w:val="both"/>
      </w:pPr>
      <w:r w:rsidRPr="61B555FC">
        <w:rPr>
          <w:rFonts w:eastAsia="Times New Roman" w:cs="Times New Roman"/>
          <w:b/>
          <w:bCs/>
          <w:color w:val="000000" w:themeColor="text1"/>
        </w:rPr>
        <w:t xml:space="preserve">Cliente provisional: </w:t>
      </w:r>
      <w:r w:rsidRPr="61B555FC">
        <w:rPr>
          <w:rFonts w:eastAsia="Times New Roman" w:cs="Times New Roman"/>
          <w:color w:val="000000" w:themeColor="text1"/>
        </w:rPr>
        <w:t>Cliente B2C creado desde una Cotización con información mínima de nombre y teléfono. Permanece identificado como Incompleto hasta que se complete su formalización.</w:t>
      </w:r>
    </w:p>
    <w:p w14:paraId="28373A7A" w14:textId="23664EF7" w:rsidR="00A42831" w:rsidRDefault="61B555FC" w:rsidP="61B555FC">
      <w:pPr>
        <w:spacing w:after="120" w:line="360" w:lineRule="auto"/>
        <w:jc w:val="both"/>
      </w:pPr>
      <w:r w:rsidRPr="61B555FC">
        <w:rPr>
          <w:rFonts w:eastAsia="Times New Roman" w:cs="Times New Roman"/>
          <w:b/>
          <w:bCs/>
          <w:color w:val="000000" w:themeColor="text1"/>
        </w:rPr>
        <w:t xml:space="preserve">Cliente formal: </w:t>
      </w:r>
      <w:r w:rsidRPr="61B555FC">
        <w:rPr>
          <w:rFonts w:eastAsia="Times New Roman" w:cs="Times New Roman"/>
          <w:color w:val="000000" w:themeColor="text1"/>
        </w:rPr>
        <w:t>Cliente que dispone de los antecedentes obligatorios aplicables a su tipo, supera las validaciones de formato y duplicidad correspondientes y puede utilizarse en operaciones que exigen un registro formal.</w:t>
      </w:r>
    </w:p>
    <w:p w14:paraId="39D80C48" w14:textId="69C23D42" w:rsidR="00A42831" w:rsidRDefault="61B555FC" w:rsidP="61B555FC">
      <w:pPr>
        <w:spacing w:after="120" w:line="360" w:lineRule="auto"/>
        <w:jc w:val="both"/>
      </w:pPr>
      <w:r w:rsidRPr="61B555FC">
        <w:rPr>
          <w:rFonts w:eastAsia="Times New Roman" w:cs="Times New Roman"/>
          <w:b/>
          <w:bCs/>
          <w:color w:val="000000" w:themeColor="text1"/>
        </w:rPr>
        <w:t xml:space="preserve">Activo: </w:t>
      </w:r>
      <w:r w:rsidRPr="61B555FC">
        <w:rPr>
          <w:rFonts w:eastAsia="Times New Roman" w:cs="Times New Roman"/>
          <w:color w:val="000000" w:themeColor="text1"/>
        </w:rPr>
        <w:t>Estado que habilita un cliente o una cuenta de Usuario para las operaciones permitidas según sus demás condiciones y autorizaciones.</w:t>
      </w:r>
    </w:p>
    <w:p w14:paraId="759A3153" w14:textId="5C5EF1C4" w:rsidR="00A42831" w:rsidRDefault="61B555FC" w:rsidP="61B555FC">
      <w:pPr>
        <w:spacing w:after="120" w:line="360" w:lineRule="auto"/>
        <w:jc w:val="both"/>
      </w:pPr>
      <w:r w:rsidRPr="61B555FC">
        <w:rPr>
          <w:rFonts w:eastAsia="Times New Roman" w:cs="Times New Roman"/>
          <w:b/>
          <w:bCs/>
          <w:color w:val="000000" w:themeColor="text1"/>
        </w:rPr>
        <w:t xml:space="preserve">Inactivo: </w:t>
      </w:r>
      <w:r w:rsidRPr="61B555FC">
        <w:rPr>
          <w:rFonts w:eastAsia="Times New Roman" w:cs="Times New Roman"/>
          <w:color w:val="000000" w:themeColor="text1"/>
        </w:rPr>
        <w:t>Estado que impide nuevas operaciones que requieran un cliente activo o impide el acceso de una cuenta de Usuario. La inactivación conserva el registro y su historial.</w:t>
      </w:r>
    </w:p>
    <w:p w14:paraId="307199DD" w14:textId="44505D38" w:rsidR="00A42831" w:rsidRDefault="61B555FC" w:rsidP="61B555FC">
      <w:pPr>
        <w:spacing w:after="120" w:line="360" w:lineRule="auto"/>
        <w:jc w:val="both"/>
      </w:pPr>
      <w:r w:rsidRPr="61B555FC">
        <w:rPr>
          <w:rFonts w:eastAsia="Times New Roman" w:cs="Times New Roman"/>
          <w:b/>
          <w:bCs/>
          <w:color w:val="000000" w:themeColor="text1"/>
        </w:rPr>
        <w:t xml:space="preserve">Incompleto: </w:t>
      </w:r>
      <w:r w:rsidRPr="61B555FC">
        <w:rPr>
          <w:rFonts w:eastAsia="Times New Roman" w:cs="Times New Roman"/>
          <w:color w:val="000000" w:themeColor="text1"/>
        </w:rPr>
        <w:t>Indicador aplicable a un cliente B2C provisional. No reemplaza el estado Activo o Inactivo, sino que expresa que la formalización del registro aún no está completa.</w:t>
      </w:r>
    </w:p>
    <w:p w14:paraId="6D6A82D7" w14:textId="7E35FA72" w:rsidR="00A42831" w:rsidRDefault="61B555FC" w:rsidP="61B555FC">
      <w:pPr>
        <w:spacing w:after="120" w:line="360" w:lineRule="auto"/>
        <w:jc w:val="both"/>
      </w:pPr>
      <w:r w:rsidRPr="61B555FC">
        <w:rPr>
          <w:rFonts w:eastAsia="Times New Roman" w:cs="Times New Roman"/>
          <w:b/>
          <w:bCs/>
          <w:color w:val="000000" w:themeColor="text1"/>
        </w:rPr>
        <w:t xml:space="preserve">Cotización: </w:t>
      </w:r>
      <w:r w:rsidRPr="61B555FC">
        <w:rPr>
          <w:rFonts w:eastAsia="Times New Roman" w:cs="Times New Roman"/>
          <w:color w:val="000000" w:themeColor="text1"/>
        </w:rPr>
        <w:t>Documento comercial en el que se construyen y ofrecen las condiciones de una operación, incluyendo cliente, productos, especificaciones, costos, precio, vigencia, moneda, tratamiento tributario y descuentos cuando correspondan.</w:t>
      </w:r>
    </w:p>
    <w:p w14:paraId="783646F0" w14:textId="0C852088" w:rsidR="00A42831" w:rsidRDefault="61B555FC" w:rsidP="61B555FC">
      <w:pPr>
        <w:spacing w:after="120" w:line="360" w:lineRule="auto"/>
        <w:jc w:val="both"/>
      </w:pPr>
      <w:r w:rsidRPr="61B555FC">
        <w:rPr>
          <w:rFonts w:eastAsia="Times New Roman" w:cs="Times New Roman"/>
          <w:b/>
          <w:bCs/>
          <w:color w:val="000000" w:themeColor="text1"/>
        </w:rPr>
        <w:t xml:space="preserve">Cotización en Borrador: </w:t>
      </w:r>
      <w:r w:rsidRPr="61B555FC">
        <w:rPr>
          <w:rFonts w:eastAsia="Times New Roman" w:cs="Times New Roman"/>
          <w:color w:val="000000" w:themeColor="text1"/>
        </w:rPr>
        <w:t>Cotización aún no emitida que conserva un cliente asociado y puede continuar editándose, retomarse o descartarse.</w:t>
      </w:r>
    </w:p>
    <w:p w14:paraId="4A9E685B" w14:textId="2E30D6EE" w:rsidR="00A42831" w:rsidRDefault="61B555FC" w:rsidP="61B555FC">
      <w:pPr>
        <w:spacing w:after="120" w:line="360" w:lineRule="auto"/>
        <w:jc w:val="both"/>
      </w:pPr>
      <w:r w:rsidRPr="61B555FC">
        <w:rPr>
          <w:rFonts w:eastAsia="Times New Roman" w:cs="Times New Roman"/>
          <w:b/>
          <w:bCs/>
          <w:color w:val="000000" w:themeColor="text1"/>
        </w:rPr>
        <w:t xml:space="preserve">Cotización Emitida: </w:t>
      </w:r>
      <w:r w:rsidRPr="61B555FC">
        <w:rPr>
          <w:rFonts w:eastAsia="Times New Roman" w:cs="Times New Roman"/>
          <w:color w:val="000000" w:themeColor="text1"/>
        </w:rPr>
        <w:t>Cotización completa y validada que ya fue emitida y se encuentra disponible para el proceso de aceptación. La emisión no equivale a aprobación comercial.</w:t>
      </w:r>
    </w:p>
    <w:p w14:paraId="435AA2D2" w14:textId="7DC6931F" w:rsidR="00A42831" w:rsidRDefault="61B555FC" w:rsidP="61B555FC">
      <w:pPr>
        <w:spacing w:after="120" w:line="360" w:lineRule="auto"/>
        <w:jc w:val="both"/>
      </w:pPr>
      <w:r w:rsidRPr="61B555FC">
        <w:rPr>
          <w:rFonts w:eastAsia="Times New Roman" w:cs="Times New Roman"/>
          <w:b/>
          <w:bCs/>
          <w:color w:val="000000" w:themeColor="text1"/>
        </w:rPr>
        <w:t xml:space="preserve">Cotización Aprobada: </w:t>
      </w:r>
      <w:r w:rsidRPr="61B555FC">
        <w:rPr>
          <w:rFonts w:eastAsia="Times New Roman" w:cs="Times New Roman"/>
          <w:color w:val="000000" w:themeColor="text1"/>
        </w:rPr>
        <w:t>Cotización cuya aceptación comercial se completó conforme al flujo aplicable al tipo de cliente y que dio origen a la venta correspondiente.</w:t>
      </w:r>
    </w:p>
    <w:p w14:paraId="036B9A67" w14:textId="76503E81" w:rsidR="00A42831" w:rsidRDefault="61B555FC" w:rsidP="61B555FC">
      <w:pPr>
        <w:spacing w:after="120" w:line="360" w:lineRule="auto"/>
        <w:jc w:val="both"/>
      </w:pPr>
      <w:r w:rsidRPr="61B555FC">
        <w:rPr>
          <w:rFonts w:eastAsia="Times New Roman" w:cs="Times New Roman"/>
          <w:b/>
          <w:bCs/>
          <w:color w:val="000000" w:themeColor="text1"/>
        </w:rPr>
        <w:t xml:space="preserve">Nota de Venta: </w:t>
      </w:r>
      <w:r w:rsidRPr="61B555FC">
        <w:rPr>
          <w:rFonts w:eastAsia="Times New Roman" w:cs="Times New Roman"/>
          <w:color w:val="000000" w:themeColor="text1"/>
        </w:rPr>
        <w:t>Registro comercial que consolida una venta y mantiene las condiciones económicas y documentales aplicables. Puede originarse desde una Cotización aceptada o crearse como Nota de Venta directa para conceptos cobrables posteriores o independientes.</w:t>
      </w:r>
    </w:p>
    <w:p w14:paraId="3159A1D1" w14:textId="564419A6" w:rsidR="00A42831" w:rsidRDefault="61B555FC" w:rsidP="61B555FC">
      <w:pPr>
        <w:spacing w:after="120" w:line="360" w:lineRule="auto"/>
        <w:jc w:val="both"/>
      </w:pPr>
      <w:r w:rsidRPr="61B555FC">
        <w:rPr>
          <w:rFonts w:eastAsia="Times New Roman" w:cs="Times New Roman"/>
          <w:b/>
          <w:bCs/>
          <w:color w:val="000000" w:themeColor="text1"/>
        </w:rPr>
        <w:t xml:space="preserve">Nota de Venta directa: </w:t>
      </w:r>
      <w:r w:rsidRPr="61B555FC">
        <w:rPr>
          <w:rFonts w:eastAsia="Times New Roman" w:cs="Times New Roman"/>
          <w:color w:val="000000" w:themeColor="text1"/>
        </w:rPr>
        <w:t>Nota de Venta creada para productos adicionales, servicios, reparaciones, trabajos posteriores u otros conceptos cobrables que no deben incorporarse mediante modificación de una venta ya registrada.</w:t>
      </w:r>
    </w:p>
    <w:p w14:paraId="6686955D" w14:textId="4644ED5F" w:rsidR="00A42831" w:rsidRDefault="61B555FC" w:rsidP="61B555FC">
      <w:pPr>
        <w:spacing w:after="120" w:line="360" w:lineRule="auto"/>
        <w:jc w:val="both"/>
      </w:pPr>
      <w:r w:rsidRPr="61B555FC">
        <w:rPr>
          <w:rFonts w:eastAsia="Times New Roman" w:cs="Times New Roman"/>
          <w:b/>
          <w:bCs/>
          <w:color w:val="000000" w:themeColor="text1"/>
        </w:rPr>
        <w:t xml:space="preserve">Orden de Compra del cliente: </w:t>
      </w:r>
      <w:r w:rsidRPr="61B555FC">
        <w:rPr>
          <w:rFonts w:eastAsia="Times New Roman" w:cs="Times New Roman"/>
          <w:color w:val="000000" w:themeColor="text1"/>
        </w:rPr>
        <w:t>Antecedente comercial utilizado para registrar la aceptación de una Cotización B2B cuando cumple las validaciones aplicables.</w:t>
      </w:r>
    </w:p>
    <w:p w14:paraId="09B2AC16" w14:textId="60191F4B" w:rsidR="00A42831" w:rsidRDefault="61B555FC" w:rsidP="61B555FC">
      <w:pPr>
        <w:spacing w:after="120" w:line="360" w:lineRule="auto"/>
        <w:jc w:val="both"/>
      </w:pPr>
      <w:r w:rsidRPr="61B555FC">
        <w:rPr>
          <w:rFonts w:eastAsia="Times New Roman" w:cs="Times New Roman"/>
          <w:b/>
          <w:bCs/>
          <w:color w:val="000000" w:themeColor="text1"/>
        </w:rPr>
        <w:t xml:space="preserve">Guía de Despacho: </w:t>
      </w:r>
      <w:r w:rsidRPr="61B555FC">
        <w:rPr>
          <w:rFonts w:eastAsia="Times New Roman" w:cs="Times New Roman"/>
          <w:color w:val="000000" w:themeColor="text1"/>
        </w:rPr>
        <w:t>Documento asociado a una Nota de Venta para respaldar el traslado correspondiente a la operación. Se genera y modifica conforme al estado que permita la operación.</w:t>
      </w:r>
    </w:p>
    <w:p w14:paraId="4F0C257E" w14:textId="6C40A6EF" w:rsidR="00A42831" w:rsidRDefault="61B555FC" w:rsidP="61B555FC">
      <w:pPr>
        <w:spacing w:after="120" w:line="360" w:lineRule="auto"/>
        <w:jc w:val="both"/>
      </w:pPr>
      <w:r w:rsidRPr="61B555FC">
        <w:rPr>
          <w:rFonts w:eastAsia="Times New Roman" w:cs="Times New Roman"/>
          <w:b/>
          <w:bCs/>
          <w:color w:val="000000" w:themeColor="text1"/>
        </w:rPr>
        <w:t xml:space="preserve">Documento tributario de venta: </w:t>
      </w:r>
      <w:r w:rsidRPr="61B555FC">
        <w:rPr>
          <w:rFonts w:eastAsia="Times New Roman" w:cs="Times New Roman"/>
          <w:color w:val="000000" w:themeColor="text1"/>
        </w:rPr>
        <w:t>Documento emitido externamente, como Factura, Boleta u otro tipo aplicable, cuyos antecedentes se registran en el sistema y se asocian a una o más Notas de Venta cuando corresponda.</w:t>
      </w:r>
    </w:p>
    <w:p w14:paraId="28881E76" w14:textId="5A19CAC4" w:rsidR="00A42831" w:rsidRDefault="61B555FC" w:rsidP="61B555FC">
      <w:pPr>
        <w:spacing w:after="120" w:line="360" w:lineRule="auto"/>
        <w:jc w:val="both"/>
      </w:pPr>
      <w:r w:rsidRPr="61B555FC">
        <w:rPr>
          <w:rFonts w:eastAsia="Times New Roman" w:cs="Times New Roman"/>
          <w:b/>
          <w:bCs/>
          <w:color w:val="000000" w:themeColor="text1"/>
        </w:rPr>
        <w:t xml:space="preserve">Monto original: </w:t>
      </w:r>
      <w:r w:rsidRPr="61B555FC">
        <w:rPr>
          <w:rFonts w:eastAsia="Times New Roman" w:cs="Times New Roman"/>
          <w:color w:val="000000" w:themeColor="text1"/>
        </w:rPr>
        <w:t>Valor histórico con el cual quedó registrada una Nota de Venta antes de cualquier reversión comercial posterior. Se conserva como antecedente y no se reemplaza por el monto reducido.</w:t>
      </w:r>
    </w:p>
    <w:p w14:paraId="3301D9BB" w14:textId="68953277" w:rsidR="00A42831" w:rsidRDefault="61B555FC" w:rsidP="61B555FC">
      <w:pPr>
        <w:spacing w:after="120" w:line="360" w:lineRule="auto"/>
        <w:jc w:val="both"/>
      </w:pPr>
      <w:r w:rsidRPr="61B555FC">
        <w:rPr>
          <w:rFonts w:eastAsia="Times New Roman" w:cs="Times New Roman"/>
          <w:b/>
          <w:bCs/>
          <w:color w:val="000000" w:themeColor="text1"/>
        </w:rPr>
        <w:t xml:space="preserve">Monto comercial vigente: </w:t>
      </w:r>
      <w:r w:rsidRPr="61B555FC">
        <w:rPr>
          <w:rFonts w:eastAsia="Times New Roman" w:cs="Times New Roman"/>
          <w:color w:val="000000" w:themeColor="text1"/>
        </w:rPr>
        <w:t>Valor actualmente exigible de una Nota de Venta después de considerar las reversiones comerciales que mantienen efecto.</w:t>
      </w:r>
    </w:p>
    <w:p w14:paraId="088B47D6" w14:textId="3F8E2CE7" w:rsidR="00A42831" w:rsidRDefault="61B555FC" w:rsidP="61B555FC">
      <w:pPr>
        <w:spacing w:after="120" w:line="360" w:lineRule="auto"/>
        <w:jc w:val="both"/>
      </w:pPr>
      <w:r w:rsidRPr="61B555FC">
        <w:rPr>
          <w:rFonts w:eastAsia="Times New Roman" w:cs="Times New Roman"/>
          <w:b/>
          <w:bCs/>
          <w:color w:val="000000" w:themeColor="text1"/>
        </w:rPr>
        <w:t xml:space="preserve">Saldo pendiente de Nota de Venta: </w:t>
      </w:r>
      <w:r w:rsidRPr="61B555FC">
        <w:rPr>
          <w:rFonts w:eastAsia="Times New Roman" w:cs="Times New Roman"/>
          <w:color w:val="000000" w:themeColor="text1"/>
        </w:rPr>
        <w:t>Monto que permanece por cobrar en una Nota de Venta luego de considerar su monto comercial vigente y los pagos de cliente que mantienen efecto financiero.</w:t>
      </w:r>
    </w:p>
    <w:p w14:paraId="11C390A1" w14:textId="0C29FE85" w:rsidR="00A42831" w:rsidRDefault="61B555FC" w:rsidP="61B555FC">
      <w:pPr>
        <w:spacing w:after="120" w:line="360" w:lineRule="auto"/>
        <w:jc w:val="both"/>
      </w:pPr>
      <w:r w:rsidRPr="61B555FC">
        <w:rPr>
          <w:rFonts w:eastAsia="Times New Roman" w:cs="Times New Roman"/>
          <w:b/>
          <w:bCs/>
          <w:color w:val="000000" w:themeColor="text1"/>
        </w:rPr>
        <w:t xml:space="preserve">Saldo a favor del cliente: </w:t>
      </w:r>
      <w:r w:rsidRPr="61B555FC">
        <w:rPr>
          <w:rFonts w:eastAsia="Times New Roman" w:cs="Times New Roman"/>
          <w:color w:val="000000" w:themeColor="text1"/>
        </w:rPr>
        <w:t>Excedente registrado a nombre de un cliente cuando una reversión comercial deja pagos efectivos por sobre el monto comercial vigente y se elige conservar ese excedente para una operación futura.</w:t>
      </w:r>
    </w:p>
    <w:p w14:paraId="6F88E85A" w14:textId="4F26C23B" w:rsidR="00A42831" w:rsidRDefault="61B555FC" w:rsidP="61B555FC">
      <w:pPr>
        <w:spacing w:after="120" w:line="360" w:lineRule="auto"/>
        <w:jc w:val="both"/>
      </w:pPr>
      <w:r w:rsidRPr="61B555FC">
        <w:rPr>
          <w:rFonts w:eastAsia="Times New Roman" w:cs="Times New Roman"/>
          <w:b/>
          <w:bCs/>
          <w:color w:val="000000" w:themeColor="text1"/>
        </w:rPr>
        <w:t xml:space="preserve">Pago de cliente: </w:t>
      </w:r>
      <w:r w:rsidRPr="61B555FC">
        <w:rPr>
          <w:rFonts w:eastAsia="Times New Roman" w:cs="Times New Roman"/>
          <w:color w:val="000000" w:themeColor="text1"/>
        </w:rPr>
        <w:t>Registro individual de un ingreso de dinero asociado a un único cliente y a una única Nota de Venta elegible. Incluye su monto, fecha, categoría, medio, documento tributario de venta y antecedentes adicionales aplicables.</w:t>
      </w:r>
    </w:p>
    <w:p w14:paraId="44664557" w14:textId="2385F705" w:rsidR="00A42831" w:rsidRDefault="61B555FC" w:rsidP="61B555FC">
      <w:pPr>
        <w:spacing w:after="120" w:line="360" w:lineRule="auto"/>
        <w:jc w:val="both"/>
      </w:pPr>
      <w:r w:rsidRPr="61B555FC">
        <w:rPr>
          <w:rFonts w:eastAsia="Times New Roman" w:cs="Times New Roman"/>
          <w:b/>
          <w:bCs/>
          <w:color w:val="000000" w:themeColor="text1"/>
        </w:rPr>
        <w:t xml:space="preserve">Anticipo de cliente: </w:t>
      </w:r>
      <w:r w:rsidRPr="61B555FC">
        <w:rPr>
          <w:rFonts w:eastAsia="Times New Roman" w:cs="Times New Roman"/>
          <w:color w:val="000000" w:themeColor="text1"/>
        </w:rPr>
        <w:t>Categoría de pago de cliente sugerida para el primer pago con efecto cuando la operación todavía mantiene saldo pendiente.</w:t>
      </w:r>
    </w:p>
    <w:p w14:paraId="62C001D5" w14:textId="4F68CDCE" w:rsidR="00A42831" w:rsidRDefault="61B555FC" w:rsidP="61B555FC">
      <w:pPr>
        <w:spacing w:after="120" w:line="360" w:lineRule="auto"/>
        <w:jc w:val="both"/>
      </w:pPr>
      <w:r w:rsidRPr="61B555FC">
        <w:rPr>
          <w:rFonts w:eastAsia="Times New Roman" w:cs="Times New Roman"/>
          <w:b/>
          <w:bCs/>
          <w:color w:val="000000" w:themeColor="text1"/>
        </w:rPr>
        <w:t xml:space="preserve">Abono parcial: </w:t>
      </w:r>
      <w:r w:rsidRPr="61B555FC">
        <w:rPr>
          <w:rFonts w:eastAsia="Times New Roman" w:cs="Times New Roman"/>
          <w:color w:val="000000" w:themeColor="text1"/>
        </w:rPr>
        <w:t>Categoría de pago sugerida para pagos parciales posteriores al primero, mientras la Nota de Venta conserva saldo pendiente.</w:t>
      </w:r>
    </w:p>
    <w:p w14:paraId="65F14EE7" w14:textId="2B148213" w:rsidR="00A42831" w:rsidRDefault="61B555FC" w:rsidP="61B555FC">
      <w:pPr>
        <w:spacing w:after="120" w:line="360" w:lineRule="auto"/>
        <w:jc w:val="both"/>
      </w:pPr>
      <w:r w:rsidRPr="61B555FC">
        <w:rPr>
          <w:rFonts w:eastAsia="Times New Roman" w:cs="Times New Roman"/>
          <w:b/>
          <w:bCs/>
          <w:color w:val="000000" w:themeColor="text1"/>
        </w:rPr>
        <w:t xml:space="preserve">Pago final: </w:t>
      </w:r>
      <w:r w:rsidRPr="61B555FC">
        <w:rPr>
          <w:rFonts w:eastAsia="Times New Roman" w:cs="Times New Roman"/>
          <w:color w:val="000000" w:themeColor="text1"/>
        </w:rPr>
        <w:t>Categoría de pago sugerida cuando el pago deja el saldo pendiente en cero, incluso si corresponde al primer y único pago de la Nota de Venta.</w:t>
      </w:r>
    </w:p>
    <w:p w14:paraId="61BC3D65" w14:textId="77502019" w:rsidR="00A42831" w:rsidRDefault="61B555FC" w:rsidP="61B555FC">
      <w:pPr>
        <w:spacing w:after="120" w:line="360" w:lineRule="auto"/>
        <w:jc w:val="both"/>
      </w:pPr>
      <w:r w:rsidRPr="61B555FC">
        <w:rPr>
          <w:rFonts w:eastAsia="Times New Roman" w:cs="Times New Roman"/>
          <w:b/>
          <w:bCs/>
          <w:color w:val="000000" w:themeColor="text1"/>
        </w:rPr>
        <w:t xml:space="preserve">Anulación de Nota de Venta: </w:t>
      </w:r>
      <w:r w:rsidRPr="61B555FC">
        <w:rPr>
          <w:rFonts w:eastAsia="Times New Roman" w:cs="Times New Roman"/>
          <w:color w:val="000000" w:themeColor="text1"/>
        </w:rPr>
        <w:t>Cancelación de una Nota de Venta sin pagos asociados. Conserva los antecedentes históricos y la trazabilidad de la operación.</w:t>
      </w:r>
    </w:p>
    <w:p w14:paraId="59ABE0E0" w14:textId="31681B32" w:rsidR="00A42831" w:rsidRDefault="61B555FC" w:rsidP="61B555FC">
      <w:pPr>
        <w:spacing w:after="120" w:line="360" w:lineRule="auto"/>
        <w:jc w:val="both"/>
      </w:pPr>
      <w:r w:rsidRPr="61B555FC">
        <w:rPr>
          <w:rFonts w:eastAsia="Times New Roman" w:cs="Times New Roman"/>
          <w:b/>
          <w:bCs/>
          <w:color w:val="000000" w:themeColor="text1"/>
        </w:rPr>
        <w:t xml:space="preserve">Reversión comercial: </w:t>
      </w:r>
      <w:r w:rsidRPr="61B555FC">
        <w:rPr>
          <w:rFonts w:eastAsia="Times New Roman" w:cs="Times New Roman"/>
          <w:color w:val="000000" w:themeColor="text1"/>
        </w:rPr>
        <w:t>Reducción total o parcial de los efectos comerciales de una Nota de Venta que ya posee pagos asociados. Conserva el monto original y redefine el monto comercial vigente.</w:t>
      </w:r>
    </w:p>
    <w:p w14:paraId="7AA7BEBF" w14:textId="3F9DF80F" w:rsidR="00A42831" w:rsidRDefault="61B555FC" w:rsidP="61B555FC">
      <w:pPr>
        <w:spacing w:after="120" w:line="360" w:lineRule="auto"/>
        <w:jc w:val="both"/>
      </w:pPr>
      <w:r w:rsidRPr="61B555FC">
        <w:rPr>
          <w:rFonts w:eastAsia="Times New Roman" w:cs="Times New Roman"/>
          <w:b/>
          <w:bCs/>
          <w:color w:val="000000" w:themeColor="text1"/>
        </w:rPr>
        <w:t xml:space="preserve">Anulación de pago de cliente: </w:t>
      </w:r>
      <w:r w:rsidRPr="61B555FC">
        <w:rPr>
          <w:rFonts w:eastAsia="Times New Roman" w:cs="Times New Roman"/>
          <w:color w:val="000000" w:themeColor="text1"/>
        </w:rPr>
        <w:t>Corrección de un registro de pago de cliente ingresado incorrectamente cuando no existe devolución real de dinero. El registro original se conserva y deja de producir efecto financiero.</w:t>
      </w:r>
    </w:p>
    <w:p w14:paraId="66147DDD" w14:textId="33444A4D" w:rsidR="00A42831" w:rsidRDefault="61B555FC" w:rsidP="61B555FC">
      <w:pPr>
        <w:spacing w:after="120" w:line="360" w:lineRule="auto"/>
        <w:jc w:val="both"/>
      </w:pPr>
      <w:r w:rsidRPr="61B555FC">
        <w:rPr>
          <w:rFonts w:eastAsia="Times New Roman" w:cs="Times New Roman"/>
          <w:b/>
          <w:bCs/>
          <w:color w:val="000000" w:themeColor="text1"/>
        </w:rPr>
        <w:t xml:space="preserve">Reversión de pago de cliente: </w:t>
      </w:r>
      <w:r w:rsidRPr="61B555FC">
        <w:rPr>
          <w:rFonts w:eastAsia="Times New Roman" w:cs="Times New Roman"/>
          <w:color w:val="000000" w:themeColor="text1"/>
        </w:rPr>
        <w:t>Devolución real total o parcial de un pago de cliente válido. Conserva el pago original y modifica sus efectos financieros conforme al monto revertido.</w:t>
      </w:r>
    </w:p>
    <w:p w14:paraId="0B06506E" w14:textId="1F3C73D4" w:rsidR="00A42831" w:rsidRDefault="61B555FC" w:rsidP="61B555FC">
      <w:pPr>
        <w:spacing w:after="120" w:line="360" w:lineRule="auto"/>
        <w:jc w:val="both"/>
      </w:pPr>
      <w:r w:rsidRPr="61B555FC">
        <w:rPr>
          <w:rFonts w:eastAsia="Times New Roman" w:cs="Times New Roman"/>
          <w:b/>
          <w:bCs/>
          <w:color w:val="000000" w:themeColor="text1"/>
        </w:rPr>
        <w:t xml:space="preserve">Conciliación de pago de cliente: </w:t>
      </w:r>
      <w:r w:rsidRPr="61B555FC">
        <w:rPr>
          <w:rFonts w:eastAsia="Times New Roman" w:cs="Times New Roman"/>
          <w:color w:val="000000" w:themeColor="text1"/>
        </w:rPr>
        <w:t>Control interno que verifica un pago de cliente registrado contra la evidencia aplicable a su medio de pago. La conciliación no modifica por sí sola el saldo pendiente, el estado de pago ni la morosidad.</w:t>
      </w:r>
    </w:p>
    <w:p w14:paraId="532DFAFA" w14:textId="1D3C440B" w:rsidR="00A42831" w:rsidRDefault="61B555FC" w:rsidP="61B555FC">
      <w:pPr>
        <w:spacing w:after="120" w:line="360" w:lineRule="auto"/>
        <w:jc w:val="both"/>
      </w:pPr>
      <w:r w:rsidRPr="61B555FC">
        <w:rPr>
          <w:rFonts w:eastAsia="Times New Roman" w:cs="Times New Roman"/>
          <w:b/>
          <w:bCs/>
          <w:color w:val="000000" w:themeColor="text1"/>
        </w:rPr>
        <w:t xml:space="preserve">Fecha final de vencimiento: </w:t>
      </w:r>
      <w:r w:rsidRPr="61B555FC">
        <w:rPr>
          <w:rFonts w:eastAsia="Times New Roman" w:cs="Times New Roman"/>
          <w:color w:val="000000" w:themeColor="text1"/>
        </w:rPr>
        <w:t>Fecha única utilizada por una Nota de Venta para determinar deuda vigente, condición Por vencer y morosidad. Los hitos intermedios de cobro no generan vencimientos morosos independientes.</w:t>
      </w:r>
    </w:p>
    <w:p w14:paraId="48DE4F5C" w14:textId="64EFAE52" w:rsidR="00A42831" w:rsidRDefault="61B555FC" w:rsidP="61B555FC">
      <w:pPr>
        <w:spacing w:after="120" w:line="360" w:lineRule="auto"/>
        <w:jc w:val="both"/>
      </w:pPr>
      <w:r w:rsidRPr="61B555FC">
        <w:rPr>
          <w:rFonts w:eastAsia="Times New Roman" w:cs="Times New Roman"/>
          <w:b/>
          <w:bCs/>
          <w:color w:val="000000" w:themeColor="text1"/>
        </w:rPr>
        <w:t xml:space="preserve">Por vencer de Nota de Venta: </w:t>
      </w:r>
      <w:r w:rsidRPr="61B555FC">
        <w:rPr>
          <w:rFonts w:eastAsia="Times New Roman" w:cs="Times New Roman"/>
          <w:color w:val="000000" w:themeColor="text1"/>
        </w:rPr>
        <w:t>Condición de una Nota de Venta con saldo pendiente que se encuentra dentro del umbral de días hábiles anterior a su fecha final de vencimiento.</w:t>
      </w:r>
    </w:p>
    <w:p w14:paraId="06B4B566" w14:textId="329DA284" w:rsidR="00A42831" w:rsidRDefault="61B555FC" w:rsidP="61B555FC">
      <w:pPr>
        <w:spacing w:after="120" w:line="360" w:lineRule="auto"/>
        <w:jc w:val="both"/>
      </w:pPr>
      <w:r w:rsidRPr="61B555FC">
        <w:rPr>
          <w:rFonts w:eastAsia="Times New Roman" w:cs="Times New Roman"/>
          <w:b/>
          <w:bCs/>
          <w:color w:val="000000" w:themeColor="text1"/>
        </w:rPr>
        <w:t xml:space="preserve">Morosidad: </w:t>
      </w:r>
      <w:r w:rsidRPr="61B555FC">
        <w:rPr>
          <w:rFonts w:eastAsia="Times New Roman" w:cs="Times New Roman"/>
          <w:color w:val="000000" w:themeColor="text1"/>
        </w:rPr>
        <w:t>Condición que se produce cuando la fecha final de vencimiento de una Nota de Venta ya transcurrió y su saldo pendiente continúa siendo mayor que cero.</w:t>
      </w:r>
    </w:p>
    <w:p w14:paraId="06588C0C" w14:textId="6904273B" w:rsidR="00A42831" w:rsidRDefault="61B555FC" w:rsidP="61B555FC">
      <w:pPr>
        <w:spacing w:after="120" w:line="360" w:lineRule="auto"/>
        <w:jc w:val="both"/>
      </w:pPr>
      <w:r w:rsidRPr="61B555FC">
        <w:rPr>
          <w:rFonts w:eastAsia="Times New Roman" w:cs="Times New Roman"/>
          <w:b/>
          <w:bCs/>
          <w:color w:val="000000" w:themeColor="text1"/>
        </w:rPr>
        <w:t xml:space="preserve">Condición de cobro: </w:t>
      </w:r>
      <w:r w:rsidRPr="61B555FC">
        <w:rPr>
          <w:rFonts w:eastAsia="Times New Roman" w:cs="Times New Roman"/>
          <w:color w:val="000000" w:themeColor="text1"/>
        </w:rPr>
        <w:t>Regla comercial que puede utilizar montos, proporciones, eventos, antecedentes o plazos para habilitar cobros o hacer seguimiento de una operación. No constituye por sí misma una obligación morosa independiente.</w:t>
      </w:r>
    </w:p>
    <w:p w14:paraId="340C15CA" w14:textId="30D4216A" w:rsidR="00A42831" w:rsidRDefault="61B555FC" w:rsidP="61B555FC">
      <w:pPr>
        <w:spacing w:after="120" w:line="360" w:lineRule="auto"/>
        <w:jc w:val="both"/>
      </w:pPr>
      <w:r w:rsidRPr="61B555FC">
        <w:rPr>
          <w:rFonts w:eastAsia="Times New Roman" w:cs="Times New Roman"/>
          <w:b/>
          <w:bCs/>
          <w:color w:val="000000" w:themeColor="text1"/>
        </w:rPr>
        <w:t xml:space="preserve">Usuario: </w:t>
      </w:r>
      <w:r w:rsidRPr="61B555FC">
        <w:rPr>
          <w:rFonts w:eastAsia="Times New Roman" w:cs="Times New Roman"/>
          <w:color w:val="000000" w:themeColor="text1"/>
        </w:rPr>
        <w:t>Cuenta individual de acceso al sistema, con identidad, estado, configuración de acceso e historial propios.</w:t>
      </w:r>
    </w:p>
    <w:p w14:paraId="3C0F2863" w14:textId="6C62BCFB" w:rsidR="00A42831" w:rsidRDefault="61B555FC" w:rsidP="61B555FC">
      <w:pPr>
        <w:spacing w:after="120" w:line="360" w:lineRule="auto"/>
        <w:jc w:val="both"/>
      </w:pPr>
      <w:r w:rsidRPr="61B555FC">
        <w:rPr>
          <w:rFonts w:eastAsia="Times New Roman" w:cs="Times New Roman"/>
          <w:b/>
          <w:bCs/>
          <w:color w:val="000000" w:themeColor="text1"/>
        </w:rPr>
        <w:t xml:space="preserve">Empleado: </w:t>
      </w:r>
      <w:r w:rsidRPr="61B555FC">
        <w:rPr>
          <w:rFonts w:eastAsia="Times New Roman" w:cs="Times New Roman"/>
          <w:color w:val="000000" w:themeColor="text1"/>
        </w:rPr>
        <w:t xml:space="preserve">Trabajador dependiente registrado en el dominio laboral y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Puede existir, ser calculado y recibir remuneraciones sin una cuenta de Usuario. Una cuenta ordinaria de Usuario requiere un Empleado asociado y un Empleado admite como máximo una cuenta ordinaria.</w:t>
      </w:r>
    </w:p>
    <w:p w14:paraId="30DE7BEF" w14:textId="6E2DBBF7" w:rsidR="00A42831" w:rsidRDefault="61B555FC" w:rsidP="61B555FC">
      <w:pPr>
        <w:spacing w:after="120" w:line="360" w:lineRule="auto"/>
        <w:jc w:val="both"/>
      </w:pPr>
      <w:r w:rsidRPr="61B555FC">
        <w:rPr>
          <w:rFonts w:eastAsia="Times New Roman" w:cs="Times New Roman"/>
          <w:b/>
          <w:bCs/>
          <w:color w:val="000000" w:themeColor="text1"/>
        </w:rPr>
        <w:t xml:space="preserve">Configuración base: </w:t>
      </w:r>
      <w:r w:rsidRPr="61B555FC">
        <w:rPr>
          <w:rFonts w:eastAsia="Times New Roman" w:cs="Times New Roman"/>
          <w:color w:val="000000" w:themeColor="text1"/>
        </w:rPr>
        <w:t>Conjunto fijo de accesos asociado a una de las configuraciones Gerencia, Secretaría o Contador. Cada Usuario mantiene una sola configuración base a la vez.</w:t>
      </w:r>
    </w:p>
    <w:p w14:paraId="135CE173" w14:textId="10586CE9" w:rsidR="00A42831" w:rsidRDefault="61B555FC" w:rsidP="61B555FC">
      <w:pPr>
        <w:spacing w:after="120" w:line="360" w:lineRule="auto"/>
        <w:jc w:val="both"/>
      </w:pPr>
      <w:r w:rsidRPr="61B555FC">
        <w:rPr>
          <w:rFonts w:eastAsia="Times New Roman" w:cs="Times New Roman"/>
          <w:b/>
          <w:bCs/>
          <w:color w:val="000000" w:themeColor="text1"/>
        </w:rPr>
        <w:t xml:space="preserve">Configuración particular: </w:t>
      </w:r>
      <w:r w:rsidRPr="61B555FC">
        <w:rPr>
          <w:rFonts w:eastAsia="Times New Roman" w:cs="Times New Roman"/>
          <w:color w:val="000000" w:themeColor="text1"/>
        </w:rPr>
        <w:t xml:space="preserve">Condición interna de una cuenta que admite permisos individualizados. Puede identificarse como </w:t>
      </w:r>
      <w:proofErr w:type="spellStart"/>
      <w:r w:rsidRPr="61B555FC">
        <w:rPr>
          <w:rFonts w:eastAsia="Times New Roman" w:cs="Times New Roman"/>
          <w:color w:val="000000" w:themeColor="text1"/>
        </w:rPr>
        <w:t>Custom</w:t>
      </w:r>
      <w:proofErr w:type="spellEnd"/>
      <w:r w:rsidRPr="61B555FC">
        <w:rPr>
          <w:rFonts w:eastAsia="Times New Roman" w:cs="Times New Roman"/>
          <w:color w:val="000000" w:themeColor="text1"/>
        </w:rPr>
        <w:t>, pero no constituye un perfil reutilizable ni un actor documental.</w:t>
      </w:r>
    </w:p>
    <w:p w14:paraId="0B136D1F" w14:textId="376C6C08" w:rsidR="00A42831" w:rsidRDefault="61B555FC" w:rsidP="61B555FC">
      <w:pPr>
        <w:spacing w:after="120" w:line="360" w:lineRule="auto"/>
        <w:jc w:val="both"/>
      </w:pPr>
      <w:r w:rsidRPr="61B555FC">
        <w:rPr>
          <w:rFonts w:eastAsia="Times New Roman" w:cs="Times New Roman"/>
          <w:b/>
          <w:bCs/>
          <w:color w:val="000000" w:themeColor="text1"/>
        </w:rPr>
        <w:t xml:space="preserve">Permiso: </w:t>
      </w:r>
      <w:r w:rsidRPr="61B555FC">
        <w:rPr>
          <w:rFonts w:eastAsia="Times New Roman" w:cs="Times New Roman"/>
          <w:color w:val="000000" w:themeColor="text1"/>
        </w:rPr>
        <w:t>Autorización asociada a una funcionalidad real del sistema. Puede estar sujeta a dependencias con otros permisos y a restricciones sobre información sensible.</w:t>
      </w:r>
    </w:p>
    <w:p w14:paraId="74011079" w14:textId="7A1EB400" w:rsidR="00A42831" w:rsidRDefault="61B555FC" w:rsidP="61B555FC">
      <w:pPr>
        <w:spacing w:after="120" w:line="360" w:lineRule="auto"/>
        <w:jc w:val="both"/>
      </w:pPr>
      <w:r w:rsidRPr="61B555FC">
        <w:rPr>
          <w:rFonts w:eastAsia="Times New Roman" w:cs="Times New Roman"/>
          <w:b/>
          <w:bCs/>
          <w:color w:val="000000" w:themeColor="text1"/>
        </w:rPr>
        <w:t xml:space="preserve">Administrador: </w:t>
      </w:r>
      <w:r w:rsidRPr="61B555FC">
        <w:rPr>
          <w:rFonts w:eastAsia="Times New Roman" w:cs="Times New Roman"/>
          <w:color w:val="000000" w:themeColor="text1"/>
        </w:rPr>
        <w:t>Rol adicional que sólo puede asignarse a cuentas con configuración base Gerencia. No constituye una configuración base independiente ni un actor documental.</w:t>
      </w:r>
    </w:p>
    <w:p w14:paraId="03360630" w14:textId="34A76304" w:rsidR="00A42831" w:rsidRDefault="61B555FC" w:rsidP="61B555FC">
      <w:pPr>
        <w:spacing w:after="120" w:line="360" w:lineRule="auto"/>
        <w:jc w:val="both"/>
      </w:pPr>
      <w:r w:rsidRPr="61B555FC">
        <w:rPr>
          <w:rFonts w:eastAsia="Times New Roman" w:cs="Times New Roman"/>
          <w:b/>
          <w:bCs/>
          <w:color w:val="000000" w:themeColor="text1"/>
        </w:rPr>
        <w:t xml:space="preserve">Sesión: </w:t>
      </w:r>
      <w:r w:rsidRPr="61B555FC">
        <w:rPr>
          <w:rFonts w:eastAsia="Times New Roman" w:cs="Times New Roman"/>
          <w:color w:val="000000" w:themeColor="text1"/>
        </w:rPr>
        <w:t>Contexto de acceso autenticado de un Usuario. Cada Usuario puede mantener una única sesión activa.</w:t>
      </w:r>
    </w:p>
    <w:p w14:paraId="0542F4F7" w14:textId="15011D2A" w:rsidR="00A42831" w:rsidRDefault="61B555FC" w:rsidP="61B555FC">
      <w:pPr>
        <w:spacing w:after="120" w:line="360" w:lineRule="auto"/>
        <w:jc w:val="both"/>
      </w:pPr>
      <w:r w:rsidRPr="61B555FC">
        <w:rPr>
          <w:rFonts w:eastAsia="Times New Roman" w:cs="Times New Roman"/>
          <w:b/>
          <w:bCs/>
          <w:color w:val="000000" w:themeColor="text1"/>
        </w:rPr>
        <w:t xml:space="preserve">Bloqueo de seguridad: </w:t>
      </w:r>
      <w:r w:rsidRPr="61B555FC">
        <w:rPr>
          <w:rFonts w:eastAsia="Times New Roman" w:cs="Times New Roman"/>
          <w:color w:val="000000" w:themeColor="text1"/>
        </w:rPr>
        <w:t>Restricción de acceso originada por reglas de seguridad. Es diferente del estado Activo o Inactivo de la cuenta. El bloqueo persistente requiere desbloqueo administrativo cuando la cuenta es elegible.</w:t>
      </w:r>
    </w:p>
    <w:p w14:paraId="26D19488" w14:textId="2CFF0AE6" w:rsidR="00A42831" w:rsidRDefault="61B555FC" w:rsidP="61B555FC">
      <w:pPr>
        <w:spacing w:after="120" w:line="360" w:lineRule="auto"/>
        <w:jc w:val="both"/>
      </w:pPr>
      <w:r w:rsidRPr="61B555FC">
        <w:rPr>
          <w:rFonts w:eastAsia="Times New Roman" w:cs="Times New Roman"/>
          <w:b/>
          <w:bCs/>
          <w:color w:val="000000" w:themeColor="text1"/>
        </w:rPr>
        <w:t xml:space="preserve">Contraseña temporal: </w:t>
      </w:r>
      <w:r w:rsidRPr="61B555FC">
        <w:rPr>
          <w:rFonts w:eastAsia="Times New Roman" w:cs="Times New Roman"/>
          <w:color w:val="000000" w:themeColor="text1"/>
        </w:rPr>
        <w:t>Credencial transitoria generada en operaciones de recuperación de acceso. Debe reemplazarse por una contraseña definitiva antes del uso normal cuando así lo exige el flujo aplicable.</w:t>
      </w:r>
    </w:p>
    <w:p w14:paraId="33DBE951" w14:textId="2CE40E37" w:rsidR="00A42831" w:rsidRDefault="61B555FC" w:rsidP="61B555FC">
      <w:pPr>
        <w:spacing w:after="120" w:line="360" w:lineRule="auto"/>
        <w:jc w:val="both"/>
      </w:pPr>
      <w:r w:rsidRPr="61B555FC">
        <w:rPr>
          <w:rFonts w:eastAsia="Times New Roman" w:cs="Times New Roman"/>
          <w:b/>
          <w:bCs/>
          <w:color w:val="000000" w:themeColor="text1"/>
        </w:rPr>
        <w:t xml:space="preserve">Proveedor: </w:t>
      </w:r>
      <w:r w:rsidRPr="61B555FC">
        <w:rPr>
          <w:rFonts w:eastAsia="Times New Roman" w:cs="Times New Roman"/>
          <w:color w:val="000000" w:themeColor="text1"/>
        </w:rPr>
        <w:t>Persona u organización nacional o internacional que suministra bienes o servicios a Puertas Blindadas y cuyo registro permite asociar antecedentes de compra, obligaciones y pagos.</w:t>
      </w:r>
    </w:p>
    <w:p w14:paraId="1B6EDBB2" w14:textId="3FF340C8" w:rsidR="00A42831" w:rsidRDefault="61B555FC" w:rsidP="61B555FC">
      <w:pPr>
        <w:spacing w:after="120" w:line="360" w:lineRule="auto"/>
        <w:jc w:val="both"/>
      </w:pPr>
      <w:r w:rsidRPr="61B555FC">
        <w:rPr>
          <w:rFonts w:eastAsia="Times New Roman" w:cs="Times New Roman"/>
          <w:b/>
          <w:bCs/>
          <w:color w:val="000000" w:themeColor="text1"/>
        </w:rPr>
        <w:t xml:space="preserve">Identidad fiscal del Proveedor: </w:t>
      </w:r>
      <w:r w:rsidRPr="61B555FC">
        <w:rPr>
          <w:rFonts w:eastAsia="Times New Roman" w:cs="Times New Roman"/>
          <w:color w:val="000000" w:themeColor="text1"/>
        </w:rPr>
        <w:t xml:space="preserve">Combinación de país, tipo de </w:t>
      </w:r>
      <w:proofErr w:type="gramStart"/>
      <w:r w:rsidRPr="61B555FC">
        <w:rPr>
          <w:rFonts w:eastAsia="Times New Roman" w:cs="Times New Roman"/>
          <w:color w:val="000000" w:themeColor="text1"/>
        </w:rPr>
        <w:t>identificación fiscal e identificador fiscal</w:t>
      </w:r>
      <w:proofErr w:type="gramEnd"/>
      <w:r w:rsidRPr="61B555FC">
        <w:rPr>
          <w:rFonts w:eastAsia="Times New Roman" w:cs="Times New Roman"/>
          <w:color w:val="000000" w:themeColor="text1"/>
        </w:rPr>
        <w:t xml:space="preserve"> o RUT, cuando corresponda, utilizada para distinguir de forma única al proveedor.</w:t>
      </w:r>
    </w:p>
    <w:p w14:paraId="4F43B89D" w14:textId="44BC94B4" w:rsidR="00A42831" w:rsidRDefault="61B555FC" w:rsidP="61B555FC">
      <w:pPr>
        <w:spacing w:after="120" w:line="360" w:lineRule="auto"/>
        <w:jc w:val="both"/>
      </w:pPr>
      <w:r w:rsidRPr="61B555FC">
        <w:rPr>
          <w:rFonts w:eastAsia="Times New Roman" w:cs="Times New Roman"/>
          <w:b/>
          <w:bCs/>
          <w:color w:val="000000" w:themeColor="text1"/>
        </w:rPr>
        <w:t xml:space="preserve">Tipo de Proveedor: </w:t>
      </w:r>
      <w:r w:rsidRPr="61B555FC">
        <w:rPr>
          <w:rFonts w:eastAsia="Times New Roman" w:cs="Times New Roman"/>
          <w:color w:val="000000" w:themeColor="text1"/>
        </w:rPr>
        <w:t>Clasificación informativa del proveedor como Insumos y Materiales, Servicios o Ambos. Por sí sola no impide asociar posteriormente un tipo de Orden de Compra compatible con el flujo aplicable.</w:t>
      </w:r>
    </w:p>
    <w:p w14:paraId="5B649FC2" w14:textId="3A591BE3" w:rsidR="00A42831" w:rsidRDefault="61B555FC" w:rsidP="61B555FC">
      <w:pPr>
        <w:spacing w:after="120" w:line="360" w:lineRule="auto"/>
        <w:jc w:val="both"/>
      </w:pPr>
      <w:r w:rsidRPr="61B555FC">
        <w:rPr>
          <w:rFonts w:eastAsia="Times New Roman" w:cs="Times New Roman"/>
          <w:b/>
          <w:bCs/>
          <w:color w:val="000000" w:themeColor="text1"/>
        </w:rPr>
        <w:t xml:space="preserve">Condición de pago del Proveedor: </w:t>
      </w:r>
      <w:r w:rsidRPr="61B555FC">
        <w:rPr>
          <w:rFonts w:eastAsia="Times New Roman" w:cs="Times New Roman"/>
          <w:color w:val="000000" w:themeColor="text1"/>
        </w:rPr>
        <w:t>Regla vigente utilizada para proponer el vencimiento de las Obligaciones del proveedor, expresada mediante una cantidad de días y su tratamiento como días hábiles o corridos.</w:t>
      </w:r>
    </w:p>
    <w:p w14:paraId="01B53119" w14:textId="4DB8A768" w:rsidR="00A42831" w:rsidRDefault="61B555FC" w:rsidP="61B555FC">
      <w:pPr>
        <w:spacing w:after="120" w:line="360" w:lineRule="auto"/>
        <w:jc w:val="both"/>
      </w:pPr>
      <w:r w:rsidRPr="61B555FC">
        <w:rPr>
          <w:rFonts w:eastAsia="Times New Roman" w:cs="Times New Roman"/>
          <w:b/>
          <w:bCs/>
          <w:color w:val="000000" w:themeColor="text1"/>
        </w:rPr>
        <w:t xml:space="preserve">Documento de Proveedor: </w:t>
      </w:r>
      <w:r w:rsidRPr="61B555FC">
        <w:rPr>
          <w:rFonts w:eastAsia="Times New Roman" w:cs="Times New Roman"/>
          <w:color w:val="000000" w:themeColor="text1"/>
        </w:rPr>
        <w:t>Antecedente comercial o tributario recibido de un proveedor que registra una operación de compra o gasto y puede mantenerse preliminar o, cuando corresponda, confirmarse como definitivo y generar una Obligación financiera.</w:t>
      </w:r>
    </w:p>
    <w:p w14:paraId="67A8ED96" w14:textId="6332ED2C" w:rsidR="00A42831" w:rsidRDefault="61B555FC" w:rsidP="61B555FC">
      <w:pPr>
        <w:spacing w:after="120" w:line="360" w:lineRule="auto"/>
        <w:jc w:val="both"/>
      </w:pPr>
      <w:r w:rsidRPr="61B555FC">
        <w:rPr>
          <w:rFonts w:eastAsia="Times New Roman" w:cs="Times New Roman"/>
          <w:b/>
          <w:bCs/>
          <w:color w:val="000000" w:themeColor="text1"/>
        </w:rPr>
        <w:t xml:space="preserve">Documento preliminar: </w:t>
      </w:r>
      <w:r w:rsidRPr="61B555FC">
        <w:rPr>
          <w:rFonts w:eastAsia="Times New Roman" w:cs="Times New Roman"/>
          <w:color w:val="000000" w:themeColor="text1"/>
        </w:rPr>
        <w:t>Documento de Proveedor conservado como antecedente antes de su confirmación definitiva. Por sí solo no genera deuda.</w:t>
      </w:r>
    </w:p>
    <w:p w14:paraId="75E1A562" w14:textId="4F19E68C" w:rsidR="00A42831" w:rsidRDefault="61B555FC" w:rsidP="61B555FC">
      <w:pPr>
        <w:spacing w:after="120" w:line="360" w:lineRule="auto"/>
        <w:jc w:val="both"/>
      </w:pPr>
      <w:r w:rsidRPr="61B555FC">
        <w:rPr>
          <w:rFonts w:eastAsia="Times New Roman" w:cs="Times New Roman"/>
          <w:b/>
          <w:bCs/>
          <w:color w:val="000000" w:themeColor="text1"/>
        </w:rPr>
        <w:t xml:space="preserve">Documento definitivo: </w:t>
      </w:r>
      <w:r w:rsidRPr="61B555FC">
        <w:rPr>
          <w:rFonts w:eastAsia="Times New Roman" w:cs="Times New Roman"/>
          <w:color w:val="000000" w:themeColor="text1"/>
        </w:rPr>
        <w:t>Documento de Proveedor confirmado que cumplió las validaciones aplicables y que, en el flujo normal, genera una única Obligación financiera.</w:t>
      </w:r>
    </w:p>
    <w:p w14:paraId="4BB90C1D" w14:textId="57DCE29A" w:rsidR="00A42831" w:rsidRDefault="61B555FC" w:rsidP="61B555FC">
      <w:pPr>
        <w:spacing w:after="120" w:line="360" w:lineRule="auto"/>
        <w:jc w:val="both"/>
      </w:pPr>
      <w:r w:rsidRPr="61B555FC">
        <w:rPr>
          <w:rFonts w:eastAsia="Times New Roman" w:cs="Times New Roman"/>
          <w:b/>
          <w:bCs/>
          <w:color w:val="000000" w:themeColor="text1"/>
        </w:rPr>
        <w:t xml:space="preserve">Obligación financiera: </w:t>
      </w:r>
      <w:r w:rsidRPr="61B555FC">
        <w:rPr>
          <w:rFonts w:eastAsia="Times New Roman" w:cs="Times New Roman"/>
          <w:color w:val="000000" w:themeColor="text1"/>
        </w:rPr>
        <w:t>Deuda exigible originada por un Documento de Proveedor definitivo, con saldo pendiente, vencimiento y estado de pago propios.</w:t>
      </w:r>
    </w:p>
    <w:p w14:paraId="49009001" w14:textId="4732F21D" w:rsidR="00A42831" w:rsidRDefault="61B555FC" w:rsidP="61B555FC">
      <w:pPr>
        <w:spacing w:after="120" w:line="360" w:lineRule="auto"/>
        <w:jc w:val="both"/>
      </w:pPr>
      <w:r w:rsidRPr="61B555FC">
        <w:rPr>
          <w:rFonts w:eastAsia="Times New Roman" w:cs="Times New Roman"/>
          <w:b/>
          <w:bCs/>
          <w:color w:val="000000" w:themeColor="text1"/>
        </w:rPr>
        <w:t xml:space="preserve">Saldo pendiente de una Obligación: </w:t>
      </w:r>
      <w:r w:rsidRPr="61B555FC">
        <w:rPr>
          <w:rFonts w:eastAsia="Times New Roman" w:cs="Times New Roman"/>
          <w:color w:val="000000" w:themeColor="text1"/>
        </w:rPr>
        <w:t>Monto de una Obligación que todavía permanece adeudado después de considerar los efectos financieros válidos aplicados sobre ella.</w:t>
      </w:r>
    </w:p>
    <w:p w14:paraId="00D45372" w14:textId="562C8D46" w:rsidR="00A42831" w:rsidRDefault="61B555FC" w:rsidP="61B555FC">
      <w:pPr>
        <w:spacing w:after="120" w:line="360" w:lineRule="auto"/>
        <w:jc w:val="both"/>
      </w:pPr>
      <w:r w:rsidRPr="61B555FC">
        <w:rPr>
          <w:rFonts w:eastAsia="Times New Roman" w:cs="Times New Roman"/>
          <w:b/>
          <w:bCs/>
          <w:color w:val="000000" w:themeColor="text1"/>
        </w:rPr>
        <w:t xml:space="preserve">Por pagar: </w:t>
      </w:r>
      <w:r w:rsidRPr="61B555FC">
        <w:rPr>
          <w:rFonts w:eastAsia="Times New Roman" w:cs="Times New Roman"/>
          <w:color w:val="000000" w:themeColor="text1"/>
        </w:rPr>
        <w:t>Condición temporal de una Obligación con saldo pendiente que todavía se encuentra fuera del umbral de proximidad a su vencimiento.</w:t>
      </w:r>
    </w:p>
    <w:p w14:paraId="72502965" w14:textId="38A9E78E" w:rsidR="00A42831" w:rsidRDefault="61B555FC" w:rsidP="61B555FC">
      <w:pPr>
        <w:spacing w:after="120" w:line="360" w:lineRule="auto"/>
        <w:jc w:val="both"/>
      </w:pPr>
      <w:r w:rsidRPr="61B555FC">
        <w:rPr>
          <w:rFonts w:eastAsia="Times New Roman" w:cs="Times New Roman"/>
          <w:b/>
          <w:bCs/>
          <w:color w:val="000000" w:themeColor="text1"/>
        </w:rPr>
        <w:t xml:space="preserve">Por vencer de una Obligación: </w:t>
      </w:r>
      <w:r w:rsidRPr="61B555FC">
        <w:rPr>
          <w:rFonts w:eastAsia="Times New Roman" w:cs="Times New Roman"/>
          <w:color w:val="000000" w:themeColor="text1"/>
        </w:rPr>
        <w:t>Condición temporal de una Obligación con saldo pendiente cuya fecha se encuentra dentro del umbral vigente previo al vencimiento.</w:t>
      </w:r>
    </w:p>
    <w:p w14:paraId="06BBEC41" w14:textId="735CC83E" w:rsidR="00A42831" w:rsidRDefault="61B555FC" w:rsidP="61B555FC">
      <w:pPr>
        <w:spacing w:after="120" w:line="360" w:lineRule="auto"/>
        <w:jc w:val="both"/>
      </w:pPr>
      <w:r w:rsidRPr="61B555FC">
        <w:rPr>
          <w:rFonts w:eastAsia="Times New Roman" w:cs="Times New Roman"/>
          <w:b/>
          <w:bCs/>
          <w:color w:val="000000" w:themeColor="text1"/>
        </w:rPr>
        <w:t xml:space="preserve">Obligación vencida: </w:t>
      </w:r>
      <w:r w:rsidRPr="61B555FC">
        <w:rPr>
          <w:rFonts w:eastAsia="Times New Roman" w:cs="Times New Roman"/>
          <w:color w:val="000000" w:themeColor="text1"/>
        </w:rPr>
        <w:t>Condición temporal de una Obligación cuya fecha de vencimiento ya transcurrió y que todavía conserva saldo pendiente.</w:t>
      </w:r>
    </w:p>
    <w:p w14:paraId="511DB90A" w14:textId="334BEBF1" w:rsidR="00A42831" w:rsidRDefault="61B555FC" w:rsidP="61B555FC">
      <w:pPr>
        <w:spacing w:after="120" w:line="360" w:lineRule="auto"/>
        <w:jc w:val="both"/>
      </w:pPr>
      <w:r w:rsidRPr="61B555FC">
        <w:rPr>
          <w:rFonts w:eastAsia="Times New Roman" w:cs="Times New Roman"/>
          <w:b/>
          <w:bCs/>
          <w:color w:val="000000" w:themeColor="text1"/>
        </w:rPr>
        <w:t xml:space="preserve">Categoría de Egreso: </w:t>
      </w:r>
      <w:r w:rsidRPr="61B555FC">
        <w:rPr>
          <w:rFonts w:eastAsia="Times New Roman" w:cs="Times New Roman"/>
          <w:color w:val="000000" w:themeColor="text1"/>
        </w:rPr>
        <w:t>Opción controlada y activa utilizada para clasificar la naturaleza de un gasto. El registro documental sólo puede utilizar categorías previamente existentes.</w:t>
      </w:r>
    </w:p>
    <w:p w14:paraId="76F53064" w14:textId="6126914D" w:rsidR="00A42831" w:rsidRDefault="61B555FC" w:rsidP="61B555FC">
      <w:pPr>
        <w:spacing w:after="120" w:line="360" w:lineRule="auto"/>
        <w:jc w:val="both"/>
      </w:pPr>
      <w:r w:rsidRPr="61B555FC">
        <w:rPr>
          <w:rFonts w:eastAsia="Times New Roman" w:cs="Times New Roman"/>
          <w:b/>
          <w:bCs/>
          <w:color w:val="000000" w:themeColor="text1"/>
        </w:rPr>
        <w:t xml:space="preserve">Clasificación del gasto: </w:t>
      </w:r>
      <w:r w:rsidRPr="61B555FC">
        <w:rPr>
          <w:rFonts w:eastAsia="Times New Roman" w:cs="Times New Roman"/>
          <w:color w:val="000000" w:themeColor="text1"/>
        </w:rPr>
        <w:t>Distribución del monto correspondiente entre una o más Categorías de Egreso activas, cuya suma debe coincidir con el monto que se clasifica.</w:t>
      </w:r>
    </w:p>
    <w:p w14:paraId="4CAE77B8" w14:textId="297C0782" w:rsidR="00A42831" w:rsidRDefault="61B555FC" w:rsidP="61B555FC">
      <w:pPr>
        <w:spacing w:after="120" w:line="360" w:lineRule="auto"/>
        <w:jc w:val="both"/>
      </w:pPr>
      <w:r w:rsidRPr="61B555FC">
        <w:rPr>
          <w:rFonts w:eastAsia="Times New Roman" w:cs="Times New Roman"/>
          <w:b/>
          <w:bCs/>
          <w:color w:val="000000" w:themeColor="text1"/>
        </w:rPr>
        <w:t xml:space="preserve">Imputación para costeo: </w:t>
      </w:r>
      <w:r w:rsidRPr="61B555FC">
        <w:rPr>
          <w:rFonts w:eastAsia="Times New Roman" w:cs="Times New Roman"/>
          <w:color w:val="000000" w:themeColor="text1"/>
        </w:rPr>
        <w:t>Asignación de un monto ya clasificado a uno o más Proyectos, gasto general o una combinación de ambos y, cuando corresponda, a una Orden de Trabajo del Proyecto seleccionado, para atribuir el costo sin alterar la naturaleza del Documento de Proveedor ni de la Obligación.</w:t>
      </w:r>
    </w:p>
    <w:p w14:paraId="1D5C386A" w14:textId="0EA5198C" w:rsidR="00A42831" w:rsidRDefault="61B555FC" w:rsidP="61B555FC">
      <w:pPr>
        <w:spacing w:after="120" w:line="360" w:lineRule="auto"/>
        <w:jc w:val="both"/>
      </w:pPr>
      <w:r w:rsidRPr="61B555FC">
        <w:rPr>
          <w:rFonts w:eastAsia="Times New Roman" w:cs="Times New Roman"/>
          <w:b/>
          <w:bCs/>
          <w:color w:val="000000" w:themeColor="text1"/>
        </w:rPr>
        <w:t xml:space="preserve">Proyecto: </w:t>
      </w:r>
      <w:r w:rsidRPr="61B555FC">
        <w:rPr>
          <w:rFonts w:eastAsia="Times New Roman" w:cs="Times New Roman"/>
          <w:color w:val="000000" w:themeColor="text1"/>
        </w:rPr>
        <w:t>Contexto de negocio asociado a una ejecución concreta, utilizado como referencia para relacionar información comercial, operacional y de costeo cuando corresponda.</w:t>
      </w:r>
    </w:p>
    <w:p w14:paraId="0B68EBA8" w14:textId="7C66E9B4" w:rsidR="00A42831" w:rsidRDefault="61B555FC" w:rsidP="61B555FC">
      <w:pPr>
        <w:spacing w:after="120" w:line="360" w:lineRule="auto"/>
        <w:jc w:val="both"/>
      </w:pPr>
      <w:r w:rsidRPr="61B555FC">
        <w:rPr>
          <w:rFonts w:eastAsia="Times New Roman" w:cs="Times New Roman"/>
          <w:b/>
          <w:bCs/>
          <w:color w:val="000000" w:themeColor="text1"/>
        </w:rPr>
        <w:t xml:space="preserve">Ítem Comercial: </w:t>
      </w:r>
      <w:r w:rsidRPr="61B555FC">
        <w:rPr>
          <w:rFonts w:eastAsia="Times New Roman" w:cs="Times New Roman"/>
          <w:color w:val="000000" w:themeColor="text1"/>
        </w:rPr>
        <w:t>Elemento individual de una operación comercial o Proyecto al que pueden asociarse antecedentes posteriores, como una Nota de Venta directa u Orden de Trabajo, cuando corresponda.</w:t>
      </w:r>
    </w:p>
    <w:p w14:paraId="0BB51704" w14:textId="165363BA" w:rsidR="00A42831" w:rsidRDefault="61B555FC" w:rsidP="61B555FC">
      <w:pPr>
        <w:spacing w:after="120" w:line="360" w:lineRule="auto"/>
        <w:jc w:val="both"/>
      </w:pPr>
      <w:r w:rsidRPr="61B555FC">
        <w:rPr>
          <w:rFonts w:eastAsia="Times New Roman" w:cs="Times New Roman"/>
          <w:b/>
          <w:bCs/>
          <w:color w:val="000000" w:themeColor="text1"/>
        </w:rPr>
        <w:t xml:space="preserve">Orden de Trabajo: </w:t>
      </w:r>
      <w:r w:rsidRPr="61B555FC">
        <w:rPr>
          <w:rFonts w:eastAsia="Times New Roman" w:cs="Times New Roman"/>
          <w:color w:val="000000" w:themeColor="text1"/>
        </w:rPr>
        <w:t>Antecedente operacional generado para un Ítem Comercial perteneciente a un Proyecto, utilizado para organizar y dar seguimiento a las tareas necesarias para su ejecución. Finanzas puede utilizarla como referencia para atribuir costos cuando corresponda.</w:t>
      </w:r>
    </w:p>
    <w:p w14:paraId="709A9779" w14:textId="519B51CB" w:rsidR="00A42831" w:rsidRDefault="61B555FC" w:rsidP="61B555FC">
      <w:pPr>
        <w:spacing w:after="120" w:line="360" w:lineRule="auto"/>
        <w:jc w:val="both"/>
      </w:pPr>
      <w:r w:rsidRPr="61B555FC">
        <w:rPr>
          <w:rFonts w:eastAsia="Times New Roman" w:cs="Times New Roman"/>
          <w:b/>
          <w:bCs/>
          <w:color w:val="000000" w:themeColor="text1"/>
        </w:rPr>
        <w:t xml:space="preserve">Orden de Compra de Servicios: </w:t>
      </w:r>
      <w:r w:rsidRPr="61B555FC">
        <w:rPr>
          <w:rFonts w:eastAsia="Times New Roman" w:cs="Times New Roman"/>
          <w:color w:val="000000" w:themeColor="text1"/>
        </w:rPr>
        <w:t>Orden previa utilizada para formalizar servicios o gastos no inventariables que sí requieren una autorización de compra previa.</w:t>
      </w:r>
    </w:p>
    <w:p w14:paraId="3E045A5D" w14:textId="536F8F4B" w:rsidR="00A42831" w:rsidRDefault="61B555FC" w:rsidP="61B555FC">
      <w:pPr>
        <w:spacing w:after="120" w:line="360" w:lineRule="auto"/>
        <w:jc w:val="both"/>
      </w:pPr>
      <w:r w:rsidRPr="61B555FC">
        <w:rPr>
          <w:rFonts w:eastAsia="Times New Roman" w:cs="Times New Roman"/>
          <w:b/>
          <w:bCs/>
          <w:color w:val="000000" w:themeColor="text1"/>
        </w:rPr>
        <w:t xml:space="preserve">Orden de Compra de Insumos: </w:t>
      </w:r>
      <w:r w:rsidRPr="61B555FC">
        <w:rPr>
          <w:rFonts w:eastAsia="Times New Roman" w:cs="Times New Roman"/>
          <w:color w:val="000000" w:themeColor="text1"/>
        </w:rPr>
        <w:t>Antecedente de compra de materiales o insumos administrado por el dominio de Inventario y consultado por Finanzas como referencia cuando un Documento de Proveedor se vincula a esa compra.</w:t>
      </w:r>
    </w:p>
    <w:p w14:paraId="572273AC" w14:textId="3BCBFA3D" w:rsidR="00A42831" w:rsidRDefault="61B555FC" w:rsidP="61B555FC">
      <w:pPr>
        <w:spacing w:after="120" w:line="360" w:lineRule="auto"/>
        <w:jc w:val="both"/>
      </w:pPr>
      <w:r w:rsidRPr="61B555FC">
        <w:rPr>
          <w:rFonts w:eastAsia="Times New Roman" w:cs="Times New Roman"/>
          <w:b/>
          <w:bCs/>
          <w:color w:val="000000" w:themeColor="text1"/>
        </w:rPr>
        <w:t xml:space="preserve">Operación de Pago a proveedor: </w:t>
      </w:r>
      <w:r w:rsidRPr="61B555FC">
        <w:rPr>
          <w:rFonts w:eastAsia="Times New Roman" w:cs="Times New Roman"/>
          <w:color w:val="000000" w:themeColor="text1"/>
        </w:rPr>
        <w:t>Registro de pago correspondiente a un único proveedor que agrupa uno o más Movimientos de Pago y sólo actualiza los saldos de las Obligaciones cuando se confirma satisfactoriamente.</w:t>
      </w:r>
    </w:p>
    <w:p w14:paraId="1351281D" w14:textId="5BA3B87F" w:rsidR="00A42831" w:rsidRDefault="61B555FC" w:rsidP="61B555FC">
      <w:pPr>
        <w:spacing w:after="120" w:line="360" w:lineRule="auto"/>
        <w:jc w:val="both"/>
      </w:pPr>
      <w:r w:rsidRPr="61B555FC">
        <w:rPr>
          <w:rFonts w:eastAsia="Times New Roman" w:cs="Times New Roman"/>
          <w:b/>
          <w:bCs/>
          <w:color w:val="000000" w:themeColor="text1"/>
        </w:rPr>
        <w:t xml:space="preserve">Movimiento de Pago: </w:t>
      </w:r>
      <w:r w:rsidRPr="61B555FC">
        <w:rPr>
          <w:rFonts w:eastAsia="Times New Roman" w:cs="Times New Roman"/>
          <w:color w:val="000000" w:themeColor="text1"/>
        </w:rPr>
        <w:t>Parte individual de una Operación de Pago a proveedor que utiliza un único medio de pago y se aplica a una única Obligación.</w:t>
      </w:r>
    </w:p>
    <w:p w14:paraId="28166D71" w14:textId="2C774DD0" w:rsidR="00A42831" w:rsidRDefault="61B555FC" w:rsidP="61B555FC">
      <w:pPr>
        <w:spacing w:after="120" w:line="360" w:lineRule="auto"/>
        <w:jc w:val="both"/>
      </w:pPr>
      <w:r w:rsidRPr="61B555FC">
        <w:rPr>
          <w:rFonts w:eastAsia="Times New Roman" w:cs="Times New Roman"/>
          <w:b/>
          <w:bCs/>
          <w:color w:val="000000" w:themeColor="text1"/>
        </w:rPr>
        <w:t xml:space="preserve">Borrador de Operación de Pago: </w:t>
      </w:r>
      <w:r w:rsidRPr="61B555FC">
        <w:rPr>
          <w:rFonts w:eastAsia="Times New Roman" w:cs="Times New Roman"/>
          <w:color w:val="000000" w:themeColor="text1"/>
        </w:rPr>
        <w:t>Operación de Pago preparada pero aún no confirmada. Puede conservarse sin reservar saldo de las Obligaciones.</w:t>
      </w:r>
    </w:p>
    <w:p w14:paraId="76AD68B1" w14:textId="4F9F0E95" w:rsidR="00A42831" w:rsidRDefault="61B555FC" w:rsidP="61B555FC">
      <w:pPr>
        <w:spacing w:after="120" w:line="360" w:lineRule="auto"/>
        <w:jc w:val="both"/>
      </w:pPr>
      <w:r w:rsidRPr="61B555FC">
        <w:rPr>
          <w:rFonts w:eastAsia="Times New Roman" w:cs="Times New Roman"/>
          <w:b/>
          <w:bCs/>
          <w:color w:val="000000" w:themeColor="text1"/>
        </w:rPr>
        <w:t xml:space="preserve">Deuda vigente por Proveedor: </w:t>
      </w:r>
      <w:r w:rsidRPr="61B555FC">
        <w:rPr>
          <w:rFonts w:eastAsia="Times New Roman" w:cs="Times New Roman"/>
          <w:color w:val="000000" w:themeColor="text1"/>
        </w:rPr>
        <w:t>Total actualmente adeudado a un proveedor, calculado desde los saldos pendientes de sus Obligaciones que todavía mantienen deuda.</w:t>
      </w:r>
    </w:p>
    <w:p w14:paraId="515628D3" w14:textId="22C4DEB5" w:rsidR="00A42831" w:rsidRDefault="61B555FC" w:rsidP="61B555FC">
      <w:pPr>
        <w:spacing w:after="120" w:line="360" w:lineRule="auto"/>
        <w:jc w:val="both"/>
      </w:pPr>
      <w:r w:rsidRPr="61B555FC">
        <w:rPr>
          <w:rFonts w:eastAsia="Times New Roman" w:cs="Times New Roman"/>
          <w:b/>
          <w:bCs/>
          <w:color w:val="000000" w:themeColor="text1"/>
        </w:rPr>
        <w:t xml:space="preserve">Caja Chica: </w:t>
      </w:r>
      <w:r w:rsidRPr="61B555FC">
        <w:rPr>
          <w:rFonts w:eastAsia="Times New Roman" w:cs="Times New Roman"/>
          <w:color w:val="000000" w:themeColor="text1"/>
        </w:rPr>
        <w:t>Circuito simplificado para registrar gastos menores sin exigir la creación de un Proveedor formal y manteniéndolos diferenciados de la clasificación estructurada ordinaria de egresos.</w:t>
      </w:r>
    </w:p>
    <w:p w14:paraId="728D9A84" w14:textId="675F0884" w:rsidR="00A42831" w:rsidRDefault="61B555FC" w:rsidP="61B555FC">
      <w:pPr>
        <w:spacing w:after="120" w:line="360" w:lineRule="auto"/>
        <w:jc w:val="both"/>
      </w:pPr>
      <w:r w:rsidRPr="61B555FC">
        <w:rPr>
          <w:rFonts w:eastAsia="Times New Roman" w:cs="Times New Roman"/>
          <w:b/>
          <w:bCs/>
          <w:color w:val="000000" w:themeColor="text1"/>
        </w:rPr>
        <w:t xml:space="preserve">Fondo mensual de Caja Chica: </w:t>
      </w:r>
      <w:r w:rsidRPr="61B555FC">
        <w:rPr>
          <w:rFonts w:eastAsia="Times New Roman" w:cs="Times New Roman"/>
          <w:color w:val="000000" w:themeColor="text1"/>
        </w:rPr>
        <w:t>Monto configurable asignado al período mensual contra el cual se reservan los gastos de Caja Chica. El saldo no utilizado no se arrastra automáticamente al mes siguiente.</w:t>
      </w:r>
    </w:p>
    <w:p w14:paraId="1422FA36" w14:textId="7E6D8E6D" w:rsidR="00A42831" w:rsidRDefault="61B555FC" w:rsidP="61B555FC">
      <w:pPr>
        <w:spacing w:after="120" w:line="360" w:lineRule="auto"/>
        <w:jc w:val="both"/>
      </w:pPr>
      <w:r w:rsidRPr="61B555FC">
        <w:rPr>
          <w:rFonts w:eastAsia="Times New Roman" w:cs="Times New Roman"/>
          <w:b/>
          <w:bCs/>
          <w:color w:val="000000" w:themeColor="text1"/>
        </w:rPr>
        <w:t xml:space="preserve">Gasto de Caja Chica: </w:t>
      </w:r>
      <w:r w:rsidRPr="61B555FC">
        <w:rPr>
          <w:rFonts w:eastAsia="Times New Roman" w:cs="Times New Roman"/>
          <w:color w:val="000000" w:themeColor="text1"/>
        </w:rPr>
        <w:t xml:space="preserve">Egreso registrado dentro del circuito de Caja Chica, asociado al mes correspondiente y que reserva su monto desde el </w:t>
      </w:r>
      <w:proofErr w:type="gramStart"/>
      <w:r w:rsidRPr="61B555FC">
        <w:rPr>
          <w:rFonts w:eastAsia="Times New Roman" w:cs="Times New Roman"/>
          <w:color w:val="000000" w:themeColor="text1"/>
        </w:rPr>
        <w:t>alta</w:t>
      </w:r>
      <w:proofErr w:type="gramEnd"/>
      <w:r w:rsidRPr="61B555FC">
        <w:rPr>
          <w:rFonts w:eastAsia="Times New Roman" w:cs="Times New Roman"/>
          <w:color w:val="000000" w:themeColor="text1"/>
        </w:rPr>
        <w:t xml:space="preserve"> aunque todavía no esté aprobado.</w:t>
      </w:r>
    </w:p>
    <w:p w14:paraId="4F7F64A2" w14:textId="35CAC254" w:rsidR="00A42831" w:rsidRDefault="61B555FC" w:rsidP="61B555FC">
      <w:pPr>
        <w:spacing w:after="120" w:line="360" w:lineRule="auto"/>
        <w:jc w:val="both"/>
      </w:pPr>
      <w:r w:rsidRPr="61B555FC">
        <w:rPr>
          <w:rFonts w:eastAsia="Times New Roman" w:cs="Times New Roman"/>
          <w:b/>
          <w:bCs/>
          <w:color w:val="000000" w:themeColor="text1"/>
        </w:rPr>
        <w:t xml:space="preserve">Fondo proyectado negativo: </w:t>
      </w:r>
      <w:r w:rsidRPr="61B555FC">
        <w:rPr>
          <w:rFonts w:eastAsia="Times New Roman" w:cs="Times New Roman"/>
          <w:color w:val="000000" w:themeColor="text1"/>
        </w:rPr>
        <w:t>Condición posible cuando los montos reservados de Caja Chica superan el fondo mensual disponible. No impide registrar el gasto y debe quedar visible para control posterior.</w:t>
      </w:r>
    </w:p>
    <w:p w14:paraId="59145023" w14:textId="0B0FCE75" w:rsidR="00A42831" w:rsidRDefault="61B555FC" w:rsidP="61B555FC">
      <w:pPr>
        <w:spacing w:after="120" w:line="360" w:lineRule="auto"/>
        <w:jc w:val="both"/>
      </w:pPr>
      <w:r w:rsidRPr="61B555FC">
        <w:rPr>
          <w:rFonts w:eastAsia="Times New Roman" w:cs="Times New Roman"/>
          <w:b/>
          <w:bCs/>
          <w:color w:val="000000" w:themeColor="text1"/>
        </w:rPr>
        <w:t xml:space="preserve">Respaldo documental de Caja Chica: </w:t>
      </w:r>
      <w:r w:rsidRPr="61B555FC">
        <w:rPr>
          <w:rFonts w:eastAsia="Times New Roman" w:cs="Times New Roman"/>
          <w:color w:val="000000" w:themeColor="text1"/>
        </w:rPr>
        <w:t>Evidencia asociada a un gasto menor. Puede incorporarse después del registro inicial, pero es obligatoria antes de completar o aprobar el gasto.</w:t>
      </w:r>
    </w:p>
    <w:p w14:paraId="4B4317E6" w14:textId="712784D4" w:rsidR="00A42831" w:rsidRDefault="61B555FC" w:rsidP="61B555FC">
      <w:pPr>
        <w:spacing w:after="120" w:line="360" w:lineRule="auto"/>
        <w:jc w:val="both"/>
      </w:pPr>
      <w:r w:rsidRPr="61B555FC">
        <w:rPr>
          <w:rFonts w:eastAsia="Times New Roman" w:cs="Times New Roman"/>
          <w:b/>
          <w:bCs/>
          <w:color w:val="000000" w:themeColor="text1"/>
        </w:rPr>
        <w:t xml:space="preserve">Remuneración dependiente: </w:t>
      </w:r>
      <w:r w:rsidRPr="61B555FC">
        <w:rPr>
          <w:rFonts w:eastAsia="Times New Roman" w:cs="Times New Roman"/>
          <w:color w:val="000000" w:themeColor="text1"/>
        </w:rPr>
        <w:t>Conjunto de haberes, componentes variables, deducciones válidas, ajustes, aportes aplicables y pagos a cuenta considerados para determinar la remuneración de un Empleado en un período.</w:t>
      </w:r>
    </w:p>
    <w:p w14:paraId="51B1C65A" w14:textId="44374B20" w:rsidR="00A42831" w:rsidRDefault="61B555FC" w:rsidP="61B555FC">
      <w:pPr>
        <w:spacing w:after="120" w:line="360" w:lineRule="auto"/>
        <w:jc w:val="both"/>
      </w:pPr>
      <w:r w:rsidRPr="61B555FC">
        <w:rPr>
          <w:rFonts w:eastAsia="Times New Roman" w:cs="Times New Roman"/>
          <w:b/>
          <w:bCs/>
          <w:color w:val="000000" w:themeColor="text1"/>
        </w:rPr>
        <w:t xml:space="preserve">Prestador de Honorarios: </w:t>
      </w:r>
      <w:r w:rsidRPr="61B555FC">
        <w:rPr>
          <w:rFonts w:eastAsia="Times New Roman" w:cs="Times New Roman"/>
          <w:color w:val="000000" w:themeColor="text1"/>
        </w:rPr>
        <w:t>Persona que presta servicios bajo modalidad de honorarios y se gestiona separadamente de los trabajadores dependientes.</w:t>
      </w:r>
    </w:p>
    <w:p w14:paraId="301DF799" w14:textId="6020B5AF" w:rsidR="00A42831" w:rsidRDefault="61B555FC" w:rsidP="61B555FC">
      <w:pPr>
        <w:spacing w:after="120" w:line="360" w:lineRule="auto"/>
        <w:jc w:val="both"/>
      </w:pPr>
      <w:r w:rsidRPr="61B555FC">
        <w:rPr>
          <w:rFonts w:eastAsia="Times New Roman" w:cs="Times New Roman"/>
          <w:b/>
          <w:bCs/>
          <w:color w:val="000000" w:themeColor="text1"/>
        </w:rPr>
        <w:t xml:space="preserve">Honorarios: </w:t>
      </w:r>
      <w:r w:rsidRPr="61B555FC">
        <w:rPr>
          <w:rFonts w:eastAsia="Times New Roman" w:cs="Times New Roman"/>
          <w:color w:val="000000" w:themeColor="text1"/>
        </w:rPr>
        <w:t>Modalidad de prestación de servicios no dependiente gestionada mediante Boleta de Honorarios y su tratamiento tributario aplicable.</w:t>
      </w:r>
    </w:p>
    <w:p w14:paraId="2E32D2A2" w14:textId="596F1A69" w:rsidR="00A42831" w:rsidRDefault="61B555FC" w:rsidP="61B555FC">
      <w:pPr>
        <w:spacing w:after="120" w:line="360" w:lineRule="auto"/>
        <w:jc w:val="both"/>
      </w:pPr>
      <w:r w:rsidRPr="61B555FC">
        <w:rPr>
          <w:rFonts w:eastAsia="Times New Roman" w:cs="Times New Roman"/>
          <w:b/>
          <w:bCs/>
          <w:color w:val="000000" w:themeColor="text1"/>
        </w:rPr>
        <w:t xml:space="preserve">Boleta de Honorarios: </w:t>
      </w:r>
      <w:r w:rsidRPr="61B555FC">
        <w:rPr>
          <w:rFonts w:eastAsia="Times New Roman" w:cs="Times New Roman"/>
          <w:color w:val="000000" w:themeColor="text1"/>
        </w:rPr>
        <w:t>Documento emitido por el Prestador de Honorarios cuyos antecedentes son registrados por el sistema para determinar el monto, tratamiento tributario y pago correspondientes. El sistema no emite la boleta.</w:t>
      </w:r>
    </w:p>
    <w:p w14:paraId="2D65132D" w14:textId="2FEDDF81" w:rsidR="00A42831" w:rsidRDefault="61B555FC" w:rsidP="61B555FC">
      <w:pPr>
        <w:spacing w:after="120" w:line="360" w:lineRule="auto"/>
        <w:jc w:val="both"/>
      </w:pPr>
      <w:r w:rsidRPr="61B555FC">
        <w:rPr>
          <w:rFonts w:eastAsia="Times New Roman" w:cs="Times New Roman"/>
          <w:b/>
          <w:bCs/>
          <w:color w:val="000000" w:themeColor="text1"/>
        </w:rPr>
        <w:t xml:space="preserve">Modalidad tributaria de Honorarios: </w:t>
      </w:r>
      <w:r w:rsidRPr="61B555FC">
        <w:rPr>
          <w:rFonts w:eastAsia="Times New Roman" w:cs="Times New Roman"/>
          <w:color w:val="000000" w:themeColor="text1"/>
        </w:rPr>
        <w:t>Condición que determina si corresponde retención efectuada por la empresa o pago provisional mensual a cargo del emisor, conforme a la regla vigente.</w:t>
      </w:r>
    </w:p>
    <w:p w14:paraId="1876E50E" w14:textId="490D3D9F" w:rsidR="00A42831" w:rsidRDefault="61B555FC" w:rsidP="61B555FC">
      <w:pPr>
        <w:spacing w:after="120" w:line="360" w:lineRule="auto"/>
        <w:jc w:val="both"/>
      </w:pPr>
      <w:r w:rsidRPr="61B555FC">
        <w:rPr>
          <w:rFonts w:eastAsia="Times New Roman" w:cs="Times New Roman"/>
          <w:b/>
          <w:bCs/>
          <w:color w:val="000000" w:themeColor="text1"/>
        </w:rPr>
        <w:t xml:space="preserve">Pago provisional mensual a cargo del emisor: </w:t>
      </w:r>
      <w:r w:rsidRPr="61B555FC">
        <w:rPr>
          <w:rFonts w:eastAsia="Times New Roman" w:cs="Times New Roman"/>
          <w:color w:val="000000" w:themeColor="text1"/>
        </w:rPr>
        <w:t>Modalidad tributaria en la que el Prestador de Honorarios asume el pago provisional correspondiente y Puertas Blindadas no genera una obligación de retención por esa boleta.</w:t>
      </w:r>
    </w:p>
    <w:p w14:paraId="6E6D1AE5" w14:textId="067EFCB4" w:rsidR="00A42831" w:rsidRDefault="61B555FC" w:rsidP="61B555FC">
      <w:pPr>
        <w:spacing w:after="120" w:line="360" w:lineRule="auto"/>
        <w:jc w:val="both"/>
      </w:pPr>
      <w:r w:rsidRPr="61B555FC">
        <w:rPr>
          <w:rFonts w:eastAsia="Times New Roman" w:cs="Times New Roman"/>
          <w:b/>
          <w:bCs/>
          <w:color w:val="000000" w:themeColor="text1"/>
        </w:rPr>
        <w:t xml:space="preserve">Parámetro tributario de Honorarios: </w:t>
      </w:r>
      <w:r w:rsidRPr="61B555FC">
        <w:rPr>
          <w:rFonts w:eastAsia="Times New Roman" w:cs="Times New Roman"/>
          <w:color w:val="000000" w:themeColor="text1"/>
        </w:rPr>
        <w:t>Tasa vigente y versionada utilizada cuando corresponde que la empresa efectúe la retención. El Anexo no fija un porcentaje permanente.</w:t>
      </w:r>
    </w:p>
    <w:p w14:paraId="21468E4E" w14:textId="56D35EBE" w:rsidR="00A42831" w:rsidRDefault="61B555FC" w:rsidP="61B555FC">
      <w:pPr>
        <w:spacing w:after="120" w:line="360" w:lineRule="auto"/>
        <w:jc w:val="both"/>
      </w:pPr>
      <w:r w:rsidRPr="61B555FC">
        <w:rPr>
          <w:rFonts w:eastAsia="Times New Roman" w:cs="Times New Roman"/>
          <w:b/>
          <w:bCs/>
          <w:color w:val="000000" w:themeColor="text1"/>
        </w:rPr>
        <w:t xml:space="preserve">Obligación tributaria derivada: </w:t>
      </w:r>
      <w:r w:rsidRPr="61B555FC">
        <w:rPr>
          <w:rFonts w:eastAsia="Times New Roman" w:cs="Times New Roman"/>
          <w:color w:val="000000" w:themeColor="text1"/>
        </w:rPr>
        <w:t>Obligación resultante de una retención efectuada por la empresa sobre una Boleta de Honorarios, distinta del monto líquido pagado al prestador.</w:t>
      </w:r>
    </w:p>
    <w:p w14:paraId="657E3062" w14:textId="1FAC181F" w:rsidR="00A42831" w:rsidRDefault="61B555FC" w:rsidP="61B555FC">
      <w:pPr>
        <w:spacing w:after="120" w:line="360" w:lineRule="auto"/>
        <w:jc w:val="both"/>
      </w:pPr>
      <w:r w:rsidRPr="61B555FC">
        <w:rPr>
          <w:rFonts w:eastAsia="Times New Roman" w:cs="Times New Roman"/>
          <w:b/>
          <w:bCs/>
          <w:color w:val="000000" w:themeColor="text1"/>
        </w:rPr>
        <w:t xml:space="preserve">Sueldo base vigente: </w:t>
      </w:r>
      <w:r w:rsidRPr="61B555FC">
        <w:rPr>
          <w:rFonts w:eastAsia="Times New Roman" w:cs="Times New Roman"/>
          <w:color w:val="000000" w:themeColor="text1"/>
        </w:rPr>
        <w:t>Valor de sueldo base aplicable a un Empleado según su fecha de vigencia para el período calculado. Las modificaciones conservan historia y no alteran períodos anteriores.</w:t>
      </w:r>
    </w:p>
    <w:p w14:paraId="5412071F" w14:textId="6C2E8027" w:rsidR="00A42831" w:rsidRDefault="61B555FC" w:rsidP="61B555FC">
      <w:pPr>
        <w:spacing w:after="120" w:line="360" w:lineRule="auto"/>
        <w:jc w:val="both"/>
      </w:pPr>
      <w:r w:rsidRPr="61B555FC">
        <w:rPr>
          <w:rFonts w:eastAsia="Times New Roman" w:cs="Times New Roman"/>
          <w:b/>
          <w:bCs/>
          <w:color w:val="000000" w:themeColor="text1"/>
        </w:rPr>
        <w:t xml:space="preserve">Período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Período mensual al cual corresponde un cálculo individual de remuneración y dentro del cual se aplican las vigencias y antecedentes correspondientes.</w:t>
      </w:r>
    </w:p>
    <w:p w14:paraId="3A97B57F" w14:textId="0F666596" w:rsidR="00A42831" w:rsidRDefault="61B555FC" w:rsidP="61B555FC">
      <w:pPr>
        <w:spacing w:after="120" w:line="360" w:lineRule="auto"/>
        <w:jc w:val="both"/>
      </w:pPr>
      <w:r w:rsidRPr="61B555FC">
        <w:rPr>
          <w:rFonts w:eastAsia="Times New Roman" w:cs="Times New Roman"/>
          <w:b/>
          <w:bCs/>
          <w:color w:val="000000" w:themeColor="text1"/>
        </w:rPr>
        <w:t xml:space="preserve">Esquema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Configuración reutilizable que representa reglas financieras aplicables a componentes variables originados por hechos de trabajo y que puede asignarse por cargo o individualmente.</w:t>
      </w:r>
    </w:p>
    <w:p w14:paraId="2574C704" w14:textId="3688F48C" w:rsidR="00A42831" w:rsidRDefault="61B555FC" w:rsidP="61B555FC">
      <w:pPr>
        <w:spacing w:after="120" w:line="360" w:lineRule="auto"/>
        <w:jc w:val="both"/>
      </w:pPr>
      <w:r w:rsidRPr="61B555FC">
        <w:rPr>
          <w:rFonts w:eastAsia="Times New Roman" w:cs="Times New Roman"/>
          <w:b/>
          <w:bCs/>
          <w:color w:val="000000" w:themeColor="text1"/>
        </w:rPr>
        <w:t xml:space="preserve">Tarifa o regla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 xml:space="preserve">Valor, fórmula o regla monetaria utilizada por un esquema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xml:space="preserve"> para valorizar un hecho remunerable.</w:t>
      </w:r>
    </w:p>
    <w:p w14:paraId="542EBB49" w14:textId="16D56F21" w:rsidR="00A42831" w:rsidRDefault="61B555FC" w:rsidP="61B555FC">
      <w:pPr>
        <w:spacing w:after="120" w:line="360" w:lineRule="auto"/>
        <w:jc w:val="both"/>
      </w:pPr>
      <w:r w:rsidRPr="61B555FC">
        <w:rPr>
          <w:rFonts w:eastAsia="Times New Roman" w:cs="Times New Roman"/>
          <w:b/>
          <w:bCs/>
          <w:color w:val="000000" w:themeColor="text1"/>
        </w:rPr>
        <w:t xml:space="preserve">Versión de tarifa o regla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Edición histórica de una tarifa, fórmula o regla monetaria con fecha de vigencia propia. Una modificación crea una nueva versión y no sobrescribe las anteriores.</w:t>
      </w:r>
    </w:p>
    <w:p w14:paraId="654E58EB" w14:textId="2E76F542" w:rsidR="00A42831" w:rsidRDefault="61B555FC" w:rsidP="61B555FC">
      <w:pPr>
        <w:spacing w:after="120" w:line="360" w:lineRule="auto"/>
        <w:jc w:val="both"/>
      </w:pPr>
      <w:r w:rsidRPr="61B555FC">
        <w:rPr>
          <w:rFonts w:eastAsia="Times New Roman" w:cs="Times New Roman"/>
          <w:b/>
          <w:bCs/>
          <w:color w:val="000000" w:themeColor="text1"/>
        </w:rPr>
        <w:t xml:space="preserve">Componente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Concepto individual que integra el cálculo de remuneración, como sueldo base, haber, componente variable, deducción, ajuste o aporte según su naturaleza.</w:t>
      </w:r>
    </w:p>
    <w:p w14:paraId="3F0D10AA" w14:textId="79B975AB" w:rsidR="00A42831" w:rsidRDefault="61B555FC" w:rsidP="61B555FC">
      <w:pPr>
        <w:spacing w:after="120" w:line="360" w:lineRule="auto"/>
        <w:jc w:val="both"/>
      </w:pPr>
      <w:r w:rsidRPr="61B555FC">
        <w:rPr>
          <w:rFonts w:eastAsia="Times New Roman" w:cs="Times New Roman"/>
          <w:b/>
          <w:bCs/>
          <w:color w:val="000000" w:themeColor="text1"/>
        </w:rPr>
        <w:t xml:space="preserve">Componente variable: </w:t>
      </w:r>
      <w:r w:rsidRPr="61B555FC">
        <w:rPr>
          <w:rFonts w:eastAsia="Times New Roman" w:cs="Times New Roman"/>
          <w:color w:val="000000" w:themeColor="text1"/>
        </w:rPr>
        <w:t>Componente de remuneración cuyo monto se obtiene desde hechos remunerables válidos y la tarifa, fórmula o regla vigente aplicable.</w:t>
      </w:r>
    </w:p>
    <w:p w14:paraId="20B85325" w14:textId="6BE6F556" w:rsidR="00A42831" w:rsidRDefault="61B555FC" w:rsidP="61B555FC">
      <w:pPr>
        <w:spacing w:after="120" w:line="360" w:lineRule="auto"/>
        <w:jc w:val="both"/>
      </w:pPr>
      <w:r w:rsidRPr="61B555FC">
        <w:rPr>
          <w:rFonts w:eastAsia="Times New Roman" w:cs="Times New Roman"/>
          <w:b/>
          <w:bCs/>
          <w:color w:val="000000" w:themeColor="text1"/>
        </w:rPr>
        <w:t xml:space="preserve">Componente excepcional positivo: </w:t>
      </w:r>
      <w:r w:rsidRPr="61B555FC">
        <w:rPr>
          <w:rFonts w:eastAsia="Times New Roman" w:cs="Times New Roman"/>
          <w:color w:val="000000" w:themeColor="text1"/>
        </w:rPr>
        <w:t>Haber positivo registrado para un trabajo remunerable no estándar cuando no existe una tarifa aplicable, sin crear automáticamente un nuevo esquema reutilizable.</w:t>
      </w:r>
    </w:p>
    <w:p w14:paraId="42BB502C" w14:textId="6CB5D5EC" w:rsidR="00A42831" w:rsidRDefault="61B555FC" w:rsidP="61B555FC">
      <w:pPr>
        <w:spacing w:after="120" w:line="360" w:lineRule="auto"/>
        <w:jc w:val="both"/>
      </w:pPr>
      <w:r w:rsidRPr="61B555FC">
        <w:rPr>
          <w:rFonts w:eastAsia="Times New Roman" w:cs="Times New Roman"/>
          <w:b/>
          <w:bCs/>
          <w:color w:val="000000" w:themeColor="text1"/>
        </w:rPr>
        <w:t xml:space="preserve">Hecho operacional validado: </w:t>
      </w:r>
      <w:r w:rsidRPr="61B555FC">
        <w:rPr>
          <w:rFonts w:eastAsia="Times New Roman" w:cs="Times New Roman"/>
          <w:color w:val="000000" w:themeColor="text1"/>
        </w:rPr>
        <w:t xml:space="preserve">Antecedente de trabajo previamente ejecutado y validado que identifica al trabajador, la actividad realizada, la fecha, la referencia operacional y los demás datos necesarios para su tratamiento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w:t>
      </w:r>
    </w:p>
    <w:p w14:paraId="4778BA48" w14:textId="7A4B608E" w:rsidR="00A42831" w:rsidRDefault="61B555FC" w:rsidP="61B555FC">
      <w:pPr>
        <w:spacing w:after="120" w:line="360" w:lineRule="auto"/>
        <w:jc w:val="both"/>
      </w:pPr>
      <w:r w:rsidRPr="61B555FC">
        <w:rPr>
          <w:rFonts w:eastAsia="Times New Roman" w:cs="Times New Roman"/>
          <w:b/>
          <w:bCs/>
          <w:color w:val="000000" w:themeColor="text1"/>
        </w:rPr>
        <w:t xml:space="preserve">Tarea o actividad remunerable: </w:t>
      </w:r>
      <w:r w:rsidRPr="61B555FC">
        <w:rPr>
          <w:rFonts w:eastAsia="Times New Roman" w:cs="Times New Roman"/>
          <w:color w:val="000000" w:themeColor="text1"/>
        </w:rPr>
        <w:t xml:space="preserve">Trabajo ejecutado y validado que, conforme a las reglas vigentes, puede producir un efecto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Una tarea meramente asignada o incompleta no habilita valorización.</w:t>
      </w:r>
    </w:p>
    <w:p w14:paraId="19B5C484" w14:textId="4322665A" w:rsidR="00A42831" w:rsidRDefault="61B555FC" w:rsidP="61B555FC">
      <w:pPr>
        <w:spacing w:after="120" w:line="360" w:lineRule="auto"/>
        <w:jc w:val="both"/>
      </w:pPr>
      <w:r w:rsidRPr="61B555FC">
        <w:rPr>
          <w:rFonts w:eastAsia="Times New Roman" w:cs="Times New Roman"/>
          <w:b/>
          <w:bCs/>
          <w:color w:val="000000" w:themeColor="text1"/>
        </w:rPr>
        <w:t xml:space="preserve">Retrabajo: </w:t>
      </w:r>
      <w:r w:rsidRPr="61B555FC">
        <w:rPr>
          <w:rFonts w:eastAsia="Times New Roman" w:cs="Times New Roman"/>
          <w:color w:val="000000" w:themeColor="text1"/>
        </w:rPr>
        <w:t xml:space="preserve">Trabajo que debe repetirse o corregirse y cuya causa registrada determina el tratamiento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xml:space="preserve"> aplicable.</w:t>
      </w:r>
    </w:p>
    <w:p w14:paraId="6686EAA9" w14:textId="4C852C79" w:rsidR="00A42831" w:rsidRDefault="61B555FC" w:rsidP="61B555FC">
      <w:pPr>
        <w:spacing w:after="120" w:line="360" w:lineRule="auto"/>
        <w:jc w:val="both"/>
      </w:pPr>
      <w:r w:rsidRPr="61B555FC">
        <w:rPr>
          <w:rFonts w:eastAsia="Times New Roman" w:cs="Times New Roman"/>
          <w:b/>
          <w:bCs/>
          <w:color w:val="000000" w:themeColor="text1"/>
        </w:rPr>
        <w:t xml:space="preserve">Causa de retrabajo: </w:t>
      </w:r>
      <w:r w:rsidRPr="61B555FC">
        <w:rPr>
          <w:rFonts w:eastAsia="Times New Roman" w:cs="Times New Roman"/>
          <w:color w:val="000000" w:themeColor="text1"/>
        </w:rPr>
        <w:t xml:space="preserve">Clasificación operacional que explica por qué fue necesario repetir o corregir un trabajo y que se utiliza como antecedente para determinar su tratamiento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w:t>
      </w:r>
    </w:p>
    <w:p w14:paraId="4301B0DA" w14:textId="7E901F9D" w:rsidR="00A42831" w:rsidRDefault="61B555FC" w:rsidP="61B555FC">
      <w:pPr>
        <w:spacing w:after="120" w:line="360" w:lineRule="auto"/>
        <w:jc w:val="both"/>
      </w:pPr>
      <w:proofErr w:type="spellStart"/>
      <w:r w:rsidRPr="61B555FC">
        <w:rPr>
          <w:rFonts w:eastAsia="Times New Roman" w:cs="Times New Roman"/>
          <w:b/>
          <w:bCs/>
          <w:color w:val="000000" w:themeColor="text1"/>
        </w:rPr>
        <w:t>Remunerabilidad</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 xml:space="preserve">Condición que determina si un hecho de trabajo válido produce o no un efecto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xml:space="preserve"> adicional conforme a las reglas vigentes.</w:t>
      </w:r>
    </w:p>
    <w:p w14:paraId="0755AF53" w14:textId="2E0F67DA" w:rsidR="00A42831" w:rsidRDefault="61B555FC" w:rsidP="61B555FC">
      <w:pPr>
        <w:spacing w:after="120" w:line="360" w:lineRule="auto"/>
        <w:jc w:val="both"/>
      </w:pPr>
      <w:r w:rsidRPr="61B555FC">
        <w:rPr>
          <w:rFonts w:eastAsia="Times New Roman" w:cs="Times New Roman"/>
          <w:b/>
          <w:bCs/>
          <w:color w:val="000000" w:themeColor="text1"/>
        </w:rPr>
        <w:t xml:space="preserve">Deducción válida: </w:t>
      </w:r>
      <w:r w:rsidRPr="61B555FC">
        <w:rPr>
          <w:rFonts w:eastAsia="Times New Roman" w:cs="Times New Roman"/>
          <w:color w:val="000000" w:themeColor="text1"/>
        </w:rPr>
        <w:t>Deducción del trabajador previamente parametrizada, validada y vigente, con fundamento, límites y trazabilidad aplicables. No comprende descuentos punitivos automáticos por pérdidas, daños, mermas, negligencia, errores o retrabajos.</w:t>
      </w:r>
    </w:p>
    <w:p w14:paraId="4BEB6C97" w14:textId="3B90FCB6" w:rsidR="00A42831" w:rsidRDefault="61B555FC" w:rsidP="61B555FC">
      <w:pPr>
        <w:spacing w:after="120" w:line="360" w:lineRule="auto"/>
        <w:jc w:val="both"/>
      </w:pPr>
      <w:r w:rsidRPr="61B555FC">
        <w:rPr>
          <w:rFonts w:eastAsia="Times New Roman" w:cs="Times New Roman"/>
          <w:b/>
          <w:bCs/>
          <w:color w:val="000000" w:themeColor="text1"/>
        </w:rPr>
        <w:t xml:space="preserve">Aporte del empleador: </w:t>
      </w:r>
      <w:r w:rsidRPr="61B555FC">
        <w:rPr>
          <w:rFonts w:eastAsia="Times New Roman" w:cs="Times New Roman"/>
          <w:color w:val="000000" w:themeColor="text1"/>
        </w:rPr>
        <w:t>Monto de cargo de la empresa asociado a la remuneración que forma parte del costo laboral, pero no reduce el líquido del trabajador.</w:t>
      </w:r>
    </w:p>
    <w:p w14:paraId="0758030B" w14:textId="40FD3D8D" w:rsidR="00A42831" w:rsidRDefault="61B555FC" w:rsidP="61B555FC">
      <w:pPr>
        <w:spacing w:after="120" w:line="360" w:lineRule="auto"/>
        <w:jc w:val="both"/>
      </w:pPr>
      <w:r w:rsidRPr="61B555FC">
        <w:rPr>
          <w:rFonts w:eastAsia="Times New Roman" w:cs="Times New Roman"/>
          <w:b/>
          <w:bCs/>
          <w:color w:val="000000" w:themeColor="text1"/>
        </w:rPr>
        <w:t xml:space="preserve">Parámetro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Valor, tasa, tope o regla vigente y versionada utilizada por un cálculo laboral, previsional o tributario. Su valor puede variar en el tiempo y no debe congelarse en el Anexo salvo que una fuente vigente lo establezca expresamente.</w:t>
      </w:r>
    </w:p>
    <w:p w14:paraId="5C1C895E" w14:textId="5637E69B" w:rsidR="00A42831" w:rsidRDefault="61B555FC" w:rsidP="61B555FC">
      <w:pPr>
        <w:spacing w:after="120" w:line="360" w:lineRule="auto"/>
        <w:jc w:val="both"/>
      </w:pPr>
      <w:r w:rsidRPr="61B555FC">
        <w:rPr>
          <w:rFonts w:eastAsia="Times New Roman" w:cs="Times New Roman"/>
          <w:b/>
          <w:bCs/>
          <w:color w:val="000000" w:themeColor="text1"/>
        </w:rPr>
        <w:t xml:space="preserve">Configuración previsional vigente: </w:t>
      </w:r>
      <w:r w:rsidRPr="61B555FC">
        <w:rPr>
          <w:rFonts w:eastAsia="Times New Roman" w:cs="Times New Roman"/>
          <w:color w:val="000000" w:themeColor="text1"/>
        </w:rPr>
        <w:t>Conjunto de antecedentes previsionales y de salud aplicables al trabajador y al período, utilizados junto con los parámetros legales correspondientes para efectuar el cálculo.</w:t>
      </w:r>
    </w:p>
    <w:p w14:paraId="7434BA1C" w14:textId="1BA84134" w:rsidR="00A42831" w:rsidRDefault="61B555FC" w:rsidP="61B555FC">
      <w:pPr>
        <w:spacing w:after="120" w:line="360" w:lineRule="auto"/>
        <w:jc w:val="both"/>
      </w:pPr>
      <w:r w:rsidRPr="61B555FC">
        <w:rPr>
          <w:rFonts w:eastAsia="Times New Roman" w:cs="Times New Roman"/>
          <w:b/>
          <w:bCs/>
          <w:color w:val="000000" w:themeColor="text1"/>
        </w:rPr>
        <w:t xml:space="preserve">Cálculo proporcional aplicable al período: </w:t>
      </w:r>
      <w:r w:rsidRPr="61B555FC">
        <w:rPr>
          <w:rFonts w:eastAsia="Times New Roman" w:cs="Times New Roman"/>
          <w:color w:val="000000" w:themeColor="text1"/>
        </w:rPr>
        <w:t xml:space="preserve">Criterio utilizado cuando la relación laboral comienza o termina dentro del período y corresponde determinar proporcionalmente los conceptos </w:t>
      </w:r>
      <w:proofErr w:type="spellStart"/>
      <w:r w:rsidRPr="61B555FC">
        <w:rPr>
          <w:rFonts w:eastAsia="Times New Roman" w:cs="Times New Roman"/>
          <w:color w:val="000000" w:themeColor="text1"/>
        </w:rPr>
        <w:t>remuneracionales</w:t>
      </w:r>
      <w:proofErr w:type="spellEnd"/>
      <w:r w:rsidRPr="61B555FC">
        <w:rPr>
          <w:rFonts w:eastAsia="Times New Roman" w:cs="Times New Roman"/>
          <w:color w:val="000000" w:themeColor="text1"/>
        </w:rPr>
        <w:t xml:space="preserve"> conforme a la regla legal o contractual vigente.</w:t>
      </w:r>
    </w:p>
    <w:p w14:paraId="057E7261" w14:textId="77EE17F9" w:rsidR="00A42831" w:rsidRDefault="61B555FC" w:rsidP="61B555FC">
      <w:pPr>
        <w:spacing w:after="120" w:line="360" w:lineRule="auto"/>
        <w:jc w:val="both"/>
      </w:pPr>
      <w:r w:rsidRPr="61B555FC">
        <w:rPr>
          <w:rFonts w:eastAsia="Times New Roman" w:cs="Times New Roman"/>
          <w:b/>
          <w:bCs/>
          <w:color w:val="000000" w:themeColor="text1"/>
        </w:rPr>
        <w:t xml:space="preserve">Anticipo quincenal: </w:t>
      </w:r>
      <w:r w:rsidRPr="61B555FC">
        <w:rPr>
          <w:rFonts w:eastAsia="Times New Roman" w:cs="Times New Roman"/>
          <w:color w:val="000000" w:themeColor="text1"/>
        </w:rPr>
        <w:t>Pago a cuenta de la remuneración mensual que posteriormente se descuenta para determinar el saldo final del período. No constituye por sí mismo una liquidación parcial cerrada.</w:t>
      </w:r>
    </w:p>
    <w:p w14:paraId="6AE3B70E" w14:textId="2F8B74F4" w:rsidR="00A42831" w:rsidRDefault="61B555FC" w:rsidP="61B555FC">
      <w:pPr>
        <w:spacing w:after="120" w:line="360" w:lineRule="auto"/>
        <w:jc w:val="both"/>
      </w:pPr>
      <w:r w:rsidRPr="61B555FC">
        <w:rPr>
          <w:rFonts w:eastAsia="Times New Roman" w:cs="Times New Roman"/>
          <w:b/>
          <w:bCs/>
          <w:color w:val="000000" w:themeColor="text1"/>
        </w:rPr>
        <w:t xml:space="preserve">Saldo final del período: </w:t>
      </w:r>
      <w:r w:rsidRPr="61B555FC">
        <w:rPr>
          <w:rFonts w:eastAsia="Times New Roman" w:cs="Times New Roman"/>
          <w:color w:val="000000" w:themeColor="text1"/>
        </w:rPr>
        <w:t xml:space="preserve">Monto que resulta del cálculo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xml:space="preserve"> después de considerar los componentes aplicables y descontar los anticipos efectivamente pagados.</w:t>
      </w:r>
    </w:p>
    <w:p w14:paraId="3E4F8FE3" w14:textId="53495D4E" w:rsidR="00A42831" w:rsidRDefault="61B555FC" w:rsidP="61B555FC">
      <w:pPr>
        <w:spacing w:after="120" w:line="360" w:lineRule="auto"/>
        <w:jc w:val="both"/>
      </w:pPr>
      <w:r w:rsidRPr="61B555FC">
        <w:rPr>
          <w:rFonts w:eastAsia="Times New Roman" w:cs="Times New Roman"/>
          <w:b/>
          <w:bCs/>
          <w:color w:val="000000" w:themeColor="text1"/>
        </w:rPr>
        <w:t xml:space="preserve">Versión de cálculo </w:t>
      </w:r>
      <w:proofErr w:type="spellStart"/>
      <w:r w:rsidRPr="61B555FC">
        <w:rPr>
          <w:rFonts w:eastAsia="Times New Roman" w:cs="Times New Roman"/>
          <w:b/>
          <w:bCs/>
          <w:color w:val="000000" w:themeColor="text1"/>
        </w:rPr>
        <w:t>remuneracional</w:t>
      </w:r>
      <w:proofErr w:type="spellEnd"/>
      <w:r w:rsidRPr="61B555FC">
        <w:rPr>
          <w:rFonts w:eastAsia="Times New Roman" w:cs="Times New Roman"/>
          <w:b/>
          <w:bCs/>
          <w:color w:val="000000" w:themeColor="text1"/>
        </w:rPr>
        <w:t xml:space="preserve">: </w:t>
      </w:r>
      <w:r w:rsidRPr="61B555FC">
        <w:rPr>
          <w:rFonts w:eastAsia="Times New Roman" w:cs="Times New Roman"/>
          <w:color w:val="000000" w:themeColor="text1"/>
        </w:rPr>
        <w:t>Registro histórico del cálculo individual correspondiente a un período, preservado para que cambios posteriores de reglas o parámetros no modifiquen retrospectivamente el resultado anterior.</w:t>
      </w:r>
    </w:p>
    <w:p w14:paraId="24006052" w14:textId="15407F16" w:rsidR="00A42831" w:rsidRDefault="61B555FC" w:rsidP="61B555FC">
      <w:pPr>
        <w:spacing w:after="120" w:line="360" w:lineRule="auto"/>
        <w:jc w:val="both"/>
      </w:pPr>
      <w:r w:rsidRPr="61B555FC">
        <w:rPr>
          <w:rFonts w:eastAsia="Times New Roman" w:cs="Times New Roman"/>
          <w:b/>
          <w:bCs/>
          <w:color w:val="000000" w:themeColor="text1"/>
        </w:rPr>
        <w:t xml:space="preserve">Desglose preliminar: </w:t>
      </w:r>
      <w:r w:rsidRPr="61B555FC">
        <w:rPr>
          <w:rFonts w:eastAsia="Times New Roman" w:cs="Times New Roman"/>
          <w:color w:val="000000" w:themeColor="text1"/>
        </w:rPr>
        <w:t>Información interna y no oficial del cálculo de remuneración mientras ésta permanece abierta y todavía puede ser revisada.</w:t>
      </w:r>
    </w:p>
    <w:p w14:paraId="1A650934" w14:textId="1529CB75" w:rsidR="00A42831" w:rsidRDefault="61B555FC" w:rsidP="61B555FC">
      <w:pPr>
        <w:spacing w:after="120" w:line="360" w:lineRule="auto"/>
        <w:jc w:val="both"/>
      </w:pPr>
      <w:r w:rsidRPr="61B555FC">
        <w:rPr>
          <w:rFonts w:eastAsia="Times New Roman" w:cs="Times New Roman"/>
          <w:b/>
          <w:bCs/>
          <w:color w:val="000000" w:themeColor="text1"/>
        </w:rPr>
        <w:t xml:space="preserve">Liquidación oficial: </w:t>
      </w:r>
      <w:r w:rsidRPr="61B555FC">
        <w:rPr>
          <w:rFonts w:eastAsia="Times New Roman" w:cs="Times New Roman"/>
          <w:color w:val="000000" w:themeColor="text1"/>
        </w:rPr>
        <w:t>Documento no editable generado al cerrar satisfactoriamente la remuneración, identificado por trabajador, período, versión, fecha de emisión, vigencia y desglose aplicable.</w:t>
      </w:r>
    </w:p>
    <w:p w14:paraId="06FC6D28" w14:textId="07CA2D41" w:rsidR="00A42831" w:rsidRDefault="61B555FC" w:rsidP="61B555FC">
      <w:pPr>
        <w:spacing w:after="120" w:line="360" w:lineRule="auto"/>
        <w:jc w:val="both"/>
      </w:pPr>
      <w:r w:rsidRPr="61B555FC">
        <w:rPr>
          <w:rFonts w:eastAsia="Times New Roman" w:cs="Times New Roman"/>
          <w:b/>
          <w:bCs/>
          <w:color w:val="000000" w:themeColor="text1"/>
        </w:rPr>
        <w:t xml:space="preserve">Versión vigente de liquidación: </w:t>
      </w:r>
      <w:r w:rsidRPr="61B555FC">
        <w:rPr>
          <w:rFonts w:eastAsia="Times New Roman" w:cs="Times New Roman"/>
          <w:color w:val="000000" w:themeColor="text1"/>
        </w:rPr>
        <w:t>Versión oficial que actualmente representa la liquidación válida del período.</w:t>
      </w:r>
    </w:p>
    <w:p w14:paraId="64221A67" w14:textId="26FD6E71" w:rsidR="00A42831" w:rsidRDefault="61B555FC" w:rsidP="61B555FC">
      <w:pPr>
        <w:spacing w:after="120" w:line="360" w:lineRule="auto"/>
        <w:jc w:val="both"/>
      </w:pPr>
      <w:r w:rsidRPr="61B555FC">
        <w:rPr>
          <w:rFonts w:eastAsia="Times New Roman" w:cs="Times New Roman"/>
          <w:b/>
          <w:bCs/>
          <w:color w:val="000000" w:themeColor="text1"/>
        </w:rPr>
        <w:t xml:space="preserve">Versión histórica reemplazada: </w:t>
      </w:r>
      <w:r w:rsidRPr="61B555FC">
        <w:rPr>
          <w:rFonts w:eastAsia="Times New Roman" w:cs="Times New Roman"/>
          <w:color w:val="000000" w:themeColor="text1"/>
        </w:rPr>
        <w:t>Versión oficial anterior sustituida por una corrección permitida. Se conserva para trazabilidad, pero se identifica como no vigente.</w:t>
      </w:r>
    </w:p>
    <w:p w14:paraId="2289D935" w14:textId="4E272819" w:rsidR="00A42831" w:rsidRDefault="61B555FC" w:rsidP="61B555FC">
      <w:pPr>
        <w:spacing w:after="120" w:line="360" w:lineRule="auto"/>
        <w:jc w:val="both"/>
      </w:pPr>
      <w:r w:rsidRPr="61B555FC">
        <w:rPr>
          <w:rFonts w:eastAsia="Times New Roman" w:cs="Times New Roman"/>
          <w:b/>
          <w:bCs/>
          <w:color w:val="000000" w:themeColor="text1"/>
        </w:rPr>
        <w:t xml:space="preserve">Entrega de liquidación: </w:t>
      </w:r>
      <w:r w:rsidRPr="61B555FC">
        <w:rPr>
          <w:rFonts w:eastAsia="Times New Roman" w:cs="Times New Roman"/>
          <w:color w:val="000000" w:themeColor="text1"/>
        </w:rPr>
        <w:t>Registro de la entrega oficial de la liquidación vigente mediante el canal electrónico autorizado por el trabajador o de forma física cuando corresponda.</w:t>
      </w:r>
    </w:p>
    <w:p w14:paraId="1BAF376A" w14:textId="7314323B" w:rsidR="00A42831" w:rsidRDefault="61B555FC" w:rsidP="61B555FC">
      <w:pPr>
        <w:spacing w:line="257" w:lineRule="auto"/>
        <w:jc w:val="both"/>
      </w:pPr>
      <w:r w:rsidRPr="61B555FC">
        <w:rPr>
          <w:rFonts w:eastAsia="Times New Roman" w:cs="Times New Roman"/>
          <w:color w:val="90571E" w:themeColor="accent6" w:themeShade="BF"/>
          <w:sz w:val="26"/>
          <w:szCs w:val="26"/>
        </w:rPr>
        <w:t xml:space="preserve"> </w:t>
      </w:r>
    </w:p>
    <w:p w14:paraId="6F8CA6C7" w14:textId="705115B7" w:rsidR="00A42831" w:rsidRDefault="61B555FC" w:rsidP="61B555FC">
      <w:pPr>
        <w:pStyle w:val="Ttulo3"/>
        <w:spacing w:line="360" w:lineRule="auto"/>
        <w:jc w:val="both"/>
      </w:pPr>
      <w:bookmarkStart w:id="11" w:name="_Toc242051026"/>
      <w:r w:rsidRPr="61B555FC">
        <w:rPr>
          <w:rFonts w:eastAsia="Times New Roman" w:cs="Times New Roman"/>
          <w:color w:val="90571E" w:themeColor="accent6" w:themeShade="BF"/>
        </w:rPr>
        <w:t>Datos, identificación y registros principales</w:t>
      </w:r>
      <w:bookmarkEnd w:id="11"/>
    </w:p>
    <w:p w14:paraId="4DAE6FCD" w14:textId="0F1B1446" w:rsidR="00A42831" w:rsidRDefault="61B555FC" w:rsidP="61B555FC">
      <w:pPr>
        <w:spacing w:line="257" w:lineRule="auto"/>
        <w:jc w:val="both"/>
      </w:pPr>
      <w:r w:rsidRPr="61B555FC">
        <w:rPr>
          <w:rFonts w:eastAsia="Times New Roman" w:cs="Times New Roman"/>
        </w:rPr>
        <w:t xml:space="preserve"> </w:t>
      </w:r>
    </w:p>
    <w:p w14:paraId="013FE139" w14:textId="19539717" w:rsidR="00A42831" w:rsidRDefault="61B555FC" w:rsidP="61B555FC">
      <w:pPr>
        <w:pStyle w:val="Ttulo4"/>
        <w:spacing w:line="257" w:lineRule="auto"/>
        <w:jc w:val="both"/>
      </w:pPr>
      <w:r w:rsidRPr="61B555FC">
        <w:rPr>
          <w:rFonts w:eastAsia="Times New Roman" w:cs="Times New Roman"/>
        </w:rPr>
        <w:t>Identidad y ciclo de vida del cliente</w:t>
      </w:r>
    </w:p>
    <w:p w14:paraId="15F38A3C" w14:textId="1E4AB8F5" w:rsidR="00A42831" w:rsidRDefault="61B555FC" w:rsidP="61B555FC">
      <w:pPr>
        <w:spacing w:line="257" w:lineRule="auto"/>
        <w:jc w:val="both"/>
      </w:pPr>
      <w:r w:rsidRPr="61B555FC">
        <w:rPr>
          <w:rFonts w:eastAsia="Times New Roman" w:cs="Times New Roman"/>
        </w:rPr>
        <w:t xml:space="preserve"> </w:t>
      </w:r>
    </w:p>
    <w:p w14:paraId="196EDF0E" w14:textId="37704F25" w:rsidR="00A42831" w:rsidRDefault="61B555FC" w:rsidP="61B555FC">
      <w:pPr>
        <w:spacing w:after="60" w:line="360" w:lineRule="auto"/>
        <w:jc w:val="both"/>
      </w:pPr>
      <w:r w:rsidRPr="61B555FC">
        <w:rPr>
          <w:rFonts w:eastAsia="Times New Roman" w:cs="Times New Roman"/>
          <w:color w:val="000000" w:themeColor="text1"/>
        </w:rPr>
        <w:t>El registro de clientes distingue B2B y B2C y aplica los antecedentes obligatorios definidos para cada tipo. Todo registro satisfactorio queda en estado Activo. La identidad debe mantenerse única y, cuando existe RUT, éste participa en el control de duplicidad. El RUT identificador no puede modificarse mediante el mantenimiento ordinario del cliente.</w:t>
      </w:r>
    </w:p>
    <w:p w14:paraId="4E75F5B0" w14:textId="1C1093B0" w:rsidR="00A42831" w:rsidRDefault="61B555FC" w:rsidP="61B555FC">
      <w:pPr>
        <w:spacing w:after="60" w:line="360" w:lineRule="auto"/>
        <w:jc w:val="both"/>
      </w:pPr>
      <w:r w:rsidRPr="61B555FC">
        <w:rPr>
          <w:rFonts w:eastAsia="Times New Roman" w:cs="Times New Roman"/>
          <w:color w:val="000000" w:themeColor="text1"/>
        </w:rPr>
        <w:t>La actualización de datos sólo puede persistirse cuando los antecedentes editables cumplen las validaciones de completitud y formato aplicables. La desactivación de un cliente es manual y se impide cuando existen procesos, obligaciones o elementos asociados en estados no finales. Un cliente Inactivo conserva su información e historial, pero no queda disponible para nuevas operaciones que exijan cliente activo. La reactivación utiliza el mismo registro.</w:t>
      </w:r>
    </w:p>
    <w:p w14:paraId="38DD7C76" w14:textId="21D1C8C2" w:rsidR="00A42831" w:rsidRDefault="61B555FC" w:rsidP="61B555FC">
      <w:pPr>
        <w:spacing w:after="60" w:line="360" w:lineRule="auto"/>
        <w:jc w:val="both"/>
      </w:pPr>
      <w:r w:rsidRPr="61B555FC">
        <w:rPr>
          <w:rFonts w:eastAsia="Times New Roman" w:cs="Times New Roman"/>
          <w:color w:val="000000" w:themeColor="text1"/>
        </w:rPr>
        <w:t>El registro provisional se limita al contexto B2C permitido por la Cotización. El mínimo confirmado es nombre y teléfono. Un cliente B2B creado desde ese contexto debe ser formal desde el origen. La formalización de un B2C completa los antecedentes faltantes, aplica las validaciones correspondientes y habilita la consolidación de la venta.</w:t>
      </w:r>
    </w:p>
    <w:p w14:paraId="3D38CA91" w14:textId="08F5F78E" w:rsidR="00A42831" w:rsidRDefault="61B555FC" w:rsidP="61B555FC">
      <w:pPr>
        <w:spacing w:line="257" w:lineRule="auto"/>
        <w:jc w:val="both"/>
      </w:pPr>
      <w:r w:rsidRPr="61B555FC">
        <w:rPr>
          <w:rFonts w:eastAsia="Times New Roman" w:cs="Times New Roman"/>
        </w:rPr>
        <w:t xml:space="preserve"> </w:t>
      </w:r>
    </w:p>
    <w:p w14:paraId="26DEB304" w14:textId="507BE50E" w:rsidR="00A42831" w:rsidRDefault="61B555FC" w:rsidP="61B555FC">
      <w:pPr>
        <w:pStyle w:val="Ttulo4"/>
        <w:numPr>
          <w:ilvl w:val="3"/>
          <w:numId w:val="12"/>
        </w:numPr>
        <w:spacing w:before="0" w:line="257" w:lineRule="auto"/>
        <w:ind w:left="1728" w:hanging="647"/>
        <w:jc w:val="both"/>
        <w:rPr>
          <w:rFonts w:eastAsia="Times New Roman" w:cs="Times New Roman"/>
        </w:rPr>
      </w:pPr>
      <w:r w:rsidRPr="61B555FC">
        <w:rPr>
          <w:rFonts w:eastAsia="Times New Roman" w:cs="Times New Roman"/>
        </w:rPr>
        <w:t>Catálogo de Clientes y Ficha Financiera</w:t>
      </w:r>
    </w:p>
    <w:p w14:paraId="3ED163FF" w14:textId="097885B4" w:rsidR="00A42831" w:rsidRDefault="61B555FC" w:rsidP="61B555FC">
      <w:pPr>
        <w:spacing w:line="257" w:lineRule="auto"/>
        <w:jc w:val="both"/>
      </w:pPr>
      <w:r w:rsidRPr="61B555FC">
        <w:rPr>
          <w:rFonts w:eastAsia="Times New Roman" w:cs="Times New Roman"/>
        </w:rPr>
        <w:t xml:space="preserve"> </w:t>
      </w:r>
    </w:p>
    <w:p w14:paraId="15FBA7C0" w14:textId="3F071D86" w:rsidR="00A42831" w:rsidRDefault="61B555FC" w:rsidP="61B555FC">
      <w:pPr>
        <w:spacing w:after="60" w:line="360" w:lineRule="auto"/>
        <w:jc w:val="both"/>
      </w:pPr>
      <w:r w:rsidRPr="61B555FC">
        <w:rPr>
          <w:rFonts w:eastAsia="Times New Roman" w:cs="Times New Roman"/>
          <w:color w:val="000000" w:themeColor="text1"/>
        </w:rPr>
        <w:t>El Catálogo de Clientes presenta por defecto los registros Activos. Permite consultar Activos, Inactivos o Todos y realizar búsquedas por coincidencias totales o parciales de RUT, nombre o Razón Social sobre el conjunto filtrado. Los clientes B2C provisionales permanecen visibles mientras estén Activos y se identifican como Incompletos.</w:t>
      </w:r>
    </w:p>
    <w:p w14:paraId="7DB1C9CF" w14:textId="473B716D" w:rsidR="00A42831" w:rsidRDefault="61B555FC" w:rsidP="61B555FC">
      <w:pPr>
        <w:spacing w:after="60" w:line="360" w:lineRule="auto"/>
        <w:jc w:val="both"/>
      </w:pPr>
      <w:r w:rsidRPr="61B555FC">
        <w:rPr>
          <w:rFonts w:eastAsia="Times New Roman" w:cs="Times New Roman"/>
          <w:color w:val="000000" w:themeColor="text1"/>
        </w:rPr>
        <w:t>La situación financiera del cliente se deriva de sus Notas de Venta y saldos vigentes. La clasificación común es Al día, Deuda vigente o Moroso. La Ficha Financiera de un cliente formal presenta identificación, contacto, situación financiera, saldo pendiente total, monto de deuda vigente, monto moroso y antecedentes asociados de Cotizaciones, Notas de Venta, pagos y proyectos. Los antecedentes pueden filtrarse por tipo, estado y período y ordenarse cronológicamente.</w:t>
      </w:r>
    </w:p>
    <w:p w14:paraId="3FAC0755" w14:textId="04DBE23C" w:rsidR="00A42831" w:rsidRDefault="61B555FC" w:rsidP="61B555FC">
      <w:pPr>
        <w:spacing w:line="360" w:lineRule="auto"/>
        <w:jc w:val="both"/>
      </w:pPr>
      <w:r w:rsidRPr="61B555FC">
        <w:rPr>
          <w:rFonts w:eastAsia="Times New Roman" w:cs="Times New Roman"/>
          <w:color w:val="000000" w:themeColor="text1"/>
        </w:rPr>
        <w:t>Para un cliente provisional, la ficha muestra únicamente la información disponible y la Cotización asociada, manteniendo visible su condición Incompleto. Los indicadores visuales de situación financiera deben acompañarse de texto, iconos o etiquetas para que su significado no dependa exclusivamente del color.</w:t>
      </w:r>
    </w:p>
    <w:p w14:paraId="793DE3E4" w14:textId="11F49D72" w:rsidR="00A42831" w:rsidRDefault="61B555FC" w:rsidP="61B555FC">
      <w:pPr>
        <w:spacing w:line="360" w:lineRule="auto"/>
        <w:jc w:val="both"/>
      </w:pPr>
      <w:r w:rsidRPr="61B555FC">
        <w:rPr>
          <w:rFonts w:eastAsia="Times New Roman" w:cs="Times New Roman"/>
        </w:rPr>
        <w:t xml:space="preserve"> </w:t>
      </w:r>
    </w:p>
    <w:p w14:paraId="7F8F3B4E" w14:textId="1E1B6040" w:rsidR="00A42831" w:rsidRDefault="61B555FC" w:rsidP="61B555FC">
      <w:pPr>
        <w:pStyle w:val="Ttulo4"/>
        <w:spacing w:line="257" w:lineRule="auto"/>
        <w:jc w:val="both"/>
      </w:pPr>
      <w:r w:rsidRPr="61B555FC">
        <w:rPr>
          <w:rFonts w:eastAsia="Times New Roman" w:cs="Times New Roman"/>
        </w:rPr>
        <w:t>Relación entre Empleado y Usuario</w:t>
      </w:r>
    </w:p>
    <w:p w14:paraId="3062C708" w14:textId="6FABEAAB" w:rsidR="00A42831" w:rsidRDefault="61B555FC" w:rsidP="61B555FC">
      <w:pPr>
        <w:spacing w:line="257" w:lineRule="auto"/>
        <w:jc w:val="both"/>
      </w:pPr>
      <w:r w:rsidRPr="61B555FC">
        <w:rPr>
          <w:rFonts w:eastAsia="Times New Roman" w:cs="Times New Roman"/>
        </w:rPr>
        <w:t xml:space="preserve"> </w:t>
      </w:r>
    </w:p>
    <w:p w14:paraId="72AC13A7" w14:textId="3E828D9E" w:rsidR="00A42831" w:rsidRDefault="61B555FC" w:rsidP="61B555FC">
      <w:pPr>
        <w:spacing w:after="60" w:line="360" w:lineRule="auto"/>
        <w:jc w:val="both"/>
      </w:pPr>
      <w:r w:rsidRPr="61B555FC">
        <w:rPr>
          <w:rFonts w:eastAsia="Times New Roman" w:cs="Times New Roman"/>
          <w:color w:val="000000" w:themeColor="text1"/>
        </w:rPr>
        <w:t>Un Empleado puede existir sin Usuario. Una cuenta ordinaria de Usuario requiere un Empleado existente y un Empleado puede mantener como máximo una cuenta ordinaria. La creación de Usuario exige que el Empleado se encuentre Activo y no posea ya otra cuenta asociada. La cuenta se registra Activa y con una configuración de acceso inicial válida.</w:t>
      </w:r>
    </w:p>
    <w:p w14:paraId="5765AAA7" w14:textId="0283C3A5" w:rsidR="00A42831" w:rsidRDefault="61B555FC" w:rsidP="61B555FC">
      <w:pPr>
        <w:spacing w:after="60" w:line="360" w:lineRule="auto"/>
        <w:jc w:val="both"/>
      </w:pPr>
      <w:r w:rsidRPr="61B555FC">
        <w:rPr>
          <w:rFonts w:eastAsia="Times New Roman" w:cs="Times New Roman"/>
          <w:color w:val="000000" w:themeColor="text1"/>
        </w:rPr>
        <w:t>Para cuentas ordinarias, el identificador de acceso deriva del RUT del Empleado conforme a la convención vigente. La información laboral pertenece al registro de Empleado y no debe duplicarse como si fuera información propia independiente de la cuenta de Usuario.</w:t>
      </w:r>
    </w:p>
    <w:p w14:paraId="7A5E2B60" w14:textId="655E01C9" w:rsidR="00A42831" w:rsidRDefault="61B555FC" w:rsidP="61B555FC">
      <w:pPr>
        <w:spacing w:line="257" w:lineRule="auto"/>
        <w:jc w:val="both"/>
      </w:pPr>
      <w:r w:rsidRPr="61B555FC">
        <w:rPr>
          <w:rFonts w:eastAsia="Times New Roman" w:cs="Times New Roman"/>
        </w:rPr>
        <w:t xml:space="preserve"> </w:t>
      </w:r>
    </w:p>
    <w:p w14:paraId="475F6D84" w14:textId="0465A2BC" w:rsidR="00A42831" w:rsidRDefault="61B555FC" w:rsidP="61B555FC">
      <w:pPr>
        <w:pStyle w:val="Ttulo4"/>
        <w:spacing w:line="257" w:lineRule="auto"/>
        <w:jc w:val="both"/>
      </w:pPr>
      <w:r w:rsidRPr="61B555FC">
        <w:rPr>
          <w:rFonts w:eastAsia="Times New Roman" w:cs="Times New Roman"/>
        </w:rPr>
        <w:t>Identidad y mantenimiento del Proveedor</w:t>
      </w:r>
    </w:p>
    <w:p w14:paraId="0E67B12F" w14:textId="10D7C2F7" w:rsidR="00A42831" w:rsidRDefault="61B555FC" w:rsidP="61B555FC">
      <w:pPr>
        <w:spacing w:line="257" w:lineRule="auto"/>
        <w:jc w:val="both"/>
      </w:pPr>
      <w:r w:rsidRPr="61B555FC">
        <w:rPr>
          <w:rFonts w:eastAsia="Times New Roman" w:cs="Times New Roman"/>
        </w:rPr>
        <w:t xml:space="preserve"> </w:t>
      </w:r>
    </w:p>
    <w:p w14:paraId="2D1BD963" w14:textId="51033FD2" w:rsidR="00A42831" w:rsidRDefault="61B555FC" w:rsidP="61B555FC">
      <w:pPr>
        <w:spacing w:after="60" w:line="360" w:lineRule="auto"/>
        <w:jc w:val="both"/>
      </w:pPr>
      <w:r w:rsidRPr="61B555FC">
        <w:rPr>
          <w:rFonts w:eastAsia="Times New Roman" w:cs="Times New Roman"/>
          <w:color w:val="000000" w:themeColor="text1"/>
        </w:rPr>
        <w:t xml:space="preserve">El registro de Proveedores utiliza una identidad fiscal compuesta por país, tipo de </w:t>
      </w:r>
      <w:proofErr w:type="gramStart"/>
      <w:r w:rsidRPr="61B555FC">
        <w:rPr>
          <w:rFonts w:eastAsia="Times New Roman" w:cs="Times New Roman"/>
          <w:color w:val="000000" w:themeColor="text1"/>
        </w:rPr>
        <w:t>identificación fiscal e identificador fiscal</w:t>
      </w:r>
      <w:proofErr w:type="gramEnd"/>
      <w:r w:rsidRPr="61B555FC">
        <w:rPr>
          <w:rFonts w:eastAsia="Times New Roman" w:cs="Times New Roman"/>
          <w:color w:val="000000" w:themeColor="text1"/>
        </w:rPr>
        <w:t xml:space="preserve"> o RUT cuando corresponda. El alta exige además Razón Social y Tipo de Proveedor; los contactos pueden incorporarse posteriormente. El sistema evita duplicar una misma identidad fiscal y conserva el registro cuando cambia su estado, de modo que un Proveedor Inactivo debe reactivarse en lugar de crearse nuevamente.</w:t>
      </w:r>
    </w:p>
    <w:p w14:paraId="7DC5B721" w14:textId="0E0B5F91" w:rsidR="00A42831" w:rsidRDefault="61B555FC" w:rsidP="61B555FC">
      <w:pPr>
        <w:spacing w:after="60" w:line="360" w:lineRule="auto"/>
        <w:jc w:val="both"/>
      </w:pPr>
      <w:r w:rsidRPr="61B555FC">
        <w:rPr>
          <w:rFonts w:eastAsia="Times New Roman" w:cs="Times New Roman"/>
          <w:color w:val="000000" w:themeColor="text1"/>
        </w:rPr>
        <w:t>Las correcciones ordinarias y las modificaciones sensibles de identidad deben mantener la trazabilidad exigida por el flujo vigente. El Tipo de Proveedor funciona como una clasificación informativa y puede cambiar conservando su historial.</w:t>
      </w:r>
    </w:p>
    <w:p w14:paraId="09492621" w14:textId="539E6BF4" w:rsidR="00A42831" w:rsidRDefault="61B555FC" w:rsidP="61B555FC">
      <w:pPr>
        <w:spacing w:line="257" w:lineRule="auto"/>
        <w:jc w:val="both"/>
      </w:pPr>
      <w:r w:rsidRPr="61B555FC">
        <w:rPr>
          <w:rFonts w:eastAsia="Times New Roman" w:cs="Times New Roman"/>
        </w:rPr>
        <w:t xml:space="preserve"> </w:t>
      </w:r>
    </w:p>
    <w:p w14:paraId="1EA62D9D" w14:textId="568AAF8F" w:rsidR="00A42831" w:rsidRDefault="61B555FC" w:rsidP="61B555FC">
      <w:pPr>
        <w:pStyle w:val="Ttulo4"/>
        <w:spacing w:line="257" w:lineRule="auto"/>
        <w:jc w:val="both"/>
      </w:pPr>
      <w:r w:rsidRPr="61B555FC">
        <w:rPr>
          <w:rFonts w:eastAsia="Times New Roman" w:cs="Times New Roman"/>
        </w:rPr>
        <w:t xml:space="preserve">Datos laborales y </w:t>
      </w:r>
      <w:proofErr w:type="spellStart"/>
      <w:r w:rsidRPr="61B555FC">
        <w:rPr>
          <w:rFonts w:eastAsia="Times New Roman" w:cs="Times New Roman"/>
        </w:rPr>
        <w:t>remuneracionales</w:t>
      </w:r>
      <w:proofErr w:type="spellEnd"/>
    </w:p>
    <w:p w14:paraId="3ADAD774" w14:textId="03B5C712" w:rsidR="00A42831" w:rsidRDefault="61B555FC" w:rsidP="61B555FC">
      <w:pPr>
        <w:spacing w:line="257" w:lineRule="auto"/>
        <w:jc w:val="both"/>
      </w:pPr>
      <w:r w:rsidRPr="61B555FC">
        <w:rPr>
          <w:rFonts w:eastAsia="Times New Roman" w:cs="Times New Roman"/>
        </w:rPr>
        <w:t xml:space="preserve"> </w:t>
      </w:r>
    </w:p>
    <w:p w14:paraId="3CF33A0F" w14:textId="12CD5B48" w:rsidR="00A42831" w:rsidRDefault="61B555FC" w:rsidP="61B555FC">
      <w:pPr>
        <w:spacing w:after="60" w:line="360" w:lineRule="auto"/>
        <w:jc w:val="both"/>
      </w:pPr>
      <w:r w:rsidRPr="61B555FC">
        <w:rPr>
          <w:rFonts w:eastAsia="Times New Roman" w:cs="Times New Roman"/>
          <w:color w:val="000000" w:themeColor="text1"/>
        </w:rPr>
        <w:t xml:space="preserve">El registro de Empleado constituye la referencia del trabajador dependiente para remuneraciones. Puede existir y participar del cálculo y pago de remuneraciones sin disponer de una cuenta de Usuario. El sueldo base y las configuraciones </w:t>
      </w:r>
      <w:proofErr w:type="spellStart"/>
      <w:r w:rsidRPr="61B555FC">
        <w:rPr>
          <w:rFonts w:eastAsia="Times New Roman" w:cs="Times New Roman"/>
          <w:color w:val="000000" w:themeColor="text1"/>
        </w:rPr>
        <w:t>remuneracionales</w:t>
      </w:r>
      <w:proofErr w:type="spellEnd"/>
      <w:r w:rsidRPr="61B555FC">
        <w:rPr>
          <w:rFonts w:eastAsia="Times New Roman" w:cs="Times New Roman"/>
          <w:color w:val="000000" w:themeColor="text1"/>
        </w:rPr>
        <w:t xml:space="preserve"> que cambian en el tiempo deben conservar su vigencia histórica para que un período anterior pueda reconstruirse con los valores que le correspondían.</w:t>
      </w:r>
    </w:p>
    <w:p w14:paraId="53399630" w14:textId="2E81BE20" w:rsidR="00A42831" w:rsidRDefault="61B555FC" w:rsidP="61B555FC">
      <w:pPr>
        <w:spacing w:after="60" w:line="360" w:lineRule="auto"/>
        <w:jc w:val="both"/>
      </w:pPr>
      <w:r w:rsidRPr="61B555FC">
        <w:rPr>
          <w:rFonts w:eastAsia="Times New Roman" w:cs="Times New Roman"/>
          <w:color w:val="000000" w:themeColor="text1"/>
        </w:rPr>
        <w:t xml:space="preserve">Los antecedentes </w:t>
      </w:r>
      <w:proofErr w:type="spellStart"/>
      <w:r w:rsidRPr="61B555FC">
        <w:rPr>
          <w:rFonts w:eastAsia="Times New Roman" w:cs="Times New Roman"/>
          <w:color w:val="000000" w:themeColor="text1"/>
        </w:rPr>
        <w:t>remuneracionales</w:t>
      </w:r>
      <w:proofErr w:type="spellEnd"/>
      <w:r w:rsidRPr="61B555FC">
        <w:rPr>
          <w:rFonts w:eastAsia="Times New Roman" w:cs="Times New Roman"/>
          <w:color w:val="000000" w:themeColor="text1"/>
        </w:rPr>
        <w:t>, previsionales, tributarios y de salud se consideran información sensible y deben utilizarse únicamente dentro del alcance autorizado. El Anexo define su función dentro del cálculo, pero no fija campos adicionales ni plazos de conservación que las fuentes vigentes no hayan establecido.</w:t>
      </w:r>
    </w:p>
    <w:p w14:paraId="51B6822C" w14:textId="133DEA9E" w:rsidR="00A42831" w:rsidRDefault="61B555FC" w:rsidP="61B555FC">
      <w:pPr>
        <w:spacing w:after="60" w:line="360" w:lineRule="auto"/>
        <w:jc w:val="both"/>
      </w:pPr>
      <w:r w:rsidRPr="61B555FC">
        <w:rPr>
          <w:rFonts w:eastAsia="Times New Roman" w:cs="Times New Roman"/>
        </w:rPr>
        <w:t xml:space="preserve"> </w:t>
      </w:r>
    </w:p>
    <w:p w14:paraId="2525860A" w14:textId="2A667DF8"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Conceptos comerciales y documentales</w:t>
      </w:r>
    </w:p>
    <w:p w14:paraId="120CADB4" w14:textId="10381329" w:rsidR="00A42831" w:rsidRDefault="61B555FC" w:rsidP="61B555FC">
      <w:pPr>
        <w:spacing w:line="257" w:lineRule="auto"/>
        <w:jc w:val="both"/>
      </w:pPr>
      <w:r w:rsidRPr="61B555FC">
        <w:rPr>
          <w:rFonts w:eastAsia="Times New Roman" w:cs="Times New Roman"/>
        </w:rPr>
        <w:t xml:space="preserve"> </w:t>
      </w:r>
    </w:p>
    <w:p w14:paraId="5FF63C8C" w14:textId="375E2CA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Construcción y emisión de Cotizaciones</w:t>
      </w:r>
    </w:p>
    <w:p w14:paraId="69BDCE4F" w14:textId="0DBD873F" w:rsidR="00A42831" w:rsidRDefault="61B555FC" w:rsidP="61B555FC">
      <w:pPr>
        <w:spacing w:line="257" w:lineRule="auto"/>
        <w:jc w:val="both"/>
      </w:pPr>
      <w:r w:rsidRPr="61B555FC">
        <w:rPr>
          <w:rFonts w:eastAsia="Times New Roman" w:cs="Times New Roman"/>
        </w:rPr>
        <w:t xml:space="preserve"> </w:t>
      </w:r>
    </w:p>
    <w:p w14:paraId="47E3F901" w14:textId="441DC06A" w:rsidR="00A42831" w:rsidRDefault="61B555FC" w:rsidP="61B555FC">
      <w:pPr>
        <w:spacing w:after="60" w:line="360" w:lineRule="auto"/>
        <w:jc w:val="both"/>
      </w:pPr>
      <w:r w:rsidRPr="61B555FC">
        <w:rPr>
          <w:rFonts w:eastAsia="Times New Roman" w:cs="Times New Roman"/>
          <w:color w:val="000000" w:themeColor="text1"/>
        </w:rPr>
        <w:t>Toda Cotización que vaya a guardarse o continuar formalmente debe mantener un único cliente válido asociado. Puede conservarse en Borrador con antecedentes incompletos, pero no participa en aceptación hasta su emisión. La emisión exige que la Cotización se encuentre completa respecto del cliente, productos, condiciones económicas, tratamiento tributario, vigencia y demás antecedentes obligatorios.</w:t>
      </w:r>
    </w:p>
    <w:p w14:paraId="32B812D3" w14:textId="64A4E6D8" w:rsidR="00A42831" w:rsidRDefault="61B555FC" w:rsidP="61B555FC">
      <w:pPr>
        <w:spacing w:after="60" w:line="360" w:lineRule="auto"/>
        <w:jc w:val="both"/>
      </w:pPr>
      <w:r w:rsidRPr="61B555FC">
        <w:rPr>
          <w:rFonts w:eastAsia="Times New Roman" w:cs="Times New Roman"/>
          <w:color w:val="000000" w:themeColor="text1"/>
        </w:rPr>
        <w:t>Cada producto incluido conserva sus especificaciones comerciales. Pueden utilizarse opciones preconfiguradas disponibles o especificaciones especiales cuando la operación lo requiera. Los catálogos y atributos específicos del producto se consumen desde su configuración vigente y no se redefinen en este Anexo.</w:t>
      </w:r>
    </w:p>
    <w:p w14:paraId="63531EA5" w14:textId="4C9FEE20" w:rsidR="00A42831" w:rsidRDefault="61B555FC" w:rsidP="61B555FC">
      <w:pPr>
        <w:spacing w:after="60" w:line="360" w:lineRule="auto"/>
        <w:jc w:val="both"/>
      </w:pPr>
      <w:r w:rsidRPr="61B555FC">
        <w:rPr>
          <w:rFonts w:eastAsia="Times New Roman" w:cs="Times New Roman"/>
          <w:color w:val="000000" w:themeColor="text1"/>
        </w:rPr>
        <w:t>El costo base se determina con los costos vigentes de los materiales o componentes configurados. Gerencia puede ajustar el costo utilizado en una Cotización específica sin modificar el valor general o histórico del catálogo de origen. El precio sugerido se calcula desde el costo base y el margen aplicable. Antes de la emisión, Gerencia puede ajustar el precio de esa Cotización sin alterar valores generales.</w:t>
      </w:r>
    </w:p>
    <w:p w14:paraId="74E393F9" w14:textId="44282ECF" w:rsidR="00A42831" w:rsidRDefault="61B555FC" w:rsidP="61B555FC">
      <w:pPr>
        <w:spacing w:after="60" w:line="360" w:lineRule="auto"/>
        <w:jc w:val="both"/>
      </w:pPr>
      <w:r w:rsidRPr="61B555FC">
        <w:rPr>
          <w:rFonts w:eastAsia="Times New Roman" w:cs="Times New Roman"/>
        </w:rPr>
        <w:t xml:space="preserve"> </w:t>
      </w:r>
    </w:p>
    <w:p w14:paraId="7EAF4CA3" w14:textId="1625E5C9"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Vigencia, rectificación y aceptación</w:t>
      </w:r>
    </w:p>
    <w:p w14:paraId="46E59054" w14:textId="63773E13" w:rsidR="00A42831" w:rsidRDefault="61B555FC" w:rsidP="61B555FC">
      <w:pPr>
        <w:spacing w:line="257" w:lineRule="auto"/>
        <w:jc w:val="both"/>
      </w:pPr>
      <w:r w:rsidRPr="61B555FC">
        <w:rPr>
          <w:rFonts w:eastAsia="Times New Roman" w:cs="Times New Roman"/>
        </w:rPr>
        <w:t xml:space="preserve"> </w:t>
      </w:r>
    </w:p>
    <w:p w14:paraId="75E3C8BD" w14:textId="6B3DD37B" w:rsidR="00A42831" w:rsidRDefault="61B555FC" w:rsidP="61B555FC">
      <w:pPr>
        <w:spacing w:after="60" w:line="360" w:lineRule="auto"/>
        <w:jc w:val="both"/>
      </w:pPr>
      <w:r w:rsidRPr="61B555FC">
        <w:rPr>
          <w:rFonts w:eastAsia="Times New Roman" w:cs="Times New Roman"/>
          <w:color w:val="000000" w:themeColor="text1"/>
        </w:rPr>
        <w:t>La fecha de vigencia de una Cotización debe ser posterior a la fecha actual. Al superar esa fecha, la Cotización queda Vencida y no puede continuar aceptación hasta su reactivación. La reactivación conserva una copia del estado previo, exige una nueva vigencia futura y devuelve la misma Cotización al estado Emitida.</w:t>
      </w:r>
    </w:p>
    <w:p w14:paraId="0DCC917B" w14:textId="4D455372" w:rsidR="00A42831" w:rsidRDefault="61B555FC" w:rsidP="61B555FC">
      <w:pPr>
        <w:spacing w:after="60" w:line="360" w:lineRule="auto"/>
        <w:jc w:val="both"/>
      </w:pPr>
      <w:r w:rsidRPr="61B555FC">
        <w:rPr>
          <w:rFonts w:eastAsia="Times New Roman" w:cs="Times New Roman"/>
          <w:color w:val="000000" w:themeColor="text1"/>
        </w:rPr>
        <w:t xml:space="preserve">Una Cotización ya emitida no se modifica directamente por una rectificación posterior de medidas. Cuando la rectificación vuelve </w:t>
      </w:r>
      <w:proofErr w:type="gramStart"/>
      <w:r w:rsidRPr="61B555FC">
        <w:rPr>
          <w:rFonts w:eastAsia="Times New Roman" w:cs="Times New Roman"/>
          <w:color w:val="000000" w:themeColor="text1"/>
        </w:rPr>
        <w:t>inaplicables</w:t>
      </w:r>
      <w:proofErr w:type="gramEnd"/>
      <w:r w:rsidRPr="61B555FC">
        <w:rPr>
          <w:rFonts w:eastAsia="Times New Roman" w:cs="Times New Roman"/>
          <w:color w:val="000000" w:themeColor="text1"/>
        </w:rPr>
        <w:t xml:space="preserve"> las condiciones económicas originales, el sistema advierte la situación y la operación continúa mediante una nueva Cotización. El tratamiento particular de un Anticipo de cliente ya recibido en ese escenario se mantiene conforme al procedimiento manual vigente de la empresa.</w:t>
      </w:r>
    </w:p>
    <w:p w14:paraId="229B4C75" w14:textId="78C82A07" w:rsidR="00A42831" w:rsidRDefault="61B555FC" w:rsidP="61B555FC">
      <w:pPr>
        <w:spacing w:after="60" w:line="360" w:lineRule="auto"/>
        <w:jc w:val="both"/>
      </w:pPr>
      <w:r w:rsidRPr="61B555FC">
        <w:rPr>
          <w:rFonts w:eastAsia="Times New Roman" w:cs="Times New Roman"/>
          <w:color w:val="000000" w:themeColor="text1"/>
        </w:rPr>
        <w:t xml:space="preserve">La aceptación B2B se registra mediante una Orden de Compra </w:t>
      </w:r>
      <w:proofErr w:type="gramStart"/>
      <w:r w:rsidRPr="61B555FC">
        <w:rPr>
          <w:rFonts w:eastAsia="Times New Roman" w:cs="Times New Roman"/>
          <w:color w:val="000000" w:themeColor="text1"/>
        </w:rPr>
        <w:t>del cliente válida</w:t>
      </w:r>
      <w:proofErr w:type="gramEnd"/>
      <w:r w:rsidRPr="61B555FC">
        <w:rPr>
          <w:rFonts w:eastAsia="Times New Roman" w:cs="Times New Roman"/>
          <w:color w:val="000000" w:themeColor="text1"/>
        </w:rPr>
        <w:t>, lo que permite aprobar la Cotización y generar la Nota de Venta preservando sus condiciones comerciales. En B2C, el primer pago de cliente inicia la consolidación de la venta. Si el cliente continúa provisional, primero debe formalizarse. Si el pago no se completa, la Cotización permanece Emitida y no persiste una Nota de Venta definitiva. Si el pago se completa correctamente, la Cotización queda Aprobada y la Nota de Venta se consolida.</w:t>
      </w:r>
    </w:p>
    <w:p w14:paraId="709E3E81" w14:textId="4230BF1B" w:rsidR="00A42831" w:rsidRDefault="61B555FC" w:rsidP="61B555FC">
      <w:pPr>
        <w:spacing w:after="60" w:line="360" w:lineRule="auto"/>
        <w:jc w:val="both"/>
      </w:pPr>
      <w:r w:rsidRPr="61B555FC">
        <w:rPr>
          <w:rFonts w:eastAsia="Times New Roman" w:cs="Times New Roman"/>
        </w:rPr>
        <w:t xml:space="preserve"> </w:t>
      </w:r>
    </w:p>
    <w:p w14:paraId="09B83215" w14:textId="2AE595A1"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Nota de Venta directa y conservación del contenido comercial</w:t>
      </w:r>
    </w:p>
    <w:p w14:paraId="569C5717" w14:textId="6C0B1E58" w:rsidR="00A42831" w:rsidRDefault="61B555FC" w:rsidP="61B555FC">
      <w:pPr>
        <w:spacing w:line="257" w:lineRule="auto"/>
        <w:jc w:val="both"/>
      </w:pPr>
      <w:r w:rsidRPr="61B555FC">
        <w:rPr>
          <w:rFonts w:eastAsia="Times New Roman" w:cs="Times New Roman"/>
        </w:rPr>
        <w:t xml:space="preserve"> </w:t>
      </w:r>
    </w:p>
    <w:p w14:paraId="407A4162" w14:textId="215DBDE2" w:rsidR="00A42831" w:rsidRDefault="61B555FC" w:rsidP="61B555FC">
      <w:pPr>
        <w:spacing w:after="60" w:line="360" w:lineRule="auto"/>
        <w:jc w:val="both"/>
      </w:pPr>
      <w:r w:rsidRPr="61B555FC">
        <w:rPr>
          <w:rFonts w:eastAsia="Times New Roman" w:cs="Times New Roman"/>
          <w:color w:val="000000" w:themeColor="text1"/>
        </w:rPr>
        <w:t>La Nota de Venta directa se utiliza para productos adicionales, servicios, reparaciones, trabajos posteriores u otros conceptos cobrables que no forman parte del contenido comercial de una Nota de Venta previamente registrada. Requiere un cliente formal existente y, cuando corresponda, puede asociarse de manera opcional a un proyecto activo y al ítem comercial relacionado.</w:t>
      </w:r>
    </w:p>
    <w:p w14:paraId="56CEF96D" w14:textId="53E6885C" w:rsidR="00A42831" w:rsidRDefault="61B555FC" w:rsidP="61B555FC">
      <w:pPr>
        <w:spacing w:after="60" w:line="360" w:lineRule="auto"/>
        <w:jc w:val="both"/>
      </w:pPr>
      <w:r w:rsidRPr="61B555FC">
        <w:rPr>
          <w:rFonts w:eastAsia="Times New Roman" w:cs="Times New Roman"/>
          <w:color w:val="000000" w:themeColor="text1"/>
        </w:rPr>
        <w:t>Los conceptos cobrables incorporados después de una venta existente no deben añadirse modificando el contenido comercial de la Nota de Venta original. Deben registrarse mediante una nueva Nota de Venta directa, preservando así la trazabilidad de lo originalmente acordado.</w:t>
      </w:r>
    </w:p>
    <w:p w14:paraId="303AA513" w14:textId="719692EC" w:rsidR="00A42831" w:rsidRDefault="61B555FC" w:rsidP="61B555FC">
      <w:pPr>
        <w:spacing w:after="60" w:line="360" w:lineRule="auto"/>
        <w:jc w:val="both"/>
      </w:pPr>
      <w:r w:rsidRPr="61B555FC">
        <w:rPr>
          <w:rFonts w:eastAsia="Times New Roman" w:cs="Times New Roman"/>
        </w:rPr>
        <w:t xml:space="preserve"> </w:t>
      </w:r>
    </w:p>
    <w:p w14:paraId="76E6C849" w14:textId="3BA9E22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Moneda, tratamiento tributario y descuentos</w:t>
      </w:r>
    </w:p>
    <w:p w14:paraId="1058CA4A" w14:textId="6F9A1BA7" w:rsidR="00A42831" w:rsidRDefault="61B555FC" w:rsidP="61B555FC">
      <w:pPr>
        <w:spacing w:line="257" w:lineRule="auto"/>
        <w:jc w:val="both"/>
      </w:pPr>
      <w:r w:rsidRPr="61B555FC">
        <w:rPr>
          <w:rFonts w:eastAsia="Times New Roman" w:cs="Times New Roman"/>
        </w:rPr>
        <w:t xml:space="preserve"> </w:t>
      </w:r>
    </w:p>
    <w:p w14:paraId="315D099C" w14:textId="5E48C4C8" w:rsidR="00A42831" w:rsidRDefault="61B555FC" w:rsidP="61B555FC">
      <w:pPr>
        <w:spacing w:after="60" w:line="360" w:lineRule="auto"/>
        <w:jc w:val="both"/>
      </w:pPr>
      <w:r w:rsidRPr="61B555FC">
        <w:rPr>
          <w:rFonts w:eastAsia="Times New Roman" w:cs="Times New Roman"/>
          <w:color w:val="000000" w:themeColor="text1"/>
        </w:rPr>
        <w:t>CLP es la moneda comercial predeterminada y USD puede utilizarse cuando corresponda. La moneda seleccionada se conserva en la Cotización o Nota de Venta como moneda original de la operación. La conversión a CLP para efectos financieros internos se realiza al registrar pagos asociados a operaciones en USD.</w:t>
      </w:r>
    </w:p>
    <w:p w14:paraId="5CC9D4D7" w14:textId="167630B3" w:rsidR="00A42831" w:rsidRDefault="61B555FC" w:rsidP="61B555FC">
      <w:pPr>
        <w:spacing w:after="60" w:line="360" w:lineRule="auto"/>
        <w:jc w:val="both"/>
      </w:pPr>
      <w:r w:rsidRPr="61B555FC">
        <w:rPr>
          <w:rFonts w:eastAsia="Times New Roman" w:cs="Times New Roman"/>
          <w:color w:val="000000" w:themeColor="text1"/>
        </w:rPr>
        <w:t>El tratamiento tributario de una Cotización o Nota de Venta directa puede aplicar IVA o registrar una exención cuando corresponda. La exención es una variante del mismo tratamiento tributario y no crea un proceso funcional independiente.</w:t>
      </w:r>
    </w:p>
    <w:p w14:paraId="4ADA3AB1" w14:textId="60C9261E" w:rsidR="00A42831" w:rsidRDefault="61B555FC" w:rsidP="61B555FC">
      <w:pPr>
        <w:spacing w:after="60" w:line="360" w:lineRule="auto"/>
        <w:jc w:val="both"/>
      </w:pPr>
      <w:r w:rsidRPr="61B555FC">
        <w:rPr>
          <w:rFonts w:eastAsia="Times New Roman" w:cs="Times New Roman"/>
          <w:color w:val="000000" w:themeColor="text1"/>
        </w:rPr>
        <w:t>Gerencia puede aplicar descuentos mediante monto fijo o porcentaje. Un porcentaje no puede superar el cien por ciento y un monto fijo no puede superar la base sobre la cual se aplica. El descuento queda asociado a la operación específica y no modifica valores generales de catálogo.</w:t>
      </w:r>
    </w:p>
    <w:p w14:paraId="27FB512A" w14:textId="7378E008" w:rsidR="00A42831" w:rsidRDefault="61B555FC" w:rsidP="61B555FC">
      <w:pPr>
        <w:spacing w:after="60" w:line="360" w:lineRule="auto"/>
        <w:jc w:val="both"/>
      </w:pPr>
      <w:r w:rsidRPr="61B555FC">
        <w:rPr>
          <w:rFonts w:eastAsia="Times New Roman" w:cs="Times New Roman"/>
        </w:rPr>
        <w:t xml:space="preserve"> </w:t>
      </w:r>
    </w:p>
    <w:p w14:paraId="4EF89883" w14:textId="4E19B065"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Guías de Despacho y documentos tributarios de venta</w:t>
      </w:r>
    </w:p>
    <w:p w14:paraId="258900EB" w14:textId="15421B9B" w:rsidR="00A42831" w:rsidRDefault="61B555FC" w:rsidP="61B555FC">
      <w:pPr>
        <w:spacing w:line="257" w:lineRule="auto"/>
        <w:jc w:val="both"/>
      </w:pPr>
      <w:r w:rsidRPr="61B555FC">
        <w:rPr>
          <w:rFonts w:eastAsia="Times New Roman" w:cs="Times New Roman"/>
        </w:rPr>
        <w:t xml:space="preserve"> </w:t>
      </w:r>
    </w:p>
    <w:p w14:paraId="323158AB" w14:textId="5905C4C6" w:rsidR="00A42831" w:rsidRDefault="61B555FC" w:rsidP="61B555FC">
      <w:pPr>
        <w:spacing w:after="60" w:line="360" w:lineRule="auto"/>
        <w:jc w:val="both"/>
      </w:pPr>
      <w:r w:rsidRPr="61B555FC">
        <w:rPr>
          <w:rFonts w:eastAsia="Times New Roman" w:cs="Times New Roman"/>
          <w:color w:val="000000" w:themeColor="text1"/>
        </w:rPr>
        <w:t>Las Guías de Despacho se gestionan asociadas a la Nota de Venta correspondiente. Su generación utiliza la información disponible de la operación y su modificación sólo se permite cuando el estado del documento admite el cambio.</w:t>
      </w:r>
    </w:p>
    <w:p w14:paraId="45DBED73" w14:textId="21952AEE" w:rsidR="00A42831" w:rsidRDefault="61B555FC" w:rsidP="61B555FC">
      <w:pPr>
        <w:spacing w:after="60" w:line="360" w:lineRule="auto"/>
        <w:jc w:val="both"/>
      </w:pPr>
      <w:r w:rsidRPr="61B555FC">
        <w:rPr>
          <w:rFonts w:eastAsia="Times New Roman" w:cs="Times New Roman"/>
          <w:color w:val="000000" w:themeColor="text1"/>
        </w:rPr>
        <w:t>Los documentos tributarios de venta se registran a partir de antecedentes emitidos externamente y pueden incluir Facturas, Boletas u otros tipos aplicables. El mínimo funcional confirmado comprende tipo, folio, fecha de emisión y monto. Un documento puede asociarse a una o varias Notas de Venta cuando corresponda, y una Nota de Venta puede mantener varios documentos tributarios de venta.</w:t>
      </w:r>
    </w:p>
    <w:p w14:paraId="6F84A125" w14:textId="39737B82" w:rsidR="00A42831" w:rsidRDefault="61B555FC" w:rsidP="61B555FC">
      <w:pPr>
        <w:spacing w:after="60" w:line="360" w:lineRule="auto"/>
        <w:jc w:val="both"/>
      </w:pPr>
      <w:r w:rsidRPr="61B555FC">
        <w:rPr>
          <w:rFonts w:eastAsia="Times New Roman" w:cs="Times New Roman"/>
          <w:color w:val="000000" w:themeColor="text1"/>
        </w:rPr>
        <w:t>El registro de pagos de cliente sólo puede utilizar documentos tributarios de venta previamente existentes. El flujo de pago de cliente no crea un documento tributario faltante. La integración directa con el Servicio de Impuestos Internos no forma parte de la obligación funcional vigente.</w:t>
      </w:r>
    </w:p>
    <w:p w14:paraId="1646E4EB" w14:textId="50055366" w:rsidR="00A42831" w:rsidRDefault="61B555FC" w:rsidP="61B555FC">
      <w:pPr>
        <w:spacing w:after="60" w:line="360" w:lineRule="auto"/>
        <w:jc w:val="both"/>
      </w:pPr>
      <w:r w:rsidRPr="61B555FC">
        <w:rPr>
          <w:rFonts w:eastAsia="Times New Roman" w:cs="Times New Roman"/>
        </w:rPr>
        <w:t xml:space="preserve"> </w:t>
      </w:r>
    </w:p>
    <w:p w14:paraId="6E7C6C5D" w14:textId="379BFB07"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Anulación y reversión comercial de Notas de Venta</w:t>
      </w:r>
    </w:p>
    <w:p w14:paraId="4E27D1A3" w14:textId="6FF2B9B6" w:rsidR="00A42831" w:rsidRDefault="61B555FC" w:rsidP="61B555FC">
      <w:pPr>
        <w:spacing w:line="257" w:lineRule="auto"/>
        <w:jc w:val="both"/>
      </w:pPr>
      <w:r w:rsidRPr="61B555FC">
        <w:rPr>
          <w:rFonts w:eastAsia="Times New Roman" w:cs="Times New Roman"/>
        </w:rPr>
        <w:t xml:space="preserve"> </w:t>
      </w:r>
    </w:p>
    <w:p w14:paraId="2560035C" w14:textId="6D60B402" w:rsidR="00A42831" w:rsidRDefault="61B555FC" w:rsidP="61B555FC">
      <w:pPr>
        <w:spacing w:after="60" w:line="360" w:lineRule="auto"/>
        <w:jc w:val="both"/>
      </w:pPr>
      <w:r w:rsidRPr="61B555FC">
        <w:rPr>
          <w:rFonts w:eastAsia="Times New Roman" w:cs="Times New Roman"/>
          <w:color w:val="000000" w:themeColor="text1"/>
        </w:rPr>
        <w:t>Cuando una Nota de Venta no posee pagos asociados, puede anularse conservando sus antecedentes históricos. Cuando existen pagos asociados, la cancelación de efectos comerciales debe realizarse mediante reversión total o parcial.</w:t>
      </w:r>
    </w:p>
    <w:p w14:paraId="4A22AB3F" w14:textId="5480AF99" w:rsidR="00A42831" w:rsidRDefault="61B555FC" w:rsidP="61B555FC">
      <w:pPr>
        <w:spacing w:after="60" w:line="360" w:lineRule="auto"/>
        <w:jc w:val="both"/>
      </w:pPr>
      <w:r w:rsidRPr="61B555FC">
        <w:rPr>
          <w:rFonts w:eastAsia="Times New Roman" w:cs="Times New Roman"/>
          <w:color w:val="000000" w:themeColor="text1"/>
        </w:rPr>
        <w:t xml:space="preserve">La reversión comercial exige registrar el monto revertido, el motivo u observación, el folio de la Nota de Crédito y el respaldo en formato PDF. </w:t>
      </w:r>
      <w:proofErr w:type="gramStart"/>
      <w:r w:rsidRPr="61B555FC">
        <w:rPr>
          <w:rFonts w:eastAsia="Times New Roman" w:cs="Times New Roman"/>
          <w:color w:val="000000" w:themeColor="text1"/>
        </w:rPr>
        <w:t>El monto a revertir no</w:t>
      </w:r>
      <w:proofErr w:type="gramEnd"/>
      <w:r w:rsidRPr="61B555FC">
        <w:rPr>
          <w:rFonts w:eastAsia="Times New Roman" w:cs="Times New Roman"/>
          <w:color w:val="000000" w:themeColor="text1"/>
        </w:rPr>
        <w:t xml:space="preserve"> puede superar el monto vigente y debe coincidir con el monto respaldado por la Nota de Crédito. Una reversión parcial conserva el monto original, registra el monto revertido y mantiene identificado el monto comercial vigente. Una reversión total deja sin monto comercial vigente la operación, pero conserva íntegramente sus antecedentes históricos.</w:t>
      </w:r>
    </w:p>
    <w:p w14:paraId="199F3038" w14:textId="312D8F90" w:rsidR="00A42831" w:rsidRDefault="61B555FC" w:rsidP="61B555FC">
      <w:pPr>
        <w:spacing w:after="60" w:line="360" w:lineRule="auto"/>
        <w:jc w:val="both"/>
      </w:pPr>
      <w:r w:rsidRPr="61B555FC">
        <w:rPr>
          <w:rFonts w:eastAsia="Times New Roman" w:cs="Times New Roman"/>
          <w:color w:val="000000" w:themeColor="text1"/>
        </w:rPr>
        <w:t>Si la reducción del monto comercial vigente deja pagos efectivos por encima del nuevo valor, el excedente debe identificarse para que un usuario autorizado determine si corresponde devolución al cliente o registro como saldo a favor.</w:t>
      </w:r>
    </w:p>
    <w:p w14:paraId="0786C440" w14:textId="6B045954" w:rsidR="00A42831" w:rsidRDefault="61B555FC" w:rsidP="61B555FC">
      <w:pPr>
        <w:spacing w:after="60" w:line="360" w:lineRule="auto"/>
        <w:jc w:val="both"/>
      </w:pPr>
      <w:r w:rsidRPr="61B555FC">
        <w:rPr>
          <w:rFonts w:eastAsia="Times New Roman" w:cs="Times New Roman"/>
        </w:rPr>
        <w:t xml:space="preserve"> </w:t>
      </w:r>
    </w:p>
    <w:p w14:paraId="4F73362C" w14:textId="4BC13F9B"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Condiciones de cobro y fecha final</w:t>
      </w:r>
    </w:p>
    <w:p w14:paraId="21EE4449" w14:textId="7C08197F" w:rsidR="00A42831" w:rsidRDefault="61B555FC" w:rsidP="61B555FC">
      <w:pPr>
        <w:spacing w:line="257" w:lineRule="auto"/>
        <w:jc w:val="both"/>
      </w:pPr>
      <w:r w:rsidRPr="61B555FC">
        <w:rPr>
          <w:rFonts w:eastAsia="Times New Roman" w:cs="Times New Roman"/>
        </w:rPr>
        <w:t xml:space="preserve"> </w:t>
      </w:r>
    </w:p>
    <w:p w14:paraId="5D0A15B3" w14:textId="037C3ABE" w:rsidR="00A42831" w:rsidRDefault="61B555FC" w:rsidP="61B555FC">
      <w:pPr>
        <w:spacing w:after="60" w:line="360" w:lineRule="auto"/>
        <w:jc w:val="both"/>
      </w:pPr>
      <w:r w:rsidRPr="61B555FC">
        <w:rPr>
          <w:rFonts w:eastAsia="Times New Roman" w:cs="Times New Roman"/>
          <w:color w:val="000000" w:themeColor="text1"/>
        </w:rPr>
        <w:t>Las operaciones B2B pueden registrar condiciones de cobro mediante montos, proporciones, eventos, antecedentes o plazos, incluyendo Orden de Compra del cliente, contrato, Guía de Despacho, Factura, estado de avance u otra condición aplicable. Estas referencias no generan por sí mismas obligaciones morosas independientes.</w:t>
      </w:r>
    </w:p>
    <w:p w14:paraId="3DF6CCCB" w14:textId="1E440865" w:rsidR="00A42831" w:rsidRDefault="61B555FC" w:rsidP="61B555FC">
      <w:pPr>
        <w:spacing w:after="60" w:line="360" w:lineRule="auto"/>
        <w:jc w:val="both"/>
      </w:pPr>
      <w:r w:rsidRPr="61B555FC">
        <w:rPr>
          <w:rFonts w:eastAsia="Times New Roman" w:cs="Times New Roman"/>
          <w:color w:val="000000" w:themeColor="text1"/>
        </w:rPr>
        <w:t>Las operaciones B2C pueden utilizar Anticipo de cliente, Abono parcial y Pago final como referencias de seguimiento comercial. Los porcentajes y condiciones particulares pueden variar según el acuerdo comercial. Tanto B2B como B2C mantienen una única fecha final de vencimiento y un único saldo pendiente de Nota de Venta para determinar deuda vigente y morosidad.</w:t>
      </w:r>
    </w:p>
    <w:p w14:paraId="5EA128AB" w14:textId="0C9A16DF" w:rsidR="00A42831" w:rsidRDefault="61B555FC" w:rsidP="61B555FC">
      <w:pPr>
        <w:spacing w:after="60" w:line="360" w:lineRule="auto"/>
        <w:jc w:val="both"/>
      </w:pPr>
      <w:r w:rsidRPr="61B555FC">
        <w:rPr>
          <w:rFonts w:eastAsia="Times New Roman" w:cs="Times New Roman"/>
          <w:color w:val="000000" w:themeColor="text1"/>
        </w:rPr>
        <w:t>La condición Por vencer utiliza un umbral configurable en días hábiles. El valor inicial vigente es de cinco días hábiles antes de la fecha final, y Gerencia puede modificarlo mediante la configuración correspondiente.</w:t>
      </w:r>
    </w:p>
    <w:p w14:paraId="1FCF2B1C" w14:textId="3C1003C7" w:rsidR="00A42831" w:rsidRDefault="61B555FC" w:rsidP="61B555FC">
      <w:pPr>
        <w:spacing w:after="60" w:line="360" w:lineRule="auto"/>
        <w:jc w:val="both"/>
      </w:pPr>
      <w:r w:rsidRPr="61B555FC">
        <w:rPr>
          <w:rFonts w:eastAsia="Times New Roman" w:cs="Times New Roman"/>
        </w:rPr>
        <w:t xml:space="preserve"> </w:t>
      </w:r>
    </w:p>
    <w:p w14:paraId="6E37CEDE" w14:textId="522B10F4"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Documentos de Proveedor y referencias de compra</w:t>
      </w:r>
    </w:p>
    <w:p w14:paraId="0F809B46" w14:textId="7689ACB5" w:rsidR="00A42831" w:rsidRDefault="61B555FC" w:rsidP="61B555FC">
      <w:pPr>
        <w:spacing w:line="257" w:lineRule="auto"/>
        <w:jc w:val="both"/>
      </w:pPr>
      <w:r w:rsidRPr="61B555FC">
        <w:rPr>
          <w:rFonts w:eastAsia="Times New Roman" w:cs="Times New Roman"/>
        </w:rPr>
        <w:t xml:space="preserve"> </w:t>
      </w:r>
    </w:p>
    <w:p w14:paraId="67397FC7" w14:textId="04813199" w:rsidR="00A42831" w:rsidRDefault="61B555FC" w:rsidP="61B555FC">
      <w:pPr>
        <w:spacing w:after="60" w:line="360" w:lineRule="auto"/>
        <w:jc w:val="both"/>
      </w:pPr>
      <w:r w:rsidRPr="61B555FC">
        <w:rPr>
          <w:rFonts w:eastAsia="Times New Roman" w:cs="Times New Roman"/>
          <w:color w:val="000000" w:themeColor="text1"/>
        </w:rPr>
        <w:t>Un Documento de Proveedor puede prepararse como antecedente preliminar sin generar deuda. Antes de quedar definitivo debe cumplir las validaciones documentales aplicables, incluida la clasificación obligatoria y las referencias de compra que correspondan. En el flujo normal, la confirmación definitiva genera una única Obligación financiera cuyo saldo inicial pendiente corresponde al monto pendiente total del documento.</w:t>
      </w:r>
    </w:p>
    <w:p w14:paraId="7088E299" w14:textId="6CAE27E3" w:rsidR="00A42831" w:rsidRDefault="61B555FC" w:rsidP="61B555FC">
      <w:pPr>
        <w:spacing w:after="60" w:line="360" w:lineRule="auto"/>
        <w:jc w:val="both"/>
      </w:pPr>
      <w:r w:rsidRPr="61B555FC">
        <w:rPr>
          <w:rFonts w:eastAsia="Times New Roman" w:cs="Times New Roman"/>
          <w:color w:val="000000" w:themeColor="text1"/>
        </w:rPr>
        <w:t>Las referencias de compra distinguen la Orden de Compra de Servicios, propia de servicios o gastos no inventariables que requieren autorización previa, y la Orden de Compra de Insumos, administrada por Inventario y consumida por Finanzas como antecedente cuando corresponde. Un Documento de Proveedor definitivo normal debe vincularse a una Orden de Compra previa salvo los gastos expresamente exceptuados y el circuito especial de Caja Chica.</w:t>
      </w:r>
    </w:p>
    <w:p w14:paraId="67882A10" w14:textId="47A69C82"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Documentación de Honorarios y remuneraciones</w:t>
      </w:r>
    </w:p>
    <w:p w14:paraId="2180498B" w14:textId="2157CD30" w:rsidR="00A42831" w:rsidRDefault="61B555FC" w:rsidP="61B555FC">
      <w:pPr>
        <w:spacing w:line="257" w:lineRule="auto"/>
        <w:jc w:val="both"/>
      </w:pPr>
      <w:r w:rsidRPr="61B555FC">
        <w:rPr>
          <w:rFonts w:eastAsia="Times New Roman" w:cs="Times New Roman"/>
        </w:rPr>
        <w:t xml:space="preserve"> </w:t>
      </w:r>
    </w:p>
    <w:p w14:paraId="79AE04EA" w14:textId="540070D6" w:rsidR="00A42831" w:rsidRDefault="61B555FC" w:rsidP="61B555FC">
      <w:pPr>
        <w:spacing w:after="60" w:line="360" w:lineRule="auto"/>
        <w:jc w:val="both"/>
      </w:pPr>
      <w:r w:rsidRPr="61B555FC">
        <w:rPr>
          <w:rFonts w:eastAsia="Times New Roman" w:cs="Times New Roman"/>
          <w:color w:val="000000" w:themeColor="text1"/>
        </w:rPr>
        <w:t>La Boleta de Honorarios es emitida externamente por el Prestador de Honorarios y el sistema registra sus antecedentes, modalidad tributaria, respaldo y efectos de pago. El registro de la boleta no convierte al prestador en Empleado ni aplica automáticamente las reglas previsionales mensuales propias de una remuneración dependiente.</w:t>
      </w:r>
    </w:p>
    <w:p w14:paraId="2C1DC18E" w14:textId="4ACADAC4" w:rsidR="00A42831" w:rsidRDefault="61B555FC" w:rsidP="61B555FC">
      <w:pPr>
        <w:spacing w:after="60" w:line="360" w:lineRule="auto"/>
        <w:jc w:val="both"/>
      </w:pPr>
      <w:r w:rsidRPr="61B555FC">
        <w:rPr>
          <w:rFonts w:eastAsia="Times New Roman" w:cs="Times New Roman"/>
          <w:color w:val="000000" w:themeColor="text1"/>
        </w:rPr>
        <w:t>En remuneraciones dependientes, el desglose preliminar es información interna mientras la remuneración se encuentra abierta. El cierre satisfactorio genera una Liquidación oficial no editable. Cuando una corrección permitida produce una nueva versión oficial, la versión anterior se conserva como histórica y no vigente.</w:t>
      </w:r>
    </w:p>
    <w:p w14:paraId="5E422980" w14:textId="1ADF0B39" w:rsidR="00A42831" w:rsidRDefault="61B555FC" w:rsidP="61B555FC">
      <w:pPr>
        <w:spacing w:after="60" w:line="360" w:lineRule="auto"/>
        <w:jc w:val="both"/>
      </w:pPr>
      <w:r w:rsidRPr="61B555FC">
        <w:rPr>
          <w:rFonts w:eastAsia="Times New Roman" w:cs="Times New Roman"/>
        </w:rPr>
        <w:t xml:space="preserve"> </w:t>
      </w:r>
    </w:p>
    <w:p w14:paraId="047D4A2E" w14:textId="596A0465"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Ventas y Crédito comercial</w:t>
      </w:r>
    </w:p>
    <w:p w14:paraId="283C6200" w14:textId="49263246" w:rsidR="00A42831" w:rsidRDefault="61B555FC" w:rsidP="61B555FC">
      <w:pPr>
        <w:spacing w:line="257" w:lineRule="auto"/>
        <w:jc w:val="both"/>
      </w:pPr>
      <w:r w:rsidRPr="61B555FC">
        <w:rPr>
          <w:rFonts w:eastAsia="Times New Roman" w:cs="Times New Roman"/>
        </w:rPr>
        <w:t xml:space="preserve"> </w:t>
      </w:r>
    </w:p>
    <w:p w14:paraId="12E3381B" w14:textId="5BD55052" w:rsidR="00A42831" w:rsidRDefault="61B555FC" w:rsidP="61B555FC">
      <w:pPr>
        <w:spacing w:after="120" w:line="360" w:lineRule="auto"/>
        <w:jc w:val="both"/>
      </w:pPr>
      <w:r w:rsidRPr="61B555FC">
        <w:rPr>
          <w:rFonts w:eastAsia="Times New Roman" w:cs="Times New Roman"/>
          <w:b/>
          <w:bCs/>
          <w:color w:val="000000" w:themeColor="text1"/>
        </w:rPr>
        <w:t xml:space="preserve">Monto neto y monto total: </w:t>
      </w:r>
      <w:r w:rsidRPr="61B555FC">
        <w:rPr>
          <w:rFonts w:eastAsia="Times New Roman" w:cs="Times New Roman"/>
          <w:color w:val="000000" w:themeColor="text1"/>
        </w:rPr>
        <w:t>El monto neto corresponde al valor de la venta antes de impuestos. El monto total incorpora los impuestos aplicables y puede presentarse como información complementaria.</w:t>
      </w:r>
    </w:p>
    <w:p w14:paraId="5715AA3A" w14:textId="2206CDEB" w:rsidR="00A42831" w:rsidRDefault="61B555FC" w:rsidP="61B555FC">
      <w:pPr>
        <w:spacing w:after="120" w:line="360" w:lineRule="auto"/>
        <w:jc w:val="both"/>
      </w:pPr>
      <w:r w:rsidRPr="61B555FC">
        <w:rPr>
          <w:rFonts w:eastAsia="Times New Roman" w:cs="Times New Roman"/>
          <w:b/>
          <w:bCs/>
          <w:color w:val="000000" w:themeColor="text1"/>
        </w:rPr>
        <w:t xml:space="preserve">Crédito B2B: </w:t>
      </w:r>
      <w:r w:rsidRPr="61B555FC">
        <w:rPr>
          <w:rFonts w:eastAsia="Times New Roman" w:cs="Times New Roman"/>
          <w:color w:val="000000" w:themeColor="text1"/>
        </w:rPr>
        <w:t>Modalidad de financiamiento comercial disponible sólo para clientes B2B habilitados expresamente. La decisión de otorgarlo o modificarlo corresponde a Gerencia y no se reemplaza por una calificación automática.</w:t>
      </w:r>
    </w:p>
    <w:p w14:paraId="6DC68EA5" w14:textId="4F70AFF2" w:rsidR="00A42831" w:rsidRDefault="61B555FC" w:rsidP="61B555FC">
      <w:pPr>
        <w:spacing w:after="120" w:line="360" w:lineRule="auto"/>
        <w:jc w:val="both"/>
      </w:pPr>
      <w:r w:rsidRPr="61B555FC">
        <w:rPr>
          <w:rFonts w:eastAsia="Times New Roman" w:cs="Times New Roman"/>
          <w:b/>
          <w:bCs/>
          <w:color w:val="000000" w:themeColor="text1"/>
        </w:rPr>
        <w:t xml:space="preserve">Validación crediticia previa a formalización: </w:t>
      </w:r>
      <w:r w:rsidRPr="61B555FC">
        <w:rPr>
          <w:rFonts w:eastAsia="Times New Roman" w:cs="Times New Roman"/>
          <w:color w:val="000000" w:themeColor="text1"/>
        </w:rPr>
        <w:t>Antes de formalizar una operación B2B financiada se revisan habilitación, capacidad individual, capacidad global, restricciones y condiciones extraordinarias. Una excepción aprobada se revalida antes de formalizar.</w:t>
      </w:r>
    </w:p>
    <w:p w14:paraId="1F42FC31" w14:textId="00A3928D" w:rsidR="00A42831" w:rsidRDefault="61B555FC" w:rsidP="61B555FC">
      <w:pPr>
        <w:spacing w:line="257" w:lineRule="auto"/>
        <w:jc w:val="both"/>
      </w:pPr>
      <w:r w:rsidRPr="61B555FC">
        <w:rPr>
          <w:rFonts w:eastAsia="Times New Roman" w:cs="Times New Roman"/>
        </w:rPr>
        <w:t xml:space="preserve"> </w:t>
      </w:r>
    </w:p>
    <w:p w14:paraId="0E73B20A" w14:textId="1BFDC05A"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Conceptos financieros, pagos y recaudación</w:t>
      </w:r>
    </w:p>
    <w:p w14:paraId="0DF64C84" w14:textId="41E432B9" w:rsidR="00A42831" w:rsidRDefault="61B555FC" w:rsidP="61B555FC">
      <w:pPr>
        <w:spacing w:line="257" w:lineRule="auto"/>
        <w:jc w:val="both"/>
      </w:pPr>
      <w:r w:rsidRPr="61B555FC">
        <w:rPr>
          <w:rFonts w:eastAsia="Times New Roman" w:cs="Times New Roman"/>
        </w:rPr>
        <w:t xml:space="preserve"> </w:t>
      </w:r>
    </w:p>
    <w:p w14:paraId="2B06B109" w14:textId="162ABD15"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Elegibilidad para registrar pagos de cliente</w:t>
      </w:r>
    </w:p>
    <w:p w14:paraId="778D67C6" w14:textId="1FF58E5E" w:rsidR="00A42831" w:rsidRDefault="61B555FC" w:rsidP="61B555FC">
      <w:pPr>
        <w:spacing w:line="257" w:lineRule="auto"/>
        <w:jc w:val="both"/>
      </w:pPr>
      <w:r w:rsidRPr="61B555FC">
        <w:rPr>
          <w:rFonts w:eastAsia="Times New Roman" w:cs="Times New Roman"/>
        </w:rPr>
        <w:t xml:space="preserve"> </w:t>
      </w:r>
    </w:p>
    <w:p w14:paraId="67D55AC8" w14:textId="1068EB25" w:rsidR="00A42831" w:rsidRDefault="61B555FC" w:rsidP="61B555FC">
      <w:pPr>
        <w:spacing w:after="60" w:line="360" w:lineRule="auto"/>
        <w:jc w:val="both"/>
      </w:pPr>
      <w:r w:rsidRPr="61B555FC">
        <w:rPr>
          <w:rFonts w:eastAsia="Times New Roman" w:cs="Times New Roman"/>
          <w:color w:val="000000" w:themeColor="text1"/>
        </w:rPr>
        <w:t xml:space="preserve">Todo pago de cliente exige seleccionar un único cliente Activo y una única Nota de Venta elegible. La Nota de Venta debe existir, conservar efectos comerciales vigentes y mantener saldo pendiente mayor que cero. Una Nota de Venta anulada, cerrada, totalmente revertida o sin saldo pendiente no puede recibir nuevos pagos. Una Nota de Venta </w:t>
      </w:r>
      <w:proofErr w:type="gramStart"/>
      <w:r w:rsidRPr="61B555FC">
        <w:rPr>
          <w:rFonts w:eastAsia="Times New Roman" w:cs="Times New Roman"/>
          <w:color w:val="000000" w:themeColor="text1"/>
        </w:rPr>
        <w:t>parcialmente pagada o parcialmente revertida</w:t>
      </w:r>
      <w:proofErr w:type="gramEnd"/>
      <w:r w:rsidRPr="61B555FC">
        <w:rPr>
          <w:rFonts w:eastAsia="Times New Roman" w:cs="Times New Roman"/>
          <w:color w:val="000000" w:themeColor="text1"/>
        </w:rPr>
        <w:t xml:space="preserve"> puede recibirlos por su monto vigente restante.</w:t>
      </w:r>
    </w:p>
    <w:p w14:paraId="6C22E93C" w14:textId="2D99ED20" w:rsidR="00A42831" w:rsidRDefault="61B555FC" w:rsidP="61B555FC">
      <w:pPr>
        <w:spacing w:after="60" w:line="360" w:lineRule="auto"/>
        <w:jc w:val="both"/>
      </w:pPr>
      <w:r w:rsidRPr="61B555FC">
        <w:rPr>
          <w:rFonts w:eastAsia="Times New Roman" w:cs="Times New Roman"/>
          <w:color w:val="000000" w:themeColor="text1"/>
        </w:rPr>
        <w:t>Cada registro individual de pago de cliente pertenece a una sola Nota de Venta. Una operación real puede originar varios registros de pago cuando la forma de recaudación así lo requiera.</w:t>
      </w:r>
    </w:p>
    <w:p w14:paraId="265C884E" w14:textId="20D6ED9F" w:rsidR="00A42831" w:rsidRDefault="61B555FC" w:rsidP="61B555FC">
      <w:pPr>
        <w:spacing w:after="60" w:line="360" w:lineRule="auto"/>
        <w:jc w:val="both"/>
      </w:pPr>
      <w:r w:rsidRPr="61B555FC">
        <w:rPr>
          <w:rFonts w:eastAsia="Times New Roman" w:cs="Times New Roman"/>
        </w:rPr>
        <w:t xml:space="preserve"> </w:t>
      </w:r>
    </w:p>
    <w:p w14:paraId="32992A29" w14:textId="3D90F067"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Categorías y medios de pago de cliente</w:t>
      </w:r>
    </w:p>
    <w:p w14:paraId="6AE56048" w14:textId="720545FC" w:rsidR="00A42831" w:rsidRDefault="61B555FC" w:rsidP="61B555FC">
      <w:pPr>
        <w:spacing w:line="257" w:lineRule="auto"/>
        <w:jc w:val="both"/>
      </w:pPr>
      <w:r w:rsidRPr="61B555FC">
        <w:rPr>
          <w:rFonts w:eastAsia="Times New Roman" w:cs="Times New Roman"/>
        </w:rPr>
        <w:t xml:space="preserve"> </w:t>
      </w:r>
    </w:p>
    <w:p w14:paraId="68E0D596" w14:textId="7E49A6AD" w:rsidR="00A42831" w:rsidRDefault="61B555FC" w:rsidP="61B555FC">
      <w:pPr>
        <w:spacing w:after="60" w:line="360" w:lineRule="auto"/>
        <w:jc w:val="both"/>
      </w:pPr>
      <w:r w:rsidRPr="61B555FC">
        <w:rPr>
          <w:rFonts w:eastAsia="Times New Roman" w:cs="Times New Roman"/>
          <w:color w:val="000000" w:themeColor="text1"/>
        </w:rPr>
        <w:t>El sistema utiliza como categorías mínimas del pago de cliente Anticipo de cliente, Abono parcial y Pago final. La categoría se sugiere según el efecto del pago, pero el usuario autorizado puede modificarla antes de guardar cuando las condiciones del cliente o del convenio comercial lo justifiquen. La categoría es una clasificación comercial y no crea deuda ni vencimiento independiente.</w:t>
      </w:r>
    </w:p>
    <w:p w14:paraId="3548FCDD" w14:textId="2E1F697A" w:rsidR="00A42831" w:rsidRDefault="61B555FC" w:rsidP="61B555FC">
      <w:pPr>
        <w:spacing w:after="60" w:line="360" w:lineRule="auto"/>
        <w:jc w:val="both"/>
      </w:pPr>
      <w:r w:rsidRPr="61B555FC">
        <w:rPr>
          <w:rFonts w:eastAsia="Times New Roman" w:cs="Times New Roman"/>
          <w:color w:val="000000" w:themeColor="text1"/>
        </w:rPr>
        <w:t>Todo pago de cliente debe registrar un medio de pago activo. El catálogo mínimo comprende efectivo, transferencia bancaria, tarjeta de débito, tarjeta de crédito y cheque. Cuando el medio seleccionado es tarjeta de crédito, debe registrarse una cantidad válida de cuotas y el catálogo debe incluir al menos la opción de una cuota. Los antecedentes adicionales exigidos por cada medio se aplican conforme a la configuración vigente.</w:t>
      </w:r>
    </w:p>
    <w:p w14:paraId="602233B6" w14:textId="01A8FEA5" w:rsidR="00A42831" w:rsidRDefault="61B555FC" w:rsidP="61B555FC">
      <w:pPr>
        <w:spacing w:after="60" w:line="360" w:lineRule="auto"/>
        <w:jc w:val="both"/>
      </w:pPr>
      <w:r w:rsidRPr="61B555FC">
        <w:rPr>
          <w:rFonts w:eastAsia="Times New Roman" w:cs="Times New Roman"/>
        </w:rPr>
        <w:t xml:space="preserve"> </w:t>
      </w:r>
    </w:p>
    <w:p w14:paraId="4327E0DC" w14:textId="0D3F5AC6"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5.3. Pagos de cliente en USD y tipo de cambio</w:t>
      </w:r>
    </w:p>
    <w:p w14:paraId="0888700F" w14:textId="5F2C5BB0" w:rsidR="00A42831" w:rsidRDefault="61B555FC" w:rsidP="61B555FC">
      <w:pPr>
        <w:spacing w:line="257" w:lineRule="auto"/>
        <w:jc w:val="both"/>
      </w:pPr>
      <w:r w:rsidRPr="61B555FC">
        <w:rPr>
          <w:rFonts w:eastAsia="Times New Roman" w:cs="Times New Roman"/>
        </w:rPr>
        <w:t xml:space="preserve"> </w:t>
      </w:r>
    </w:p>
    <w:p w14:paraId="22C6BEE6" w14:textId="2BC89CF2" w:rsidR="00A42831" w:rsidRDefault="61B555FC" w:rsidP="61B555FC">
      <w:pPr>
        <w:spacing w:after="60" w:line="360" w:lineRule="auto"/>
        <w:jc w:val="both"/>
      </w:pPr>
      <w:r w:rsidRPr="61B555FC">
        <w:rPr>
          <w:rFonts w:eastAsia="Times New Roman" w:cs="Times New Roman"/>
          <w:color w:val="000000" w:themeColor="text1"/>
        </w:rPr>
        <w:t>Cuando una Nota de Venta se encuentra en USD, el registro del pago de cliente conserva el monto original en USD, el tipo de cambio aplicable al momento del pago y el equivalente calculado en CLP. Para los efectos financieros internos prevalece el tipo de cambio registrado al momento del pago, sin modificar la moneda comercial original de la operación.</w:t>
      </w:r>
    </w:p>
    <w:p w14:paraId="4066DEC4" w14:textId="7F714B2F" w:rsidR="00A42831" w:rsidRDefault="61B555FC" w:rsidP="61B555FC">
      <w:pPr>
        <w:spacing w:after="60" w:line="360" w:lineRule="auto"/>
        <w:jc w:val="both"/>
      </w:pPr>
      <w:r w:rsidRPr="61B555FC">
        <w:rPr>
          <w:rFonts w:eastAsia="Times New Roman" w:cs="Times New Roman"/>
          <w:color w:val="000000" w:themeColor="text1"/>
        </w:rPr>
        <w:t>La obtención o confirmación del tipo de cambio puede realizarse manualmente conforme al procedimiento vigente. No se establece como obligación funcional una integración automática con una fuente externa específica.</w:t>
      </w:r>
    </w:p>
    <w:p w14:paraId="7E637151" w14:textId="55B90177" w:rsidR="00A42831" w:rsidRDefault="61B555FC" w:rsidP="61B555FC">
      <w:pPr>
        <w:spacing w:after="60" w:line="360" w:lineRule="auto"/>
        <w:jc w:val="both"/>
      </w:pPr>
      <w:r w:rsidRPr="61B555FC">
        <w:rPr>
          <w:rFonts w:eastAsia="Times New Roman" w:cs="Times New Roman"/>
        </w:rPr>
        <w:t xml:space="preserve"> </w:t>
      </w:r>
    </w:p>
    <w:p w14:paraId="3950D120" w14:textId="2DDE5E06"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Monto comercial vigente, saldo y estado de pago</w:t>
      </w:r>
    </w:p>
    <w:p w14:paraId="6194C36F" w14:textId="34976179" w:rsidR="00A42831" w:rsidRDefault="61B555FC" w:rsidP="61B555FC">
      <w:pPr>
        <w:spacing w:line="257" w:lineRule="auto"/>
        <w:jc w:val="both"/>
      </w:pPr>
      <w:r w:rsidRPr="61B555FC">
        <w:rPr>
          <w:rFonts w:eastAsia="Times New Roman" w:cs="Times New Roman"/>
        </w:rPr>
        <w:t xml:space="preserve"> </w:t>
      </w:r>
    </w:p>
    <w:p w14:paraId="590C46FB" w14:textId="2817682C" w:rsidR="00A42831" w:rsidRDefault="61B555FC" w:rsidP="61B555FC">
      <w:pPr>
        <w:spacing w:after="60" w:line="360" w:lineRule="auto"/>
        <w:jc w:val="both"/>
      </w:pPr>
      <w:r w:rsidRPr="61B555FC">
        <w:rPr>
          <w:rFonts w:eastAsia="Times New Roman" w:cs="Times New Roman"/>
          <w:color w:val="000000" w:themeColor="text1"/>
        </w:rPr>
        <w:t>El monto original se conserva como antecedente histórico. El monto comercial vigente se obtiene descontando del monto original las reversiones comerciales que mantienen efecto. El saldo pendiente se calcula utilizando el monto comercial vigente y los pagos que conservan efecto financiero.</w:t>
      </w:r>
    </w:p>
    <w:tbl>
      <w:tblPr>
        <w:tblW w:w="0" w:type="auto"/>
        <w:tblInd w:w="-525" w:type="dxa"/>
        <w:tblLook w:val="04A0" w:firstRow="1" w:lastRow="0" w:firstColumn="1" w:lastColumn="0" w:noHBand="0" w:noVBand="1"/>
      </w:tblPr>
      <w:tblGrid>
        <w:gridCol w:w="3077"/>
        <w:gridCol w:w="6832"/>
      </w:tblGrid>
      <w:tr w:rsidR="61B555FC" w14:paraId="2DB67C03" w14:textId="77777777" w:rsidTr="61B555FC">
        <w:trPr>
          <w:trHeight w:val="300"/>
        </w:trPr>
        <w:tc>
          <w:tcPr>
            <w:tcW w:w="34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0D3EBBDA" w14:textId="1F7DF14F" w:rsidR="61B555FC" w:rsidRDefault="61B555FC" w:rsidP="61B555FC">
            <w:pPr>
              <w:spacing w:after="0" w:line="360" w:lineRule="auto"/>
              <w:jc w:val="both"/>
            </w:pPr>
            <w:r w:rsidRPr="61B555FC">
              <w:rPr>
                <w:rFonts w:eastAsia="Times New Roman" w:cs="Times New Roman"/>
                <w:b/>
                <w:bCs/>
                <w:color w:val="FFFFFF" w:themeColor="background1"/>
              </w:rPr>
              <w:t>Concepto</w:t>
            </w:r>
          </w:p>
        </w:tc>
        <w:tc>
          <w:tcPr>
            <w:tcW w:w="79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781318B0" w14:textId="07EF83BF" w:rsidR="61B555FC" w:rsidRDefault="61B555FC" w:rsidP="61B555FC">
            <w:pPr>
              <w:spacing w:after="0" w:line="360" w:lineRule="auto"/>
              <w:jc w:val="both"/>
            </w:pPr>
            <w:r w:rsidRPr="61B555FC">
              <w:rPr>
                <w:rFonts w:eastAsia="Times New Roman" w:cs="Times New Roman"/>
                <w:b/>
                <w:bCs/>
                <w:color w:val="FFFFFF" w:themeColor="background1"/>
              </w:rPr>
              <w:t>Criterio o fórmula</w:t>
            </w:r>
          </w:p>
        </w:tc>
      </w:tr>
      <w:tr w:rsidR="61B555FC" w14:paraId="538EF0FF" w14:textId="77777777" w:rsidTr="61B555FC">
        <w:trPr>
          <w:trHeight w:val="300"/>
        </w:trPr>
        <w:tc>
          <w:tcPr>
            <w:tcW w:w="34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1A0F367" w14:textId="09A9750A" w:rsidR="61B555FC" w:rsidRDefault="61B555FC" w:rsidP="61B555FC">
            <w:pPr>
              <w:spacing w:after="0" w:line="360" w:lineRule="auto"/>
              <w:jc w:val="both"/>
            </w:pPr>
            <w:r w:rsidRPr="61B555FC">
              <w:rPr>
                <w:rFonts w:eastAsia="Times New Roman" w:cs="Times New Roman"/>
                <w:b/>
                <w:bCs/>
                <w:color w:val="000000" w:themeColor="text1"/>
              </w:rPr>
              <w:t>Monto comercial vigente</w:t>
            </w:r>
          </w:p>
        </w:tc>
        <w:tc>
          <w:tcPr>
            <w:tcW w:w="79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3A673A4" w14:textId="1AA53E6B" w:rsidR="61B555FC" w:rsidRDefault="61B555FC" w:rsidP="61B555FC">
            <w:pPr>
              <w:spacing w:after="0" w:line="360" w:lineRule="auto"/>
              <w:jc w:val="both"/>
            </w:pPr>
            <w:r w:rsidRPr="61B555FC">
              <w:rPr>
                <w:rFonts w:eastAsia="Times New Roman" w:cs="Times New Roman"/>
                <w:color w:val="000000" w:themeColor="text1"/>
              </w:rPr>
              <w:t>Monto original menos reversión comercial vigente.</w:t>
            </w:r>
          </w:p>
        </w:tc>
      </w:tr>
      <w:tr w:rsidR="61B555FC" w14:paraId="236942B3" w14:textId="77777777" w:rsidTr="61B555FC">
        <w:trPr>
          <w:trHeight w:val="300"/>
        </w:trPr>
        <w:tc>
          <w:tcPr>
            <w:tcW w:w="34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554B0E3" w14:textId="60653C15" w:rsidR="61B555FC" w:rsidRDefault="61B555FC" w:rsidP="61B555FC">
            <w:pPr>
              <w:spacing w:after="0" w:line="360" w:lineRule="auto"/>
              <w:jc w:val="both"/>
            </w:pPr>
            <w:r w:rsidRPr="61B555FC">
              <w:rPr>
                <w:rFonts w:eastAsia="Times New Roman" w:cs="Times New Roman"/>
                <w:b/>
                <w:bCs/>
                <w:color w:val="000000" w:themeColor="text1"/>
              </w:rPr>
              <w:t>Saldo pendiente de Nota de Venta</w:t>
            </w:r>
          </w:p>
        </w:tc>
        <w:tc>
          <w:tcPr>
            <w:tcW w:w="79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B9C275E" w14:textId="760922CC" w:rsidR="61B555FC" w:rsidRDefault="61B555FC" w:rsidP="61B555FC">
            <w:pPr>
              <w:spacing w:after="0" w:line="360" w:lineRule="auto"/>
              <w:jc w:val="both"/>
            </w:pPr>
            <w:r w:rsidRPr="61B555FC">
              <w:rPr>
                <w:rFonts w:eastAsia="Times New Roman" w:cs="Times New Roman"/>
                <w:color w:val="000000" w:themeColor="text1"/>
              </w:rPr>
              <w:t>Monto comercial vigente menos pagos de cliente que mantienen efecto financiero.</w:t>
            </w:r>
          </w:p>
        </w:tc>
      </w:tr>
      <w:tr w:rsidR="61B555FC" w14:paraId="4F3DEE9E" w14:textId="77777777" w:rsidTr="61B555FC">
        <w:trPr>
          <w:trHeight w:val="300"/>
        </w:trPr>
        <w:tc>
          <w:tcPr>
            <w:tcW w:w="34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A4FA9F7" w14:textId="59A9B1BD" w:rsidR="61B555FC" w:rsidRDefault="61B555FC" w:rsidP="61B555FC">
            <w:pPr>
              <w:spacing w:after="0" w:line="360" w:lineRule="auto"/>
              <w:jc w:val="both"/>
            </w:pPr>
            <w:r w:rsidRPr="61B555FC">
              <w:rPr>
                <w:rFonts w:eastAsia="Times New Roman" w:cs="Times New Roman"/>
                <w:b/>
                <w:bCs/>
                <w:color w:val="000000" w:themeColor="text1"/>
              </w:rPr>
              <w:t>Pendiente</w:t>
            </w:r>
          </w:p>
        </w:tc>
        <w:tc>
          <w:tcPr>
            <w:tcW w:w="79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9E6C5A5" w14:textId="29C7BFA0" w:rsidR="61B555FC" w:rsidRDefault="61B555FC" w:rsidP="61B555FC">
            <w:pPr>
              <w:spacing w:after="0" w:line="360" w:lineRule="auto"/>
              <w:jc w:val="both"/>
            </w:pPr>
            <w:r w:rsidRPr="61B555FC">
              <w:rPr>
                <w:rFonts w:eastAsia="Times New Roman" w:cs="Times New Roman"/>
                <w:color w:val="000000" w:themeColor="text1"/>
              </w:rPr>
              <w:t>Saldo pendiente igual al monto comercial vigente.</w:t>
            </w:r>
          </w:p>
        </w:tc>
      </w:tr>
      <w:tr w:rsidR="61B555FC" w14:paraId="50F61F89" w14:textId="77777777" w:rsidTr="61B555FC">
        <w:trPr>
          <w:trHeight w:val="300"/>
        </w:trPr>
        <w:tc>
          <w:tcPr>
            <w:tcW w:w="34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0FA156B" w14:textId="72BE4B1F" w:rsidR="61B555FC" w:rsidRDefault="61B555FC" w:rsidP="61B555FC">
            <w:pPr>
              <w:spacing w:after="0" w:line="360" w:lineRule="auto"/>
              <w:jc w:val="both"/>
            </w:pPr>
            <w:r w:rsidRPr="61B555FC">
              <w:rPr>
                <w:rFonts w:eastAsia="Times New Roman" w:cs="Times New Roman"/>
                <w:b/>
                <w:bCs/>
                <w:color w:val="000000" w:themeColor="text1"/>
              </w:rPr>
              <w:t>Pago parcial</w:t>
            </w:r>
          </w:p>
        </w:tc>
        <w:tc>
          <w:tcPr>
            <w:tcW w:w="79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53538B4" w14:textId="6214C463" w:rsidR="61B555FC" w:rsidRDefault="61B555FC" w:rsidP="61B555FC">
            <w:pPr>
              <w:spacing w:after="0" w:line="360" w:lineRule="auto"/>
              <w:jc w:val="both"/>
            </w:pPr>
            <w:r w:rsidRPr="61B555FC">
              <w:rPr>
                <w:rFonts w:eastAsia="Times New Roman" w:cs="Times New Roman"/>
                <w:color w:val="000000" w:themeColor="text1"/>
              </w:rPr>
              <w:t>Saldo pendiente mayor que cero y menor que el monto comercial vigente.</w:t>
            </w:r>
          </w:p>
        </w:tc>
      </w:tr>
      <w:tr w:rsidR="61B555FC" w14:paraId="505C17C0" w14:textId="77777777" w:rsidTr="61B555FC">
        <w:trPr>
          <w:trHeight w:val="300"/>
        </w:trPr>
        <w:tc>
          <w:tcPr>
            <w:tcW w:w="34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8BCE093" w14:textId="3CB8CD8E" w:rsidR="61B555FC" w:rsidRDefault="61B555FC" w:rsidP="61B555FC">
            <w:pPr>
              <w:spacing w:after="0" w:line="360" w:lineRule="auto"/>
              <w:jc w:val="both"/>
            </w:pPr>
            <w:r w:rsidRPr="61B555FC">
              <w:rPr>
                <w:rFonts w:eastAsia="Times New Roman" w:cs="Times New Roman"/>
                <w:b/>
                <w:bCs/>
                <w:color w:val="000000" w:themeColor="text1"/>
              </w:rPr>
              <w:t>Pagada</w:t>
            </w:r>
          </w:p>
        </w:tc>
        <w:tc>
          <w:tcPr>
            <w:tcW w:w="79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CC291A2" w14:textId="77CA5F32" w:rsidR="61B555FC" w:rsidRDefault="61B555FC" w:rsidP="61B555FC">
            <w:pPr>
              <w:spacing w:after="0" w:line="360" w:lineRule="auto"/>
              <w:jc w:val="both"/>
            </w:pPr>
            <w:r w:rsidRPr="61B555FC">
              <w:rPr>
                <w:rFonts w:eastAsia="Times New Roman" w:cs="Times New Roman"/>
                <w:color w:val="000000" w:themeColor="text1"/>
              </w:rPr>
              <w:t>Saldo pendiente igual a cero.</w:t>
            </w:r>
          </w:p>
        </w:tc>
      </w:tr>
    </w:tbl>
    <w:p w14:paraId="3D6B10E6" w14:textId="7EC367F4" w:rsidR="00A42831" w:rsidRDefault="61B555FC" w:rsidP="61B555FC">
      <w:pPr>
        <w:spacing w:line="257" w:lineRule="auto"/>
        <w:jc w:val="both"/>
      </w:pPr>
      <w:r w:rsidRPr="61B555FC">
        <w:rPr>
          <w:rFonts w:eastAsia="Times New Roman" w:cs="Times New Roman"/>
        </w:rPr>
        <w:t xml:space="preserve"> </w:t>
      </w:r>
    </w:p>
    <w:p w14:paraId="015465E4" w14:textId="05D9B641" w:rsidR="00A42831" w:rsidRDefault="61B555FC" w:rsidP="61B555FC">
      <w:pPr>
        <w:spacing w:after="60" w:line="360" w:lineRule="auto"/>
        <w:jc w:val="both"/>
      </w:pPr>
      <w:r w:rsidRPr="61B555FC">
        <w:rPr>
          <w:rFonts w:eastAsia="Times New Roman" w:cs="Times New Roman"/>
          <w:color w:val="000000" w:themeColor="text1"/>
        </w:rPr>
        <w:t>El saldo debe recalcularse cuando un pago se registra, se anula o se revierte, y cuando una reversión comercial modifica el monto vigente de la Nota de Venta. Un nuevo pago no puede generar saldo negativo. Si una reducción del monto comercial vigente produce un excedente, éste se identifica para su tratamiento financiero.</w:t>
      </w:r>
    </w:p>
    <w:p w14:paraId="456B7E72" w14:textId="73492431" w:rsidR="00A42831" w:rsidRDefault="61B555FC" w:rsidP="61B555FC">
      <w:pPr>
        <w:spacing w:after="60" w:line="360" w:lineRule="auto"/>
        <w:jc w:val="both"/>
      </w:pPr>
      <w:r w:rsidRPr="61B555FC">
        <w:rPr>
          <w:rFonts w:eastAsia="Times New Roman" w:cs="Times New Roman"/>
        </w:rPr>
        <w:t xml:space="preserve"> </w:t>
      </w:r>
    </w:p>
    <w:p w14:paraId="6B8D10B9" w14:textId="79B49C07"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Anulación y reversión de pagos de cliente</w:t>
      </w:r>
    </w:p>
    <w:p w14:paraId="78C22A89" w14:textId="796B7EC1" w:rsidR="00A42831" w:rsidRDefault="61B555FC" w:rsidP="61B555FC">
      <w:pPr>
        <w:spacing w:line="257" w:lineRule="auto"/>
        <w:jc w:val="both"/>
      </w:pPr>
      <w:r w:rsidRPr="61B555FC">
        <w:rPr>
          <w:rFonts w:eastAsia="Times New Roman" w:cs="Times New Roman"/>
        </w:rPr>
        <w:t xml:space="preserve"> </w:t>
      </w:r>
    </w:p>
    <w:p w14:paraId="167F0BE0" w14:textId="3F8B6F70" w:rsidR="00A42831" w:rsidRDefault="61B555FC" w:rsidP="61B555FC">
      <w:pPr>
        <w:spacing w:after="60" w:line="360" w:lineRule="auto"/>
        <w:jc w:val="both"/>
      </w:pPr>
      <w:r w:rsidRPr="61B555FC">
        <w:rPr>
          <w:rFonts w:eastAsia="Times New Roman" w:cs="Times New Roman"/>
          <w:color w:val="000000" w:themeColor="text1"/>
        </w:rPr>
        <w:t>La anulación de un pago de cliente corrige un registro que no debe mantener efecto financiero y no representa devolución real de dinero. Debe conservar el pago original, el motivo, el respaldo y la trazabilidad, retirando sus efectos y recalculando saldo y estado de pago.</w:t>
      </w:r>
    </w:p>
    <w:p w14:paraId="540CF9B3" w14:textId="0C07245B" w:rsidR="00A42831" w:rsidRDefault="61B555FC" w:rsidP="61B555FC">
      <w:pPr>
        <w:spacing w:after="60" w:line="360" w:lineRule="auto"/>
        <w:jc w:val="both"/>
      </w:pPr>
      <w:r w:rsidRPr="61B555FC">
        <w:rPr>
          <w:rFonts w:eastAsia="Times New Roman" w:cs="Times New Roman"/>
          <w:color w:val="000000" w:themeColor="text1"/>
        </w:rPr>
        <w:t>La reversión de pago de cliente representa una devolución real total o parcial. Debe conservar el registro original, validar que el monto revertido no supere el monto disponible para reversión y recalcular los efectos financieros de la Nota de Venta.</w:t>
      </w:r>
    </w:p>
    <w:p w14:paraId="7CEA89EE" w14:textId="0ADB7667" w:rsidR="00A42831" w:rsidRDefault="61B555FC" w:rsidP="61B555FC">
      <w:pPr>
        <w:spacing w:after="60" w:line="360" w:lineRule="auto"/>
        <w:jc w:val="both"/>
      </w:pPr>
      <w:r w:rsidRPr="61B555FC">
        <w:rPr>
          <w:rFonts w:eastAsia="Times New Roman" w:cs="Times New Roman"/>
        </w:rPr>
        <w:t xml:space="preserve"> </w:t>
      </w:r>
    </w:p>
    <w:p w14:paraId="33BE237B" w14:textId="5E9BBCD8"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Saldo a favor del cliente</w:t>
      </w:r>
    </w:p>
    <w:p w14:paraId="11B3701E" w14:textId="3808265D" w:rsidR="00A42831" w:rsidRDefault="61B555FC" w:rsidP="61B555FC">
      <w:pPr>
        <w:spacing w:line="257" w:lineRule="auto"/>
        <w:jc w:val="both"/>
      </w:pPr>
      <w:r w:rsidRPr="61B555FC">
        <w:rPr>
          <w:rFonts w:eastAsia="Times New Roman" w:cs="Times New Roman"/>
        </w:rPr>
        <w:t xml:space="preserve"> </w:t>
      </w:r>
    </w:p>
    <w:p w14:paraId="723CF987" w14:textId="652D8762" w:rsidR="00A42831" w:rsidRDefault="61B555FC" w:rsidP="61B555FC">
      <w:pPr>
        <w:spacing w:after="60" w:line="360" w:lineRule="auto"/>
        <w:jc w:val="both"/>
      </w:pPr>
      <w:r w:rsidRPr="61B555FC">
        <w:rPr>
          <w:rFonts w:eastAsia="Times New Roman" w:cs="Times New Roman"/>
          <w:color w:val="000000" w:themeColor="text1"/>
        </w:rPr>
        <w:t>Cuando una reversión comercial deja pagos de cliente efectivos por encima del monto comercial vigente, el usuario autorizado puede optar por devolución o por registrar el excedente como saldo a favor del cliente. El saldo a favor del cliente pertenece al mismo cliente, conserva su origen y monto disponible y puede aplicarse total o parcialmente a otra Nota de Venta elegible del mismo cliente.</w:t>
      </w:r>
    </w:p>
    <w:p w14:paraId="20869589" w14:textId="657D02BC" w:rsidR="00A42831" w:rsidRDefault="61B555FC" w:rsidP="61B555FC">
      <w:pPr>
        <w:spacing w:after="60" w:line="360" w:lineRule="auto"/>
        <w:jc w:val="both"/>
      </w:pPr>
      <w:r w:rsidRPr="61B555FC">
        <w:rPr>
          <w:rFonts w:eastAsia="Times New Roman" w:cs="Times New Roman"/>
          <w:color w:val="000000" w:themeColor="text1"/>
        </w:rPr>
        <w:t>La aplicación del saldo a favor del cliente reduce el monto disponible y produce el efecto financiero correspondiente sobre la Nota de Venta destino. El Anexo no asigna por inferencia documentos tributarios adicionales a esta operación cuando éstos no han sido definidos expresamente por las fuentes vigentes.</w:t>
      </w:r>
    </w:p>
    <w:p w14:paraId="7E1FB2E1" w14:textId="551DAF05" w:rsidR="00A42831" w:rsidRDefault="61B555FC" w:rsidP="61B555FC">
      <w:pPr>
        <w:spacing w:after="60" w:line="360" w:lineRule="auto"/>
        <w:jc w:val="both"/>
      </w:pPr>
      <w:r w:rsidRPr="61B555FC">
        <w:rPr>
          <w:rFonts w:eastAsia="Times New Roman" w:cs="Times New Roman"/>
        </w:rPr>
        <w:t xml:space="preserve"> </w:t>
      </w:r>
    </w:p>
    <w:p w14:paraId="504F1145" w14:textId="2431029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Morosidad, comprobantes y conciliación de pagos de cliente</w:t>
      </w:r>
    </w:p>
    <w:p w14:paraId="06968234" w14:textId="3532FB96" w:rsidR="00A42831" w:rsidRDefault="61B555FC" w:rsidP="61B555FC">
      <w:pPr>
        <w:spacing w:line="257" w:lineRule="auto"/>
        <w:jc w:val="both"/>
      </w:pPr>
      <w:r w:rsidRPr="61B555FC">
        <w:rPr>
          <w:rFonts w:eastAsia="Times New Roman" w:cs="Times New Roman"/>
        </w:rPr>
        <w:t xml:space="preserve"> </w:t>
      </w:r>
    </w:p>
    <w:p w14:paraId="73346963" w14:textId="7A94BED8" w:rsidR="00A42831" w:rsidRDefault="61B555FC" w:rsidP="61B555FC">
      <w:pPr>
        <w:spacing w:after="60" w:line="360" w:lineRule="auto"/>
        <w:jc w:val="both"/>
      </w:pPr>
      <w:r w:rsidRPr="61B555FC">
        <w:rPr>
          <w:rFonts w:eastAsia="Times New Roman" w:cs="Times New Roman"/>
          <w:color w:val="000000" w:themeColor="text1"/>
        </w:rPr>
        <w:t>Una Nota de Venta se considera morosa cuando su fecha final de vencimiento ya transcurrió y conserva saldo pendiente mayor que cero. Las etapas o hitos intermedios de cobro no generan morosidad independiente. Un cliente se considera Moroso cuando mantiene al menos una Nota de Venta morosa. En las decisiones de Crédito, la morosidad vigente se presenta como alerta y antecedente de decisión. Por sí sola no suspende ni bloquea automáticamente el Crédito.</w:t>
      </w:r>
    </w:p>
    <w:p w14:paraId="40150B86" w14:textId="3506FF49" w:rsidR="00A42831" w:rsidRDefault="61B555FC" w:rsidP="61B555FC">
      <w:pPr>
        <w:spacing w:after="60" w:line="360" w:lineRule="auto"/>
        <w:jc w:val="both"/>
      </w:pPr>
      <w:r w:rsidRPr="61B555FC">
        <w:rPr>
          <w:rFonts w:eastAsia="Times New Roman" w:cs="Times New Roman"/>
          <w:color w:val="000000" w:themeColor="text1"/>
        </w:rPr>
        <w:t>El detalle de un pago de cliente se consulta en modo de sólo lectura y recupera, como mínimo, identificación del cliente, Nota de Venta asociada, monto, fecha de registro, categoría, medio de pago, documento tributario, respaldo y antecedentes adicionales aplicables al medio.</w:t>
      </w:r>
    </w:p>
    <w:p w14:paraId="23722511" w14:textId="099567CA" w:rsidR="00A42831" w:rsidRDefault="61B555FC" w:rsidP="61B555FC">
      <w:pPr>
        <w:spacing w:after="60" w:line="360" w:lineRule="auto"/>
        <w:jc w:val="both"/>
      </w:pPr>
      <w:r w:rsidRPr="61B555FC">
        <w:rPr>
          <w:rFonts w:eastAsia="Times New Roman" w:cs="Times New Roman"/>
          <w:color w:val="000000" w:themeColor="text1"/>
        </w:rPr>
        <w:t>El comprobante de pago de cliente se genera en formato PDF a partir de un pago válido registrado. Puede quedar disponible para visualización e impresión, mientras la descarga depende de la autorización documental aplicable.</w:t>
      </w:r>
    </w:p>
    <w:p w14:paraId="2EBFF854" w14:textId="6A67490F" w:rsidR="00A42831" w:rsidRDefault="61B555FC" w:rsidP="61B555FC">
      <w:pPr>
        <w:spacing w:after="60" w:line="360" w:lineRule="auto"/>
        <w:jc w:val="both"/>
      </w:pPr>
      <w:r w:rsidRPr="61B555FC">
        <w:rPr>
          <w:rFonts w:eastAsia="Times New Roman" w:cs="Times New Roman"/>
          <w:color w:val="000000" w:themeColor="text1"/>
        </w:rPr>
        <w:t xml:space="preserve">Todos los pagos de cliente registrados quedan sujetos a conciliación interna mediante la evidencia correspondiente a su medio de pago. Una conciliación satisfactoria conserva fecha, usuario responsable y evidencia utilizada. Si existe discrepancia, el pago no se marca como conciliado y el registro original se conserva íntegro para su corrección posterior. La conciliación no modifica por sí </w:t>
      </w:r>
      <w:proofErr w:type="gramStart"/>
      <w:r w:rsidRPr="61B555FC">
        <w:rPr>
          <w:rFonts w:eastAsia="Times New Roman" w:cs="Times New Roman"/>
          <w:color w:val="000000" w:themeColor="text1"/>
        </w:rPr>
        <w:t>sola saldo</w:t>
      </w:r>
      <w:proofErr w:type="gramEnd"/>
      <w:r w:rsidRPr="61B555FC">
        <w:rPr>
          <w:rFonts w:eastAsia="Times New Roman" w:cs="Times New Roman"/>
          <w:color w:val="000000" w:themeColor="text1"/>
        </w:rPr>
        <w:t>, estado de pago ni morosidad.</w:t>
      </w:r>
    </w:p>
    <w:p w14:paraId="7E02356B" w14:textId="04AC7133" w:rsidR="00A42831" w:rsidRDefault="61B555FC" w:rsidP="61B555FC">
      <w:pPr>
        <w:spacing w:after="60" w:line="360" w:lineRule="auto"/>
        <w:jc w:val="both"/>
      </w:pPr>
      <w:r w:rsidRPr="61B555FC">
        <w:rPr>
          <w:rFonts w:eastAsia="Times New Roman" w:cs="Times New Roman"/>
        </w:rPr>
        <w:t xml:space="preserve"> </w:t>
      </w:r>
    </w:p>
    <w:p w14:paraId="73C71218" w14:textId="220ADE8C"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Obligaciones y pagos a Proveedor</w:t>
      </w:r>
    </w:p>
    <w:p w14:paraId="4E789693" w14:textId="319C9440" w:rsidR="00A42831" w:rsidRDefault="61B555FC" w:rsidP="61B555FC">
      <w:pPr>
        <w:spacing w:line="257" w:lineRule="auto"/>
        <w:jc w:val="both"/>
      </w:pPr>
      <w:r w:rsidRPr="61B555FC">
        <w:rPr>
          <w:rFonts w:eastAsia="Times New Roman" w:cs="Times New Roman"/>
        </w:rPr>
        <w:t xml:space="preserve"> </w:t>
      </w:r>
    </w:p>
    <w:p w14:paraId="1843C020" w14:textId="60D542B3" w:rsidR="00A42831" w:rsidRDefault="61B555FC" w:rsidP="61B555FC">
      <w:pPr>
        <w:spacing w:after="60" w:line="360" w:lineRule="auto"/>
        <w:jc w:val="both"/>
      </w:pPr>
      <w:r w:rsidRPr="61B555FC">
        <w:rPr>
          <w:rFonts w:eastAsia="Times New Roman" w:cs="Times New Roman"/>
          <w:color w:val="000000" w:themeColor="text1"/>
        </w:rPr>
        <w:t>Cada Documento de Proveedor definitivo normal genera una Obligación financiera con saldo y vencimiento propios. La deuda vigente de un Proveedor corresponde a la suma de los saldos pendientes actuales de sus Obligaciones; aquellas cuyo saldo llega a cero permanecen como antecedente histórico, pero no aumentan el total adeudado.</w:t>
      </w:r>
    </w:p>
    <w:p w14:paraId="5BB70602" w14:textId="430B388D" w:rsidR="00A42831" w:rsidRDefault="61B555FC" w:rsidP="61B555FC">
      <w:pPr>
        <w:spacing w:after="60" w:line="360" w:lineRule="auto"/>
        <w:jc w:val="both"/>
      </w:pPr>
      <w:r w:rsidRPr="61B555FC">
        <w:rPr>
          <w:rFonts w:eastAsia="Times New Roman" w:cs="Times New Roman"/>
          <w:color w:val="000000" w:themeColor="text1"/>
        </w:rPr>
        <w:t>Una Operación de Pago a proveedor pertenece a un único Proveedor y puede contener uno o más Movimientos de Pago. Cada Movimiento de Pago utiliza un único medio y se aplica a una única Obligación. La Operación puede conservarse como Borrador sin reservar saldos y sólo al confirmarse satisfactoriamente actualiza los saldos y estados de las Obligaciones afectadas.</w:t>
      </w:r>
    </w:p>
    <w:p w14:paraId="6F83F25C" w14:textId="0E79F9B8" w:rsidR="00A42831" w:rsidRDefault="61B555FC" w:rsidP="61B555FC">
      <w:pPr>
        <w:spacing w:after="60" w:line="360" w:lineRule="auto"/>
        <w:jc w:val="both"/>
      </w:pPr>
      <w:r w:rsidRPr="61B555FC">
        <w:rPr>
          <w:rFonts w:eastAsia="Times New Roman" w:cs="Times New Roman"/>
        </w:rPr>
        <w:t xml:space="preserve"> </w:t>
      </w:r>
    </w:p>
    <w:p w14:paraId="50B058FE" w14:textId="354DC77D"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Clasificación e imputación de gastos</w:t>
      </w:r>
    </w:p>
    <w:p w14:paraId="52E5E765" w14:textId="5C445844" w:rsidR="00A42831" w:rsidRDefault="61B555FC" w:rsidP="61B555FC">
      <w:pPr>
        <w:spacing w:line="257" w:lineRule="auto"/>
        <w:jc w:val="both"/>
      </w:pPr>
      <w:r w:rsidRPr="61B555FC">
        <w:rPr>
          <w:rFonts w:eastAsia="Times New Roman" w:cs="Times New Roman"/>
        </w:rPr>
        <w:t xml:space="preserve"> </w:t>
      </w:r>
    </w:p>
    <w:p w14:paraId="79891722" w14:textId="345F3A8F" w:rsidR="00A42831" w:rsidRDefault="61B555FC" w:rsidP="61B555FC">
      <w:pPr>
        <w:spacing w:after="60" w:line="360" w:lineRule="auto"/>
        <w:jc w:val="both"/>
      </w:pPr>
      <w:r w:rsidRPr="61B555FC">
        <w:rPr>
          <w:rFonts w:eastAsia="Times New Roman" w:cs="Times New Roman"/>
          <w:color w:val="000000" w:themeColor="text1"/>
        </w:rPr>
        <w:t>La clasificación del gasto distribuye el monto correspondiente entre una o más Categorías de Egreso activas. La suma clasificada debe coincidir con el monto que se está clasificando y no se crean categorías libres durante el registro de un Documento de Proveedor.</w:t>
      </w:r>
    </w:p>
    <w:p w14:paraId="5BC71DD1" w14:textId="5916FC98" w:rsidR="00A42831" w:rsidRDefault="61B555FC" w:rsidP="61B555FC">
      <w:pPr>
        <w:spacing w:after="60" w:line="360" w:lineRule="auto"/>
        <w:jc w:val="both"/>
      </w:pPr>
      <w:r w:rsidRPr="61B555FC">
        <w:rPr>
          <w:rFonts w:eastAsia="Times New Roman" w:cs="Times New Roman"/>
          <w:color w:val="000000" w:themeColor="text1"/>
        </w:rPr>
        <w:t>La imputación para costeo distribuye posteriormente un monto ya clasificado entre uno o más Proyectos, gasto general o una combinación de ambos. Cuando corresponde, puede añadir como detalle una Orden de Trabajo perteneciente al Proyecto seleccionado. La Orden de Trabajo es un antecedente operacional generado para un Ítem Comercial perteneciente a un Proyecto; Finanzas sólo la utiliza como referencia de costeo cuando procede y no administra su ejecución operacional.</w:t>
      </w:r>
    </w:p>
    <w:p w14:paraId="3E714C89" w14:textId="0FC887FE" w:rsidR="00A42831" w:rsidRDefault="61B555FC" w:rsidP="61B555FC">
      <w:pPr>
        <w:spacing w:after="60" w:line="360" w:lineRule="auto"/>
        <w:jc w:val="both"/>
      </w:pPr>
      <w:r w:rsidRPr="61B555FC">
        <w:rPr>
          <w:rFonts w:eastAsia="Times New Roman" w:cs="Times New Roman"/>
        </w:rPr>
        <w:t xml:space="preserve"> </w:t>
      </w:r>
    </w:p>
    <w:p w14:paraId="2888DDF0" w14:textId="10FAC4F8"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Caja Chica</w:t>
      </w:r>
    </w:p>
    <w:p w14:paraId="23C0F868" w14:textId="1FB03B5C" w:rsidR="00A42831" w:rsidRDefault="61B555FC" w:rsidP="61B555FC">
      <w:pPr>
        <w:spacing w:line="257" w:lineRule="auto"/>
        <w:jc w:val="both"/>
      </w:pPr>
      <w:r w:rsidRPr="61B555FC">
        <w:rPr>
          <w:rFonts w:eastAsia="Times New Roman" w:cs="Times New Roman"/>
        </w:rPr>
        <w:t xml:space="preserve"> </w:t>
      </w:r>
    </w:p>
    <w:p w14:paraId="7DC22805" w14:textId="3EC52539" w:rsidR="00A42831" w:rsidRDefault="61B555FC" w:rsidP="61B555FC">
      <w:pPr>
        <w:spacing w:after="60" w:line="360" w:lineRule="auto"/>
        <w:jc w:val="both"/>
      </w:pPr>
      <w:r w:rsidRPr="61B555FC">
        <w:rPr>
          <w:rFonts w:eastAsia="Times New Roman" w:cs="Times New Roman"/>
          <w:color w:val="000000" w:themeColor="text1"/>
        </w:rPr>
        <w:t>Caja Chica utiliza un circuito propio para gastos menores y no exige crear un Proveedor formal. Desde su registro, cada gasto reserva su monto contra el Fondo mensual de Caja Chica, aunque todavía no esté aprobado. Si las reservas superan el fondo disponible, el registro puede mantenerse y el sistema refleja un fondo proyectado negativo para control posterior.</w:t>
      </w:r>
    </w:p>
    <w:p w14:paraId="0AA05957" w14:textId="23B944D8" w:rsidR="00A42831" w:rsidRDefault="61B555FC" w:rsidP="61B555FC">
      <w:pPr>
        <w:spacing w:after="60" w:line="360" w:lineRule="auto"/>
        <w:jc w:val="both"/>
      </w:pPr>
      <w:r w:rsidRPr="61B555FC">
        <w:rPr>
          <w:rFonts w:eastAsia="Times New Roman" w:cs="Times New Roman"/>
          <w:color w:val="000000" w:themeColor="text1"/>
        </w:rPr>
        <w:t>El respaldo documental puede incorporarse después del registro inicial, pero debe existir antes de completar o aprobar el gasto. Los gastos de Caja Chica se mantienen fuera de la clasificación estructurada obligatoria por Categorías de Egreso y de la imputación a Proyecto u Orden de Trabajo.</w:t>
      </w:r>
    </w:p>
    <w:p w14:paraId="607A4DC7" w14:textId="438393EA" w:rsidR="00A42831" w:rsidRDefault="61B555FC" w:rsidP="61B555FC">
      <w:pPr>
        <w:spacing w:after="60" w:line="360" w:lineRule="auto"/>
        <w:jc w:val="both"/>
      </w:pPr>
      <w:r w:rsidRPr="61B555FC">
        <w:rPr>
          <w:rFonts w:eastAsia="Times New Roman" w:cs="Times New Roman"/>
        </w:rPr>
        <w:t xml:space="preserve"> </w:t>
      </w:r>
    </w:p>
    <w:p w14:paraId="68245D82" w14:textId="5ED9AA35"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Remuneraciones dependientes</w:t>
      </w:r>
    </w:p>
    <w:p w14:paraId="6DB4AD19" w14:textId="6B65E12B" w:rsidR="00A42831" w:rsidRDefault="61B555FC" w:rsidP="61B555FC">
      <w:pPr>
        <w:spacing w:line="257" w:lineRule="auto"/>
        <w:jc w:val="both"/>
      </w:pPr>
      <w:r w:rsidRPr="61B555FC">
        <w:rPr>
          <w:rFonts w:eastAsia="Times New Roman" w:cs="Times New Roman"/>
        </w:rPr>
        <w:t xml:space="preserve"> </w:t>
      </w:r>
    </w:p>
    <w:p w14:paraId="536C5C1E" w14:textId="0EEF0B70" w:rsidR="00A42831" w:rsidRDefault="61B555FC" w:rsidP="61B555FC">
      <w:pPr>
        <w:spacing w:after="60" w:line="360" w:lineRule="auto"/>
        <w:jc w:val="both"/>
      </w:pPr>
      <w:r w:rsidRPr="61B555FC">
        <w:rPr>
          <w:rFonts w:eastAsia="Times New Roman" w:cs="Times New Roman"/>
          <w:color w:val="000000" w:themeColor="text1"/>
        </w:rPr>
        <w:t>El cálculo mensual de una Remuneración dependiente utiliza el sueldo base vigente y, cuando corresponde, antecedentes previsionales, de salud y tributarios del trabajador, parámetros legales aplicables al período, componentes variables, otros haberes, deducciones válidas, ajustes y aportes de cargo del empleador. Los anticipos efectivamente pagados se consideran pagos a cuenta para determinar el saldo final del período.</w:t>
      </w:r>
    </w:p>
    <w:p w14:paraId="542655EB" w14:textId="5157636F" w:rsidR="00A42831" w:rsidRDefault="61B555FC" w:rsidP="61B555FC">
      <w:pPr>
        <w:spacing w:after="60" w:line="360" w:lineRule="auto"/>
        <w:jc w:val="both"/>
      </w:pPr>
      <w:r w:rsidRPr="61B555FC">
        <w:rPr>
          <w:rFonts w:eastAsia="Times New Roman" w:cs="Times New Roman"/>
          <w:color w:val="000000" w:themeColor="text1"/>
        </w:rPr>
        <w:t xml:space="preserve">Los componentes variables originados por trabajo sólo pueden calcularse a partir de hechos operacionales previamente ejecutados y validados. Las tareas meramente asignadas o incompletas no habilitan valorización. Los cambios de tarifas, fórmulas o reglas </w:t>
      </w:r>
      <w:proofErr w:type="spellStart"/>
      <w:r w:rsidRPr="61B555FC">
        <w:rPr>
          <w:rFonts w:eastAsia="Times New Roman" w:cs="Times New Roman"/>
          <w:color w:val="000000" w:themeColor="text1"/>
        </w:rPr>
        <w:t>remuneracionales</w:t>
      </w:r>
      <w:proofErr w:type="spellEnd"/>
      <w:r w:rsidRPr="61B555FC">
        <w:rPr>
          <w:rFonts w:eastAsia="Times New Roman" w:cs="Times New Roman"/>
          <w:color w:val="000000" w:themeColor="text1"/>
        </w:rPr>
        <w:t xml:space="preserve"> crean nuevas versiones con vigencia propia, de modo que un cálculo histórico pueda reconstruirse sin utilizar valores posteriores.</w:t>
      </w:r>
    </w:p>
    <w:p w14:paraId="572D5F69" w14:textId="589C88E1" w:rsidR="00A42831" w:rsidRDefault="61B555FC" w:rsidP="61B555FC">
      <w:pPr>
        <w:spacing w:after="60" w:line="360" w:lineRule="auto"/>
        <w:jc w:val="both"/>
      </w:pPr>
      <w:r w:rsidRPr="61B555FC">
        <w:rPr>
          <w:rFonts w:eastAsia="Times New Roman" w:cs="Times New Roman"/>
          <w:color w:val="000000" w:themeColor="text1"/>
        </w:rPr>
        <w:t xml:space="preserve">Los retrabajos utilizan su causa operacional para determinar el tratamiento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Un retrabajo atribuible al trabajador no genera por sí mismo un bono adicional; un retrabajo por causa externa puede producir remuneración adicional cuando esté terminado y validado. Los casos mixtos, compartidos o indeterminados requieren resolución autorizada y motivada. Cuando un trabajo remunerable no estándar no dispone de una tarifa aplicable, puede registrarse como Componente excepcional positivo sin crear automáticamente un esquema reutilizable.</w:t>
      </w:r>
    </w:p>
    <w:p w14:paraId="106DFFA2" w14:textId="72171C54" w:rsidR="00A42831" w:rsidRDefault="61B555FC" w:rsidP="61B555FC">
      <w:pPr>
        <w:spacing w:after="60" w:line="360" w:lineRule="auto"/>
        <w:jc w:val="both"/>
      </w:pPr>
      <w:r w:rsidRPr="61B555FC">
        <w:rPr>
          <w:rFonts w:eastAsia="Times New Roman" w:cs="Times New Roman"/>
          <w:color w:val="000000" w:themeColor="text1"/>
        </w:rPr>
        <w:t>Las deducciones que reduzcan el líquido del trabajador deben estar previamente parametrizadas, validadas y vigentes. No corresponden descuentos libres ni descuentos punitivos automáticos por pérdidas, daños, mermas, negligencia, errores o retrabajos. Los aportes de cargo del empleador se distinguen de las deducciones porque forman parte del costo laboral sin disminuir el líquido del trabajador.</w:t>
      </w:r>
    </w:p>
    <w:p w14:paraId="37F1A298" w14:textId="03F25825" w:rsidR="00A42831" w:rsidRDefault="61B555FC" w:rsidP="61B555FC">
      <w:pPr>
        <w:spacing w:after="60" w:line="360" w:lineRule="auto"/>
        <w:jc w:val="both"/>
      </w:pPr>
      <w:r w:rsidRPr="61B555FC">
        <w:rPr>
          <w:rFonts w:eastAsia="Times New Roman" w:cs="Times New Roman"/>
        </w:rPr>
        <w:t xml:space="preserve"> </w:t>
      </w:r>
    </w:p>
    <w:p w14:paraId="13E602DE" w14:textId="7359C57B"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Honorarios</w:t>
      </w:r>
    </w:p>
    <w:p w14:paraId="6AD21D8D" w14:textId="06915519" w:rsidR="00A42831" w:rsidRDefault="61B555FC" w:rsidP="61B555FC">
      <w:pPr>
        <w:spacing w:line="257" w:lineRule="auto"/>
        <w:jc w:val="both"/>
      </w:pPr>
      <w:r w:rsidRPr="61B555FC">
        <w:rPr>
          <w:rFonts w:eastAsia="Times New Roman" w:cs="Times New Roman"/>
        </w:rPr>
        <w:t xml:space="preserve"> </w:t>
      </w:r>
    </w:p>
    <w:p w14:paraId="5D820A66" w14:textId="6EEEDD5E" w:rsidR="00A42831" w:rsidRDefault="61B555FC" w:rsidP="61B555FC">
      <w:pPr>
        <w:spacing w:after="60" w:line="360" w:lineRule="auto"/>
        <w:jc w:val="both"/>
      </w:pPr>
      <w:r w:rsidRPr="61B555FC">
        <w:rPr>
          <w:rFonts w:eastAsia="Times New Roman" w:cs="Times New Roman"/>
          <w:color w:val="000000" w:themeColor="text1"/>
        </w:rPr>
        <w:t>Honorarios se administra separadamente de las remuneraciones dependientes. Cuando la empresa debe efectuar retención, el cálculo utiliza el parámetro tributario vigente y versionado para determinar la tasa aplicada, el monto retenido, el líquido a pagar y la obligación tributaria derivada. Cuando la modalidad corresponda a pago provisional mensual a cargo del emisor, esa condición se registra sin generar una obligación de retención para la empresa.</w:t>
      </w:r>
    </w:p>
    <w:p w14:paraId="07B54D56" w14:textId="1CCCE7CB" w:rsidR="00A42831" w:rsidRDefault="61B555FC" w:rsidP="61B555FC">
      <w:pPr>
        <w:spacing w:after="60" w:line="360" w:lineRule="auto"/>
        <w:jc w:val="both"/>
      </w:pPr>
      <w:r w:rsidRPr="61B555FC">
        <w:rPr>
          <w:rFonts w:eastAsia="Times New Roman" w:cs="Times New Roman"/>
          <w:color w:val="000000" w:themeColor="text1"/>
        </w:rPr>
        <w:t>La confirmación y el pago de una Boleta de Honorarios conservan su respaldo y trazabilidad. Los porcentajes tributarios no se fijan de forma permanente en este Anexo, porque deben obtenerse desde el parámetro vigente aplicable al período.</w:t>
      </w:r>
    </w:p>
    <w:p w14:paraId="61C3DE3E" w14:textId="1883C442"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Análisis financiero y capacidad de Crédito</w:t>
      </w:r>
    </w:p>
    <w:p w14:paraId="2D7B16F9" w14:textId="226FC730" w:rsidR="00A42831" w:rsidRDefault="61B555FC" w:rsidP="61B555FC">
      <w:pPr>
        <w:spacing w:line="257" w:lineRule="auto"/>
        <w:jc w:val="both"/>
      </w:pPr>
      <w:r w:rsidRPr="61B555FC">
        <w:rPr>
          <w:rFonts w:eastAsia="Times New Roman" w:cs="Times New Roman"/>
        </w:rPr>
        <w:t xml:space="preserve"> </w:t>
      </w:r>
    </w:p>
    <w:p w14:paraId="626B40B0" w14:textId="015CFB07" w:rsidR="00A42831" w:rsidRDefault="61B555FC" w:rsidP="61B555FC">
      <w:pPr>
        <w:spacing w:after="120" w:line="360" w:lineRule="auto"/>
        <w:jc w:val="both"/>
      </w:pPr>
      <w:r w:rsidRPr="61B555FC">
        <w:rPr>
          <w:rFonts w:eastAsia="Times New Roman" w:cs="Times New Roman"/>
          <w:b/>
          <w:bCs/>
          <w:color w:val="000000" w:themeColor="text1"/>
        </w:rPr>
        <w:t xml:space="preserve">Liquidez: </w:t>
      </w:r>
      <w:r w:rsidRPr="61B555FC">
        <w:rPr>
          <w:rFonts w:eastAsia="Times New Roman" w:cs="Times New Roman"/>
          <w:color w:val="000000" w:themeColor="text1"/>
        </w:rPr>
        <w:t>Disponibilidad financiera actual calculada a partir del saldo inicial o movimiento de apertura de cada cuenta o caja y los movimientos posteriores que la afectan. Los fondos bloqueados, retenidos, reservados o restringidos no forman parte del disponible.</w:t>
      </w:r>
    </w:p>
    <w:p w14:paraId="485CECAD" w14:textId="1101D8BA" w:rsidR="00A42831" w:rsidRDefault="61B555FC" w:rsidP="61B555FC">
      <w:pPr>
        <w:spacing w:after="120" w:line="360" w:lineRule="auto"/>
        <w:jc w:val="both"/>
      </w:pPr>
      <w:r w:rsidRPr="61B555FC">
        <w:rPr>
          <w:rFonts w:eastAsia="Times New Roman" w:cs="Times New Roman"/>
          <w:b/>
          <w:bCs/>
          <w:color w:val="000000" w:themeColor="text1"/>
        </w:rPr>
        <w:t xml:space="preserve">Flujo de Caja: </w:t>
      </w:r>
      <w:r w:rsidRPr="61B555FC">
        <w:rPr>
          <w:rFonts w:eastAsia="Times New Roman" w:cs="Times New Roman"/>
          <w:color w:val="000000" w:themeColor="text1"/>
        </w:rPr>
        <w:t>Conjunto de entradas y salidas efectivamente registradas durante un período. Se diferencia de la liquidez, que representa disponibilidad en un momento determinado.</w:t>
      </w:r>
    </w:p>
    <w:p w14:paraId="71FDDC46" w14:textId="0684D3E3" w:rsidR="00A42831" w:rsidRDefault="61B555FC" w:rsidP="61B555FC">
      <w:pPr>
        <w:spacing w:after="120" w:line="360" w:lineRule="auto"/>
        <w:jc w:val="both"/>
      </w:pPr>
      <w:r w:rsidRPr="61B555FC">
        <w:rPr>
          <w:rFonts w:eastAsia="Times New Roman" w:cs="Times New Roman"/>
          <w:b/>
          <w:bCs/>
          <w:color w:val="000000" w:themeColor="text1"/>
        </w:rPr>
        <w:t xml:space="preserve">Cobranza del período y recuperación de mora: </w:t>
      </w:r>
      <w:r w:rsidRPr="61B555FC">
        <w:rPr>
          <w:rFonts w:eastAsia="Times New Roman" w:cs="Times New Roman"/>
          <w:color w:val="000000" w:themeColor="text1"/>
        </w:rPr>
        <w:t>El análisis separa los pagos de obligaciones que vencían durante el período de los pagos aplicados a obligaciones que ya estaban morosas al inicio del período.</w:t>
      </w:r>
    </w:p>
    <w:p w14:paraId="535F7017" w14:textId="6E524297" w:rsidR="00A42831" w:rsidRDefault="61B555FC" w:rsidP="61B555FC">
      <w:pPr>
        <w:spacing w:after="120" w:line="360" w:lineRule="auto"/>
        <w:jc w:val="both"/>
      </w:pPr>
      <w:r w:rsidRPr="61B555FC">
        <w:rPr>
          <w:rFonts w:eastAsia="Times New Roman" w:cs="Times New Roman"/>
          <w:b/>
          <w:bCs/>
          <w:color w:val="000000" w:themeColor="text1"/>
        </w:rPr>
        <w:t xml:space="preserve">Proyección de liquidez: </w:t>
      </w:r>
      <w:r w:rsidRPr="61B555FC">
        <w:rPr>
          <w:rFonts w:eastAsia="Times New Roman" w:cs="Times New Roman"/>
          <w:color w:val="000000" w:themeColor="text1"/>
        </w:rPr>
        <w:t>Proyección sustentada en compromisos futuros con monto y fecha válidos. Las estimaciones adicionales sólo se presentan cuando existe información válida que las sustente y deben mantenerse diferenciadas de la proyección base.</w:t>
      </w:r>
    </w:p>
    <w:p w14:paraId="39E491D8" w14:textId="77DF2124" w:rsidR="00A42831" w:rsidRDefault="61B555FC" w:rsidP="61B555FC">
      <w:pPr>
        <w:spacing w:after="120" w:line="360" w:lineRule="auto"/>
        <w:jc w:val="both"/>
      </w:pPr>
      <w:r w:rsidRPr="61B555FC">
        <w:rPr>
          <w:rFonts w:eastAsia="Times New Roman" w:cs="Times New Roman"/>
          <w:b/>
          <w:bCs/>
          <w:color w:val="000000" w:themeColor="text1"/>
        </w:rPr>
        <w:t xml:space="preserve">Margen directo por Proyecto: </w:t>
      </w:r>
      <w:r w:rsidRPr="61B555FC">
        <w:rPr>
          <w:rFonts w:eastAsia="Times New Roman" w:cs="Times New Roman"/>
          <w:color w:val="000000" w:themeColor="text1"/>
        </w:rPr>
        <w:t xml:space="preserve">Resultado obtenido al restar de los ingresos asociados válidamente a un Proyecto los costos directos asociados al mismo. </w:t>
      </w:r>
      <w:proofErr w:type="gramStart"/>
      <w:r w:rsidRPr="61B555FC">
        <w:rPr>
          <w:rFonts w:eastAsia="Times New Roman" w:cs="Times New Roman"/>
          <w:color w:val="000000" w:themeColor="text1"/>
        </w:rPr>
        <w:t>Los gastos generales sin asociación expresa</w:t>
      </w:r>
      <w:proofErr w:type="gramEnd"/>
      <w:r w:rsidRPr="61B555FC">
        <w:rPr>
          <w:rFonts w:eastAsia="Times New Roman" w:cs="Times New Roman"/>
          <w:color w:val="000000" w:themeColor="text1"/>
        </w:rPr>
        <w:t xml:space="preserve"> se excluyen y no se distribuyen proporcionalmente para completar el cálculo.</w:t>
      </w:r>
    </w:p>
    <w:p w14:paraId="131FEB60" w14:textId="0C5AEDF6" w:rsidR="00A42831" w:rsidRDefault="61B555FC" w:rsidP="61B555FC">
      <w:pPr>
        <w:spacing w:after="120" w:line="360" w:lineRule="auto"/>
        <w:jc w:val="both"/>
      </w:pPr>
      <w:r w:rsidRPr="61B555FC">
        <w:rPr>
          <w:rFonts w:eastAsia="Times New Roman" w:cs="Times New Roman"/>
          <w:b/>
          <w:bCs/>
          <w:color w:val="000000" w:themeColor="text1"/>
        </w:rPr>
        <w:t xml:space="preserve">Resúmenes financieros gerenciales: </w:t>
      </w:r>
      <w:r w:rsidRPr="61B555FC">
        <w:rPr>
          <w:rFonts w:eastAsia="Times New Roman" w:cs="Times New Roman"/>
          <w:color w:val="000000" w:themeColor="text1"/>
        </w:rPr>
        <w:t xml:space="preserve">Síntesis de resultados y de situación financiera construidas con información registrada y </w:t>
      </w:r>
      <w:proofErr w:type="spellStart"/>
      <w:r w:rsidRPr="61B555FC">
        <w:rPr>
          <w:rFonts w:eastAsia="Times New Roman" w:cs="Times New Roman"/>
          <w:color w:val="000000" w:themeColor="text1"/>
        </w:rPr>
        <w:t>reconstruible</w:t>
      </w:r>
      <w:proofErr w:type="spellEnd"/>
      <w:r w:rsidRPr="61B555FC">
        <w:rPr>
          <w:rFonts w:eastAsia="Times New Roman" w:cs="Times New Roman"/>
          <w:color w:val="000000" w:themeColor="text1"/>
        </w:rPr>
        <w:t>. Su cobertura puede ser parcial y no deben presentarse como estados contables formales completos.</w:t>
      </w:r>
    </w:p>
    <w:p w14:paraId="5CD75DB8" w14:textId="65BBF2BB" w:rsidR="00A42831" w:rsidRDefault="61B555FC" w:rsidP="61B555FC">
      <w:pPr>
        <w:spacing w:after="120" w:line="360" w:lineRule="auto"/>
        <w:jc w:val="both"/>
      </w:pPr>
      <w:r w:rsidRPr="61B555FC">
        <w:rPr>
          <w:rFonts w:eastAsia="Times New Roman" w:cs="Times New Roman"/>
          <w:b/>
          <w:bCs/>
          <w:color w:val="000000" w:themeColor="text1"/>
        </w:rPr>
        <w:t xml:space="preserve">Cupo individual: </w:t>
      </w:r>
      <w:r w:rsidRPr="61B555FC">
        <w:rPr>
          <w:rFonts w:eastAsia="Times New Roman" w:cs="Times New Roman"/>
          <w:color w:val="000000" w:themeColor="text1"/>
        </w:rPr>
        <w:t>Monto máximo reutilizable autorizado para un Cliente B2B. Se expresa mediante cupo total, utilizado y disponible y puede poseer vigencia específica o indefinida.</w:t>
      </w:r>
    </w:p>
    <w:p w14:paraId="733E721E" w14:textId="17B14188" w:rsidR="00A42831" w:rsidRDefault="61B555FC" w:rsidP="61B555FC">
      <w:pPr>
        <w:spacing w:after="120" w:line="360" w:lineRule="auto"/>
        <w:jc w:val="both"/>
      </w:pPr>
      <w:r w:rsidRPr="61B555FC">
        <w:rPr>
          <w:rFonts w:eastAsia="Times New Roman" w:cs="Times New Roman"/>
          <w:b/>
          <w:bCs/>
          <w:color w:val="000000" w:themeColor="text1"/>
        </w:rPr>
        <w:t xml:space="preserve">Crédito comprometido: </w:t>
      </w:r>
      <w:r w:rsidRPr="61B555FC">
        <w:rPr>
          <w:rFonts w:eastAsia="Times New Roman" w:cs="Times New Roman"/>
          <w:color w:val="000000" w:themeColor="text1"/>
        </w:rPr>
        <w:t>Monto financiado de operaciones formalizadas válidamente que consume capacidad individual y global. Los pagos confirmados que reducen este compromiso liberan capacidad reutilizable.</w:t>
      </w:r>
    </w:p>
    <w:p w14:paraId="044A380F" w14:textId="2271AA93" w:rsidR="00A42831" w:rsidRDefault="61B555FC" w:rsidP="61B555FC">
      <w:pPr>
        <w:spacing w:after="120" w:line="360" w:lineRule="auto"/>
        <w:jc w:val="both"/>
      </w:pPr>
      <w:r w:rsidRPr="61B555FC">
        <w:rPr>
          <w:rFonts w:eastAsia="Times New Roman" w:cs="Times New Roman"/>
          <w:b/>
          <w:bCs/>
          <w:color w:val="000000" w:themeColor="text1"/>
        </w:rPr>
        <w:t xml:space="preserve">Límite y exposición global: </w:t>
      </w:r>
      <w:r w:rsidRPr="61B555FC">
        <w:rPr>
          <w:rFonts w:eastAsia="Times New Roman" w:cs="Times New Roman"/>
          <w:color w:val="000000" w:themeColor="text1"/>
        </w:rPr>
        <w:t>El límite global es el máximo de exposición crediticia definido por Gerencia. La exposición global utilizada corresponde a la suma del Crédito comprometido vigente; el costo real incurrido se mantiene separado y no consume este límite.</w:t>
      </w:r>
    </w:p>
    <w:p w14:paraId="2696C90C" w14:textId="038C48B7" w:rsidR="00A42831" w:rsidRDefault="61B555FC" w:rsidP="61B555FC">
      <w:pPr>
        <w:spacing w:line="257" w:lineRule="auto"/>
        <w:jc w:val="both"/>
      </w:pPr>
      <w:r w:rsidRPr="61B555FC">
        <w:rPr>
          <w:rFonts w:eastAsia="Times New Roman" w:cs="Times New Roman"/>
        </w:rPr>
        <w:t xml:space="preserve"> </w:t>
      </w:r>
    </w:p>
    <w:p w14:paraId="76ABA711" w14:textId="17DAA21F"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Estados y transiciones relevantes</w:t>
      </w:r>
    </w:p>
    <w:p w14:paraId="3B4EC065" w14:textId="6791E0D6" w:rsidR="00A42831" w:rsidRDefault="61B555FC" w:rsidP="61B555FC">
      <w:pPr>
        <w:spacing w:line="257" w:lineRule="auto"/>
        <w:jc w:val="both"/>
      </w:pPr>
      <w:r w:rsidRPr="61B555FC">
        <w:rPr>
          <w:rFonts w:eastAsia="Times New Roman" w:cs="Times New Roman"/>
        </w:rPr>
        <w:t xml:space="preserve"> </w:t>
      </w:r>
    </w:p>
    <w:p w14:paraId="506D2E04" w14:textId="0442F6C6" w:rsidR="00A42831" w:rsidRDefault="61B555FC" w:rsidP="61B555FC">
      <w:pPr>
        <w:spacing w:after="60" w:line="360" w:lineRule="auto"/>
        <w:jc w:val="both"/>
      </w:pPr>
      <w:r w:rsidRPr="61B555FC">
        <w:rPr>
          <w:rFonts w:eastAsia="Times New Roman" w:cs="Times New Roman"/>
          <w:color w:val="000000" w:themeColor="text1"/>
        </w:rPr>
        <w:t>Los estados y condiciones siguientes corresponden a dimensiones diferentes. Un mismo registro puede combinar, por ejemplo, un estado comercial con un estado de pago y una condición de morosidad. El sistema no debe reemplazar una dimensión por otra.</w:t>
      </w:r>
    </w:p>
    <w:p w14:paraId="6B91FA3E" w14:textId="07445577" w:rsidR="00A42831" w:rsidRDefault="61B555FC" w:rsidP="61B555FC">
      <w:pPr>
        <w:spacing w:after="60" w:line="360" w:lineRule="auto"/>
        <w:jc w:val="both"/>
      </w:pPr>
      <w:r w:rsidRPr="61B555FC">
        <w:rPr>
          <w:rFonts w:eastAsia="Times New Roman" w:cs="Times New Roman"/>
        </w:rPr>
        <w:t xml:space="preserve"> </w:t>
      </w:r>
    </w:p>
    <w:p w14:paraId="43BB2FDE" w14:textId="2EEE0E1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Cliente</w:t>
      </w:r>
    </w:p>
    <w:p w14:paraId="752AA53D" w14:textId="0BD9003D"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376"/>
        <w:gridCol w:w="5140"/>
        <w:gridCol w:w="2868"/>
      </w:tblGrid>
      <w:tr w:rsidR="61B555FC" w14:paraId="6F6B60A6"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36C9D2B7" w14:textId="12DACB83" w:rsidR="61B555FC" w:rsidRDefault="61B555FC" w:rsidP="61B555FC">
            <w:pPr>
              <w:spacing w:after="0" w:line="360" w:lineRule="auto"/>
              <w:jc w:val="both"/>
            </w:pPr>
            <w:r w:rsidRPr="61B555FC">
              <w:rPr>
                <w:rFonts w:eastAsia="Times New Roman" w:cs="Times New Roman"/>
                <w:b/>
                <w:bCs/>
                <w:color w:val="FFFFFF" w:themeColor="background1"/>
              </w:rPr>
              <w:t>Estado o condición</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A9A487A" w14:textId="3A1C69EB" w:rsidR="61B555FC" w:rsidRDefault="61B555FC" w:rsidP="61B555FC">
            <w:pPr>
              <w:spacing w:after="0" w:line="360" w:lineRule="auto"/>
              <w:jc w:val="both"/>
            </w:pPr>
            <w:r w:rsidRPr="61B555FC">
              <w:rPr>
                <w:rFonts w:eastAsia="Times New Roman" w:cs="Times New Roman"/>
                <w:b/>
                <w:bCs/>
                <w:color w:val="FFFFFF" w:themeColor="background1"/>
              </w:rPr>
              <w:t>Significado</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255E1D5B" w14:textId="1C4D6A32" w:rsidR="61B555FC" w:rsidRDefault="61B555FC" w:rsidP="61B555FC">
            <w:pPr>
              <w:spacing w:after="0" w:line="360" w:lineRule="auto"/>
              <w:jc w:val="both"/>
            </w:pPr>
            <w:r w:rsidRPr="61B555FC">
              <w:rPr>
                <w:rFonts w:eastAsia="Times New Roman" w:cs="Times New Roman"/>
                <w:b/>
                <w:bCs/>
                <w:color w:val="FFFFFF" w:themeColor="background1"/>
              </w:rPr>
              <w:t>Transición relevante</w:t>
            </w:r>
          </w:p>
        </w:tc>
      </w:tr>
      <w:tr w:rsidR="61B555FC" w14:paraId="05DBA941"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F8879B1" w14:textId="06D50B07" w:rsidR="61B555FC" w:rsidRDefault="61B555FC" w:rsidP="61B555FC">
            <w:pPr>
              <w:spacing w:after="0" w:line="360" w:lineRule="auto"/>
              <w:jc w:val="both"/>
            </w:pPr>
            <w:r w:rsidRPr="61B555FC">
              <w:rPr>
                <w:rFonts w:eastAsia="Times New Roman" w:cs="Times New Roman"/>
                <w:b/>
                <w:bCs/>
                <w:color w:val="000000" w:themeColor="text1"/>
              </w:rPr>
              <w:t>Activo</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836938E" w14:textId="46F8CC30" w:rsidR="61B555FC" w:rsidRDefault="61B555FC" w:rsidP="61B555FC">
            <w:pPr>
              <w:spacing w:after="0" w:line="360" w:lineRule="auto"/>
              <w:jc w:val="both"/>
            </w:pPr>
            <w:r w:rsidRPr="61B555FC">
              <w:rPr>
                <w:rFonts w:eastAsia="Times New Roman" w:cs="Times New Roman"/>
                <w:color w:val="000000" w:themeColor="text1"/>
              </w:rPr>
              <w:t>Registro habilitado para nuevas operaciones que exigen cliente activo.</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55699EB" w14:textId="28868232" w:rsidR="61B555FC" w:rsidRDefault="61B555FC" w:rsidP="61B555FC">
            <w:pPr>
              <w:spacing w:after="0" w:line="360" w:lineRule="auto"/>
              <w:jc w:val="both"/>
            </w:pPr>
            <w:r w:rsidRPr="61B555FC">
              <w:rPr>
                <w:rFonts w:eastAsia="Times New Roman" w:cs="Times New Roman"/>
                <w:color w:val="000000" w:themeColor="text1"/>
              </w:rPr>
              <w:t>Alta satisfactoria o reactivación.</w:t>
            </w:r>
          </w:p>
        </w:tc>
      </w:tr>
      <w:tr w:rsidR="61B555FC" w14:paraId="737FB616"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B99BACB" w14:textId="14121F49" w:rsidR="61B555FC" w:rsidRDefault="61B555FC" w:rsidP="61B555FC">
            <w:pPr>
              <w:spacing w:after="0" w:line="360" w:lineRule="auto"/>
              <w:jc w:val="both"/>
            </w:pPr>
            <w:r w:rsidRPr="61B555FC">
              <w:rPr>
                <w:rFonts w:eastAsia="Times New Roman" w:cs="Times New Roman"/>
                <w:b/>
                <w:bCs/>
                <w:color w:val="000000" w:themeColor="text1"/>
              </w:rPr>
              <w:t>Inactivo</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8F012E7" w14:textId="24FD9745" w:rsidR="61B555FC" w:rsidRDefault="61B555FC" w:rsidP="61B555FC">
            <w:pPr>
              <w:spacing w:after="0" w:line="360" w:lineRule="auto"/>
              <w:jc w:val="both"/>
            </w:pPr>
            <w:r w:rsidRPr="61B555FC">
              <w:rPr>
                <w:rFonts w:eastAsia="Times New Roman" w:cs="Times New Roman"/>
                <w:color w:val="000000" w:themeColor="text1"/>
              </w:rPr>
              <w:t>Registro no disponible para nuevas operaciones que requieren cliente activo. Conserva identidad e historial.</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719B101" w14:textId="1D424B1D" w:rsidR="61B555FC" w:rsidRDefault="61B555FC" w:rsidP="61B555FC">
            <w:pPr>
              <w:spacing w:after="0" w:line="360" w:lineRule="auto"/>
              <w:jc w:val="both"/>
            </w:pPr>
            <w:r w:rsidRPr="61B555FC">
              <w:rPr>
                <w:rFonts w:eastAsia="Times New Roman" w:cs="Times New Roman"/>
                <w:color w:val="000000" w:themeColor="text1"/>
              </w:rPr>
              <w:t>Desactivación manual condicionada o reactivación.</w:t>
            </w:r>
          </w:p>
        </w:tc>
      </w:tr>
      <w:tr w:rsidR="61B555FC" w14:paraId="7E417972"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F811D4E" w14:textId="1EBC905F" w:rsidR="61B555FC" w:rsidRDefault="61B555FC" w:rsidP="61B555FC">
            <w:pPr>
              <w:spacing w:after="0" w:line="360" w:lineRule="auto"/>
              <w:jc w:val="both"/>
            </w:pPr>
            <w:r w:rsidRPr="61B555FC">
              <w:rPr>
                <w:rFonts w:eastAsia="Times New Roman" w:cs="Times New Roman"/>
                <w:b/>
                <w:bCs/>
                <w:color w:val="000000" w:themeColor="text1"/>
              </w:rPr>
              <w:t>Incompleto</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B654831" w14:textId="1EAAB400" w:rsidR="61B555FC" w:rsidRDefault="61B555FC" w:rsidP="61B555FC">
            <w:pPr>
              <w:spacing w:after="0" w:line="360" w:lineRule="auto"/>
              <w:jc w:val="both"/>
            </w:pPr>
            <w:r w:rsidRPr="61B555FC">
              <w:rPr>
                <w:rFonts w:eastAsia="Times New Roman" w:cs="Times New Roman"/>
                <w:color w:val="000000" w:themeColor="text1"/>
              </w:rPr>
              <w:t>Condición adicional de un B2C provisional. No sustituye Activo o Inactivo.</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C0E6D9B" w14:textId="2D4FC8D4" w:rsidR="61B555FC" w:rsidRDefault="61B555FC" w:rsidP="61B555FC">
            <w:pPr>
              <w:spacing w:after="0" w:line="360" w:lineRule="auto"/>
              <w:jc w:val="both"/>
            </w:pPr>
            <w:r w:rsidRPr="61B555FC">
              <w:rPr>
                <w:rFonts w:eastAsia="Times New Roman" w:cs="Times New Roman"/>
                <w:color w:val="000000" w:themeColor="text1"/>
              </w:rPr>
              <w:t>Formalización del cliente elimina la condición provisional.</w:t>
            </w:r>
          </w:p>
        </w:tc>
      </w:tr>
      <w:tr w:rsidR="61B555FC" w14:paraId="7F99E44E"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BD593E8" w14:textId="4BC2CF27" w:rsidR="61B555FC" w:rsidRDefault="61B555FC" w:rsidP="61B555FC">
            <w:pPr>
              <w:spacing w:after="0" w:line="360" w:lineRule="auto"/>
              <w:jc w:val="both"/>
            </w:pPr>
            <w:r w:rsidRPr="61B555FC">
              <w:rPr>
                <w:rFonts w:eastAsia="Times New Roman" w:cs="Times New Roman"/>
                <w:b/>
                <w:bCs/>
                <w:color w:val="000000" w:themeColor="text1"/>
              </w:rPr>
              <w:t>Al día</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FF32102" w14:textId="7B331346" w:rsidR="61B555FC" w:rsidRDefault="61B555FC" w:rsidP="61B555FC">
            <w:pPr>
              <w:spacing w:after="0" w:line="360" w:lineRule="auto"/>
              <w:jc w:val="both"/>
            </w:pPr>
            <w:r w:rsidRPr="61B555FC">
              <w:rPr>
                <w:rFonts w:eastAsia="Times New Roman" w:cs="Times New Roman"/>
                <w:color w:val="000000" w:themeColor="text1"/>
              </w:rPr>
              <w:t>No mantiene saldo pendiente.</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F2F9685" w14:textId="18785029" w:rsidR="61B555FC" w:rsidRDefault="61B555FC" w:rsidP="61B555FC">
            <w:pPr>
              <w:spacing w:after="0" w:line="360" w:lineRule="auto"/>
              <w:jc w:val="both"/>
            </w:pPr>
            <w:r w:rsidRPr="61B555FC">
              <w:rPr>
                <w:rFonts w:eastAsia="Times New Roman" w:cs="Times New Roman"/>
                <w:color w:val="000000" w:themeColor="text1"/>
              </w:rPr>
              <w:t>Se deriva de saldos vigentes.</w:t>
            </w:r>
          </w:p>
        </w:tc>
      </w:tr>
      <w:tr w:rsidR="61B555FC" w14:paraId="48B83C2E"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27165E4" w14:textId="3B443BE4" w:rsidR="61B555FC" w:rsidRDefault="61B555FC" w:rsidP="61B555FC">
            <w:pPr>
              <w:spacing w:after="0" w:line="360" w:lineRule="auto"/>
              <w:jc w:val="both"/>
            </w:pPr>
            <w:r w:rsidRPr="61B555FC">
              <w:rPr>
                <w:rFonts w:eastAsia="Times New Roman" w:cs="Times New Roman"/>
                <w:b/>
                <w:bCs/>
                <w:color w:val="000000" w:themeColor="text1"/>
              </w:rPr>
              <w:t>Deuda vigente</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BF09783" w14:textId="4E058CD5" w:rsidR="61B555FC" w:rsidRDefault="61B555FC" w:rsidP="61B555FC">
            <w:pPr>
              <w:spacing w:after="0" w:line="360" w:lineRule="auto"/>
              <w:jc w:val="both"/>
            </w:pPr>
            <w:r w:rsidRPr="61B555FC">
              <w:rPr>
                <w:rFonts w:eastAsia="Times New Roman" w:cs="Times New Roman"/>
                <w:color w:val="000000" w:themeColor="text1"/>
              </w:rPr>
              <w:t>Mantiene saldo pendiente sin Notas de Venta morosas.</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C74B9FC" w14:textId="0D07A99D" w:rsidR="61B555FC" w:rsidRDefault="61B555FC" w:rsidP="61B555FC">
            <w:pPr>
              <w:spacing w:after="0" w:line="360" w:lineRule="auto"/>
              <w:jc w:val="both"/>
            </w:pPr>
            <w:r w:rsidRPr="61B555FC">
              <w:rPr>
                <w:rFonts w:eastAsia="Times New Roman" w:cs="Times New Roman"/>
                <w:color w:val="000000" w:themeColor="text1"/>
              </w:rPr>
              <w:t>Se deriva de saldos y fechas finales.</w:t>
            </w:r>
          </w:p>
        </w:tc>
      </w:tr>
      <w:tr w:rsidR="61B555FC" w14:paraId="1040BC68" w14:textId="77777777" w:rsidTr="61B555FC">
        <w:trPr>
          <w:trHeight w:val="300"/>
        </w:trPr>
        <w:tc>
          <w:tcPr>
            <w:tcW w:w="10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8708F26" w14:textId="3357B8FE" w:rsidR="61B555FC" w:rsidRDefault="61B555FC" w:rsidP="61B555FC">
            <w:pPr>
              <w:spacing w:after="0" w:line="360" w:lineRule="auto"/>
              <w:jc w:val="both"/>
            </w:pPr>
            <w:r w:rsidRPr="61B555FC">
              <w:rPr>
                <w:rFonts w:eastAsia="Times New Roman" w:cs="Times New Roman"/>
                <w:b/>
                <w:bCs/>
                <w:color w:val="000000" w:themeColor="text1"/>
              </w:rPr>
              <w:t>Moroso</w:t>
            </w:r>
          </w:p>
        </w:tc>
        <w:tc>
          <w:tcPr>
            <w:tcW w:w="5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4AB3EF1" w14:textId="777CB0B4" w:rsidR="61B555FC" w:rsidRDefault="61B555FC" w:rsidP="61B555FC">
            <w:pPr>
              <w:spacing w:after="0" w:line="360" w:lineRule="auto"/>
              <w:jc w:val="both"/>
            </w:pPr>
            <w:r w:rsidRPr="61B555FC">
              <w:rPr>
                <w:rFonts w:eastAsia="Times New Roman" w:cs="Times New Roman"/>
                <w:color w:val="000000" w:themeColor="text1"/>
              </w:rPr>
              <w:t>Mantiene al menos una Nota de Venta vencida con saldo pendiente mayor que cero.</w:t>
            </w:r>
          </w:p>
        </w:tc>
        <w:tc>
          <w:tcPr>
            <w:tcW w:w="29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699B650" w14:textId="5852003D" w:rsidR="61B555FC" w:rsidRDefault="61B555FC" w:rsidP="61B555FC">
            <w:pPr>
              <w:spacing w:after="0" w:line="360" w:lineRule="auto"/>
              <w:jc w:val="both"/>
            </w:pPr>
            <w:r w:rsidRPr="61B555FC">
              <w:rPr>
                <w:rFonts w:eastAsia="Times New Roman" w:cs="Times New Roman"/>
                <w:color w:val="000000" w:themeColor="text1"/>
              </w:rPr>
              <w:t>Se deriva de saldos y fechas finales.</w:t>
            </w:r>
          </w:p>
        </w:tc>
      </w:tr>
    </w:tbl>
    <w:p w14:paraId="35F31295" w14:textId="15CE2668" w:rsidR="00A42831" w:rsidRDefault="61B555FC" w:rsidP="61B555FC">
      <w:pPr>
        <w:spacing w:line="257" w:lineRule="auto"/>
        <w:jc w:val="both"/>
      </w:pPr>
      <w:r w:rsidRPr="61B555FC">
        <w:rPr>
          <w:rFonts w:eastAsia="Times New Roman" w:cs="Times New Roman"/>
        </w:rPr>
        <w:t xml:space="preserve"> </w:t>
      </w:r>
    </w:p>
    <w:p w14:paraId="0AB8332F" w14:textId="1C15567D"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Cotización</w:t>
      </w:r>
    </w:p>
    <w:p w14:paraId="0B75D3E6" w14:textId="17D84477"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257"/>
        <w:gridCol w:w="4476"/>
        <w:gridCol w:w="3651"/>
      </w:tblGrid>
      <w:tr w:rsidR="61B555FC" w14:paraId="12937B7F" w14:textId="77777777" w:rsidTr="61B555FC">
        <w:trPr>
          <w:trHeight w:val="300"/>
        </w:trPr>
        <w:tc>
          <w:tcPr>
            <w:tcW w:w="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68DEB7A" w14:textId="01860849" w:rsidR="61B555FC" w:rsidRDefault="61B555FC" w:rsidP="61B555FC">
            <w:pPr>
              <w:spacing w:after="0" w:line="360" w:lineRule="auto"/>
              <w:jc w:val="both"/>
            </w:pPr>
            <w:r w:rsidRPr="61B555FC">
              <w:rPr>
                <w:rFonts w:eastAsia="Times New Roman" w:cs="Times New Roman"/>
                <w:b/>
                <w:bCs/>
                <w:color w:val="FFFFFF" w:themeColor="background1"/>
              </w:rPr>
              <w:t>Estado</w:t>
            </w:r>
          </w:p>
        </w:tc>
        <w:tc>
          <w:tcPr>
            <w:tcW w:w="48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33C6DD2E" w14:textId="5656A00D" w:rsidR="61B555FC" w:rsidRDefault="61B555FC" w:rsidP="61B555FC">
            <w:pPr>
              <w:spacing w:after="0" w:line="360" w:lineRule="auto"/>
              <w:jc w:val="both"/>
            </w:pPr>
            <w:r w:rsidRPr="61B555FC">
              <w:rPr>
                <w:rFonts w:eastAsia="Times New Roman" w:cs="Times New Roman"/>
                <w:b/>
                <w:bCs/>
                <w:color w:val="FFFFFF" w:themeColor="background1"/>
              </w:rPr>
              <w:t>Significado</w:t>
            </w:r>
          </w:p>
        </w:tc>
        <w:tc>
          <w:tcPr>
            <w:tcW w:w="38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BD54C50" w14:textId="41687D2D" w:rsidR="61B555FC" w:rsidRDefault="61B555FC" w:rsidP="61B555FC">
            <w:pPr>
              <w:spacing w:after="0" w:line="360" w:lineRule="auto"/>
              <w:jc w:val="both"/>
            </w:pPr>
            <w:r w:rsidRPr="61B555FC">
              <w:rPr>
                <w:rFonts w:eastAsia="Times New Roman" w:cs="Times New Roman"/>
                <w:b/>
                <w:bCs/>
                <w:color w:val="FFFFFF" w:themeColor="background1"/>
              </w:rPr>
              <w:t>Transiciones principales</w:t>
            </w:r>
          </w:p>
        </w:tc>
      </w:tr>
      <w:tr w:rsidR="61B555FC" w14:paraId="220E4525" w14:textId="77777777" w:rsidTr="61B555FC">
        <w:trPr>
          <w:trHeight w:val="300"/>
        </w:trPr>
        <w:tc>
          <w:tcPr>
            <w:tcW w:w="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0C4D16F" w14:textId="6622A676" w:rsidR="61B555FC" w:rsidRDefault="61B555FC" w:rsidP="61B555FC">
            <w:pPr>
              <w:spacing w:after="0" w:line="360" w:lineRule="auto"/>
              <w:jc w:val="both"/>
            </w:pPr>
            <w:r w:rsidRPr="61B555FC">
              <w:rPr>
                <w:rFonts w:eastAsia="Times New Roman" w:cs="Times New Roman"/>
                <w:b/>
                <w:bCs/>
                <w:color w:val="000000" w:themeColor="text1"/>
              </w:rPr>
              <w:t>Borrador</w:t>
            </w:r>
          </w:p>
        </w:tc>
        <w:tc>
          <w:tcPr>
            <w:tcW w:w="48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9449390" w14:textId="042BDF9B" w:rsidR="61B555FC" w:rsidRDefault="61B555FC" w:rsidP="61B555FC">
            <w:pPr>
              <w:spacing w:after="0" w:line="360" w:lineRule="auto"/>
              <w:jc w:val="both"/>
            </w:pPr>
            <w:r w:rsidRPr="61B555FC">
              <w:rPr>
                <w:rFonts w:eastAsia="Times New Roman" w:cs="Times New Roman"/>
                <w:color w:val="000000" w:themeColor="text1"/>
              </w:rPr>
              <w:t>Operación en elaboración con cliente asociado. Puede estar incompleta.</w:t>
            </w:r>
          </w:p>
        </w:tc>
        <w:tc>
          <w:tcPr>
            <w:tcW w:w="38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5EA6087" w14:textId="6475DD6C" w:rsidR="61B555FC" w:rsidRDefault="61B555FC" w:rsidP="61B555FC">
            <w:pPr>
              <w:spacing w:after="0" w:line="360" w:lineRule="auto"/>
              <w:jc w:val="both"/>
            </w:pPr>
            <w:r w:rsidRPr="61B555FC">
              <w:rPr>
                <w:rFonts w:eastAsia="Times New Roman" w:cs="Times New Roman"/>
                <w:color w:val="000000" w:themeColor="text1"/>
              </w:rPr>
              <w:t>Puede retomarse, modificarse, descartarse o emitirse.</w:t>
            </w:r>
          </w:p>
        </w:tc>
      </w:tr>
      <w:tr w:rsidR="61B555FC" w14:paraId="1C10D6D1" w14:textId="77777777" w:rsidTr="61B555FC">
        <w:trPr>
          <w:trHeight w:val="300"/>
        </w:trPr>
        <w:tc>
          <w:tcPr>
            <w:tcW w:w="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061CC18" w14:textId="6C43A8C2" w:rsidR="61B555FC" w:rsidRDefault="61B555FC" w:rsidP="61B555FC">
            <w:pPr>
              <w:spacing w:after="0" w:line="360" w:lineRule="auto"/>
              <w:jc w:val="both"/>
            </w:pPr>
            <w:r w:rsidRPr="61B555FC">
              <w:rPr>
                <w:rFonts w:eastAsia="Times New Roman" w:cs="Times New Roman"/>
                <w:b/>
                <w:bCs/>
                <w:color w:val="000000" w:themeColor="text1"/>
              </w:rPr>
              <w:t>Emitida</w:t>
            </w:r>
          </w:p>
        </w:tc>
        <w:tc>
          <w:tcPr>
            <w:tcW w:w="48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1EB7DCC" w14:textId="4E0A5B52" w:rsidR="61B555FC" w:rsidRDefault="61B555FC" w:rsidP="61B555FC">
            <w:pPr>
              <w:spacing w:after="0" w:line="360" w:lineRule="auto"/>
              <w:jc w:val="both"/>
            </w:pPr>
            <w:r w:rsidRPr="61B555FC">
              <w:rPr>
                <w:rFonts w:eastAsia="Times New Roman" w:cs="Times New Roman"/>
                <w:color w:val="000000" w:themeColor="text1"/>
              </w:rPr>
              <w:t>Cotización completa y emitida. Está disponible para aceptación.</w:t>
            </w:r>
          </w:p>
        </w:tc>
        <w:tc>
          <w:tcPr>
            <w:tcW w:w="38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1731176" w14:textId="6B7E63A2" w:rsidR="61B555FC" w:rsidRDefault="61B555FC" w:rsidP="61B555FC">
            <w:pPr>
              <w:spacing w:after="0" w:line="360" w:lineRule="auto"/>
              <w:jc w:val="both"/>
            </w:pPr>
            <w:r w:rsidRPr="61B555FC">
              <w:rPr>
                <w:rFonts w:eastAsia="Times New Roman" w:cs="Times New Roman"/>
                <w:color w:val="000000" w:themeColor="text1"/>
              </w:rPr>
              <w:t>Puede aprobarse, vencer o reactivarse desde Vencida.</w:t>
            </w:r>
          </w:p>
        </w:tc>
      </w:tr>
      <w:tr w:rsidR="61B555FC" w14:paraId="67CFD826" w14:textId="77777777" w:rsidTr="61B555FC">
        <w:trPr>
          <w:trHeight w:val="300"/>
        </w:trPr>
        <w:tc>
          <w:tcPr>
            <w:tcW w:w="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4BC926E" w14:textId="72254CC4" w:rsidR="61B555FC" w:rsidRDefault="61B555FC" w:rsidP="61B555FC">
            <w:pPr>
              <w:spacing w:after="0" w:line="360" w:lineRule="auto"/>
              <w:jc w:val="both"/>
            </w:pPr>
            <w:r w:rsidRPr="61B555FC">
              <w:rPr>
                <w:rFonts w:eastAsia="Times New Roman" w:cs="Times New Roman"/>
                <w:b/>
                <w:bCs/>
                <w:color w:val="000000" w:themeColor="text1"/>
              </w:rPr>
              <w:t>Vencida</w:t>
            </w:r>
          </w:p>
        </w:tc>
        <w:tc>
          <w:tcPr>
            <w:tcW w:w="48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542A0B4" w14:textId="4364EE13" w:rsidR="61B555FC" w:rsidRDefault="61B555FC" w:rsidP="61B555FC">
            <w:pPr>
              <w:spacing w:after="0" w:line="360" w:lineRule="auto"/>
              <w:jc w:val="both"/>
            </w:pPr>
            <w:r w:rsidRPr="61B555FC">
              <w:rPr>
                <w:rFonts w:eastAsia="Times New Roman" w:cs="Times New Roman"/>
                <w:color w:val="000000" w:themeColor="text1"/>
              </w:rPr>
              <w:t>Superó la fecha de vigencia y no puede aceptarse mientras conserve este estado.</w:t>
            </w:r>
          </w:p>
        </w:tc>
        <w:tc>
          <w:tcPr>
            <w:tcW w:w="38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F7655DE" w14:textId="7A12F775" w:rsidR="61B555FC" w:rsidRDefault="61B555FC" w:rsidP="61B555FC">
            <w:pPr>
              <w:spacing w:after="0" w:line="360" w:lineRule="auto"/>
              <w:jc w:val="both"/>
            </w:pPr>
            <w:r w:rsidRPr="61B555FC">
              <w:rPr>
                <w:rFonts w:eastAsia="Times New Roman" w:cs="Times New Roman"/>
                <w:color w:val="000000" w:themeColor="text1"/>
              </w:rPr>
              <w:t>Puede reactivarse con nueva vigencia futura y volver a Emitida.</w:t>
            </w:r>
          </w:p>
        </w:tc>
      </w:tr>
      <w:tr w:rsidR="61B555FC" w14:paraId="741F5297" w14:textId="77777777" w:rsidTr="61B555FC">
        <w:trPr>
          <w:trHeight w:val="300"/>
        </w:trPr>
        <w:tc>
          <w:tcPr>
            <w:tcW w:w="6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BDA6D6F" w14:textId="491EDBD7" w:rsidR="61B555FC" w:rsidRDefault="61B555FC" w:rsidP="61B555FC">
            <w:pPr>
              <w:spacing w:after="0" w:line="360" w:lineRule="auto"/>
              <w:jc w:val="both"/>
            </w:pPr>
            <w:r w:rsidRPr="61B555FC">
              <w:rPr>
                <w:rFonts w:eastAsia="Times New Roman" w:cs="Times New Roman"/>
                <w:b/>
                <w:bCs/>
                <w:color w:val="000000" w:themeColor="text1"/>
              </w:rPr>
              <w:t>Aprobada</w:t>
            </w:r>
          </w:p>
        </w:tc>
        <w:tc>
          <w:tcPr>
            <w:tcW w:w="48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3FE9A21" w14:textId="36F74168" w:rsidR="61B555FC" w:rsidRDefault="61B555FC" w:rsidP="61B555FC">
            <w:pPr>
              <w:spacing w:after="0" w:line="360" w:lineRule="auto"/>
              <w:jc w:val="both"/>
            </w:pPr>
            <w:r w:rsidRPr="61B555FC">
              <w:rPr>
                <w:rFonts w:eastAsia="Times New Roman" w:cs="Times New Roman"/>
                <w:color w:val="000000" w:themeColor="text1"/>
              </w:rPr>
              <w:t>Aceptación comercial completada conforme al flujo B2B o B2C.</w:t>
            </w:r>
          </w:p>
        </w:tc>
        <w:tc>
          <w:tcPr>
            <w:tcW w:w="38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89A7BB8" w14:textId="16C6E8D3" w:rsidR="61B555FC" w:rsidRDefault="61B555FC" w:rsidP="61B555FC">
            <w:pPr>
              <w:spacing w:after="0" w:line="360" w:lineRule="auto"/>
              <w:jc w:val="both"/>
            </w:pPr>
            <w:r w:rsidRPr="61B555FC">
              <w:rPr>
                <w:rFonts w:eastAsia="Times New Roman" w:cs="Times New Roman"/>
                <w:color w:val="000000" w:themeColor="text1"/>
              </w:rPr>
              <w:t>Da origen a la venta correspondiente.</w:t>
            </w:r>
          </w:p>
        </w:tc>
      </w:tr>
    </w:tbl>
    <w:p w14:paraId="0B8D6F2D" w14:textId="1C78C01B" w:rsidR="00A42831" w:rsidRDefault="61B555FC" w:rsidP="61B555FC">
      <w:pPr>
        <w:spacing w:line="257" w:lineRule="auto"/>
        <w:jc w:val="both"/>
      </w:pPr>
      <w:r w:rsidRPr="61B555FC">
        <w:rPr>
          <w:rFonts w:eastAsia="Times New Roman" w:cs="Times New Roman"/>
        </w:rPr>
        <w:t xml:space="preserve"> </w:t>
      </w:r>
    </w:p>
    <w:p w14:paraId="5B01ABCE" w14:textId="1D51AEBB"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Nota de Venta y pago de cliente</w:t>
      </w:r>
    </w:p>
    <w:p w14:paraId="6811D13A" w14:textId="3DDEF7B9"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497"/>
        <w:gridCol w:w="3170"/>
        <w:gridCol w:w="4717"/>
      </w:tblGrid>
      <w:tr w:rsidR="61B555FC" w14:paraId="66F62624" w14:textId="77777777" w:rsidTr="61B555FC">
        <w:trPr>
          <w:trHeight w:val="300"/>
        </w:trPr>
        <w:tc>
          <w:tcPr>
            <w:tcW w:w="1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434C9FC8" w14:textId="570FAB3E" w:rsidR="61B555FC" w:rsidRDefault="61B555FC" w:rsidP="61B555FC">
            <w:pPr>
              <w:spacing w:after="0" w:line="360" w:lineRule="auto"/>
              <w:jc w:val="both"/>
            </w:pPr>
            <w:r w:rsidRPr="61B555FC">
              <w:rPr>
                <w:rFonts w:eastAsia="Times New Roman" w:cs="Times New Roman"/>
                <w:b/>
                <w:bCs/>
                <w:color w:val="FFFFFF" w:themeColor="background1"/>
              </w:rPr>
              <w:t>Dimensión</w:t>
            </w:r>
          </w:p>
        </w:tc>
        <w:tc>
          <w:tcPr>
            <w:tcW w:w="3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1C59ACE" w14:textId="37EBD0F9" w:rsidR="61B555FC" w:rsidRDefault="61B555FC" w:rsidP="61B555FC">
            <w:pPr>
              <w:spacing w:after="0" w:line="360" w:lineRule="auto"/>
              <w:jc w:val="both"/>
            </w:pPr>
            <w:r w:rsidRPr="61B555FC">
              <w:rPr>
                <w:rFonts w:eastAsia="Times New Roman" w:cs="Times New Roman"/>
                <w:b/>
                <w:bCs/>
                <w:color w:val="FFFFFF" w:themeColor="background1"/>
              </w:rPr>
              <w:t>Valores o condiciones</w:t>
            </w:r>
          </w:p>
        </w:tc>
        <w:tc>
          <w:tcPr>
            <w:tcW w:w="4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78A62DB5" w14:textId="3E1A553E" w:rsidR="61B555FC" w:rsidRDefault="61B555FC" w:rsidP="61B555FC">
            <w:pPr>
              <w:spacing w:after="0" w:line="360" w:lineRule="auto"/>
              <w:jc w:val="both"/>
            </w:pPr>
            <w:r w:rsidRPr="61B555FC">
              <w:rPr>
                <w:rFonts w:eastAsia="Times New Roman" w:cs="Times New Roman"/>
                <w:b/>
                <w:bCs/>
                <w:color w:val="FFFFFF" w:themeColor="background1"/>
              </w:rPr>
              <w:t>Criterio</w:t>
            </w:r>
          </w:p>
        </w:tc>
      </w:tr>
      <w:tr w:rsidR="61B555FC" w14:paraId="7CAE5B67" w14:textId="77777777" w:rsidTr="61B555FC">
        <w:trPr>
          <w:trHeight w:val="300"/>
        </w:trPr>
        <w:tc>
          <w:tcPr>
            <w:tcW w:w="1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A50B55A" w14:textId="0EA99CE0" w:rsidR="61B555FC" w:rsidRDefault="61B555FC" w:rsidP="61B555FC">
            <w:pPr>
              <w:spacing w:after="0" w:line="360" w:lineRule="auto"/>
              <w:jc w:val="both"/>
            </w:pPr>
            <w:r w:rsidRPr="61B555FC">
              <w:rPr>
                <w:rFonts w:eastAsia="Times New Roman" w:cs="Times New Roman"/>
                <w:b/>
                <w:bCs/>
                <w:color w:val="000000" w:themeColor="text1"/>
              </w:rPr>
              <w:t>Estado de pago</w:t>
            </w:r>
          </w:p>
        </w:tc>
        <w:tc>
          <w:tcPr>
            <w:tcW w:w="3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F98D65B" w14:textId="554A6B3B" w:rsidR="61B555FC" w:rsidRDefault="61B555FC" w:rsidP="61B555FC">
            <w:pPr>
              <w:spacing w:after="0" w:line="360" w:lineRule="auto"/>
              <w:jc w:val="both"/>
            </w:pPr>
            <w:r w:rsidRPr="61B555FC">
              <w:rPr>
                <w:rFonts w:eastAsia="Times New Roman" w:cs="Times New Roman"/>
                <w:color w:val="000000" w:themeColor="text1"/>
              </w:rPr>
              <w:t>Pendiente, Pago parcial, Pagada</w:t>
            </w:r>
          </w:p>
        </w:tc>
        <w:tc>
          <w:tcPr>
            <w:tcW w:w="4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341FD9F" w14:textId="4145E887" w:rsidR="61B555FC" w:rsidRDefault="61B555FC" w:rsidP="61B555FC">
            <w:pPr>
              <w:spacing w:after="0" w:line="360" w:lineRule="auto"/>
              <w:jc w:val="both"/>
            </w:pPr>
            <w:r w:rsidRPr="61B555FC">
              <w:rPr>
                <w:rFonts w:eastAsia="Times New Roman" w:cs="Times New Roman"/>
                <w:color w:val="000000" w:themeColor="text1"/>
              </w:rPr>
              <w:t>Se deriva de saldo pendiente respecto del monto comercial vigente.</w:t>
            </w:r>
          </w:p>
        </w:tc>
      </w:tr>
      <w:tr w:rsidR="61B555FC" w14:paraId="07B96A67" w14:textId="77777777" w:rsidTr="61B555FC">
        <w:trPr>
          <w:trHeight w:val="300"/>
        </w:trPr>
        <w:tc>
          <w:tcPr>
            <w:tcW w:w="1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104857D" w14:textId="495030D2" w:rsidR="61B555FC" w:rsidRDefault="61B555FC" w:rsidP="61B555FC">
            <w:pPr>
              <w:spacing w:after="0" w:line="360" w:lineRule="auto"/>
              <w:jc w:val="both"/>
            </w:pPr>
            <w:r w:rsidRPr="61B555FC">
              <w:rPr>
                <w:rFonts w:eastAsia="Times New Roman" w:cs="Times New Roman"/>
                <w:b/>
                <w:bCs/>
                <w:color w:val="000000" w:themeColor="text1"/>
              </w:rPr>
              <w:t>Condición de vencimiento</w:t>
            </w:r>
          </w:p>
        </w:tc>
        <w:tc>
          <w:tcPr>
            <w:tcW w:w="3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90B5DFD" w14:textId="1A75DC2C" w:rsidR="61B555FC" w:rsidRDefault="61B555FC" w:rsidP="61B555FC">
            <w:pPr>
              <w:spacing w:after="0" w:line="360" w:lineRule="auto"/>
              <w:jc w:val="both"/>
            </w:pPr>
            <w:r w:rsidRPr="61B555FC">
              <w:rPr>
                <w:rFonts w:eastAsia="Times New Roman" w:cs="Times New Roman"/>
                <w:color w:val="000000" w:themeColor="text1"/>
              </w:rPr>
              <w:t>Vigente, Por vencer, Morosa</w:t>
            </w:r>
          </w:p>
        </w:tc>
        <w:tc>
          <w:tcPr>
            <w:tcW w:w="4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BD8ED75" w14:textId="70F5940A" w:rsidR="61B555FC" w:rsidRDefault="61B555FC" w:rsidP="61B555FC">
            <w:pPr>
              <w:spacing w:after="0" w:line="360" w:lineRule="auto"/>
              <w:jc w:val="both"/>
            </w:pPr>
            <w:r w:rsidRPr="61B555FC">
              <w:rPr>
                <w:rFonts w:eastAsia="Times New Roman" w:cs="Times New Roman"/>
                <w:color w:val="000000" w:themeColor="text1"/>
              </w:rPr>
              <w:t>Se deriva de fecha final, umbral y saldo pendiente.</w:t>
            </w:r>
          </w:p>
        </w:tc>
      </w:tr>
      <w:tr w:rsidR="61B555FC" w14:paraId="570EA257" w14:textId="77777777" w:rsidTr="61B555FC">
        <w:trPr>
          <w:trHeight w:val="300"/>
        </w:trPr>
        <w:tc>
          <w:tcPr>
            <w:tcW w:w="1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66D54E9" w14:textId="524189B9" w:rsidR="61B555FC" w:rsidRDefault="61B555FC" w:rsidP="61B555FC">
            <w:pPr>
              <w:spacing w:after="0" w:line="360" w:lineRule="auto"/>
              <w:jc w:val="both"/>
            </w:pPr>
            <w:r w:rsidRPr="61B555FC">
              <w:rPr>
                <w:rFonts w:eastAsia="Times New Roman" w:cs="Times New Roman"/>
                <w:b/>
                <w:bCs/>
                <w:color w:val="000000" w:themeColor="text1"/>
              </w:rPr>
              <w:t>Efecto comercial</w:t>
            </w:r>
          </w:p>
        </w:tc>
        <w:tc>
          <w:tcPr>
            <w:tcW w:w="3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F3DFBAB" w14:textId="502056F9" w:rsidR="61B555FC" w:rsidRDefault="61B555FC" w:rsidP="61B555FC">
            <w:pPr>
              <w:spacing w:after="0" w:line="360" w:lineRule="auto"/>
              <w:jc w:val="both"/>
            </w:pPr>
            <w:r w:rsidRPr="61B555FC">
              <w:rPr>
                <w:rFonts w:eastAsia="Times New Roman" w:cs="Times New Roman"/>
                <w:color w:val="000000" w:themeColor="text1"/>
              </w:rPr>
              <w:t>Vigente, anulación, reversión parcial o reversión total según la operación</w:t>
            </w:r>
          </w:p>
        </w:tc>
        <w:tc>
          <w:tcPr>
            <w:tcW w:w="4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533364A" w14:textId="602FB259" w:rsidR="61B555FC" w:rsidRDefault="61B555FC" w:rsidP="61B555FC">
            <w:pPr>
              <w:spacing w:after="0" w:line="360" w:lineRule="auto"/>
              <w:jc w:val="both"/>
            </w:pPr>
            <w:r w:rsidRPr="61B555FC">
              <w:rPr>
                <w:rFonts w:eastAsia="Times New Roman" w:cs="Times New Roman"/>
                <w:color w:val="000000" w:themeColor="text1"/>
              </w:rPr>
              <w:t>La anulación se aplica sin pagos asociados. La reversión comercial se aplica cuando existen pagos asociados.</w:t>
            </w:r>
          </w:p>
        </w:tc>
      </w:tr>
      <w:tr w:rsidR="61B555FC" w14:paraId="79D82577" w14:textId="77777777" w:rsidTr="61B555FC">
        <w:trPr>
          <w:trHeight w:val="300"/>
        </w:trPr>
        <w:tc>
          <w:tcPr>
            <w:tcW w:w="1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516A0D9" w14:textId="3781F3D4" w:rsidR="61B555FC" w:rsidRDefault="61B555FC" w:rsidP="61B555FC">
            <w:pPr>
              <w:spacing w:after="0" w:line="360" w:lineRule="auto"/>
              <w:jc w:val="both"/>
            </w:pPr>
            <w:r w:rsidRPr="61B555FC">
              <w:rPr>
                <w:rFonts w:eastAsia="Times New Roman" w:cs="Times New Roman"/>
                <w:b/>
                <w:bCs/>
                <w:color w:val="000000" w:themeColor="text1"/>
              </w:rPr>
              <w:t>Conciliación</w:t>
            </w:r>
          </w:p>
        </w:tc>
        <w:tc>
          <w:tcPr>
            <w:tcW w:w="3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4D248BB" w14:textId="0B5BAEAA" w:rsidR="61B555FC" w:rsidRDefault="61B555FC" w:rsidP="61B555FC">
            <w:pPr>
              <w:spacing w:after="0" w:line="360" w:lineRule="auto"/>
              <w:jc w:val="both"/>
            </w:pPr>
            <w:r w:rsidRPr="61B555FC">
              <w:rPr>
                <w:rFonts w:eastAsia="Times New Roman" w:cs="Times New Roman"/>
                <w:color w:val="000000" w:themeColor="text1"/>
              </w:rPr>
              <w:t>Conciliado o no conciliado según evidencia</w:t>
            </w:r>
          </w:p>
        </w:tc>
        <w:tc>
          <w:tcPr>
            <w:tcW w:w="4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AB219A8" w14:textId="5CAF2A0B" w:rsidR="61B555FC" w:rsidRDefault="61B555FC" w:rsidP="61B555FC">
            <w:pPr>
              <w:spacing w:after="0" w:line="360" w:lineRule="auto"/>
              <w:jc w:val="both"/>
            </w:pPr>
            <w:r w:rsidRPr="61B555FC">
              <w:rPr>
                <w:rFonts w:eastAsia="Times New Roman" w:cs="Times New Roman"/>
                <w:color w:val="000000" w:themeColor="text1"/>
              </w:rPr>
              <w:t>Es un control interno independiente de saldo, estado de pago y morosidad.</w:t>
            </w:r>
          </w:p>
        </w:tc>
      </w:tr>
    </w:tbl>
    <w:p w14:paraId="60876ACD" w14:textId="7367DF43" w:rsidR="00A42831" w:rsidRDefault="61B555FC" w:rsidP="61B555FC">
      <w:pPr>
        <w:spacing w:line="257" w:lineRule="auto"/>
        <w:jc w:val="both"/>
      </w:pPr>
      <w:r w:rsidRPr="61B555FC">
        <w:rPr>
          <w:rFonts w:eastAsia="Times New Roman" w:cs="Times New Roman"/>
        </w:rPr>
        <w:t xml:space="preserve"> </w:t>
      </w:r>
    </w:p>
    <w:p w14:paraId="1D97C8E5" w14:textId="2CA645D4"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Usuario y seguridad</w:t>
      </w:r>
    </w:p>
    <w:p w14:paraId="3A01DD33" w14:textId="4BA5D7E1"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323"/>
        <w:gridCol w:w="4050"/>
        <w:gridCol w:w="4011"/>
      </w:tblGrid>
      <w:tr w:rsidR="61B555FC" w14:paraId="111789D2" w14:textId="77777777" w:rsidTr="61B555FC">
        <w:trPr>
          <w:trHeight w:val="300"/>
        </w:trPr>
        <w:tc>
          <w:tcPr>
            <w:tcW w:w="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ACBBD8B" w14:textId="1318B937" w:rsidR="61B555FC" w:rsidRDefault="61B555FC" w:rsidP="61B555FC">
            <w:pPr>
              <w:spacing w:after="0" w:line="360" w:lineRule="auto"/>
              <w:jc w:val="both"/>
            </w:pPr>
            <w:r w:rsidRPr="61B555FC">
              <w:rPr>
                <w:rFonts w:eastAsia="Times New Roman" w:cs="Times New Roman"/>
                <w:b/>
                <w:bCs/>
                <w:color w:val="FFFFFF" w:themeColor="background1"/>
              </w:rPr>
              <w:t>Estado o condición</w:t>
            </w:r>
          </w:p>
        </w:tc>
        <w:tc>
          <w:tcPr>
            <w:tcW w:w="42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29C6090" w14:textId="18CAB8EB" w:rsidR="61B555FC" w:rsidRDefault="61B555FC" w:rsidP="61B555FC">
            <w:pPr>
              <w:spacing w:after="0" w:line="360" w:lineRule="auto"/>
              <w:jc w:val="both"/>
            </w:pPr>
            <w:r w:rsidRPr="61B555FC">
              <w:rPr>
                <w:rFonts w:eastAsia="Times New Roman" w:cs="Times New Roman"/>
                <w:b/>
                <w:bCs/>
                <w:color w:val="FFFFFF" w:themeColor="background1"/>
              </w:rPr>
              <w:t>Significado</w:t>
            </w:r>
          </w:p>
        </w:tc>
        <w:tc>
          <w:tcPr>
            <w:tcW w:w="4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0CEFD5D6" w14:textId="7B764BF9" w:rsidR="61B555FC" w:rsidRDefault="61B555FC" w:rsidP="61B555FC">
            <w:pPr>
              <w:spacing w:after="0" w:line="360" w:lineRule="auto"/>
              <w:jc w:val="both"/>
            </w:pPr>
            <w:r w:rsidRPr="61B555FC">
              <w:rPr>
                <w:rFonts w:eastAsia="Times New Roman" w:cs="Times New Roman"/>
                <w:b/>
                <w:bCs/>
                <w:color w:val="FFFFFF" w:themeColor="background1"/>
              </w:rPr>
              <w:t>Efecto</w:t>
            </w:r>
          </w:p>
        </w:tc>
      </w:tr>
      <w:tr w:rsidR="61B555FC" w14:paraId="3509E8BA" w14:textId="77777777" w:rsidTr="61B555FC">
        <w:trPr>
          <w:trHeight w:val="300"/>
        </w:trPr>
        <w:tc>
          <w:tcPr>
            <w:tcW w:w="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3FC1A23" w14:textId="2A8FEA36" w:rsidR="61B555FC" w:rsidRDefault="61B555FC" w:rsidP="61B555FC">
            <w:pPr>
              <w:spacing w:after="0" w:line="360" w:lineRule="auto"/>
              <w:jc w:val="both"/>
            </w:pPr>
            <w:r w:rsidRPr="61B555FC">
              <w:rPr>
                <w:rFonts w:eastAsia="Times New Roman" w:cs="Times New Roman"/>
                <w:b/>
                <w:bCs/>
                <w:color w:val="000000" w:themeColor="text1"/>
              </w:rPr>
              <w:t>Activo</w:t>
            </w:r>
          </w:p>
        </w:tc>
        <w:tc>
          <w:tcPr>
            <w:tcW w:w="42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9524819" w14:textId="2A2AA54A" w:rsidR="61B555FC" w:rsidRDefault="61B555FC" w:rsidP="61B555FC">
            <w:pPr>
              <w:spacing w:after="0" w:line="360" w:lineRule="auto"/>
              <w:jc w:val="both"/>
            </w:pPr>
            <w:r w:rsidRPr="61B555FC">
              <w:rPr>
                <w:rFonts w:eastAsia="Times New Roman" w:cs="Times New Roman"/>
                <w:color w:val="000000" w:themeColor="text1"/>
              </w:rPr>
              <w:t>Cuenta habilitada para autenticación cuando también cumple las condiciones de seguridad y permisos.</w:t>
            </w:r>
          </w:p>
        </w:tc>
        <w:tc>
          <w:tcPr>
            <w:tcW w:w="4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81DF6EA" w14:textId="671EFA76" w:rsidR="61B555FC" w:rsidRDefault="61B555FC" w:rsidP="61B555FC">
            <w:pPr>
              <w:spacing w:after="0" w:line="360" w:lineRule="auto"/>
              <w:jc w:val="both"/>
            </w:pPr>
            <w:r w:rsidRPr="61B555FC">
              <w:rPr>
                <w:rFonts w:eastAsia="Times New Roman" w:cs="Times New Roman"/>
                <w:color w:val="000000" w:themeColor="text1"/>
              </w:rPr>
              <w:t>Puede iniciar sesión.</w:t>
            </w:r>
          </w:p>
        </w:tc>
      </w:tr>
      <w:tr w:rsidR="61B555FC" w14:paraId="4B627D50" w14:textId="77777777" w:rsidTr="61B555FC">
        <w:trPr>
          <w:trHeight w:val="300"/>
        </w:trPr>
        <w:tc>
          <w:tcPr>
            <w:tcW w:w="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0BAB6E7" w14:textId="3D3B7A2B" w:rsidR="61B555FC" w:rsidRDefault="61B555FC" w:rsidP="61B555FC">
            <w:pPr>
              <w:spacing w:after="0" w:line="360" w:lineRule="auto"/>
              <w:jc w:val="both"/>
            </w:pPr>
            <w:r w:rsidRPr="61B555FC">
              <w:rPr>
                <w:rFonts w:eastAsia="Times New Roman" w:cs="Times New Roman"/>
                <w:b/>
                <w:bCs/>
                <w:color w:val="000000" w:themeColor="text1"/>
              </w:rPr>
              <w:t>Inactivo</w:t>
            </w:r>
          </w:p>
        </w:tc>
        <w:tc>
          <w:tcPr>
            <w:tcW w:w="42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8267108" w14:textId="45B4C728" w:rsidR="61B555FC" w:rsidRDefault="61B555FC" w:rsidP="61B555FC">
            <w:pPr>
              <w:spacing w:after="0" w:line="360" w:lineRule="auto"/>
              <w:jc w:val="both"/>
            </w:pPr>
            <w:r w:rsidRPr="61B555FC">
              <w:rPr>
                <w:rFonts w:eastAsia="Times New Roman" w:cs="Times New Roman"/>
                <w:color w:val="000000" w:themeColor="text1"/>
              </w:rPr>
              <w:t>Cuenta sin acceso al sistema. Conserva identidad e historial.</w:t>
            </w:r>
          </w:p>
        </w:tc>
        <w:tc>
          <w:tcPr>
            <w:tcW w:w="4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F9030B5" w14:textId="70CBCA42" w:rsidR="61B555FC" w:rsidRDefault="61B555FC" w:rsidP="61B555FC">
            <w:pPr>
              <w:spacing w:after="0" w:line="360" w:lineRule="auto"/>
              <w:jc w:val="both"/>
            </w:pPr>
            <w:r w:rsidRPr="61B555FC">
              <w:rPr>
                <w:rFonts w:eastAsia="Times New Roman" w:cs="Times New Roman"/>
                <w:color w:val="000000" w:themeColor="text1"/>
              </w:rPr>
              <w:t>La desactivación invalida sesiones activas.</w:t>
            </w:r>
          </w:p>
        </w:tc>
      </w:tr>
      <w:tr w:rsidR="61B555FC" w14:paraId="79C084F1" w14:textId="77777777" w:rsidTr="61B555FC">
        <w:trPr>
          <w:trHeight w:val="300"/>
        </w:trPr>
        <w:tc>
          <w:tcPr>
            <w:tcW w:w="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BACF6EC" w14:textId="50D139B8" w:rsidR="61B555FC" w:rsidRDefault="61B555FC" w:rsidP="61B555FC">
            <w:pPr>
              <w:spacing w:after="0" w:line="360" w:lineRule="auto"/>
              <w:jc w:val="both"/>
            </w:pPr>
            <w:r w:rsidRPr="61B555FC">
              <w:rPr>
                <w:rFonts w:eastAsia="Times New Roman" w:cs="Times New Roman"/>
                <w:b/>
                <w:bCs/>
                <w:color w:val="000000" w:themeColor="text1"/>
              </w:rPr>
              <w:t>Bloqueo temporal</w:t>
            </w:r>
          </w:p>
        </w:tc>
        <w:tc>
          <w:tcPr>
            <w:tcW w:w="42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752C114" w14:textId="4D746E43" w:rsidR="61B555FC" w:rsidRDefault="61B555FC" w:rsidP="61B555FC">
            <w:pPr>
              <w:spacing w:after="0" w:line="360" w:lineRule="auto"/>
              <w:jc w:val="both"/>
            </w:pPr>
            <w:r w:rsidRPr="61B555FC">
              <w:rPr>
                <w:rFonts w:eastAsia="Times New Roman" w:cs="Times New Roman"/>
                <w:color w:val="000000" w:themeColor="text1"/>
              </w:rPr>
              <w:t>Restricción de seguridad distinta del estado de cuenta.</w:t>
            </w:r>
          </w:p>
        </w:tc>
        <w:tc>
          <w:tcPr>
            <w:tcW w:w="4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F87C734" w14:textId="04D4F02B" w:rsidR="61B555FC" w:rsidRDefault="61B555FC" w:rsidP="61B555FC">
            <w:pPr>
              <w:spacing w:after="0" w:line="360" w:lineRule="auto"/>
              <w:jc w:val="both"/>
            </w:pPr>
            <w:r w:rsidRPr="61B555FC">
              <w:rPr>
                <w:rFonts w:eastAsia="Times New Roman" w:cs="Times New Roman"/>
                <w:color w:val="000000" w:themeColor="text1"/>
              </w:rPr>
              <w:t>Impide acceso mientras se mantenga la condición aplicable.</w:t>
            </w:r>
          </w:p>
        </w:tc>
      </w:tr>
      <w:tr w:rsidR="61B555FC" w14:paraId="509429C2" w14:textId="77777777" w:rsidTr="61B555FC">
        <w:trPr>
          <w:trHeight w:val="300"/>
        </w:trPr>
        <w:tc>
          <w:tcPr>
            <w:tcW w:w="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ED0E960" w14:textId="1F5956A9" w:rsidR="61B555FC" w:rsidRDefault="61B555FC" w:rsidP="61B555FC">
            <w:pPr>
              <w:spacing w:after="0" w:line="360" w:lineRule="auto"/>
              <w:jc w:val="both"/>
            </w:pPr>
            <w:r w:rsidRPr="61B555FC">
              <w:rPr>
                <w:rFonts w:eastAsia="Times New Roman" w:cs="Times New Roman"/>
                <w:b/>
                <w:bCs/>
                <w:color w:val="000000" w:themeColor="text1"/>
              </w:rPr>
              <w:t>Bloqueo persistente</w:t>
            </w:r>
          </w:p>
        </w:tc>
        <w:tc>
          <w:tcPr>
            <w:tcW w:w="42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F4E53A6" w14:textId="3D0E8D7E" w:rsidR="61B555FC" w:rsidRDefault="61B555FC" w:rsidP="61B555FC">
            <w:pPr>
              <w:spacing w:after="0" w:line="360" w:lineRule="auto"/>
              <w:jc w:val="both"/>
            </w:pPr>
            <w:r w:rsidRPr="61B555FC">
              <w:rPr>
                <w:rFonts w:eastAsia="Times New Roman" w:cs="Times New Roman"/>
                <w:color w:val="000000" w:themeColor="text1"/>
              </w:rPr>
              <w:t>Restricción de seguridad que requiere intervención administrativa en cuentas elegibles.</w:t>
            </w:r>
          </w:p>
        </w:tc>
        <w:tc>
          <w:tcPr>
            <w:tcW w:w="4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C27FA6B" w14:textId="6275AE18" w:rsidR="61B555FC" w:rsidRDefault="61B555FC" w:rsidP="61B555FC">
            <w:pPr>
              <w:spacing w:after="0" w:line="360" w:lineRule="auto"/>
              <w:jc w:val="both"/>
            </w:pPr>
            <w:r w:rsidRPr="61B555FC">
              <w:rPr>
                <w:rFonts w:eastAsia="Times New Roman" w:cs="Times New Roman"/>
                <w:color w:val="000000" w:themeColor="text1"/>
              </w:rPr>
              <w:t>El desbloqueo reinicia las condiciones de seguridad y genera la credencial temporal correspondiente.</w:t>
            </w:r>
          </w:p>
        </w:tc>
      </w:tr>
      <w:tr w:rsidR="61B555FC" w14:paraId="5C1CFB06" w14:textId="77777777" w:rsidTr="61B555FC">
        <w:trPr>
          <w:trHeight w:val="300"/>
        </w:trPr>
        <w:tc>
          <w:tcPr>
            <w:tcW w:w="8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DD100BB" w14:textId="3CE1778F" w:rsidR="61B555FC" w:rsidRDefault="61B555FC" w:rsidP="61B555FC">
            <w:pPr>
              <w:spacing w:after="0" w:line="360" w:lineRule="auto"/>
              <w:jc w:val="both"/>
            </w:pPr>
            <w:r w:rsidRPr="61B555FC">
              <w:rPr>
                <w:rFonts w:eastAsia="Times New Roman" w:cs="Times New Roman"/>
                <w:b/>
                <w:bCs/>
                <w:color w:val="000000" w:themeColor="text1"/>
              </w:rPr>
              <w:t>Sesión activa</w:t>
            </w:r>
          </w:p>
        </w:tc>
        <w:tc>
          <w:tcPr>
            <w:tcW w:w="42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AD4219B" w14:textId="55449449" w:rsidR="61B555FC" w:rsidRDefault="61B555FC" w:rsidP="61B555FC">
            <w:pPr>
              <w:spacing w:after="0" w:line="360" w:lineRule="auto"/>
              <w:jc w:val="both"/>
            </w:pPr>
            <w:r w:rsidRPr="61B555FC">
              <w:rPr>
                <w:rFonts w:eastAsia="Times New Roman" w:cs="Times New Roman"/>
                <w:color w:val="000000" w:themeColor="text1"/>
              </w:rPr>
              <w:t>Contexto de acceso autenticado vigente.</w:t>
            </w:r>
          </w:p>
        </w:tc>
        <w:tc>
          <w:tcPr>
            <w:tcW w:w="4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79CE03E" w14:textId="34CC8B2A" w:rsidR="61B555FC" w:rsidRDefault="61B555FC" w:rsidP="61B555FC">
            <w:pPr>
              <w:spacing w:after="0" w:line="360" w:lineRule="auto"/>
              <w:jc w:val="both"/>
            </w:pPr>
            <w:r w:rsidRPr="61B555FC">
              <w:rPr>
                <w:rFonts w:eastAsia="Times New Roman" w:cs="Times New Roman"/>
                <w:color w:val="000000" w:themeColor="text1"/>
              </w:rPr>
              <w:t>Cada Usuario puede mantener una sola sesión activa.</w:t>
            </w:r>
          </w:p>
        </w:tc>
      </w:tr>
    </w:tbl>
    <w:p w14:paraId="5715DDF4" w14:textId="53950089" w:rsidR="00A42831" w:rsidRDefault="61B555FC" w:rsidP="61B555FC">
      <w:pPr>
        <w:spacing w:line="257" w:lineRule="auto"/>
        <w:jc w:val="both"/>
      </w:pPr>
      <w:r w:rsidRPr="61B555FC">
        <w:rPr>
          <w:rFonts w:eastAsia="Times New Roman" w:cs="Times New Roman"/>
        </w:rPr>
        <w:t xml:space="preserve"> </w:t>
      </w:r>
    </w:p>
    <w:p w14:paraId="59CDB717" w14:textId="0BD756FA"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Documento de Proveedor y Operación de Pago</w:t>
      </w:r>
    </w:p>
    <w:p w14:paraId="0FD07406" w14:textId="55FBA98F"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586"/>
        <w:gridCol w:w="4399"/>
        <w:gridCol w:w="3399"/>
      </w:tblGrid>
      <w:tr w:rsidR="61B555FC" w14:paraId="45E9829A" w14:textId="77777777" w:rsidTr="61B555FC">
        <w:trPr>
          <w:trHeight w:val="300"/>
        </w:trPr>
        <w:tc>
          <w:tcPr>
            <w:tcW w:w="15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451078F0" w14:textId="64796798" w:rsidR="61B555FC" w:rsidRDefault="61B555FC" w:rsidP="61B555FC">
            <w:pPr>
              <w:spacing w:after="0" w:line="360" w:lineRule="auto"/>
              <w:jc w:val="both"/>
            </w:pPr>
            <w:r w:rsidRPr="61B555FC">
              <w:rPr>
                <w:rFonts w:eastAsia="Times New Roman" w:cs="Times New Roman"/>
                <w:b/>
                <w:bCs/>
                <w:color w:val="FFFFFF" w:themeColor="background1"/>
              </w:rPr>
              <w:t>Estado o condición</w:t>
            </w:r>
          </w:p>
        </w:tc>
        <w:tc>
          <w:tcPr>
            <w:tcW w:w="44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3F0713A" w14:textId="3C52BA14" w:rsidR="61B555FC" w:rsidRDefault="61B555FC" w:rsidP="61B555FC">
            <w:pPr>
              <w:spacing w:after="0" w:line="360" w:lineRule="auto"/>
              <w:jc w:val="both"/>
            </w:pPr>
            <w:r w:rsidRPr="61B555FC">
              <w:rPr>
                <w:rFonts w:eastAsia="Times New Roman" w:cs="Times New Roman"/>
                <w:b/>
                <w:bCs/>
                <w:color w:val="FFFFFF" w:themeColor="background1"/>
              </w:rPr>
              <w:t>Significado</w:t>
            </w:r>
          </w:p>
        </w:tc>
        <w:tc>
          <w:tcPr>
            <w:tcW w:w="3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05D2169" w14:textId="5F28009E" w:rsidR="61B555FC" w:rsidRDefault="61B555FC" w:rsidP="61B555FC">
            <w:pPr>
              <w:spacing w:after="0" w:line="360" w:lineRule="auto"/>
              <w:jc w:val="both"/>
            </w:pPr>
            <w:r w:rsidRPr="61B555FC">
              <w:rPr>
                <w:rFonts w:eastAsia="Times New Roman" w:cs="Times New Roman"/>
                <w:b/>
                <w:bCs/>
                <w:color w:val="FFFFFF" w:themeColor="background1"/>
              </w:rPr>
              <w:t>Transición relevante</w:t>
            </w:r>
          </w:p>
        </w:tc>
      </w:tr>
      <w:tr w:rsidR="61B555FC" w14:paraId="78942044" w14:textId="77777777" w:rsidTr="61B555FC">
        <w:trPr>
          <w:trHeight w:val="300"/>
        </w:trPr>
        <w:tc>
          <w:tcPr>
            <w:tcW w:w="15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4DAF2BC" w14:textId="3C00F8EB" w:rsidR="61B555FC" w:rsidRDefault="61B555FC" w:rsidP="61B555FC">
            <w:pPr>
              <w:spacing w:after="0" w:line="360" w:lineRule="auto"/>
              <w:jc w:val="both"/>
            </w:pPr>
            <w:r w:rsidRPr="61B555FC">
              <w:rPr>
                <w:rFonts w:eastAsia="Times New Roman" w:cs="Times New Roman"/>
                <w:b/>
                <w:bCs/>
                <w:color w:val="000000" w:themeColor="text1"/>
              </w:rPr>
              <w:t>Documento preliminar</w:t>
            </w:r>
          </w:p>
        </w:tc>
        <w:tc>
          <w:tcPr>
            <w:tcW w:w="44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61A687C" w14:textId="04E29394" w:rsidR="61B555FC" w:rsidRDefault="61B555FC" w:rsidP="61B555FC">
            <w:pPr>
              <w:spacing w:after="0" w:line="360" w:lineRule="auto"/>
              <w:jc w:val="both"/>
            </w:pPr>
            <w:r w:rsidRPr="61B555FC">
              <w:rPr>
                <w:rFonts w:eastAsia="Times New Roman" w:cs="Times New Roman"/>
                <w:color w:val="000000" w:themeColor="text1"/>
              </w:rPr>
              <w:t>Documento de Proveedor conservado como antecedente sin generar deuda.</w:t>
            </w:r>
          </w:p>
        </w:tc>
        <w:tc>
          <w:tcPr>
            <w:tcW w:w="3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46BF51D" w14:textId="65AE6D09" w:rsidR="61B555FC" w:rsidRDefault="61B555FC" w:rsidP="61B555FC">
            <w:pPr>
              <w:spacing w:after="0" w:line="360" w:lineRule="auto"/>
              <w:jc w:val="both"/>
            </w:pPr>
            <w:r w:rsidRPr="61B555FC">
              <w:rPr>
                <w:rFonts w:eastAsia="Times New Roman" w:cs="Times New Roman"/>
                <w:color w:val="000000" w:themeColor="text1"/>
              </w:rPr>
              <w:t>La confirmación válida da paso a Documento definitivo.</w:t>
            </w:r>
          </w:p>
        </w:tc>
      </w:tr>
      <w:tr w:rsidR="61B555FC" w14:paraId="53617941" w14:textId="77777777" w:rsidTr="61B555FC">
        <w:trPr>
          <w:trHeight w:val="300"/>
        </w:trPr>
        <w:tc>
          <w:tcPr>
            <w:tcW w:w="15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8777349" w14:textId="4EDEA1FD" w:rsidR="61B555FC" w:rsidRDefault="61B555FC" w:rsidP="61B555FC">
            <w:pPr>
              <w:spacing w:after="0" w:line="360" w:lineRule="auto"/>
              <w:jc w:val="both"/>
            </w:pPr>
            <w:r w:rsidRPr="61B555FC">
              <w:rPr>
                <w:rFonts w:eastAsia="Times New Roman" w:cs="Times New Roman"/>
                <w:b/>
                <w:bCs/>
                <w:color w:val="000000" w:themeColor="text1"/>
              </w:rPr>
              <w:t>Documento definitivo</w:t>
            </w:r>
          </w:p>
        </w:tc>
        <w:tc>
          <w:tcPr>
            <w:tcW w:w="44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882166A" w14:textId="431229B0" w:rsidR="61B555FC" w:rsidRDefault="61B555FC" w:rsidP="61B555FC">
            <w:pPr>
              <w:spacing w:after="0" w:line="360" w:lineRule="auto"/>
              <w:jc w:val="both"/>
            </w:pPr>
            <w:r w:rsidRPr="61B555FC">
              <w:rPr>
                <w:rFonts w:eastAsia="Times New Roman" w:cs="Times New Roman"/>
                <w:color w:val="000000" w:themeColor="text1"/>
              </w:rPr>
              <w:t>Documento confirmado con efectos financieros y, en el flujo normal, una Obligación asociada.</w:t>
            </w:r>
          </w:p>
        </w:tc>
        <w:tc>
          <w:tcPr>
            <w:tcW w:w="3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E7DF1DF" w14:textId="1244B2BB" w:rsidR="61B555FC" w:rsidRDefault="61B555FC" w:rsidP="61B555FC">
            <w:pPr>
              <w:spacing w:after="0" w:line="360" w:lineRule="auto"/>
              <w:jc w:val="both"/>
            </w:pPr>
            <w:r w:rsidRPr="61B555FC">
              <w:rPr>
                <w:rFonts w:eastAsia="Times New Roman" w:cs="Times New Roman"/>
                <w:color w:val="000000" w:themeColor="text1"/>
              </w:rPr>
              <w:t>La confirmación genera la Obligación correspondiente.</w:t>
            </w:r>
          </w:p>
        </w:tc>
      </w:tr>
      <w:tr w:rsidR="61B555FC" w14:paraId="7F39C98F" w14:textId="77777777" w:rsidTr="61B555FC">
        <w:trPr>
          <w:trHeight w:val="300"/>
        </w:trPr>
        <w:tc>
          <w:tcPr>
            <w:tcW w:w="15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0B78273" w14:textId="5AA26B5E" w:rsidR="61B555FC" w:rsidRDefault="61B555FC" w:rsidP="61B555FC">
            <w:pPr>
              <w:spacing w:after="0" w:line="360" w:lineRule="auto"/>
              <w:jc w:val="both"/>
            </w:pPr>
            <w:r w:rsidRPr="61B555FC">
              <w:rPr>
                <w:rFonts w:eastAsia="Times New Roman" w:cs="Times New Roman"/>
                <w:b/>
                <w:bCs/>
                <w:color w:val="000000" w:themeColor="text1"/>
              </w:rPr>
              <w:t>Borrador de Operación de Pago</w:t>
            </w:r>
          </w:p>
        </w:tc>
        <w:tc>
          <w:tcPr>
            <w:tcW w:w="44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0A236A7" w14:textId="4D647504" w:rsidR="61B555FC" w:rsidRDefault="61B555FC" w:rsidP="61B555FC">
            <w:pPr>
              <w:spacing w:after="0" w:line="360" w:lineRule="auto"/>
              <w:jc w:val="both"/>
            </w:pPr>
            <w:r w:rsidRPr="61B555FC">
              <w:rPr>
                <w:rFonts w:eastAsia="Times New Roman" w:cs="Times New Roman"/>
                <w:color w:val="000000" w:themeColor="text1"/>
              </w:rPr>
              <w:t>Operación preparada pero todavía no confirmada; no reserva saldos de Obligaciones.</w:t>
            </w:r>
          </w:p>
        </w:tc>
        <w:tc>
          <w:tcPr>
            <w:tcW w:w="34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524E97D" w14:textId="38D0A768" w:rsidR="61B555FC" w:rsidRDefault="61B555FC" w:rsidP="61B555FC">
            <w:pPr>
              <w:spacing w:after="0" w:line="360" w:lineRule="auto"/>
              <w:jc w:val="both"/>
            </w:pPr>
            <w:r w:rsidRPr="61B555FC">
              <w:rPr>
                <w:rFonts w:eastAsia="Times New Roman" w:cs="Times New Roman"/>
                <w:color w:val="000000" w:themeColor="text1"/>
              </w:rPr>
              <w:t>La confirmación válida produce los efectos financieros correspondientes.</w:t>
            </w:r>
          </w:p>
        </w:tc>
      </w:tr>
    </w:tbl>
    <w:p w14:paraId="06667000" w14:textId="70D8552B"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70972A35" w14:textId="5FE50DE1"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Obligación de Proveedor</w:t>
      </w:r>
    </w:p>
    <w:p w14:paraId="0589C38B" w14:textId="46F22CB9" w:rsidR="00A42831" w:rsidRDefault="61B555FC" w:rsidP="61B555FC">
      <w:pPr>
        <w:spacing w:line="257" w:lineRule="auto"/>
        <w:jc w:val="both"/>
      </w:pPr>
      <w:r w:rsidRPr="61B555FC">
        <w:rPr>
          <w:rFonts w:eastAsia="Times New Roman" w:cs="Times New Roman"/>
        </w:rPr>
        <w:t xml:space="preserve"> </w:t>
      </w:r>
    </w:p>
    <w:p w14:paraId="35C76FD1" w14:textId="122A74EC"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203"/>
        <w:gridCol w:w="4714"/>
        <w:gridCol w:w="3467"/>
      </w:tblGrid>
      <w:tr w:rsidR="61B555FC" w14:paraId="56401E39" w14:textId="77777777" w:rsidTr="61B555FC">
        <w:trPr>
          <w:trHeight w:val="300"/>
        </w:trPr>
        <w:tc>
          <w:tcPr>
            <w:tcW w:w="8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0BA3ACEE" w14:textId="08FB6949" w:rsidR="61B555FC" w:rsidRDefault="61B555FC" w:rsidP="61B555FC">
            <w:pPr>
              <w:spacing w:after="0" w:line="360" w:lineRule="auto"/>
              <w:jc w:val="both"/>
            </w:pPr>
            <w:r w:rsidRPr="61B555FC">
              <w:rPr>
                <w:rFonts w:eastAsia="Times New Roman" w:cs="Times New Roman"/>
                <w:b/>
                <w:bCs/>
                <w:color w:val="FFFFFF" w:themeColor="background1"/>
              </w:rPr>
              <w:t>Estado o condición</w:t>
            </w:r>
          </w:p>
        </w:tc>
        <w:tc>
          <w:tcPr>
            <w:tcW w:w="49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487FA35B" w14:textId="06E14C1B" w:rsidR="61B555FC" w:rsidRDefault="61B555FC" w:rsidP="61B555FC">
            <w:pPr>
              <w:spacing w:after="0" w:line="360" w:lineRule="auto"/>
              <w:jc w:val="both"/>
            </w:pPr>
            <w:r w:rsidRPr="61B555FC">
              <w:rPr>
                <w:rFonts w:eastAsia="Times New Roman" w:cs="Times New Roman"/>
                <w:b/>
                <w:bCs/>
                <w:color w:val="FFFFFF" w:themeColor="background1"/>
              </w:rPr>
              <w:t>Significado</w:t>
            </w:r>
          </w:p>
        </w:tc>
        <w:tc>
          <w:tcPr>
            <w:tcW w:w="35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76ECFA59" w14:textId="56F4911A" w:rsidR="61B555FC" w:rsidRDefault="61B555FC" w:rsidP="61B555FC">
            <w:pPr>
              <w:spacing w:after="0" w:line="360" w:lineRule="auto"/>
              <w:jc w:val="both"/>
            </w:pPr>
            <w:r w:rsidRPr="61B555FC">
              <w:rPr>
                <w:rFonts w:eastAsia="Times New Roman" w:cs="Times New Roman"/>
                <w:b/>
                <w:bCs/>
                <w:color w:val="FFFFFF" w:themeColor="background1"/>
              </w:rPr>
              <w:t>Transición relevante</w:t>
            </w:r>
          </w:p>
        </w:tc>
      </w:tr>
      <w:tr w:rsidR="61B555FC" w14:paraId="5B741298" w14:textId="77777777" w:rsidTr="61B555FC">
        <w:trPr>
          <w:trHeight w:val="300"/>
        </w:trPr>
        <w:tc>
          <w:tcPr>
            <w:tcW w:w="8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E25C305" w14:textId="46064478" w:rsidR="61B555FC" w:rsidRDefault="61B555FC" w:rsidP="61B555FC">
            <w:pPr>
              <w:spacing w:after="0" w:line="360" w:lineRule="auto"/>
              <w:jc w:val="both"/>
            </w:pPr>
            <w:r w:rsidRPr="61B555FC">
              <w:rPr>
                <w:rFonts w:eastAsia="Times New Roman" w:cs="Times New Roman"/>
                <w:b/>
                <w:bCs/>
                <w:color w:val="000000" w:themeColor="text1"/>
              </w:rPr>
              <w:t>Por pagar</w:t>
            </w:r>
          </w:p>
        </w:tc>
        <w:tc>
          <w:tcPr>
            <w:tcW w:w="49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7036EBE" w14:textId="4D1B898A" w:rsidR="61B555FC" w:rsidRDefault="61B555FC" w:rsidP="61B555FC">
            <w:pPr>
              <w:spacing w:after="0" w:line="360" w:lineRule="auto"/>
              <w:jc w:val="both"/>
            </w:pPr>
            <w:r w:rsidRPr="61B555FC">
              <w:rPr>
                <w:rFonts w:eastAsia="Times New Roman" w:cs="Times New Roman"/>
                <w:color w:val="000000" w:themeColor="text1"/>
              </w:rPr>
              <w:t>La Obligación mantiene saldo pendiente y todavía se encuentra fuera del umbral de proximidad al vencimiento.</w:t>
            </w:r>
          </w:p>
        </w:tc>
        <w:tc>
          <w:tcPr>
            <w:tcW w:w="35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3BE4AB7" w14:textId="583FFC15" w:rsidR="61B555FC" w:rsidRDefault="61B555FC" w:rsidP="61B555FC">
            <w:pPr>
              <w:spacing w:after="0" w:line="360" w:lineRule="auto"/>
              <w:jc w:val="both"/>
            </w:pPr>
            <w:r w:rsidRPr="61B555FC">
              <w:rPr>
                <w:rFonts w:eastAsia="Times New Roman" w:cs="Times New Roman"/>
                <w:color w:val="000000" w:themeColor="text1"/>
              </w:rPr>
              <w:t>El transcurso del tiempo puede llevarla a Por vencer.</w:t>
            </w:r>
          </w:p>
        </w:tc>
      </w:tr>
      <w:tr w:rsidR="61B555FC" w14:paraId="18DCA3AE" w14:textId="77777777" w:rsidTr="61B555FC">
        <w:trPr>
          <w:trHeight w:val="300"/>
        </w:trPr>
        <w:tc>
          <w:tcPr>
            <w:tcW w:w="8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879BDD7" w14:textId="083F7710" w:rsidR="61B555FC" w:rsidRDefault="61B555FC" w:rsidP="61B555FC">
            <w:pPr>
              <w:spacing w:after="0" w:line="360" w:lineRule="auto"/>
              <w:jc w:val="both"/>
            </w:pPr>
            <w:r w:rsidRPr="61B555FC">
              <w:rPr>
                <w:rFonts w:eastAsia="Times New Roman" w:cs="Times New Roman"/>
                <w:b/>
                <w:bCs/>
                <w:color w:val="000000" w:themeColor="text1"/>
              </w:rPr>
              <w:t>Por vencer</w:t>
            </w:r>
          </w:p>
        </w:tc>
        <w:tc>
          <w:tcPr>
            <w:tcW w:w="49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905E6B2" w14:textId="008A4B06" w:rsidR="61B555FC" w:rsidRDefault="61B555FC" w:rsidP="61B555FC">
            <w:pPr>
              <w:spacing w:after="0" w:line="360" w:lineRule="auto"/>
              <w:jc w:val="both"/>
            </w:pPr>
            <w:r w:rsidRPr="61B555FC">
              <w:rPr>
                <w:rFonts w:eastAsia="Times New Roman" w:cs="Times New Roman"/>
                <w:color w:val="000000" w:themeColor="text1"/>
              </w:rPr>
              <w:t>La Obligación mantiene saldo pendiente y se encuentra dentro del umbral vigente previo al vencimiento.</w:t>
            </w:r>
          </w:p>
        </w:tc>
        <w:tc>
          <w:tcPr>
            <w:tcW w:w="35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F1D3422" w14:textId="46DA8F02" w:rsidR="61B555FC" w:rsidRDefault="61B555FC" w:rsidP="61B555FC">
            <w:pPr>
              <w:spacing w:after="0" w:line="360" w:lineRule="auto"/>
              <w:jc w:val="both"/>
            </w:pPr>
            <w:r w:rsidRPr="61B555FC">
              <w:rPr>
                <w:rFonts w:eastAsia="Times New Roman" w:cs="Times New Roman"/>
                <w:color w:val="000000" w:themeColor="text1"/>
              </w:rPr>
              <w:t>Puede pasar a Vencida o a Pagada si su saldo llega a cero.</w:t>
            </w:r>
          </w:p>
        </w:tc>
      </w:tr>
      <w:tr w:rsidR="61B555FC" w14:paraId="6184F183" w14:textId="77777777" w:rsidTr="61B555FC">
        <w:trPr>
          <w:trHeight w:val="300"/>
        </w:trPr>
        <w:tc>
          <w:tcPr>
            <w:tcW w:w="8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8B61E9B" w14:textId="0E1BC5EC" w:rsidR="61B555FC" w:rsidRDefault="61B555FC" w:rsidP="61B555FC">
            <w:pPr>
              <w:spacing w:after="0" w:line="360" w:lineRule="auto"/>
              <w:jc w:val="both"/>
            </w:pPr>
            <w:r w:rsidRPr="61B555FC">
              <w:rPr>
                <w:rFonts w:eastAsia="Times New Roman" w:cs="Times New Roman"/>
                <w:b/>
                <w:bCs/>
                <w:color w:val="000000" w:themeColor="text1"/>
              </w:rPr>
              <w:t>Vencida</w:t>
            </w:r>
          </w:p>
        </w:tc>
        <w:tc>
          <w:tcPr>
            <w:tcW w:w="49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D835BB3" w14:textId="4275A18A" w:rsidR="61B555FC" w:rsidRDefault="61B555FC" w:rsidP="61B555FC">
            <w:pPr>
              <w:spacing w:after="0" w:line="360" w:lineRule="auto"/>
              <w:jc w:val="both"/>
            </w:pPr>
            <w:r w:rsidRPr="61B555FC">
              <w:rPr>
                <w:rFonts w:eastAsia="Times New Roman" w:cs="Times New Roman"/>
                <w:color w:val="000000" w:themeColor="text1"/>
              </w:rPr>
              <w:t>La fecha de vencimiento ya transcurrió y la Obligación conserva saldo pendiente.</w:t>
            </w:r>
          </w:p>
        </w:tc>
        <w:tc>
          <w:tcPr>
            <w:tcW w:w="35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47C6FEF" w14:textId="0B428762" w:rsidR="61B555FC" w:rsidRDefault="61B555FC" w:rsidP="61B555FC">
            <w:pPr>
              <w:spacing w:after="0" w:line="360" w:lineRule="auto"/>
              <w:jc w:val="both"/>
            </w:pPr>
            <w:r w:rsidRPr="61B555FC">
              <w:rPr>
                <w:rFonts w:eastAsia="Times New Roman" w:cs="Times New Roman"/>
                <w:color w:val="000000" w:themeColor="text1"/>
              </w:rPr>
              <w:t>El pago total la lleva a Pagada.</w:t>
            </w:r>
          </w:p>
        </w:tc>
      </w:tr>
      <w:tr w:rsidR="61B555FC" w14:paraId="61C65128" w14:textId="77777777" w:rsidTr="61B555FC">
        <w:trPr>
          <w:trHeight w:val="300"/>
        </w:trPr>
        <w:tc>
          <w:tcPr>
            <w:tcW w:w="8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E9653CF" w14:textId="2FF1F871" w:rsidR="61B555FC" w:rsidRDefault="61B555FC" w:rsidP="61B555FC">
            <w:pPr>
              <w:spacing w:after="0" w:line="360" w:lineRule="auto"/>
              <w:jc w:val="both"/>
            </w:pPr>
            <w:r w:rsidRPr="61B555FC">
              <w:rPr>
                <w:rFonts w:eastAsia="Times New Roman" w:cs="Times New Roman"/>
                <w:b/>
                <w:bCs/>
                <w:color w:val="000000" w:themeColor="text1"/>
              </w:rPr>
              <w:t>Pagada</w:t>
            </w:r>
          </w:p>
        </w:tc>
        <w:tc>
          <w:tcPr>
            <w:tcW w:w="49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62318AB" w14:textId="0CAB4859" w:rsidR="61B555FC" w:rsidRDefault="61B555FC" w:rsidP="61B555FC">
            <w:pPr>
              <w:spacing w:after="0" w:line="360" w:lineRule="auto"/>
              <w:jc w:val="both"/>
            </w:pPr>
            <w:r w:rsidRPr="61B555FC">
              <w:rPr>
                <w:rFonts w:eastAsia="Times New Roman" w:cs="Times New Roman"/>
                <w:color w:val="000000" w:themeColor="text1"/>
              </w:rPr>
              <w:t>El saldo pendiente de la Obligación llegó a cero.</w:t>
            </w:r>
          </w:p>
        </w:tc>
        <w:tc>
          <w:tcPr>
            <w:tcW w:w="35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67789A1" w14:textId="51159557" w:rsidR="61B555FC" w:rsidRDefault="61B555FC" w:rsidP="61B555FC">
            <w:pPr>
              <w:spacing w:after="0" w:line="360" w:lineRule="auto"/>
              <w:jc w:val="both"/>
            </w:pPr>
            <w:r w:rsidRPr="61B555FC">
              <w:rPr>
                <w:rFonts w:eastAsia="Times New Roman" w:cs="Times New Roman"/>
                <w:color w:val="000000" w:themeColor="text1"/>
              </w:rPr>
              <w:t>Deja de generar alertas de vencimiento y se conserva como antecedente histórico.</w:t>
            </w:r>
          </w:p>
        </w:tc>
      </w:tr>
    </w:tbl>
    <w:p w14:paraId="45430B2E" w14:textId="633A033C"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11E2E708" w14:textId="4CCAAB4B"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Remuneración y Liquidación</w:t>
      </w:r>
    </w:p>
    <w:p w14:paraId="135B090A" w14:textId="45565597"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887"/>
        <w:gridCol w:w="3679"/>
        <w:gridCol w:w="3818"/>
      </w:tblGrid>
      <w:tr w:rsidR="61B555FC" w14:paraId="0C104B13" w14:textId="77777777" w:rsidTr="61B555FC">
        <w:trPr>
          <w:trHeight w:val="300"/>
        </w:trPr>
        <w:tc>
          <w:tcPr>
            <w:tcW w:w="18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C2207A8" w14:textId="385529AB" w:rsidR="61B555FC" w:rsidRDefault="61B555FC" w:rsidP="61B555FC">
            <w:pPr>
              <w:spacing w:after="0" w:line="360" w:lineRule="auto"/>
              <w:jc w:val="both"/>
            </w:pPr>
            <w:r w:rsidRPr="61B555FC">
              <w:rPr>
                <w:rFonts w:eastAsia="Times New Roman" w:cs="Times New Roman"/>
                <w:b/>
                <w:bCs/>
                <w:color w:val="FFFFFF" w:themeColor="background1"/>
              </w:rPr>
              <w:t>Estado o condición</w:t>
            </w:r>
          </w:p>
        </w:tc>
        <w:tc>
          <w:tcPr>
            <w:tcW w:w="36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0F894F83" w14:textId="7106FE46" w:rsidR="61B555FC" w:rsidRDefault="61B555FC" w:rsidP="61B555FC">
            <w:pPr>
              <w:spacing w:after="0" w:line="360" w:lineRule="auto"/>
              <w:jc w:val="both"/>
            </w:pPr>
            <w:r w:rsidRPr="61B555FC">
              <w:rPr>
                <w:rFonts w:eastAsia="Times New Roman" w:cs="Times New Roman"/>
                <w:b/>
                <w:bCs/>
                <w:color w:val="FFFFFF" w:themeColor="background1"/>
              </w:rPr>
              <w:t>Significado</w:t>
            </w:r>
          </w:p>
        </w:tc>
        <w:tc>
          <w:tcPr>
            <w:tcW w:w="38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3F76F5C3" w14:textId="71ABF8E9" w:rsidR="61B555FC" w:rsidRDefault="61B555FC" w:rsidP="61B555FC">
            <w:pPr>
              <w:spacing w:after="0" w:line="360" w:lineRule="auto"/>
              <w:jc w:val="both"/>
            </w:pPr>
            <w:r w:rsidRPr="61B555FC">
              <w:rPr>
                <w:rFonts w:eastAsia="Times New Roman" w:cs="Times New Roman"/>
                <w:b/>
                <w:bCs/>
                <w:color w:val="FFFFFF" w:themeColor="background1"/>
              </w:rPr>
              <w:t>Transición relevante</w:t>
            </w:r>
          </w:p>
        </w:tc>
      </w:tr>
      <w:tr w:rsidR="61B555FC" w14:paraId="02122F6B" w14:textId="77777777" w:rsidTr="61B555FC">
        <w:trPr>
          <w:trHeight w:val="300"/>
        </w:trPr>
        <w:tc>
          <w:tcPr>
            <w:tcW w:w="18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A5634D9" w14:textId="083E2370" w:rsidR="61B555FC" w:rsidRDefault="61B555FC" w:rsidP="61B555FC">
            <w:pPr>
              <w:spacing w:after="0" w:line="360" w:lineRule="auto"/>
              <w:jc w:val="both"/>
            </w:pPr>
            <w:r w:rsidRPr="61B555FC">
              <w:rPr>
                <w:rFonts w:eastAsia="Times New Roman" w:cs="Times New Roman"/>
                <w:b/>
                <w:bCs/>
                <w:color w:val="000000" w:themeColor="text1"/>
              </w:rPr>
              <w:t>Remuneración abierta con cálculo preliminar</w:t>
            </w:r>
          </w:p>
        </w:tc>
        <w:tc>
          <w:tcPr>
            <w:tcW w:w="36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D39DAFD" w14:textId="54518F7C" w:rsidR="61B555FC" w:rsidRDefault="61B555FC" w:rsidP="61B555FC">
            <w:pPr>
              <w:spacing w:after="0" w:line="360" w:lineRule="auto"/>
              <w:jc w:val="both"/>
            </w:pPr>
            <w:r w:rsidRPr="61B555FC">
              <w:rPr>
                <w:rFonts w:eastAsia="Times New Roman" w:cs="Times New Roman"/>
                <w:color w:val="000000" w:themeColor="text1"/>
              </w:rPr>
              <w:t>El cálculo individual todavía puede revisarse y su desglose no constituye documentación oficial.</w:t>
            </w:r>
          </w:p>
        </w:tc>
        <w:tc>
          <w:tcPr>
            <w:tcW w:w="38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65299A3" w14:textId="4CB20AD9" w:rsidR="61B555FC" w:rsidRDefault="61B555FC" w:rsidP="61B555FC">
            <w:pPr>
              <w:spacing w:after="0" w:line="360" w:lineRule="auto"/>
              <w:jc w:val="both"/>
            </w:pPr>
            <w:r w:rsidRPr="61B555FC">
              <w:rPr>
                <w:rFonts w:eastAsia="Times New Roman" w:cs="Times New Roman"/>
                <w:color w:val="000000" w:themeColor="text1"/>
              </w:rPr>
              <w:t>El cierre satisfactorio genera una Liquidación oficial.</w:t>
            </w:r>
          </w:p>
        </w:tc>
      </w:tr>
      <w:tr w:rsidR="61B555FC" w14:paraId="6736A206" w14:textId="77777777" w:rsidTr="61B555FC">
        <w:trPr>
          <w:trHeight w:val="300"/>
        </w:trPr>
        <w:tc>
          <w:tcPr>
            <w:tcW w:w="18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9F6E4C4" w14:textId="407D3FE8" w:rsidR="61B555FC" w:rsidRDefault="61B555FC" w:rsidP="61B555FC">
            <w:pPr>
              <w:spacing w:after="0" w:line="360" w:lineRule="auto"/>
              <w:jc w:val="both"/>
            </w:pPr>
            <w:r w:rsidRPr="61B555FC">
              <w:rPr>
                <w:rFonts w:eastAsia="Times New Roman" w:cs="Times New Roman"/>
                <w:b/>
                <w:bCs/>
                <w:color w:val="000000" w:themeColor="text1"/>
              </w:rPr>
              <w:t>Liquidación oficial vigente</w:t>
            </w:r>
          </w:p>
        </w:tc>
        <w:tc>
          <w:tcPr>
            <w:tcW w:w="36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C3D9DBE" w14:textId="37948387" w:rsidR="61B555FC" w:rsidRDefault="61B555FC" w:rsidP="61B555FC">
            <w:pPr>
              <w:spacing w:after="0" w:line="360" w:lineRule="auto"/>
              <w:jc w:val="both"/>
            </w:pPr>
            <w:r w:rsidRPr="61B555FC">
              <w:rPr>
                <w:rFonts w:eastAsia="Times New Roman" w:cs="Times New Roman"/>
                <w:color w:val="000000" w:themeColor="text1"/>
              </w:rPr>
              <w:t>Versión oficial actualmente válida para el trabajador y período.</w:t>
            </w:r>
          </w:p>
        </w:tc>
        <w:tc>
          <w:tcPr>
            <w:tcW w:w="38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493C6A7" w14:textId="0B0834D8" w:rsidR="61B555FC" w:rsidRDefault="61B555FC" w:rsidP="61B555FC">
            <w:pPr>
              <w:spacing w:after="0" w:line="360" w:lineRule="auto"/>
              <w:jc w:val="both"/>
            </w:pPr>
            <w:r w:rsidRPr="61B555FC">
              <w:rPr>
                <w:rFonts w:eastAsia="Times New Roman" w:cs="Times New Roman"/>
                <w:color w:val="000000" w:themeColor="text1"/>
              </w:rPr>
              <w:t>Una corrección permitida puede generar una nueva versión y dejar ésta como histórica reemplazada.</w:t>
            </w:r>
          </w:p>
        </w:tc>
      </w:tr>
      <w:tr w:rsidR="61B555FC" w14:paraId="5FEED9B2" w14:textId="77777777" w:rsidTr="61B555FC">
        <w:trPr>
          <w:trHeight w:val="300"/>
        </w:trPr>
        <w:tc>
          <w:tcPr>
            <w:tcW w:w="18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8337D38" w14:textId="51248B99" w:rsidR="61B555FC" w:rsidRDefault="61B555FC" w:rsidP="61B555FC">
            <w:pPr>
              <w:spacing w:after="0" w:line="360" w:lineRule="auto"/>
              <w:jc w:val="both"/>
            </w:pPr>
            <w:r w:rsidRPr="61B555FC">
              <w:rPr>
                <w:rFonts w:eastAsia="Times New Roman" w:cs="Times New Roman"/>
                <w:b/>
                <w:bCs/>
                <w:color w:val="000000" w:themeColor="text1"/>
              </w:rPr>
              <w:t>Liquidación histórica reemplazada</w:t>
            </w:r>
          </w:p>
        </w:tc>
        <w:tc>
          <w:tcPr>
            <w:tcW w:w="36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CA2A667" w14:textId="0B22F6D9" w:rsidR="61B555FC" w:rsidRDefault="61B555FC" w:rsidP="61B555FC">
            <w:pPr>
              <w:spacing w:after="0" w:line="360" w:lineRule="auto"/>
              <w:jc w:val="both"/>
            </w:pPr>
            <w:r w:rsidRPr="61B555FC">
              <w:rPr>
                <w:rFonts w:eastAsia="Times New Roman" w:cs="Times New Roman"/>
                <w:color w:val="000000" w:themeColor="text1"/>
              </w:rPr>
              <w:t>Versión oficial anterior conservada por trazabilidad, pero identificada como no vigente.</w:t>
            </w:r>
          </w:p>
        </w:tc>
        <w:tc>
          <w:tcPr>
            <w:tcW w:w="38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136C219" w14:textId="32C435F6" w:rsidR="61B555FC" w:rsidRDefault="61B555FC" w:rsidP="61B555FC">
            <w:pPr>
              <w:spacing w:after="0" w:line="360" w:lineRule="auto"/>
              <w:jc w:val="both"/>
            </w:pPr>
            <w:r w:rsidRPr="61B555FC">
              <w:rPr>
                <w:rFonts w:eastAsia="Times New Roman" w:cs="Times New Roman"/>
                <w:color w:val="000000" w:themeColor="text1"/>
              </w:rPr>
              <w:t>No se sobrescribe ni elimina por el reemplazo.</w:t>
            </w:r>
          </w:p>
        </w:tc>
      </w:tr>
    </w:tbl>
    <w:p w14:paraId="3B1CAE5C" w14:textId="3EE960B3" w:rsidR="00A42831" w:rsidRDefault="61B555FC" w:rsidP="61B555FC">
      <w:pPr>
        <w:spacing w:before="160" w:after="80" w:line="360" w:lineRule="auto"/>
        <w:jc w:val="both"/>
      </w:pPr>
      <w:r w:rsidRPr="61B555FC">
        <w:rPr>
          <w:rFonts w:eastAsia="Times New Roman" w:cs="Times New Roman"/>
          <w:b/>
          <w:bCs/>
          <w:color w:val="FE8F01" w:themeColor="accent1"/>
        </w:rPr>
        <w:t xml:space="preserve"> </w:t>
      </w:r>
    </w:p>
    <w:p w14:paraId="1DA0B689" w14:textId="05CD6780"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Estados y condiciones de Crédito y Auditoría</w:t>
      </w:r>
    </w:p>
    <w:p w14:paraId="6089359C" w14:textId="429A160F" w:rsidR="00A42831" w:rsidRDefault="61B555FC" w:rsidP="61B555FC">
      <w:pPr>
        <w:spacing w:before="160" w:after="80" w:line="360"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483"/>
        <w:gridCol w:w="7907"/>
      </w:tblGrid>
      <w:tr w:rsidR="61B555FC" w14:paraId="2267076B" w14:textId="77777777" w:rsidTr="61B555FC">
        <w:trPr>
          <w:trHeight w:val="300"/>
        </w:trPr>
        <w:tc>
          <w:tcPr>
            <w:tcW w:w="1483" w:type="dxa"/>
            <w:tcBorders>
              <w:top w:val="nil"/>
              <w:left w:val="nil"/>
              <w:bottom w:val="single" w:sz="8" w:space="0" w:color="auto"/>
              <w:right w:val="nil"/>
            </w:tcBorders>
            <w:shd w:val="clear" w:color="auto" w:fill="191919"/>
            <w:tcMar>
              <w:top w:w="80" w:type="dxa"/>
              <w:left w:w="115" w:type="dxa"/>
              <w:bottom w:w="80" w:type="dxa"/>
              <w:right w:w="115" w:type="dxa"/>
            </w:tcMar>
          </w:tcPr>
          <w:p w14:paraId="767E4CAF" w14:textId="5AE35C07" w:rsidR="61B555FC" w:rsidRDefault="61B555FC" w:rsidP="61B555FC">
            <w:pPr>
              <w:spacing w:after="0" w:line="360" w:lineRule="auto"/>
              <w:jc w:val="both"/>
            </w:pPr>
            <w:r w:rsidRPr="61B555FC">
              <w:rPr>
                <w:rFonts w:eastAsia="Times New Roman" w:cs="Times New Roman"/>
                <w:b/>
                <w:bCs/>
                <w:color w:val="FFFFFF" w:themeColor="background1"/>
              </w:rPr>
              <w:t>Concepto</w:t>
            </w:r>
          </w:p>
        </w:tc>
        <w:tc>
          <w:tcPr>
            <w:tcW w:w="7907" w:type="dxa"/>
            <w:tcBorders>
              <w:top w:val="nil"/>
              <w:left w:val="nil"/>
              <w:bottom w:val="single" w:sz="8" w:space="0" w:color="auto"/>
              <w:right w:val="nil"/>
            </w:tcBorders>
            <w:shd w:val="clear" w:color="auto" w:fill="191919"/>
            <w:tcMar>
              <w:top w:w="80" w:type="dxa"/>
              <w:left w:w="115" w:type="dxa"/>
              <w:bottom w:w="80" w:type="dxa"/>
              <w:right w:w="115" w:type="dxa"/>
            </w:tcMar>
          </w:tcPr>
          <w:p w14:paraId="5D828DC1" w14:textId="3A2478DB" w:rsidR="61B555FC" w:rsidRDefault="61B555FC" w:rsidP="61B555FC">
            <w:pPr>
              <w:spacing w:after="0" w:line="360" w:lineRule="auto"/>
              <w:jc w:val="both"/>
            </w:pPr>
            <w:r w:rsidRPr="61B555FC">
              <w:rPr>
                <w:rFonts w:eastAsia="Times New Roman" w:cs="Times New Roman"/>
                <w:b/>
                <w:bCs/>
                <w:color w:val="FFFFFF" w:themeColor="background1"/>
              </w:rPr>
              <w:t>Definición funcional</w:t>
            </w:r>
          </w:p>
        </w:tc>
      </w:tr>
      <w:tr w:rsidR="61B555FC" w14:paraId="5453DEE7" w14:textId="77777777" w:rsidTr="61B555FC">
        <w:trPr>
          <w:trHeight w:val="300"/>
        </w:trPr>
        <w:tc>
          <w:tcPr>
            <w:tcW w:w="1483"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3D523E99" w14:textId="79F34D9A" w:rsidR="61B555FC" w:rsidRDefault="61B555FC" w:rsidP="61B555FC">
            <w:pPr>
              <w:spacing w:after="0" w:line="360" w:lineRule="auto"/>
              <w:jc w:val="both"/>
            </w:pPr>
            <w:r w:rsidRPr="61B555FC">
              <w:rPr>
                <w:rFonts w:eastAsia="Times New Roman" w:cs="Times New Roman"/>
                <w:b/>
                <w:bCs/>
                <w:color w:val="000000" w:themeColor="text1"/>
              </w:rPr>
              <w:t>Solicitud inicial y solicitud de excepción</w:t>
            </w:r>
          </w:p>
        </w:tc>
        <w:tc>
          <w:tcPr>
            <w:tcW w:w="7907"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3D835FE5" w14:textId="58DCDFC7" w:rsidR="61B555FC" w:rsidRDefault="61B555FC" w:rsidP="61B555FC">
            <w:pPr>
              <w:spacing w:after="0" w:line="360" w:lineRule="auto"/>
              <w:jc w:val="both"/>
            </w:pPr>
            <w:r w:rsidRPr="61B555FC">
              <w:rPr>
                <w:rFonts w:eastAsia="Times New Roman" w:cs="Times New Roman"/>
                <w:color w:val="000000" w:themeColor="text1"/>
              </w:rPr>
              <w:t>La solicitud inicial se utiliza cuando el cliente no dispone de Crédito habilitado. La solicitud de excepción se utiliza cuando una operación requiere autorización adicional por cupo insuficiente, límite global u otra condición extraordinaria.</w:t>
            </w:r>
          </w:p>
        </w:tc>
      </w:tr>
      <w:tr w:rsidR="61B555FC" w14:paraId="446FC29A" w14:textId="77777777" w:rsidTr="61B555FC">
        <w:trPr>
          <w:trHeight w:val="300"/>
        </w:trPr>
        <w:tc>
          <w:tcPr>
            <w:tcW w:w="1483"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0A16283C" w14:textId="14528CA2" w:rsidR="61B555FC" w:rsidRDefault="61B555FC" w:rsidP="61B555FC">
            <w:pPr>
              <w:spacing w:after="0" w:line="360" w:lineRule="auto"/>
              <w:jc w:val="both"/>
            </w:pPr>
            <w:r w:rsidRPr="61B555FC">
              <w:rPr>
                <w:rFonts w:eastAsia="Times New Roman" w:cs="Times New Roman"/>
                <w:b/>
                <w:bCs/>
                <w:color w:val="000000" w:themeColor="text1"/>
              </w:rPr>
              <w:t>Estados de solicitud crediticia</w:t>
            </w:r>
          </w:p>
        </w:tc>
        <w:tc>
          <w:tcPr>
            <w:tcW w:w="7907"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4231FEF7" w14:textId="2B57ED36" w:rsidR="61B555FC" w:rsidRDefault="61B555FC" w:rsidP="61B555FC">
            <w:pPr>
              <w:spacing w:after="0" w:line="360" w:lineRule="auto"/>
              <w:jc w:val="both"/>
            </w:pPr>
            <w:r w:rsidRPr="61B555FC">
              <w:rPr>
                <w:rFonts w:eastAsia="Times New Roman" w:cs="Times New Roman"/>
                <w:color w:val="000000" w:themeColor="text1"/>
              </w:rPr>
              <w:t>Las solicitudes pueden encontrarse en Borrador, Pendiente, Aprobada, Rechazada o Cancelada. Las solicitudes Aprobadas o Rechazadas conservan su resultado y no pasan posteriormente a Cancelada.</w:t>
            </w:r>
          </w:p>
        </w:tc>
      </w:tr>
      <w:tr w:rsidR="61B555FC" w14:paraId="63E19D37" w14:textId="77777777" w:rsidTr="61B555FC">
        <w:trPr>
          <w:trHeight w:val="300"/>
        </w:trPr>
        <w:tc>
          <w:tcPr>
            <w:tcW w:w="1483"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23374B79" w14:textId="156C2720" w:rsidR="61B555FC" w:rsidRDefault="61B555FC" w:rsidP="61B555FC">
            <w:pPr>
              <w:spacing w:after="0" w:line="360" w:lineRule="auto"/>
              <w:jc w:val="both"/>
            </w:pPr>
            <w:r w:rsidRPr="61B555FC">
              <w:rPr>
                <w:rFonts w:eastAsia="Times New Roman" w:cs="Times New Roman"/>
                <w:b/>
                <w:bCs/>
                <w:color w:val="000000" w:themeColor="text1"/>
              </w:rPr>
              <w:t>Sobre cupo y suspensión</w:t>
            </w:r>
          </w:p>
        </w:tc>
        <w:tc>
          <w:tcPr>
            <w:tcW w:w="7907"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012DBBAD" w14:textId="44E71B66" w:rsidR="61B555FC" w:rsidRDefault="61B555FC" w:rsidP="61B555FC">
            <w:pPr>
              <w:spacing w:after="0" w:line="360" w:lineRule="auto"/>
              <w:jc w:val="both"/>
            </w:pPr>
            <w:r w:rsidRPr="61B555FC">
              <w:rPr>
                <w:rFonts w:eastAsia="Times New Roman" w:cs="Times New Roman"/>
                <w:color w:val="000000" w:themeColor="text1"/>
              </w:rPr>
              <w:t>Sobre cupo es una condición calculada cuando el Crédito comprometido supera el cupo vigente; se revierte al recuperar capacidad. La suspensión es una decisión explícita de Gerencia y requiere reactivación expresa.</w:t>
            </w:r>
          </w:p>
        </w:tc>
      </w:tr>
      <w:tr w:rsidR="61B555FC" w14:paraId="4ABEEA7D" w14:textId="77777777" w:rsidTr="61B555FC">
        <w:trPr>
          <w:trHeight w:val="300"/>
        </w:trPr>
        <w:tc>
          <w:tcPr>
            <w:tcW w:w="1483"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15A390D8" w14:textId="1F78A036" w:rsidR="61B555FC" w:rsidRDefault="61B555FC" w:rsidP="61B555FC">
            <w:pPr>
              <w:spacing w:after="0" w:line="360" w:lineRule="auto"/>
              <w:jc w:val="both"/>
            </w:pPr>
            <w:r w:rsidRPr="61B555FC">
              <w:rPr>
                <w:rFonts w:eastAsia="Times New Roman" w:cs="Times New Roman"/>
                <w:b/>
                <w:bCs/>
                <w:color w:val="000000" w:themeColor="text1"/>
              </w:rPr>
              <w:t>Resultado de evento</w:t>
            </w:r>
          </w:p>
        </w:tc>
        <w:tc>
          <w:tcPr>
            <w:tcW w:w="7907"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15" w:type="dxa"/>
              <w:bottom w:w="80" w:type="dxa"/>
              <w:right w:w="115" w:type="dxa"/>
            </w:tcMar>
          </w:tcPr>
          <w:p w14:paraId="196F7041" w14:textId="31D9A21C" w:rsidR="61B555FC" w:rsidRDefault="61B555FC" w:rsidP="61B555FC">
            <w:pPr>
              <w:spacing w:after="0" w:line="360" w:lineRule="auto"/>
              <w:jc w:val="both"/>
            </w:pPr>
            <w:r w:rsidRPr="61B555FC">
              <w:rPr>
                <w:rFonts w:eastAsia="Times New Roman" w:cs="Times New Roman"/>
                <w:color w:val="000000" w:themeColor="text1"/>
              </w:rPr>
              <w:t>El resultado de una operación auditable puede registrarse como Exitoso, Rechazado o Fallido, conservando la causa disponible cuando corresponda.</w:t>
            </w:r>
          </w:p>
        </w:tc>
      </w:tr>
    </w:tbl>
    <w:p w14:paraId="2FE1CF75" w14:textId="068172E1" w:rsidR="00A42831" w:rsidRDefault="61B555FC" w:rsidP="61B555FC">
      <w:pPr>
        <w:spacing w:line="257" w:lineRule="auto"/>
        <w:jc w:val="both"/>
      </w:pPr>
      <w:r w:rsidRPr="61B555FC">
        <w:rPr>
          <w:rFonts w:eastAsia="Times New Roman" w:cs="Times New Roman"/>
        </w:rPr>
        <w:t xml:space="preserve"> </w:t>
      </w:r>
    </w:p>
    <w:p w14:paraId="74C33E03" w14:textId="7E2EC18A"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Catálogos y valores controlados</w:t>
      </w:r>
    </w:p>
    <w:p w14:paraId="7DDC7177" w14:textId="62183A61" w:rsidR="00A42831" w:rsidRDefault="61B555FC" w:rsidP="61B555FC">
      <w:pPr>
        <w:spacing w:line="257" w:lineRule="auto"/>
        <w:jc w:val="both"/>
      </w:pPr>
      <w:r w:rsidRPr="61B555FC">
        <w:rPr>
          <w:rFonts w:eastAsia="Times New Roman" w:cs="Times New Roman"/>
        </w:rPr>
        <w:t xml:space="preserve"> </w:t>
      </w:r>
    </w:p>
    <w:p w14:paraId="1A9844D0" w14:textId="6EB32621" w:rsidR="00A42831" w:rsidRDefault="61B555FC" w:rsidP="61B555FC">
      <w:pPr>
        <w:spacing w:after="60" w:line="360" w:lineRule="auto"/>
        <w:jc w:val="both"/>
      </w:pPr>
      <w:r w:rsidRPr="61B555FC">
        <w:rPr>
          <w:rFonts w:eastAsia="Times New Roman" w:cs="Times New Roman"/>
          <w:color w:val="000000" w:themeColor="text1"/>
        </w:rPr>
        <w:t>Los catálogos siguientes resumen valores que deben mantenerse controlados por el sistema. No corresponde permitir valores libres cuando la regla vigente exige selección desde un catálogo.</w:t>
      </w:r>
    </w:p>
    <w:tbl>
      <w:tblPr>
        <w:tblW w:w="0" w:type="auto"/>
        <w:tblLook w:val="04A0" w:firstRow="1" w:lastRow="0" w:firstColumn="1" w:lastColumn="0" w:noHBand="0" w:noVBand="1"/>
      </w:tblPr>
      <w:tblGrid>
        <w:gridCol w:w="1697"/>
        <w:gridCol w:w="3143"/>
        <w:gridCol w:w="4544"/>
      </w:tblGrid>
      <w:tr w:rsidR="61B555FC" w14:paraId="20DAB978"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34BBC153" w14:textId="2DD82262" w:rsidR="61B555FC" w:rsidRDefault="61B555FC" w:rsidP="61B555FC">
            <w:pPr>
              <w:spacing w:after="0" w:line="360" w:lineRule="auto"/>
              <w:jc w:val="both"/>
            </w:pPr>
            <w:r w:rsidRPr="61B555FC">
              <w:rPr>
                <w:rFonts w:eastAsia="Times New Roman" w:cs="Times New Roman"/>
                <w:b/>
                <w:bCs/>
                <w:color w:val="FFFFFF" w:themeColor="background1"/>
              </w:rPr>
              <w:t>Catálogo</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04243BCE" w14:textId="1A3C8BA3" w:rsidR="61B555FC" w:rsidRDefault="61B555FC" w:rsidP="61B555FC">
            <w:pPr>
              <w:spacing w:after="0" w:line="360" w:lineRule="auto"/>
              <w:jc w:val="both"/>
            </w:pPr>
            <w:r w:rsidRPr="61B555FC">
              <w:rPr>
                <w:rFonts w:eastAsia="Times New Roman" w:cs="Times New Roman"/>
                <w:b/>
                <w:bCs/>
                <w:color w:val="FFFFFF" w:themeColor="background1"/>
              </w:rPr>
              <w:t>Valores vigentes</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26FD064F" w14:textId="622DD136" w:rsidR="61B555FC" w:rsidRDefault="61B555FC" w:rsidP="61B555FC">
            <w:pPr>
              <w:spacing w:after="0" w:line="360" w:lineRule="auto"/>
              <w:jc w:val="both"/>
            </w:pPr>
            <w:r w:rsidRPr="61B555FC">
              <w:rPr>
                <w:rFonts w:eastAsia="Times New Roman" w:cs="Times New Roman"/>
                <w:b/>
                <w:bCs/>
                <w:color w:val="FFFFFF" w:themeColor="background1"/>
              </w:rPr>
              <w:t>Criterio de uso</w:t>
            </w:r>
          </w:p>
        </w:tc>
      </w:tr>
      <w:tr w:rsidR="61B555FC" w14:paraId="61AA642C"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74E72C1" w14:textId="276FFBF4" w:rsidR="61B555FC" w:rsidRDefault="61B555FC" w:rsidP="61B555FC">
            <w:pPr>
              <w:spacing w:after="0" w:line="360" w:lineRule="auto"/>
              <w:jc w:val="both"/>
            </w:pPr>
            <w:r w:rsidRPr="61B555FC">
              <w:rPr>
                <w:rFonts w:eastAsia="Times New Roman" w:cs="Times New Roman"/>
                <w:b/>
                <w:bCs/>
                <w:color w:val="000000" w:themeColor="text1"/>
              </w:rPr>
              <w:t>Tipo de cliente</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F5902AD" w14:textId="76871BAC" w:rsidR="61B555FC" w:rsidRDefault="61B555FC" w:rsidP="61B555FC">
            <w:pPr>
              <w:spacing w:after="0" w:line="360" w:lineRule="auto"/>
              <w:jc w:val="both"/>
            </w:pPr>
            <w:r w:rsidRPr="61B555FC">
              <w:rPr>
                <w:rFonts w:eastAsia="Times New Roman" w:cs="Times New Roman"/>
                <w:color w:val="000000" w:themeColor="text1"/>
              </w:rPr>
              <w:t>B2B, B2C</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CF3290E" w14:textId="31E26A4D" w:rsidR="61B555FC" w:rsidRDefault="61B555FC" w:rsidP="61B555FC">
            <w:pPr>
              <w:spacing w:after="0" w:line="360" w:lineRule="auto"/>
              <w:jc w:val="both"/>
            </w:pPr>
            <w:r w:rsidRPr="61B555FC">
              <w:rPr>
                <w:rFonts w:eastAsia="Times New Roman" w:cs="Times New Roman"/>
                <w:color w:val="000000" w:themeColor="text1"/>
              </w:rPr>
              <w:t>Determina antecedentes, presentación y flujo de aceptación aplicable.</w:t>
            </w:r>
          </w:p>
        </w:tc>
      </w:tr>
      <w:tr w:rsidR="61B555FC" w14:paraId="049D9C18"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FE2DE9B" w14:textId="12EAC782" w:rsidR="61B555FC" w:rsidRDefault="61B555FC" w:rsidP="61B555FC">
            <w:pPr>
              <w:spacing w:after="0" w:line="360" w:lineRule="auto"/>
              <w:jc w:val="both"/>
            </w:pPr>
            <w:r w:rsidRPr="61B555FC">
              <w:rPr>
                <w:rFonts w:eastAsia="Times New Roman" w:cs="Times New Roman"/>
                <w:b/>
                <w:bCs/>
                <w:color w:val="000000" w:themeColor="text1"/>
              </w:rPr>
              <w:t>Filtro de estado de cliente</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2F76023" w14:textId="749345AD" w:rsidR="61B555FC" w:rsidRDefault="61B555FC" w:rsidP="61B555FC">
            <w:pPr>
              <w:spacing w:after="0" w:line="360" w:lineRule="auto"/>
              <w:jc w:val="both"/>
            </w:pPr>
            <w:r w:rsidRPr="61B555FC">
              <w:rPr>
                <w:rFonts w:eastAsia="Times New Roman" w:cs="Times New Roman"/>
                <w:color w:val="000000" w:themeColor="text1"/>
              </w:rPr>
              <w:t>Activos, Inactivos, Todos</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E75247F" w14:textId="0407292B" w:rsidR="61B555FC" w:rsidRDefault="61B555FC" w:rsidP="61B555FC">
            <w:pPr>
              <w:spacing w:after="0" w:line="360" w:lineRule="auto"/>
              <w:jc w:val="both"/>
            </w:pPr>
            <w:r w:rsidRPr="61B555FC">
              <w:rPr>
                <w:rFonts w:eastAsia="Times New Roman" w:cs="Times New Roman"/>
                <w:color w:val="000000" w:themeColor="text1"/>
              </w:rPr>
              <w:t>Activos es la consulta inicial del Catálogo de Clientes.</w:t>
            </w:r>
          </w:p>
        </w:tc>
      </w:tr>
      <w:tr w:rsidR="61B555FC" w14:paraId="797DED92"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20B8AA0" w14:textId="26868E40" w:rsidR="61B555FC" w:rsidRDefault="61B555FC" w:rsidP="61B555FC">
            <w:pPr>
              <w:spacing w:after="0" w:line="360" w:lineRule="auto"/>
              <w:jc w:val="both"/>
            </w:pPr>
            <w:r w:rsidRPr="61B555FC">
              <w:rPr>
                <w:rFonts w:eastAsia="Times New Roman" w:cs="Times New Roman"/>
                <w:b/>
                <w:bCs/>
                <w:color w:val="000000" w:themeColor="text1"/>
              </w:rPr>
              <w:t>Situación financiera</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D0D16AF" w14:textId="4984DA99" w:rsidR="61B555FC" w:rsidRDefault="61B555FC" w:rsidP="61B555FC">
            <w:pPr>
              <w:spacing w:after="0" w:line="360" w:lineRule="auto"/>
              <w:jc w:val="both"/>
            </w:pPr>
            <w:r w:rsidRPr="61B555FC">
              <w:rPr>
                <w:rFonts w:eastAsia="Times New Roman" w:cs="Times New Roman"/>
                <w:color w:val="000000" w:themeColor="text1"/>
              </w:rPr>
              <w:t>Al día, Deuda vigente, Moroso</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7E06DBE" w14:textId="2AF9B118" w:rsidR="61B555FC" w:rsidRDefault="61B555FC" w:rsidP="61B555FC">
            <w:pPr>
              <w:spacing w:after="0" w:line="360" w:lineRule="auto"/>
              <w:jc w:val="both"/>
            </w:pPr>
            <w:r w:rsidRPr="61B555FC">
              <w:rPr>
                <w:rFonts w:eastAsia="Times New Roman" w:cs="Times New Roman"/>
                <w:color w:val="000000" w:themeColor="text1"/>
              </w:rPr>
              <w:t>Se deriva de saldo y fecha final de Notas de Venta.</w:t>
            </w:r>
          </w:p>
        </w:tc>
      </w:tr>
      <w:tr w:rsidR="61B555FC" w14:paraId="60DD44EE"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3538BF3" w14:textId="704D1DFD" w:rsidR="61B555FC" w:rsidRDefault="61B555FC" w:rsidP="61B555FC">
            <w:pPr>
              <w:spacing w:after="0" w:line="360" w:lineRule="auto"/>
              <w:jc w:val="both"/>
            </w:pPr>
            <w:r w:rsidRPr="61B555FC">
              <w:rPr>
                <w:rFonts w:eastAsia="Times New Roman" w:cs="Times New Roman"/>
                <w:b/>
                <w:bCs/>
                <w:color w:val="000000" w:themeColor="text1"/>
              </w:rPr>
              <w:t>Estado de Cotización</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B1AF8A1" w14:textId="2AB0D703" w:rsidR="61B555FC" w:rsidRDefault="61B555FC" w:rsidP="61B555FC">
            <w:pPr>
              <w:spacing w:after="0" w:line="360" w:lineRule="auto"/>
              <w:jc w:val="both"/>
            </w:pPr>
            <w:r w:rsidRPr="61B555FC">
              <w:rPr>
                <w:rFonts w:eastAsia="Times New Roman" w:cs="Times New Roman"/>
                <w:color w:val="000000" w:themeColor="text1"/>
              </w:rPr>
              <w:t>Borrador, Emitida, Vencida, Aprobada</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3987123" w14:textId="039B69F9" w:rsidR="61B555FC" w:rsidRDefault="61B555FC" w:rsidP="61B555FC">
            <w:pPr>
              <w:spacing w:after="0" w:line="360" w:lineRule="auto"/>
              <w:jc w:val="both"/>
            </w:pPr>
            <w:r w:rsidRPr="61B555FC">
              <w:rPr>
                <w:rFonts w:eastAsia="Times New Roman" w:cs="Times New Roman"/>
                <w:color w:val="000000" w:themeColor="text1"/>
              </w:rPr>
              <w:t>Representa el ciclo comercial confirmado.</w:t>
            </w:r>
          </w:p>
        </w:tc>
      </w:tr>
      <w:tr w:rsidR="61B555FC" w14:paraId="5059A613"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D057D57" w14:textId="7102F925" w:rsidR="61B555FC" w:rsidRDefault="61B555FC" w:rsidP="61B555FC">
            <w:pPr>
              <w:spacing w:after="0" w:line="360" w:lineRule="auto"/>
              <w:jc w:val="both"/>
            </w:pPr>
            <w:r w:rsidRPr="61B555FC">
              <w:rPr>
                <w:rFonts w:eastAsia="Times New Roman" w:cs="Times New Roman"/>
                <w:b/>
                <w:bCs/>
                <w:color w:val="000000" w:themeColor="text1"/>
              </w:rPr>
              <w:t>Moneda comercial</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F6E9B09" w14:textId="2ECAAB57" w:rsidR="61B555FC" w:rsidRDefault="61B555FC" w:rsidP="61B555FC">
            <w:pPr>
              <w:spacing w:after="0" w:line="360" w:lineRule="auto"/>
              <w:jc w:val="both"/>
            </w:pPr>
            <w:r w:rsidRPr="61B555FC">
              <w:rPr>
                <w:rFonts w:eastAsia="Times New Roman" w:cs="Times New Roman"/>
                <w:color w:val="000000" w:themeColor="text1"/>
              </w:rPr>
              <w:t>CLP, USD</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A933CFE" w14:textId="4B01DB2A" w:rsidR="61B555FC" w:rsidRDefault="61B555FC" w:rsidP="61B555FC">
            <w:pPr>
              <w:spacing w:after="0" w:line="360" w:lineRule="auto"/>
              <w:jc w:val="both"/>
            </w:pPr>
            <w:r w:rsidRPr="61B555FC">
              <w:rPr>
                <w:rFonts w:eastAsia="Times New Roman" w:cs="Times New Roman"/>
                <w:color w:val="000000" w:themeColor="text1"/>
              </w:rPr>
              <w:t>CLP es la moneda predeterminada.</w:t>
            </w:r>
          </w:p>
        </w:tc>
      </w:tr>
      <w:tr w:rsidR="61B555FC" w14:paraId="770EF521"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62AB1FC" w14:textId="51FC4FFF" w:rsidR="61B555FC" w:rsidRDefault="61B555FC" w:rsidP="61B555FC">
            <w:pPr>
              <w:spacing w:after="0" w:line="360" w:lineRule="auto"/>
              <w:jc w:val="both"/>
            </w:pPr>
            <w:r w:rsidRPr="61B555FC">
              <w:rPr>
                <w:rFonts w:eastAsia="Times New Roman" w:cs="Times New Roman"/>
                <w:b/>
                <w:bCs/>
                <w:color w:val="000000" w:themeColor="text1"/>
              </w:rPr>
              <w:t>Tratamiento tributario</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4DB44C0" w14:textId="2DC5D9AA" w:rsidR="61B555FC" w:rsidRDefault="61B555FC" w:rsidP="61B555FC">
            <w:pPr>
              <w:spacing w:after="0" w:line="360" w:lineRule="auto"/>
              <w:jc w:val="both"/>
            </w:pPr>
            <w:r w:rsidRPr="61B555FC">
              <w:rPr>
                <w:rFonts w:eastAsia="Times New Roman" w:cs="Times New Roman"/>
                <w:color w:val="000000" w:themeColor="text1"/>
              </w:rPr>
              <w:t>IVA, Exento cuando corresponda</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CCEE5B3" w14:textId="5554C634" w:rsidR="61B555FC" w:rsidRDefault="61B555FC" w:rsidP="61B555FC">
            <w:pPr>
              <w:spacing w:after="0" w:line="360" w:lineRule="auto"/>
              <w:jc w:val="both"/>
            </w:pPr>
            <w:r w:rsidRPr="61B555FC">
              <w:rPr>
                <w:rFonts w:eastAsia="Times New Roman" w:cs="Times New Roman"/>
                <w:color w:val="000000" w:themeColor="text1"/>
              </w:rPr>
              <w:t>Se conserva como condición comercial de la operación.</w:t>
            </w:r>
          </w:p>
        </w:tc>
      </w:tr>
      <w:tr w:rsidR="61B555FC" w14:paraId="30891961"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22C3501" w14:textId="6A83D687" w:rsidR="61B555FC" w:rsidRDefault="61B555FC" w:rsidP="61B555FC">
            <w:pPr>
              <w:spacing w:after="0" w:line="360" w:lineRule="auto"/>
              <w:jc w:val="both"/>
            </w:pPr>
            <w:r w:rsidRPr="61B555FC">
              <w:rPr>
                <w:rFonts w:eastAsia="Times New Roman" w:cs="Times New Roman"/>
                <w:b/>
                <w:bCs/>
                <w:color w:val="000000" w:themeColor="text1"/>
              </w:rPr>
              <w:t>Tipo de descuento</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2A590DC" w14:textId="78D4DEB0" w:rsidR="61B555FC" w:rsidRDefault="61B555FC" w:rsidP="61B555FC">
            <w:pPr>
              <w:spacing w:after="0" w:line="360" w:lineRule="auto"/>
              <w:jc w:val="both"/>
            </w:pPr>
            <w:r w:rsidRPr="61B555FC">
              <w:rPr>
                <w:rFonts w:eastAsia="Times New Roman" w:cs="Times New Roman"/>
                <w:color w:val="000000" w:themeColor="text1"/>
              </w:rPr>
              <w:t>Monto fijo, Porcentaje</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68331C9" w14:textId="712E7D12" w:rsidR="61B555FC" w:rsidRDefault="61B555FC" w:rsidP="61B555FC">
            <w:pPr>
              <w:spacing w:after="0" w:line="360" w:lineRule="auto"/>
              <w:jc w:val="both"/>
            </w:pPr>
            <w:r w:rsidRPr="61B555FC">
              <w:rPr>
                <w:rFonts w:eastAsia="Times New Roman" w:cs="Times New Roman"/>
                <w:color w:val="000000" w:themeColor="text1"/>
              </w:rPr>
              <w:t>Sujeto a validación de límites.</w:t>
            </w:r>
          </w:p>
        </w:tc>
      </w:tr>
      <w:tr w:rsidR="61B555FC" w14:paraId="4AAB10DB"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3B4F4D1" w14:textId="109C719B" w:rsidR="61B555FC" w:rsidRDefault="61B555FC" w:rsidP="61B555FC">
            <w:pPr>
              <w:spacing w:after="0" w:line="360" w:lineRule="auto"/>
              <w:jc w:val="both"/>
            </w:pPr>
            <w:r w:rsidRPr="61B555FC">
              <w:rPr>
                <w:rFonts w:eastAsia="Times New Roman" w:cs="Times New Roman"/>
                <w:b/>
                <w:bCs/>
                <w:color w:val="000000" w:themeColor="text1"/>
              </w:rPr>
              <w:t>Categoría de pago de cliente</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A56888F" w14:textId="21CD2B55" w:rsidR="61B555FC" w:rsidRDefault="61B555FC" w:rsidP="61B555FC">
            <w:pPr>
              <w:spacing w:after="0" w:line="360" w:lineRule="auto"/>
              <w:jc w:val="both"/>
            </w:pPr>
            <w:r w:rsidRPr="61B555FC">
              <w:rPr>
                <w:rFonts w:eastAsia="Times New Roman" w:cs="Times New Roman"/>
                <w:color w:val="000000" w:themeColor="text1"/>
              </w:rPr>
              <w:t>Anticipo de cliente, Abono parcial, Pago final</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CC2D5F5" w14:textId="7980F664" w:rsidR="61B555FC" w:rsidRDefault="61B555FC" w:rsidP="61B555FC">
            <w:pPr>
              <w:spacing w:after="0" w:line="360" w:lineRule="auto"/>
              <w:jc w:val="both"/>
            </w:pPr>
            <w:r w:rsidRPr="61B555FC">
              <w:rPr>
                <w:rFonts w:eastAsia="Times New Roman" w:cs="Times New Roman"/>
                <w:color w:val="000000" w:themeColor="text1"/>
              </w:rPr>
              <w:t>El sistema sugiere y el usuario puede confirmar o modificar antes de guardar.</w:t>
            </w:r>
          </w:p>
        </w:tc>
      </w:tr>
      <w:tr w:rsidR="61B555FC" w14:paraId="0A9F6361"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586D56D" w14:textId="0EDA7493" w:rsidR="61B555FC" w:rsidRDefault="61B555FC" w:rsidP="61B555FC">
            <w:pPr>
              <w:spacing w:after="0" w:line="360" w:lineRule="auto"/>
              <w:jc w:val="both"/>
            </w:pPr>
            <w:r w:rsidRPr="61B555FC">
              <w:rPr>
                <w:rFonts w:eastAsia="Times New Roman" w:cs="Times New Roman"/>
                <w:b/>
                <w:bCs/>
                <w:color w:val="000000" w:themeColor="text1"/>
              </w:rPr>
              <w:t>Medio de pago de cliente</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A925AFB" w14:textId="7D3803ED" w:rsidR="61B555FC" w:rsidRDefault="61B555FC" w:rsidP="61B555FC">
            <w:pPr>
              <w:spacing w:after="0" w:line="360" w:lineRule="auto"/>
              <w:jc w:val="both"/>
            </w:pPr>
            <w:r w:rsidRPr="61B555FC">
              <w:rPr>
                <w:rFonts w:eastAsia="Times New Roman" w:cs="Times New Roman"/>
                <w:color w:val="000000" w:themeColor="text1"/>
              </w:rPr>
              <w:t>Efectivo, Transferencia bancaria, Tarjeta de débito, Tarjeta de crédito, Cheque</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342277F" w14:textId="6FD1C679" w:rsidR="61B555FC" w:rsidRDefault="61B555FC" w:rsidP="61B555FC">
            <w:pPr>
              <w:spacing w:after="0" w:line="360" w:lineRule="auto"/>
              <w:jc w:val="both"/>
            </w:pPr>
            <w:r w:rsidRPr="61B555FC">
              <w:rPr>
                <w:rFonts w:eastAsia="Times New Roman" w:cs="Times New Roman"/>
                <w:color w:val="000000" w:themeColor="text1"/>
              </w:rPr>
              <w:t>El pago no se guarda sin un medio válido.</w:t>
            </w:r>
          </w:p>
        </w:tc>
      </w:tr>
      <w:tr w:rsidR="61B555FC" w14:paraId="6D72598E"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4EDB572" w14:textId="0207549C" w:rsidR="61B555FC" w:rsidRDefault="61B555FC" w:rsidP="61B555FC">
            <w:pPr>
              <w:spacing w:after="0" w:line="360" w:lineRule="auto"/>
              <w:jc w:val="both"/>
            </w:pPr>
            <w:r w:rsidRPr="61B555FC">
              <w:rPr>
                <w:rFonts w:eastAsia="Times New Roman" w:cs="Times New Roman"/>
                <w:b/>
                <w:bCs/>
                <w:color w:val="000000" w:themeColor="text1"/>
              </w:rPr>
              <w:t>Configuración base de acceso</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D9E18D7" w14:textId="38FE0926" w:rsidR="61B555FC" w:rsidRDefault="61B555FC" w:rsidP="61B555FC">
            <w:pPr>
              <w:spacing w:after="0" w:line="360" w:lineRule="auto"/>
              <w:jc w:val="both"/>
            </w:pPr>
            <w:r w:rsidRPr="61B555FC">
              <w:rPr>
                <w:rFonts w:eastAsia="Times New Roman" w:cs="Times New Roman"/>
                <w:color w:val="000000" w:themeColor="text1"/>
              </w:rPr>
              <w:t>Gerencia, Secretaría, Contador</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E5986AE" w14:textId="0292A480" w:rsidR="61B555FC" w:rsidRDefault="61B555FC" w:rsidP="61B555FC">
            <w:pPr>
              <w:spacing w:after="0" w:line="360" w:lineRule="auto"/>
              <w:jc w:val="both"/>
            </w:pPr>
            <w:r w:rsidRPr="61B555FC">
              <w:rPr>
                <w:rFonts w:eastAsia="Times New Roman" w:cs="Times New Roman"/>
                <w:color w:val="000000" w:themeColor="text1"/>
              </w:rPr>
              <w:t>Son configuraciones base fijas e inmutables.</w:t>
            </w:r>
          </w:p>
        </w:tc>
      </w:tr>
      <w:tr w:rsidR="61B555FC" w14:paraId="12F22717"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BBD9E45" w14:textId="75310D79" w:rsidR="61B555FC" w:rsidRDefault="61B555FC" w:rsidP="61B555FC">
            <w:pPr>
              <w:spacing w:after="0" w:line="360" w:lineRule="auto"/>
              <w:jc w:val="both"/>
            </w:pPr>
            <w:r w:rsidRPr="61B555FC">
              <w:rPr>
                <w:rFonts w:eastAsia="Times New Roman" w:cs="Times New Roman"/>
                <w:b/>
                <w:bCs/>
                <w:color w:val="000000" w:themeColor="text1"/>
              </w:rPr>
              <w:t>Tipo de Proveedor</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1D7887A" w14:textId="48BF7B84" w:rsidR="61B555FC" w:rsidRDefault="61B555FC" w:rsidP="61B555FC">
            <w:pPr>
              <w:spacing w:after="0" w:line="360" w:lineRule="auto"/>
              <w:jc w:val="both"/>
            </w:pPr>
            <w:r w:rsidRPr="61B555FC">
              <w:rPr>
                <w:rFonts w:eastAsia="Times New Roman" w:cs="Times New Roman"/>
                <w:color w:val="000000" w:themeColor="text1"/>
              </w:rPr>
              <w:t>Insumos y Materiales, Servicios, Ambos</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F331B7E" w14:textId="2780D1A4" w:rsidR="61B555FC" w:rsidRDefault="61B555FC" w:rsidP="61B555FC">
            <w:pPr>
              <w:spacing w:after="0" w:line="360" w:lineRule="auto"/>
              <w:jc w:val="both"/>
            </w:pPr>
            <w:r w:rsidRPr="61B555FC">
              <w:rPr>
                <w:rFonts w:eastAsia="Times New Roman" w:cs="Times New Roman"/>
                <w:color w:val="000000" w:themeColor="text1"/>
              </w:rPr>
              <w:t>Clasificación informativa del maestro de Proveedores; por sí sola no bloquea una asociación posterior de compra.</w:t>
            </w:r>
          </w:p>
        </w:tc>
      </w:tr>
      <w:tr w:rsidR="61B555FC" w14:paraId="5868BD62" w14:textId="77777777" w:rsidTr="61B555FC">
        <w:trPr>
          <w:trHeight w:val="300"/>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38CA72B" w14:textId="0DA0D0DC" w:rsidR="61B555FC" w:rsidRDefault="61B555FC" w:rsidP="61B555FC">
            <w:pPr>
              <w:spacing w:after="0" w:line="360" w:lineRule="auto"/>
              <w:jc w:val="both"/>
            </w:pPr>
            <w:r w:rsidRPr="61B555FC">
              <w:rPr>
                <w:rFonts w:eastAsia="Times New Roman" w:cs="Times New Roman"/>
                <w:b/>
                <w:bCs/>
                <w:color w:val="000000" w:themeColor="text1"/>
              </w:rPr>
              <w:t>Categoría de Egreso</w:t>
            </w:r>
          </w:p>
        </w:tc>
        <w:tc>
          <w:tcPr>
            <w:tcW w:w="32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7F8EA80" w14:textId="4191EE5D" w:rsidR="61B555FC" w:rsidRDefault="61B555FC" w:rsidP="61B555FC">
            <w:pPr>
              <w:spacing w:after="0" w:line="360" w:lineRule="auto"/>
              <w:jc w:val="both"/>
            </w:pPr>
            <w:r w:rsidRPr="61B555FC">
              <w:rPr>
                <w:rFonts w:eastAsia="Times New Roman" w:cs="Times New Roman"/>
                <w:color w:val="000000" w:themeColor="text1"/>
              </w:rPr>
              <w:t>Categorías activas previamente configuradas</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6DAD485" w14:textId="768AB55F" w:rsidR="61B555FC" w:rsidRDefault="61B555FC" w:rsidP="61B555FC">
            <w:pPr>
              <w:spacing w:after="0" w:line="360" w:lineRule="auto"/>
              <w:jc w:val="both"/>
            </w:pPr>
            <w:r w:rsidRPr="61B555FC">
              <w:rPr>
                <w:rFonts w:eastAsia="Times New Roman" w:cs="Times New Roman"/>
                <w:color w:val="000000" w:themeColor="text1"/>
              </w:rPr>
              <w:t>Clasifican la naturaleza del gasto; no se crean categorías libres durante el registro documental.</w:t>
            </w:r>
          </w:p>
        </w:tc>
      </w:tr>
    </w:tbl>
    <w:p w14:paraId="19410C46" w14:textId="56732823" w:rsidR="00A42831" w:rsidRDefault="61B555FC" w:rsidP="61B555FC">
      <w:pPr>
        <w:spacing w:line="257" w:lineRule="auto"/>
        <w:jc w:val="both"/>
      </w:pPr>
      <w:r w:rsidRPr="61B555FC">
        <w:rPr>
          <w:rFonts w:eastAsia="Times New Roman" w:cs="Times New Roman"/>
        </w:rPr>
        <w:t xml:space="preserve"> </w:t>
      </w:r>
    </w:p>
    <w:p w14:paraId="17AB51B9" w14:textId="0E7E577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 xml:space="preserve"> Parámetros configurables confirmados</w:t>
      </w:r>
    </w:p>
    <w:p w14:paraId="5A068350" w14:textId="0F5A6495"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2043"/>
        <w:gridCol w:w="2873"/>
        <w:gridCol w:w="4468"/>
      </w:tblGrid>
      <w:tr w:rsidR="61B555FC" w14:paraId="73BB0BE5"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B0EA455" w14:textId="19912718" w:rsidR="61B555FC" w:rsidRDefault="61B555FC" w:rsidP="61B555FC">
            <w:pPr>
              <w:spacing w:after="0" w:line="360" w:lineRule="auto"/>
              <w:jc w:val="both"/>
            </w:pPr>
            <w:r w:rsidRPr="61B555FC">
              <w:rPr>
                <w:rFonts w:eastAsia="Times New Roman" w:cs="Times New Roman"/>
                <w:b/>
                <w:bCs/>
                <w:color w:val="FFFFFF" w:themeColor="background1"/>
              </w:rPr>
              <w:t>Parámetro</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6D87A8E" w14:textId="788C2CC1" w:rsidR="61B555FC" w:rsidRDefault="61B555FC" w:rsidP="61B555FC">
            <w:pPr>
              <w:spacing w:after="0" w:line="360" w:lineRule="auto"/>
              <w:jc w:val="both"/>
            </w:pPr>
            <w:r w:rsidRPr="61B555FC">
              <w:rPr>
                <w:rFonts w:eastAsia="Times New Roman" w:cs="Times New Roman"/>
                <w:b/>
                <w:bCs/>
                <w:color w:val="FFFFFF" w:themeColor="background1"/>
              </w:rPr>
              <w:t>Valor inicial o regla</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F32644C" w14:textId="6C55DB75" w:rsidR="61B555FC" w:rsidRDefault="61B555FC" w:rsidP="61B555FC">
            <w:pPr>
              <w:spacing w:after="0" w:line="360" w:lineRule="auto"/>
              <w:jc w:val="both"/>
            </w:pPr>
            <w:r w:rsidRPr="61B555FC">
              <w:rPr>
                <w:rFonts w:eastAsia="Times New Roman" w:cs="Times New Roman"/>
                <w:b/>
                <w:bCs/>
                <w:color w:val="FFFFFF" w:themeColor="background1"/>
              </w:rPr>
              <w:t>Administración</w:t>
            </w:r>
          </w:p>
        </w:tc>
      </w:tr>
      <w:tr w:rsidR="61B555FC" w14:paraId="71CB55B6"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8A753A1" w14:textId="2111BFE3" w:rsidR="61B555FC" w:rsidRDefault="61B555FC" w:rsidP="61B555FC">
            <w:pPr>
              <w:spacing w:after="0" w:line="360" w:lineRule="auto"/>
              <w:jc w:val="both"/>
            </w:pPr>
            <w:r w:rsidRPr="61B555FC">
              <w:rPr>
                <w:rFonts w:eastAsia="Times New Roman" w:cs="Times New Roman"/>
                <w:b/>
                <w:bCs/>
                <w:color w:val="000000" w:themeColor="text1"/>
              </w:rPr>
              <w:t>Umbral Por vencer de Nota de Venta</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91B2372" w14:textId="1741B148" w:rsidR="61B555FC" w:rsidRDefault="61B555FC" w:rsidP="61B555FC">
            <w:pPr>
              <w:spacing w:after="0" w:line="360" w:lineRule="auto"/>
              <w:jc w:val="both"/>
            </w:pPr>
            <w:r w:rsidRPr="61B555FC">
              <w:rPr>
                <w:rFonts w:eastAsia="Times New Roman" w:cs="Times New Roman"/>
                <w:color w:val="000000" w:themeColor="text1"/>
              </w:rPr>
              <w:t>Cinco días hábiles antes de la fecha final.</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28A4B27" w14:textId="1B8F341D" w:rsidR="61B555FC" w:rsidRDefault="61B555FC" w:rsidP="61B555FC">
            <w:pPr>
              <w:spacing w:after="0" w:line="360" w:lineRule="auto"/>
              <w:jc w:val="both"/>
            </w:pPr>
            <w:r w:rsidRPr="61B555FC">
              <w:rPr>
                <w:rFonts w:eastAsia="Times New Roman" w:cs="Times New Roman"/>
                <w:color w:val="000000" w:themeColor="text1"/>
              </w:rPr>
              <w:t>Gerencia puede modificar la cantidad de días hábiles y el nuevo valor pasa a ser el vigente.</w:t>
            </w:r>
          </w:p>
        </w:tc>
      </w:tr>
      <w:tr w:rsidR="61B555FC" w14:paraId="0AE4B451"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BFC16DE" w14:textId="18A2E3BB" w:rsidR="61B555FC" w:rsidRDefault="61B555FC" w:rsidP="61B555FC">
            <w:pPr>
              <w:spacing w:after="0" w:line="360" w:lineRule="auto"/>
              <w:jc w:val="both"/>
            </w:pPr>
            <w:r w:rsidRPr="61B555FC">
              <w:rPr>
                <w:rFonts w:eastAsia="Times New Roman" w:cs="Times New Roman"/>
                <w:b/>
                <w:bCs/>
                <w:color w:val="000000" w:themeColor="text1"/>
              </w:rPr>
              <w:t>Cantidad de cuotas en tarjeta de crédito</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EE1C272" w14:textId="4680725D" w:rsidR="61B555FC" w:rsidRDefault="61B555FC" w:rsidP="61B555FC">
            <w:pPr>
              <w:spacing w:after="0" w:line="360" w:lineRule="auto"/>
              <w:jc w:val="both"/>
            </w:pPr>
            <w:r w:rsidRPr="61B555FC">
              <w:rPr>
                <w:rFonts w:eastAsia="Times New Roman" w:cs="Times New Roman"/>
                <w:color w:val="000000" w:themeColor="text1"/>
              </w:rPr>
              <w:t>Debe seleccionarse desde las opciones habilitadas e incluir al menos una cuota.</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75CE101" w14:textId="383DCFED" w:rsidR="61B555FC" w:rsidRDefault="61B555FC" w:rsidP="61B555FC">
            <w:pPr>
              <w:spacing w:after="0" w:line="360" w:lineRule="auto"/>
              <w:jc w:val="both"/>
            </w:pPr>
            <w:r w:rsidRPr="61B555FC">
              <w:rPr>
                <w:rFonts w:eastAsia="Times New Roman" w:cs="Times New Roman"/>
                <w:color w:val="000000" w:themeColor="text1"/>
              </w:rPr>
              <w:t>Se aplica sólo cuando el medio de pago es tarjeta de crédito.</w:t>
            </w:r>
          </w:p>
        </w:tc>
      </w:tr>
      <w:tr w:rsidR="61B555FC" w14:paraId="3B6BB49B"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8547B4D" w14:textId="4D4B4BEC" w:rsidR="61B555FC" w:rsidRDefault="61B555FC" w:rsidP="61B555FC">
            <w:pPr>
              <w:spacing w:after="0" w:line="360" w:lineRule="auto"/>
              <w:jc w:val="both"/>
            </w:pPr>
            <w:r w:rsidRPr="61B555FC">
              <w:rPr>
                <w:rFonts w:eastAsia="Times New Roman" w:cs="Times New Roman"/>
                <w:b/>
                <w:bCs/>
                <w:color w:val="000000" w:themeColor="text1"/>
              </w:rPr>
              <w:t>Tipo de cambio para pago en USD</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59D0139" w14:textId="2457180A" w:rsidR="61B555FC" w:rsidRDefault="61B555FC" w:rsidP="61B555FC">
            <w:pPr>
              <w:spacing w:after="0" w:line="360" w:lineRule="auto"/>
              <w:jc w:val="both"/>
            </w:pPr>
            <w:r w:rsidRPr="61B555FC">
              <w:rPr>
                <w:rFonts w:eastAsia="Times New Roman" w:cs="Times New Roman"/>
                <w:color w:val="000000" w:themeColor="text1"/>
              </w:rPr>
              <w:t>Se registra el valor aplicable al momento del pago.</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ED38F64" w14:textId="65622044" w:rsidR="61B555FC" w:rsidRDefault="61B555FC" w:rsidP="61B555FC">
            <w:pPr>
              <w:spacing w:after="0" w:line="360" w:lineRule="auto"/>
              <w:jc w:val="both"/>
            </w:pPr>
            <w:r w:rsidRPr="61B555FC">
              <w:rPr>
                <w:rFonts w:eastAsia="Times New Roman" w:cs="Times New Roman"/>
                <w:color w:val="000000" w:themeColor="text1"/>
              </w:rPr>
              <w:t>Puede obtenerse o confirmarse manualmente conforme al procedimiento vigente.</w:t>
            </w:r>
          </w:p>
        </w:tc>
      </w:tr>
      <w:tr w:rsidR="61B555FC" w14:paraId="58BAB50D"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F230D2D" w14:textId="17EB50BF" w:rsidR="61B555FC" w:rsidRDefault="61B555FC" w:rsidP="61B555FC">
            <w:pPr>
              <w:spacing w:after="0" w:line="360" w:lineRule="auto"/>
              <w:jc w:val="both"/>
            </w:pPr>
            <w:r w:rsidRPr="61B555FC">
              <w:rPr>
                <w:rFonts w:eastAsia="Times New Roman" w:cs="Times New Roman"/>
                <w:b/>
                <w:bCs/>
                <w:color w:val="000000" w:themeColor="text1"/>
              </w:rPr>
              <w:t>Umbral Por vencer de Obligación</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4F9689F" w14:textId="15907413" w:rsidR="61B555FC" w:rsidRDefault="61B555FC" w:rsidP="61B555FC">
            <w:pPr>
              <w:spacing w:after="0" w:line="360" w:lineRule="auto"/>
              <w:jc w:val="both"/>
            </w:pPr>
            <w:r w:rsidRPr="61B555FC">
              <w:rPr>
                <w:rFonts w:eastAsia="Times New Roman" w:cs="Times New Roman"/>
                <w:color w:val="000000" w:themeColor="text1"/>
              </w:rPr>
              <w:t>Valor inicial de referencia: cinco días hábiles antes del vencimiento.</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5FCAC39" w14:textId="4C06EDBA" w:rsidR="61B555FC" w:rsidRDefault="61B555FC" w:rsidP="61B555FC">
            <w:pPr>
              <w:spacing w:after="0" w:line="360" w:lineRule="auto"/>
              <w:jc w:val="both"/>
            </w:pPr>
            <w:r w:rsidRPr="61B555FC">
              <w:rPr>
                <w:rFonts w:eastAsia="Times New Roman" w:cs="Times New Roman"/>
                <w:color w:val="000000" w:themeColor="text1"/>
              </w:rPr>
              <w:t>Se utiliza para clasificar Obligaciones con saldo pendiente como Por vencer; su valor vigente puede configurarse conforme al flujo autorizado.</w:t>
            </w:r>
          </w:p>
        </w:tc>
      </w:tr>
      <w:tr w:rsidR="61B555FC" w14:paraId="6B39851E"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5C0F4DF" w14:textId="3F5235C5" w:rsidR="61B555FC" w:rsidRDefault="61B555FC" w:rsidP="61B555FC">
            <w:pPr>
              <w:spacing w:after="0" w:line="360" w:lineRule="auto"/>
              <w:jc w:val="both"/>
            </w:pPr>
            <w:r w:rsidRPr="61B555FC">
              <w:rPr>
                <w:rFonts w:eastAsia="Times New Roman" w:cs="Times New Roman"/>
                <w:b/>
                <w:bCs/>
                <w:color w:val="000000" w:themeColor="text1"/>
              </w:rPr>
              <w:t>Fondo mensual de Caja Chica</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811E588" w14:textId="4D77B263" w:rsidR="61B555FC" w:rsidRDefault="61B555FC" w:rsidP="61B555FC">
            <w:pPr>
              <w:spacing w:after="0" w:line="360" w:lineRule="auto"/>
              <w:jc w:val="both"/>
            </w:pPr>
            <w:r w:rsidRPr="61B555FC">
              <w:rPr>
                <w:rFonts w:eastAsia="Times New Roman" w:cs="Times New Roman"/>
                <w:color w:val="000000" w:themeColor="text1"/>
              </w:rPr>
              <w:t>Monto vigente definido para el período mensual.</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3A5C53B" w14:textId="1A5E7CF6" w:rsidR="61B555FC" w:rsidRDefault="61B555FC" w:rsidP="61B555FC">
            <w:pPr>
              <w:spacing w:after="0" w:line="360" w:lineRule="auto"/>
              <w:jc w:val="both"/>
            </w:pPr>
            <w:r w:rsidRPr="61B555FC">
              <w:rPr>
                <w:rFonts w:eastAsia="Times New Roman" w:cs="Times New Roman"/>
                <w:color w:val="000000" w:themeColor="text1"/>
              </w:rPr>
              <w:t>Los gastos reservan monto desde su registro; el saldo no utilizado no se arrastra automáticamente al mes siguiente.</w:t>
            </w:r>
          </w:p>
        </w:tc>
      </w:tr>
      <w:tr w:rsidR="61B555FC" w14:paraId="19A52846"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27E0428" w14:textId="29A9B296" w:rsidR="61B555FC" w:rsidRDefault="61B555FC" w:rsidP="61B555FC">
            <w:pPr>
              <w:spacing w:after="0" w:line="360" w:lineRule="auto"/>
              <w:jc w:val="both"/>
            </w:pPr>
            <w:r w:rsidRPr="61B555FC">
              <w:rPr>
                <w:rFonts w:eastAsia="Times New Roman" w:cs="Times New Roman"/>
                <w:b/>
                <w:bCs/>
                <w:color w:val="000000" w:themeColor="text1"/>
              </w:rPr>
              <w:t>Parámetro tributario de Honorarios</w:t>
            </w:r>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6C0A2CC" w14:textId="7F9D7E08" w:rsidR="61B555FC" w:rsidRDefault="61B555FC" w:rsidP="61B555FC">
            <w:pPr>
              <w:spacing w:after="0" w:line="360" w:lineRule="auto"/>
              <w:jc w:val="both"/>
            </w:pPr>
            <w:r w:rsidRPr="61B555FC">
              <w:rPr>
                <w:rFonts w:eastAsia="Times New Roman" w:cs="Times New Roman"/>
                <w:color w:val="000000" w:themeColor="text1"/>
              </w:rPr>
              <w:t>Tasa vigente y versionada aplicable al período cuando la empresa deba efectuar retención.</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C629EE5" w14:textId="5BE0EAAE" w:rsidR="61B555FC" w:rsidRDefault="61B555FC" w:rsidP="61B555FC">
            <w:pPr>
              <w:spacing w:after="0" w:line="360" w:lineRule="auto"/>
              <w:jc w:val="both"/>
            </w:pPr>
            <w:r w:rsidRPr="61B555FC">
              <w:rPr>
                <w:rFonts w:eastAsia="Times New Roman" w:cs="Times New Roman"/>
                <w:color w:val="000000" w:themeColor="text1"/>
              </w:rPr>
              <w:t>No se fija un porcentaje permanente en el Anexo; el cálculo conserva la versión efectivamente utilizada.</w:t>
            </w:r>
          </w:p>
        </w:tc>
      </w:tr>
      <w:tr w:rsidR="61B555FC" w14:paraId="3CFB77EF" w14:textId="77777777" w:rsidTr="61B555FC">
        <w:trPr>
          <w:trHeight w:val="300"/>
        </w:trPr>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55400C6" w14:textId="1CFC5EB3" w:rsidR="61B555FC" w:rsidRDefault="61B555FC" w:rsidP="61B555FC">
            <w:pPr>
              <w:spacing w:after="0" w:line="360" w:lineRule="auto"/>
              <w:jc w:val="both"/>
            </w:pPr>
            <w:r w:rsidRPr="61B555FC">
              <w:rPr>
                <w:rFonts w:eastAsia="Times New Roman" w:cs="Times New Roman"/>
                <w:b/>
                <w:bCs/>
                <w:color w:val="000000" w:themeColor="text1"/>
              </w:rPr>
              <w:t xml:space="preserve">Parámetros </w:t>
            </w:r>
            <w:proofErr w:type="spellStart"/>
            <w:r w:rsidRPr="61B555FC">
              <w:rPr>
                <w:rFonts w:eastAsia="Times New Roman" w:cs="Times New Roman"/>
                <w:b/>
                <w:bCs/>
                <w:color w:val="000000" w:themeColor="text1"/>
              </w:rPr>
              <w:t>remuneracionales</w:t>
            </w:r>
            <w:proofErr w:type="spellEnd"/>
          </w:p>
        </w:tc>
        <w:tc>
          <w:tcPr>
            <w:tcW w:w="30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60141E1" w14:textId="1B168794" w:rsidR="61B555FC" w:rsidRDefault="61B555FC" w:rsidP="61B555FC">
            <w:pPr>
              <w:spacing w:after="0" w:line="360" w:lineRule="auto"/>
              <w:jc w:val="both"/>
            </w:pPr>
            <w:r w:rsidRPr="61B555FC">
              <w:rPr>
                <w:rFonts w:eastAsia="Times New Roman" w:cs="Times New Roman"/>
                <w:color w:val="000000" w:themeColor="text1"/>
              </w:rPr>
              <w:t>Valores, tasas, topes o reglas legales, previsionales y tributarias vigentes para el período.</w:t>
            </w:r>
          </w:p>
        </w:tc>
        <w:tc>
          <w:tcPr>
            <w:tcW w:w="47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0C58C12" w14:textId="70028C12" w:rsidR="61B555FC" w:rsidRDefault="61B555FC" w:rsidP="61B555FC">
            <w:pPr>
              <w:spacing w:after="0" w:line="360" w:lineRule="auto"/>
              <w:jc w:val="both"/>
            </w:pPr>
            <w:r w:rsidRPr="61B555FC">
              <w:rPr>
                <w:rFonts w:eastAsia="Times New Roman" w:cs="Times New Roman"/>
                <w:color w:val="000000" w:themeColor="text1"/>
              </w:rPr>
              <w:t>Deben mantenerse versionados para que los cálculos históricos puedan reconstruirse sin aplicar valores posteriores.</w:t>
            </w:r>
          </w:p>
        </w:tc>
      </w:tr>
    </w:tbl>
    <w:p w14:paraId="769DC48D" w14:textId="48CE593E" w:rsidR="00A42831" w:rsidRDefault="61B555FC" w:rsidP="61B555FC">
      <w:pPr>
        <w:spacing w:line="257" w:lineRule="auto"/>
        <w:jc w:val="both"/>
      </w:pPr>
      <w:r w:rsidRPr="61B555FC">
        <w:rPr>
          <w:rFonts w:eastAsia="Times New Roman" w:cs="Times New Roman"/>
        </w:rPr>
        <w:t xml:space="preserve"> </w:t>
      </w:r>
    </w:p>
    <w:p w14:paraId="598358D1" w14:textId="3274772D"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Clasificación controlada de margen</w:t>
      </w:r>
    </w:p>
    <w:p w14:paraId="2FECDF61" w14:textId="1966B53E" w:rsidR="00A42831" w:rsidRDefault="61B555FC" w:rsidP="61B555FC">
      <w:pPr>
        <w:spacing w:before="160" w:after="80" w:line="360" w:lineRule="auto"/>
        <w:jc w:val="both"/>
      </w:pPr>
      <w:r w:rsidRPr="61B555FC">
        <w:rPr>
          <w:rFonts w:eastAsia="Times New Roman" w:cs="Times New Roman"/>
        </w:rPr>
        <w:t xml:space="preserve"> </w:t>
      </w:r>
    </w:p>
    <w:p w14:paraId="47D152A8" w14:textId="5E61C4B9" w:rsidR="00A42831" w:rsidRDefault="61B555FC" w:rsidP="61B555FC">
      <w:pPr>
        <w:spacing w:after="120" w:line="360" w:lineRule="auto"/>
        <w:jc w:val="both"/>
      </w:pPr>
      <w:r w:rsidRPr="61B555FC">
        <w:rPr>
          <w:rFonts w:eastAsia="Times New Roman" w:cs="Times New Roman"/>
          <w:b/>
          <w:bCs/>
          <w:color w:val="000000" w:themeColor="text1"/>
        </w:rPr>
        <w:t xml:space="preserve">Proyecto con pérdida y margen crítico: </w:t>
      </w:r>
      <w:r w:rsidRPr="61B555FC">
        <w:rPr>
          <w:rFonts w:eastAsia="Times New Roman" w:cs="Times New Roman"/>
          <w:color w:val="000000" w:themeColor="text1"/>
        </w:rPr>
        <w:t>Un Proyecto se identifica con pérdida cuando su Margen directo monetario es menor que cero. La clasificación de margen crítico requiere un umbral vigente y válido administrado por Gerencia.</w:t>
      </w:r>
    </w:p>
    <w:p w14:paraId="1E9329CE" w14:textId="2E32DD46" w:rsidR="00A42831" w:rsidRDefault="61B555FC" w:rsidP="61B555FC">
      <w:pPr>
        <w:spacing w:line="257" w:lineRule="auto"/>
        <w:jc w:val="both"/>
      </w:pPr>
      <w:r w:rsidRPr="61B555FC">
        <w:rPr>
          <w:rFonts w:eastAsia="Times New Roman" w:cs="Times New Roman"/>
        </w:rPr>
        <w:t xml:space="preserve"> </w:t>
      </w:r>
    </w:p>
    <w:p w14:paraId="499732C3" w14:textId="4C42BC5D"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Campos, formatos y criterios de información</w:t>
      </w:r>
    </w:p>
    <w:p w14:paraId="1D33BF40" w14:textId="27A045DC" w:rsidR="00A42831" w:rsidRDefault="61B555FC" w:rsidP="61B555FC">
      <w:pPr>
        <w:spacing w:line="257" w:lineRule="auto"/>
        <w:jc w:val="both"/>
      </w:pPr>
      <w:r w:rsidRPr="61B555FC">
        <w:rPr>
          <w:rFonts w:eastAsia="Times New Roman" w:cs="Times New Roman"/>
        </w:rPr>
        <w:t xml:space="preserve"> </w:t>
      </w:r>
    </w:p>
    <w:p w14:paraId="3AEC4A06" w14:textId="4AF9F489" w:rsidR="00A42831" w:rsidRDefault="61B555FC" w:rsidP="61B555FC">
      <w:pPr>
        <w:spacing w:after="60" w:line="360" w:lineRule="auto"/>
        <w:jc w:val="both"/>
      </w:pPr>
      <w:r w:rsidRPr="61B555FC">
        <w:rPr>
          <w:rFonts w:eastAsia="Times New Roman" w:cs="Times New Roman"/>
          <w:color w:val="000000" w:themeColor="text1"/>
        </w:rPr>
        <w:t>Esta sección reúne únicamente campos mínimos confirmados. Cuando una operación admite antecedentes adicionales según su tipo o configuración, éstos se aplican conforme a la definición funcional correspondiente sin asumir campos no establecidos.</w:t>
      </w:r>
    </w:p>
    <w:p w14:paraId="50E0429C" w14:textId="790160A5" w:rsidR="00A42831" w:rsidRDefault="61B555FC" w:rsidP="61B555FC">
      <w:pPr>
        <w:spacing w:after="60" w:line="360" w:lineRule="auto"/>
        <w:jc w:val="both"/>
      </w:pPr>
      <w:r w:rsidRPr="61B555FC">
        <w:rPr>
          <w:rFonts w:eastAsia="Times New Roman" w:cs="Times New Roman"/>
        </w:rPr>
        <w:t xml:space="preserve"> </w:t>
      </w:r>
    </w:p>
    <w:p w14:paraId="7A0A4A51" w14:textId="517D23B3"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Identificación de clientes</w:t>
      </w:r>
    </w:p>
    <w:p w14:paraId="0FA8EB03" w14:textId="74EB86D4"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2078"/>
        <w:gridCol w:w="3454"/>
        <w:gridCol w:w="3852"/>
      </w:tblGrid>
      <w:tr w:rsidR="61B555FC" w14:paraId="13992364" w14:textId="77777777" w:rsidTr="61B555FC">
        <w:trPr>
          <w:trHeight w:val="300"/>
        </w:trPr>
        <w:tc>
          <w:tcPr>
            <w:tcW w:w="20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BCB9684" w14:textId="418446B2" w:rsidR="61B555FC" w:rsidRDefault="61B555FC" w:rsidP="61B555FC">
            <w:pPr>
              <w:spacing w:after="0" w:line="360" w:lineRule="auto"/>
              <w:jc w:val="both"/>
            </w:pPr>
            <w:r w:rsidRPr="61B555FC">
              <w:rPr>
                <w:rFonts w:eastAsia="Times New Roman" w:cs="Times New Roman"/>
                <w:b/>
                <w:bCs/>
                <w:color w:val="FFFFFF" w:themeColor="background1"/>
              </w:rPr>
              <w:t>Contexto</w:t>
            </w:r>
          </w:p>
        </w:tc>
        <w:tc>
          <w:tcPr>
            <w:tcW w:w="34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32928B3" w14:textId="58671F2D" w:rsidR="61B555FC" w:rsidRDefault="61B555FC" w:rsidP="61B555FC">
            <w:pPr>
              <w:spacing w:after="0" w:line="360" w:lineRule="auto"/>
              <w:jc w:val="both"/>
            </w:pPr>
            <w:r w:rsidRPr="61B555FC">
              <w:rPr>
                <w:rFonts w:eastAsia="Times New Roman" w:cs="Times New Roman"/>
                <w:b/>
                <w:bCs/>
                <w:color w:val="FFFFFF" w:themeColor="background1"/>
              </w:rPr>
              <w:t>Datos mínimos confirmados</w:t>
            </w:r>
          </w:p>
        </w:tc>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4815CC21" w14:textId="63D6500F" w:rsidR="61B555FC" w:rsidRDefault="61B555FC" w:rsidP="61B555FC">
            <w:pPr>
              <w:spacing w:after="0" w:line="360" w:lineRule="auto"/>
              <w:jc w:val="both"/>
            </w:pPr>
            <w:r w:rsidRPr="61B555FC">
              <w:rPr>
                <w:rFonts w:eastAsia="Times New Roman" w:cs="Times New Roman"/>
                <w:b/>
                <w:bCs/>
                <w:color w:val="FFFFFF" w:themeColor="background1"/>
              </w:rPr>
              <w:t>Criterios</w:t>
            </w:r>
          </w:p>
        </w:tc>
      </w:tr>
      <w:tr w:rsidR="61B555FC" w14:paraId="24855593" w14:textId="77777777" w:rsidTr="61B555FC">
        <w:trPr>
          <w:trHeight w:val="300"/>
        </w:trPr>
        <w:tc>
          <w:tcPr>
            <w:tcW w:w="20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05FBF0B" w14:textId="3BA91298" w:rsidR="61B555FC" w:rsidRDefault="61B555FC" w:rsidP="61B555FC">
            <w:pPr>
              <w:spacing w:after="0" w:line="360" w:lineRule="auto"/>
              <w:jc w:val="both"/>
            </w:pPr>
            <w:r w:rsidRPr="61B555FC">
              <w:rPr>
                <w:rFonts w:eastAsia="Times New Roman" w:cs="Times New Roman"/>
                <w:b/>
                <w:bCs/>
                <w:color w:val="000000" w:themeColor="text1"/>
              </w:rPr>
              <w:t>B2C provisional desde Cotización</w:t>
            </w:r>
          </w:p>
        </w:tc>
        <w:tc>
          <w:tcPr>
            <w:tcW w:w="34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696A579" w14:textId="1AEF8EA8" w:rsidR="61B555FC" w:rsidRDefault="61B555FC" w:rsidP="61B555FC">
            <w:pPr>
              <w:spacing w:after="0" w:line="360" w:lineRule="auto"/>
              <w:jc w:val="both"/>
            </w:pPr>
            <w:r w:rsidRPr="61B555FC">
              <w:rPr>
                <w:rFonts w:eastAsia="Times New Roman" w:cs="Times New Roman"/>
                <w:color w:val="000000" w:themeColor="text1"/>
              </w:rPr>
              <w:t>Nombre y teléfono</w:t>
            </w:r>
          </w:p>
        </w:tc>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FF2B41E" w14:textId="0725CE5B" w:rsidR="61B555FC" w:rsidRDefault="61B555FC" w:rsidP="61B555FC">
            <w:pPr>
              <w:spacing w:after="0" w:line="360" w:lineRule="auto"/>
              <w:jc w:val="both"/>
            </w:pPr>
            <w:r w:rsidRPr="61B555FC">
              <w:rPr>
                <w:rFonts w:eastAsia="Times New Roman" w:cs="Times New Roman"/>
                <w:color w:val="000000" w:themeColor="text1"/>
              </w:rPr>
              <w:t>El registro queda Incompleto hasta su formalización.</w:t>
            </w:r>
          </w:p>
        </w:tc>
      </w:tr>
      <w:tr w:rsidR="61B555FC" w14:paraId="4232C198" w14:textId="77777777" w:rsidTr="61B555FC">
        <w:trPr>
          <w:trHeight w:val="300"/>
        </w:trPr>
        <w:tc>
          <w:tcPr>
            <w:tcW w:w="20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F136055" w14:textId="105A4F50" w:rsidR="61B555FC" w:rsidRDefault="61B555FC" w:rsidP="61B555FC">
            <w:pPr>
              <w:spacing w:after="0" w:line="360" w:lineRule="auto"/>
              <w:jc w:val="both"/>
            </w:pPr>
            <w:r w:rsidRPr="61B555FC">
              <w:rPr>
                <w:rFonts w:eastAsia="Times New Roman" w:cs="Times New Roman"/>
                <w:b/>
                <w:bCs/>
                <w:color w:val="000000" w:themeColor="text1"/>
              </w:rPr>
              <w:t>B2B creado desde Cotización</w:t>
            </w:r>
          </w:p>
        </w:tc>
        <w:tc>
          <w:tcPr>
            <w:tcW w:w="34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6E9FFD1" w14:textId="4B441E48" w:rsidR="61B555FC" w:rsidRDefault="61B555FC" w:rsidP="61B555FC">
            <w:pPr>
              <w:spacing w:after="0" w:line="360" w:lineRule="auto"/>
              <w:jc w:val="both"/>
            </w:pPr>
            <w:r w:rsidRPr="61B555FC">
              <w:rPr>
                <w:rFonts w:eastAsia="Times New Roman" w:cs="Times New Roman"/>
                <w:color w:val="000000" w:themeColor="text1"/>
              </w:rPr>
              <w:t>Nombre o Razón Social, RUT y un antecedente de contacto</w:t>
            </w:r>
          </w:p>
        </w:tc>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317AA04" w14:textId="13C33FD2" w:rsidR="61B555FC" w:rsidRDefault="61B555FC" w:rsidP="61B555FC">
            <w:pPr>
              <w:spacing w:after="0" w:line="360" w:lineRule="auto"/>
              <w:jc w:val="both"/>
            </w:pPr>
            <w:r w:rsidRPr="61B555FC">
              <w:rPr>
                <w:rFonts w:eastAsia="Times New Roman" w:cs="Times New Roman"/>
                <w:color w:val="000000" w:themeColor="text1"/>
              </w:rPr>
              <w:t>Debe ser formal desde su creación.</w:t>
            </w:r>
          </w:p>
        </w:tc>
      </w:tr>
      <w:tr w:rsidR="61B555FC" w14:paraId="52ED689C" w14:textId="77777777" w:rsidTr="61B555FC">
        <w:trPr>
          <w:trHeight w:val="300"/>
        </w:trPr>
        <w:tc>
          <w:tcPr>
            <w:tcW w:w="20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F0F1535" w14:textId="1EFE9696" w:rsidR="61B555FC" w:rsidRDefault="61B555FC" w:rsidP="61B555FC">
            <w:pPr>
              <w:spacing w:after="0" w:line="360" w:lineRule="auto"/>
              <w:jc w:val="both"/>
            </w:pPr>
            <w:r w:rsidRPr="61B555FC">
              <w:rPr>
                <w:rFonts w:eastAsia="Times New Roman" w:cs="Times New Roman"/>
                <w:b/>
                <w:bCs/>
                <w:color w:val="000000" w:themeColor="text1"/>
              </w:rPr>
              <w:t>Mantenimiento ordinario</w:t>
            </w:r>
          </w:p>
        </w:tc>
        <w:tc>
          <w:tcPr>
            <w:tcW w:w="34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140237F" w14:textId="2D627157" w:rsidR="61B555FC" w:rsidRDefault="61B555FC" w:rsidP="61B555FC">
            <w:pPr>
              <w:spacing w:after="0" w:line="360" w:lineRule="auto"/>
              <w:jc w:val="both"/>
            </w:pPr>
            <w:r w:rsidRPr="61B555FC">
              <w:rPr>
                <w:rFonts w:eastAsia="Times New Roman" w:cs="Times New Roman"/>
                <w:color w:val="000000" w:themeColor="text1"/>
              </w:rPr>
              <w:t>Datos editables definidos para el registro</w:t>
            </w:r>
          </w:p>
        </w:tc>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0EA0A24" w14:textId="279B9F97" w:rsidR="61B555FC" w:rsidRDefault="61B555FC" w:rsidP="61B555FC">
            <w:pPr>
              <w:spacing w:after="0" w:line="360" w:lineRule="auto"/>
              <w:jc w:val="both"/>
            </w:pPr>
            <w:r w:rsidRPr="61B555FC">
              <w:rPr>
                <w:rFonts w:eastAsia="Times New Roman" w:cs="Times New Roman"/>
                <w:color w:val="000000" w:themeColor="text1"/>
              </w:rPr>
              <w:t>El RUT identificador no se modifica mediante este procedimiento.</w:t>
            </w:r>
          </w:p>
        </w:tc>
      </w:tr>
      <w:tr w:rsidR="61B555FC" w14:paraId="4C9AC66D" w14:textId="77777777" w:rsidTr="61B555FC">
        <w:trPr>
          <w:trHeight w:val="300"/>
        </w:trPr>
        <w:tc>
          <w:tcPr>
            <w:tcW w:w="20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0166EFD" w14:textId="211C2B6F" w:rsidR="61B555FC" w:rsidRDefault="61B555FC" w:rsidP="61B555FC">
            <w:pPr>
              <w:spacing w:after="0" w:line="360" w:lineRule="auto"/>
              <w:jc w:val="both"/>
            </w:pPr>
            <w:r w:rsidRPr="61B555FC">
              <w:rPr>
                <w:rFonts w:eastAsia="Times New Roman" w:cs="Times New Roman"/>
                <w:b/>
                <w:bCs/>
                <w:color w:val="000000" w:themeColor="text1"/>
              </w:rPr>
              <w:t>Búsqueda de cliente</w:t>
            </w:r>
          </w:p>
        </w:tc>
        <w:tc>
          <w:tcPr>
            <w:tcW w:w="34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E839587" w14:textId="02C97C9C" w:rsidR="61B555FC" w:rsidRDefault="61B555FC" w:rsidP="61B555FC">
            <w:pPr>
              <w:spacing w:after="0" w:line="360" w:lineRule="auto"/>
              <w:jc w:val="both"/>
            </w:pPr>
            <w:r w:rsidRPr="61B555FC">
              <w:rPr>
                <w:rFonts w:eastAsia="Times New Roman" w:cs="Times New Roman"/>
                <w:color w:val="000000" w:themeColor="text1"/>
              </w:rPr>
              <w:t>RUT, nombre o Razón Social</w:t>
            </w:r>
          </w:p>
        </w:tc>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99C4560" w14:textId="645C9160" w:rsidR="61B555FC" w:rsidRDefault="61B555FC" w:rsidP="61B555FC">
            <w:pPr>
              <w:spacing w:after="0" w:line="360" w:lineRule="auto"/>
              <w:jc w:val="both"/>
            </w:pPr>
            <w:r w:rsidRPr="61B555FC">
              <w:rPr>
                <w:rFonts w:eastAsia="Times New Roman" w:cs="Times New Roman"/>
                <w:color w:val="000000" w:themeColor="text1"/>
              </w:rPr>
              <w:t>Admite coincidencias totales o parciales según el contexto.</w:t>
            </w:r>
          </w:p>
        </w:tc>
      </w:tr>
    </w:tbl>
    <w:p w14:paraId="134CDA0B" w14:textId="3127C5BA" w:rsidR="00A42831" w:rsidRDefault="61B555FC" w:rsidP="61B555FC">
      <w:pPr>
        <w:spacing w:line="257" w:lineRule="auto"/>
        <w:jc w:val="both"/>
      </w:pPr>
      <w:r w:rsidRPr="61B555FC">
        <w:rPr>
          <w:rFonts w:eastAsia="Times New Roman" w:cs="Times New Roman"/>
        </w:rPr>
        <w:t xml:space="preserve"> </w:t>
      </w:r>
    </w:p>
    <w:p w14:paraId="326B6E97" w14:textId="691A13B9"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Documentación comercial y tributaria</w:t>
      </w:r>
    </w:p>
    <w:p w14:paraId="3C9824A5" w14:textId="684B3964"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643"/>
        <w:gridCol w:w="3702"/>
        <w:gridCol w:w="4039"/>
      </w:tblGrid>
      <w:tr w:rsidR="61B555FC" w14:paraId="00688C0B" w14:textId="77777777" w:rsidTr="61B555FC">
        <w:trPr>
          <w:trHeight w:val="300"/>
        </w:trPr>
        <w:tc>
          <w:tcPr>
            <w:tcW w:w="1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78FDD682" w14:textId="5DC67EAF" w:rsidR="61B555FC" w:rsidRDefault="61B555FC" w:rsidP="61B555FC">
            <w:pPr>
              <w:spacing w:after="0" w:line="360" w:lineRule="auto"/>
              <w:jc w:val="both"/>
            </w:pPr>
            <w:r w:rsidRPr="61B555FC">
              <w:rPr>
                <w:rFonts w:eastAsia="Times New Roman" w:cs="Times New Roman"/>
                <w:b/>
                <w:bCs/>
                <w:color w:val="FFFFFF" w:themeColor="background1"/>
              </w:rPr>
              <w:t>Registro</w:t>
            </w:r>
          </w:p>
        </w:tc>
        <w:tc>
          <w:tcPr>
            <w:tcW w:w="37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04BF8F3" w14:textId="4DDF7FE2" w:rsidR="61B555FC" w:rsidRDefault="61B555FC" w:rsidP="61B555FC">
            <w:pPr>
              <w:spacing w:after="0" w:line="360" w:lineRule="auto"/>
              <w:jc w:val="both"/>
            </w:pPr>
            <w:r w:rsidRPr="61B555FC">
              <w:rPr>
                <w:rFonts w:eastAsia="Times New Roman" w:cs="Times New Roman"/>
                <w:b/>
                <w:bCs/>
                <w:color w:val="FFFFFF" w:themeColor="background1"/>
              </w:rPr>
              <w:t>Información mínima o formato</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08659D64" w14:textId="6D42E7A7" w:rsidR="61B555FC" w:rsidRDefault="61B555FC" w:rsidP="61B555FC">
            <w:pPr>
              <w:spacing w:after="0" w:line="360" w:lineRule="auto"/>
              <w:jc w:val="both"/>
            </w:pPr>
            <w:r w:rsidRPr="61B555FC">
              <w:rPr>
                <w:rFonts w:eastAsia="Times New Roman" w:cs="Times New Roman"/>
                <w:b/>
                <w:bCs/>
                <w:color w:val="FFFFFF" w:themeColor="background1"/>
              </w:rPr>
              <w:t>Criterio</w:t>
            </w:r>
          </w:p>
        </w:tc>
      </w:tr>
      <w:tr w:rsidR="61B555FC" w14:paraId="621489AC" w14:textId="77777777" w:rsidTr="61B555FC">
        <w:trPr>
          <w:trHeight w:val="300"/>
        </w:trPr>
        <w:tc>
          <w:tcPr>
            <w:tcW w:w="1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4467061" w14:textId="221F8F8C" w:rsidR="61B555FC" w:rsidRDefault="61B555FC" w:rsidP="61B555FC">
            <w:pPr>
              <w:spacing w:after="0" w:line="360" w:lineRule="auto"/>
              <w:jc w:val="both"/>
            </w:pPr>
            <w:r w:rsidRPr="61B555FC">
              <w:rPr>
                <w:rFonts w:eastAsia="Times New Roman" w:cs="Times New Roman"/>
                <w:b/>
                <w:bCs/>
                <w:color w:val="000000" w:themeColor="text1"/>
              </w:rPr>
              <w:t>Documento tributario de venta</w:t>
            </w:r>
          </w:p>
        </w:tc>
        <w:tc>
          <w:tcPr>
            <w:tcW w:w="37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166C0E2" w14:textId="1A181851" w:rsidR="61B555FC" w:rsidRDefault="61B555FC" w:rsidP="61B555FC">
            <w:pPr>
              <w:spacing w:after="0" w:line="360" w:lineRule="auto"/>
              <w:jc w:val="both"/>
            </w:pPr>
            <w:r w:rsidRPr="61B555FC">
              <w:rPr>
                <w:rFonts w:eastAsia="Times New Roman" w:cs="Times New Roman"/>
                <w:color w:val="000000" w:themeColor="text1"/>
              </w:rPr>
              <w:t>Tipo, folio, fecha de emisión y monto</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4102B67" w14:textId="2EBB44A9" w:rsidR="61B555FC" w:rsidRDefault="61B555FC" w:rsidP="61B555FC">
            <w:pPr>
              <w:spacing w:after="0" w:line="360" w:lineRule="auto"/>
              <w:jc w:val="both"/>
            </w:pPr>
            <w:r w:rsidRPr="61B555FC">
              <w:rPr>
                <w:rFonts w:eastAsia="Times New Roman" w:cs="Times New Roman"/>
                <w:color w:val="000000" w:themeColor="text1"/>
              </w:rPr>
              <w:t>Debe registrarse antes de asociarlo a un pago de cliente.</w:t>
            </w:r>
          </w:p>
        </w:tc>
      </w:tr>
      <w:tr w:rsidR="61B555FC" w14:paraId="5AC14E67" w14:textId="77777777" w:rsidTr="61B555FC">
        <w:trPr>
          <w:trHeight w:val="300"/>
        </w:trPr>
        <w:tc>
          <w:tcPr>
            <w:tcW w:w="1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099C42E" w14:textId="509F91F6" w:rsidR="61B555FC" w:rsidRDefault="61B555FC" w:rsidP="61B555FC">
            <w:pPr>
              <w:spacing w:after="0" w:line="360" w:lineRule="auto"/>
              <w:jc w:val="both"/>
            </w:pPr>
            <w:r w:rsidRPr="61B555FC">
              <w:rPr>
                <w:rFonts w:eastAsia="Times New Roman" w:cs="Times New Roman"/>
                <w:b/>
                <w:bCs/>
                <w:color w:val="000000" w:themeColor="text1"/>
              </w:rPr>
              <w:t>Reversión comercial con pagos</w:t>
            </w:r>
          </w:p>
        </w:tc>
        <w:tc>
          <w:tcPr>
            <w:tcW w:w="37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E605412" w14:textId="67FC46C7" w:rsidR="61B555FC" w:rsidRDefault="61B555FC" w:rsidP="61B555FC">
            <w:pPr>
              <w:spacing w:after="0" w:line="360" w:lineRule="auto"/>
              <w:jc w:val="both"/>
            </w:pPr>
            <w:r w:rsidRPr="61B555FC">
              <w:rPr>
                <w:rFonts w:eastAsia="Times New Roman" w:cs="Times New Roman"/>
                <w:color w:val="000000" w:themeColor="text1"/>
              </w:rPr>
              <w:t>Monto revertido, motivo u observación, folio de Nota de Crédito y respaldo PDF</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70F91F0" w14:textId="415E8AEA" w:rsidR="61B555FC" w:rsidRDefault="61B555FC" w:rsidP="61B555FC">
            <w:pPr>
              <w:spacing w:after="0" w:line="360" w:lineRule="auto"/>
              <w:jc w:val="both"/>
            </w:pPr>
            <w:r w:rsidRPr="61B555FC">
              <w:rPr>
                <w:rFonts w:eastAsia="Times New Roman" w:cs="Times New Roman"/>
                <w:color w:val="000000" w:themeColor="text1"/>
              </w:rPr>
              <w:t>El monto debe ser válido respecto del monto vigente y coincidir con el respaldo.</w:t>
            </w:r>
          </w:p>
        </w:tc>
      </w:tr>
      <w:tr w:rsidR="61B555FC" w14:paraId="51D56773" w14:textId="77777777" w:rsidTr="61B555FC">
        <w:trPr>
          <w:trHeight w:val="300"/>
        </w:trPr>
        <w:tc>
          <w:tcPr>
            <w:tcW w:w="1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D879B3F" w14:textId="23982B88" w:rsidR="61B555FC" w:rsidRDefault="61B555FC" w:rsidP="61B555FC">
            <w:pPr>
              <w:spacing w:after="0" w:line="360" w:lineRule="auto"/>
              <w:jc w:val="both"/>
            </w:pPr>
            <w:r w:rsidRPr="61B555FC">
              <w:rPr>
                <w:rFonts w:eastAsia="Times New Roman" w:cs="Times New Roman"/>
                <w:b/>
                <w:bCs/>
                <w:color w:val="000000" w:themeColor="text1"/>
              </w:rPr>
              <w:t>Guía de Despacho</w:t>
            </w:r>
          </w:p>
        </w:tc>
        <w:tc>
          <w:tcPr>
            <w:tcW w:w="37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57DDC1F" w14:textId="20D4EC1B" w:rsidR="61B555FC" w:rsidRDefault="61B555FC" w:rsidP="61B555FC">
            <w:pPr>
              <w:spacing w:after="0" w:line="360" w:lineRule="auto"/>
              <w:jc w:val="both"/>
            </w:pPr>
            <w:r w:rsidRPr="61B555FC">
              <w:rPr>
                <w:rFonts w:eastAsia="Times New Roman" w:cs="Times New Roman"/>
                <w:color w:val="000000" w:themeColor="text1"/>
              </w:rPr>
              <w:t>Antecedentes obligatorios aplicables a la operación</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97E1599" w14:textId="261FD9A0" w:rsidR="61B555FC" w:rsidRDefault="61B555FC" w:rsidP="61B555FC">
            <w:pPr>
              <w:spacing w:after="0" w:line="360" w:lineRule="auto"/>
              <w:jc w:val="both"/>
            </w:pPr>
            <w:r w:rsidRPr="61B555FC">
              <w:rPr>
                <w:rFonts w:eastAsia="Times New Roman" w:cs="Times New Roman"/>
                <w:color w:val="000000" w:themeColor="text1"/>
              </w:rPr>
              <w:t>Se mantiene asociada a la Nota de Venta y sólo se modifica cuando su estado lo permite.</w:t>
            </w:r>
          </w:p>
        </w:tc>
      </w:tr>
      <w:tr w:rsidR="61B555FC" w14:paraId="42DA48D7" w14:textId="77777777" w:rsidTr="61B555FC">
        <w:trPr>
          <w:trHeight w:val="300"/>
        </w:trPr>
        <w:tc>
          <w:tcPr>
            <w:tcW w:w="1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A381E19" w14:textId="5D250F43" w:rsidR="61B555FC" w:rsidRDefault="61B555FC" w:rsidP="61B555FC">
            <w:pPr>
              <w:spacing w:after="0" w:line="360" w:lineRule="auto"/>
              <w:jc w:val="both"/>
            </w:pPr>
            <w:r w:rsidRPr="61B555FC">
              <w:rPr>
                <w:rFonts w:eastAsia="Times New Roman" w:cs="Times New Roman"/>
                <w:b/>
                <w:bCs/>
                <w:color w:val="000000" w:themeColor="text1"/>
              </w:rPr>
              <w:t>Comprobante de pago de cliente</w:t>
            </w:r>
          </w:p>
        </w:tc>
        <w:tc>
          <w:tcPr>
            <w:tcW w:w="37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10927E1" w14:textId="42C29347" w:rsidR="61B555FC" w:rsidRDefault="61B555FC" w:rsidP="61B555FC">
            <w:pPr>
              <w:spacing w:after="0" w:line="360" w:lineRule="auto"/>
              <w:jc w:val="both"/>
            </w:pPr>
            <w:r w:rsidRPr="61B555FC">
              <w:rPr>
                <w:rFonts w:eastAsia="Times New Roman" w:cs="Times New Roman"/>
                <w:color w:val="000000" w:themeColor="text1"/>
              </w:rPr>
              <w:t>Formato PDF</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6EC07AE" w14:textId="2F86491D" w:rsidR="61B555FC" w:rsidRDefault="61B555FC" w:rsidP="61B555FC">
            <w:pPr>
              <w:spacing w:after="0" w:line="360" w:lineRule="auto"/>
              <w:jc w:val="both"/>
            </w:pPr>
            <w:r w:rsidRPr="61B555FC">
              <w:rPr>
                <w:rFonts w:eastAsia="Times New Roman" w:cs="Times New Roman"/>
                <w:color w:val="000000" w:themeColor="text1"/>
              </w:rPr>
              <w:t>Se genera desde un pago de cliente registrado y no modifica el registro origen.</w:t>
            </w:r>
          </w:p>
        </w:tc>
      </w:tr>
    </w:tbl>
    <w:p w14:paraId="17136745" w14:textId="2165651A" w:rsidR="00A42831" w:rsidRDefault="61B555FC" w:rsidP="61B555FC">
      <w:pPr>
        <w:spacing w:line="257" w:lineRule="auto"/>
        <w:jc w:val="both"/>
      </w:pPr>
      <w:r w:rsidRPr="61B555FC">
        <w:rPr>
          <w:rFonts w:eastAsia="Times New Roman" w:cs="Times New Roman"/>
        </w:rPr>
        <w:t xml:space="preserve"> </w:t>
      </w:r>
    </w:p>
    <w:p w14:paraId="53851F6E" w14:textId="76A86313"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Información mínima del detalle de pago de cliente</w:t>
      </w:r>
    </w:p>
    <w:p w14:paraId="5474832E" w14:textId="6CA9C355" w:rsidR="00A42831" w:rsidRDefault="61B555FC" w:rsidP="61B555FC">
      <w:pPr>
        <w:spacing w:line="257" w:lineRule="auto"/>
        <w:jc w:val="both"/>
      </w:pPr>
      <w:r w:rsidRPr="61B555FC">
        <w:rPr>
          <w:rFonts w:eastAsia="Times New Roman" w:cs="Times New Roman"/>
        </w:rPr>
        <w:t xml:space="preserve"> </w:t>
      </w:r>
    </w:p>
    <w:p w14:paraId="6B797276" w14:textId="4BE86A94" w:rsidR="00A42831" w:rsidRDefault="61B555FC" w:rsidP="61B555FC">
      <w:pPr>
        <w:spacing w:after="60" w:line="360" w:lineRule="auto"/>
        <w:jc w:val="both"/>
      </w:pPr>
      <w:r w:rsidRPr="61B555FC">
        <w:rPr>
          <w:rFonts w:eastAsia="Times New Roman" w:cs="Times New Roman"/>
          <w:color w:val="000000" w:themeColor="text1"/>
        </w:rPr>
        <w:t>La consulta de un pago de cliente recupera la identificación del cliente, la Nota de Venta asociada, el monto, la fecha de registro, la categoría, el medio de pago, el documento tributario de venta, el respaldo y los antecedentes adicionales aplicables al medio seleccionado. La consulta es de sólo lectura y no altera el registro.</w:t>
      </w:r>
    </w:p>
    <w:p w14:paraId="39F70CDC" w14:textId="5AF3AB06" w:rsidR="00A42831" w:rsidRDefault="61B555FC" w:rsidP="61B555FC">
      <w:pPr>
        <w:spacing w:after="60" w:line="360" w:lineRule="auto"/>
        <w:jc w:val="both"/>
      </w:pPr>
      <w:r w:rsidRPr="61B555FC">
        <w:rPr>
          <w:rFonts w:eastAsia="Times New Roman" w:cs="Times New Roman"/>
          <w:color w:val="000000" w:themeColor="text1"/>
        </w:rPr>
        <w:t>Cuando el medio del pago de cliente es tarjeta de crédito debe conservarse además la cantidad de cuotas seleccionada. En pagos asociados a una Nota de Venta en USD deben conservarse el monto original en USD, el tipo de cambio aplicado y el equivalente CLP.</w:t>
      </w:r>
    </w:p>
    <w:p w14:paraId="0684E747" w14:textId="59B742AE" w:rsidR="00A42831" w:rsidRDefault="61B555FC" w:rsidP="61B555FC">
      <w:pPr>
        <w:spacing w:after="60" w:line="360" w:lineRule="auto"/>
        <w:jc w:val="both"/>
      </w:pPr>
      <w:r w:rsidRPr="61B555FC">
        <w:rPr>
          <w:rFonts w:eastAsia="Times New Roman" w:cs="Times New Roman"/>
        </w:rPr>
        <w:t xml:space="preserve"> </w:t>
      </w:r>
    </w:p>
    <w:p w14:paraId="1B90E5FF" w14:textId="5268BC9D"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Información mínima de Proveedores y Egresos</w:t>
      </w:r>
    </w:p>
    <w:p w14:paraId="1E49E971" w14:textId="320D60EB"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607"/>
        <w:gridCol w:w="4148"/>
        <w:gridCol w:w="3629"/>
      </w:tblGrid>
      <w:tr w:rsidR="61B555FC" w14:paraId="2C05A25B" w14:textId="77777777" w:rsidTr="61B555FC">
        <w:trPr>
          <w:trHeight w:val="300"/>
        </w:trPr>
        <w:tc>
          <w:tcPr>
            <w:tcW w:w="1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4E3C83F" w14:textId="662FFDB8" w:rsidR="61B555FC" w:rsidRDefault="61B555FC" w:rsidP="61B555FC">
            <w:pPr>
              <w:spacing w:after="0" w:line="360" w:lineRule="auto"/>
              <w:jc w:val="both"/>
            </w:pPr>
            <w:r w:rsidRPr="61B555FC">
              <w:rPr>
                <w:rFonts w:eastAsia="Times New Roman" w:cs="Times New Roman"/>
                <w:b/>
                <w:bCs/>
                <w:color w:val="FFFFFF" w:themeColor="background1"/>
              </w:rPr>
              <w:t>Registro o contexto</w:t>
            </w:r>
          </w:p>
        </w:tc>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6DD49E21" w14:textId="10BE9D39" w:rsidR="61B555FC" w:rsidRDefault="61B555FC" w:rsidP="61B555FC">
            <w:pPr>
              <w:spacing w:after="0" w:line="360" w:lineRule="auto"/>
              <w:jc w:val="both"/>
            </w:pPr>
            <w:r w:rsidRPr="61B555FC">
              <w:rPr>
                <w:rFonts w:eastAsia="Times New Roman" w:cs="Times New Roman"/>
                <w:b/>
                <w:bCs/>
                <w:color w:val="FFFFFF" w:themeColor="background1"/>
              </w:rPr>
              <w:t>Información mínima confirmada</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32768277" w14:textId="77325F9E" w:rsidR="61B555FC" w:rsidRDefault="61B555FC" w:rsidP="61B555FC">
            <w:pPr>
              <w:spacing w:after="0" w:line="360" w:lineRule="auto"/>
              <w:jc w:val="both"/>
            </w:pPr>
            <w:r w:rsidRPr="61B555FC">
              <w:rPr>
                <w:rFonts w:eastAsia="Times New Roman" w:cs="Times New Roman"/>
                <w:b/>
                <w:bCs/>
                <w:color w:val="FFFFFF" w:themeColor="background1"/>
              </w:rPr>
              <w:t>Criterio</w:t>
            </w:r>
          </w:p>
        </w:tc>
      </w:tr>
      <w:tr w:rsidR="61B555FC" w14:paraId="6F8FC100" w14:textId="77777777" w:rsidTr="61B555FC">
        <w:trPr>
          <w:trHeight w:val="300"/>
        </w:trPr>
        <w:tc>
          <w:tcPr>
            <w:tcW w:w="1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7ABA8B3" w14:textId="4DCF2FDC" w:rsidR="61B555FC" w:rsidRDefault="61B555FC" w:rsidP="61B555FC">
            <w:pPr>
              <w:spacing w:after="0" w:line="360" w:lineRule="auto"/>
              <w:jc w:val="both"/>
            </w:pPr>
            <w:r w:rsidRPr="61B555FC">
              <w:rPr>
                <w:rFonts w:eastAsia="Times New Roman" w:cs="Times New Roman"/>
                <w:b/>
                <w:bCs/>
                <w:color w:val="000000" w:themeColor="text1"/>
              </w:rPr>
              <w:t>Alta de Proveedor</w:t>
            </w:r>
          </w:p>
        </w:tc>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E57F2D5" w14:textId="2C162D63" w:rsidR="61B555FC" w:rsidRDefault="61B555FC" w:rsidP="61B555FC">
            <w:pPr>
              <w:spacing w:after="0" w:line="360" w:lineRule="auto"/>
              <w:jc w:val="both"/>
            </w:pPr>
            <w:r w:rsidRPr="61B555FC">
              <w:rPr>
                <w:rFonts w:eastAsia="Times New Roman" w:cs="Times New Roman"/>
                <w:color w:val="000000" w:themeColor="text1"/>
              </w:rPr>
              <w:t>País, tipo de identificación fiscal, identificador fiscal o RUT cuando corresponda, Razón Social y Tipo de Proveedor.</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E22E378" w14:textId="497967A9" w:rsidR="61B555FC" w:rsidRDefault="61B555FC" w:rsidP="61B555FC">
            <w:pPr>
              <w:spacing w:after="0" w:line="360" w:lineRule="auto"/>
              <w:jc w:val="both"/>
            </w:pPr>
            <w:r w:rsidRPr="61B555FC">
              <w:rPr>
                <w:rFonts w:eastAsia="Times New Roman" w:cs="Times New Roman"/>
                <w:color w:val="000000" w:themeColor="text1"/>
              </w:rPr>
              <w:t>Los contactos pueden incorporarse posteriormente; la identidad fiscal no debe duplicarse.</w:t>
            </w:r>
          </w:p>
        </w:tc>
      </w:tr>
      <w:tr w:rsidR="61B555FC" w14:paraId="35286CE6" w14:textId="77777777" w:rsidTr="61B555FC">
        <w:trPr>
          <w:trHeight w:val="300"/>
        </w:trPr>
        <w:tc>
          <w:tcPr>
            <w:tcW w:w="1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5CF440CB" w14:textId="7D86C582" w:rsidR="61B555FC" w:rsidRDefault="61B555FC" w:rsidP="61B555FC">
            <w:pPr>
              <w:spacing w:after="0" w:line="360" w:lineRule="auto"/>
              <w:jc w:val="both"/>
            </w:pPr>
            <w:r w:rsidRPr="61B555FC">
              <w:rPr>
                <w:rFonts w:eastAsia="Times New Roman" w:cs="Times New Roman"/>
                <w:b/>
                <w:bCs/>
                <w:color w:val="000000" w:themeColor="text1"/>
              </w:rPr>
              <w:t>Documento de Proveedor en preparación</w:t>
            </w:r>
          </w:p>
        </w:tc>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5E97E2F" w14:textId="36B7BFA7" w:rsidR="61B555FC" w:rsidRDefault="61B555FC" w:rsidP="61B555FC">
            <w:pPr>
              <w:spacing w:after="0" w:line="360" w:lineRule="auto"/>
              <w:jc w:val="both"/>
            </w:pPr>
            <w:r w:rsidRPr="61B555FC">
              <w:rPr>
                <w:rFonts w:eastAsia="Times New Roman" w:cs="Times New Roman"/>
                <w:color w:val="000000" w:themeColor="text1"/>
              </w:rPr>
              <w:t>Tipo de documento, folio o número, fecha de emisión, monto total y referencias de compra aplicables.</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1012E5C" w14:textId="2E8A60E5" w:rsidR="61B555FC" w:rsidRDefault="61B555FC" w:rsidP="61B555FC">
            <w:pPr>
              <w:spacing w:after="0" w:line="360" w:lineRule="auto"/>
              <w:jc w:val="both"/>
            </w:pPr>
            <w:r w:rsidRPr="61B555FC">
              <w:rPr>
                <w:rFonts w:eastAsia="Times New Roman" w:cs="Times New Roman"/>
                <w:color w:val="000000" w:themeColor="text1"/>
              </w:rPr>
              <w:t>Puede permanecer preliminar sin generar deuda.</w:t>
            </w:r>
          </w:p>
        </w:tc>
      </w:tr>
      <w:tr w:rsidR="61B555FC" w14:paraId="49A37B28" w14:textId="77777777" w:rsidTr="61B555FC">
        <w:trPr>
          <w:trHeight w:val="300"/>
        </w:trPr>
        <w:tc>
          <w:tcPr>
            <w:tcW w:w="1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2DDC1FE" w14:textId="640DEE0B" w:rsidR="61B555FC" w:rsidRDefault="61B555FC" w:rsidP="61B555FC">
            <w:pPr>
              <w:spacing w:after="0" w:line="360" w:lineRule="auto"/>
              <w:jc w:val="both"/>
            </w:pPr>
            <w:r w:rsidRPr="61B555FC">
              <w:rPr>
                <w:rFonts w:eastAsia="Times New Roman" w:cs="Times New Roman"/>
                <w:b/>
                <w:bCs/>
                <w:color w:val="000000" w:themeColor="text1"/>
              </w:rPr>
              <w:t>Gasto de Caja Chica</w:t>
            </w:r>
          </w:p>
        </w:tc>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C632880" w14:textId="29D043D2" w:rsidR="61B555FC" w:rsidRDefault="61B555FC" w:rsidP="61B555FC">
            <w:pPr>
              <w:spacing w:after="0" w:line="360" w:lineRule="auto"/>
              <w:jc w:val="both"/>
            </w:pPr>
            <w:r w:rsidRPr="61B555FC">
              <w:rPr>
                <w:rFonts w:eastAsia="Times New Roman" w:cs="Times New Roman"/>
                <w:color w:val="000000" w:themeColor="text1"/>
              </w:rPr>
              <w:t>Monto mayor que cero y descripción clara del gasto.</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E9D370E" w14:textId="65946C4B" w:rsidR="61B555FC" w:rsidRDefault="61B555FC" w:rsidP="61B555FC">
            <w:pPr>
              <w:spacing w:after="0" w:line="360" w:lineRule="auto"/>
              <w:jc w:val="both"/>
            </w:pPr>
            <w:r w:rsidRPr="61B555FC">
              <w:rPr>
                <w:rFonts w:eastAsia="Times New Roman" w:cs="Times New Roman"/>
                <w:color w:val="000000" w:themeColor="text1"/>
              </w:rPr>
              <w:t>El respaldo puede incorporarse después del registro, pero es obligatorio antes de completar o aprobar.</w:t>
            </w:r>
          </w:p>
        </w:tc>
      </w:tr>
      <w:tr w:rsidR="61B555FC" w14:paraId="008E92A0" w14:textId="77777777" w:rsidTr="61B555FC">
        <w:trPr>
          <w:trHeight w:val="300"/>
        </w:trPr>
        <w:tc>
          <w:tcPr>
            <w:tcW w:w="1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C2EDE72" w14:textId="2D06E826" w:rsidR="61B555FC" w:rsidRDefault="61B555FC" w:rsidP="61B555FC">
            <w:pPr>
              <w:spacing w:after="0" w:line="360" w:lineRule="auto"/>
              <w:jc w:val="both"/>
            </w:pPr>
            <w:r w:rsidRPr="61B555FC">
              <w:rPr>
                <w:rFonts w:eastAsia="Times New Roman" w:cs="Times New Roman"/>
                <w:b/>
                <w:bCs/>
                <w:color w:val="000000" w:themeColor="text1"/>
              </w:rPr>
              <w:t>Operación de Pago a proveedor</w:t>
            </w:r>
          </w:p>
        </w:tc>
        <w:tc>
          <w:tcPr>
            <w:tcW w:w="41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400858D0" w14:textId="72873FAE" w:rsidR="61B555FC" w:rsidRDefault="61B555FC" w:rsidP="61B555FC">
            <w:pPr>
              <w:spacing w:after="0" w:line="360" w:lineRule="auto"/>
              <w:jc w:val="both"/>
            </w:pPr>
            <w:r w:rsidRPr="61B555FC">
              <w:rPr>
                <w:rFonts w:eastAsia="Times New Roman" w:cs="Times New Roman"/>
                <w:color w:val="000000" w:themeColor="text1"/>
              </w:rPr>
              <w:t>Uno o más Movimientos de Pago; cada movimiento identifica medio, Obligación y monto aplicable.</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39D6B9B" w14:textId="636707C1" w:rsidR="61B555FC" w:rsidRDefault="61B555FC" w:rsidP="61B555FC">
            <w:pPr>
              <w:spacing w:after="0" w:line="360" w:lineRule="auto"/>
              <w:jc w:val="both"/>
            </w:pPr>
            <w:r w:rsidRPr="61B555FC">
              <w:rPr>
                <w:rFonts w:eastAsia="Times New Roman" w:cs="Times New Roman"/>
                <w:color w:val="000000" w:themeColor="text1"/>
              </w:rPr>
              <w:t>Antes de confirmar se exige el respaldo de la operación y la evidencia aplicable a cada movimiento.</w:t>
            </w:r>
          </w:p>
        </w:tc>
      </w:tr>
    </w:tbl>
    <w:p w14:paraId="689DB30A" w14:textId="005D805B"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7768177B" w14:textId="1787452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Información mínima de Honorarios y Liquidaciones</w:t>
      </w:r>
    </w:p>
    <w:p w14:paraId="2C4B20FB" w14:textId="7DEF7ABB" w:rsidR="00A42831" w:rsidRDefault="61B555FC" w:rsidP="61B555FC">
      <w:pPr>
        <w:spacing w:line="257" w:lineRule="auto"/>
        <w:jc w:val="both"/>
      </w:pPr>
      <w:r w:rsidRPr="61B555FC">
        <w:rPr>
          <w:rFonts w:eastAsia="Times New Roman" w:cs="Times New Roman"/>
        </w:rPr>
        <w:t xml:space="preserve"> </w:t>
      </w:r>
    </w:p>
    <w:tbl>
      <w:tblPr>
        <w:tblW w:w="0" w:type="auto"/>
        <w:tblLook w:val="04A0" w:firstRow="1" w:lastRow="0" w:firstColumn="1" w:lastColumn="0" w:noHBand="0" w:noVBand="1"/>
      </w:tblPr>
      <w:tblGrid>
        <w:gridCol w:w="1656"/>
        <w:gridCol w:w="4907"/>
        <w:gridCol w:w="2821"/>
      </w:tblGrid>
      <w:tr w:rsidR="61B555FC" w14:paraId="3C21F7CC" w14:textId="77777777" w:rsidTr="61B555FC">
        <w:trPr>
          <w:trHeight w:val="300"/>
        </w:trPr>
        <w:tc>
          <w:tcPr>
            <w:tcW w:w="1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61A5117" w14:textId="1A0D2CAE" w:rsidR="61B555FC" w:rsidRDefault="61B555FC" w:rsidP="61B555FC">
            <w:pPr>
              <w:spacing w:after="0" w:line="360" w:lineRule="auto"/>
              <w:jc w:val="both"/>
            </w:pPr>
            <w:r w:rsidRPr="61B555FC">
              <w:rPr>
                <w:rFonts w:eastAsia="Times New Roman" w:cs="Times New Roman"/>
                <w:b/>
                <w:bCs/>
                <w:color w:val="FFFFFF" w:themeColor="background1"/>
              </w:rPr>
              <w:t>Registro o contexto</w:t>
            </w:r>
          </w:p>
        </w:tc>
        <w:tc>
          <w:tcPr>
            <w:tcW w:w="51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2883ED5E" w14:textId="32CB1407" w:rsidR="61B555FC" w:rsidRDefault="61B555FC" w:rsidP="61B555FC">
            <w:pPr>
              <w:spacing w:after="0" w:line="360" w:lineRule="auto"/>
              <w:jc w:val="both"/>
            </w:pPr>
            <w:r w:rsidRPr="61B555FC">
              <w:rPr>
                <w:rFonts w:eastAsia="Times New Roman" w:cs="Times New Roman"/>
                <w:b/>
                <w:bCs/>
                <w:color w:val="FFFFFF" w:themeColor="background1"/>
              </w:rPr>
              <w:t>Información mínima confirmada</w:t>
            </w:r>
          </w:p>
        </w:tc>
        <w:tc>
          <w:tcPr>
            <w:tcW w:w="28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91919"/>
            <w:tcMar>
              <w:top w:w="80" w:type="dxa"/>
              <w:left w:w="108" w:type="dxa"/>
              <w:bottom w:w="80" w:type="dxa"/>
              <w:right w:w="108" w:type="dxa"/>
            </w:tcMar>
          </w:tcPr>
          <w:p w14:paraId="55A83804" w14:textId="5837D75A" w:rsidR="61B555FC" w:rsidRDefault="61B555FC" w:rsidP="61B555FC">
            <w:pPr>
              <w:spacing w:after="0" w:line="360" w:lineRule="auto"/>
              <w:jc w:val="both"/>
            </w:pPr>
            <w:r w:rsidRPr="61B555FC">
              <w:rPr>
                <w:rFonts w:eastAsia="Times New Roman" w:cs="Times New Roman"/>
                <w:b/>
                <w:bCs/>
                <w:color w:val="FFFFFF" w:themeColor="background1"/>
              </w:rPr>
              <w:t>Criterio</w:t>
            </w:r>
          </w:p>
        </w:tc>
      </w:tr>
      <w:tr w:rsidR="61B555FC" w14:paraId="67EA5085" w14:textId="77777777" w:rsidTr="61B555FC">
        <w:trPr>
          <w:trHeight w:val="300"/>
        </w:trPr>
        <w:tc>
          <w:tcPr>
            <w:tcW w:w="1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CA932B0" w14:textId="3E239533" w:rsidR="61B555FC" w:rsidRDefault="61B555FC" w:rsidP="61B555FC">
            <w:pPr>
              <w:spacing w:after="0" w:line="360" w:lineRule="auto"/>
              <w:jc w:val="both"/>
            </w:pPr>
            <w:r w:rsidRPr="61B555FC">
              <w:rPr>
                <w:rFonts w:eastAsia="Times New Roman" w:cs="Times New Roman"/>
                <w:b/>
                <w:bCs/>
                <w:color w:val="000000" w:themeColor="text1"/>
              </w:rPr>
              <w:t>Boleta de Honorarios</w:t>
            </w:r>
          </w:p>
        </w:tc>
        <w:tc>
          <w:tcPr>
            <w:tcW w:w="51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23DA3632" w14:textId="7D3C2A73" w:rsidR="61B555FC" w:rsidRDefault="61B555FC" w:rsidP="61B555FC">
            <w:pPr>
              <w:spacing w:after="0" w:line="360" w:lineRule="auto"/>
              <w:jc w:val="both"/>
            </w:pPr>
            <w:r w:rsidRPr="61B555FC">
              <w:rPr>
                <w:rFonts w:eastAsia="Times New Roman" w:cs="Times New Roman"/>
                <w:color w:val="000000" w:themeColor="text1"/>
              </w:rPr>
              <w:t>Prestador, monto bruto, modalidad tributaria aplicable y respaldo del documento.</w:t>
            </w:r>
          </w:p>
        </w:tc>
        <w:tc>
          <w:tcPr>
            <w:tcW w:w="28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3CC4634" w14:textId="637E7D0F" w:rsidR="61B555FC" w:rsidRDefault="61B555FC" w:rsidP="61B555FC">
            <w:pPr>
              <w:spacing w:after="0" w:line="360" w:lineRule="auto"/>
              <w:jc w:val="both"/>
            </w:pPr>
            <w:r w:rsidRPr="61B555FC">
              <w:rPr>
                <w:rFonts w:eastAsia="Times New Roman" w:cs="Times New Roman"/>
                <w:color w:val="000000" w:themeColor="text1"/>
              </w:rPr>
              <w:t>La boleta requiere confirmación autorizada antes del pago y no se emite desde el sistema.</w:t>
            </w:r>
          </w:p>
        </w:tc>
      </w:tr>
      <w:tr w:rsidR="61B555FC" w14:paraId="15543922" w14:textId="77777777" w:rsidTr="61B555FC">
        <w:trPr>
          <w:trHeight w:val="300"/>
        </w:trPr>
        <w:tc>
          <w:tcPr>
            <w:tcW w:w="1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635DD2BE" w14:textId="0B10416D" w:rsidR="61B555FC" w:rsidRDefault="61B555FC" w:rsidP="61B555FC">
            <w:pPr>
              <w:spacing w:after="0" w:line="360" w:lineRule="auto"/>
              <w:jc w:val="both"/>
            </w:pPr>
            <w:r w:rsidRPr="61B555FC">
              <w:rPr>
                <w:rFonts w:eastAsia="Times New Roman" w:cs="Times New Roman"/>
                <w:b/>
                <w:bCs/>
                <w:color w:val="000000" w:themeColor="text1"/>
              </w:rPr>
              <w:t>Hecho operacional para remuneración</w:t>
            </w:r>
          </w:p>
        </w:tc>
        <w:tc>
          <w:tcPr>
            <w:tcW w:w="51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6F55EEE" w14:textId="5AB23DB2" w:rsidR="61B555FC" w:rsidRDefault="61B555FC" w:rsidP="61B555FC">
            <w:pPr>
              <w:spacing w:after="0" w:line="360" w:lineRule="auto"/>
              <w:jc w:val="both"/>
            </w:pPr>
            <w:r w:rsidRPr="61B555FC">
              <w:rPr>
                <w:rFonts w:eastAsia="Times New Roman" w:cs="Times New Roman"/>
                <w:color w:val="000000" w:themeColor="text1"/>
              </w:rPr>
              <w:t>Trabajador responsable, tarea o actividad, cantidad o unidad cuando corresponda, fecha y referencia a Orden de Trabajo o Proyecto; causa de retrabajo cuando aplique.</w:t>
            </w:r>
          </w:p>
        </w:tc>
        <w:tc>
          <w:tcPr>
            <w:tcW w:w="28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96C78D1" w14:textId="51718561" w:rsidR="61B555FC" w:rsidRDefault="61B555FC" w:rsidP="61B555FC">
            <w:pPr>
              <w:spacing w:after="0" w:line="360" w:lineRule="auto"/>
              <w:jc w:val="both"/>
            </w:pPr>
            <w:r w:rsidRPr="61B555FC">
              <w:rPr>
                <w:rFonts w:eastAsia="Times New Roman" w:cs="Times New Roman"/>
                <w:color w:val="000000" w:themeColor="text1"/>
              </w:rPr>
              <w:t xml:space="preserve">Sólo hechos ejecutados y validados habilitan tratamiento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w:t>
            </w:r>
          </w:p>
        </w:tc>
      </w:tr>
      <w:tr w:rsidR="61B555FC" w14:paraId="5FEB602D" w14:textId="77777777" w:rsidTr="61B555FC">
        <w:trPr>
          <w:trHeight w:val="300"/>
        </w:trPr>
        <w:tc>
          <w:tcPr>
            <w:tcW w:w="1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28CEFD1" w14:textId="4B755FA0" w:rsidR="61B555FC" w:rsidRDefault="61B555FC" w:rsidP="61B555FC">
            <w:pPr>
              <w:spacing w:after="0" w:line="360" w:lineRule="auto"/>
              <w:jc w:val="both"/>
            </w:pPr>
            <w:r w:rsidRPr="61B555FC">
              <w:rPr>
                <w:rFonts w:eastAsia="Times New Roman" w:cs="Times New Roman"/>
                <w:b/>
                <w:bCs/>
                <w:color w:val="000000" w:themeColor="text1"/>
              </w:rPr>
              <w:t>Liquidación oficial</w:t>
            </w:r>
          </w:p>
        </w:tc>
        <w:tc>
          <w:tcPr>
            <w:tcW w:w="51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0406E362" w14:textId="5B3667F4" w:rsidR="61B555FC" w:rsidRDefault="61B555FC" w:rsidP="61B555FC">
            <w:pPr>
              <w:spacing w:after="0" w:line="360" w:lineRule="auto"/>
              <w:jc w:val="both"/>
            </w:pPr>
            <w:r w:rsidRPr="61B555FC">
              <w:rPr>
                <w:rFonts w:eastAsia="Times New Roman" w:cs="Times New Roman"/>
                <w:color w:val="000000" w:themeColor="text1"/>
              </w:rPr>
              <w:t>Trabajador, período, versión, fecha de emisión, estado de vigencia y desglose aplicable.</w:t>
            </w:r>
          </w:p>
        </w:tc>
        <w:tc>
          <w:tcPr>
            <w:tcW w:w="28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195E44A0" w14:textId="4B77596B" w:rsidR="61B555FC" w:rsidRDefault="61B555FC" w:rsidP="61B555FC">
            <w:pPr>
              <w:spacing w:after="0" w:line="360" w:lineRule="auto"/>
              <w:jc w:val="both"/>
            </w:pPr>
            <w:r w:rsidRPr="61B555FC">
              <w:rPr>
                <w:rFonts w:eastAsia="Times New Roman" w:cs="Times New Roman"/>
                <w:color w:val="000000" w:themeColor="text1"/>
              </w:rPr>
              <w:t>Se genera al cerrar satisfactoriamente la remuneración y no es editable.</w:t>
            </w:r>
          </w:p>
        </w:tc>
      </w:tr>
      <w:tr w:rsidR="61B555FC" w14:paraId="79D95106" w14:textId="77777777" w:rsidTr="61B555FC">
        <w:trPr>
          <w:trHeight w:val="300"/>
        </w:trPr>
        <w:tc>
          <w:tcPr>
            <w:tcW w:w="14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3ACA790C" w14:textId="0DC7F527" w:rsidR="61B555FC" w:rsidRDefault="61B555FC" w:rsidP="61B555FC">
            <w:pPr>
              <w:spacing w:after="0" w:line="360" w:lineRule="auto"/>
              <w:jc w:val="both"/>
            </w:pPr>
            <w:r w:rsidRPr="61B555FC">
              <w:rPr>
                <w:rFonts w:eastAsia="Times New Roman" w:cs="Times New Roman"/>
                <w:b/>
                <w:bCs/>
                <w:color w:val="000000" w:themeColor="text1"/>
              </w:rPr>
              <w:t>Entrega de liquidación</w:t>
            </w:r>
          </w:p>
        </w:tc>
        <w:tc>
          <w:tcPr>
            <w:tcW w:w="51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73228CE" w14:textId="76DC28A4" w:rsidR="61B555FC" w:rsidRDefault="61B555FC" w:rsidP="61B555FC">
            <w:pPr>
              <w:spacing w:after="0" w:line="360" w:lineRule="auto"/>
              <w:jc w:val="both"/>
            </w:pPr>
            <w:r w:rsidRPr="61B555FC">
              <w:rPr>
                <w:rFonts w:eastAsia="Times New Roman" w:cs="Times New Roman"/>
                <w:color w:val="000000" w:themeColor="text1"/>
              </w:rPr>
              <w:t>Modalidad o canal autorizado, resultado y fecha de entrega.</w:t>
            </w:r>
          </w:p>
        </w:tc>
        <w:tc>
          <w:tcPr>
            <w:tcW w:w="28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08" w:type="dxa"/>
              <w:bottom w:w="80" w:type="dxa"/>
              <w:right w:w="108" w:type="dxa"/>
            </w:tcMar>
          </w:tcPr>
          <w:p w14:paraId="73B8A348" w14:textId="359735E8" w:rsidR="61B555FC" w:rsidRDefault="61B555FC" w:rsidP="61B555FC">
            <w:pPr>
              <w:spacing w:after="0" w:line="360" w:lineRule="auto"/>
              <w:jc w:val="both"/>
            </w:pPr>
            <w:r w:rsidRPr="61B555FC">
              <w:rPr>
                <w:rFonts w:eastAsia="Times New Roman" w:cs="Times New Roman"/>
                <w:color w:val="000000" w:themeColor="text1"/>
              </w:rPr>
              <w:t>La entrega corresponde a la versión oficial vigente y conserva su trazabilidad.</w:t>
            </w:r>
          </w:p>
        </w:tc>
      </w:tr>
    </w:tbl>
    <w:p w14:paraId="140747C6" w14:textId="46AE205D"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7DEA466C" w14:textId="4686C32C"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Criterios de formato documental confirmados</w:t>
      </w:r>
    </w:p>
    <w:p w14:paraId="016D8874" w14:textId="3FE84DBD" w:rsidR="00A42831" w:rsidRDefault="61B555FC" w:rsidP="61B555FC">
      <w:pPr>
        <w:spacing w:line="257" w:lineRule="auto"/>
        <w:jc w:val="both"/>
      </w:pPr>
      <w:r w:rsidRPr="61B555FC">
        <w:rPr>
          <w:rFonts w:eastAsia="Times New Roman" w:cs="Times New Roman"/>
        </w:rPr>
        <w:t xml:space="preserve"> </w:t>
      </w:r>
    </w:p>
    <w:p w14:paraId="6595A218" w14:textId="1A0FDB57" w:rsidR="00A42831" w:rsidRDefault="61B555FC" w:rsidP="61B555FC">
      <w:pPr>
        <w:spacing w:after="60" w:line="360" w:lineRule="auto"/>
        <w:jc w:val="both"/>
      </w:pPr>
      <w:r w:rsidRPr="61B555FC">
        <w:rPr>
          <w:rFonts w:eastAsia="Times New Roman" w:cs="Times New Roman"/>
          <w:color w:val="000000" w:themeColor="text1"/>
        </w:rPr>
        <w:t>Los comprobantes de pago de cliente y los respaldos documentales que expresamente se definan en PDF deben conservar dicho formato para su consulta. Los archivos y documentos sensibles quedan sujetos a las mismas reglas de autorización, confidencialidad e integridad aplicables al resto de la información protegida. Cuando una fuente funcional no fija un formato específico, este Anexo no lo completa por inferencia.</w:t>
      </w:r>
    </w:p>
    <w:p w14:paraId="2017E0F0" w14:textId="00BEFA74" w:rsidR="00A42831" w:rsidRDefault="61B555FC" w:rsidP="61B555FC">
      <w:pPr>
        <w:spacing w:after="60" w:line="360" w:lineRule="auto"/>
        <w:jc w:val="both"/>
      </w:pPr>
      <w:r w:rsidRPr="61B555FC">
        <w:rPr>
          <w:rFonts w:eastAsia="Times New Roman" w:cs="Times New Roman"/>
        </w:rPr>
        <w:t xml:space="preserve"> </w:t>
      </w:r>
    </w:p>
    <w:p w14:paraId="7ADA59A1" w14:textId="26F15FFA"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Calidad y salidas de información</w:t>
      </w:r>
    </w:p>
    <w:p w14:paraId="7526A7AE" w14:textId="7E3B8742" w:rsidR="00A42831" w:rsidRDefault="61B555FC" w:rsidP="61B555FC">
      <w:pPr>
        <w:spacing w:before="160" w:after="80" w:line="360" w:lineRule="auto"/>
        <w:jc w:val="both"/>
      </w:pPr>
      <w:r w:rsidRPr="61B555FC">
        <w:rPr>
          <w:rFonts w:eastAsia="Times New Roman" w:cs="Times New Roman"/>
        </w:rPr>
        <w:t xml:space="preserve"> </w:t>
      </w:r>
    </w:p>
    <w:p w14:paraId="19B15D8C" w14:textId="53C34F74" w:rsidR="00A42831" w:rsidRDefault="61B555FC" w:rsidP="61B555FC">
      <w:pPr>
        <w:spacing w:after="120" w:line="360" w:lineRule="auto"/>
        <w:jc w:val="both"/>
      </w:pPr>
      <w:r w:rsidRPr="61B555FC">
        <w:rPr>
          <w:rFonts w:eastAsia="Times New Roman" w:cs="Times New Roman"/>
          <w:b/>
          <w:bCs/>
          <w:color w:val="000000" w:themeColor="text1"/>
        </w:rPr>
        <w:t xml:space="preserve">Estados de calidad de información: </w:t>
      </w:r>
      <w:r w:rsidRPr="61B555FC">
        <w:rPr>
          <w:rFonts w:eastAsia="Times New Roman" w:cs="Times New Roman"/>
          <w:color w:val="000000" w:themeColor="text1"/>
        </w:rPr>
        <w:t>Una consulta puede distinguir información insuficiente, fuente temporalmente indisponible e información desactualizada. Ninguna de estas situaciones debe interpretarse automáticamente como valor cero.</w:t>
      </w:r>
    </w:p>
    <w:p w14:paraId="7DEAA553" w14:textId="7B377DCB" w:rsidR="00A42831" w:rsidRDefault="61B555FC" w:rsidP="61B555FC">
      <w:pPr>
        <w:spacing w:after="120" w:line="360" w:lineRule="auto"/>
        <w:jc w:val="both"/>
      </w:pPr>
      <w:r w:rsidRPr="61B555FC">
        <w:rPr>
          <w:rFonts w:eastAsia="Times New Roman" w:cs="Times New Roman"/>
          <w:b/>
          <w:bCs/>
          <w:color w:val="000000" w:themeColor="text1"/>
        </w:rPr>
        <w:t xml:space="preserve">PDF contextual: </w:t>
      </w:r>
      <w:r w:rsidRPr="61B555FC">
        <w:rPr>
          <w:rFonts w:eastAsia="Times New Roman" w:cs="Times New Roman"/>
          <w:color w:val="000000" w:themeColor="text1"/>
        </w:rPr>
        <w:t>Documento PDF que representa la consulta autorizada al momento de su generación, conservando período, filtros, fecha, hora y advertencias aplicables. Su contenido no cambia retroactivamente por modificaciones posteriores de las fuentes.</w:t>
      </w:r>
    </w:p>
    <w:p w14:paraId="75BD9229" w14:textId="0C6A6E57" w:rsidR="00A42831" w:rsidRDefault="61B555FC" w:rsidP="61B555FC">
      <w:pPr>
        <w:spacing w:after="120" w:line="360" w:lineRule="auto"/>
        <w:jc w:val="both"/>
      </w:pPr>
      <w:r w:rsidRPr="61B555FC">
        <w:rPr>
          <w:rFonts w:eastAsia="Times New Roman" w:cs="Times New Roman"/>
          <w:b/>
          <w:bCs/>
          <w:color w:val="000000" w:themeColor="text1"/>
        </w:rPr>
        <w:t xml:space="preserve">Exportación de Auditoría: </w:t>
      </w:r>
      <w:r w:rsidRPr="61B555FC">
        <w:rPr>
          <w:rFonts w:eastAsia="Times New Roman" w:cs="Times New Roman"/>
          <w:color w:val="000000" w:themeColor="text1"/>
        </w:rPr>
        <w:t>La exportación requiere autorización independiente, utiliza exactamente el conjunto filtrado y autorizado de la consulta vigente y no amplía el alcance del usuario. Puede generarse como planilla compatible con Excel, archivo CSV o documento PDF.</w:t>
      </w:r>
    </w:p>
    <w:p w14:paraId="24F2812E" w14:textId="56C8C317" w:rsidR="00A42831" w:rsidRDefault="61B555FC" w:rsidP="61B555FC">
      <w:pPr>
        <w:spacing w:line="257" w:lineRule="auto"/>
        <w:jc w:val="both"/>
      </w:pPr>
      <w:r w:rsidRPr="61B555FC">
        <w:rPr>
          <w:rFonts w:eastAsia="Times New Roman" w:cs="Times New Roman"/>
        </w:rPr>
        <w:t xml:space="preserve"> </w:t>
      </w:r>
    </w:p>
    <w:p w14:paraId="1F95DFB5" w14:textId="11E8539B"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Seguridad, usuarios, accesos y permisos</w:t>
      </w:r>
    </w:p>
    <w:p w14:paraId="63B9E4E3" w14:textId="1B7E0092" w:rsidR="00A42831" w:rsidRDefault="61B555FC" w:rsidP="61B555FC">
      <w:pPr>
        <w:spacing w:line="257" w:lineRule="auto"/>
        <w:jc w:val="both"/>
      </w:pPr>
      <w:r w:rsidRPr="61B555FC">
        <w:rPr>
          <w:rFonts w:eastAsia="Times New Roman" w:cs="Times New Roman"/>
        </w:rPr>
        <w:t xml:space="preserve"> </w:t>
      </w:r>
    </w:p>
    <w:p w14:paraId="17419ACC" w14:textId="54B30720"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Cuenta de Usuario y ciclo de acceso</w:t>
      </w:r>
    </w:p>
    <w:p w14:paraId="13CD7100" w14:textId="46D13408" w:rsidR="00A42831" w:rsidRDefault="61B555FC" w:rsidP="61B555FC">
      <w:pPr>
        <w:spacing w:line="257" w:lineRule="auto"/>
        <w:jc w:val="both"/>
      </w:pPr>
      <w:r w:rsidRPr="61B555FC">
        <w:rPr>
          <w:rFonts w:eastAsia="Times New Roman" w:cs="Times New Roman"/>
        </w:rPr>
        <w:t xml:space="preserve"> </w:t>
      </w:r>
    </w:p>
    <w:p w14:paraId="0576636E" w14:textId="65784DD2" w:rsidR="00A42831" w:rsidRDefault="61B555FC" w:rsidP="61B555FC">
      <w:pPr>
        <w:spacing w:after="60" w:line="360" w:lineRule="auto"/>
        <w:jc w:val="both"/>
      </w:pPr>
      <w:r w:rsidRPr="61B555FC">
        <w:rPr>
          <w:rFonts w:eastAsia="Times New Roman" w:cs="Times New Roman"/>
          <w:color w:val="000000" w:themeColor="text1"/>
        </w:rPr>
        <w:t>Usuario representa una cuenta individual. La desactivación impide el acceso e invalida cualquier sesión activa, pero conserva identidad e historial. La reactivación sólo puede completarse cuando el Empleado asociado se encuentra Activo y la configuración de acceso permite habilitar nuevamente la cuenta. Una reactivación satisfactoria genera una nueva contraseña temporal para recuperar el acceso.</w:t>
      </w:r>
    </w:p>
    <w:p w14:paraId="18C9BE50" w14:textId="32D13D49" w:rsidR="00A42831" w:rsidRDefault="61B555FC" w:rsidP="61B555FC">
      <w:pPr>
        <w:spacing w:after="60" w:line="360" w:lineRule="auto"/>
        <w:jc w:val="both"/>
      </w:pPr>
      <w:r w:rsidRPr="61B555FC">
        <w:rPr>
          <w:rFonts w:eastAsia="Times New Roman" w:cs="Times New Roman"/>
          <w:color w:val="000000" w:themeColor="text1"/>
        </w:rPr>
        <w:t>Los estados de cuenta Activo e Inactivo son distintos de los bloqueos de seguridad. No debe utilizarse un bloqueo de autenticación como sustituto de la desactivación de una cuenta ni viceversa.</w:t>
      </w:r>
    </w:p>
    <w:p w14:paraId="603E9754" w14:textId="22410A5F" w:rsidR="00A42831" w:rsidRDefault="61B555FC" w:rsidP="61B555FC">
      <w:pPr>
        <w:spacing w:after="60" w:line="360" w:lineRule="auto"/>
        <w:jc w:val="both"/>
      </w:pPr>
      <w:r w:rsidRPr="61B555FC">
        <w:rPr>
          <w:rFonts w:eastAsia="Times New Roman" w:cs="Times New Roman"/>
        </w:rPr>
        <w:t xml:space="preserve"> </w:t>
      </w:r>
    </w:p>
    <w:p w14:paraId="6D686398" w14:textId="5EE03813"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Configuraciones base y configuración particular</w:t>
      </w:r>
    </w:p>
    <w:p w14:paraId="114DDA79" w14:textId="2E3FE2D8" w:rsidR="00A42831" w:rsidRDefault="61B555FC" w:rsidP="61B555FC">
      <w:pPr>
        <w:spacing w:line="257" w:lineRule="auto"/>
        <w:jc w:val="both"/>
      </w:pPr>
      <w:r w:rsidRPr="61B555FC">
        <w:rPr>
          <w:rFonts w:eastAsia="Times New Roman" w:cs="Times New Roman"/>
        </w:rPr>
        <w:t xml:space="preserve"> </w:t>
      </w:r>
    </w:p>
    <w:p w14:paraId="66984058" w14:textId="4D44283B" w:rsidR="00A42831" w:rsidRDefault="61B555FC" w:rsidP="61B555FC">
      <w:pPr>
        <w:spacing w:after="60" w:line="360" w:lineRule="auto"/>
        <w:jc w:val="both"/>
      </w:pPr>
      <w:r w:rsidRPr="61B555FC">
        <w:rPr>
          <w:rFonts w:eastAsia="Times New Roman" w:cs="Times New Roman"/>
          <w:color w:val="000000" w:themeColor="text1"/>
        </w:rPr>
        <w:t>Gerencia, Secretaría y Contador son configuraciones base fijas e inmutables. No existe un mantenedor ordinario para modificar globalmente su contenido. Cada Usuario mantiene una sola configuración base a la vez. Cuando ésta cambia, los accesos efectivos se actualizan y la sesión activa asociada se invalida cuando corresponde.</w:t>
      </w:r>
    </w:p>
    <w:p w14:paraId="0AB01B46" w14:textId="6CCF7C23" w:rsidR="00A42831" w:rsidRDefault="61B555FC" w:rsidP="61B555FC">
      <w:pPr>
        <w:spacing w:after="60" w:line="360" w:lineRule="auto"/>
        <w:jc w:val="both"/>
      </w:pPr>
      <w:r w:rsidRPr="61B555FC">
        <w:rPr>
          <w:rFonts w:eastAsia="Times New Roman" w:cs="Times New Roman"/>
          <w:color w:val="000000" w:themeColor="text1"/>
        </w:rPr>
        <w:t xml:space="preserve">La configuración particular, también identificada internamente como </w:t>
      </w:r>
      <w:proofErr w:type="spellStart"/>
      <w:r w:rsidRPr="61B555FC">
        <w:rPr>
          <w:rFonts w:eastAsia="Times New Roman" w:cs="Times New Roman"/>
          <w:color w:val="000000" w:themeColor="text1"/>
        </w:rPr>
        <w:t>Custom</w:t>
      </w:r>
      <w:proofErr w:type="spellEnd"/>
      <w:r w:rsidRPr="61B555FC">
        <w:rPr>
          <w:rFonts w:eastAsia="Times New Roman" w:cs="Times New Roman"/>
          <w:color w:val="000000" w:themeColor="text1"/>
        </w:rPr>
        <w:t>, expresa que una cuenta admite permisos individualizados. No es un perfil reutilizable ni un actor documental. La configuración base Gerencia no admite reducción individual de permisos. Para reducir el acceso de una cuenta de Gerencia debe cambiarse su configuración base.</w:t>
      </w:r>
    </w:p>
    <w:p w14:paraId="0B203D9D" w14:textId="487DFF83" w:rsidR="00A42831" w:rsidRDefault="61B555FC" w:rsidP="61B555FC">
      <w:pPr>
        <w:spacing w:after="60" w:line="360" w:lineRule="auto"/>
        <w:jc w:val="both"/>
      </w:pPr>
      <w:r w:rsidRPr="61B555FC">
        <w:rPr>
          <w:rFonts w:eastAsia="Times New Roman" w:cs="Times New Roman"/>
          <w:color w:val="000000" w:themeColor="text1"/>
        </w:rPr>
        <w:t>Una cuenta Activa con configuración particular debe conservar al menos un permiso efectivo. Una cuenta Inactiva puede quedar sin permisos mientras no se habilite nuevamente.</w:t>
      </w:r>
    </w:p>
    <w:p w14:paraId="647DE5F0" w14:textId="243B41C4" w:rsidR="00A42831" w:rsidRDefault="61B555FC" w:rsidP="61B555FC">
      <w:pPr>
        <w:spacing w:after="60" w:line="360" w:lineRule="auto"/>
        <w:jc w:val="both"/>
      </w:pPr>
      <w:r w:rsidRPr="61B555FC">
        <w:rPr>
          <w:rFonts w:eastAsia="Times New Roman" w:cs="Times New Roman"/>
        </w:rPr>
        <w:t xml:space="preserve"> </w:t>
      </w:r>
    </w:p>
    <w:p w14:paraId="71426714" w14:textId="09E13C48"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Permisos y dependencias</w:t>
      </w:r>
    </w:p>
    <w:p w14:paraId="275FB917" w14:textId="43AAF75F" w:rsidR="00A42831" w:rsidRDefault="61B555FC" w:rsidP="61B555FC">
      <w:pPr>
        <w:spacing w:line="257" w:lineRule="auto"/>
        <w:jc w:val="both"/>
      </w:pPr>
      <w:r w:rsidRPr="61B555FC">
        <w:rPr>
          <w:rFonts w:eastAsia="Times New Roman" w:cs="Times New Roman"/>
        </w:rPr>
        <w:t xml:space="preserve"> </w:t>
      </w:r>
    </w:p>
    <w:p w14:paraId="28DFA8F7" w14:textId="738091DC" w:rsidR="00A42831" w:rsidRDefault="61B555FC" w:rsidP="61B555FC">
      <w:pPr>
        <w:spacing w:after="60" w:line="360" w:lineRule="auto"/>
        <w:jc w:val="both"/>
      </w:pPr>
      <w:r w:rsidRPr="61B555FC">
        <w:rPr>
          <w:rFonts w:eastAsia="Times New Roman" w:cs="Times New Roman"/>
          <w:color w:val="000000" w:themeColor="text1"/>
        </w:rPr>
        <w:t>Los permisos disponibles corresponden a funcionalidades reales del sistema. No se crean permisos arbitrarios desde la interfaz ordinaria. El acceso a una sección funcional se deriva de disponer de al menos un permiso válido dentro de ella y no de un permiso genérico independiente.</w:t>
      </w:r>
    </w:p>
    <w:p w14:paraId="63412FD7" w14:textId="5B55E23B" w:rsidR="00A42831" w:rsidRDefault="61B555FC" w:rsidP="61B555FC">
      <w:pPr>
        <w:spacing w:after="60" w:line="360" w:lineRule="auto"/>
        <w:jc w:val="both"/>
      </w:pPr>
      <w:r w:rsidRPr="61B555FC">
        <w:rPr>
          <w:rFonts w:eastAsia="Times New Roman" w:cs="Times New Roman"/>
          <w:color w:val="000000" w:themeColor="text1"/>
        </w:rPr>
        <w:t>Pueden existir dependencias entre permisos. Si una operación requiere un permiso base, como visualización o consulta, el sistema no debe permitir una combinación que deje permisos dependientes en un estado inconsistente. Cuando el retiro de un permiso afecta otros permisos dependientes, la operación debe rechazarse e informar la causa.</w:t>
      </w:r>
    </w:p>
    <w:p w14:paraId="563D8490" w14:textId="4E2D8E24" w:rsidR="00A42831" w:rsidRDefault="61B555FC" w:rsidP="61B555FC">
      <w:pPr>
        <w:spacing w:after="60" w:line="360" w:lineRule="auto"/>
        <w:jc w:val="both"/>
      </w:pPr>
      <w:r w:rsidRPr="61B555FC">
        <w:rPr>
          <w:rFonts w:eastAsia="Times New Roman" w:cs="Times New Roman"/>
          <w:color w:val="000000" w:themeColor="text1"/>
        </w:rPr>
        <w:t>Los datos personales y de contacto, la información financiera y los documentos sensibles pueden requerir restricciones adicionales. Visualizar, descargar, adjuntar, reemplazar, retirar o consultar historial documental son capacidades distintas cuando la funcionalidad vigente así lo establece.</w:t>
      </w:r>
    </w:p>
    <w:p w14:paraId="147B067B" w14:textId="09088D6D" w:rsidR="00A42831" w:rsidRDefault="61B555FC" w:rsidP="61B555FC">
      <w:pPr>
        <w:spacing w:after="60" w:line="360" w:lineRule="auto"/>
        <w:jc w:val="both"/>
      </w:pPr>
      <w:r w:rsidRPr="61B555FC">
        <w:rPr>
          <w:rFonts w:eastAsia="Times New Roman" w:cs="Times New Roman"/>
        </w:rPr>
        <w:t xml:space="preserve"> </w:t>
      </w:r>
    </w:p>
    <w:p w14:paraId="39B33B40" w14:textId="16E84065"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Rol Administrador y continuidad</w:t>
      </w:r>
    </w:p>
    <w:p w14:paraId="77582C48" w14:textId="51529BA4" w:rsidR="00A42831" w:rsidRDefault="61B555FC" w:rsidP="61B555FC">
      <w:pPr>
        <w:spacing w:line="257" w:lineRule="auto"/>
        <w:jc w:val="both"/>
      </w:pPr>
      <w:r w:rsidRPr="61B555FC">
        <w:rPr>
          <w:rFonts w:eastAsia="Times New Roman" w:cs="Times New Roman"/>
        </w:rPr>
        <w:t xml:space="preserve"> </w:t>
      </w:r>
    </w:p>
    <w:p w14:paraId="45E0BFF8" w14:textId="60F41E98" w:rsidR="00A42831" w:rsidRDefault="61B555FC" w:rsidP="61B555FC">
      <w:pPr>
        <w:spacing w:after="60" w:line="360" w:lineRule="auto"/>
        <w:jc w:val="both"/>
      </w:pPr>
      <w:r w:rsidRPr="61B555FC">
        <w:rPr>
          <w:rFonts w:eastAsia="Times New Roman" w:cs="Times New Roman"/>
          <w:color w:val="000000" w:themeColor="text1"/>
        </w:rPr>
        <w:t>Administrador es un rol adicional exclusivo de cuentas con configuración base Gerencia. No constituye una configuración base independiente. El sistema debe mantener en todo momento al menos una cuenta Activa de Gerencia con rol Administrador. Las operaciones que rompan esta continuidad deben rechazarse.</w:t>
      </w:r>
    </w:p>
    <w:p w14:paraId="42AC7645" w14:textId="2E641D46" w:rsidR="00A42831" w:rsidRDefault="61B555FC" w:rsidP="61B555FC">
      <w:pPr>
        <w:spacing w:after="60" w:line="360" w:lineRule="auto"/>
        <w:jc w:val="both"/>
      </w:pPr>
      <w:r w:rsidRPr="61B555FC">
        <w:rPr>
          <w:rFonts w:eastAsia="Times New Roman" w:cs="Times New Roman"/>
          <w:color w:val="000000" w:themeColor="text1"/>
        </w:rPr>
        <w:t xml:space="preserve">La asignación del rol exige que la cuenta objetivo cumpla las condiciones de elegibilidad y requiere </w:t>
      </w:r>
      <w:proofErr w:type="spellStart"/>
      <w:r w:rsidRPr="61B555FC">
        <w:rPr>
          <w:rFonts w:eastAsia="Times New Roman" w:cs="Times New Roman"/>
          <w:color w:val="000000" w:themeColor="text1"/>
        </w:rPr>
        <w:t>reautenticación</w:t>
      </w:r>
      <w:proofErr w:type="spellEnd"/>
      <w:r w:rsidRPr="61B555FC">
        <w:rPr>
          <w:rFonts w:eastAsia="Times New Roman" w:cs="Times New Roman"/>
          <w:color w:val="000000" w:themeColor="text1"/>
        </w:rPr>
        <w:t xml:space="preserve"> del usuario que realiza la operación antes de la confirmación. El retiro del rol exige confirmación y debe respetar la continuidad administrativa. Los cambios de rol invalidan la sesión activa afectada cuando corresponde.</w:t>
      </w:r>
    </w:p>
    <w:p w14:paraId="4C9B446A" w14:textId="67E07E20" w:rsidR="00A42831" w:rsidRDefault="61B555FC" w:rsidP="61B555FC">
      <w:pPr>
        <w:spacing w:after="60" w:line="360" w:lineRule="auto"/>
        <w:jc w:val="both"/>
      </w:pPr>
      <w:r w:rsidRPr="61B555FC">
        <w:rPr>
          <w:rFonts w:eastAsia="Times New Roman" w:cs="Times New Roman"/>
          <w:color w:val="000000" w:themeColor="text1"/>
        </w:rPr>
        <w:t>La cuenta administrativa original conserva protecciones especiales internas y no puede quedar sin la configuración y rol necesarios para la continuidad administrativa ni ser desactivada mediante el flujo ordinario.</w:t>
      </w:r>
    </w:p>
    <w:p w14:paraId="57D759CF" w14:textId="37A0EF50"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2D771791" w14:textId="6E189F81"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Autenticación, sesiones y bloqueos</w:t>
      </w:r>
    </w:p>
    <w:p w14:paraId="0A0F10DB" w14:textId="7347C3D9" w:rsidR="00A42831" w:rsidRDefault="61B555FC" w:rsidP="61B555FC">
      <w:pPr>
        <w:spacing w:line="257" w:lineRule="auto"/>
        <w:jc w:val="both"/>
      </w:pPr>
      <w:r w:rsidRPr="61B555FC">
        <w:rPr>
          <w:rFonts w:eastAsia="Times New Roman" w:cs="Times New Roman"/>
        </w:rPr>
        <w:t xml:space="preserve"> </w:t>
      </w:r>
    </w:p>
    <w:p w14:paraId="36C65399" w14:textId="54496D37" w:rsidR="00A42831" w:rsidRDefault="61B555FC" w:rsidP="61B555FC">
      <w:pPr>
        <w:spacing w:after="60" w:line="360" w:lineRule="auto"/>
        <w:jc w:val="both"/>
      </w:pPr>
      <w:r w:rsidRPr="61B555FC">
        <w:rPr>
          <w:rFonts w:eastAsia="Times New Roman" w:cs="Times New Roman"/>
          <w:color w:val="000000" w:themeColor="text1"/>
        </w:rPr>
        <w:t>El inicio de sesión utiliza nombre de usuario y contraseña. El acceso se habilita sólo cuando las credenciales y el estado de la cuenta cumplen las condiciones de seguridad. La respuesta del sistema debe evitar revelar indebidamente la existencia o estado de una cuenta antes de completar las validaciones aplicables.</w:t>
      </w:r>
    </w:p>
    <w:p w14:paraId="2C372796" w14:textId="5B113DB7" w:rsidR="00A42831" w:rsidRDefault="61B555FC" w:rsidP="61B555FC">
      <w:pPr>
        <w:spacing w:after="60" w:line="360" w:lineRule="auto"/>
        <w:jc w:val="both"/>
      </w:pPr>
      <w:r w:rsidRPr="61B555FC">
        <w:rPr>
          <w:rFonts w:eastAsia="Times New Roman" w:cs="Times New Roman"/>
          <w:color w:val="000000" w:themeColor="text1"/>
        </w:rPr>
        <w:t>Cada Usuario puede mantener una única sesión activa. Si ya existe una sesión activa, el sistema debe tratar la situación como una condición de excepción y no crear silenciosamente una segunda sesión. El cierre administrativo de una sesión invalida la sesión elegible sin modificar la identidad, el estado o la configuración de la cuenta.</w:t>
      </w:r>
    </w:p>
    <w:p w14:paraId="2983EEAC" w14:textId="4997DF75" w:rsidR="00A42831" w:rsidRDefault="61B555FC" w:rsidP="61B555FC">
      <w:pPr>
        <w:spacing w:after="60" w:line="360" w:lineRule="auto"/>
        <w:jc w:val="both"/>
      </w:pPr>
      <w:r w:rsidRPr="61B555FC">
        <w:rPr>
          <w:rFonts w:eastAsia="Times New Roman" w:cs="Times New Roman"/>
          <w:color w:val="000000" w:themeColor="text1"/>
        </w:rPr>
        <w:t>Los bloqueos temporales y persistentes son condiciones de seguridad diferenciadas. El bloqueo persistente requiere desbloqueo administrativo en cuentas habilitadas para el procedimiento. El desbloqueo reinicia los contadores de seguridad asociados, invalida credenciales temporales anteriores cuando corresponde y genera una nueva contraseña temporal.</w:t>
      </w:r>
    </w:p>
    <w:p w14:paraId="12D1BAA8" w14:textId="0C7F1B37" w:rsidR="00A42831" w:rsidRDefault="61B555FC" w:rsidP="61B555FC">
      <w:pPr>
        <w:spacing w:after="60" w:line="360" w:lineRule="auto"/>
        <w:jc w:val="both"/>
      </w:pPr>
      <w:r w:rsidRPr="61B555FC">
        <w:rPr>
          <w:rFonts w:eastAsia="Times New Roman" w:cs="Times New Roman"/>
        </w:rPr>
        <w:t xml:space="preserve"> </w:t>
      </w:r>
    </w:p>
    <w:p w14:paraId="707807C0" w14:textId="705F3689"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Contraseñas, recuperación y restablecimiento</w:t>
      </w:r>
    </w:p>
    <w:p w14:paraId="5E43DDB1" w14:textId="09A86CE1" w:rsidR="00A42831" w:rsidRDefault="61B555FC" w:rsidP="61B555FC">
      <w:pPr>
        <w:spacing w:line="257" w:lineRule="auto"/>
        <w:jc w:val="both"/>
      </w:pPr>
      <w:r w:rsidRPr="61B555FC">
        <w:rPr>
          <w:rFonts w:eastAsia="Times New Roman" w:cs="Times New Roman"/>
        </w:rPr>
        <w:t xml:space="preserve"> </w:t>
      </w:r>
    </w:p>
    <w:p w14:paraId="27EAB128" w14:textId="07B5428F" w:rsidR="00A42831" w:rsidRDefault="61B555FC" w:rsidP="61B555FC">
      <w:pPr>
        <w:spacing w:after="60" w:line="360" w:lineRule="auto"/>
        <w:jc w:val="both"/>
      </w:pPr>
      <w:r w:rsidRPr="61B555FC">
        <w:rPr>
          <w:rFonts w:eastAsia="Times New Roman" w:cs="Times New Roman"/>
          <w:color w:val="000000" w:themeColor="text1"/>
        </w:rPr>
        <w:t>Toda contraseña definitiva nueva debe cumplir las condiciones de seguridad y reutilización vigentes. El cambio de contraseña invalida la credencial anterior y la sesión activa, requiriendo un nuevo inicio de sesión.</w:t>
      </w:r>
    </w:p>
    <w:p w14:paraId="2FD81A93" w14:textId="001EB0FE" w:rsidR="00A42831" w:rsidRDefault="61B555FC" w:rsidP="61B555FC">
      <w:pPr>
        <w:spacing w:after="60" w:line="360" w:lineRule="auto"/>
        <w:jc w:val="both"/>
      </w:pPr>
      <w:r w:rsidRPr="61B555FC">
        <w:rPr>
          <w:rFonts w:eastAsia="Times New Roman" w:cs="Times New Roman"/>
          <w:color w:val="000000" w:themeColor="text1"/>
        </w:rPr>
        <w:t>La recuperación autónoma utiliza el correo asociado a la cuenta. La respuesta inicial debe ser genérica para evitar revelar si la cuenta existe o se encuentra habilitada. Cuando la cuenta cumple las condiciones aplicables, el sistema envía un enlace de recuperación. El enlace debe ser válido, vigente y utilizable una sola vez conforme al flujo de recuperación.</w:t>
      </w:r>
    </w:p>
    <w:p w14:paraId="1D1CDABE" w14:textId="474D4237" w:rsidR="00A42831" w:rsidRDefault="61B555FC" w:rsidP="61B555FC">
      <w:pPr>
        <w:spacing w:after="60" w:line="360" w:lineRule="auto"/>
        <w:jc w:val="both"/>
      </w:pPr>
      <w:r w:rsidRPr="61B555FC">
        <w:rPr>
          <w:rFonts w:eastAsia="Times New Roman" w:cs="Times New Roman"/>
          <w:color w:val="000000" w:themeColor="text1"/>
        </w:rPr>
        <w:t>El restablecimiento administrativo genera una nueva contraseña temporal para una cuenta habilitada y puede restablecer las condiciones de seguridad aplicables. La nueva credencial temporal invalida las anteriores que correspondan y cualquier sesión activa previa. Las credenciales temporales no deben quedar expuestas en registros técnicos o mecanismos de almacenamiento no autorizados.</w:t>
      </w:r>
    </w:p>
    <w:p w14:paraId="095B1604" w14:textId="20C9449D" w:rsidR="00A42831" w:rsidRDefault="61B555FC" w:rsidP="61B555FC">
      <w:pPr>
        <w:spacing w:after="60" w:line="360" w:lineRule="auto"/>
        <w:jc w:val="both"/>
      </w:pPr>
      <w:r w:rsidRPr="61B555FC">
        <w:rPr>
          <w:rFonts w:eastAsia="Times New Roman" w:cs="Times New Roman"/>
        </w:rPr>
        <w:t xml:space="preserve"> </w:t>
      </w:r>
    </w:p>
    <w:p w14:paraId="2AC620F9" w14:textId="1827E453"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 xml:space="preserve">Información </w:t>
      </w:r>
      <w:proofErr w:type="spellStart"/>
      <w:r w:rsidRPr="61B555FC">
        <w:rPr>
          <w:rFonts w:eastAsia="Times New Roman" w:cs="Times New Roman"/>
          <w:color w:val="603A14" w:themeColor="accent6" w:themeShade="80"/>
        </w:rPr>
        <w:t>remuneracional</w:t>
      </w:r>
      <w:proofErr w:type="spellEnd"/>
      <w:r w:rsidRPr="61B555FC">
        <w:rPr>
          <w:rFonts w:eastAsia="Times New Roman" w:cs="Times New Roman"/>
          <w:color w:val="603A14" w:themeColor="accent6" w:themeShade="80"/>
        </w:rPr>
        <w:t xml:space="preserve"> sensible</w:t>
      </w:r>
    </w:p>
    <w:p w14:paraId="67466284" w14:textId="7EB36FB7" w:rsidR="00A42831" w:rsidRDefault="61B555FC" w:rsidP="61B555FC">
      <w:pPr>
        <w:spacing w:line="257" w:lineRule="auto"/>
        <w:jc w:val="both"/>
      </w:pPr>
      <w:r w:rsidRPr="61B555FC">
        <w:rPr>
          <w:rFonts w:eastAsia="Times New Roman" w:cs="Times New Roman"/>
        </w:rPr>
        <w:t xml:space="preserve"> </w:t>
      </w:r>
    </w:p>
    <w:p w14:paraId="43EC7D20" w14:textId="61BA5772" w:rsidR="00A42831" w:rsidRDefault="61B555FC" w:rsidP="61B555FC">
      <w:pPr>
        <w:spacing w:after="60" w:line="360" w:lineRule="auto"/>
        <w:jc w:val="both"/>
      </w:pPr>
      <w:r w:rsidRPr="61B555FC">
        <w:rPr>
          <w:rFonts w:eastAsia="Times New Roman" w:cs="Times New Roman"/>
          <w:color w:val="000000" w:themeColor="text1"/>
        </w:rPr>
        <w:t>La información de remuneraciones, previsión, salud, tributación y liquidaciones se consulta y opera únicamente dentro del alcance autorizado para cada función. La participación de un perfil en tareas documentales, de entrega o de consulta no implica acceso irrestricto a montos o detalle salarial cuando el permiso aplicable no lo autoriza.</w:t>
      </w:r>
    </w:p>
    <w:p w14:paraId="766CAC9E" w14:textId="6773BD87" w:rsidR="00A42831" w:rsidRDefault="61B555FC" w:rsidP="61B555FC">
      <w:pPr>
        <w:spacing w:after="60" w:line="360" w:lineRule="auto"/>
        <w:jc w:val="both"/>
      </w:pPr>
      <w:r w:rsidRPr="61B555FC">
        <w:rPr>
          <w:rFonts w:eastAsia="Times New Roman" w:cs="Times New Roman"/>
          <w:color w:val="000000" w:themeColor="text1"/>
        </w:rPr>
        <w:t>El historial de Liquidaciones oficiales puede incluir versiones vigentes y reemplazadas. La visibilidad, descarga y reenvío deben respetar tanto los permisos del usuario como la vigencia de la versión consultada.</w:t>
      </w:r>
    </w:p>
    <w:p w14:paraId="410257DB" w14:textId="74B2E3AB" w:rsidR="00A42831" w:rsidRDefault="61B555FC" w:rsidP="61B555FC">
      <w:pPr>
        <w:spacing w:after="60" w:line="360" w:lineRule="auto"/>
        <w:jc w:val="both"/>
      </w:pPr>
      <w:r w:rsidRPr="61B555FC">
        <w:rPr>
          <w:rFonts w:eastAsia="Times New Roman" w:cs="Times New Roman"/>
        </w:rPr>
        <w:t xml:space="preserve"> </w:t>
      </w:r>
    </w:p>
    <w:p w14:paraId="7A7DC04D" w14:textId="371D7E63"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Alcance y protección de Auditoría</w:t>
      </w:r>
    </w:p>
    <w:p w14:paraId="7E4FAE22" w14:textId="4C194FF9" w:rsidR="00A42831" w:rsidRDefault="61B555FC" w:rsidP="61B555FC">
      <w:pPr>
        <w:spacing w:before="160" w:after="80" w:line="360" w:lineRule="auto"/>
        <w:jc w:val="both"/>
      </w:pPr>
      <w:r w:rsidRPr="61B555FC">
        <w:rPr>
          <w:rFonts w:eastAsia="Times New Roman" w:cs="Times New Roman"/>
        </w:rPr>
        <w:t xml:space="preserve"> </w:t>
      </w:r>
    </w:p>
    <w:p w14:paraId="7CB4C823" w14:textId="50DC0E00" w:rsidR="00A42831" w:rsidRDefault="61B555FC" w:rsidP="61B555FC">
      <w:pPr>
        <w:spacing w:after="120" w:line="360" w:lineRule="auto"/>
        <w:jc w:val="both"/>
      </w:pPr>
      <w:r w:rsidRPr="61B555FC">
        <w:rPr>
          <w:rFonts w:eastAsia="Times New Roman" w:cs="Times New Roman"/>
          <w:b/>
          <w:bCs/>
          <w:color w:val="000000" w:themeColor="text1"/>
        </w:rPr>
        <w:t xml:space="preserve">Alcance autorizado de Auditoría: </w:t>
      </w:r>
      <w:r w:rsidRPr="61B555FC">
        <w:rPr>
          <w:rFonts w:eastAsia="Times New Roman" w:cs="Times New Roman"/>
          <w:color w:val="000000" w:themeColor="text1"/>
        </w:rPr>
        <w:t>La consulta del historial y el detalle se limita al alcance autorizado del usuario. Acceder a un evento no habilita automáticamente todos sus campos sensibles.</w:t>
      </w:r>
    </w:p>
    <w:p w14:paraId="12DF8A21" w14:textId="66129E30" w:rsidR="00A42831" w:rsidRDefault="61B555FC" w:rsidP="61B555FC">
      <w:pPr>
        <w:spacing w:after="120" w:line="360" w:lineRule="auto"/>
        <w:jc w:val="both"/>
      </w:pPr>
      <w:r w:rsidRPr="61B555FC">
        <w:rPr>
          <w:rFonts w:eastAsia="Times New Roman" w:cs="Times New Roman"/>
          <w:b/>
          <w:bCs/>
          <w:color w:val="000000" w:themeColor="text1"/>
        </w:rPr>
        <w:t xml:space="preserve">Protección de información auditada: </w:t>
      </w:r>
      <w:r w:rsidRPr="61B555FC">
        <w:rPr>
          <w:rFonts w:eastAsia="Times New Roman" w:cs="Times New Roman"/>
          <w:color w:val="000000" w:themeColor="text1"/>
        </w:rPr>
        <w:t>Los datos sensibles pueden mostrarse, ocultarse, anonimizarse o enmascararse según las autorizaciones y políticas aplicables. No se deben conservar credenciales, contraseñas, hashes, tokens ni secretos como valores auditados.</w:t>
      </w:r>
    </w:p>
    <w:p w14:paraId="3318C0C3" w14:textId="3F025109" w:rsidR="00A42831" w:rsidRDefault="61B555FC" w:rsidP="61B555FC">
      <w:pPr>
        <w:spacing w:line="257" w:lineRule="auto"/>
        <w:jc w:val="both"/>
      </w:pPr>
      <w:r w:rsidRPr="61B555FC">
        <w:rPr>
          <w:rFonts w:eastAsia="Times New Roman" w:cs="Times New Roman"/>
        </w:rPr>
        <w:t xml:space="preserve"> </w:t>
      </w:r>
    </w:p>
    <w:p w14:paraId="145606E1" w14:textId="46E5B01D"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Políticas transversales y criterios generales</w:t>
      </w:r>
    </w:p>
    <w:p w14:paraId="1244BD35" w14:textId="49821645" w:rsidR="00A42831" w:rsidRDefault="61B555FC" w:rsidP="61B555FC">
      <w:pPr>
        <w:spacing w:line="257" w:lineRule="auto"/>
        <w:jc w:val="both"/>
      </w:pPr>
      <w:r w:rsidRPr="61B555FC">
        <w:rPr>
          <w:rFonts w:eastAsia="Times New Roman" w:cs="Times New Roman"/>
        </w:rPr>
        <w:t xml:space="preserve"> </w:t>
      </w:r>
    </w:p>
    <w:p w14:paraId="0C487BED" w14:textId="59CFDA39"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Privacidad y protección de datos</w:t>
      </w:r>
    </w:p>
    <w:p w14:paraId="151EC9F0" w14:textId="580624D7" w:rsidR="00A42831" w:rsidRDefault="61B555FC" w:rsidP="61B555FC">
      <w:pPr>
        <w:spacing w:line="257" w:lineRule="auto"/>
        <w:jc w:val="both"/>
      </w:pPr>
      <w:r w:rsidRPr="61B555FC">
        <w:rPr>
          <w:rFonts w:eastAsia="Times New Roman" w:cs="Times New Roman"/>
        </w:rPr>
        <w:t xml:space="preserve"> </w:t>
      </w:r>
    </w:p>
    <w:p w14:paraId="744CC0C9" w14:textId="33A7FCE3" w:rsidR="00A42831" w:rsidRDefault="61B555FC" w:rsidP="61B555FC">
      <w:pPr>
        <w:spacing w:after="60" w:line="360" w:lineRule="auto"/>
        <w:jc w:val="both"/>
      </w:pPr>
      <w:r w:rsidRPr="61B555FC">
        <w:rPr>
          <w:rFonts w:eastAsia="Times New Roman" w:cs="Times New Roman"/>
          <w:color w:val="000000" w:themeColor="text1"/>
        </w:rPr>
        <w:t>El sistema aplica privacidad por diseño y por defecto. Los datos personales deben limitarse a aquellos necesarios para las funciones autorizadas, utilizarse con finalidades definidas, mantenerse exactos y protegerse durante todo su tratamiento. La conservación debe responder a una finalidad justificada y no debe prolongarse mediante reglas de borrado o retención inventadas por la implementación.</w:t>
      </w:r>
    </w:p>
    <w:p w14:paraId="5559B915" w14:textId="6833B69C" w:rsidR="00A42831" w:rsidRDefault="61B555FC" w:rsidP="61B555FC">
      <w:pPr>
        <w:spacing w:after="60" w:line="360" w:lineRule="auto"/>
        <w:jc w:val="both"/>
      </w:pPr>
      <w:r w:rsidRPr="61B555FC">
        <w:rPr>
          <w:rFonts w:eastAsia="Times New Roman" w:cs="Times New Roman"/>
          <w:color w:val="000000" w:themeColor="text1"/>
        </w:rPr>
        <w:t xml:space="preserve">Estos criterios se alinean con los principios de finalidad, proporcionalidad, calidad, seguridad y confidencialidad contenidos en la Ley </w:t>
      </w:r>
      <w:proofErr w:type="spellStart"/>
      <w:r w:rsidRPr="61B555FC">
        <w:rPr>
          <w:rFonts w:eastAsia="Times New Roman" w:cs="Times New Roman"/>
          <w:color w:val="000000" w:themeColor="text1"/>
        </w:rPr>
        <w:t>N°</w:t>
      </w:r>
      <w:proofErr w:type="spellEnd"/>
      <w:r w:rsidRPr="61B555FC">
        <w:rPr>
          <w:rFonts w:eastAsia="Times New Roman" w:cs="Times New Roman"/>
          <w:color w:val="000000" w:themeColor="text1"/>
        </w:rPr>
        <w:t xml:space="preserve"> 21.719, además del deber de adoptar medidas técnicas y organizativas desde el diseño y por defecto. El acceso a datos personales, financieros, documentos sensibles, información de sesión y permisos debe restringirse a usuarios autorizados.</w:t>
      </w:r>
    </w:p>
    <w:p w14:paraId="1FD80351" w14:textId="32B105B1" w:rsidR="00A42831" w:rsidRDefault="61B555FC" w:rsidP="61B555FC">
      <w:pPr>
        <w:spacing w:after="60" w:line="360" w:lineRule="auto"/>
        <w:jc w:val="both"/>
      </w:pPr>
      <w:r w:rsidRPr="61B555FC">
        <w:rPr>
          <w:rFonts w:eastAsia="Times New Roman" w:cs="Times New Roman"/>
        </w:rPr>
        <w:t xml:space="preserve"> </w:t>
      </w:r>
    </w:p>
    <w:p w14:paraId="3CE66F79" w14:textId="2D6FAC78"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Seguridad de credenciales y comunicaciones</w:t>
      </w:r>
    </w:p>
    <w:p w14:paraId="6573B4FA" w14:textId="62796C87" w:rsidR="00A42831" w:rsidRDefault="61B555FC" w:rsidP="61B555FC">
      <w:pPr>
        <w:spacing w:line="257" w:lineRule="auto"/>
        <w:jc w:val="both"/>
      </w:pPr>
      <w:r w:rsidRPr="61B555FC">
        <w:rPr>
          <w:rFonts w:eastAsia="Times New Roman" w:cs="Times New Roman"/>
        </w:rPr>
        <w:t xml:space="preserve"> </w:t>
      </w:r>
    </w:p>
    <w:p w14:paraId="349CFB78" w14:textId="256BE9C0" w:rsidR="00A42831" w:rsidRDefault="61B555FC" w:rsidP="61B555FC">
      <w:pPr>
        <w:spacing w:after="60" w:line="360" w:lineRule="auto"/>
        <w:jc w:val="both"/>
      </w:pPr>
      <w:r w:rsidRPr="61B555FC">
        <w:rPr>
          <w:rFonts w:eastAsia="Times New Roman" w:cs="Times New Roman"/>
          <w:color w:val="000000" w:themeColor="text1"/>
        </w:rPr>
        <w:t>Las contraseñas, credenciales temporales y demás secretos de autenticación deben protegerse mediante mecanismos de seguridad adecuados y no deben quedar almacenados ni expuestos en texto plano. La gestión de recuperación y restablecimiento debe preservar la confidencialidad de las credenciales y la trazabilidad de las operaciones autorizadas.</w:t>
      </w:r>
    </w:p>
    <w:p w14:paraId="2BFD4AA3" w14:textId="5BD0C515" w:rsidR="00A42831" w:rsidRDefault="61B555FC" w:rsidP="61B555FC">
      <w:pPr>
        <w:spacing w:after="60" w:line="360" w:lineRule="auto"/>
        <w:jc w:val="both"/>
      </w:pPr>
      <w:r w:rsidRPr="61B555FC">
        <w:rPr>
          <w:rFonts w:eastAsia="Times New Roman" w:cs="Times New Roman"/>
          <w:color w:val="000000" w:themeColor="text1"/>
        </w:rPr>
        <w:t>Las comunicaciones que transporten información protegida deben utilizar canales seguros y las operaciones restringidas deben validar efectivamente la autorización del Usuario. Ocultar una función en la interfaz no constituye, por sí solo, un control de autorización suficiente.</w:t>
      </w:r>
    </w:p>
    <w:p w14:paraId="4E0F60D6" w14:textId="7FF57E1E" w:rsidR="00A42831" w:rsidRDefault="61B555FC" w:rsidP="61B555FC">
      <w:pPr>
        <w:spacing w:after="60" w:line="360" w:lineRule="auto"/>
        <w:jc w:val="both"/>
      </w:pPr>
      <w:r w:rsidRPr="61B555FC">
        <w:rPr>
          <w:rFonts w:eastAsia="Times New Roman" w:cs="Times New Roman"/>
        </w:rPr>
        <w:t xml:space="preserve"> </w:t>
      </w:r>
    </w:p>
    <w:p w14:paraId="0BA51B00" w14:textId="18E990F2"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Integridad y consistencia de las operaciones</w:t>
      </w:r>
    </w:p>
    <w:p w14:paraId="2256554B" w14:textId="10242765" w:rsidR="00A42831" w:rsidRDefault="61B555FC" w:rsidP="61B555FC">
      <w:pPr>
        <w:spacing w:line="257" w:lineRule="auto"/>
        <w:jc w:val="both"/>
      </w:pPr>
      <w:r w:rsidRPr="61B555FC">
        <w:rPr>
          <w:rFonts w:eastAsia="Times New Roman" w:cs="Times New Roman"/>
        </w:rPr>
        <w:t xml:space="preserve"> </w:t>
      </w:r>
    </w:p>
    <w:p w14:paraId="61C780ED" w14:textId="6467FF4E" w:rsidR="00A42831" w:rsidRDefault="61B555FC" w:rsidP="61B555FC">
      <w:pPr>
        <w:spacing w:after="60" w:line="360" w:lineRule="auto"/>
        <w:jc w:val="both"/>
      </w:pPr>
      <w:r w:rsidRPr="61B555FC">
        <w:rPr>
          <w:rFonts w:eastAsia="Times New Roman" w:cs="Times New Roman"/>
          <w:color w:val="000000" w:themeColor="text1"/>
        </w:rPr>
        <w:t>Las operaciones que afecten registros financieros o múltiples datos relacionados deben preservar la integridad y consistencia del conjunto, evitando que una falla deje efectos parciales incompatibles con las reglas funcionales vigentes. La solución técnica concreta para asegurar esta propiedad pertenece a la definición técnica validada del proyecto y no se prescribe en este Anexo.</w:t>
      </w:r>
    </w:p>
    <w:p w14:paraId="47A051FE" w14:textId="41CED362"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2BD6F8BF" w14:textId="524066FC"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Accesibilidad, consistencia y trazabilidad</w:t>
      </w:r>
    </w:p>
    <w:p w14:paraId="107BB588" w14:textId="36C28843" w:rsidR="00A42831" w:rsidRDefault="61B555FC" w:rsidP="61B555FC">
      <w:pPr>
        <w:spacing w:line="257" w:lineRule="auto"/>
        <w:jc w:val="both"/>
      </w:pPr>
      <w:r w:rsidRPr="61B555FC">
        <w:rPr>
          <w:rFonts w:eastAsia="Times New Roman" w:cs="Times New Roman"/>
        </w:rPr>
        <w:t xml:space="preserve"> </w:t>
      </w:r>
    </w:p>
    <w:p w14:paraId="3B5A2C01" w14:textId="14179DBF" w:rsidR="00A42831" w:rsidRDefault="61B555FC" w:rsidP="61B555FC">
      <w:pPr>
        <w:spacing w:after="60" w:line="360" w:lineRule="auto"/>
        <w:jc w:val="both"/>
      </w:pPr>
      <w:r w:rsidRPr="61B555FC">
        <w:rPr>
          <w:rFonts w:eastAsia="Times New Roman" w:cs="Times New Roman"/>
          <w:color w:val="000000" w:themeColor="text1"/>
        </w:rPr>
        <w:t>Los estados, alertas, validaciones e indicadores no deben comunicarse exclusivamente mediante color. Cuando el color tenga significado funcional debe complementarse con texto, iconos o etiquetas. Las vistas deben mantener criterios comunes de diseño, navegación, nomenclatura y componentes para que el sistema se perciba como una única plataforma.</w:t>
      </w:r>
    </w:p>
    <w:p w14:paraId="6E14900A" w14:textId="4DC42061" w:rsidR="00A42831" w:rsidRDefault="61B555FC" w:rsidP="61B555FC">
      <w:pPr>
        <w:spacing w:after="60" w:line="360" w:lineRule="auto"/>
        <w:jc w:val="both"/>
      </w:pPr>
      <w:r w:rsidRPr="61B555FC">
        <w:rPr>
          <w:rFonts w:eastAsia="Times New Roman" w:cs="Times New Roman"/>
          <w:color w:val="000000" w:themeColor="text1"/>
        </w:rPr>
        <w:t>Las operaciones sensibles deben generar la información técnica necesaria para que la función de Auditoría registre los eventos que correspondan. Esta obligación de trazabilidad no convierte a las funciones de negocio en responsables de consultar, filtrar, exportar o conservar la auditoría.</w:t>
      </w:r>
    </w:p>
    <w:p w14:paraId="5920F751" w14:textId="7AA9C2B3" w:rsidR="00A42831" w:rsidRDefault="61B555FC" w:rsidP="61B555FC">
      <w:pPr>
        <w:spacing w:after="60" w:line="360" w:lineRule="auto"/>
        <w:jc w:val="both"/>
      </w:pPr>
      <w:r w:rsidRPr="61B555FC">
        <w:rPr>
          <w:rFonts w:eastAsia="Times New Roman" w:cs="Times New Roman"/>
        </w:rPr>
        <w:t xml:space="preserve"> </w:t>
      </w:r>
    </w:p>
    <w:p w14:paraId="0557E0C6" w14:textId="4DB01942"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Evidencia y criterios de Auditoría</w:t>
      </w:r>
    </w:p>
    <w:p w14:paraId="4D8EFB18" w14:textId="1A0A49CA" w:rsidR="00A42831" w:rsidRDefault="61B555FC" w:rsidP="61B555FC">
      <w:pPr>
        <w:spacing w:line="257" w:lineRule="auto"/>
        <w:jc w:val="both"/>
      </w:pPr>
      <w:r w:rsidRPr="61B555FC">
        <w:rPr>
          <w:rFonts w:eastAsia="Times New Roman" w:cs="Times New Roman"/>
        </w:rPr>
        <w:t xml:space="preserve"> </w:t>
      </w:r>
    </w:p>
    <w:p w14:paraId="4F24D915" w14:textId="7BD203F9" w:rsidR="00A42831" w:rsidRDefault="61B555FC" w:rsidP="61B555FC">
      <w:pPr>
        <w:spacing w:after="120" w:line="360" w:lineRule="auto"/>
        <w:jc w:val="both"/>
      </w:pPr>
      <w:r w:rsidRPr="61B555FC">
        <w:rPr>
          <w:rFonts w:eastAsia="Times New Roman" w:cs="Times New Roman"/>
          <w:b/>
          <w:bCs/>
          <w:color w:val="000000" w:themeColor="text1"/>
        </w:rPr>
        <w:t xml:space="preserve">Evento de Auditoría: </w:t>
      </w:r>
      <w:r w:rsidRPr="61B555FC">
        <w:rPr>
          <w:rFonts w:eastAsia="Times New Roman" w:cs="Times New Roman"/>
          <w:color w:val="000000" w:themeColor="text1"/>
        </w:rPr>
        <w:t>Evidencia inmutable de una operación clasificada como auditable. Puede incluir información común y datos condicionales según la naturaleza de la operación, siempre bajo criterios de minimización.</w:t>
      </w:r>
    </w:p>
    <w:p w14:paraId="298FFE29" w14:textId="64DE0AE3" w:rsidR="00A42831" w:rsidRDefault="61B555FC" w:rsidP="61B555FC">
      <w:pPr>
        <w:spacing w:after="120" w:line="360" w:lineRule="auto"/>
        <w:jc w:val="both"/>
      </w:pPr>
      <w:r w:rsidRPr="61B555FC">
        <w:rPr>
          <w:rFonts w:eastAsia="Times New Roman" w:cs="Times New Roman"/>
          <w:b/>
          <w:bCs/>
          <w:color w:val="000000" w:themeColor="text1"/>
        </w:rPr>
        <w:t xml:space="preserve">Consulta y </w:t>
      </w:r>
      <w:proofErr w:type="gramStart"/>
      <w:r w:rsidRPr="61B555FC">
        <w:rPr>
          <w:rFonts w:eastAsia="Times New Roman" w:cs="Times New Roman"/>
          <w:b/>
          <w:bCs/>
          <w:color w:val="000000" w:themeColor="text1"/>
        </w:rPr>
        <w:t>detalle auditables</w:t>
      </w:r>
      <w:proofErr w:type="gramEnd"/>
      <w:r w:rsidRPr="61B555FC">
        <w:rPr>
          <w:rFonts w:eastAsia="Times New Roman" w:cs="Times New Roman"/>
          <w:b/>
          <w:bCs/>
          <w:color w:val="000000" w:themeColor="text1"/>
        </w:rPr>
        <w:t xml:space="preserve">: </w:t>
      </w:r>
      <w:r w:rsidRPr="61B555FC">
        <w:rPr>
          <w:rFonts w:eastAsia="Times New Roman" w:cs="Times New Roman"/>
          <w:color w:val="000000" w:themeColor="text1"/>
        </w:rPr>
        <w:t>La ejecución de una búsqueda o consulta y la apertura de un detalle generan evidencia de acceso. Los clics, navegación ordinaria y cambios intermedios de filtros no generan por sí solos un evento independiente.</w:t>
      </w:r>
    </w:p>
    <w:p w14:paraId="634E4519" w14:textId="51EE3898" w:rsidR="00A42831" w:rsidRDefault="61B555FC" w:rsidP="61B555FC">
      <w:pPr>
        <w:spacing w:after="120" w:line="360" w:lineRule="auto"/>
        <w:jc w:val="both"/>
      </w:pPr>
      <w:r w:rsidRPr="61B555FC">
        <w:rPr>
          <w:rFonts w:eastAsia="Times New Roman" w:cs="Times New Roman"/>
          <w:b/>
          <w:bCs/>
          <w:color w:val="000000" w:themeColor="text1"/>
        </w:rPr>
        <w:t xml:space="preserve">No recursividad: </w:t>
      </w:r>
      <w:r w:rsidRPr="61B555FC">
        <w:rPr>
          <w:rFonts w:eastAsia="Times New Roman" w:cs="Times New Roman"/>
          <w:color w:val="000000" w:themeColor="text1"/>
        </w:rPr>
        <w:t>Registrar evidencia de una consulta, apertura de detalle o exportación de Auditoría no debe originar una cadena indefinida de eventos equivalentes.</w:t>
      </w:r>
    </w:p>
    <w:p w14:paraId="66FE9EB7" w14:textId="74A981A2" w:rsidR="00A42831" w:rsidRDefault="61B555FC" w:rsidP="61B555FC">
      <w:pPr>
        <w:spacing w:line="257" w:lineRule="auto"/>
        <w:jc w:val="both"/>
      </w:pPr>
      <w:r w:rsidRPr="61B555FC">
        <w:rPr>
          <w:rFonts w:eastAsia="Times New Roman" w:cs="Times New Roman"/>
        </w:rPr>
        <w:t xml:space="preserve"> </w:t>
      </w:r>
    </w:p>
    <w:p w14:paraId="21F00E50" w14:textId="628A9FF7"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Convenciones adicionales para interpretar la documentación</w:t>
      </w:r>
    </w:p>
    <w:p w14:paraId="67A46ADC" w14:textId="62F51110" w:rsidR="00A42831" w:rsidRDefault="61B555FC" w:rsidP="61B555FC">
      <w:pPr>
        <w:spacing w:line="257" w:lineRule="auto"/>
        <w:jc w:val="both"/>
      </w:pPr>
      <w:r w:rsidRPr="61B555FC">
        <w:rPr>
          <w:rFonts w:eastAsia="Times New Roman" w:cs="Times New Roman"/>
        </w:rPr>
        <w:t xml:space="preserve"> </w:t>
      </w:r>
    </w:p>
    <w:p w14:paraId="7501E93A" w14:textId="47C4FA59"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Conservación de registros e historial</w:t>
      </w:r>
    </w:p>
    <w:p w14:paraId="1D17D9F2" w14:textId="331E3095" w:rsidR="00A42831" w:rsidRDefault="61B555FC" w:rsidP="61B555FC">
      <w:pPr>
        <w:spacing w:line="257" w:lineRule="auto"/>
        <w:jc w:val="both"/>
      </w:pPr>
      <w:r w:rsidRPr="61B555FC">
        <w:rPr>
          <w:rFonts w:eastAsia="Times New Roman" w:cs="Times New Roman"/>
        </w:rPr>
        <w:t xml:space="preserve"> </w:t>
      </w:r>
    </w:p>
    <w:p w14:paraId="16918855" w14:textId="4A2A55D0" w:rsidR="00A42831" w:rsidRDefault="61B555FC" w:rsidP="61B555FC">
      <w:pPr>
        <w:spacing w:after="60" w:line="360" w:lineRule="auto"/>
        <w:jc w:val="both"/>
      </w:pPr>
      <w:r w:rsidRPr="61B555FC">
        <w:rPr>
          <w:rFonts w:eastAsia="Times New Roman" w:cs="Times New Roman"/>
          <w:color w:val="000000" w:themeColor="text1"/>
        </w:rPr>
        <w:t xml:space="preserve">La desactivación de clientes, Proveedores o Usuarios no elimina su identidad ni su historial. Las anulaciones, reversiones y correcciones que modifican efectos comerciales o financieros deben conservar el registro original y la trazabilidad necesaria para comprender el cambio. Los valores históricos, como el monto original de una Nota de Venta, las versiones de tarifas </w:t>
      </w:r>
      <w:proofErr w:type="spellStart"/>
      <w:r w:rsidRPr="61B555FC">
        <w:rPr>
          <w:rFonts w:eastAsia="Times New Roman" w:cs="Times New Roman"/>
          <w:color w:val="000000" w:themeColor="text1"/>
        </w:rPr>
        <w:t>remuneracionales</w:t>
      </w:r>
      <w:proofErr w:type="spellEnd"/>
      <w:r w:rsidRPr="61B555FC">
        <w:rPr>
          <w:rFonts w:eastAsia="Times New Roman" w:cs="Times New Roman"/>
          <w:color w:val="000000" w:themeColor="text1"/>
        </w:rPr>
        <w:t xml:space="preserve"> y las versiones oficiales reemplazadas de una Liquidación, no deben sobrescribirse con el valor vigente.</w:t>
      </w:r>
    </w:p>
    <w:p w14:paraId="774B15AB" w14:textId="6FDC2CFC" w:rsidR="00A42831" w:rsidRDefault="61B555FC" w:rsidP="61B555FC">
      <w:pPr>
        <w:pStyle w:val="Ttulo2"/>
        <w:spacing w:before="160" w:after="80" w:line="360" w:lineRule="auto"/>
        <w:jc w:val="both"/>
      </w:pPr>
      <w:r w:rsidRPr="61B555FC">
        <w:rPr>
          <w:rFonts w:eastAsia="Times New Roman" w:cs="Times New Roman"/>
          <w:color w:val="000000" w:themeColor="text1"/>
          <w:sz w:val="24"/>
          <w:szCs w:val="24"/>
        </w:rPr>
        <w:t xml:space="preserve"> </w:t>
      </w:r>
    </w:p>
    <w:p w14:paraId="02CBE83D" w14:textId="3EF9F4F4"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Separación entre estado comercial, financiero y de seguridad</w:t>
      </w:r>
    </w:p>
    <w:p w14:paraId="48E658B1" w14:textId="44C43968" w:rsidR="00A42831" w:rsidRDefault="61B555FC" w:rsidP="61B555FC">
      <w:pPr>
        <w:spacing w:line="257" w:lineRule="auto"/>
        <w:jc w:val="both"/>
      </w:pPr>
      <w:r w:rsidRPr="61B555FC">
        <w:rPr>
          <w:rFonts w:eastAsia="Times New Roman" w:cs="Times New Roman"/>
        </w:rPr>
        <w:t xml:space="preserve"> </w:t>
      </w:r>
    </w:p>
    <w:p w14:paraId="189D5DB0" w14:textId="5CA2D395" w:rsidR="00A42831" w:rsidRDefault="61B555FC" w:rsidP="61B555FC">
      <w:pPr>
        <w:spacing w:after="60" w:line="360" w:lineRule="auto"/>
        <w:jc w:val="both"/>
      </w:pPr>
      <w:r w:rsidRPr="61B555FC">
        <w:rPr>
          <w:rFonts w:eastAsia="Times New Roman" w:cs="Times New Roman"/>
          <w:color w:val="000000" w:themeColor="text1"/>
        </w:rPr>
        <w:t xml:space="preserve">El estado comercial de una Cotización o Nota de Venta, el estado de pago de cliente, la condición de vencimiento o morosidad, la conciliación, los estados documentales y financieros de Proveedores, el estado del cálculo </w:t>
      </w:r>
      <w:proofErr w:type="spellStart"/>
      <w:r w:rsidRPr="61B555FC">
        <w:rPr>
          <w:rFonts w:eastAsia="Times New Roman" w:cs="Times New Roman"/>
          <w:color w:val="000000" w:themeColor="text1"/>
        </w:rPr>
        <w:t>remuneracional</w:t>
      </w:r>
      <w:proofErr w:type="spellEnd"/>
      <w:r w:rsidRPr="61B555FC">
        <w:rPr>
          <w:rFonts w:eastAsia="Times New Roman" w:cs="Times New Roman"/>
          <w:color w:val="000000" w:themeColor="text1"/>
        </w:rPr>
        <w:t>, la vigencia de una Liquidación y el estado de una cuenta de Usuario representan dimensiones distintas. Un cambio en una dimensión sólo modifica las otras cuando una regla funcional lo establece expresamente.</w:t>
      </w:r>
    </w:p>
    <w:p w14:paraId="1146ABAD" w14:textId="692AF256" w:rsidR="00A42831" w:rsidRDefault="61B555FC" w:rsidP="61B555FC">
      <w:pPr>
        <w:spacing w:after="60" w:line="360" w:lineRule="auto"/>
        <w:jc w:val="both"/>
      </w:pPr>
      <w:r w:rsidRPr="61B555FC">
        <w:rPr>
          <w:rFonts w:eastAsia="Times New Roman" w:cs="Times New Roman"/>
        </w:rPr>
        <w:t xml:space="preserve"> </w:t>
      </w:r>
    </w:p>
    <w:p w14:paraId="42B08D86" w14:textId="6507FF75"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Autorización y visibilidad</w:t>
      </w:r>
    </w:p>
    <w:p w14:paraId="224C3EB5" w14:textId="0D70B9DF" w:rsidR="00A42831" w:rsidRDefault="61B555FC" w:rsidP="61B555FC">
      <w:pPr>
        <w:spacing w:line="257" w:lineRule="auto"/>
        <w:jc w:val="both"/>
      </w:pPr>
      <w:r w:rsidRPr="61B555FC">
        <w:rPr>
          <w:rFonts w:eastAsia="Times New Roman" w:cs="Times New Roman"/>
        </w:rPr>
        <w:t xml:space="preserve"> </w:t>
      </w:r>
    </w:p>
    <w:p w14:paraId="13A05147" w14:textId="6DCBE380" w:rsidR="00A42831" w:rsidRDefault="61B555FC" w:rsidP="61B555FC">
      <w:pPr>
        <w:spacing w:after="60" w:line="360" w:lineRule="auto"/>
        <w:jc w:val="both"/>
      </w:pPr>
      <w:r w:rsidRPr="61B555FC">
        <w:rPr>
          <w:rFonts w:eastAsia="Times New Roman" w:cs="Times New Roman"/>
          <w:color w:val="000000" w:themeColor="text1"/>
        </w:rPr>
        <w:t>La interfaz puede ocultar funciones para las cuales un Usuario no posee autorización, pero la seguridad efectiva depende de validar la autorización al ejecutar la operación. La posibilidad de visualizar una entidad, documento o bloque sensible puede constituir una autorización base para ejecutar otras operaciones sobre ese contenido cuando la regla vigente así lo establece.</w:t>
      </w:r>
    </w:p>
    <w:p w14:paraId="47C9B35D" w14:textId="3999EAA9" w:rsidR="00A42831" w:rsidRDefault="61B555FC" w:rsidP="61B555FC">
      <w:pPr>
        <w:spacing w:after="60" w:line="360" w:lineRule="auto"/>
        <w:jc w:val="both"/>
      </w:pPr>
      <w:r w:rsidRPr="61B555FC">
        <w:rPr>
          <w:rFonts w:eastAsia="Times New Roman" w:cs="Times New Roman"/>
        </w:rPr>
        <w:t xml:space="preserve"> </w:t>
      </w:r>
    </w:p>
    <w:p w14:paraId="5B7B608E" w14:textId="22B45179"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Detalles no fijados por las fuentes vigentes</w:t>
      </w:r>
    </w:p>
    <w:p w14:paraId="1036247E" w14:textId="71D9A21D" w:rsidR="00A42831" w:rsidRDefault="61B555FC" w:rsidP="61B555FC">
      <w:pPr>
        <w:spacing w:line="257" w:lineRule="auto"/>
        <w:jc w:val="both"/>
      </w:pPr>
      <w:r w:rsidRPr="61B555FC">
        <w:rPr>
          <w:rFonts w:eastAsia="Times New Roman" w:cs="Times New Roman"/>
        </w:rPr>
        <w:t xml:space="preserve"> </w:t>
      </w:r>
    </w:p>
    <w:p w14:paraId="252CCE16" w14:textId="391DE945" w:rsidR="00A42831" w:rsidRDefault="61B555FC" w:rsidP="61B555FC">
      <w:pPr>
        <w:spacing w:after="60" w:line="360" w:lineRule="auto"/>
        <w:jc w:val="both"/>
      </w:pPr>
      <w:r w:rsidRPr="61B555FC">
        <w:rPr>
          <w:rFonts w:eastAsia="Times New Roman" w:cs="Times New Roman"/>
          <w:color w:val="000000" w:themeColor="text1"/>
        </w:rPr>
        <w:t>Cuando la documentación funcional define una obligación, pero no establece un valor numérico, una lista completa de campos, una fuente externa o un mecanismo técnico específico, la implementación debe conservar la obligación general y evitar fijar por inferencia una regla que cambie el comportamiento de negocio. Los parámetros técnicos y los detalles de captura pueden completarse posteriormente sin alterar los conceptos funcionales consolidados.</w:t>
      </w:r>
    </w:p>
    <w:p w14:paraId="2FB46FC1" w14:textId="04241C88" w:rsidR="00A42831" w:rsidRDefault="61B555FC" w:rsidP="61B555FC">
      <w:pPr>
        <w:spacing w:after="60" w:line="360" w:lineRule="auto"/>
        <w:jc w:val="both"/>
      </w:pPr>
      <w:r w:rsidRPr="61B555FC">
        <w:rPr>
          <w:rFonts w:eastAsia="Times New Roman" w:cs="Times New Roman"/>
        </w:rPr>
        <w:t xml:space="preserve"> </w:t>
      </w:r>
    </w:p>
    <w:p w14:paraId="69A1B028" w14:textId="545263A7" w:rsidR="00A42831" w:rsidRDefault="61B555FC" w:rsidP="61B555FC">
      <w:pPr>
        <w:pStyle w:val="Ttulo6"/>
        <w:spacing w:line="360" w:lineRule="auto"/>
        <w:ind w:left="357" w:hanging="357"/>
        <w:jc w:val="both"/>
      </w:pPr>
      <w:r w:rsidRPr="61B555FC">
        <w:rPr>
          <w:rFonts w:eastAsia="Times New Roman" w:cs="Times New Roman"/>
          <w:color w:val="603A14" w:themeColor="accent6" w:themeShade="80"/>
        </w:rPr>
        <w:t>Referencia normativa de privacidad</w:t>
      </w:r>
    </w:p>
    <w:p w14:paraId="4B6F04C6" w14:textId="10842F0B" w:rsidR="00A42831" w:rsidRDefault="61B555FC" w:rsidP="61B555FC">
      <w:pPr>
        <w:spacing w:line="257" w:lineRule="auto"/>
        <w:jc w:val="both"/>
      </w:pPr>
      <w:r w:rsidRPr="61B555FC">
        <w:rPr>
          <w:rFonts w:eastAsia="Times New Roman" w:cs="Times New Roman"/>
        </w:rPr>
        <w:t xml:space="preserve"> </w:t>
      </w:r>
    </w:p>
    <w:p w14:paraId="031F0280" w14:textId="3E50E83C" w:rsidR="00A42831" w:rsidRDefault="61B555FC" w:rsidP="61B555FC">
      <w:pPr>
        <w:spacing w:after="60" w:line="360" w:lineRule="auto"/>
        <w:jc w:val="both"/>
      </w:pPr>
      <w:r w:rsidRPr="61B555FC">
        <w:rPr>
          <w:rFonts w:eastAsia="Times New Roman" w:cs="Times New Roman"/>
          <w:color w:val="000000" w:themeColor="text1"/>
        </w:rPr>
        <w:t xml:space="preserve">Las políticas de privacidad de este Anexo se apoyan en los principios y deberes de protección de datos personales contenidos en la Ley </w:t>
      </w:r>
      <w:proofErr w:type="spellStart"/>
      <w:r w:rsidRPr="61B555FC">
        <w:rPr>
          <w:rFonts w:eastAsia="Times New Roman" w:cs="Times New Roman"/>
          <w:color w:val="000000" w:themeColor="text1"/>
        </w:rPr>
        <w:t>N°</w:t>
      </w:r>
      <w:proofErr w:type="spellEnd"/>
      <w:r w:rsidRPr="61B555FC">
        <w:rPr>
          <w:rFonts w:eastAsia="Times New Roman" w:cs="Times New Roman"/>
          <w:color w:val="000000" w:themeColor="text1"/>
        </w:rPr>
        <w:t xml:space="preserve"> 21.719, especialmente finalidad, proporcionalidad, calidad, seguridad, confidencialidad y protección desde el diseño y por defecto. La aplicación concreta de derechos, plazos o procedimientos legales que no hayan sido definidos funcionalmente debe tratarse conforme a la normativa y a las políticas formales de la organización, sin inventar reglas dentro de la documentación funcional.</w:t>
      </w:r>
    </w:p>
    <w:p w14:paraId="48560D18" w14:textId="334E7744" w:rsidR="00A42831" w:rsidRDefault="61B555FC" w:rsidP="61B555FC">
      <w:pPr>
        <w:spacing w:after="60" w:line="360" w:lineRule="auto"/>
        <w:jc w:val="both"/>
      </w:pPr>
      <w:r w:rsidRPr="61B555FC">
        <w:rPr>
          <w:rFonts w:eastAsia="Times New Roman" w:cs="Times New Roman"/>
        </w:rPr>
        <w:t xml:space="preserve"> </w:t>
      </w:r>
    </w:p>
    <w:p w14:paraId="1C82B679" w14:textId="142150A3" w:rsidR="00A42831" w:rsidRDefault="61B555FC" w:rsidP="61B555FC">
      <w:pPr>
        <w:pStyle w:val="Ttulo5"/>
        <w:spacing w:line="360" w:lineRule="auto"/>
        <w:ind w:left="357" w:hanging="357"/>
        <w:jc w:val="both"/>
      </w:pPr>
      <w:r w:rsidRPr="61B555FC">
        <w:rPr>
          <w:rFonts w:eastAsia="Times New Roman" w:cs="Times New Roman"/>
          <w:color w:val="333333" w:themeColor="accent2" w:themeShade="80"/>
        </w:rPr>
        <w:t>Historial crediticio operacional</w:t>
      </w:r>
    </w:p>
    <w:p w14:paraId="449ED761" w14:textId="336C60C6" w:rsidR="00A42831" w:rsidRDefault="61B555FC" w:rsidP="61B555FC">
      <w:pPr>
        <w:spacing w:before="160" w:after="80" w:line="360" w:lineRule="auto"/>
        <w:jc w:val="both"/>
      </w:pPr>
      <w:r w:rsidRPr="61B555FC">
        <w:rPr>
          <w:rFonts w:eastAsia="Times New Roman" w:cs="Times New Roman"/>
        </w:rPr>
        <w:t xml:space="preserve"> </w:t>
      </w:r>
    </w:p>
    <w:p w14:paraId="0BB6F699" w14:textId="671EBC9D" w:rsidR="00A42831" w:rsidRDefault="61B555FC" w:rsidP="61B555FC">
      <w:pPr>
        <w:spacing w:after="120" w:line="360" w:lineRule="auto"/>
        <w:jc w:val="both"/>
      </w:pPr>
      <w:r w:rsidRPr="61B555FC">
        <w:rPr>
          <w:rFonts w:eastAsia="Times New Roman" w:cs="Times New Roman"/>
          <w:b/>
          <w:bCs/>
          <w:color w:val="000000" w:themeColor="text1"/>
        </w:rPr>
        <w:t xml:space="preserve">Historial crediticio operacional: </w:t>
      </w:r>
      <w:r w:rsidRPr="61B555FC">
        <w:rPr>
          <w:rFonts w:eastAsia="Times New Roman" w:cs="Times New Roman"/>
          <w:color w:val="000000" w:themeColor="text1"/>
        </w:rPr>
        <w:t>Debe poder reconstruirse la secuencia de cambios de cupo y vigencia, motivos y responsables, suspensiones, reactivaciones y decisiones de excepción, sin que esto prescriba una estructura física específica.</w:t>
      </w:r>
    </w:p>
    <w:p w14:paraId="35C17C04" w14:textId="77777777" w:rsidR="007D6E97" w:rsidRDefault="000479C4" w:rsidP="00A42831">
      <w:pPr>
        <w:pStyle w:val="Ttulo3"/>
        <w:numPr>
          <w:ilvl w:val="2"/>
          <w:numId w:val="2"/>
        </w:numPr>
        <w:spacing w:line="360" w:lineRule="auto"/>
        <w:jc w:val="both"/>
        <w:rPr>
          <w:rFonts w:eastAsia="Times New Roman" w:cs="Times New Roman"/>
        </w:rPr>
      </w:pPr>
      <w:bookmarkStart w:id="12" w:name="_Toc242051027"/>
      <w:r>
        <w:rPr>
          <w:rFonts w:eastAsia="Times New Roman" w:cs="Times New Roman"/>
        </w:rPr>
        <w:t>Requerimientos Funcionales</w:t>
      </w:r>
      <w:bookmarkEnd w:id="12"/>
    </w:p>
    <w:p w14:paraId="5ABF6AB0" w14:textId="77777777" w:rsidR="007D6E97" w:rsidRDefault="007D6E97" w:rsidP="00A42831">
      <w:pPr>
        <w:spacing w:line="360" w:lineRule="auto"/>
        <w:jc w:val="both"/>
      </w:pPr>
    </w:p>
    <w:p w14:paraId="710BA23D" w14:textId="77777777" w:rsidR="003F63A8" w:rsidRPr="003F63A8" w:rsidRDefault="003F63A8" w:rsidP="003F63A8">
      <w:pPr>
        <w:spacing w:after="200" w:line="360" w:lineRule="auto"/>
        <w:jc w:val="both"/>
        <w:rPr>
          <w:rFonts w:eastAsia="Times New Roman" w:cs="Times New Roman"/>
          <w:szCs w:val="22"/>
          <w:lang w:val="en-US" w:eastAsia="en-US"/>
        </w:rPr>
      </w:pPr>
      <w:r w:rsidRPr="003F63A8">
        <w:rPr>
          <w:rFonts w:eastAsia="Times New Roman" w:cs="Times New Roman"/>
          <w:szCs w:val="22"/>
          <w:lang w:val="en-US" w:eastAsia="en-US"/>
        </w:rPr>
        <w:t xml:space="preserve">En </w:t>
      </w:r>
      <w:proofErr w:type="spellStart"/>
      <w:r w:rsidRPr="003F63A8">
        <w:rPr>
          <w:rFonts w:eastAsia="Times New Roman" w:cs="Times New Roman"/>
          <w:szCs w:val="22"/>
          <w:lang w:val="en-US" w:eastAsia="en-US"/>
        </w:rPr>
        <w:t>esta</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sección</w:t>
      </w:r>
      <w:proofErr w:type="spellEnd"/>
      <w:r w:rsidRPr="003F63A8">
        <w:rPr>
          <w:rFonts w:eastAsia="Times New Roman" w:cs="Times New Roman"/>
          <w:szCs w:val="22"/>
          <w:lang w:val="en-US" w:eastAsia="en-US"/>
        </w:rPr>
        <w:t xml:space="preserve"> se </w:t>
      </w:r>
      <w:proofErr w:type="spellStart"/>
      <w:r w:rsidRPr="003F63A8">
        <w:rPr>
          <w:rFonts w:eastAsia="Times New Roman" w:cs="Times New Roman"/>
          <w:szCs w:val="22"/>
          <w:lang w:val="en-US" w:eastAsia="en-US"/>
        </w:rPr>
        <w:t>presentan</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los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requerimientos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funcionales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correspondientes</w:t>
      </w:r>
      <w:proofErr w:type="spellEnd"/>
      <w:r w:rsidRPr="003F63A8">
        <w:rPr>
          <w:rFonts w:eastAsia="Times New Roman" w:cs="Times New Roman"/>
          <w:szCs w:val="22"/>
          <w:lang w:val="en-US" w:eastAsia="en-US"/>
        </w:rPr>
        <w:t xml:space="preserve"> al </w:t>
      </w:r>
      <w:proofErr w:type="spellStart"/>
      <w:r w:rsidRPr="003F63A8">
        <w:rPr>
          <w:rFonts w:eastAsia="Times New Roman" w:cs="Times New Roman"/>
          <w:szCs w:val="22"/>
          <w:lang w:val="en-US" w:eastAsia="en-US"/>
        </w:rPr>
        <w:t>Incremento</w:t>
      </w:r>
      <w:proofErr w:type="spellEnd"/>
      <w:r w:rsidRPr="003F63A8">
        <w:rPr>
          <w:rFonts w:eastAsia="Times New Roman" w:cs="Times New Roman"/>
          <w:szCs w:val="22"/>
          <w:lang w:val="en-US" w:eastAsia="en-US"/>
        </w:rPr>
        <w:t xml:space="preserve"> 3. Cada </w:t>
      </w:r>
      <w:proofErr w:type="spellStart"/>
      <w:r w:rsidRPr="003F63A8">
        <w:rPr>
          <w:rFonts w:eastAsia="Times New Roman" w:cs="Times New Roman"/>
          <w:szCs w:val="22"/>
          <w:lang w:val="en-US" w:eastAsia="en-US"/>
        </w:rPr>
        <w:t>requerimiento</w:t>
      </w:r>
      <w:proofErr w:type="spellEnd"/>
      <w:r w:rsidRPr="003F63A8">
        <w:rPr>
          <w:rFonts w:eastAsia="Times New Roman" w:cs="Times New Roman"/>
          <w:szCs w:val="22"/>
          <w:lang w:val="en-US" w:eastAsia="en-US"/>
        </w:rPr>
        <w:t xml:space="preserve"> define </w:t>
      </w:r>
      <w:proofErr w:type="spellStart"/>
      <w:r w:rsidRPr="003F63A8">
        <w:rPr>
          <w:rFonts w:eastAsia="Times New Roman" w:cs="Times New Roman"/>
          <w:szCs w:val="22"/>
          <w:lang w:val="en-US" w:eastAsia="en-US"/>
        </w:rPr>
        <w:t>una</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capacidad</w:t>
      </w:r>
      <w:proofErr w:type="spellEnd"/>
      <w:r w:rsidRPr="003F63A8">
        <w:rPr>
          <w:rFonts w:eastAsia="Times New Roman" w:cs="Times New Roman"/>
          <w:szCs w:val="22"/>
          <w:lang w:val="en-US" w:eastAsia="en-US"/>
        </w:rPr>
        <w:t xml:space="preserve"> o </w:t>
      </w:r>
      <w:proofErr w:type="spellStart"/>
      <w:r w:rsidRPr="003F63A8">
        <w:rPr>
          <w:rFonts w:eastAsia="Times New Roman" w:cs="Times New Roman"/>
          <w:szCs w:val="22"/>
          <w:lang w:val="en-US" w:eastAsia="en-US"/>
        </w:rPr>
        <w:t>comportamiento</w:t>
      </w:r>
      <w:proofErr w:type="spellEnd"/>
      <w:r w:rsidRPr="003F63A8">
        <w:rPr>
          <w:rFonts w:eastAsia="Times New Roman" w:cs="Times New Roman"/>
          <w:szCs w:val="22"/>
          <w:lang w:val="en-US" w:eastAsia="en-US"/>
        </w:rPr>
        <w:t xml:space="preserve"> que </w:t>
      </w:r>
      <w:proofErr w:type="spellStart"/>
      <w:r w:rsidRPr="003F63A8">
        <w:rPr>
          <w:rFonts w:eastAsia="Times New Roman" w:cs="Times New Roman"/>
          <w:szCs w:val="22"/>
          <w:lang w:val="en-US" w:eastAsia="en-US"/>
        </w:rPr>
        <w:t>el</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sistema</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debe</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cumplir</w:t>
      </w:r>
      <w:proofErr w:type="spellEnd"/>
      <w:r w:rsidRPr="003F63A8">
        <w:rPr>
          <w:rFonts w:eastAsia="Times New Roman" w:cs="Times New Roman"/>
          <w:szCs w:val="22"/>
          <w:lang w:val="en-US" w:eastAsia="en-US"/>
        </w:rPr>
        <w:t xml:space="preserve"> y </w:t>
      </w:r>
      <w:proofErr w:type="spellStart"/>
      <w:r w:rsidRPr="003F63A8">
        <w:rPr>
          <w:rFonts w:eastAsia="Times New Roman" w:cs="Times New Roman"/>
          <w:szCs w:val="22"/>
          <w:lang w:val="en-US" w:eastAsia="en-US"/>
        </w:rPr>
        <w:t>mantiene</w:t>
      </w:r>
      <w:proofErr w:type="spellEnd"/>
      <w:r w:rsidRPr="003F63A8">
        <w:rPr>
          <w:rFonts w:eastAsia="Times New Roman" w:cs="Times New Roman"/>
          <w:szCs w:val="22"/>
          <w:lang w:val="en-US" w:eastAsia="en-US"/>
        </w:rPr>
        <w:t xml:space="preserve"> la </w:t>
      </w:r>
      <w:proofErr w:type="spellStart"/>
      <w:r w:rsidRPr="003F63A8">
        <w:rPr>
          <w:rFonts w:eastAsia="Times New Roman" w:cs="Times New Roman"/>
          <w:szCs w:val="22"/>
          <w:lang w:val="en-US" w:eastAsia="en-US"/>
        </w:rPr>
        <w:t>trazabilidad</w:t>
      </w:r>
      <w:proofErr w:type="spellEnd"/>
      <w:r w:rsidRPr="003F63A8">
        <w:rPr>
          <w:rFonts w:eastAsia="Times New Roman" w:cs="Times New Roman"/>
          <w:szCs w:val="22"/>
          <w:lang w:val="en-US" w:eastAsia="en-US"/>
        </w:rPr>
        <w:t xml:space="preserve"> con </w:t>
      </w:r>
      <w:proofErr w:type="spellStart"/>
      <w:r w:rsidRPr="003F63A8">
        <w:rPr>
          <w:rFonts w:eastAsia="Times New Roman" w:cs="Times New Roman"/>
          <w:szCs w:val="22"/>
          <w:lang w:val="en-US" w:eastAsia="en-US"/>
        </w:rPr>
        <w:t>los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requerimientos</w:t>
      </w:r>
      <w:proofErr w:type="spellEnd"/>
      <w:r w:rsidRPr="003F63A8">
        <w:rPr>
          <w:rFonts w:eastAsia="Times New Roman" w:cs="Times New Roman"/>
          <w:szCs w:val="22"/>
          <w:lang w:val="en-US" w:eastAsia="en-US"/>
        </w:rPr>
        <w:t xml:space="preserve"> de </w:t>
      </w:r>
      <w:proofErr w:type="spellStart"/>
      <w:r w:rsidRPr="003F63A8">
        <w:rPr>
          <w:rFonts w:eastAsia="Times New Roman" w:cs="Times New Roman"/>
          <w:szCs w:val="22"/>
          <w:lang w:val="en-US" w:eastAsia="en-US"/>
        </w:rPr>
        <w:t>usuario</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los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casos</w:t>
      </w:r>
      <w:proofErr w:type="spellEnd"/>
      <w:r w:rsidRPr="003F63A8">
        <w:rPr>
          <w:rFonts w:eastAsia="Times New Roman" w:cs="Times New Roman"/>
          <w:szCs w:val="22"/>
          <w:lang w:val="en-US" w:eastAsia="en-US"/>
        </w:rPr>
        <w:t xml:space="preserve"> de </w:t>
      </w:r>
      <w:proofErr w:type="spellStart"/>
      <w:r w:rsidRPr="003F63A8">
        <w:rPr>
          <w:rFonts w:eastAsia="Times New Roman" w:cs="Times New Roman"/>
          <w:szCs w:val="22"/>
          <w:lang w:val="en-US" w:eastAsia="en-US"/>
        </w:rPr>
        <w:t>uso</w:t>
      </w:r>
      <w:proofErr w:type="spellEnd"/>
      <w:r w:rsidRPr="003F63A8">
        <w:rPr>
          <w:rFonts w:eastAsia="Times New Roman" w:cs="Times New Roman"/>
          <w:szCs w:val="22"/>
          <w:lang w:val="en-US" w:eastAsia="en-US"/>
        </w:rPr>
        <w:t xml:space="preserve"> y </w:t>
      </w:r>
      <w:proofErr w:type="spellStart"/>
      <w:r w:rsidRPr="003F63A8">
        <w:rPr>
          <w:rFonts w:eastAsia="Times New Roman" w:cs="Times New Roman"/>
          <w:szCs w:val="22"/>
          <w:lang w:val="en-US" w:eastAsia="en-US"/>
        </w:rPr>
        <w:t>los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demás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artefactos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asociados</w:t>
      </w:r>
      <w:proofErr w:type="spellEnd"/>
      <w:r w:rsidRPr="003F63A8">
        <w:rPr>
          <w:rFonts w:eastAsia="Times New Roman" w:cs="Times New Roman"/>
          <w:szCs w:val="22"/>
          <w:lang w:val="en-US" w:eastAsia="en-US"/>
        </w:rPr>
        <w:t xml:space="preserve"> al </w:t>
      </w:r>
      <w:proofErr w:type="spellStart"/>
      <w:r w:rsidRPr="003F63A8">
        <w:rPr>
          <w:rFonts w:eastAsia="Times New Roman" w:cs="Times New Roman"/>
          <w:szCs w:val="22"/>
          <w:lang w:val="en-US" w:eastAsia="en-US"/>
        </w:rPr>
        <w:t>desarrollo</w:t>
      </w:r>
      <w:proofErr w:type="spellEnd"/>
      <w:r w:rsidRPr="003F63A8">
        <w:rPr>
          <w:rFonts w:eastAsia="Times New Roman" w:cs="Times New Roman"/>
          <w:szCs w:val="22"/>
          <w:lang w:val="en-US" w:eastAsia="en-US"/>
        </w:rPr>
        <w:t xml:space="preserve"> de la </w:t>
      </w:r>
      <w:proofErr w:type="spellStart"/>
      <w:r w:rsidRPr="003F63A8">
        <w:rPr>
          <w:rFonts w:eastAsia="Times New Roman" w:cs="Times New Roman"/>
          <w:szCs w:val="22"/>
          <w:lang w:val="en-US" w:eastAsia="en-US"/>
        </w:rPr>
        <w:t>solución</w:t>
      </w:r>
      <w:proofErr w:type="spellEnd"/>
      <w:r w:rsidRPr="003F63A8">
        <w:rPr>
          <w:rFonts w:eastAsia="Times New Roman" w:cs="Times New Roman"/>
          <w:szCs w:val="22"/>
          <w:lang w:val="en-US" w:eastAsia="en-US"/>
        </w:rPr>
        <w:t>.</w:t>
      </w:r>
    </w:p>
    <w:p w14:paraId="665BEEA0" w14:textId="77777777" w:rsidR="003F63A8" w:rsidRPr="003F63A8" w:rsidRDefault="003F63A8" w:rsidP="003F63A8">
      <w:pPr>
        <w:spacing w:after="200" w:line="360" w:lineRule="auto"/>
        <w:jc w:val="both"/>
        <w:rPr>
          <w:rFonts w:eastAsia="Times New Roman" w:cs="Times New Roman"/>
          <w:szCs w:val="22"/>
          <w:lang w:val="en-US" w:eastAsia="en-US"/>
        </w:rPr>
      </w:pPr>
      <w:r w:rsidRPr="003F63A8">
        <w:rPr>
          <w:rFonts w:eastAsia="Times New Roman" w:cs="Times New Roman"/>
          <w:szCs w:val="22"/>
          <w:lang w:val="en-US" w:eastAsia="en-US"/>
        </w:rPr>
        <w:t xml:space="preserve">Para </w:t>
      </w:r>
      <w:proofErr w:type="spellStart"/>
      <w:r w:rsidRPr="003F63A8">
        <w:rPr>
          <w:rFonts w:eastAsia="Times New Roman" w:cs="Times New Roman"/>
          <w:szCs w:val="22"/>
          <w:lang w:val="en-US" w:eastAsia="en-US"/>
        </w:rPr>
        <w:t>esta</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entrega</w:t>
      </w:r>
      <w:proofErr w:type="spellEnd"/>
      <w:r w:rsidRPr="003F63A8">
        <w:rPr>
          <w:rFonts w:eastAsia="Times New Roman" w:cs="Times New Roman"/>
          <w:szCs w:val="22"/>
          <w:lang w:val="en-US" w:eastAsia="en-US"/>
        </w:rPr>
        <w:t xml:space="preserve"> se </w:t>
      </w:r>
      <w:proofErr w:type="spellStart"/>
      <w:r w:rsidRPr="003F63A8">
        <w:rPr>
          <w:rFonts w:eastAsia="Times New Roman" w:cs="Times New Roman"/>
          <w:szCs w:val="22"/>
          <w:lang w:val="en-US" w:eastAsia="en-US"/>
        </w:rPr>
        <w:t>consideran</w:t>
      </w:r>
      <w:proofErr w:type="spellEnd"/>
      <w:r w:rsidRPr="003F63A8">
        <w:rPr>
          <w:rFonts w:eastAsia="Times New Roman" w:cs="Times New Roman"/>
          <w:szCs w:val="22"/>
          <w:lang w:val="en-US" w:eastAsia="en-US"/>
        </w:rPr>
        <w:t xml:space="preserve"> 26 </w:t>
      </w:r>
      <w:proofErr w:type="spellStart"/>
      <w:r w:rsidRPr="003F63A8">
        <w:rPr>
          <w:rFonts w:eastAsia="Times New Roman" w:cs="Times New Roman"/>
          <w:szCs w:val="22"/>
          <w:lang w:val="en-US" w:eastAsia="en-US"/>
        </w:rPr>
        <w:t>requerimientos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funcionales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correspondientes</w:t>
      </w:r>
      <w:proofErr w:type="spellEnd"/>
      <w:r w:rsidRPr="003F63A8">
        <w:rPr>
          <w:rFonts w:eastAsia="Times New Roman" w:cs="Times New Roman"/>
          <w:szCs w:val="22"/>
          <w:lang w:val="en-US" w:eastAsia="en-US"/>
        </w:rPr>
        <w:t xml:space="preserve"> a </w:t>
      </w:r>
      <w:proofErr w:type="spellStart"/>
      <w:r w:rsidRPr="003F63A8">
        <w:rPr>
          <w:rFonts w:eastAsia="Times New Roman" w:cs="Times New Roman"/>
          <w:szCs w:val="22"/>
          <w:lang w:val="en-US" w:eastAsia="en-US"/>
        </w:rPr>
        <w:t>Remuneraciones</w:t>
      </w:r>
      <w:proofErr w:type="spellEnd"/>
      <w:r w:rsidRPr="003F63A8">
        <w:rPr>
          <w:rFonts w:eastAsia="Times New Roman" w:cs="Times New Roman"/>
          <w:szCs w:val="22"/>
          <w:lang w:val="en-US" w:eastAsia="en-US"/>
        </w:rPr>
        <w:t xml:space="preserve">, Dashboard, Crédito y </w:t>
      </w:r>
      <w:proofErr w:type="spellStart"/>
      <w:r w:rsidRPr="003F63A8">
        <w:rPr>
          <w:rFonts w:eastAsia="Times New Roman" w:cs="Times New Roman"/>
          <w:szCs w:val="22"/>
          <w:lang w:val="en-US" w:eastAsia="en-US"/>
        </w:rPr>
        <w:t>Auditoría</w:t>
      </w:r>
      <w:proofErr w:type="spellEnd"/>
      <w:r w:rsidRPr="003F63A8">
        <w:rPr>
          <w:rFonts w:eastAsia="Times New Roman" w:cs="Times New Roman"/>
          <w:szCs w:val="22"/>
          <w:lang w:val="en-US" w:eastAsia="en-US"/>
        </w:rPr>
        <w:t xml:space="preserve">. En conjunto, </w:t>
      </w:r>
      <w:proofErr w:type="spellStart"/>
      <w:r w:rsidRPr="003F63A8">
        <w:rPr>
          <w:rFonts w:eastAsia="Times New Roman" w:cs="Times New Roman"/>
          <w:szCs w:val="22"/>
          <w:lang w:val="en-US" w:eastAsia="en-US"/>
        </w:rPr>
        <w:t>estos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requerimientos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completan</w:t>
      </w:r>
      <w:proofErr w:type="spellEnd"/>
      <w:r w:rsidRPr="003F63A8">
        <w:rPr>
          <w:rFonts w:eastAsia="Times New Roman" w:cs="Times New Roman"/>
          <w:szCs w:val="22"/>
          <w:lang w:val="en-US" w:eastAsia="en-US"/>
        </w:rPr>
        <w:t xml:space="preserve"> las </w:t>
      </w:r>
      <w:proofErr w:type="spellStart"/>
      <w:r w:rsidRPr="003F63A8">
        <w:rPr>
          <w:rFonts w:eastAsia="Times New Roman" w:cs="Times New Roman"/>
          <w:szCs w:val="22"/>
          <w:lang w:val="en-US" w:eastAsia="en-US"/>
        </w:rPr>
        <w:t>capacidades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previstas</w:t>
      </w:r>
      <w:proofErr w:type="spellEnd"/>
      <w:r w:rsidRPr="003F63A8">
        <w:rPr>
          <w:rFonts w:eastAsia="Times New Roman" w:cs="Times New Roman"/>
          <w:szCs w:val="22"/>
          <w:lang w:val="en-US" w:eastAsia="en-US"/>
        </w:rPr>
        <w:t xml:space="preserve"> para la </w:t>
      </w:r>
      <w:proofErr w:type="spellStart"/>
      <w:r w:rsidRPr="003F63A8">
        <w:rPr>
          <w:rFonts w:eastAsia="Times New Roman" w:cs="Times New Roman"/>
          <w:szCs w:val="22"/>
          <w:lang w:val="en-US" w:eastAsia="en-US"/>
        </w:rPr>
        <w:t>gestión</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remuneracional</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el</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análisis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financiero</w:t>
      </w:r>
      <w:proofErr w:type="spellEnd"/>
      <w:r w:rsidRPr="003F63A8">
        <w:rPr>
          <w:rFonts w:eastAsia="Times New Roman" w:cs="Times New Roman"/>
          <w:szCs w:val="22"/>
          <w:lang w:val="en-US" w:eastAsia="en-US"/>
        </w:rPr>
        <w:t xml:space="preserve">, la </w:t>
      </w:r>
      <w:proofErr w:type="spellStart"/>
      <w:r w:rsidRPr="003F63A8">
        <w:rPr>
          <w:rFonts w:eastAsia="Times New Roman" w:cs="Times New Roman"/>
          <w:szCs w:val="22"/>
          <w:lang w:val="en-US" w:eastAsia="en-US"/>
        </w:rPr>
        <w:t>administración</w:t>
      </w:r>
      <w:proofErr w:type="spellEnd"/>
      <w:r w:rsidRPr="003F63A8">
        <w:rPr>
          <w:rFonts w:eastAsia="Times New Roman" w:cs="Times New Roman"/>
          <w:szCs w:val="22"/>
          <w:lang w:val="en-US" w:eastAsia="en-US"/>
        </w:rPr>
        <w:t xml:space="preserve"> de </w:t>
      </w:r>
      <w:proofErr w:type="spellStart"/>
      <w:r w:rsidRPr="003F63A8">
        <w:rPr>
          <w:rFonts w:eastAsia="Times New Roman" w:cs="Times New Roman"/>
          <w:szCs w:val="22"/>
          <w:lang w:val="en-US" w:eastAsia="en-US"/>
        </w:rPr>
        <w:t>crédito</w:t>
      </w:r>
      <w:proofErr w:type="spellEnd"/>
      <w:r w:rsidRPr="003F63A8">
        <w:rPr>
          <w:rFonts w:eastAsia="Times New Roman" w:cs="Times New Roman"/>
          <w:szCs w:val="22"/>
          <w:lang w:val="en-US" w:eastAsia="en-US"/>
        </w:rPr>
        <w:t xml:space="preserve"> y la </w:t>
      </w:r>
      <w:proofErr w:type="spellStart"/>
      <w:r w:rsidRPr="003F63A8">
        <w:rPr>
          <w:rFonts w:eastAsia="Times New Roman" w:cs="Times New Roman"/>
          <w:szCs w:val="22"/>
          <w:lang w:val="en-US" w:eastAsia="en-US"/>
        </w:rPr>
        <w:t>trazabilidad</w:t>
      </w:r>
      <w:proofErr w:type="spellEnd"/>
      <w:r w:rsidRPr="003F63A8">
        <w:rPr>
          <w:rFonts w:eastAsia="Times New Roman" w:cs="Times New Roman"/>
          <w:szCs w:val="22"/>
          <w:lang w:val="en-US" w:eastAsia="en-US"/>
        </w:rPr>
        <w:t xml:space="preserve"> de </w:t>
      </w:r>
      <w:proofErr w:type="spellStart"/>
      <w:r w:rsidRPr="003F63A8">
        <w:rPr>
          <w:rFonts w:eastAsia="Times New Roman" w:cs="Times New Roman"/>
          <w:szCs w:val="22"/>
          <w:lang w:val="en-US" w:eastAsia="en-US"/>
        </w:rPr>
        <w:t>eventos</w:t>
      </w:r>
      <w:proofErr w:type="spellEnd"/>
      <w:r w:rsidRPr="003F63A8">
        <w:rPr>
          <w:rFonts w:eastAsia="Times New Roman" w:cs="Times New Roman"/>
          <w:szCs w:val="22"/>
          <w:lang w:val="en-US" w:eastAsia="en-US"/>
        </w:rPr>
        <w:t xml:space="preserve"> </w:t>
      </w:r>
      <w:proofErr w:type="spellStart"/>
      <w:r w:rsidRPr="003F63A8">
        <w:rPr>
          <w:rFonts w:eastAsia="Times New Roman" w:cs="Times New Roman"/>
          <w:szCs w:val="22"/>
          <w:lang w:val="en-US" w:eastAsia="en-US"/>
        </w:rPr>
        <w:t>relevantes</w:t>
      </w:r>
      <w:proofErr w:type="spellEnd"/>
      <w:r w:rsidRPr="003F63A8">
        <w:rPr>
          <w:rFonts w:eastAsia="Times New Roman" w:cs="Times New Roman"/>
          <w:szCs w:val="22"/>
          <w:lang w:val="en-US" w:eastAsia="en-US"/>
        </w:rPr>
        <w:t xml:space="preserve"> del </w:t>
      </w:r>
      <w:proofErr w:type="spellStart"/>
      <w:r w:rsidRPr="003F63A8">
        <w:rPr>
          <w:rFonts w:eastAsia="Times New Roman" w:cs="Times New Roman"/>
          <w:szCs w:val="22"/>
          <w:lang w:val="en-US" w:eastAsia="en-US"/>
        </w:rPr>
        <w:t>sistema</w:t>
      </w:r>
      <w:proofErr w:type="spellEnd"/>
      <w:r w:rsidRPr="003F63A8">
        <w:rPr>
          <w:rFonts w:eastAsia="Times New Roman" w:cs="Times New Roman"/>
          <w:szCs w:val="22"/>
          <w:lang w:val="en-US" w:eastAsia="en-US"/>
        </w:rPr>
        <w:t>.</w:t>
      </w:r>
    </w:p>
    <w:p w14:paraId="717B1DD3" w14:textId="77777777" w:rsidR="007D6E97" w:rsidRDefault="007D6E97" w:rsidP="00A42831">
      <w:pPr>
        <w:pBdr>
          <w:top w:val="nil"/>
          <w:left w:val="nil"/>
          <w:bottom w:val="nil"/>
          <w:right w:val="nil"/>
          <w:between w:val="nil"/>
        </w:pBdr>
        <w:spacing w:line="360" w:lineRule="auto"/>
        <w:ind w:left="1224"/>
        <w:jc w:val="both"/>
        <w:rPr>
          <w:color w:val="000000"/>
        </w:rPr>
      </w:pPr>
    </w:p>
    <w:p w14:paraId="1B342875" w14:textId="42A6E052" w:rsidR="007D6E97" w:rsidRDefault="000479C4" w:rsidP="00A42831">
      <w:pPr>
        <w:pStyle w:val="Ttulo3"/>
        <w:numPr>
          <w:ilvl w:val="3"/>
          <w:numId w:val="2"/>
        </w:numPr>
        <w:spacing w:line="360" w:lineRule="auto"/>
        <w:ind w:hanging="648"/>
        <w:jc w:val="both"/>
        <w:rPr>
          <w:rFonts w:eastAsia="Times New Roman" w:cs="Times New Roman"/>
          <w:sz w:val="24"/>
          <w:szCs w:val="24"/>
        </w:rPr>
      </w:pPr>
      <w:bookmarkStart w:id="13" w:name="_Toc242051028"/>
      <w:r>
        <w:rPr>
          <w:rFonts w:eastAsia="Times New Roman" w:cs="Times New Roman"/>
          <w:sz w:val="24"/>
          <w:szCs w:val="24"/>
        </w:rPr>
        <w:t xml:space="preserve">Módulo: </w:t>
      </w:r>
      <w:r w:rsidR="00EC7DC4">
        <w:rPr>
          <w:rFonts w:eastAsia="Times New Roman" w:cs="Times New Roman"/>
          <w:sz w:val="24"/>
          <w:szCs w:val="24"/>
        </w:rPr>
        <w:t>Remuneraciones</w:t>
      </w:r>
      <w:bookmarkEnd w:id="13"/>
    </w:p>
    <w:p w14:paraId="3B00CD45" w14:textId="77777777" w:rsidR="007D6E97" w:rsidRDefault="007D6E97" w:rsidP="00A42831">
      <w:pPr>
        <w:spacing w:line="360" w:lineRule="auto"/>
        <w:jc w:val="both"/>
      </w:pPr>
    </w:p>
    <w:p w14:paraId="735F6364" w14:textId="77777777" w:rsidR="0071397B" w:rsidRDefault="0071397B" w:rsidP="0071397B">
      <w:pPr>
        <w:pStyle w:val="Ttulo5"/>
      </w:pPr>
      <w:bookmarkStart w:id="14" w:name="_heading=h.jpo6hgiujfso" w:colFirst="0" w:colLast="0"/>
      <w:bookmarkEnd w:id="14"/>
      <w:r>
        <w:t>RF76 Gestión tributaria y pago de honorarios</w:t>
      </w:r>
    </w:p>
    <w:p w14:paraId="2D74EB11" w14:textId="77777777" w:rsidR="0071397B" w:rsidRDefault="0071397B" w:rsidP="0071397B">
      <w:pPr>
        <w:pStyle w:val="NormalWeb"/>
        <w:spacing w:before="0" w:beforeAutospacing="0" w:after="120" w:afterAutospacing="0" w:line="360" w:lineRule="auto"/>
        <w:jc w:val="both"/>
      </w:pPr>
      <w:r>
        <w:rPr>
          <w:color w:val="191919"/>
        </w:rPr>
        <w:t>El sistema debe permitir que los usuarios autorizados registren Boletas de Honorarios emitidas por prestadores que se gestionan separadamente del registro de trabajadores dependientes, conservando el prestador, el monto bruto, la modalidad tributaria aplicable y el respaldo del documento. Cuando la empresa deba efectuar retención, el sistema debe utilizar el parámetro tributario vigente y versionado para calcular y registrar la tasa aplicada, el monto retenido, el líquido a pagar y la obligación tributaria derivada; cuando la modalidad corresponda a</w:t>
      </w:r>
      <w:r>
        <w:rPr>
          <w:color w:val="191919"/>
        </w:rPr>
        <w:t xml:space="preserve"> pago provisional mensual a cargo del emisor, debe registrar esa condición sin generar una obligación de retención para la empresa. La boleta debe requerir confirmación de un usuario autorizado de Gerencia o Contador antes del pago. El pago confirmado debe utilizar un medio de pago habilitado, exigir el respaldo aplicable, quedar protegido contra edición posterior, generar el movimiento financiero individual correspondiente y conservar la trazabilidad de cualquier anulación o reversión. El sistema no debe aplicar a Honorarios los descuentos previsionales mensuales propios de una remuneración dependiente.</w:t>
      </w:r>
    </w:p>
    <w:p w14:paraId="796AA8D7" w14:textId="77777777" w:rsidR="0071397B" w:rsidRDefault="0071397B" w:rsidP="0071397B">
      <w:pPr>
        <w:pStyle w:val="Ttulo5"/>
      </w:pPr>
      <w:r>
        <w:t>RF77 Registro de Empleado para remuneraciones</w:t>
      </w:r>
    </w:p>
    <w:p w14:paraId="0BDC2CC1" w14:textId="77777777" w:rsidR="0071397B" w:rsidRDefault="0071397B" w:rsidP="0071397B">
      <w:pPr>
        <w:pStyle w:val="NormalWeb"/>
        <w:spacing w:before="0" w:beforeAutospacing="0" w:after="120" w:afterAutospacing="0" w:line="360" w:lineRule="auto"/>
        <w:jc w:val="both"/>
      </w:pPr>
      <w:r>
        <w:rPr>
          <w:color w:val="191919"/>
        </w:rPr>
        <w:t xml:space="preserve">El sistema debe permitir que los usuarios autorizados registren trabajadores dependientes en el registro de empleados con los datos base necesarios para la relación laboral y </w:t>
      </w:r>
      <w:proofErr w:type="spellStart"/>
      <w:r>
        <w:rPr>
          <w:color w:val="191919"/>
        </w:rPr>
        <w:t>remuneracional</w:t>
      </w:r>
      <w:proofErr w:type="spellEnd"/>
      <w:r>
        <w:rPr>
          <w:color w:val="191919"/>
        </w:rPr>
        <w:t xml:space="preserve">, incluyendo su identificación, RUT, nombre, datos de contacto, cargo, estado y vigencia laboral. El sistema debe validar los datos obligatorios y evitar la duplicación de la identidad del trabajador. El registro del trabajador como Empleado debe poder existir y participar del cálculo y pago de </w:t>
      </w:r>
      <w:proofErr w:type="gramStart"/>
      <w:r>
        <w:rPr>
          <w:color w:val="191919"/>
        </w:rPr>
        <w:t>remuneraciones</w:t>
      </w:r>
      <w:proofErr w:type="gramEnd"/>
      <w:r>
        <w:rPr>
          <w:color w:val="191919"/>
        </w:rPr>
        <w:t xml:space="preserve"> aunque no exista una cuenta de Usuario asociada, manteniendo la información </w:t>
      </w:r>
      <w:proofErr w:type="spellStart"/>
      <w:r>
        <w:rPr>
          <w:color w:val="191919"/>
        </w:rPr>
        <w:t>remuneracional</w:t>
      </w:r>
      <w:proofErr w:type="spellEnd"/>
      <w:r>
        <w:rPr>
          <w:color w:val="191919"/>
        </w:rPr>
        <w:t>, previsional y tributaria protegida conforme a los permisos aplicables.</w:t>
      </w:r>
    </w:p>
    <w:p w14:paraId="18ADAA47" w14:textId="77777777" w:rsidR="0071397B" w:rsidRDefault="0071397B" w:rsidP="0071397B">
      <w:pPr>
        <w:pStyle w:val="Ttulo5"/>
      </w:pPr>
      <w:r>
        <w:t>RF78 Configuración del sueldo base vigente</w:t>
      </w:r>
    </w:p>
    <w:p w14:paraId="596A282E" w14:textId="77777777" w:rsidR="0071397B" w:rsidRDefault="0071397B" w:rsidP="0071397B">
      <w:pPr>
        <w:pStyle w:val="NormalWeb"/>
        <w:spacing w:before="0" w:beforeAutospacing="0" w:after="120" w:afterAutospacing="0" w:line="360" w:lineRule="auto"/>
        <w:jc w:val="both"/>
      </w:pPr>
      <w:r>
        <w:rPr>
          <w:color w:val="191919"/>
        </w:rPr>
        <w:t xml:space="preserve">El sistema debe permitir que los usuarios autorizados definan y actualicen el sueldo base de cada Empleado mediante valores con fecha de vigencia. El monto ingresado debe ser válido para su uso </w:t>
      </w:r>
      <w:proofErr w:type="spellStart"/>
      <w:r>
        <w:rPr>
          <w:color w:val="191919"/>
        </w:rPr>
        <w:t>remuneracional</w:t>
      </w:r>
      <w:proofErr w:type="spellEnd"/>
      <w:r>
        <w:rPr>
          <w:color w:val="191919"/>
        </w:rPr>
        <w:t xml:space="preserve"> y cada modificación debe conservar el valor anterior como antecedente histórico, de modo que los cambios actuales no alteren remuneraciones de períodos anteriores. El sistema debe utilizar en cada período la versión de sueldo base que corresponda a la vigencia del trabajador.</w:t>
      </w:r>
    </w:p>
    <w:p w14:paraId="58944400" w14:textId="77777777" w:rsidR="0071397B" w:rsidRDefault="0071397B" w:rsidP="0071397B">
      <w:pPr>
        <w:pStyle w:val="Ttulo5"/>
      </w:pPr>
      <w:r>
        <w:t>RF79 Configuración de esquemas variables asociados a trabajo remunerable</w:t>
      </w:r>
    </w:p>
    <w:p w14:paraId="4B01A54B" w14:textId="77777777" w:rsidR="0071397B" w:rsidRDefault="0071397B" w:rsidP="0071397B">
      <w:pPr>
        <w:pStyle w:val="NormalWeb"/>
        <w:spacing w:before="0" w:beforeAutospacing="0" w:after="120" w:afterAutospacing="0" w:line="360" w:lineRule="auto"/>
        <w:jc w:val="both"/>
      </w:pPr>
      <w:r>
        <w:rPr>
          <w:color w:val="191919"/>
        </w:rPr>
        <w:t xml:space="preserve">El sistema debe permitir que los usuarios autorizados creen, modifiquen y desactiven esquemas </w:t>
      </w:r>
      <w:proofErr w:type="spellStart"/>
      <w:r>
        <w:rPr>
          <w:color w:val="191919"/>
        </w:rPr>
        <w:t>remuneracionales</w:t>
      </w:r>
      <w:proofErr w:type="spellEnd"/>
      <w:r>
        <w:rPr>
          <w:color w:val="191919"/>
        </w:rPr>
        <w:t xml:space="preserve"> reutilizables para representar las reglas financieras aplicables a componentes variables originados por hechos de trabajo. Los esquemas deben poder asignarse por cargo o individualmente, admitir múltiples asignaciones simultáneas por trabajador y conservar la vigencia histórica de dichas asignaciones. La configuración de estos esquemas no debe crear, asignar, ejecutar ni validar tareas operacionales.</w:t>
      </w:r>
    </w:p>
    <w:p w14:paraId="192EFA4D" w14:textId="77777777" w:rsidR="0071397B" w:rsidRDefault="0071397B" w:rsidP="0071397B">
      <w:pPr>
        <w:pStyle w:val="Ttulo5"/>
      </w:pPr>
      <w:r>
        <w:t xml:space="preserve">RF80 </w:t>
      </w:r>
      <w:proofErr w:type="spellStart"/>
      <w:r>
        <w:t>Versionamiento</w:t>
      </w:r>
      <w:proofErr w:type="spellEnd"/>
      <w:r>
        <w:t xml:space="preserve"> de tarifas y reglas </w:t>
      </w:r>
      <w:proofErr w:type="spellStart"/>
      <w:r>
        <w:t>remuneracionales</w:t>
      </w:r>
      <w:proofErr w:type="spellEnd"/>
    </w:p>
    <w:p w14:paraId="3A451D76" w14:textId="77777777" w:rsidR="0071397B" w:rsidRDefault="0071397B" w:rsidP="0071397B">
      <w:pPr>
        <w:pStyle w:val="NormalWeb"/>
        <w:spacing w:before="0" w:beforeAutospacing="0" w:after="120" w:afterAutospacing="0" w:line="360" w:lineRule="auto"/>
        <w:jc w:val="both"/>
      </w:pPr>
      <w:r>
        <w:rPr>
          <w:color w:val="191919"/>
        </w:rPr>
        <w:t xml:space="preserve">El sistema debe permitir que los usuarios autorizados definan y actualicen las tarifas, fórmulas o reglas monetarias asociadas a los esquemas </w:t>
      </w:r>
      <w:proofErr w:type="spellStart"/>
      <w:r>
        <w:rPr>
          <w:color w:val="191919"/>
        </w:rPr>
        <w:t>remuneracionales</w:t>
      </w:r>
      <w:proofErr w:type="spellEnd"/>
      <w:r>
        <w:rPr>
          <w:color w:val="191919"/>
        </w:rPr>
        <w:t>. Todo cambio debe generar una nueva versión con fecha de vigencia, sin sobrescribir versiones anteriores, y debe aplicarse a los trabajadores asociados desde la fecha correspondiente. Cuando un usuario autorizado mantenga temporalmente a un trabajador en una versión anterior, el sistema debe exigir el motivo y la fecha de término de la excepción y conservar la trazabilidad histórica.</w:t>
      </w:r>
    </w:p>
    <w:p w14:paraId="08880845" w14:textId="77777777" w:rsidR="0071397B" w:rsidRDefault="0071397B" w:rsidP="0071397B">
      <w:pPr>
        <w:pStyle w:val="Ttulo5"/>
      </w:pPr>
      <w:r>
        <w:t>RF81 Consumo de hechos operacionales validados para remuneración</w:t>
      </w:r>
    </w:p>
    <w:p w14:paraId="65B1EEB8" w14:textId="77777777" w:rsidR="0071397B" w:rsidRDefault="0071397B" w:rsidP="0071397B">
      <w:pPr>
        <w:pStyle w:val="NormalWeb"/>
        <w:spacing w:before="0" w:beforeAutospacing="0" w:after="120" w:afterAutospacing="0" w:line="360" w:lineRule="auto"/>
        <w:jc w:val="both"/>
      </w:pPr>
      <w:r>
        <w:rPr>
          <w:color w:val="191919"/>
        </w:rPr>
        <w:t xml:space="preserve">El sistema debe permitir incorporar para fines </w:t>
      </w:r>
      <w:proofErr w:type="spellStart"/>
      <w:r>
        <w:rPr>
          <w:color w:val="191919"/>
        </w:rPr>
        <w:t>remuneracionales</w:t>
      </w:r>
      <w:proofErr w:type="spellEnd"/>
      <w:r>
        <w:rPr>
          <w:color w:val="191919"/>
        </w:rPr>
        <w:t xml:space="preserve"> únicamente hechos de trabajo previamente ejecutados y validados. Cada hecho incorporado debe identificar, como mínimo, al trabajador responsable, la tarea o actividad ejecutada, la cantidad o unidad cuando corresponda, la fecha y la referencia a la Orden de Trabajo o Proyecto, e incluir la causa de retrabajo cuando resulte aplicable. El sistema financiero no debe crear ni asignar tareas operacionales, registrar su ejecución productiva ni validarlas productivamente. Los hechos incompletos, no validados o solamente asignados no deben habilitar valorización </w:t>
      </w:r>
      <w:proofErr w:type="spellStart"/>
      <w:r>
        <w:rPr>
          <w:color w:val="191919"/>
        </w:rPr>
        <w:t>remuneracional</w:t>
      </w:r>
      <w:proofErr w:type="spellEnd"/>
      <w:r>
        <w:rPr>
          <w:color w:val="191919"/>
        </w:rPr>
        <w:t>.</w:t>
      </w:r>
    </w:p>
    <w:p w14:paraId="761FF6C3" w14:textId="77777777" w:rsidR="0071397B" w:rsidRDefault="0071397B" w:rsidP="0071397B">
      <w:pPr>
        <w:pStyle w:val="Ttulo5"/>
      </w:pPr>
      <w:r>
        <w:t xml:space="preserve">RF82 Tratamiento </w:t>
      </w:r>
      <w:proofErr w:type="spellStart"/>
      <w:r>
        <w:t>remuneracional</w:t>
      </w:r>
      <w:proofErr w:type="spellEnd"/>
      <w:r>
        <w:t xml:space="preserve"> de retrabajos y trabajos no estándar</w:t>
      </w:r>
    </w:p>
    <w:p w14:paraId="434A8296" w14:textId="77777777" w:rsidR="0071397B" w:rsidRDefault="0071397B" w:rsidP="0071397B">
      <w:pPr>
        <w:pStyle w:val="NormalWeb"/>
        <w:spacing w:before="0" w:beforeAutospacing="0" w:after="120" w:afterAutospacing="0" w:line="360" w:lineRule="auto"/>
        <w:jc w:val="both"/>
      </w:pPr>
      <w:r>
        <w:rPr>
          <w:color w:val="191919"/>
        </w:rPr>
        <w:t xml:space="preserve">El sistema debe determinar el tratamiento </w:t>
      </w:r>
      <w:proofErr w:type="spellStart"/>
      <w:r>
        <w:rPr>
          <w:color w:val="191919"/>
        </w:rPr>
        <w:t>remuneracional</w:t>
      </w:r>
      <w:proofErr w:type="spellEnd"/>
      <w:r>
        <w:rPr>
          <w:color w:val="191919"/>
        </w:rPr>
        <w:t xml:space="preserve"> de los retrabajos utilizando la causa operacional registrada para el retrabajo. Un retrabajo atribuible al trabajador no debe generar un bono adicional por repetir la tarea; un retrabajo por causa externa puede generar remuneración adicional cuando el hecho se encuentre terminado y validado. Cuando la responsabilidad sea mixta, compartida o indeterminada, el sistema debe requerir que un usuario autorizado resuelva su </w:t>
      </w:r>
      <w:proofErr w:type="spellStart"/>
      <w:r>
        <w:rPr>
          <w:color w:val="191919"/>
        </w:rPr>
        <w:t>remunerabilidad</w:t>
      </w:r>
      <w:proofErr w:type="spellEnd"/>
      <w:r>
        <w:rPr>
          <w:color w:val="191919"/>
        </w:rPr>
        <w:t xml:space="preserve"> y registre el motivo. Los retrabajos remunerables deben utilizar la tarifa vigente cuando exista y, cuando no exista una tarifa aplicable o se trate de un trabajo nuevo no estándar, deben registrarse como componentes excepcionales positivos sin crear automáticamente un nuevo esquema reutilizable.</w:t>
      </w:r>
    </w:p>
    <w:p w14:paraId="1C809620" w14:textId="77777777" w:rsidR="0071397B" w:rsidRDefault="0071397B" w:rsidP="0071397B">
      <w:pPr>
        <w:pStyle w:val="Ttulo5"/>
      </w:pPr>
      <w:r>
        <w:t>RF83 Cálculo de bonos y componentes variables por trabajo</w:t>
      </w:r>
    </w:p>
    <w:p w14:paraId="0C0C171B" w14:textId="77777777" w:rsidR="0071397B" w:rsidRDefault="0071397B" w:rsidP="0071397B">
      <w:pPr>
        <w:pStyle w:val="NormalWeb"/>
        <w:spacing w:before="0" w:beforeAutospacing="0" w:after="120" w:afterAutospacing="0" w:line="360" w:lineRule="auto"/>
        <w:jc w:val="both"/>
      </w:pPr>
      <w:r>
        <w:rPr>
          <w:color w:val="191919"/>
        </w:rPr>
        <w:t xml:space="preserve">El sistema debe calcular los bonos y componentes variables originados por trabajo para cada Empleado y período, utilizando únicamente hechos remunerables válidos y la tarifa, fórmula o regla </w:t>
      </w:r>
      <w:proofErr w:type="spellStart"/>
      <w:r>
        <w:rPr>
          <w:color w:val="191919"/>
        </w:rPr>
        <w:t>remuneracional</w:t>
      </w:r>
      <w:proofErr w:type="spellEnd"/>
      <w:r>
        <w:rPr>
          <w:color w:val="191919"/>
        </w:rPr>
        <w:t xml:space="preserve"> vigente que corresponda. El cálculo debe considerar el tratamiento resuelto de retrabajos y trabajos no estándar, consolidar los subtotales aplicables al trabajador y conservar el origen resumido, la regla utilizada y el resultado de la valorización para permitir su reconstrucción posterior.</w:t>
      </w:r>
    </w:p>
    <w:p w14:paraId="46DF133E" w14:textId="77777777" w:rsidR="0071397B" w:rsidRDefault="0071397B" w:rsidP="0071397B">
      <w:pPr>
        <w:pStyle w:val="Ttulo5"/>
      </w:pPr>
      <w:r>
        <w:t xml:space="preserve">RF84 Aplicación de deducciones </w:t>
      </w:r>
      <w:proofErr w:type="spellStart"/>
      <w:r>
        <w:t>remuneracionales</w:t>
      </w:r>
      <w:proofErr w:type="spellEnd"/>
      <w:r>
        <w:t xml:space="preserve"> válidas</w:t>
      </w:r>
    </w:p>
    <w:p w14:paraId="76F20058" w14:textId="77777777" w:rsidR="0071397B" w:rsidRDefault="0071397B" w:rsidP="0071397B">
      <w:pPr>
        <w:pStyle w:val="NormalWeb"/>
        <w:spacing w:before="0" w:beforeAutospacing="0" w:after="120" w:afterAutospacing="0" w:line="360" w:lineRule="auto"/>
        <w:jc w:val="both"/>
      </w:pPr>
      <w:r>
        <w:rPr>
          <w:color w:val="191919"/>
        </w:rPr>
        <w:t>El sistema debe permitir aplicar a la remuneración únicamente deducciones del trabajador que se encuentren previamente parametrizadas, validadas y vigentes, conservando su fundamento, límites y trazabilidad. El sistema debe distinguir estas deducciones de los aportes de cargo del empleador, que no reducen el líquido del trabajador, y debe bloquear el cierre cuando una deducción necesaria no disponga de una configuración válida. No se deben admitir descuentos libres ni descuentos punitivos automáticos por pérdidas, daños, mermas, negligencia, errores o retrabajos.</w:t>
      </w:r>
    </w:p>
    <w:p w14:paraId="3D043378" w14:textId="77777777" w:rsidR="0071397B" w:rsidRDefault="0071397B" w:rsidP="0071397B">
      <w:pPr>
        <w:pStyle w:val="Ttulo5"/>
      </w:pPr>
      <w:r>
        <w:t>RF85 Cálculo mensual de la remuneración individual</w:t>
      </w:r>
    </w:p>
    <w:p w14:paraId="6537540A" w14:textId="77777777" w:rsidR="0071397B" w:rsidRDefault="0071397B" w:rsidP="0071397B">
      <w:pPr>
        <w:pStyle w:val="NormalWeb"/>
        <w:spacing w:before="0" w:beforeAutospacing="0" w:after="120" w:afterAutospacing="0" w:line="360" w:lineRule="auto"/>
        <w:jc w:val="both"/>
      </w:pPr>
      <w:r>
        <w:rPr>
          <w:color w:val="191919"/>
        </w:rPr>
        <w:t>El sistema debe calcular mensualmente la remuneración individual de todo Empleado que haya mantenido relación laboral vigente en algún momento del período. El cálculo debe utilizar el sueldo base vigente y, cuando corresponda, los antecedentes previsionales, de salud y tributarios vigentes del trabajador, así como los parámetros legales, previsionales y tributarios aplicables al período, además de considerar los haberes, componentes variables, deducciones válidas, ajustes, aportes de cargo del empleador y reglas de cálculo proporcional aplicables cuando la relación laboral comienza o termina dentro del período. Los anticipos efectivamente pagados deben descontarse como pagos a cuenta para determinar el saldo final del período. El sistema debe conservar el desglose y la versión del cálculo de forma que los períodos anteriores puedan reconstruirse sin ser alterados por cambios posteriores.</w:t>
      </w:r>
    </w:p>
    <w:p w14:paraId="169FEE7C" w14:textId="77777777" w:rsidR="0071397B" w:rsidRDefault="0071397B" w:rsidP="0071397B">
      <w:pPr>
        <w:pStyle w:val="Ttulo5"/>
      </w:pPr>
      <w:r>
        <w:t>RF86 Ciclo documental de la liquidación de remuneración</w:t>
      </w:r>
    </w:p>
    <w:p w14:paraId="108CBF46" w14:textId="77777777" w:rsidR="0071397B" w:rsidRDefault="0071397B" w:rsidP="0071397B">
      <w:pPr>
        <w:pStyle w:val="NormalWeb"/>
        <w:spacing w:before="0" w:beforeAutospacing="0" w:after="120" w:afterAutospacing="0" w:line="360" w:lineRule="auto"/>
        <w:jc w:val="both"/>
      </w:pPr>
      <w:r>
        <w:rPr>
          <w:color w:val="191919"/>
        </w:rPr>
        <w:t>El sistema debe distinguir el desglose preliminar interno de la documentación oficial de remuneraciones. Mientras la remuneración se encuentre abierta, los usuarios autorizados deben poder consultar su cálculo como información preliminar no oficial. Cuando una remuneración sea cerrada satisfactoriamente, el sistema debe generar una liquidación oficial no editable que identifique al trabajador, el período, la versión, la fecha de emisión, su estado de vigencia y el desglose aplicable de sueldo base, componentes variables, otros haberes, deducciones, aportes, ajustes y líquido final. Si una versión oficial es reemplazada por una corrección permitida, la versión anterior debe conservarse como histórica y marcarse como no vigente. La liquidación vigente debe quedar disponible conforme a los permisos aplicables y su entrega oficial debe registrarse utilizando el canal electrónico autorizado por el trabajador o la entrega física cuando corresponda.</w:t>
      </w:r>
    </w:p>
    <w:p w14:paraId="0292AB10" w14:textId="77777777" w:rsidR="0071397B" w:rsidRDefault="0071397B" w:rsidP="0071397B">
      <w:pPr>
        <w:pStyle w:val="Ttulo5"/>
      </w:pPr>
      <w:r>
        <w:t>RF87 Consulta del historial de liquidaciones</w:t>
      </w:r>
    </w:p>
    <w:p w14:paraId="5B0019AA" w14:textId="038A433B" w:rsidR="007D6E97" w:rsidRDefault="0071397B" w:rsidP="0071397B">
      <w:pPr>
        <w:pStyle w:val="NormalWeb"/>
        <w:spacing w:before="0" w:beforeAutospacing="0" w:after="120" w:afterAutospacing="0" w:line="360" w:lineRule="auto"/>
        <w:jc w:val="both"/>
      </w:pPr>
      <w:r>
        <w:rPr>
          <w:color w:val="191919"/>
        </w:rPr>
        <w:t>El sistema debe permitir que los usuarios autorizados consulten el historial de liquidaciones oficiales mediante criterios de trabajador y período, mostrando cronológicamente las versiones vigentes y las versiones reemplazadas que correspondan. Gerencia, Contador y Secretaría deben acceder conforme a sus permisos a la documentación oficial histórica. Las restricciones de descarga y reenvío deben respetar la vigencia de la versión y el perfil del actor.</w:t>
      </w:r>
    </w:p>
    <w:p w14:paraId="2DE58466" w14:textId="77777777" w:rsidR="007D6E97" w:rsidRDefault="007D6E97" w:rsidP="00A42831">
      <w:pPr>
        <w:spacing w:line="360" w:lineRule="auto"/>
        <w:jc w:val="both"/>
      </w:pPr>
    </w:p>
    <w:p w14:paraId="5914F746" w14:textId="1E5CA520" w:rsidR="007D6E97" w:rsidRDefault="000479C4" w:rsidP="00A42831">
      <w:pPr>
        <w:pStyle w:val="Ttulo3"/>
        <w:numPr>
          <w:ilvl w:val="3"/>
          <w:numId w:val="2"/>
        </w:numPr>
        <w:spacing w:line="360" w:lineRule="auto"/>
        <w:ind w:hanging="648"/>
        <w:jc w:val="both"/>
        <w:rPr>
          <w:rFonts w:eastAsia="Times New Roman" w:cs="Times New Roman"/>
        </w:rPr>
      </w:pPr>
      <w:bookmarkStart w:id="15" w:name="_Toc242051029"/>
      <w:r>
        <w:rPr>
          <w:rFonts w:eastAsia="Times New Roman" w:cs="Times New Roman"/>
        </w:rPr>
        <w:t xml:space="preserve">Módulo: </w:t>
      </w:r>
      <w:proofErr w:type="spellStart"/>
      <w:r w:rsidR="0071397B">
        <w:rPr>
          <w:rFonts w:eastAsia="Times New Roman" w:cs="Times New Roman"/>
        </w:rPr>
        <w:t>Dashboard</w:t>
      </w:r>
      <w:bookmarkEnd w:id="15"/>
      <w:proofErr w:type="spellEnd"/>
    </w:p>
    <w:p w14:paraId="145F1771" w14:textId="77777777" w:rsidR="007D6E97" w:rsidRDefault="007D6E97" w:rsidP="00A42831">
      <w:pPr>
        <w:spacing w:line="360" w:lineRule="auto"/>
        <w:jc w:val="both"/>
        <w:rPr>
          <w:rFonts w:eastAsia="Times New Roman" w:cs="Times New Roman"/>
        </w:rPr>
      </w:pPr>
    </w:p>
    <w:p w14:paraId="04299DB4" w14:textId="77777777" w:rsidR="00371A22" w:rsidRDefault="00371A22" w:rsidP="000B7AB4">
      <w:pPr>
        <w:pStyle w:val="Ttulo5"/>
      </w:pPr>
      <w:bookmarkStart w:id="16" w:name="_heading=h.za6r4a2n3w2v" w:colFirst="0" w:colLast="0"/>
      <w:bookmarkEnd w:id="16"/>
      <w:r>
        <w:t>RF88 Consulta del Panel General</w:t>
      </w:r>
    </w:p>
    <w:p w14:paraId="4B93C5FA" w14:textId="77777777" w:rsidR="00371A22" w:rsidRDefault="00371A22" w:rsidP="000B7AB4">
      <w:pPr>
        <w:pStyle w:val="NormalWeb"/>
        <w:spacing w:before="0" w:beforeAutospacing="0" w:afterAutospacing="0" w:line="360" w:lineRule="auto"/>
        <w:jc w:val="both"/>
      </w:pPr>
      <w:r>
        <w:rPr>
          <w:color w:val="191919"/>
        </w:rPr>
        <w:t>El sistema debe permitir que Gerencia, Secretaría y Contador consulten el Panel General conforme a las capacidades que tengan autorizadas. El Panel debe presentar una síntesis de Ventas, Cuentas por Cobrar, Cuentas por Pagar, Liquidez, Flujo de Caja y Margen directo, e incorporar únicamente indicadores complementarios cuya fuente sea válida y suficiente. Para los indicadores dependientes del período, se debe aplicar el período global seleccionado, utilizando el mes actual por defecto, mientras que los indicadores de estado actual y las proyecciones futuras deben conservar su referencia temporal propia. Cada sección debe distinguir la ausencia de datos suficientes, la indisponibilidad temporal de la fuente y la existencia de información desactualizada, sin convertir dichas condiciones en cero y sin impedir la consulta de las demás secciones cuando una fuente particular no se encuentre disponible.</w:t>
      </w:r>
    </w:p>
    <w:p w14:paraId="7F1EDB83" w14:textId="77777777" w:rsidR="00371A22" w:rsidRDefault="00371A22" w:rsidP="000B7AB4">
      <w:pPr>
        <w:pStyle w:val="Ttulo5"/>
      </w:pPr>
      <w:r>
        <w:t>RF89 Análisis de Ventas</w:t>
      </w:r>
    </w:p>
    <w:p w14:paraId="5DD82CAB" w14:textId="77777777" w:rsidR="00371A22" w:rsidRDefault="00371A22" w:rsidP="000B7AB4">
      <w:pPr>
        <w:pStyle w:val="NormalWeb"/>
        <w:spacing w:before="0" w:beforeAutospacing="0" w:afterAutospacing="0" w:line="360" w:lineRule="auto"/>
        <w:jc w:val="both"/>
      </w:pPr>
      <w:r>
        <w:rPr>
          <w:color w:val="191919"/>
        </w:rPr>
        <w:t>El sistema debe permitir que los usuarios autorizados analicen las ventas definitivas o consolidadas correspondientes al período consultado. El monto neto, entendido como el valor antes de impuestos, debe constituir la cifra principal del análisis; el monto total, que incorpora los impuestos aplicables, puede presentarse como información complementaria. El análisis debe permitir revisar la evolución temporal de las ventas, compararlas con períodos anteriores cuando exista base suficiente y analizar su composición por cliente y tipo de cliente. El análisis por producto o categoría sólo debe presentarse cuando exista una clasificación válida proveniente de la fuente correspondiente. Cuando se seleccione un cliente, el sistema puede presentar un resumen contextual autorizado y permitir continuar hacia su ficha correspondiente sin modificarla desde el Panel General.</w:t>
      </w:r>
    </w:p>
    <w:p w14:paraId="49369488" w14:textId="77777777" w:rsidR="00371A22" w:rsidRDefault="00371A22" w:rsidP="000B7AB4">
      <w:pPr>
        <w:pStyle w:val="Ttulo5"/>
      </w:pPr>
      <w:r>
        <w:t>RF90 Análisis de Cuentas por Cobrar y cobranza</w:t>
      </w:r>
    </w:p>
    <w:p w14:paraId="4DECFB46" w14:textId="77777777" w:rsidR="00371A22" w:rsidRDefault="00371A22" w:rsidP="000B7AB4">
      <w:pPr>
        <w:pStyle w:val="NormalWeb"/>
        <w:spacing w:before="0" w:beforeAutospacing="0" w:afterAutospacing="0" w:line="360" w:lineRule="auto"/>
        <w:jc w:val="both"/>
      </w:pPr>
      <w:r>
        <w:rPr>
          <w:color w:val="191919"/>
        </w:rPr>
        <w:t>El sistema debe permitir que los usuarios autorizados analicen las Cuentas por Cobrar, la morosidad y la cobranza registrada. Debe presentar el saldo pendiente aplicable, identificar como morosas únicamente las obligaciones cuyo vencimiento haya transcurrido y mantengan saldo pendiente, conservar los días exactos de atraso y permitir su agrupación visual por rangos. El análisis debe distinguir los montos efectivamente recibidos y las obligaciones futuras pendientes. Cuando exista información suficiente, debe separar los pagos correspondientes a obligaciones que vencían en el período de los pagos aplicados a obligaciones que ya se encontraban morosas al inicio del período. El sistema debe permitir filtrar y ordenar la información mediante criterios objetivos disponibles sin generar un puntaje automático de prioridad de cobro.</w:t>
      </w:r>
    </w:p>
    <w:p w14:paraId="17708C6A" w14:textId="77777777" w:rsidR="00371A22" w:rsidRDefault="00371A22" w:rsidP="000B7AB4">
      <w:pPr>
        <w:pStyle w:val="Ttulo5"/>
      </w:pPr>
      <w:r>
        <w:t>RF91 Análisis de Cuentas por Pagar</w:t>
      </w:r>
    </w:p>
    <w:p w14:paraId="53C78C22" w14:textId="77777777" w:rsidR="00371A22" w:rsidRDefault="00371A22" w:rsidP="000B7AB4">
      <w:pPr>
        <w:pStyle w:val="NormalWeb"/>
        <w:spacing w:before="0" w:beforeAutospacing="0" w:afterAutospacing="0" w:line="360" w:lineRule="auto"/>
        <w:jc w:val="both"/>
      </w:pPr>
      <w:r>
        <w:rPr>
          <w:color w:val="191919"/>
        </w:rPr>
        <w:t>El sistema debe permitir que los usuarios autorizados analicen las Cuentas por Pagar vigentes. Debe presentar el saldo pendiente de las obligaciones, distinguir las obligaciones vencidas de las futuras y, para aquellas vencidas, mostrar los días exactos de atraso y su agrupación visual por rangos cuando corresponda. Las obligaciones futuras deben poder consultarse según su fecha de vencimiento y utilizarse como antecedente de los compromisos futuros de egreso. El sistema debe permitir filtrar y ordenar las obligaciones mediante criterios objetivos disponibles sin generar un puntaje automático de prioridad de pago.</w:t>
      </w:r>
    </w:p>
    <w:p w14:paraId="2957D516" w14:textId="77777777" w:rsidR="00371A22" w:rsidRDefault="00371A22" w:rsidP="000B7AB4">
      <w:pPr>
        <w:pStyle w:val="Ttulo5"/>
      </w:pPr>
      <w:r>
        <w:t>RF92 Análisis de liquidez, flujo de caja y proyección</w:t>
      </w:r>
    </w:p>
    <w:p w14:paraId="29967394" w14:textId="77777777" w:rsidR="00371A22" w:rsidRDefault="00371A22" w:rsidP="000B7AB4">
      <w:pPr>
        <w:pStyle w:val="NormalWeb"/>
        <w:spacing w:before="0" w:beforeAutospacing="0" w:afterAutospacing="0" w:line="360" w:lineRule="auto"/>
        <w:jc w:val="both"/>
      </w:pPr>
      <w:r>
        <w:rPr>
          <w:color w:val="191919"/>
        </w:rPr>
        <w:t>El sistema debe permitir que los usuarios autorizados consulten la liquidez disponible, analicen el flujo de caja registrado y consulten su proyección vigente. La liquidez debe obtenerse desde el movimiento de apertura o saldo inicial registrado de cada cuenta, o caja, más los movimientos posteriores que la afecten, excluyendo del disponible los fondos identificados por su fuente; ya sea bloqueados, retenidos, reservados o restringidos. El flujo registrado debe distinguir entradas y salidas, permitir su análisis por período y por categorías, u orígenes, disponibles. La proyección debe utilizar compromisos futuros válidos y permitir horizontes de al menos 30, 60 y 90 días; sólo puede incorporar estimaciones cuando exista información válida que las sustente. Al alcanzar su fecha aplicable, un flujo proyectado debe dejar de tratarse como futuro y presentarse según su condición vigente.</w:t>
      </w:r>
    </w:p>
    <w:p w14:paraId="0BDCAC4A" w14:textId="77777777" w:rsidR="00371A22" w:rsidRDefault="00371A22" w:rsidP="000B7AB4">
      <w:pPr>
        <w:pStyle w:val="Ttulo5"/>
      </w:pPr>
      <w:r>
        <w:t>RF93 Análisis de Margen directo por Proyecto</w:t>
      </w:r>
    </w:p>
    <w:p w14:paraId="2BCA5D37" w14:textId="77777777" w:rsidR="00371A22" w:rsidRDefault="00371A22" w:rsidP="000B7AB4">
      <w:pPr>
        <w:pStyle w:val="NormalWeb"/>
        <w:spacing w:before="0" w:beforeAutospacing="0" w:afterAutospacing="0" w:line="360" w:lineRule="auto"/>
        <w:jc w:val="both"/>
      </w:pPr>
      <w:r>
        <w:rPr>
          <w:color w:val="191919"/>
        </w:rPr>
        <w:t>El sistema debe permitir que los usuarios autorizados analicen el Margen directo de un Proyecto utilizando los ingresos y costos registrados con asociación válida al mismo. El Margen directo debe calcularse como los ingresos asociados al Proyecto menos sus costos directos asociados. El sistema debe permitir revisar la composición del cálculo y debe excluir los gastos generales que no posean una asociación expresa con el Proyecto, sin distribuirlos proporcionalmente para completar el resultado. Un Proyecto debe identificarse con pérdida cuando su Margen directo monetario sea menor que cero y sólo debe clasificarse con margen crítico cuando exista un umbral vigente y válido. Solo gerencia, cuando cuente con la autorización correspondiente, debe poder configurar manualmente el umbral utilizado para esta clasificación.</w:t>
      </w:r>
    </w:p>
    <w:p w14:paraId="0D66C1A7" w14:textId="77777777" w:rsidR="00371A22" w:rsidRDefault="00371A22" w:rsidP="000B7AB4">
      <w:pPr>
        <w:pStyle w:val="Ttulo5"/>
      </w:pPr>
      <w:r>
        <w:t>RF94 Consulta de resúmenes financieros gerenciales</w:t>
      </w:r>
    </w:p>
    <w:p w14:paraId="3A1FDFC3" w14:textId="77777777" w:rsidR="00371A22" w:rsidRDefault="00371A22" w:rsidP="000B7AB4">
      <w:pPr>
        <w:pStyle w:val="NormalWeb"/>
        <w:spacing w:before="0" w:beforeAutospacing="0" w:afterAutospacing="0" w:line="360" w:lineRule="auto"/>
        <w:jc w:val="both"/>
      </w:pPr>
      <w:r>
        <w:rPr>
          <w:color w:val="191919"/>
        </w:rPr>
        <w:t xml:space="preserve">El sistema debe permitir que los usuarios autorizados consulten resúmenes financieros gerenciales construidos exclusivamente con información registrada y </w:t>
      </w:r>
      <w:proofErr w:type="spellStart"/>
      <w:r>
        <w:rPr>
          <w:color w:val="191919"/>
        </w:rPr>
        <w:t>reconstruible</w:t>
      </w:r>
      <w:proofErr w:type="spellEnd"/>
      <w:r>
        <w:rPr>
          <w:color w:val="191919"/>
        </w:rPr>
        <w:t xml:space="preserve"> desde las fuentes disponibles. El sistema debe presentar un Resumen gerencial de resultados que sintetice los ingresos, costos, gastos y resultado disponible del período, y una Situación financiera resumida que presente los activos, pasivos y patrimonio que puedan reconstruirse válidamente para la fecha o corte consultado. Cuando falte información necesaria para construir una partida del resumen, el sistema debe identificar la cobertura limitada y no completar dicha partida por inferencia. Estos resúmenes deben identificarse como información gerencial y no como un Estado de Resultados ni como un Balance contable formal completo.</w:t>
      </w:r>
    </w:p>
    <w:p w14:paraId="73D8093D" w14:textId="77777777" w:rsidR="00371A22" w:rsidRDefault="00371A22" w:rsidP="000B7AB4">
      <w:pPr>
        <w:pStyle w:val="Ttulo5"/>
      </w:pPr>
      <w:r>
        <w:t>RF95 Descarga de PDF contextual</w:t>
      </w:r>
    </w:p>
    <w:p w14:paraId="41E75B5A" w14:textId="77777777" w:rsidR="00371A22" w:rsidRDefault="00371A22" w:rsidP="000B7AB4">
      <w:pPr>
        <w:pStyle w:val="NormalWeb"/>
        <w:spacing w:before="0" w:beforeAutospacing="0" w:afterAutospacing="0" w:line="360" w:lineRule="auto"/>
        <w:jc w:val="both"/>
        <w:rPr>
          <w:color w:val="191919"/>
        </w:rPr>
      </w:pPr>
      <w:r>
        <w:rPr>
          <w:color w:val="191919"/>
        </w:rPr>
        <w:t>El sistema debe permitir que Gerencia, Secretaría y Contador descarguen, cuando cuenten con la autorización correspondiente, una representación PDF de la información que se encuentre visible y autorizada en la consulta actual. El documento debe conservar el período y los filtros aplicados, la fecha y hora de generación junto a las advertencias de información desactualizada que correspondan. La autorización de descarga debe ser independiente de la autorización de visualización. El PDF generado debe representar una fotografía de la consulta en el momento de su generación y no puede ser modificable por cambios posteriores.</w:t>
      </w:r>
    </w:p>
    <w:p w14:paraId="3CD58AEE" w14:textId="77777777" w:rsidR="000B7AB4" w:rsidRDefault="000B7AB4" w:rsidP="000B7AB4">
      <w:pPr>
        <w:pStyle w:val="NormalWeb"/>
        <w:spacing w:before="0" w:beforeAutospacing="0" w:afterAutospacing="0" w:line="360" w:lineRule="auto"/>
        <w:jc w:val="both"/>
        <w:rPr>
          <w:color w:val="191919"/>
        </w:rPr>
      </w:pPr>
    </w:p>
    <w:p w14:paraId="2FDD6483" w14:textId="46CC55E3" w:rsidR="000B7AB4" w:rsidRDefault="000B7AB4" w:rsidP="000B7AB4">
      <w:pPr>
        <w:pStyle w:val="Ttulo3"/>
        <w:numPr>
          <w:ilvl w:val="3"/>
          <w:numId w:val="2"/>
        </w:numPr>
        <w:spacing w:line="360" w:lineRule="auto"/>
        <w:jc w:val="both"/>
        <w:rPr>
          <w:rFonts w:eastAsia="Times New Roman" w:cs="Times New Roman"/>
        </w:rPr>
      </w:pPr>
      <w:bookmarkStart w:id="17" w:name="_Toc242051030"/>
      <w:r>
        <w:rPr>
          <w:rFonts w:eastAsia="Times New Roman" w:cs="Times New Roman"/>
        </w:rPr>
        <w:t xml:space="preserve">Módulo: </w:t>
      </w:r>
      <w:proofErr w:type="spellStart"/>
      <w:r>
        <w:rPr>
          <w:rFonts w:eastAsia="Times New Roman" w:cs="Times New Roman"/>
        </w:rPr>
        <w:t>Credito</w:t>
      </w:r>
      <w:bookmarkEnd w:id="17"/>
      <w:proofErr w:type="spellEnd"/>
    </w:p>
    <w:p w14:paraId="581C4598" w14:textId="77777777" w:rsidR="00771917" w:rsidRDefault="00771917" w:rsidP="00771917"/>
    <w:p w14:paraId="1AB49B8C" w14:textId="77777777" w:rsidR="00771917" w:rsidRPr="00771917" w:rsidRDefault="00771917" w:rsidP="00771917">
      <w:pPr>
        <w:pStyle w:val="Ttulo5"/>
      </w:pPr>
      <w:r w:rsidRPr="00771917">
        <w:t>RF96 Gestión de solicitudes y decisiones de Crédito</w:t>
      </w:r>
    </w:p>
    <w:p w14:paraId="1DBFFAA4" w14:textId="77777777" w:rsidR="00771917" w:rsidRPr="00771917" w:rsidRDefault="00771917" w:rsidP="00771917">
      <w:pPr>
        <w:spacing w:line="360" w:lineRule="auto"/>
        <w:jc w:val="both"/>
      </w:pPr>
      <w:r w:rsidRPr="00771917">
        <w:t>El sistema debe permitir que los usuarios autorizados de Secretaría inicien solicitudes de Crédito inicial o de excepción para Clientes B2B cuando exista una necesidad comercial que requiera financiamiento o autorización crediticia adicional. Las solicitudes deben poder mantenerse en estado Borrador, enviarse a decisión en estado Pendiente y cancelarse por Secretaría mientras se encuentren en Borrador o Pendiente. El sistema debe permitir que los usuarios autorizados de Gerencia consulten los antecedentes disponibles relevantes y resuelvan las solicitudes pendientes mediante aprobación, rechazo o cancelación, sin sustituir la decisión humana mediante una calificación o decisión automática. Cuando se apruebe una solicitud inicial, debe quedar habilitado el Crédito del cliente con el cupo y vigencia definidos por Gerencia. Cuando se apruebe una solicitud de excepción, deben quedar registradas las condiciones crediticias autorizadas para la operación correspondiente. Las solicitudes Aprobadas o Rechazadas deben conservar su resultado y no podrán pasar posteriormente a Cancelada.</w:t>
      </w:r>
    </w:p>
    <w:p w14:paraId="68FF2291" w14:textId="77777777" w:rsidR="00771917" w:rsidRPr="00771917" w:rsidRDefault="00771917" w:rsidP="00771917">
      <w:pPr>
        <w:pStyle w:val="Ttulo5"/>
      </w:pPr>
      <w:r w:rsidRPr="00771917">
        <w:t>RF97 Gestión del cupo individual y restricciones de Crédito</w:t>
      </w:r>
    </w:p>
    <w:p w14:paraId="1EDE0F56" w14:textId="77777777" w:rsidR="00771917" w:rsidRPr="00771917" w:rsidRDefault="00771917" w:rsidP="00771917">
      <w:pPr>
        <w:spacing w:line="360" w:lineRule="auto"/>
        <w:jc w:val="both"/>
      </w:pPr>
      <w:r w:rsidRPr="00771917">
        <w:t>El sistema debe permitir que los usuarios autorizados de Gerencia administren el cupo individual de un Cliente B2B con Crédito habilitado, pudiendo aumentar o reducir su monto, incluso hasta cero, modificar su vigencia, suspender el uso de Crédito o reactivarlo. Toda modificación debe exigir el registro de un motivo. El sistema debe calcular el cupo utilizado y disponible a partir del Crédito comprometido vigente y mantener el cupo como capacidad reutilizable. Si una reducción deja el Crédito comprometido por sobre el nuevo cupo, las operaciones previamente autorizadas deben conservarse y el cliente debe quedar sobre cupo, impidiendo nuevos compromisos hasta recuperar capacidad. Los pagos confirmados que reduzcan el Crédito comprometido deben liberar automáticamente capacidad, sin reactivar una suspensión explícita. La morosidad vigente debe presentarse como alerta y antecedente para la decisión de Gerencia, sin producir por sí sola un bloqueo automático del Crédito.</w:t>
      </w:r>
    </w:p>
    <w:p w14:paraId="47FF16FB" w14:textId="77777777" w:rsidR="00771917" w:rsidRPr="00771917" w:rsidRDefault="00771917" w:rsidP="00771917">
      <w:pPr>
        <w:pStyle w:val="Ttulo5"/>
      </w:pPr>
      <w:r w:rsidRPr="00771917">
        <w:t>RF98 Control del límite global y validación crediticia de operaciones B2B</w:t>
      </w:r>
    </w:p>
    <w:p w14:paraId="202172A1" w14:textId="77777777" w:rsidR="00771917" w:rsidRPr="00771917" w:rsidRDefault="00771917" w:rsidP="00771917">
      <w:pPr>
        <w:spacing w:line="360" w:lineRule="auto"/>
        <w:jc w:val="both"/>
      </w:pPr>
      <w:r w:rsidRPr="00771917">
        <w:t>El sistema debe permitir que los usuarios autorizados de Gerencia definan y modifiquen el límite global de exposición crediticia de la empresa y debe calcular la exposición global utilizada a partir del Crédito comprometido vigente, manteniendo separado el costo real incurrido, que no consume cupo ni controla dicho límite. Antes de formalizar una operación B2B que requiera financiamiento, el sistema debe validar la habilitación crediticia del cliente, su capacidad individual disponible, la capacidad global, las restricciones vigentes y las condiciones comerciales extraordinarias conocidas. La validación crediticia debe ejecutarse inmediatamente antes de la formalización comercial, sin trasladar al proceso crediticio el registro de la Orden de Compra, la aprobación de la Cotización ni la generación de la Nota de Venta. Cuando la validación sea satisfactoria, la formalización comercial puede continuar. Cuando falte habilitación de Crédito o la operación requiera una excepción por cupo insuficiente, límite global o una condición extraordinaria, el sistema debe detener la formalización del nuevo compromiso hasta que la autorización correspondiente haya sido resuelta. Una excepción aprobada debe ser revalidada con los antecedentes vigentes antes de formalizar. El Crédito comprometido debe generarse únicamente después de una validación crediticia satisfactoria y de la formalización válida de la operación, incorporando entonces el monto financiado. El rechazo de la autorización crediticia debe impedir continuar bajo las condiciones de Crédito rechazadas, sin impedir por sí mismo que la venta sea reformulada bajo una condición de pago que no requiera dicho Crédito.</w:t>
      </w:r>
    </w:p>
    <w:p w14:paraId="3E373CFE" w14:textId="77777777" w:rsidR="00771917" w:rsidRPr="00771917" w:rsidRDefault="00771917" w:rsidP="00771917">
      <w:pPr>
        <w:pStyle w:val="Ttulo5"/>
      </w:pPr>
      <w:r w:rsidRPr="00771917">
        <w:t>RF99 Consulta, historial y exportación de información de Crédito</w:t>
      </w:r>
    </w:p>
    <w:p w14:paraId="11B03491" w14:textId="287A2314" w:rsidR="000B7AB4" w:rsidRDefault="00771917" w:rsidP="00771917">
      <w:pPr>
        <w:spacing w:line="360" w:lineRule="auto"/>
        <w:jc w:val="both"/>
      </w:pPr>
      <w:r w:rsidRPr="00771917">
        <w:t>El sistema debe permitir que los usuarios autorizados consulten información de Crédito conforme a su alcance autorizado. Gerencia debe poder consultar la información completa disponible, incluyendo cupos, utilización, disponibilidad, exposición global, decisiones crediticias, motivos, restricciones, alertas e historial de cambios y decisiones. Secretaría y Contador deben disponer al menos de la información operativa correspondiente al estado del Crédito, cupo total, utilizado, disponible y alertas o restricciones vigentes, sin acceder por defecto a motivos históricos internos ni fundamentos sensibles completos. El sistema debe conservar la información necesaria para reconstruir los cambios de cupo y vigencia, sus motivos y responsables, suspensiones, reactivaciones y decisiones de excepción. Los usuarios deben poder exportar únicamente la información que se encuentren autorizados a consultar, sin que la exportación amplíe su alcance de acceso.</w:t>
      </w:r>
    </w:p>
    <w:p w14:paraId="13772F31" w14:textId="77777777" w:rsidR="000A54F2" w:rsidRDefault="000A54F2" w:rsidP="00771917">
      <w:pPr>
        <w:spacing w:line="360" w:lineRule="auto"/>
        <w:jc w:val="both"/>
      </w:pPr>
    </w:p>
    <w:p w14:paraId="2DEDA6C8" w14:textId="4B190F53" w:rsidR="000A54F2" w:rsidRDefault="000A54F2" w:rsidP="000A54F2">
      <w:pPr>
        <w:pStyle w:val="Ttulo3"/>
        <w:numPr>
          <w:ilvl w:val="3"/>
          <w:numId w:val="2"/>
        </w:numPr>
        <w:spacing w:line="360" w:lineRule="auto"/>
        <w:jc w:val="both"/>
        <w:rPr>
          <w:rFonts w:eastAsia="Times New Roman" w:cs="Times New Roman"/>
        </w:rPr>
      </w:pPr>
      <w:bookmarkStart w:id="18" w:name="_Toc242051031"/>
      <w:r>
        <w:rPr>
          <w:rFonts w:eastAsia="Times New Roman" w:cs="Times New Roman"/>
        </w:rPr>
        <w:t xml:space="preserve">Módulo: </w:t>
      </w:r>
      <w:r>
        <w:rPr>
          <w:rFonts w:eastAsia="Times New Roman" w:cs="Times New Roman"/>
        </w:rPr>
        <w:t>Auditoría</w:t>
      </w:r>
      <w:bookmarkEnd w:id="18"/>
    </w:p>
    <w:p w14:paraId="6006C6D0" w14:textId="77777777" w:rsidR="006F6B77" w:rsidRDefault="006F6B77" w:rsidP="006F6B77"/>
    <w:p w14:paraId="136E0E1F" w14:textId="77777777" w:rsidR="006F6B77" w:rsidRPr="006F6B77" w:rsidRDefault="006F6B77" w:rsidP="006F6B77">
      <w:pPr>
        <w:pStyle w:val="Ttulo5"/>
      </w:pPr>
      <w:r w:rsidRPr="006F6B77">
        <w:t>RF100 Consulta de Auditoría</w:t>
      </w:r>
    </w:p>
    <w:p w14:paraId="00208419" w14:textId="77777777" w:rsidR="006F6B77" w:rsidRPr="006F6B77" w:rsidRDefault="006F6B77" w:rsidP="006F6B77">
      <w:pPr>
        <w:spacing w:line="360" w:lineRule="auto"/>
        <w:jc w:val="both"/>
      </w:pPr>
      <w:r w:rsidRPr="006F6B77">
        <w:t>El sistema debe permitir que los usuarios autorizados consulten el historial de Auditoría exclusivamente dentro de su alcance funcional permitido. La consulta debe permitir localizar eventos mediante criterios de fecha, ejecutor, origen funcional, operación, resultado y entidad afectada, y examinar el detalle de los eventos autorizados. El acceso a un evento no debe habilitar automáticamente todos sus datos sensibles, los cuales deben mostrarse, ocultarse o enmascararse conforme a las autorizaciones aplicables. La ejecución de una consulta y la apertura de un detalle deben generar la evidencia de acceso correspondiente sin auditar cada clic, navegación ordinaria o modificación intermedia de filtros y sin producir registros recursivos equivalentes.</w:t>
      </w:r>
    </w:p>
    <w:p w14:paraId="7A785579" w14:textId="77777777" w:rsidR="006F6B77" w:rsidRPr="006F6B77" w:rsidRDefault="006F6B77" w:rsidP="006F6B77">
      <w:pPr>
        <w:pStyle w:val="Ttulo5"/>
      </w:pPr>
      <w:r w:rsidRPr="006F6B77">
        <w:t>RF101 Exportación de Auditoría</w:t>
      </w:r>
    </w:p>
    <w:p w14:paraId="41512696" w14:textId="4DF3FD45" w:rsidR="000A54F2" w:rsidRDefault="006F6B77" w:rsidP="00771917">
      <w:pPr>
        <w:spacing w:line="360" w:lineRule="auto"/>
        <w:jc w:val="both"/>
      </w:pPr>
      <w:r w:rsidRPr="006F6B77">
        <w:t xml:space="preserve">El sistema debe permitir que los usuarios autorizados exporten información de Auditoría cuando cuenten con la autorización independiente correspondiente. La exportación debe utilizar exactamente el conjunto filtrado y autorizado de la consulta vigente, sin ampliar el alcance del usuario, y aplicar las medidas vigentes de protección, minimización, </w:t>
      </w:r>
      <w:proofErr w:type="spellStart"/>
      <w:r w:rsidRPr="006F6B77">
        <w:t>anonimización</w:t>
      </w:r>
      <w:proofErr w:type="spellEnd"/>
      <w:r w:rsidRPr="006F6B77">
        <w:t xml:space="preserve"> o enmascaramiento antes de generar el archivo. La información podrá obtenerse como planilla compatible con Excel, archivo CSV o documento PDF. Cada intento de exportación debe generar la evidencia de Auditoría correspondiente con su resultado, sin producir registros recursivos equivalentes.</w:t>
      </w:r>
    </w:p>
    <w:p w14:paraId="198D3FC1" w14:textId="77777777" w:rsidR="007D6E97" w:rsidRDefault="007D6E97" w:rsidP="00A42831">
      <w:pPr>
        <w:spacing w:line="360" w:lineRule="auto"/>
        <w:jc w:val="both"/>
        <w:rPr>
          <w:rFonts w:eastAsia="Times New Roman" w:cs="Times New Roman"/>
        </w:rPr>
      </w:pPr>
    </w:p>
    <w:p w14:paraId="5AD398D7" w14:textId="77777777" w:rsidR="007D6E97" w:rsidRDefault="000479C4" w:rsidP="000A54F2">
      <w:pPr>
        <w:pStyle w:val="Ttulo3"/>
        <w:numPr>
          <w:ilvl w:val="2"/>
          <w:numId w:val="2"/>
        </w:numPr>
        <w:spacing w:line="360" w:lineRule="auto"/>
        <w:jc w:val="both"/>
        <w:rPr>
          <w:rFonts w:eastAsia="Times New Roman" w:cs="Times New Roman"/>
        </w:rPr>
      </w:pPr>
      <w:bookmarkStart w:id="19" w:name="_Toc242051032"/>
      <w:r>
        <w:rPr>
          <w:rFonts w:eastAsia="Times New Roman" w:cs="Times New Roman"/>
        </w:rPr>
        <w:t>Requerimientos Funcionales en UR</w:t>
      </w:r>
      <w:bookmarkEnd w:id="19"/>
    </w:p>
    <w:p w14:paraId="029B661F" w14:textId="77777777" w:rsidR="007D6E97" w:rsidRDefault="007D6E97" w:rsidP="00A42831">
      <w:pPr>
        <w:spacing w:line="360" w:lineRule="auto"/>
        <w:jc w:val="both"/>
      </w:pPr>
    </w:p>
    <w:p w14:paraId="1EA969F6" w14:textId="6C36363C" w:rsidR="007D6E97" w:rsidRDefault="000479C4" w:rsidP="00A42831">
      <w:pPr>
        <w:spacing w:line="360" w:lineRule="auto"/>
        <w:jc w:val="both"/>
      </w:pPr>
      <w:r>
        <w:rPr>
          <w:rFonts w:eastAsia="Times New Roman" w:cs="Times New Roman"/>
        </w:rPr>
        <w:t xml:space="preserve">En esta sección se presentan los requerimientos funcionales considerados para el Incremento </w:t>
      </w:r>
      <w:r w:rsidR="004B6BB9">
        <w:rPr>
          <w:rFonts w:eastAsia="Times New Roman" w:cs="Times New Roman"/>
        </w:rPr>
        <w:t>3</w:t>
      </w:r>
      <w:r>
        <w:rPr>
          <w:rFonts w:eastAsia="Times New Roman" w:cs="Times New Roman"/>
        </w:rPr>
        <w:t>. Estos requerimientos corresponden a las funcionalidades asignadas a esta entrega dentro de los módulos de Integración y Ficha de Clientes, Cotizaciones y Notas de Venta, Pagos y Recaudación y Usuarios, Seguridad y Permisos. En total, el incremento considera 37 requerimientos funcionales, los cuales forman parte de la planificación vigente del proyecto y definen el comportamiento esperado del sistema para esta etapa.</w:t>
      </w:r>
      <w:r>
        <w:t xml:space="preserve"> </w:t>
      </w:r>
    </w:p>
    <w:p w14:paraId="6452CCC5" w14:textId="77777777" w:rsidR="007D6E97" w:rsidRDefault="007D6E97" w:rsidP="00A42831">
      <w:pPr>
        <w:spacing w:line="360" w:lineRule="auto"/>
        <w:jc w:val="both"/>
      </w:pPr>
    </w:p>
    <w:p w14:paraId="5786A092" w14:textId="77777777" w:rsidR="007D6E97" w:rsidRDefault="007D6E97" w:rsidP="00A42831">
      <w:pPr>
        <w:spacing w:line="360" w:lineRule="auto"/>
        <w:jc w:val="both"/>
      </w:pPr>
    </w:p>
    <w:p w14:paraId="577D1130" w14:textId="77777777" w:rsidR="00670FFA" w:rsidRDefault="00670FFA" w:rsidP="00A42831">
      <w:pPr>
        <w:spacing w:line="360" w:lineRule="auto"/>
        <w:jc w:val="both"/>
      </w:pPr>
    </w:p>
    <w:p w14:paraId="241F26AB" w14:textId="77777777" w:rsidR="00670FFA" w:rsidRDefault="00670FFA" w:rsidP="00A42831">
      <w:pPr>
        <w:spacing w:line="360" w:lineRule="auto"/>
        <w:jc w:val="both"/>
      </w:pPr>
    </w:p>
    <w:p w14:paraId="624B898E" w14:textId="77777777" w:rsidR="00670FFA" w:rsidRDefault="00670FFA" w:rsidP="00A42831">
      <w:pPr>
        <w:spacing w:line="360" w:lineRule="auto"/>
        <w:jc w:val="both"/>
      </w:pPr>
    </w:p>
    <w:p w14:paraId="34EA3B13" w14:textId="77777777" w:rsidR="00670FFA" w:rsidRDefault="00670FFA" w:rsidP="00A42831">
      <w:pPr>
        <w:spacing w:line="360" w:lineRule="auto"/>
        <w:jc w:val="both"/>
      </w:pPr>
    </w:p>
    <w:p w14:paraId="3E5BAB8B" w14:textId="03235A10" w:rsidR="0064368A" w:rsidRDefault="0064368A">
      <w:pPr>
        <w:pBdr>
          <w:top w:val="nil"/>
          <w:left w:val="nil"/>
          <w:bottom w:val="nil"/>
          <w:right w:val="nil"/>
          <w:between w:val="nil"/>
        </w:pBdr>
        <w:spacing w:line="360" w:lineRule="auto"/>
        <w:jc w:val="center"/>
      </w:pPr>
      <w:bookmarkStart w:id="20" w:name="_heading=h.xh3o36hzw81r" w:colFirst="0" w:colLast="0"/>
      <w:bookmarkEnd w:id="20"/>
    </w:p>
    <w:p w14:paraId="62CAD64E" w14:textId="416EC6F7" w:rsidR="007D6E97" w:rsidRPr="00A42831" w:rsidRDefault="32851178" w:rsidP="00A42831">
      <w:pPr>
        <w:pStyle w:val="Descripcin"/>
      </w:pPr>
      <w:bookmarkStart w:id="21" w:name="_Toc242050153"/>
      <w:r w:rsidRPr="00A42831">
        <w:t>Tabla</w:t>
      </w:r>
      <w:r w:rsidR="0064368A" w:rsidRPr="00A42831">
        <w:t xml:space="preserve"> </w:t>
      </w:r>
      <w:r w:rsidR="00905A3E">
        <w:fldChar w:fldCharType="begin"/>
      </w:r>
      <w:r w:rsidR="00905A3E">
        <w:instrText xml:space="preserve"> STYLEREF 1 \s </w:instrText>
      </w:r>
      <w:r w:rsidR="00905A3E">
        <w:fldChar w:fldCharType="separate"/>
      </w:r>
      <w:r w:rsidR="00905A3E">
        <w:rPr>
          <w:noProof/>
        </w:rPr>
        <w:t>1</w:t>
      </w:r>
      <w:r w:rsidR="00905A3E">
        <w:fldChar w:fldCharType="end"/>
      </w:r>
      <w:r w:rsidR="00905A3E">
        <w:t>.</w:t>
      </w:r>
      <w:r w:rsidR="00905A3E">
        <w:fldChar w:fldCharType="begin"/>
      </w:r>
      <w:r w:rsidR="00905A3E">
        <w:instrText xml:space="preserve"> SEQ Tabla \* ARABIC \s 1 </w:instrText>
      </w:r>
      <w:r w:rsidR="00905A3E">
        <w:fldChar w:fldCharType="separate"/>
      </w:r>
      <w:r w:rsidR="00905A3E">
        <w:rPr>
          <w:noProof/>
        </w:rPr>
        <w:t>2</w:t>
      </w:r>
      <w:r w:rsidR="00905A3E">
        <w:fldChar w:fldCharType="end"/>
      </w:r>
      <w:r w:rsidR="0064368A" w:rsidRPr="00A42831">
        <w:t xml:space="preserve"> “Tabla de Requerimientos Funcionales en UR bajo el estándar ESA correspondiente al módulo </w:t>
      </w:r>
      <w:r w:rsidR="002D0E2C">
        <w:t>6</w:t>
      </w:r>
      <w:r w:rsidR="0064368A" w:rsidRPr="00A42831">
        <w:t xml:space="preserve"> de Requerimientos”.</w:t>
      </w:r>
      <w:bookmarkEnd w:id="21"/>
    </w:p>
    <w:tbl>
      <w:tblPr>
        <w:tblStyle w:val="afff8"/>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510"/>
        <w:gridCol w:w="5985"/>
        <w:gridCol w:w="405"/>
        <w:gridCol w:w="405"/>
        <w:gridCol w:w="405"/>
        <w:gridCol w:w="360"/>
        <w:gridCol w:w="360"/>
        <w:gridCol w:w="390"/>
      </w:tblGrid>
      <w:tr w:rsidR="007D6E97" w14:paraId="64F66EBF" w14:textId="77777777">
        <w:trPr>
          <w:cantSplit/>
          <w:trHeight w:val="1134"/>
        </w:trPr>
        <w:tc>
          <w:tcPr>
            <w:tcW w:w="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A8C634D" w14:textId="77777777" w:rsidR="007D6E97" w:rsidRDefault="007D6E97">
            <w:pPr>
              <w:widowControl w:val="0"/>
              <w:spacing w:line="360" w:lineRule="auto"/>
            </w:pPr>
          </w:p>
        </w:tc>
        <w:tc>
          <w:tcPr>
            <w:tcW w:w="51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6CA4935" w14:textId="77777777" w:rsidR="007D6E97" w:rsidRDefault="000479C4">
            <w:pPr>
              <w:widowControl w:val="0"/>
              <w:spacing w:line="360" w:lineRule="auto"/>
            </w:pPr>
            <w:r>
              <w:t>ID</w:t>
            </w:r>
          </w:p>
        </w:tc>
        <w:tc>
          <w:tcPr>
            <w:tcW w:w="59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9672DA0" w14:textId="77777777" w:rsidR="007D6E97" w:rsidRDefault="000479C4">
            <w:pPr>
              <w:widowControl w:val="0"/>
              <w:spacing w:line="360" w:lineRule="auto"/>
            </w:pPr>
            <w:r>
              <w:t>Descripción</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64E35E2" w14:textId="77777777" w:rsidR="007D6E97" w:rsidRDefault="000479C4">
            <w:pPr>
              <w:widowControl w:val="0"/>
              <w:spacing w:line="360" w:lineRule="auto"/>
              <w:ind w:left="113" w:right="113"/>
            </w:pPr>
            <w:r>
              <w:t>Necesidad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175E203" w14:textId="77777777" w:rsidR="007D6E97" w:rsidRDefault="000479C4">
            <w:pPr>
              <w:widowControl w:val="0"/>
              <w:spacing w:line="360" w:lineRule="auto"/>
              <w:ind w:left="113" w:right="113"/>
            </w:pPr>
            <w:r>
              <w:t>Prioridad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26C6ECC" w14:textId="77777777" w:rsidR="007D6E97" w:rsidRDefault="000479C4">
            <w:pPr>
              <w:widowControl w:val="0"/>
              <w:spacing w:line="360" w:lineRule="auto"/>
              <w:ind w:left="113" w:right="113"/>
            </w:pPr>
            <w:r>
              <w:t>Estabilidad</w:t>
            </w:r>
          </w:p>
        </w:tc>
        <w:tc>
          <w:tcPr>
            <w:tcW w:w="36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4E35C8E" w14:textId="77777777" w:rsidR="007D6E97" w:rsidRDefault="000479C4">
            <w:pPr>
              <w:widowControl w:val="0"/>
              <w:spacing w:line="360" w:lineRule="auto"/>
              <w:ind w:left="113" w:right="113"/>
            </w:pPr>
            <w:r>
              <w:t>Claridad</w:t>
            </w:r>
          </w:p>
        </w:tc>
        <w:tc>
          <w:tcPr>
            <w:tcW w:w="36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1628243" w14:textId="77777777" w:rsidR="007D6E97" w:rsidRDefault="000479C4">
            <w:pPr>
              <w:widowControl w:val="0"/>
              <w:spacing w:line="360" w:lineRule="auto"/>
              <w:ind w:left="113" w:right="113"/>
            </w:pPr>
            <w:r>
              <w:t>Verificabilidad</w:t>
            </w:r>
          </w:p>
        </w:tc>
        <w:tc>
          <w:tcPr>
            <w:tcW w:w="39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B2C1389" w14:textId="77777777" w:rsidR="007D6E97" w:rsidRDefault="000479C4">
            <w:pPr>
              <w:widowControl w:val="0"/>
              <w:spacing w:line="360" w:lineRule="auto"/>
              <w:ind w:left="113" w:right="113"/>
            </w:pPr>
            <w:r>
              <w:t>Fuente</w:t>
            </w:r>
          </w:p>
        </w:tc>
      </w:tr>
      <w:tr w:rsidR="002D0E2C" w14:paraId="6F05FDDA" w14:textId="77777777">
        <w:trPr>
          <w:trHeight w:val="318"/>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D037884" w14:textId="6EB97667" w:rsidR="002D0E2C" w:rsidRDefault="002D0E2C" w:rsidP="002D0E2C">
            <w:pPr>
              <w:widowControl w:val="0"/>
              <w:spacing w:line="360" w:lineRule="auto"/>
            </w:pPr>
            <w:r>
              <w:rPr>
                <w:color w:val="000000"/>
              </w:rPr>
              <w:t>6.-</w:t>
            </w: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3345B4" w14:textId="122D52A4" w:rsidR="002D0E2C" w:rsidRDefault="002D0E2C" w:rsidP="002D0E2C">
            <w:pPr>
              <w:widowControl w:val="0"/>
              <w:spacing w:line="360" w:lineRule="auto"/>
            </w:pPr>
            <w:r>
              <w:rPr>
                <w:color w:val="000000"/>
              </w:rPr>
              <w:t>Remuneraciones</w:t>
            </w:r>
          </w:p>
        </w:tc>
      </w:tr>
      <w:tr w:rsidR="006C51D0" w14:paraId="0C52D024" w14:textId="77777777">
        <w:trPr>
          <w:trHeight w:val="627"/>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3E890E0" w14:textId="77777777" w:rsidR="006C51D0" w:rsidRDefault="006C51D0" w:rsidP="006C51D0">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0AC4CF" w14:textId="43170161" w:rsidR="006C51D0" w:rsidRDefault="006C51D0" w:rsidP="006C51D0">
            <w:pPr>
              <w:widowControl w:val="0"/>
              <w:spacing w:line="360" w:lineRule="auto"/>
            </w:pPr>
            <w:r>
              <w:rPr>
                <w:color w:val="000000"/>
              </w:rPr>
              <w:t>6.1</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2CEE19" w14:textId="6DA10401" w:rsidR="006C51D0" w:rsidRDefault="006C51D0" w:rsidP="006C51D0">
            <w:pPr>
              <w:widowControl w:val="0"/>
              <w:spacing w:line="360" w:lineRule="auto"/>
            </w:pPr>
            <w:r>
              <w:rPr>
                <w:color w:val="000000"/>
              </w:rPr>
              <w:t>Gestión tributaria y pago de honorarios</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B71810" w14:textId="4D97F058" w:rsidR="006C51D0" w:rsidRDefault="006C51D0" w:rsidP="006C51D0">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22F5A1" w14:textId="7759040D" w:rsidR="006C51D0" w:rsidRDefault="006C51D0" w:rsidP="006C51D0">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35F6D5" w14:textId="10D27EE1" w:rsidR="006C51D0" w:rsidRDefault="006C51D0" w:rsidP="006C51D0">
            <w:pPr>
              <w:widowControl w:val="0"/>
              <w:spacing w:line="360" w:lineRule="auto"/>
              <w:jc w:val="right"/>
            </w:pPr>
            <w:r>
              <w:rPr>
                <w:color w:val="000000"/>
              </w:rPr>
              <w:t>2</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4B1EF3" w14:textId="7E0D71EA" w:rsidR="006C51D0" w:rsidRDefault="006C51D0" w:rsidP="006C51D0">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EF1463" w14:textId="52790A73" w:rsidR="006C51D0" w:rsidRDefault="006C51D0" w:rsidP="006C51D0">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EDF813" w14:textId="001C5441" w:rsidR="006C51D0" w:rsidRDefault="006C51D0" w:rsidP="006C51D0">
            <w:pPr>
              <w:widowControl w:val="0"/>
              <w:spacing w:line="360" w:lineRule="auto"/>
              <w:jc w:val="right"/>
            </w:pPr>
            <w:r>
              <w:rPr>
                <w:color w:val="000000"/>
              </w:rPr>
              <w:t>1</w:t>
            </w:r>
          </w:p>
        </w:tc>
      </w:tr>
      <w:tr w:rsidR="007D6E97" w14:paraId="32402FE9" w14:textId="77777777">
        <w:trPr>
          <w:trHeight w:val="87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07A362" w14:textId="77777777" w:rsidR="007D6E97" w:rsidRDefault="007D6E97">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13CA2F" w14:textId="54AB20FA" w:rsidR="007D6E97" w:rsidRDefault="006C51D0">
            <w:pPr>
              <w:widowControl w:val="0"/>
              <w:spacing w:line="360" w:lineRule="auto"/>
            </w:pPr>
            <w:r w:rsidRPr="006C51D0">
              <w:t>Como usuario autorizado, quiero gestionar tributariamente las Boletas de Honorarios y sus pagos para calcular y confirmar correctamente los montos aplicables, registrar el egreso y conservar la trazabilidad de anulaciones o reversiones.</w:t>
            </w:r>
          </w:p>
        </w:tc>
      </w:tr>
      <w:tr w:rsidR="006C51D0" w14:paraId="0C6E2EE2"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7AD861" w14:textId="77777777" w:rsidR="006C51D0" w:rsidRDefault="006C51D0" w:rsidP="006C51D0">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CC002A" w14:textId="7492182E" w:rsidR="006C51D0" w:rsidRDefault="006C51D0" w:rsidP="006C51D0">
            <w:pPr>
              <w:widowControl w:val="0"/>
              <w:spacing w:line="360" w:lineRule="auto"/>
            </w:pPr>
            <w:r>
              <w:rPr>
                <w:color w:val="000000"/>
              </w:rPr>
              <w:t>6.2</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2F3FEB" w14:textId="2E94DB6E" w:rsidR="006C51D0" w:rsidRDefault="006C51D0" w:rsidP="006C51D0">
            <w:pPr>
              <w:widowControl w:val="0"/>
              <w:spacing w:line="360" w:lineRule="auto"/>
            </w:pPr>
            <w:r>
              <w:rPr>
                <w:color w:val="000000"/>
              </w:rPr>
              <w:t>Registro de Empleado para remuneraciones</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41388" w14:textId="2B42D231" w:rsidR="006C51D0" w:rsidRDefault="006C51D0" w:rsidP="006C51D0">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5E174E" w14:textId="692E4C2C" w:rsidR="006C51D0" w:rsidRDefault="006C51D0" w:rsidP="006C51D0">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B0EF70" w14:textId="506BD04A" w:rsidR="006C51D0" w:rsidRDefault="006C51D0" w:rsidP="006C51D0">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DE8F4E" w14:textId="713A8223" w:rsidR="006C51D0" w:rsidRDefault="006C51D0" w:rsidP="006C51D0">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2C614E" w14:textId="3DCBF716" w:rsidR="006C51D0" w:rsidRDefault="006C51D0" w:rsidP="006C51D0">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9DA922" w14:textId="376A2FAD" w:rsidR="006C51D0" w:rsidRDefault="006C51D0" w:rsidP="006C51D0">
            <w:pPr>
              <w:widowControl w:val="0"/>
              <w:spacing w:line="360" w:lineRule="auto"/>
              <w:jc w:val="right"/>
            </w:pPr>
            <w:r>
              <w:rPr>
                <w:color w:val="000000"/>
              </w:rPr>
              <w:t>1</w:t>
            </w:r>
          </w:p>
        </w:tc>
      </w:tr>
      <w:tr w:rsidR="007D6E97" w14:paraId="0375AA8C" w14:textId="77777777">
        <w:trPr>
          <w:trHeight w:val="9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A094A0C" w14:textId="77777777" w:rsidR="007D6E97" w:rsidRDefault="007D6E97">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16AA62B" w14:textId="1522FD73" w:rsidR="007D6E97" w:rsidRDefault="006C51D0">
            <w:pPr>
              <w:widowControl w:val="0"/>
              <w:spacing w:line="360" w:lineRule="auto"/>
            </w:pPr>
            <w:r w:rsidRPr="006C51D0">
              <w:t xml:space="preserve">Como usuario autorizado, quiero registrar Empleados con los antecedentes necesarios para su relación laboral y </w:t>
            </w:r>
            <w:proofErr w:type="spellStart"/>
            <w:r w:rsidRPr="006C51D0">
              <w:t>remuneracional</w:t>
            </w:r>
            <w:proofErr w:type="spellEnd"/>
            <w:r w:rsidRPr="006C51D0">
              <w:t xml:space="preserve"> para incorporarlos correctamente al cálculo y pago de remuneraciones.</w:t>
            </w:r>
          </w:p>
        </w:tc>
      </w:tr>
      <w:tr w:rsidR="008A244D" w14:paraId="4A5583A3"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41C780D" w14:textId="77777777" w:rsidR="008A244D" w:rsidRDefault="008A244D" w:rsidP="008A244D">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367797" w14:textId="5F2B1CA1" w:rsidR="008A244D" w:rsidRDefault="008A244D" w:rsidP="008A244D">
            <w:pPr>
              <w:widowControl w:val="0"/>
              <w:spacing w:line="360" w:lineRule="auto"/>
            </w:pPr>
            <w:r>
              <w:rPr>
                <w:color w:val="000000"/>
              </w:rPr>
              <w:t>6.3</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96D923" w14:textId="66B02499" w:rsidR="008A244D" w:rsidRDefault="008A244D" w:rsidP="008A244D">
            <w:pPr>
              <w:widowControl w:val="0"/>
              <w:spacing w:line="360" w:lineRule="auto"/>
            </w:pPr>
            <w:r>
              <w:rPr>
                <w:color w:val="000000"/>
              </w:rPr>
              <w:t>Configuración del sueldo base vigente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14E22B" w14:textId="4FB436D1" w:rsidR="008A244D" w:rsidRDefault="008A244D" w:rsidP="008A244D">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3545EB" w14:textId="73CEAC0B" w:rsidR="008A244D" w:rsidRDefault="008A244D" w:rsidP="008A244D">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C807FC" w14:textId="71491BE9" w:rsidR="008A244D" w:rsidRDefault="008A244D" w:rsidP="008A244D">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E7308D" w14:textId="27B7F63D" w:rsidR="008A244D" w:rsidRDefault="008A244D" w:rsidP="008A244D">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3E818B" w14:textId="3F3F6402" w:rsidR="008A244D" w:rsidRDefault="008A244D" w:rsidP="008A244D">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FC6FB0" w14:textId="7599ADA9" w:rsidR="008A244D" w:rsidRDefault="008A244D" w:rsidP="008A244D">
            <w:pPr>
              <w:widowControl w:val="0"/>
              <w:spacing w:line="360" w:lineRule="auto"/>
              <w:jc w:val="right"/>
            </w:pPr>
            <w:r>
              <w:rPr>
                <w:color w:val="000000"/>
              </w:rPr>
              <w:t>1</w:t>
            </w:r>
          </w:p>
        </w:tc>
      </w:tr>
      <w:tr w:rsidR="007D6E97" w14:paraId="697B3ABF" w14:textId="77777777">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DA7CFBE" w14:textId="77777777" w:rsidR="007D6E97" w:rsidRDefault="007D6E97">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39D98976" w14:textId="77DBDD29" w:rsidR="007D6E97" w:rsidRDefault="008A244D">
            <w:pPr>
              <w:widowControl w:val="0"/>
              <w:spacing w:line="360" w:lineRule="auto"/>
            </w:pPr>
            <w:r w:rsidRPr="008A244D">
              <w:t>Como usuario autorizado, quiero definir y actualizar el sueldo base vigente de cada Empleado con su fecha de aplicación para utilizar el monto correspondiente en cada período sin alterar remuneraciones anteriores.</w:t>
            </w:r>
          </w:p>
        </w:tc>
      </w:tr>
      <w:tr w:rsidR="008A244D" w14:paraId="228B78B5"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5296A36" w14:textId="77777777" w:rsidR="008A244D" w:rsidRDefault="008A244D" w:rsidP="008A244D">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DC5470" w14:textId="6B7878E4" w:rsidR="008A244D" w:rsidRDefault="008A244D" w:rsidP="008A244D">
            <w:pPr>
              <w:widowControl w:val="0"/>
              <w:spacing w:line="360" w:lineRule="auto"/>
            </w:pPr>
            <w:r>
              <w:rPr>
                <w:color w:val="000000"/>
              </w:rPr>
              <w:t>6.4</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A016B7" w14:textId="50C1B547" w:rsidR="008A244D" w:rsidRDefault="008A244D" w:rsidP="008A244D">
            <w:pPr>
              <w:widowControl w:val="0"/>
              <w:spacing w:line="360" w:lineRule="auto"/>
            </w:pPr>
            <w:r>
              <w:rPr>
                <w:color w:val="000000"/>
              </w:rPr>
              <w:t>Configuración de esquemas variables asociados a trabajo remunerable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945601" w14:textId="65D6B44E" w:rsidR="008A244D" w:rsidRDefault="008A244D" w:rsidP="008A244D">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B430F1" w14:textId="5ED3C4C8" w:rsidR="008A244D" w:rsidRDefault="008A244D" w:rsidP="008A244D">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C65974" w14:textId="5F066E76" w:rsidR="008A244D" w:rsidRDefault="008A244D" w:rsidP="008A244D">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62910D" w14:textId="6A55BB90" w:rsidR="008A244D" w:rsidRDefault="008A244D" w:rsidP="008A244D">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639EBA" w14:textId="62BA16A5" w:rsidR="008A244D" w:rsidRDefault="008A244D" w:rsidP="008A244D">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CD1AD7" w14:textId="5F43D190" w:rsidR="008A244D" w:rsidRDefault="008A244D" w:rsidP="008A244D">
            <w:pPr>
              <w:widowControl w:val="0"/>
              <w:spacing w:line="360" w:lineRule="auto"/>
              <w:jc w:val="right"/>
            </w:pPr>
            <w:r>
              <w:rPr>
                <w:color w:val="000000"/>
              </w:rPr>
              <w:t>1</w:t>
            </w:r>
          </w:p>
        </w:tc>
      </w:tr>
      <w:tr w:rsidR="008A244D" w14:paraId="2BBAE0EA"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BA27FFC"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0414C449" w14:textId="0C969351" w:rsidR="008A244D" w:rsidRDefault="00651D59" w:rsidP="00104A16">
            <w:pPr>
              <w:widowControl w:val="0"/>
              <w:spacing w:line="360" w:lineRule="auto"/>
            </w:pPr>
            <w:r w:rsidRPr="00651D59">
              <w:t xml:space="preserve">Como usuario autorizado, quiero gestionar esquemas </w:t>
            </w:r>
            <w:proofErr w:type="spellStart"/>
            <w:r w:rsidRPr="00651D59">
              <w:t>remuneracionales</w:t>
            </w:r>
            <w:proofErr w:type="spellEnd"/>
            <w:r w:rsidRPr="00651D59">
              <w:t xml:space="preserve"> variables reutilizables y sus asignaciones para representar las reglas financieras aplicables a componentes variables sin administrar tareas operacionales.</w:t>
            </w:r>
          </w:p>
        </w:tc>
      </w:tr>
      <w:tr w:rsidR="00651D59" w14:paraId="3B358B6F"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B5333EB" w14:textId="77777777" w:rsidR="00651D59" w:rsidRDefault="00651D59" w:rsidP="00651D59">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FBA015" w14:textId="28C202F7" w:rsidR="00651D59" w:rsidRDefault="00651D59" w:rsidP="00651D59">
            <w:pPr>
              <w:widowControl w:val="0"/>
              <w:spacing w:line="360" w:lineRule="auto"/>
            </w:pPr>
            <w:r>
              <w:rPr>
                <w:color w:val="000000"/>
              </w:rPr>
              <w:t>6.5</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38F3B6" w14:textId="18831FC3" w:rsidR="00651D59" w:rsidRDefault="00651D59" w:rsidP="00651D59">
            <w:pPr>
              <w:widowControl w:val="0"/>
              <w:spacing w:line="360" w:lineRule="auto"/>
            </w:pPr>
            <w:proofErr w:type="spellStart"/>
            <w:r>
              <w:rPr>
                <w:color w:val="000000"/>
              </w:rPr>
              <w:t>Versionamiento</w:t>
            </w:r>
            <w:proofErr w:type="spellEnd"/>
            <w:r>
              <w:rPr>
                <w:color w:val="000000"/>
              </w:rPr>
              <w:t xml:space="preserve"> de tarifas y reglas </w:t>
            </w:r>
            <w:proofErr w:type="spellStart"/>
            <w:r>
              <w:rPr>
                <w:color w:val="000000"/>
              </w:rPr>
              <w:t>remuneracionales</w:t>
            </w:r>
            <w:proofErr w:type="spellEnd"/>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EA5BCA" w14:textId="636B02FB" w:rsidR="00651D59" w:rsidRDefault="00651D59" w:rsidP="00651D59">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D060F3" w14:textId="08773A40" w:rsidR="00651D59" w:rsidRDefault="00651D59" w:rsidP="00651D59">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241AD3" w14:textId="33B49158" w:rsidR="00651D59" w:rsidRDefault="00651D59" w:rsidP="00651D59">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25F49C" w14:textId="68652DE3" w:rsidR="00651D59" w:rsidRDefault="00651D59" w:rsidP="00651D59">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25C3FC" w14:textId="2DD07098" w:rsidR="00651D59" w:rsidRDefault="00651D59" w:rsidP="00651D59">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DC870C" w14:textId="2A615397" w:rsidR="00651D59" w:rsidRDefault="00651D59" w:rsidP="00651D59">
            <w:pPr>
              <w:widowControl w:val="0"/>
              <w:spacing w:line="360" w:lineRule="auto"/>
              <w:jc w:val="right"/>
            </w:pPr>
            <w:r>
              <w:rPr>
                <w:color w:val="000000"/>
              </w:rPr>
              <w:t>1</w:t>
            </w:r>
          </w:p>
        </w:tc>
      </w:tr>
      <w:tr w:rsidR="008A244D" w14:paraId="6374A366"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0330462"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03BDC07" w14:textId="36B250E7" w:rsidR="008A244D" w:rsidRDefault="00AE2CDF" w:rsidP="00104A16">
            <w:pPr>
              <w:widowControl w:val="0"/>
              <w:spacing w:line="360" w:lineRule="auto"/>
            </w:pPr>
            <w:r w:rsidRPr="00AE2CDF">
              <w:t xml:space="preserve">Como usuario autorizado, quiero definir y actualizar tarifas, fórmulas o reglas </w:t>
            </w:r>
            <w:proofErr w:type="spellStart"/>
            <w:r w:rsidRPr="00AE2CDF">
              <w:t>remuneracionales</w:t>
            </w:r>
            <w:proofErr w:type="spellEnd"/>
            <w:r w:rsidRPr="00AE2CDF">
              <w:t xml:space="preserve"> con su vigencia para aplicar la configuración correspondiente desde la fecha indicada y conservar la trazabilidad de los cambios.</w:t>
            </w:r>
          </w:p>
        </w:tc>
      </w:tr>
      <w:tr w:rsidR="00AE2CDF" w14:paraId="44289F51"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CAD7C5D" w14:textId="77777777" w:rsidR="00AE2CDF" w:rsidRDefault="00AE2CDF" w:rsidP="00AE2CDF">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88BC5F" w14:textId="621A10C0" w:rsidR="00AE2CDF" w:rsidRDefault="00AE2CDF" w:rsidP="00AE2CDF">
            <w:pPr>
              <w:widowControl w:val="0"/>
              <w:spacing w:line="360" w:lineRule="auto"/>
            </w:pPr>
            <w:r>
              <w:rPr>
                <w:color w:val="000000"/>
              </w:rPr>
              <w:t>6.6</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AF7860" w14:textId="5B2E4502" w:rsidR="00AE2CDF" w:rsidRDefault="00AE2CDF" w:rsidP="00AE2CDF">
            <w:pPr>
              <w:widowControl w:val="0"/>
              <w:spacing w:line="360" w:lineRule="auto"/>
            </w:pPr>
            <w:r>
              <w:rPr>
                <w:color w:val="000000"/>
              </w:rPr>
              <w:t>Consumo de hechos operacionales validados para remuneración</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AA026C" w14:textId="2108A25D" w:rsidR="00AE2CDF" w:rsidRDefault="00AE2CDF" w:rsidP="00AE2CDF">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2BB357" w14:textId="16DE336D" w:rsidR="00AE2CDF" w:rsidRDefault="00AE2CDF" w:rsidP="00AE2CDF">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8BDCBC" w14:textId="533CA17C" w:rsidR="00AE2CDF" w:rsidRDefault="00AE2CDF" w:rsidP="00AE2CDF">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9FE0C2" w14:textId="5D3FAB4E" w:rsidR="00AE2CDF" w:rsidRDefault="00AE2CDF" w:rsidP="00AE2CDF">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7E1863" w14:textId="6972FE71" w:rsidR="00AE2CDF" w:rsidRDefault="00AE2CDF" w:rsidP="00AE2CDF">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7A8AB9" w14:textId="1745E70D" w:rsidR="00AE2CDF" w:rsidRDefault="00AE2CDF" w:rsidP="00AE2CDF">
            <w:pPr>
              <w:widowControl w:val="0"/>
              <w:spacing w:line="360" w:lineRule="auto"/>
              <w:jc w:val="right"/>
            </w:pPr>
            <w:r>
              <w:rPr>
                <w:color w:val="000000"/>
              </w:rPr>
              <w:t>1</w:t>
            </w:r>
          </w:p>
        </w:tc>
      </w:tr>
      <w:tr w:rsidR="008A244D" w14:paraId="04DB4A09"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574C489"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BA49B01" w14:textId="62E6557A" w:rsidR="008A244D" w:rsidRDefault="00AE2CDF" w:rsidP="00104A16">
            <w:pPr>
              <w:widowControl w:val="0"/>
              <w:spacing w:line="360" w:lineRule="auto"/>
            </w:pPr>
            <w:r w:rsidRPr="00AE2CDF">
              <w:t>Como usuario autorizado, quiero incorporar a remuneraciones únicamente hechos de trabajo ejecutados y validados para valorizar antecedentes operacionales confiables sin modificar su ciclo productivo.</w:t>
            </w:r>
          </w:p>
        </w:tc>
      </w:tr>
      <w:tr w:rsidR="00AE2CDF" w14:paraId="3470E4D6"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BB3F87C" w14:textId="77777777" w:rsidR="00AE2CDF" w:rsidRDefault="00AE2CDF" w:rsidP="00AE2CDF">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50963E" w14:textId="443F5D1E" w:rsidR="00AE2CDF" w:rsidRDefault="00AE2CDF" w:rsidP="00AE2CDF">
            <w:pPr>
              <w:widowControl w:val="0"/>
              <w:spacing w:line="360" w:lineRule="auto"/>
            </w:pPr>
            <w:r>
              <w:rPr>
                <w:color w:val="000000"/>
              </w:rPr>
              <w:t>6.7</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A0C9A1" w14:textId="468A0354" w:rsidR="00AE2CDF" w:rsidRDefault="00AE2CDF" w:rsidP="00AE2CDF">
            <w:pPr>
              <w:widowControl w:val="0"/>
              <w:spacing w:line="360" w:lineRule="auto"/>
            </w:pPr>
            <w:r>
              <w:rPr>
                <w:color w:val="000000"/>
              </w:rPr>
              <w:t xml:space="preserve">Tratamiento </w:t>
            </w:r>
            <w:proofErr w:type="spellStart"/>
            <w:r>
              <w:rPr>
                <w:color w:val="000000"/>
              </w:rPr>
              <w:t>remuneracional</w:t>
            </w:r>
            <w:proofErr w:type="spellEnd"/>
            <w:r>
              <w:rPr>
                <w:color w:val="000000"/>
              </w:rPr>
              <w:t xml:space="preserve"> de retrabajos y trabajos no estándar</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63D7C3" w14:textId="3DED3B55" w:rsidR="00AE2CDF" w:rsidRDefault="00AE2CDF" w:rsidP="00AE2CDF">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594F78" w14:textId="0A789F46" w:rsidR="00AE2CDF" w:rsidRDefault="00AE2CDF" w:rsidP="00AE2CDF">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4AA3B5" w14:textId="4DC4FB12" w:rsidR="00AE2CDF" w:rsidRDefault="00AE2CDF" w:rsidP="00AE2CDF">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772D00" w14:textId="7F9B5441" w:rsidR="00AE2CDF" w:rsidRDefault="00AE2CDF" w:rsidP="00AE2CDF">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060F1A" w14:textId="5A0E9C59" w:rsidR="00AE2CDF" w:rsidRDefault="00AE2CDF" w:rsidP="00AE2CDF">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7E1177" w14:textId="3A442B2E" w:rsidR="00AE2CDF" w:rsidRDefault="00AE2CDF" w:rsidP="00AE2CDF">
            <w:pPr>
              <w:widowControl w:val="0"/>
              <w:spacing w:line="360" w:lineRule="auto"/>
              <w:jc w:val="right"/>
            </w:pPr>
            <w:r>
              <w:rPr>
                <w:color w:val="000000"/>
              </w:rPr>
              <w:t>1</w:t>
            </w:r>
          </w:p>
        </w:tc>
      </w:tr>
      <w:tr w:rsidR="008A244D" w14:paraId="45063FAD"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A07C114"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6870637" w14:textId="615873D3" w:rsidR="008A244D" w:rsidRDefault="00FF1264" w:rsidP="00104A16">
            <w:pPr>
              <w:widowControl w:val="0"/>
              <w:spacing w:line="360" w:lineRule="auto"/>
            </w:pPr>
            <w:r w:rsidRPr="00FF1264">
              <w:t xml:space="preserve">Como usuario autorizado, quiero resolver el tratamiento </w:t>
            </w:r>
            <w:proofErr w:type="spellStart"/>
            <w:r w:rsidRPr="00FF1264">
              <w:t>remuneracional</w:t>
            </w:r>
            <w:proofErr w:type="spellEnd"/>
            <w:r w:rsidRPr="00FF1264">
              <w:t xml:space="preserve"> de retrabajos y trabajos no estándar según su causa y condición para reconocer sólo los componentes que correspondan y dejar fundamentadas las decisiones excepcionales.</w:t>
            </w:r>
          </w:p>
        </w:tc>
      </w:tr>
      <w:tr w:rsidR="00FF1264" w14:paraId="6D20045F"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BC5A591" w14:textId="77777777" w:rsidR="00FF1264" w:rsidRDefault="00FF1264" w:rsidP="00FF1264">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6D7DBA" w14:textId="139B147B" w:rsidR="00FF1264" w:rsidRDefault="00FF1264" w:rsidP="00FF1264">
            <w:pPr>
              <w:widowControl w:val="0"/>
              <w:spacing w:line="360" w:lineRule="auto"/>
            </w:pPr>
            <w:r>
              <w:rPr>
                <w:color w:val="000000"/>
              </w:rPr>
              <w:t>6.8</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7CF813" w14:textId="619C1415" w:rsidR="00FF1264" w:rsidRDefault="00FF1264" w:rsidP="00FF1264">
            <w:pPr>
              <w:widowControl w:val="0"/>
              <w:spacing w:line="360" w:lineRule="auto"/>
            </w:pPr>
            <w:r>
              <w:rPr>
                <w:color w:val="000000"/>
              </w:rPr>
              <w:t>Cálculo de bonos y componentes variables por trabajo</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45D0E3" w14:textId="1F25AA12" w:rsidR="00FF1264" w:rsidRDefault="00FF1264" w:rsidP="00FF1264">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6B622A" w14:textId="55984830" w:rsidR="00FF1264" w:rsidRDefault="00FF1264" w:rsidP="00FF1264">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A1CCF6" w14:textId="46973E00" w:rsidR="00FF1264" w:rsidRDefault="00FF1264" w:rsidP="00FF126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40BBD4" w14:textId="2E1DB215" w:rsidR="00FF1264" w:rsidRDefault="00FF1264" w:rsidP="00FF126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729247" w14:textId="3C053A7D" w:rsidR="00FF1264" w:rsidRDefault="00FF1264" w:rsidP="00FF1264">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62749A" w14:textId="6421DBE2" w:rsidR="00FF1264" w:rsidRDefault="00FF1264" w:rsidP="00FF1264">
            <w:pPr>
              <w:widowControl w:val="0"/>
              <w:spacing w:line="360" w:lineRule="auto"/>
              <w:jc w:val="right"/>
            </w:pPr>
            <w:r>
              <w:rPr>
                <w:color w:val="000000"/>
              </w:rPr>
              <w:t>1</w:t>
            </w:r>
          </w:p>
        </w:tc>
      </w:tr>
      <w:tr w:rsidR="008A244D" w14:paraId="4C04681A"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05494D8"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7DEDE56" w14:textId="6331A181" w:rsidR="008A244D" w:rsidRDefault="00FF1264" w:rsidP="00104A16">
            <w:pPr>
              <w:widowControl w:val="0"/>
              <w:spacing w:line="360" w:lineRule="auto"/>
            </w:pPr>
            <w:r w:rsidRPr="00FF1264">
              <w:t xml:space="preserve">Como usuario autorizado, quiero calcular los bonos y componentes variables de cada Empleado a partir de hechos remunerables válidos y reglas vigentes para obtener un resultado trazable y </w:t>
            </w:r>
            <w:proofErr w:type="spellStart"/>
            <w:r w:rsidRPr="00FF1264">
              <w:t>reconstruible</w:t>
            </w:r>
            <w:proofErr w:type="spellEnd"/>
            <w:r w:rsidRPr="00FF1264">
              <w:t xml:space="preserve"> por período.</w:t>
            </w:r>
          </w:p>
        </w:tc>
      </w:tr>
      <w:tr w:rsidR="00FF1264" w14:paraId="76B98733"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1A9405" w14:textId="77777777" w:rsidR="00FF1264" w:rsidRDefault="00FF1264" w:rsidP="00FF1264">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AD7734" w14:textId="36244F0D" w:rsidR="00FF1264" w:rsidRDefault="00FF1264" w:rsidP="00FF1264">
            <w:pPr>
              <w:widowControl w:val="0"/>
              <w:spacing w:line="360" w:lineRule="auto"/>
            </w:pPr>
            <w:r>
              <w:rPr>
                <w:color w:val="000000"/>
              </w:rPr>
              <w:t>6.9</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C2FB9A" w14:textId="61694276" w:rsidR="00FF1264" w:rsidRDefault="00FF1264" w:rsidP="00FF1264">
            <w:pPr>
              <w:widowControl w:val="0"/>
              <w:spacing w:line="360" w:lineRule="auto"/>
            </w:pPr>
            <w:r>
              <w:rPr>
                <w:color w:val="000000"/>
              </w:rPr>
              <w:t xml:space="preserve">Aplicación de deducciones </w:t>
            </w:r>
            <w:proofErr w:type="spellStart"/>
            <w:r>
              <w:rPr>
                <w:color w:val="000000"/>
              </w:rPr>
              <w:t>remuneracionales</w:t>
            </w:r>
            <w:proofErr w:type="spellEnd"/>
            <w:r>
              <w:rPr>
                <w:color w:val="000000"/>
              </w:rPr>
              <w:t xml:space="preserve"> válidas</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3B2A93" w14:textId="6DAB8177" w:rsidR="00FF1264" w:rsidRDefault="00FF1264" w:rsidP="00FF1264">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DD04F9" w14:textId="003350E7" w:rsidR="00FF1264" w:rsidRDefault="00FF1264" w:rsidP="00FF1264">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148771" w14:textId="3B41D626" w:rsidR="00FF1264" w:rsidRDefault="00FF1264" w:rsidP="00FF126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9CE2BA" w14:textId="7F245A3D" w:rsidR="00FF1264" w:rsidRDefault="00FF1264" w:rsidP="00FF126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B2C9E5" w14:textId="080DC70E" w:rsidR="00FF1264" w:rsidRDefault="00FF1264" w:rsidP="00FF1264">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F8253E" w14:textId="1A30595B" w:rsidR="00FF1264" w:rsidRDefault="00FF1264" w:rsidP="00FF1264">
            <w:pPr>
              <w:widowControl w:val="0"/>
              <w:spacing w:line="360" w:lineRule="auto"/>
              <w:jc w:val="right"/>
            </w:pPr>
            <w:r>
              <w:rPr>
                <w:color w:val="000000"/>
              </w:rPr>
              <w:t>1</w:t>
            </w:r>
          </w:p>
        </w:tc>
      </w:tr>
      <w:tr w:rsidR="008A244D" w14:paraId="2CD077F7"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6849AE6"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8374EA1" w14:textId="2469601C" w:rsidR="008A244D" w:rsidRDefault="00FF1264" w:rsidP="00104A16">
            <w:pPr>
              <w:widowControl w:val="0"/>
              <w:spacing w:line="360" w:lineRule="auto"/>
            </w:pPr>
            <w:r w:rsidRPr="00FF1264">
              <w:t xml:space="preserve">Como usuario autorizado, quiero aplicar únicamente deducciones </w:t>
            </w:r>
            <w:proofErr w:type="spellStart"/>
            <w:r w:rsidRPr="00FF1264">
              <w:t>remuneracionales</w:t>
            </w:r>
            <w:proofErr w:type="spellEnd"/>
            <w:r w:rsidRPr="00FF1264">
              <w:t xml:space="preserve"> válidas y parametrizadas para calcular correctamente el líquido del trabajador sin incorporar descuentos libres o punitivos.</w:t>
            </w:r>
          </w:p>
        </w:tc>
      </w:tr>
      <w:tr w:rsidR="00272C54" w14:paraId="394EE58A"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49713C6" w14:textId="77777777" w:rsidR="00272C54" w:rsidRDefault="00272C54" w:rsidP="00272C54">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DE72FD" w14:textId="7AA101B6" w:rsidR="00272C54" w:rsidRDefault="00272C54" w:rsidP="00272C54">
            <w:pPr>
              <w:widowControl w:val="0"/>
              <w:spacing w:line="360" w:lineRule="auto"/>
            </w:pPr>
            <w:r>
              <w:rPr>
                <w:color w:val="000000"/>
              </w:rPr>
              <w:t>6.10</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EE2880" w14:textId="5728BF43" w:rsidR="00272C54" w:rsidRDefault="00272C54" w:rsidP="00272C54">
            <w:pPr>
              <w:widowControl w:val="0"/>
              <w:spacing w:line="360" w:lineRule="auto"/>
            </w:pPr>
            <w:r>
              <w:rPr>
                <w:color w:val="000000"/>
              </w:rPr>
              <w:t>Cálculo mensual de la remuneración individual</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94B979" w14:textId="60D27820" w:rsidR="00272C54" w:rsidRDefault="00272C54" w:rsidP="00272C54">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9C4447" w14:textId="0302802F" w:rsidR="00272C54" w:rsidRDefault="00272C54" w:rsidP="00272C54">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F43228" w14:textId="16FB01C0" w:rsidR="00272C54" w:rsidRDefault="00272C54" w:rsidP="00272C54">
            <w:pPr>
              <w:widowControl w:val="0"/>
              <w:spacing w:line="360" w:lineRule="auto"/>
              <w:jc w:val="right"/>
            </w:pPr>
            <w:r>
              <w:rPr>
                <w:color w:val="000000"/>
              </w:rPr>
              <w:t>2</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35049F" w14:textId="3CFE28F2" w:rsidR="00272C54" w:rsidRDefault="00272C54" w:rsidP="00272C5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FF044E" w14:textId="26AC600B" w:rsidR="00272C54" w:rsidRDefault="00272C54" w:rsidP="00272C54">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54F52F" w14:textId="5506F77C" w:rsidR="00272C54" w:rsidRDefault="00272C54" w:rsidP="00272C54">
            <w:pPr>
              <w:widowControl w:val="0"/>
              <w:spacing w:line="360" w:lineRule="auto"/>
              <w:jc w:val="right"/>
            </w:pPr>
            <w:r>
              <w:rPr>
                <w:color w:val="000000"/>
              </w:rPr>
              <w:t>1</w:t>
            </w:r>
          </w:p>
        </w:tc>
      </w:tr>
      <w:tr w:rsidR="008A244D" w14:paraId="7FB6F827"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2C8B454"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08BAC227" w14:textId="6DD753C2" w:rsidR="008A244D" w:rsidRDefault="00272C54" w:rsidP="00104A16">
            <w:pPr>
              <w:widowControl w:val="0"/>
              <w:spacing w:line="360" w:lineRule="auto"/>
            </w:pPr>
            <w:r w:rsidRPr="00272C54">
              <w:t xml:space="preserve">Como usuario autorizado, quiero calcular mensualmente la remuneración individual de cada Empleado utilizando sus antecedentes, componentes y parámetros aplicables para obtener el saldo final del período y conservar un desglose </w:t>
            </w:r>
            <w:proofErr w:type="spellStart"/>
            <w:r w:rsidRPr="00272C54">
              <w:t>reconstruible</w:t>
            </w:r>
            <w:proofErr w:type="spellEnd"/>
            <w:r w:rsidRPr="00272C54">
              <w:t>.</w:t>
            </w:r>
          </w:p>
        </w:tc>
      </w:tr>
      <w:tr w:rsidR="00272C54" w14:paraId="66A77100"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95AF3E5" w14:textId="77777777" w:rsidR="00272C54" w:rsidRDefault="00272C54" w:rsidP="00272C54">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4B5842" w14:textId="3150FDDE" w:rsidR="00272C54" w:rsidRDefault="00272C54" w:rsidP="00272C54">
            <w:pPr>
              <w:widowControl w:val="0"/>
              <w:spacing w:line="360" w:lineRule="auto"/>
            </w:pPr>
            <w:r>
              <w:rPr>
                <w:color w:val="000000"/>
              </w:rPr>
              <w:t>6.11</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859B10" w14:textId="18E80144" w:rsidR="00272C54" w:rsidRDefault="00272C54" w:rsidP="00272C54">
            <w:pPr>
              <w:widowControl w:val="0"/>
              <w:spacing w:line="360" w:lineRule="auto"/>
            </w:pPr>
            <w:r>
              <w:rPr>
                <w:color w:val="000000"/>
              </w:rPr>
              <w:t>Ciclo documental de la liquidación de remuneración</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9AB2C5" w14:textId="71ABCAA4" w:rsidR="00272C54" w:rsidRDefault="00272C54" w:rsidP="00272C54">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C8F001" w14:textId="5684215E" w:rsidR="00272C54" w:rsidRDefault="00272C54" w:rsidP="00272C54">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AC384B" w14:textId="10AF681F" w:rsidR="00272C54" w:rsidRDefault="00272C54" w:rsidP="00272C5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F87E98" w14:textId="38457EF5" w:rsidR="00272C54" w:rsidRDefault="00272C54" w:rsidP="00272C5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1D75E4" w14:textId="55D111E4" w:rsidR="00272C54" w:rsidRDefault="00272C54" w:rsidP="00272C54">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40A284" w14:textId="601E97F0" w:rsidR="00272C54" w:rsidRDefault="00272C54" w:rsidP="00272C54">
            <w:pPr>
              <w:widowControl w:val="0"/>
              <w:spacing w:line="360" w:lineRule="auto"/>
              <w:jc w:val="right"/>
            </w:pPr>
            <w:r>
              <w:rPr>
                <w:color w:val="000000"/>
              </w:rPr>
              <w:t>1</w:t>
            </w:r>
          </w:p>
        </w:tc>
      </w:tr>
      <w:tr w:rsidR="008A244D" w14:paraId="618D215D"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0A6FF0B"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1930E01" w14:textId="39BDB89C" w:rsidR="008A244D" w:rsidRDefault="00272C54" w:rsidP="00104A16">
            <w:pPr>
              <w:widowControl w:val="0"/>
              <w:spacing w:line="360" w:lineRule="auto"/>
            </w:pPr>
            <w:r w:rsidRPr="00272C54">
              <w:t>Como usuario autorizado, quiero gestionar el ciclo documental de la liquidación de remuneración desde el desglose preliminar hasta su cierre, emisión y entrega oficial para disponer de documentación vigente, no editable y trazable.</w:t>
            </w:r>
          </w:p>
        </w:tc>
      </w:tr>
      <w:tr w:rsidR="00272C54" w14:paraId="7BBD53D0" w14:textId="77777777" w:rsidTr="00104A16">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E45E74A" w14:textId="77777777" w:rsidR="00272C54" w:rsidRDefault="00272C54" w:rsidP="00272C54">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C70169" w14:textId="14BEBFDE" w:rsidR="00272C54" w:rsidRDefault="00272C54" w:rsidP="00272C54">
            <w:pPr>
              <w:widowControl w:val="0"/>
              <w:spacing w:line="360" w:lineRule="auto"/>
            </w:pPr>
            <w:r>
              <w:rPr>
                <w:color w:val="000000"/>
              </w:rPr>
              <w:t>6.12</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8DF8FB" w14:textId="6C1C43A1" w:rsidR="00272C54" w:rsidRDefault="00272C54" w:rsidP="00272C54">
            <w:pPr>
              <w:widowControl w:val="0"/>
              <w:spacing w:line="360" w:lineRule="auto"/>
            </w:pPr>
            <w:r>
              <w:rPr>
                <w:color w:val="000000"/>
              </w:rPr>
              <w:t>Consulta del historial de liquidaciones</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9574E0" w14:textId="35DAE0C2" w:rsidR="00272C54" w:rsidRDefault="00272C54" w:rsidP="00272C54">
            <w:pPr>
              <w:widowControl w:val="0"/>
              <w:spacing w:line="360" w:lineRule="auto"/>
              <w:jc w:val="right"/>
            </w:pPr>
            <w:r>
              <w:rPr>
                <w:color w:val="000000"/>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B177FD" w14:textId="30090E75" w:rsidR="00272C54" w:rsidRDefault="00272C54" w:rsidP="00272C54">
            <w:pPr>
              <w:widowControl w:val="0"/>
              <w:spacing w:line="360" w:lineRule="auto"/>
              <w:jc w:val="right"/>
            </w:pPr>
            <w:r>
              <w:rPr>
                <w:color w:val="000000"/>
              </w:rPr>
              <w:t>3</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54EABE" w14:textId="4C86E327" w:rsidR="00272C54" w:rsidRDefault="00272C54" w:rsidP="00272C5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BE5FF5" w14:textId="4277C43B" w:rsidR="00272C54" w:rsidRDefault="00272C54" w:rsidP="00272C54">
            <w:pPr>
              <w:widowControl w:val="0"/>
              <w:spacing w:line="360" w:lineRule="auto"/>
              <w:jc w:val="right"/>
            </w:pPr>
            <w:r>
              <w:rPr>
                <w:color w:val="000000"/>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73E0E5" w14:textId="0290F961" w:rsidR="00272C54" w:rsidRDefault="00272C54" w:rsidP="00272C54">
            <w:pPr>
              <w:widowControl w:val="0"/>
              <w:spacing w:line="360" w:lineRule="auto"/>
              <w:jc w:val="right"/>
            </w:pPr>
            <w:r>
              <w:rPr>
                <w:color w:val="000000"/>
              </w:rP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876F16" w14:textId="53EDB083" w:rsidR="00272C54" w:rsidRDefault="00272C54" w:rsidP="00272C54">
            <w:pPr>
              <w:widowControl w:val="0"/>
              <w:spacing w:line="360" w:lineRule="auto"/>
              <w:jc w:val="right"/>
            </w:pPr>
            <w:r>
              <w:rPr>
                <w:color w:val="000000"/>
              </w:rPr>
              <w:t>1</w:t>
            </w:r>
          </w:p>
        </w:tc>
      </w:tr>
      <w:tr w:rsidR="008A244D" w14:paraId="7D933B97" w14:textId="77777777" w:rsidTr="00104A16">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94554F0" w14:textId="77777777" w:rsidR="008A244D" w:rsidRDefault="008A244D" w:rsidP="00104A16">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3D8571F" w14:textId="09BA30B3" w:rsidR="008A244D" w:rsidRDefault="00C4107D" w:rsidP="00104A16">
            <w:pPr>
              <w:widowControl w:val="0"/>
              <w:spacing w:line="360" w:lineRule="auto"/>
            </w:pPr>
            <w:r w:rsidRPr="00C4107D">
              <w:t>Como usuario autorizado, quiero consultar el historial de liquidaciones oficiales por trabajador y período para revisar cronológicamente las versiones vigentes y reemplazadas conforme a mis permisos.</w:t>
            </w:r>
          </w:p>
        </w:tc>
      </w:tr>
    </w:tbl>
    <w:p w14:paraId="3789AB25" w14:textId="09B45AD6" w:rsidR="007D6E97" w:rsidRDefault="007118A1" w:rsidP="007118A1">
      <w:pPr>
        <w:pStyle w:val="Cita"/>
      </w:pPr>
      <w:r w:rsidRPr="007118A1">
        <w:t>Fuente: Elaborado por el estudiante de acuerdo con el proyecto.</w:t>
      </w:r>
    </w:p>
    <w:p w14:paraId="5B08EFD0" w14:textId="77777777" w:rsidR="00670FFA" w:rsidRDefault="00670FFA">
      <w:pPr>
        <w:spacing w:line="360" w:lineRule="auto"/>
        <w:rPr>
          <w:color w:val="808080"/>
          <w:sz w:val="18"/>
          <w:szCs w:val="18"/>
        </w:rPr>
      </w:pPr>
    </w:p>
    <w:p w14:paraId="206208F5" w14:textId="77777777" w:rsidR="00670FFA" w:rsidRDefault="00670FFA">
      <w:pPr>
        <w:spacing w:line="360" w:lineRule="auto"/>
        <w:rPr>
          <w:color w:val="808080"/>
          <w:sz w:val="18"/>
          <w:szCs w:val="18"/>
        </w:rPr>
      </w:pPr>
    </w:p>
    <w:p w14:paraId="79ADFD7F" w14:textId="5F3EB5DF" w:rsidR="00670FFA" w:rsidRPr="00A42831" w:rsidRDefault="00F06961" w:rsidP="00A42831">
      <w:pPr>
        <w:pStyle w:val="Descripcin"/>
      </w:pPr>
      <w:bookmarkStart w:id="22" w:name="_Toc242050154"/>
      <w:r w:rsidRPr="00A42831">
        <w:t>Tabla</w:t>
      </w:r>
      <w:r w:rsidR="00670FFA" w:rsidRPr="00A42831">
        <w:t xml:space="preserve"> </w:t>
      </w:r>
      <w:r w:rsidR="00905A3E">
        <w:fldChar w:fldCharType="begin"/>
      </w:r>
      <w:r w:rsidR="00905A3E">
        <w:instrText xml:space="preserve"> STYLEREF 1 \s </w:instrText>
      </w:r>
      <w:r w:rsidR="00905A3E">
        <w:fldChar w:fldCharType="separate"/>
      </w:r>
      <w:r w:rsidR="00905A3E">
        <w:rPr>
          <w:noProof/>
        </w:rPr>
        <w:t>1</w:t>
      </w:r>
      <w:r w:rsidR="00905A3E">
        <w:fldChar w:fldCharType="end"/>
      </w:r>
      <w:r w:rsidR="00905A3E">
        <w:t>.</w:t>
      </w:r>
      <w:r w:rsidR="00905A3E">
        <w:fldChar w:fldCharType="begin"/>
      </w:r>
      <w:r w:rsidR="00905A3E">
        <w:instrText xml:space="preserve"> SEQ Tabla \* ARABIC \s 1 </w:instrText>
      </w:r>
      <w:r w:rsidR="00905A3E">
        <w:fldChar w:fldCharType="separate"/>
      </w:r>
      <w:r w:rsidR="00905A3E">
        <w:rPr>
          <w:noProof/>
        </w:rPr>
        <w:t>3</w:t>
      </w:r>
      <w:r w:rsidR="00905A3E">
        <w:fldChar w:fldCharType="end"/>
      </w:r>
      <w:r w:rsidR="00670FFA" w:rsidRPr="00A42831">
        <w:t xml:space="preserve"> “Tabla de Requerimientos Funcionales en UR bajo el estándar ESA correspondiente al módulo </w:t>
      </w:r>
      <w:r w:rsidR="00C4107D">
        <w:t>7</w:t>
      </w:r>
      <w:r w:rsidR="00670FFA" w:rsidRPr="00A42831">
        <w:t xml:space="preserve"> de Requerimientos”.</w:t>
      </w:r>
      <w:bookmarkEnd w:id="22"/>
    </w:p>
    <w:p w14:paraId="37778AA6" w14:textId="45B24A74" w:rsidR="007D6E97" w:rsidRDefault="007D6E97">
      <w:pPr>
        <w:pBdr>
          <w:top w:val="nil"/>
          <w:left w:val="nil"/>
          <w:bottom w:val="nil"/>
          <w:right w:val="nil"/>
          <w:between w:val="nil"/>
        </w:pBdr>
        <w:spacing w:line="360" w:lineRule="auto"/>
        <w:jc w:val="center"/>
        <w:rPr>
          <w:b/>
          <w:bCs/>
          <w:color w:val="4D4D4D"/>
          <w:sz w:val="18"/>
          <w:szCs w:val="18"/>
        </w:rPr>
      </w:pPr>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7D6E97" w14:paraId="16C60E01" w14:textId="77777777">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EE4D7" w14:textId="77777777" w:rsidR="007D6E97" w:rsidRDefault="007D6E97">
            <w:pPr>
              <w:widowControl w:val="0"/>
              <w:spacing w:line="360" w:lineRule="auto"/>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66DBA1C" w14:textId="77777777" w:rsidR="007D6E97" w:rsidRDefault="000479C4">
            <w:pPr>
              <w:widowControl w:val="0"/>
              <w:spacing w:line="360" w:lineRule="auto"/>
            </w:pPr>
            <w: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A89B23E" w14:textId="77777777" w:rsidR="007D6E97" w:rsidRDefault="000479C4">
            <w:pPr>
              <w:widowControl w:val="0"/>
              <w:spacing w:line="360" w:lineRule="auto"/>
            </w:pPr>
            <w: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F87D57C" w14:textId="77777777" w:rsidR="007D6E97" w:rsidRDefault="000479C4">
            <w:pPr>
              <w:widowControl w:val="0"/>
              <w:spacing w:line="360" w:lineRule="auto"/>
              <w:ind w:left="113" w:right="113"/>
            </w:pPr>
            <w: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915AB2C" w14:textId="77777777" w:rsidR="007D6E97" w:rsidRDefault="000479C4">
            <w:pPr>
              <w:widowControl w:val="0"/>
              <w:spacing w:line="360" w:lineRule="auto"/>
              <w:ind w:left="113" w:right="113"/>
            </w:pPr>
            <w: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F548882" w14:textId="77777777" w:rsidR="007D6E97" w:rsidRDefault="000479C4">
            <w:pPr>
              <w:widowControl w:val="0"/>
              <w:spacing w:line="360" w:lineRule="auto"/>
              <w:ind w:left="113" w:right="113"/>
            </w:pPr>
            <w: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905AEAE" w14:textId="77777777" w:rsidR="007D6E97" w:rsidRDefault="000479C4">
            <w:pPr>
              <w:widowControl w:val="0"/>
              <w:spacing w:line="360" w:lineRule="auto"/>
              <w:ind w:left="113" w:right="113"/>
            </w:pPr>
            <w: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A0B1FAE" w14:textId="77777777" w:rsidR="007D6E97" w:rsidRDefault="000479C4">
            <w:pPr>
              <w:widowControl w:val="0"/>
              <w:spacing w:line="360" w:lineRule="auto"/>
              <w:ind w:left="113" w:right="113"/>
            </w:pPr>
            <w: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7CB2138" w14:textId="77777777" w:rsidR="007D6E97" w:rsidRDefault="000479C4">
            <w:pPr>
              <w:widowControl w:val="0"/>
              <w:spacing w:line="360" w:lineRule="auto"/>
              <w:ind w:left="113" w:right="113"/>
            </w:pPr>
            <w:r>
              <w:t>Fuente</w:t>
            </w:r>
          </w:p>
        </w:tc>
      </w:tr>
      <w:tr w:rsidR="00C4107D" w14:paraId="5D453140"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713F9BB" w14:textId="1CAD3B90" w:rsidR="00C4107D" w:rsidRDefault="00C4107D" w:rsidP="00C4107D">
            <w:pPr>
              <w:widowControl w:val="0"/>
              <w:spacing w:line="360" w:lineRule="auto"/>
            </w:pPr>
            <w:r>
              <w:rPr>
                <w:color w:val="000000"/>
              </w:rPr>
              <w:t>7.-</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604BB4" w14:textId="7DA3B38E" w:rsidR="00C4107D" w:rsidRDefault="00C4107D" w:rsidP="00C4107D">
            <w:pPr>
              <w:widowControl w:val="0"/>
              <w:spacing w:line="360" w:lineRule="auto"/>
            </w:pPr>
            <w:proofErr w:type="spellStart"/>
            <w:r>
              <w:rPr>
                <w:color w:val="000000"/>
              </w:rPr>
              <w:t>Dashboard</w:t>
            </w:r>
            <w:proofErr w:type="spellEnd"/>
          </w:p>
        </w:tc>
      </w:tr>
      <w:tr w:rsidR="00C4107D" w14:paraId="6FE48A5B"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27F3D91" w14:textId="77777777" w:rsidR="00C4107D" w:rsidRDefault="00C4107D" w:rsidP="00C4107D">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69AAEF" w14:textId="3C0A23F7" w:rsidR="00C4107D" w:rsidRDefault="00C4107D" w:rsidP="00C4107D">
            <w:pPr>
              <w:widowControl w:val="0"/>
              <w:spacing w:line="360" w:lineRule="auto"/>
            </w:pPr>
            <w:r>
              <w:rPr>
                <w:color w:val="000000"/>
              </w:rPr>
              <w:t>7.1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CF62B3" w14:textId="1F3F3DB2" w:rsidR="00C4107D" w:rsidRDefault="00C4107D" w:rsidP="00C4107D">
            <w:pPr>
              <w:widowControl w:val="0"/>
              <w:spacing w:line="360" w:lineRule="auto"/>
            </w:pPr>
            <w:r>
              <w:rPr>
                <w:color w:val="000000"/>
              </w:rPr>
              <w:t>Consulta del Panel General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0A38A2" w14:textId="10D94781" w:rsidR="00C4107D" w:rsidRDefault="00C4107D" w:rsidP="00C4107D">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2B5CE4" w14:textId="57549B38" w:rsidR="00C4107D" w:rsidRDefault="00C4107D" w:rsidP="00C4107D">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977FF3" w14:textId="4900F189" w:rsidR="00C4107D" w:rsidRDefault="00C4107D" w:rsidP="00C4107D">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148769" w14:textId="3CD06E4B" w:rsidR="00C4107D" w:rsidRDefault="00C4107D" w:rsidP="00C4107D">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9BA3FB" w14:textId="38AF5B52" w:rsidR="00C4107D" w:rsidRDefault="00C4107D" w:rsidP="00C4107D">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EEB00C" w14:textId="0A8165BC" w:rsidR="00C4107D" w:rsidRDefault="00C4107D" w:rsidP="00C4107D">
            <w:pPr>
              <w:widowControl w:val="0"/>
              <w:spacing w:line="360" w:lineRule="auto"/>
              <w:jc w:val="right"/>
            </w:pPr>
            <w:r>
              <w:rPr>
                <w:color w:val="000000"/>
              </w:rPr>
              <w:t>1</w:t>
            </w:r>
          </w:p>
        </w:tc>
      </w:tr>
      <w:tr w:rsidR="007D6E97" w14:paraId="41EB828F"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9CC8A2"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C9C730" w14:textId="0B3B714E" w:rsidR="007D6E97" w:rsidRDefault="00C4107D">
            <w:pPr>
              <w:widowControl w:val="0"/>
              <w:spacing w:line="360" w:lineRule="auto"/>
            </w:pPr>
            <w:r w:rsidRPr="00C4107D">
              <w:t>Como usuario autorizado, quiero consultar una síntesis de la situación del negocio mediante indicadores autorizados y con su calidad de información identificada para apoyar el análisis general con antecedentes confiables.</w:t>
            </w:r>
          </w:p>
        </w:tc>
      </w:tr>
      <w:tr w:rsidR="00C4107D" w14:paraId="255B95F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2FC8730" w14:textId="77777777" w:rsidR="00C4107D" w:rsidRDefault="00C4107D" w:rsidP="00C4107D">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DAEABF" w14:textId="7D159883" w:rsidR="00C4107D" w:rsidRDefault="00C4107D" w:rsidP="00C4107D">
            <w:pPr>
              <w:widowControl w:val="0"/>
              <w:spacing w:line="360" w:lineRule="auto"/>
            </w:pPr>
            <w:r>
              <w:rPr>
                <w:color w:val="000000"/>
              </w:rPr>
              <w:t>7.2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6C5E9B" w14:textId="5DF84867" w:rsidR="00C4107D" w:rsidRDefault="00C4107D" w:rsidP="00C4107D">
            <w:pPr>
              <w:widowControl w:val="0"/>
              <w:spacing w:line="360" w:lineRule="auto"/>
            </w:pPr>
            <w:r>
              <w:rPr>
                <w:color w:val="000000"/>
              </w:rPr>
              <w:t>Análisis de Ventas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763A27" w14:textId="78D7EE45" w:rsidR="00C4107D" w:rsidRDefault="00C4107D" w:rsidP="00C4107D">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A1957B" w14:textId="44C1E429" w:rsidR="00C4107D" w:rsidRDefault="00C4107D" w:rsidP="00C4107D">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F042B6" w14:textId="7F47F3FE" w:rsidR="00C4107D" w:rsidRDefault="00C4107D" w:rsidP="00C4107D">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3C0E58" w14:textId="6BD1166A" w:rsidR="00C4107D" w:rsidRDefault="00C4107D" w:rsidP="00C4107D">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FF11B8" w14:textId="27D4CEE7" w:rsidR="00C4107D" w:rsidRDefault="00C4107D" w:rsidP="00C4107D">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57B230" w14:textId="1B467CC3" w:rsidR="00C4107D" w:rsidRDefault="00C4107D" w:rsidP="00C4107D">
            <w:pPr>
              <w:widowControl w:val="0"/>
              <w:spacing w:line="360" w:lineRule="auto"/>
              <w:jc w:val="right"/>
            </w:pPr>
            <w:r>
              <w:rPr>
                <w:color w:val="000000"/>
              </w:rPr>
              <w:t>1</w:t>
            </w:r>
          </w:p>
        </w:tc>
      </w:tr>
      <w:tr w:rsidR="007D6E97" w14:paraId="1181493C" w14:textId="77777777">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594AC8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73AB6652" w14:textId="29D39277" w:rsidR="007D6E97" w:rsidRDefault="00C4107D">
            <w:pPr>
              <w:widowControl w:val="0"/>
              <w:spacing w:line="360" w:lineRule="auto"/>
            </w:pPr>
            <w:r w:rsidRPr="00C4107D">
              <w:t>Como usuario autorizado, quiero analizar las ventas consolidadas de un período, su evolución, comparación y composición para comprender su comportamiento y apoyar el análisis comercial.</w:t>
            </w:r>
          </w:p>
        </w:tc>
      </w:tr>
      <w:tr w:rsidR="00C8450B" w14:paraId="2D8100A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7E33693" w14:textId="77777777" w:rsidR="00C8450B" w:rsidRDefault="00C8450B" w:rsidP="00C8450B">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16C95" w14:textId="4A671FDD" w:rsidR="00C8450B" w:rsidRDefault="00C8450B" w:rsidP="00C8450B">
            <w:pPr>
              <w:widowControl w:val="0"/>
              <w:spacing w:line="360" w:lineRule="auto"/>
            </w:pPr>
            <w:r>
              <w:rPr>
                <w:color w:val="000000"/>
              </w:rPr>
              <w:t>7.3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9F7F65" w14:textId="7D9133B9" w:rsidR="00C8450B" w:rsidRDefault="00C8450B" w:rsidP="00C8450B">
            <w:pPr>
              <w:widowControl w:val="0"/>
              <w:spacing w:line="360" w:lineRule="auto"/>
            </w:pPr>
            <w:r>
              <w:rPr>
                <w:color w:val="000000"/>
              </w:rPr>
              <w:t>Análisis de Cuentas por Cobrar y cobranza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E73BC8" w14:textId="5898E9D3" w:rsidR="00C8450B" w:rsidRDefault="00C8450B" w:rsidP="00C8450B">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ED2553" w14:textId="615043BE" w:rsidR="00C8450B" w:rsidRDefault="00C8450B" w:rsidP="00C8450B">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BDA76F" w14:textId="448FF5A9" w:rsidR="00C8450B" w:rsidRDefault="00C8450B" w:rsidP="00C8450B">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CD35B4" w14:textId="0A7F05FD" w:rsidR="00C8450B" w:rsidRDefault="00C8450B" w:rsidP="00C8450B">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91EEEA" w14:textId="419FC1F6" w:rsidR="00C8450B" w:rsidRDefault="00C8450B" w:rsidP="00C8450B">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876D82" w14:textId="5439C6ED" w:rsidR="00C8450B" w:rsidRDefault="00C8450B" w:rsidP="00C8450B">
            <w:pPr>
              <w:widowControl w:val="0"/>
              <w:spacing w:line="360" w:lineRule="auto"/>
              <w:jc w:val="right"/>
            </w:pPr>
            <w:r>
              <w:rPr>
                <w:color w:val="000000"/>
              </w:rPr>
              <w:t>1</w:t>
            </w:r>
          </w:p>
        </w:tc>
      </w:tr>
      <w:tr w:rsidR="007D6E97" w14:paraId="17E6461D"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902B3D9"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BA79FB" w14:textId="5AEF8619" w:rsidR="007D6E97" w:rsidRDefault="00C8450B">
            <w:pPr>
              <w:widowControl w:val="0"/>
              <w:spacing w:line="360" w:lineRule="auto"/>
            </w:pPr>
            <w:r w:rsidRPr="00C8450B">
              <w:t>Como usuario autorizado, quiero analizar las Cuentas por Cobrar, la morosidad y la cobranza registrada para revisar saldos, vencimientos y pagos mediante criterios objetivos.</w:t>
            </w:r>
          </w:p>
        </w:tc>
      </w:tr>
      <w:tr w:rsidR="00C8450B" w14:paraId="1E321B7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81C754A" w14:textId="77777777" w:rsidR="00C8450B" w:rsidRDefault="00C8450B" w:rsidP="00C8450B">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CC7EE8" w14:textId="109A87BB" w:rsidR="00C8450B" w:rsidRDefault="00C8450B" w:rsidP="00C8450B">
            <w:pPr>
              <w:widowControl w:val="0"/>
              <w:spacing w:line="360" w:lineRule="auto"/>
            </w:pPr>
            <w:r>
              <w:rPr>
                <w:color w:val="000000"/>
              </w:rPr>
              <w:t>7.4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2D8132" w14:textId="5DDDF07C" w:rsidR="00C8450B" w:rsidRDefault="00C8450B" w:rsidP="00C8450B">
            <w:pPr>
              <w:widowControl w:val="0"/>
              <w:spacing w:line="360" w:lineRule="auto"/>
            </w:pPr>
            <w:r>
              <w:rPr>
                <w:color w:val="000000"/>
              </w:rPr>
              <w:t>Análisis de Cuentas por Pagar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C218D4" w14:textId="40C914D2" w:rsidR="00C8450B" w:rsidRDefault="00C8450B" w:rsidP="00C8450B">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3F69A9" w14:textId="4DE4EBAD" w:rsidR="00C8450B" w:rsidRDefault="00C8450B" w:rsidP="00C8450B">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C560C5" w14:textId="374A34B7" w:rsidR="00C8450B" w:rsidRDefault="00C8450B" w:rsidP="00C8450B">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1E4075" w14:textId="70ED9BA6" w:rsidR="00C8450B" w:rsidRDefault="00C8450B" w:rsidP="00C8450B">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9B88A4" w14:textId="4F29821D" w:rsidR="00C8450B" w:rsidRDefault="00C8450B" w:rsidP="00C8450B">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D5E7FF" w14:textId="4B626D80" w:rsidR="00C8450B" w:rsidRDefault="00C8450B" w:rsidP="00C8450B">
            <w:pPr>
              <w:widowControl w:val="0"/>
              <w:spacing w:line="360" w:lineRule="auto"/>
              <w:jc w:val="right"/>
            </w:pPr>
            <w:r>
              <w:rPr>
                <w:color w:val="000000"/>
              </w:rPr>
              <w:t>1</w:t>
            </w:r>
          </w:p>
        </w:tc>
      </w:tr>
      <w:tr w:rsidR="007D6E97" w14:paraId="54030F59"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354B1E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3A70B7" w14:textId="75F37EAA" w:rsidR="007D6E97" w:rsidRDefault="00C8450B" w:rsidP="00C8450B">
            <w:pPr>
              <w:pStyle w:val="NormalWeb"/>
              <w:spacing w:after="200"/>
            </w:pPr>
            <w:r>
              <w:rPr>
                <w:color w:val="000000"/>
              </w:rPr>
              <w:t>Como usuario autorizado, quiero analizar las Cuentas por Pagar vigentes para revisar saldos, vencimientos, atrasos y compromisos futuros mediante criterios objetivos.</w:t>
            </w:r>
          </w:p>
        </w:tc>
      </w:tr>
      <w:tr w:rsidR="00C8450B" w14:paraId="2E41CAF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470A546" w14:textId="77777777" w:rsidR="00C8450B" w:rsidRDefault="00C8450B" w:rsidP="00C8450B">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811D09" w14:textId="6EFA5B58" w:rsidR="00C8450B" w:rsidRDefault="00C8450B" w:rsidP="00C8450B">
            <w:pPr>
              <w:widowControl w:val="0"/>
              <w:spacing w:line="360" w:lineRule="auto"/>
            </w:pPr>
            <w:r>
              <w:rPr>
                <w:color w:val="000000"/>
              </w:rPr>
              <w:t>7.5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43BB5C" w14:textId="32AB35D7" w:rsidR="00C8450B" w:rsidRDefault="00C8450B" w:rsidP="00C8450B">
            <w:pPr>
              <w:widowControl w:val="0"/>
              <w:spacing w:line="360" w:lineRule="auto"/>
            </w:pPr>
            <w:r>
              <w:rPr>
                <w:color w:val="000000"/>
              </w:rPr>
              <w:t>Análisis de liquidez, flujo de caja y proyección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779124" w14:textId="626D9910" w:rsidR="00C8450B" w:rsidRDefault="00C8450B" w:rsidP="00C8450B">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07C7F3" w14:textId="0CEC1241" w:rsidR="00C8450B" w:rsidRDefault="00C8450B" w:rsidP="00C8450B">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8EA620" w14:textId="27224AAE" w:rsidR="00C8450B" w:rsidRDefault="00C8450B" w:rsidP="00C8450B">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87BC04" w14:textId="7CE6DA4F" w:rsidR="00C8450B" w:rsidRDefault="00C8450B" w:rsidP="00C8450B">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44CD9B" w14:textId="4920D82F" w:rsidR="00C8450B" w:rsidRDefault="00C8450B" w:rsidP="00C8450B">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9084C1" w14:textId="35360931" w:rsidR="00C8450B" w:rsidRDefault="00C8450B" w:rsidP="00C8450B">
            <w:pPr>
              <w:widowControl w:val="0"/>
              <w:spacing w:line="360" w:lineRule="auto"/>
              <w:jc w:val="right"/>
            </w:pPr>
            <w:r>
              <w:rPr>
                <w:color w:val="000000"/>
              </w:rPr>
              <w:t>1</w:t>
            </w:r>
          </w:p>
        </w:tc>
      </w:tr>
      <w:tr w:rsidR="007D6E97" w14:paraId="37839B65" w14:textId="77777777">
        <w:trPr>
          <w:trHeight w:val="9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1419F5"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3496A1" w14:textId="276BB024" w:rsidR="007D6E97" w:rsidRDefault="00EF6E94">
            <w:pPr>
              <w:widowControl w:val="0"/>
              <w:spacing w:line="360" w:lineRule="auto"/>
            </w:pPr>
            <w:r w:rsidRPr="00EF6E94">
              <w:t>Como usuario autorizado, quiero consultar la liquidez disponible, analizar el flujo de caja registrado y revisar su proyección para anticipar la disponibilidad y los compromisos financieros futuros.</w:t>
            </w:r>
          </w:p>
        </w:tc>
      </w:tr>
      <w:tr w:rsidR="00EF6E94" w14:paraId="3376A4CB"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EED43BD" w14:textId="77777777" w:rsidR="00EF6E94" w:rsidRDefault="00EF6E94" w:rsidP="00EF6E94">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4C7F86" w14:textId="678ABFAF" w:rsidR="00EF6E94" w:rsidRDefault="00EF6E94" w:rsidP="00EF6E94">
            <w:pPr>
              <w:widowControl w:val="0"/>
              <w:spacing w:line="360" w:lineRule="auto"/>
            </w:pPr>
            <w:r>
              <w:rPr>
                <w:color w:val="000000"/>
              </w:rPr>
              <w:t>7.6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C53E07" w14:textId="06E48F31" w:rsidR="00EF6E94" w:rsidRDefault="00EF6E94" w:rsidP="00EF6E94">
            <w:pPr>
              <w:widowControl w:val="0"/>
              <w:spacing w:line="360" w:lineRule="auto"/>
            </w:pPr>
            <w:r>
              <w:rPr>
                <w:color w:val="000000"/>
              </w:rPr>
              <w:t>Análisis de Margen directo por Proyecto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E9603F" w14:textId="4502A4B4" w:rsidR="00EF6E94" w:rsidRDefault="00EF6E94" w:rsidP="00EF6E9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1E1239" w14:textId="607ECEAC" w:rsidR="00EF6E94" w:rsidRDefault="00EF6E94" w:rsidP="00EF6E94">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ADFD89" w14:textId="4A448045" w:rsidR="00EF6E94" w:rsidRDefault="00EF6E94" w:rsidP="00EF6E9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E428AA" w14:textId="44C29470" w:rsidR="00EF6E94" w:rsidRDefault="00EF6E94" w:rsidP="00EF6E9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F8EEEE" w14:textId="6B17D96B" w:rsidR="00EF6E94" w:rsidRDefault="00EF6E94" w:rsidP="00EF6E9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F2ECE3" w14:textId="5B61D657" w:rsidR="00EF6E94" w:rsidRDefault="00EF6E94" w:rsidP="00EF6E94">
            <w:pPr>
              <w:widowControl w:val="0"/>
              <w:spacing w:line="360" w:lineRule="auto"/>
              <w:jc w:val="right"/>
            </w:pPr>
            <w:r>
              <w:rPr>
                <w:color w:val="000000"/>
              </w:rPr>
              <w:t>1</w:t>
            </w:r>
          </w:p>
        </w:tc>
      </w:tr>
      <w:tr w:rsidR="007D6E97" w14:paraId="24110B83"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99CE1E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9332CF" w14:textId="46238B7B" w:rsidR="007D6E97" w:rsidRDefault="00EF6E94">
            <w:pPr>
              <w:widowControl w:val="0"/>
              <w:spacing w:line="360" w:lineRule="auto"/>
            </w:pPr>
            <w:r w:rsidRPr="00EF6E94">
              <w:t>Como usuario autorizado, quiero analizar el Margen directo de un Proyecto a partir de sus ingresos y costos directos asociados para revisar la composición del resultado e identificar pérdidas o márgenes críticos cuando corresponda.</w:t>
            </w:r>
          </w:p>
        </w:tc>
      </w:tr>
      <w:tr w:rsidR="00EF6E94" w14:paraId="64C2F737"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CF3720A" w14:textId="77777777" w:rsidR="00EF6E94" w:rsidRDefault="00EF6E94" w:rsidP="00EF6E94">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6AAE1E" w14:textId="39A7D2DF" w:rsidR="00EF6E94" w:rsidRDefault="00EF6E94" w:rsidP="00EF6E94">
            <w:pPr>
              <w:widowControl w:val="0"/>
              <w:spacing w:line="360" w:lineRule="auto"/>
            </w:pPr>
            <w:r>
              <w:rPr>
                <w:color w:val="000000"/>
              </w:rPr>
              <w:t>7.7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A68F7D" w14:textId="2E9AB8A2" w:rsidR="00EF6E94" w:rsidRDefault="00EF6E94" w:rsidP="00EF6E94">
            <w:pPr>
              <w:widowControl w:val="0"/>
              <w:spacing w:line="360" w:lineRule="auto"/>
            </w:pPr>
            <w:r>
              <w:rPr>
                <w:color w:val="000000"/>
              </w:rPr>
              <w:t>Consulta de resúmenes financieros gerenciales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DB790A" w14:textId="10079A65" w:rsidR="00EF6E94" w:rsidRDefault="00EF6E94" w:rsidP="00EF6E9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BF4B2D" w14:textId="2FE5A80D" w:rsidR="00EF6E94" w:rsidRDefault="00EF6E94" w:rsidP="00EF6E94">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B3CF53" w14:textId="22D9F1C6" w:rsidR="00EF6E94" w:rsidRDefault="00EF6E94" w:rsidP="00EF6E9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254BB0" w14:textId="5A7BC749" w:rsidR="00EF6E94" w:rsidRDefault="00EF6E94" w:rsidP="00EF6E9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D5830A" w14:textId="657416E9" w:rsidR="00EF6E94" w:rsidRDefault="00EF6E94" w:rsidP="00EF6E9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110A3F" w14:textId="5DFCA6C7" w:rsidR="00EF6E94" w:rsidRDefault="00EF6E94" w:rsidP="00EF6E94">
            <w:pPr>
              <w:widowControl w:val="0"/>
              <w:spacing w:line="360" w:lineRule="auto"/>
              <w:jc w:val="right"/>
            </w:pPr>
            <w:r>
              <w:rPr>
                <w:color w:val="000000"/>
              </w:rPr>
              <w:t>1</w:t>
            </w:r>
          </w:p>
        </w:tc>
      </w:tr>
      <w:tr w:rsidR="007D6E97" w14:paraId="283D7183"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692DB37"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F08579" w14:textId="52140F85" w:rsidR="00584754" w:rsidRDefault="00EF6E94">
            <w:pPr>
              <w:widowControl w:val="0"/>
              <w:spacing w:line="360" w:lineRule="auto"/>
            </w:pPr>
            <w:r w:rsidRPr="00EF6E94">
              <w:t xml:space="preserve">Como usuario autorizado, quiero consultar resúmenes financieros gerenciales construidos con información registrada y </w:t>
            </w:r>
            <w:proofErr w:type="spellStart"/>
            <w:r w:rsidRPr="00EF6E94">
              <w:t>reconstruible</w:t>
            </w:r>
            <w:proofErr w:type="spellEnd"/>
            <w:r w:rsidRPr="00EF6E94">
              <w:t xml:space="preserve"> para obtener una visión sintética de los resultados y de la situación financiera disponible.</w:t>
            </w:r>
          </w:p>
        </w:tc>
      </w:tr>
      <w:tr w:rsidR="00584754" w14:paraId="5A70A7B2"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6EEA041" w14:textId="77777777" w:rsidR="00584754" w:rsidRDefault="00584754" w:rsidP="00584754">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86C564" w14:textId="062CBA74" w:rsidR="00584754" w:rsidRDefault="00584754" w:rsidP="00584754">
            <w:pPr>
              <w:widowControl w:val="0"/>
              <w:spacing w:line="360" w:lineRule="auto"/>
            </w:pPr>
            <w:r>
              <w:rPr>
                <w:color w:val="000000"/>
              </w:rPr>
              <w:t>7.8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4F56D5" w14:textId="0E7E02A5" w:rsidR="00584754" w:rsidRDefault="00584754" w:rsidP="00584754">
            <w:pPr>
              <w:widowControl w:val="0"/>
              <w:spacing w:line="360" w:lineRule="auto"/>
            </w:pPr>
            <w:r>
              <w:rPr>
                <w:color w:val="000000"/>
              </w:rPr>
              <w:t>Descarga de PDF contextual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C30A7C" w14:textId="6E976B28" w:rsidR="00584754" w:rsidRDefault="00584754" w:rsidP="0058475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762079" w14:textId="37128221" w:rsidR="00584754" w:rsidRDefault="00584754" w:rsidP="00584754">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C88B3D" w14:textId="7AC8C1DD" w:rsidR="00584754" w:rsidRDefault="00584754" w:rsidP="0058475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926F5D" w14:textId="71541203" w:rsidR="00584754" w:rsidRDefault="00584754" w:rsidP="0058475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C71235" w14:textId="6792B7EB" w:rsidR="00584754" w:rsidRDefault="00584754" w:rsidP="0058475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1269C6" w14:textId="4C5A8E66" w:rsidR="00584754" w:rsidRDefault="00584754" w:rsidP="00584754">
            <w:pPr>
              <w:widowControl w:val="0"/>
              <w:spacing w:line="360" w:lineRule="auto"/>
              <w:jc w:val="right"/>
            </w:pPr>
            <w:r>
              <w:rPr>
                <w:color w:val="000000"/>
              </w:rPr>
              <w:t>1</w:t>
            </w:r>
          </w:p>
        </w:tc>
      </w:tr>
      <w:tr w:rsidR="007D6E97" w14:paraId="14F0A123"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EDE3E8B"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121D09" w14:textId="6CE01412" w:rsidR="007D6E97" w:rsidRDefault="00584754">
            <w:pPr>
              <w:widowControl w:val="0"/>
              <w:spacing w:line="360" w:lineRule="auto"/>
            </w:pPr>
            <w:r w:rsidRPr="00584754">
              <w:t>Como usuario autorizado, quiero descargar en PDF una representación de la consulta visible y autorizada para disponer de una fotografía trazable de la información con su período, filtros y referencias de actualización.</w:t>
            </w:r>
          </w:p>
        </w:tc>
      </w:tr>
    </w:tbl>
    <w:p w14:paraId="749B67F5" w14:textId="54FCBBD7" w:rsidR="007D6E97" w:rsidRDefault="007118A1" w:rsidP="007118A1">
      <w:pPr>
        <w:pStyle w:val="Cita"/>
      </w:pPr>
      <w:r w:rsidRPr="007118A1">
        <w:t>Fuente: Elaborado por el estudiante de acuerdo con el proyecto.</w:t>
      </w:r>
    </w:p>
    <w:p w14:paraId="05B80C3D" w14:textId="7798FECC" w:rsidR="007118A1" w:rsidRPr="00A42831" w:rsidRDefault="007118A1" w:rsidP="007118A1">
      <w:pPr>
        <w:pStyle w:val="Descripcin"/>
      </w:pPr>
      <w:bookmarkStart w:id="23" w:name="_Toc242050155"/>
      <w:r w:rsidRPr="00A42831">
        <w:t xml:space="preserve">Tabla </w:t>
      </w:r>
      <w:r w:rsidR="00905A3E">
        <w:fldChar w:fldCharType="begin"/>
      </w:r>
      <w:r w:rsidR="00905A3E">
        <w:instrText xml:space="preserve"> STYLEREF 1 \s </w:instrText>
      </w:r>
      <w:r w:rsidR="00905A3E">
        <w:fldChar w:fldCharType="separate"/>
      </w:r>
      <w:r w:rsidR="00905A3E">
        <w:rPr>
          <w:noProof/>
        </w:rPr>
        <w:t>1</w:t>
      </w:r>
      <w:r w:rsidR="00905A3E">
        <w:fldChar w:fldCharType="end"/>
      </w:r>
      <w:r w:rsidR="00905A3E">
        <w:t>.</w:t>
      </w:r>
      <w:r w:rsidR="00905A3E">
        <w:fldChar w:fldCharType="begin"/>
      </w:r>
      <w:r w:rsidR="00905A3E">
        <w:instrText xml:space="preserve"> SEQ Tabla \* ARABIC \s 1 </w:instrText>
      </w:r>
      <w:r w:rsidR="00905A3E">
        <w:fldChar w:fldCharType="separate"/>
      </w:r>
      <w:r w:rsidR="00905A3E">
        <w:rPr>
          <w:noProof/>
        </w:rPr>
        <w:t>4</w:t>
      </w:r>
      <w:r w:rsidR="00905A3E">
        <w:fldChar w:fldCharType="end"/>
      </w:r>
      <w:r w:rsidRPr="00A42831">
        <w:t xml:space="preserve"> “Tabla de Requerimientos Funcionales en UR bajo el estándar ESA correspondiente al módulo </w:t>
      </w:r>
      <w:r>
        <w:t>8</w:t>
      </w:r>
      <w:r w:rsidRPr="00A42831">
        <w:t xml:space="preserve"> de Requerimientos”.</w:t>
      </w:r>
      <w:bookmarkEnd w:id="23"/>
    </w:p>
    <w:p w14:paraId="074F3BDC" w14:textId="77777777" w:rsidR="007118A1" w:rsidRDefault="007118A1" w:rsidP="007118A1"/>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7118A1" w14:paraId="52AAC0E0" w14:textId="77777777" w:rsidTr="00104A16">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D392CE4" w14:textId="77777777" w:rsidR="007118A1" w:rsidRDefault="007118A1" w:rsidP="00104A16">
            <w:pPr>
              <w:widowControl w:val="0"/>
              <w:spacing w:line="360" w:lineRule="auto"/>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57C0AB6" w14:textId="77777777" w:rsidR="007118A1" w:rsidRDefault="007118A1" w:rsidP="00104A16">
            <w:pPr>
              <w:widowControl w:val="0"/>
              <w:spacing w:line="360" w:lineRule="auto"/>
            </w:pPr>
            <w: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2B3A077" w14:textId="77777777" w:rsidR="007118A1" w:rsidRDefault="007118A1" w:rsidP="00104A16">
            <w:pPr>
              <w:widowControl w:val="0"/>
              <w:spacing w:line="360" w:lineRule="auto"/>
            </w:pPr>
            <w: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01FBF7C" w14:textId="77777777" w:rsidR="007118A1" w:rsidRDefault="007118A1" w:rsidP="00104A16">
            <w:pPr>
              <w:widowControl w:val="0"/>
              <w:spacing w:line="360" w:lineRule="auto"/>
              <w:ind w:left="113" w:right="113"/>
            </w:pPr>
            <w: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D01D21C" w14:textId="77777777" w:rsidR="007118A1" w:rsidRDefault="007118A1" w:rsidP="00104A16">
            <w:pPr>
              <w:widowControl w:val="0"/>
              <w:spacing w:line="360" w:lineRule="auto"/>
              <w:ind w:left="113" w:right="113"/>
            </w:pPr>
            <w: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9E662C1" w14:textId="77777777" w:rsidR="007118A1" w:rsidRDefault="007118A1" w:rsidP="00104A16">
            <w:pPr>
              <w:widowControl w:val="0"/>
              <w:spacing w:line="360" w:lineRule="auto"/>
              <w:ind w:left="113" w:right="113"/>
            </w:pPr>
            <w: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6672CC6" w14:textId="77777777" w:rsidR="007118A1" w:rsidRDefault="007118A1" w:rsidP="00104A16">
            <w:pPr>
              <w:widowControl w:val="0"/>
              <w:spacing w:line="360" w:lineRule="auto"/>
              <w:ind w:left="113" w:right="113"/>
            </w:pPr>
            <w: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F2D9DA5" w14:textId="77777777" w:rsidR="007118A1" w:rsidRDefault="007118A1" w:rsidP="00104A16">
            <w:pPr>
              <w:widowControl w:val="0"/>
              <w:spacing w:line="360" w:lineRule="auto"/>
              <w:ind w:left="113" w:right="113"/>
            </w:pPr>
            <w: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4058421" w14:textId="77777777" w:rsidR="007118A1" w:rsidRDefault="007118A1" w:rsidP="00104A16">
            <w:pPr>
              <w:widowControl w:val="0"/>
              <w:spacing w:line="360" w:lineRule="auto"/>
              <w:ind w:left="113" w:right="113"/>
            </w:pPr>
            <w:r>
              <w:t>Fuente</w:t>
            </w:r>
          </w:p>
        </w:tc>
      </w:tr>
      <w:tr w:rsidR="00657444" w14:paraId="1348FDA8" w14:textId="77777777" w:rsidTr="00104A16">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BB637E0" w14:textId="4F6FDBFA" w:rsidR="00657444" w:rsidRDefault="00657444" w:rsidP="00657444">
            <w:pPr>
              <w:widowControl w:val="0"/>
              <w:spacing w:line="360" w:lineRule="auto"/>
            </w:pPr>
            <w:r>
              <w:rPr>
                <w:color w:val="000000"/>
              </w:rPr>
              <w:t>8.-</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8A78CD" w14:textId="4BC0F439" w:rsidR="00657444" w:rsidRDefault="00657444" w:rsidP="00657444">
            <w:pPr>
              <w:widowControl w:val="0"/>
              <w:spacing w:line="360" w:lineRule="auto"/>
            </w:pPr>
            <w:r>
              <w:rPr>
                <w:color w:val="000000"/>
              </w:rPr>
              <w:t>Crédito</w:t>
            </w:r>
          </w:p>
        </w:tc>
      </w:tr>
      <w:tr w:rsidR="00657444" w14:paraId="0FD40AEA" w14:textId="77777777" w:rsidTr="00104A16">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237DDCF" w14:textId="77777777" w:rsidR="00657444" w:rsidRDefault="00657444" w:rsidP="00657444">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454ED9" w14:textId="05CBDC84" w:rsidR="00657444" w:rsidRDefault="00657444" w:rsidP="00657444">
            <w:pPr>
              <w:widowControl w:val="0"/>
              <w:spacing w:line="360" w:lineRule="auto"/>
            </w:pPr>
            <w:r>
              <w:rPr>
                <w:color w:val="000000"/>
              </w:rPr>
              <w:t>8.1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EED663" w14:textId="7868D27F" w:rsidR="00657444" w:rsidRDefault="00657444" w:rsidP="00657444">
            <w:pPr>
              <w:widowControl w:val="0"/>
              <w:spacing w:line="360" w:lineRule="auto"/>
            </w:pPr>
            <w:r>
              <w:rPr>
                <w:color w:val="000000"/>
              </w:rPr>
              <w:t>Gestión de solicitudes y decisiones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A381F5" w14:textId="4F414803" w:rsidR="00657444" w:rsidRDefault="00657444" w:rsidP="0065744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BD86B8" w14:textId="0C7A42DA" w:rsidR="00657444" w:rsidRDefault="00657444" w:rsidP="00657444">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2E61E35" w14:textId="04B4DFFF" w:rsidR="00657444" w:rsidRDefault="00657444" w:rsidP="0065744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21972B" w14:textId="246B804F" w:rsidR="00657444" w:rsidRDefault="00657444" w:rsidP="0065744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B12423" w14:textId="0E4A078C" w:rsidR="00657444" w:rsidRDefault="00657444" w:rsidP="0065744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C4328C" w14:textId="101AF6E8" w:rsidR="00657444" w:rsidRDefault="00657444" w:rsidP="00657444">
            <w:pPr>
              <w:widowControl w:val="0"/>
              <w:spacing w:line="360" w:lineRule="auto"/>
              <w:jc w:val="right"/>
            </w:pPr>
            <w:r>
              <w:rPr>
                <w:color w:val="000000"/>
              </w:rPr>
              <w:t>1</w:t>
            </w:r>
          </w:p>
        </w:tc>
      </w:tr>
      <w:tr w:rsidR="007118A1" w14:paraId="2F6D1E26" w14:textId="77777777" w:rsidTr="00104A16">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4B3759E" w14:textId="77777777" w:rsidR="007118A1" w:rsidRDefault="007118A1" w:rsidP="00104A16">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B41A99" w14:textId="383FB839" w:rsidR="007118A1" w:rsidRDefault="00657444" w:rsidP="00104A16">
            <w:pPr>
              <w:widowControl w:val="0"/>
              <w:spacing w:line="360" w:lineRule="auto"/>
            </w:pPr>
            <w:r w:rsidRPr="00657444">
              <w:t>Como usuario autorizado, quiero gestionar solicitudes de Crédito y sus decisiones para formalizar la evaluación de clientes B2B y conservar sus antecedentes, condiciones y estados.</w:t>
            </w:r>
          </w:p>
        </w:tc>
      </w:tr>
      <w:tr w:rsidR="00657444" w14:paraId="7EA187FD" w14:textId="77777777" w:rsidTr="00104A16">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82A64FC" w14:textId="77777777" w:rsidR="00657444" w:rsidRDefault="00657444" w:rsidP="00657444">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70CE78" w14:textId="339D6266" w:rsidR="00657444" w:rsidRDefault="00657444" w:rsidP="00657444">
            <w:pPr>
              <w:widowControl w:val="0"/>
              <w:spacing w:line="360" w:lineRule="auto"/>
            </w:pPr>
            <w:r>
              <w:rPr>
                <w:color w:val="000000"/>
              </w:rPr>
              <w:t>8.2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ADB0E7" w14:textId="761D7D58" w:rsidR="00657444" w:rsidRDefault="00657444" w:rsidP="00657444">
            <w:pPr>
              <w:widowControl w:val="0"/>
              <w:spacing w:line="360" w:lineRule="auto"/>
            </w:pPr>
            <w:r>
              <w:rPr>
                <w:color w:val="000000"/>
              </w:rPr>
              <w:t>Gestión del cupo individual y restricciones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68698E" w14:textId="1C43BD71" w:rsidR="00657444" w:rsidRDefault="00657444" w:rsidP="0065744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A64C0B" w14:textId="12362562" w:rsidR="00657444" w:rsidRDefault="00657444" w:rsidP="00657444">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C02B91" w14:textId="63F6670B" w:rsidR="00657444" w:rsidRDefault="00657444" w:rsidP="0065744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545755" w14:textId="55F5239A" w:rsidR="00657444" w:rsidRDefault="00657444" w:rsidP="0065744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A722E2" w14:textId="647E649E" w:rsidR="00657444" w:rsidRDefault="00657444" w:rsidP="0065744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F20B1F" w14:textId="38752DD0" w:rsidR="00657444" w:rsidRDefault="00657444" w:rsidP="00657444">
            <w:pPr>
              <w:widowControl w:val="0"/>
              <w:spacing w:line="360" w:lineRule="auto"/>
              <w:jc w:val="right"/>
            </w:pPr>
            <w:r>
              <w:rPr>
                <w:color w:val="000000"/>
              </w:rPr>
              <w:t>1</w:t>
            </w:r>
          </w:p>
        </w:tc>
      </w:tr>
      <w:tr w:rsidR="007118A1" w14:paraId="54A61C9D" w14:textId="77777777" w:rsidTr="00104A16">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5EAEC0D" w14:textId="77777777" w:rsidR="007118A1" w:rsidRDefault="007118A1" w:rsidP="00104A16">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706E5B01" w14:textId="0309D390" w:rsidR="007118A1" w:rsidRDefault="00657444" w:rsidP="00104A16">
            <w:pPr>
              <w:widowControl w:val="0"/>
              <w:spacing w:line="360" w:lineRule="auto"/>
            </w:pPr>
            <w:r w:rsidRPr="00657444">
              <w:t>Como usuario autorizado, quiero administrar el cupo individual, su vigencia y las restricciones de Crédito de un Cliente B2B para controlar su capacidad disponible y conservar la trazabilidad de los cambios.</w:t>
            </w:r>
          </w:p>
        </w:tc>
      </w:tr>
      <w:tr w:rsidR="00657444" w14:paraId="18ACB84B" w14:textId="77777777" w:rsidTr="00104A16">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3A49891" w14:textId="77777777" w:rsidR="00657444" w:rsidRDefault="00657444" w:rsidP="00657444">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7DAADF" w14:textId="7F7819AB" w:rsidR="00657444" w:rsidRDefault="00657444" w:rsidP="00657444">
            <w:pPr>
              <w:widowControl w:val="0"/>
              <w:spacing w:line="360" w:lineRule="auto"/>
            </w:pPr>
            <w:r>
              <w:rPr>
                <w:color w:val="000000"/>
              </w:rPr>
              <w:t>8.3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110FB1" w14:textId="197CD018" w:rsidR="00657444" w:rsidRDefault="00657444" w:rsidP="00657444">
            <w:pPr>
              <w:widowControl w:val="0"/>
              <w:spacing w:line="360" w:lineRule="auto"/>
            </w:pPr>
            <w:r>
              <w:rPr>
                <w:color w:val="000000"/>
              </w:rPr>
              <w:t>Control del límite global y validación crediticia de operaciones B2B</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93DB9C" w14:textId="3492136E" w:rsidR="00657444" w:rsidRDefault="00657444" w:rsidP="0065744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5CAF22" w14:textId="1B31F5C2" w:rsidR="00657444" w:rsidRDefault="00657444" w:rsidP="00657444">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7A5C9" w14:textId="378A8437" w:rsidR="00657444" w:rsidRDefault="00657444" w:rsidP="0065744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5FE237" w14:textId="6AC39382" w:rsidR="00657444" w:rsidRDefault="00657444" w:rsidP="00657444">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763BC8" w14:textId="286773FE" w:rsidR="00657444" w:rsidRDefault="00657444" w:rsidP="00657444">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E065C4" w14:textId="707B0211" w:rsidR="00657444" w:rsidRDefault="00657444" w:rsidP="00657444">
            <w:pPr>
              <w:widowControl w:val="0"/>
              <w:spacing w:line="360" w:lineRule="auto"/>
              <w:jc w:val="right"/>
            </w:pPr>
            <w:r>
              <w:rPr>
                <w:color w:val="000000"/>
              </w:rPr>
              <w:t>1</w:t>
            </w:r>
          </w:p>
        </w:tc>
      </w:tr>
      <w:tr w:rsidR="007118A1" w14:paraId="48F9D77A" w14:textId="77777777" w:rsidTr="00104A16">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526CF8B" w14:textId="77777777" w:rsidR="007118A1" w:rsidRDefault="007118A1" w:rsidP="00104A16">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F4DE1D" w14:textId="7A1B6C13" w:rsidR="007118A1" w:rsidRDefault="00DB7CF6" w:rsidP="00104A16">
            <w:pPr>
              <w:widowControl w:val="0"/>
              <w:spacing w:line="360" w:lineRule="auto"/>
            </w:pPr>
            <w:r w:rsidRPr="00DB7CF6">
              <w:t>Como usuario autorizado, quiero definir el límite global de exposición y validar las operaciones B2B que requieren financiamiento para impedir nuevos compromisos crediticios cuando no exista capacidad o autorización suficiente.</w:t>
            </w:r>
          </w:p>
        </w:tc>
      </w:tr>
      <w:tr w:rsidR="00DB7CF6" w14:paraId="27AD981B" w14:textId="77777777" w:rsidTr="00104A16">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3CC2E1A" w14:textId="77777777" w:rsidR="00DB7CF6" w:rsidRDefault="00DB7CF6" w:rsidP="00DB7CF6">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115990" w14:textId="6666D770" w:rsidR="00DB7CF6" w:rsidRDefault="00DB7CF6" w:rsidP="00DB7CF6">
            <w:pPr>
              <w:widowControl w:val="0"/>
              <w:spacing w:line="360" w:lineRule="auto"/>
            </w:pPr>
            <w:r>
              <w:rPr>
                <w:color w:val="000000"/>
              </w:rPr>
              <w:t>8.4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A5B30B" w14:textId="1A6FF2EE" w:rsidR="00DB7CF6" w:rsidRDefault="00DB7CF6" w:rsidP="00DB7CF6">
            <w:pPr>
              <w:widowControl w:val="0"/>
              <w:spacing w:line="360" w:lineRule="auto"/>
            </w:pPr>
            <w:r>
              <w:rPr>
                <w:color w:val="000000"/>
              </w:rPr>
              <w:t>Consulta, historial y exportación de información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D27CA6" w14:textId="1FA6ADC9" w:rsidR="00DB7CF6" w:rsidRDefault="00DB7CF6" w:rsidP="00DB7CF6">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404A300" w14:textId="4F17DCD1" w:rsidR="00DB7CF6" w:rsidRDefault="00DB7CF6" w:rsidP="00DB7CF6">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EE27C4" w14:textId="659416CB" w:rsidR="00DB7CF6" w:rsidRDefault="00DB7CF6" w:rsidP="00DB7CF6">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787246" w14:textId="685CE37A" w:rsidR="00DB7CF6" w:rsidRDefault="00DB7CF6" w:rsidP="00DB7CF6">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C4F32B" w14:textId="79D05F13" w:rsidR="00DB7CF6" w:rsidRDefault="00DB7CF6" w:rsidP="00DB7CF6">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B1AFAE" w14:textId="25FA073B" w:rsidR="00DB7CF6" w:rsidRDefault="00DB7CF6" w:rsidP="00DB7CF6">
            <w:pPr>
              <w:widowControl w:val="0"/>
              <w:spacing w:line="360" w:lineRule="auto"/>
              <w:jc w:val="right"/>
            </w:pPr>
            <w:r>
              <w:rPr>
                <w:color w:val="000000"/>
              </w:rPr>
              <w:t>1</w:t>
            </w:r>
          </w:p>
        </w:tc>
      </w:tr>
      <w:tr w:rsidR="007118A1" w14:paraId="720274F0" w14:textId="77777777" w:rsidTr="00104A16">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9B0FAE1" w14:textId="77777777" w:rsidR="007118A1" w:rsidRDefault="007118A1" w:rsidP="00104A16">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9576FC" w14:textId="6B6C631E" w:rsidR="007118A1" w:rsidRPr="00DB7CF6" w:rsidRDefault="00DB7CF6" w:rsidP="00DB7CF6">
            <w:pPr>
              <w:pStyle w:val="NormalWeb"/>
              <w:rPr>
                <w:color w:val="000000"/>
              </w:rPr>
            </w:pPr>
            <w:r w:rsidRPr="00DB7CF6">
              <w:rPr>
                <w:color w:val="000000"/>
              </w:rPr>
              <w:t>Como usuario autorizado, quiero consultar el historial y exportar información de Crédito dentro de mi alcance autorizado para revisar cupos, exposición, decisiones y cambios sin ampliar el acceso a información restringida.</w:t>
            </w:r>
          </w:p>
        </w:tc>
      </w:tr>
    </w:tbl>
    <w:p w14:paraId="3EA28CCD" w14:textId="77777777" w:rsidR="00DB7CF6" w:rsidRDefault="00DB7CF6" w:rsidP="00DB7CF6">
      <w:pPr>
        <w:pStyle w:val="Cita"/>
      </w:pPr>
      <w:r w:rsidRPr="007118A1">
        <w:t>Fuente: Elaborado por el estudiante de acuerdo con el proyecto.</w:t>
      </w:r>
    </w:p>
    <w:p w14:paraId="5E5A6748" w14:textId="77777777" w:rsidR="007118A1" w:rsidRDefault="007118A1" w:rsidP="007118A1"/>
    <w:p w14:paraId="78D3647F" w14:textId="6351570D" w:rsidR="00905A3E" w:rsidRDefault="00905A3E" w:rsidP="00905A3E">
      <w:pPr>
        <w:pStyle w:val="Descripcin"/>
      </w:pPr>
      <w:bookmarkStart w:id="24" w:name="_Toc242050156"/>
      <w:r>
        <w:t xml:space="preserve">Tabla </w:t>
      </w:r>
      <w:r>
        <w:fldChar w:fldCharType="begin"/>
      </w:r>
      <w:r>
        <w:instrText xml:space="preserve"> STYLEREF 1 \s </w:instrText>
      </w:r>
      <w:r>
        <w:fldChar w:fldCharType="separate"/>
      </w:r>
      <w:r>
        <w:rPr>
          <w:noProof/>
        </w:rPr>
        <w:t>1</w:t>
      </w:r>
      <w:r>
        <w:fldChar w:fldCharType="end"/>
      </w:r>
      <w:r>
        <w:t>.</w:t>
      </w:r>
      <w:r>
        <w:fldChar w:fldCharType="begin"/>
      </w:r>
      <w:r>
        <w:instrText xml:space="preserve"> SEQ Tabla \* ARABIC \s 1 </w:instrText>
      </w:r>
      <w:r>
        <w:fldChar w:fldCharType="separate"/>
      </w:r>
      <w:r>
        <w:rPr>
          <w:noProof/>
        </w:rPr>
        <w:t>5</w:t>
      </w:r>
      <w:r>
        <w:fldChar w:fldCharType="end"/>
      </w:r>
      <w:r>
        <w:t xml:space="preserve"> </w:t>
      </w:r>
      <w:r w:rsidRPr="00594324">
        <w:t>“Tabla de Requerimientos Funcionales en UR bajo el estándar ESA correspondiente al módulo 8 de Requerimientos”.</w:t>
      </w:r>
      <w:bookmarkEnd w:id="24"/>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905A3E" w14:paraId="4F83FF72" w14:textId="77777777" w:rsidTr="00414278">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0C35AD7" w14:textId="77777777" w:rsidR="00905A3E" w:rsidRDefault="00905A3E" w:rsidP="00414278">
            <w:pPr>
              <w:widowControl w:val="0"/>
              <w:spacing w:line="360" w:lineRule="auto"/>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180C9F0" w14:textId="77777777" w:rsidR="00905A3E" w:rsidRDefault="00905A3E" w:rsidP="00414278">
            <w:pPr>
              <w:widowControl w:val="0"/>
              <w:spacing w:line="360" w:lineRule="auto"/>
            </w:pPr>
            <w: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4CFE23E" w14:textId="77777777" w:rsidR="00905A3E" w:rsidRDefault="00905A3E" w:rsidP="00414278">
            <w:pPr>
              <w:widowControl w:val="0"/>
              <w:spacing w:line="360" w:lineRule="auto"/>
            </w:pPr>
            <w: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6272723" w14:textId="77777777" w:rsidR="00905A3E" w:rsidRDefault="00905A3E" w:rsidP="00414278">
            <w:pPr>
              <w:widowControl w:val="0"/>
              <w:spacing w:line="360" w:lineRule="auto"/>
              <w:ind w:left="113" w:right="113"/>
            </w:pPr>
            <w: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7152F8D" w14:textId="77777777" w:rsidR="00905A3E" w:rsidRDefault="00905A3E" w:rsidP="00414278">
            <w:pPr>
              <w:widowControl w:val="0"/>
              <w:spacing w:line="360" w:lineRule="auto"/>
              <w:ind w:left="113" w:right="113"/>
            </w:pPr>
            <w: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2CDF2CA" w14:textId="77777777" w:rsidR="00905A3E" w:rsidRDefault="00905A3E" w:rsidP="00414278">
            <w:pPr>
              <w:widowControl w:val="0"/>
              <w:spacing w:line="360" w:lineRule="auto"/>
              <w:ind w:left="113" w:right="113"/>
            </w:pPr>
            <w: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1E7FC8F" w14:textId="77777777" w:rsidR="00905A3E" w:rsidRDefault="00905A3E" w:rsidP="00414278">
            <w:pPr>
              <w:widowControl w:val="0"/>
              <w:spacing w:line="360" w:lineRule="auto"/>
              <w:ind w:left="113" w:right="113"/>
            </w:pPr>
            <w: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BD0D73C" w14:textId="77777777" w:rsidR="00905A3E" w:rsidRDefault="00905A3E" w:rsidP="00414278">
            <w:pPr>
              <w:widowControl w:val="0"/>
              <w:spacing w:line="360" w:lineRule="auto"/>
              <w:ind w:left="113" w:right="113"/>
            </w:pPr>
            <w: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5DDF81C" w14:textId="77777777" w:rsidR="00905A3E" w:rsidRDefault="00905A3E" w:rsidP="00414278">
            <w:pPr>
              <w:widowControl w:val="0"/>
              <w:spacing w:line="360" w:lineRule="auto"/>
              <w:ind w:left="113" w:right="113"/>
            </w:pPr>
            <w:r>
              <w:t>Fuente</w:t>
            </w:r>
          </w:p>
        </w:tc>
      </w:tr>
      <w:tr w:rsidR="004C4E66" w14:paraId="28E464B6" w14:textId="77777777" w:rsidTr="00414278">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5EB97E0" w14:textId="6A1F511C" w:rsidR="004C4E66" w:rsidRDefault="004C4E66" w:rsidP="004C4E66">
            <w:pPr>
              <w:widowControl w:val="0"/>
              <w:spacing w:line="360" w:lineRule="auto"/>
            </w:pPr>
            <w:r>
              <w:rPr>
                <w:color w:val="000000"/>
              </w:rPr>
              <w:t>9.-</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2E2F97" w14:textId="5DE4FAA6" w:rsidR="004C4E66" w:rsidRDefault="004C4E66" w:rsidP="004C4E66">
            <w:pPr>
              <w:widowControl w:val="0"/>
              <w:spacing w:line="360" w:lineRule="auto"/>
            </w:pPr>
            <w:r>
              <w:rPr>
                <w:color w:val="000000"/>
              </w:rPr>
              <w:t>Auditoría</w:t>
            </w:r>
          </w:p>
        </w:tc>
      </w:tr>
      <w:tr w:rsidR="004C4E66" w14:paraId="31DA307C" w14:textId="77777777" w:rsidTr="00414278">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CF85E13" w14:textId="77777777" w:rsidR="004C4E66" w:rsidRDefault="004C4E66" w:rsidP="004C4E66">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3DF570" w14:textId="5850AA6D" w:rsidR="004C4E66" w:rsidRDefault="004C4E66" w:rsidP="004C4E66">
            <w:pPr>
              <w:widowControl w:val="0"/>
              <w:spacing w:line="360" w:lineRule="auto"/>
            </w:pPr>
            <w:r>
              <w:rPr>
                <w:color w:val="000000"/>
              </w:rPr>
              <w:t>9.1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FDB12A" w14:textId="041BEC47" w:rsidR="004C4E66" w:rsidRDefault="004C4E66" w:rsidP="004C4E66">
            <w:pPr>
              <w:widowControl w:val="0"/>
              <w:spacing w:line="360" w:lineRule="auto"/>
            </w:pPr>
            <w:r>
              <w:rPr>
                <w:color w:val="000000"/>
              </w:rPr>
              <w:t>Consulta de Auditoría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826C2E" w14:textId="550B8B15" w:rsidR="004C4E66" w:rsidRDefault="004C4E66" w:rsidP="004C4E66">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7CE4F8" w14:textId="5129CB3F" w:rsidR="004C4E66" w:rsidRDefault="004C4E66" w:rsidP="004C4E66">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68EA24" w14:textId="4CCFE084" w:rsidR="004C4E66" w:rsidRDefault="004C4E66" w:rsidP="004C4E66">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EB3E12" w14:textId="352C5E4C" w:rsidR="004C4E66" w:rsidRDefault="004C4E66" w:rsidP="004C4E66">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B90DF5" w14:textId="306C767C" w:rsidR="004C4E66" w:rsidRDefault="004C4E66" w:rsidP="004C4E66">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594C8B" w14:textId="3EADF1C0" w:rsidR="004C4E66" w:rsidRDefault="004C4E66" w:rsidP="004C4E66">
            <w:pPr>
              <w:widowControl w:val="0"/>
              <w:spacing w:line="360" w:lineRule="auto"/>
              <w:jc w:val="right"/>
            </w:pPr>
            <w:r>
              <w:rPr>
                <w:color w:val="000000"/>
              </w:rPr>
              <w:t>1</w:t>
            </w:r>
          </w:p>
        </w:tc>
      </w:tr>
      <w:tr w:rsidR="00905A3E" w14:paraId="348DC954" w14:textId="77777777" w:rsidTr="00414278">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A82E389" w14:textId="77777777" w:rsidR="00905A3E" w:rsidRDefault="00905A3E" w:rsidP="00414278">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5FB41F" w14:textId="4CC80E97" w:rsidR="00905A3E" w:rsidRDefault="004C4E66" w:rsidP="00414278">
            <w:pPr>
              <w:widowControl w:val="0"/>
              <w:spacing w:line="360" w:lineRule="auto"/>
            </w:pPr>
            <w:r w:rsidRPr="004C4E66">
              <w:t>Como usuario autorizado, quiero consultar y examinar eventos de Auditoría dentro de mi alcance permitido para reconstruir acciones relevantes y revisar sus resultados preservando la protección de datos sensibles.</w:t>
            </w:r>
          </w:p>
        </w:tc>
      </w:tr>
      <w:tr w:rsidR="004C4E66" w14:paraId="59D78463" w14:textId="77777777" w:rsidTr="00414278">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E715A9B" w14:textId="77777777" w:rsidR="004C4E66" w:rsidRDefault="004C4E66" w:rsidP="004C4E66">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ADC3E7" w14:textId="7E70AEAB" w:rsidR="004C4E66" w:rsidRDefault="004C4E66" w:rsidP="004C4E66">
            <w:pPr>
              <w:widowControl w:val="0"/>
              <w:spacing w:line="360" w:lineRule="auto"/>
            </w:pPr>
            <w:r>
              <w:rPr>
                <w:color w:val="000000"/>
              </w:rPr>
              <w:t>9.2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41355C" w14:textId="7D45DA85" w:rsidR="004C4E66" w:rsidRDefault="004C4E66" w:rsidP="004C4E66">
            <w:pPr>
              <w:widowControl w:val="0"/>
              <w:spacing w:line="360" w:lineRule="auto"/>
            </w:pPr>
            <w:r>
              <w:rPr>
                <w:color w:val="000000"/>
              </w:rPr>
              <w:t>Exportación de Auditoría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A8C5FE" w14:textId="6AD11BAF" w:rsidR="004C4E66" w:rsidRDefault="004C4E66" w:rsidP="004C4E66">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C06442" w14:textId="2A96BEBD" w:rsidR="004C4E66" w:rsidRDefault="004C4E66" w:rsidP="004C4E66">
            <w:pPr>
              <w:widowControl w:val="0"/>
              <w:spacing w:line="360" w:lineRule="auto"/>
              <w:jc w:val="right"/>
            </w:pPr>
            <w:r>
              <w:rPr>
                <w:color w:val="000000"/>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D320A6" w14:textId="0E1C59C4" w:rsidR="004C4E66" w:rsidRDefault="004C4E66" w:rsidP="004C4E66">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9876FE" w14:textId="2414AD3A" w:rsidR="004C4E66" w:rsidRDefault="004C4E66" w:rsidP="004C4E66">
            <w:pPr>
              <w:widowControl w:val="0"/>
              <w:spacing w:line="360" w:lineRule="auto"/>
              <w:jc w:val="right"/>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19BD53" w14:textId="4ADEE815" w:rsidR="004C4E66" w:rsidRDefault="004C4E66" w:rsidP="004C4E66">
            <w:pPr>
              <w:widowControl w:val="0"/>
              <w:spacing w:line="360" w:lineRule="auto"/>
              <w:jc w:val="right"/>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80E4D4" w14:textId="4106646C" w:rsidR="004C4E66" w:rsidRDefault="004C4E66" w:rsidP="004C4E66">
            <w:pPr>
              <w:widowControl w:val="0"/>
              <w:spacing w:line="360" w:lineRule="auto"/>
              <w:jc w:val="right"/>
            </w:pPr>
            <w:r>
              <w:rPr>
                <w:color w:val="000000"/>
              </w:rPr>
              <w:t>1</w:t>
            </w:r>
          </w:p>
        </w:tc>
      </w:tr>
      <w:tr w:rsidR="00905A3E" w14:paraId="5B5FE153" w14:textId="77777777" w:rsidTr="00414278">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BFEAEF8" w14:textId="77777777" w:rsidR="00905A3E" w:rsidRDefault="00905A3E" w:rsidP="00414278">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348B343D" w14:textId="2E44436B" w:rsidR="00905A3E" w:rsidRDefault="004151CB" w:rsidP="00414278">
            <w:pPr>
              <w:widowControl w:val="0"/>
              <w:spacing w:line="360" w:lineRule="auto"/>
            </w:pPr>
            <w:r w:rsidRPr="004151CB">
              <w:t>Como usuario autorizado, quiero exportar el conjunto filtrado y autorizado de Auditoría con las medidas de protección aplicables para disponer de evidencia utilizable sin ampliar el alcance ni exponer información no autorizada.</w:t>
            </w:r>
          </w:p>
        </w:tc>
      </w:tr>
    </w:tbl>
    <w:p w14:paraId="08F014A6" w14:textId="25DA5F93" w:rsidR="007D6E97" w:rsidRDefault="004151CB" w:rsidP="004151CB">
      <w:pPr>
        <w:pStyle w:val="Cita"/>
      </w:pPr>
      <w:r w:rsidRPr="004151CB">
        <w:t>Fuente: Elaborado por el estudiante de acuerdo con el proyecto.</w:t>
      </w:r>
    </w:p>
    <w:p w14:paraId="1BFB03FA" w14:textId="77777777" w:rsidR="00905A3E" w:rsidRDefault="00905A3E">
      <w:pPr>
        <w:spacing w:line="360" w:lineRule="auto"/>
      </w:pPr>
    </w:p>
    <w:p w14:paraId="7D54D47B" w14:textId="77777777" w:rsidR="007D6E97" w:rsidRDefault="000479C4" w:rsidP="000A54F2">
      <w:pPr>
        <w:pStyle w:val="Ttulo3"/>
        <w:numPr>
          <w:ilvl w:val="2"/>
          <w:numId w:val="2"/>
        </w:numPr>
        <w:spacing w:line="360" w:lineRule="auto"/>
        <w:jc w:val="both"/>
        <w:rPr>
          <w:rFonts w:eastAsia="Times New Roman" w:cs="Times New Roman"/>
        </w:rPr>
      </w:pPr>
      <w:bookmarkStart w:id="25" w:name="_Toc242051033"/>
      <w:r>
        <w:rPr>
          <w:rFonts w:eastAsia="Times New Roman" w:cs="Times New Roman"/>
        </w:rPr>
        <w:t>Casos de Uso</w:t>
      </w:r>
      <w:bookmarkEnd w:id="25"/>
    </w:p>
    <w:p w14:paraId="3A686B05" w14:textId="77777777" w:rsidR="007D6E97" w:rsidRDefault="007D6E97" w:rsidP="00A42831">
      <w:pPr>
        <w:spacing w:line="360" w:lineRule="auto"/>
        <w:jc w:val="both"/>
      </w:pPr>
    </w:p>
    <w:p w14:paraId="5E942A3D" w14:textId="77777777" w:rsidR="00FB2009" w:rsidRPr="00FB2009" w:rsidRDefault="00FB2009" w:rsidP="00FB2009">
      <w:pPr>
        <w:spacing w:after="200" w:line="360" w:lineRule="auto"/>
        <w:jc w:val="both"/>
        <w:rPr>
          <w:rFonts w:eastAsia="Times New Roman" w:cs="Times New Roman"/>
          <w:szCs w:val="22"/>
          <w:lang w:val="en-US" w:eastAsia="en-US"/>
        </w:rPr>
      </w:pPr>
      <w:r w:rsidRPr="00FB2009">
        <w:rPr>
          <w:rFonts w:eastAsia="Times New Roman" w:cs="Times New Roman"/>
          <w:szCs w:val="22"/>
          <w:lang w:val="en-US" w:eastAsia="en-US"/>
        </w:rPr>
        <w:t xml:space="preserve">En </w:t>
      </w:r>
      <w:proofErr w:type="spellStart"/>
      <w:r w:rsidRPr="00FB2009">
        <w:rPr>
          <w:rFonts w:eastAsia="Times New Roman" w:cs="Times New Roman"/>
          <w:szCs w:val="22"/>
          <w:lang w:val="en-US" w:eastAsia="en-US"/>
        </w:rPr>
        <w:t>esta</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sección</w:t>
      </w:r>
      <w:proofErr w:type="spellEnd"/>
      <w:r w:rsidRPr="00FB2009">
        <w:rPr>
          <w:rFonts w:eastAsia="Times New Roman" w:cs="Times New Roman"/>
          <w:szCs w:val="22"/>
          <w:lang w:val="en-US" w:eastAsia="en-US"/>
        </w:rPr>
        <w:t xml:space="preserve"> se </w:t>
      </w:r>
      <w:proofErr w:type="spellStart"/>
      <w:r w:rsidRPr="00FB2009">
        <w:rPr>
          <w:rFonts w:eastAsia="Times New Roman" w:cs="Times New Roman"/>
          <w:szCs w:val="22"/>
          <w:lang w:val="en-US" w:eastAsia="en-US"/>
        </w:rPr>
        <w:t>presentan</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los</w:t>
      </w:r>
      <w:proofErr w:type="spellEnd"/>
      <w:r w:rsidRPr="00FB2009">
        <w:rPr>
          <w:rFonts w:eastAsia="Times New Roman" w:cs="Times New Roman"/>
          <w:szCs w:val="22"/>
          <w:lang w:val="en-US" w:eastAsia="en-US"/>
        </w:rPr>
        <w:t xml:space="preserve"> Casos de Uso </w:t>
      </w:r>
      <w:proofErr w:type="spellStart"/>
      <w:r w:rsidRPr="00FB2009">
        <w:rPr>
          <w:rFonts w:eastAsia="Times New Roman" w:cs="Times New Roman"/>
          <w:szCs w:val="22"/>
          <w:lang w:val="en-US" w:eastAsia="en-US"/>
        </w:rPr>
        <w:t>correspondientes</w:t>
      </w:r>
      <w:proofErr w:type="spellEnd"/>
      <w:r w:rsidRPr="00FB2009">
        <w:rPr>
          <w:rFonts w:eastAsia="Times New Roman" w:cs="Times New Roman"/>
          <w:szCs w:val="22"/>
          <w:lang w:val="en-US" w:eastAsia="en-US"/>
        </w:rPr>
        <w:t xml:space="preserve"> al </w:t>
      </w:r>
      <w:proofErr w:type="spellStart"/>
      <w:r w:rsidRPr="00FB2009">
        <w:rPr>
          <w:rFonts w:eastAsia="Times New Roman" w:cs="Times New Roman"/>
          <w:szCs w:val="22"/>
          <w:lang w:val="en-US" w:eastAsia="en-US"/>
        </w:rPr>
        <w:t>Incremento</w:t>
      </w:r>
      <w:proofErr w:type="spellEnd"/>
      <w:r w:rsidRPr="00FB2009">
        <w:rPr>
          <w:rFonts w:eastAsia="Times New Roman" w:cs="Times New Roman"/>
          <w:szCs w:val="22"/>
          <w:lang w:val="en-US" w:eastAsia="en-US"/>
        </w:rPr>
        <w:t xml:space="preserve"> 3. Cada Caso de Uso </w:t>
      </w:r>
      <w:proofErr w:type="spellStart"/>
      <w:r w:rsidRPr="00FB2009">
        <w:rPr>
          <w:rFonts w:eastAsia="Times New Roman" w:cs="Times New Roman"/>
          <w:szCs w:val="22"/>
          <w:lang w:val="en-US" w:eastAsia="en-US"/>
        </w:rPr>
        <w:t>representa</w:t>
      </w:r>
      <w:proofErr w:type="spellEnd"/>
      <w:r w:rsidRPr="00FB2009">
        <w:rPr>
          <w:rFonts w:eastAsia="Times New Roman" w:cs="Times New Roman"/>
          <w:szCs w:val="22"/>
          <w:lang w:val="en-US" w:eastAsia="en-US"/>
        </w:rPr>
        <w:t xml:space="preserve"> un </w:t>
      </w:r>
      <w:proofErr w:type="spellStart"/>
      <w:r w:rsidRPr="00FB2009">
        <w:rPr>
          <w:rFonts w:eastAsia="Times New Roman" w:cs="Times New Roman"/>
          <w:szCs w:val="22"/>
          <w:lang w:val="en-US" w:eastAsia="en-US"/>
        </w:rPr>
        <w:t>objetivo</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significativo</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alcanzado</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mediante</w:t>
      </w:r>
      <w:proofErr w:type="spellEnd"/>
      <w:r w:rsidRPr="00FB2009">
        <w:rPr>
          <w:rFonts w:eastAsia="Times New Roman" w:cs="Times New Roman"/>
          <w:szCs w:val="22"/>
          <w:lang w:val="en-US" w:eastAsia="en-US"/>
        </w:rPr>
        <w:t xml:space="preserve"> la </w:t>
      </w:r>
      <w:proofErr w:type="spellStart"/>
      <w:r w:rsidRPr="00FB2009">
        <w:rPr>
          <w:rFonts w:eastAsia="Times New Roman" w:cs="Times New Roman"/>
          <w:szCs w:val="22"/>
          <w:lang w:val="en-US" w:eastAsia="en-US"/>
        </w:rPr>
        <w:t>interacción</w:t>
      </w:r>
      <w:proofErr w:type="spellEnd"/>
      <w:r w:rsidRPr="00FB2009">
        <w:rPr>
          <w:rFonts w:eastAsia="Times New Roman" w:cs="Times New Roman"/>
          <w:szCs w:val="22"/>
          <w:lang w:val="en-US" w:eastAsia="en-US"/>
        </w:rPr>
        <w:t xml:space="preserve"> entre un </w:t>
      </w:r>
      <w:proofErr w:type="spellStart"/>
      <w:r w:rsidRPr="00FB2009">
        <w:rPr>
          <w:rFonts w:eastAsia="Times New Roman" w:cs="Times New Roman"/>
          <w:szCs w:val="22"/>
          <w:lang w:val="en-US" w:eastAsia="en-US"/>
        </w:rPr>
        <w:t>usuario</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autorizado</w:t>
      </w:r>
      <w:proofErr w:type="spellEnd"/>
      <w:r w:rsidRPr="00FB2009">
        <w:rPr>
          <w:rFonts w:eastAsia="Times New Roman" w:cs="Times New Roman"/>
          <w:szCs w:val="22"/>
          <w:lang w:val="en-US" w:eastAsia="en-US"/>
        </w:rPr>
        <w:t xml:space="preserve"> y </w:t>
      </w:r>
      <w:proofErr w:type="spellStart"/>
      <w:r w:rsidRPr="00FB2009">
        <w:rPr>
          <w:rFonts w:eastAsia="Times New Roman" w:cs="Times New Roman"/>
          <w:szCs w:val="22"/>
          <w:lang w:val="en-US" w:eastAsia="en-US"/>
        </w:rPr>
        <w:t>el</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sistema</w:t>
      </w:r>
      <w:proofErr w:type="spellEnd"/>
      <w:r w:rsidRPr="00FB2009">
        <w:rPr>
          <w:rFonts w:eastAsia="Times New Roman" w:cs="Times New Roman"/>
          <w:szCs w:val="22"/>
          <w:lang w:val="en-US" w:eastAsia="en-US"/>
        </w:rPr>
        <w:t xml:space="preserve">, y </w:t>
      </w:r>
      <w:proofErr w:type="spellStart"/>
      <w:r w:rsidRPr="00FB2009">
        <w:rPr>
          <w:rFonts w:eastAsia="Times New Roman" w:cs="Times New Roman"/>
          <w:szCs w:val="22"/>
          <w:lang w:val="en-US" w:eastAsia="en-US"/>
        </w:rPr>
        <w:t>mantiene</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trazabilidad</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directa</w:t>
      </w:r>
      <w:proofErr w:type="spellEnd"/>
      <w:r w:rsidRPr="00FB2009">
        <w:rPr>
          <w:rFonts w:eastAsia="Times New Roman" w:cs="Times New Roman"/>
          <w:szCs w:val="22"/>
          <w:lang w:val="en-US" w:eastAsia="en-US"/>
        </w:rPr>
        <w:t xml:space="preserve"> con </w:t>
      </w:r>
      <w:proofErr w:type="spellStart"/>
      <w:r w:rsidRPr="00FB2009">
        <w:rPr>
          <w:rFonts w:eastAsia="Times New Roman" w:cs="Times New Roman"/>
          <w:szCs w:val="22"/>
          <w:lang w:val="en-US" w:eastAsia="en-US"/>
        </w:rPr>
        <w:t>el</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requerimiento</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funcional</w:t>
      </w:r>
      <w:proofErr w:type="spellEnd"/>
      <w:r w:rsidRPr="00FB2009">
        <w:rPr>
          <w:rFonts w:eastAsia="Times New Roman" w:cs="Times New Roman"/>
          <w:szCs w:val="22"/>
          <w:lang w:val="en-US" w:eastAsia="en-US"/>
        </w:rPr>
        <w:t xml:space="preserve"> que le da </w:t>
      </w:r>
      <w:proofErr w:type="spellStart"/>
      <w:r w:rsidRPr="00FB2009">
        <w:rPr>
          <w:rFonts w:eastAsia="Times New Roman" w:cs="Times New Roman"/>
          <w:szCs w:val="22"/>
          <w:lang w:val="en-US" w:eastAsia="en-US"/>
        </w:rPr>
        <w:t>origen</w:t>
      </w:r>
      <w:proofErr w:type="spellEnd"/>
      <w:r w:rsidRPr="00FB2009">
        <w:rPr>
          <w:rFonts w:eastAsia="Times New Roman" w:cs="Times New Roman"/>
          <w:szCs w:val="22"/>
          <w:lang w:val="en-US" w:eastAsia="en-US"/>
        </w:rPr>
        <w:t>.</w:t>
      </w:r>
    </w:p>
    <w:p w14:paraId="75255414" w14:textId="77777777" w:rsidR="00FB2009" w:rsidRPr="00FB2009" w:rsidRDefault="00FB2009" w:rsidP="00FB2009">
      <w:pPr>
        <w:spacing w:after="200" w:line="360" w:lineRule="auto"/>
        <w:jc w:val="both"/>
        <w:rPr>
          <w:rFonts w:eastAsia="Times New Roman" w:cs="Times New Roman"/>
          <w:szCs w:val="22"/>
          <w:lang w:val="en-US" w:eastAsia="en-US"/>
        </w:rPr>
      </w:pPr>
      <w:r w:rsidRPr="00FB2009">
        <w:rPr>
          <w:rFonts w:eastAsia="Times New Roman" w:cs="Times New Roman"/>
          <w:szCs w:val="22"/>
          <w:lang w:val="en-US" w:eastAsia="en-US"/>
        </w:rPr>
        <w:t xml:space="preserve">Los Casos de Uso </w:t>
      </w:r>
      <w:proofErr w:type="spellStart"/>
      <w:r w:rsidRPr="00FB2009">
        <w:rPr>
          <w:rFonts w:eastAsia="Times New Roman" w:cs="Times New Roman"/>
          <w:szCs w:val="22"/>
          <w:lang w:val="en-US" w:eastAsia="en-US"/>
        </w:rPr>
        <w:t>describen</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el</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objetivo</w:t>
      </w:r>
      <w:proofErr w:type="spellEnd"/>
      <w:r w:rsidRPr="00FB2009">
        <w:rPr>
          <w:rFonts w:eastAsia="Times New Roman" w:cs="Times New Roman"/>
          <w:szCs w:val="22"/>
          <w:lang w:val="en-US" w:eastAsia="en-US"/>
        </w:rPr>
        <w:t xml:space="preserve"> de la </w:t>
      </w:r>
      <w:proofErr w:type="spellStart"/>
      <w:r w:rsidRPr="00FB2009">
        <w:rPr>
          <w:rFonts w:eastAsia="Times New Roman" w:cs="Times New Roman"/>
          <w:szCs w:val="22"/>
          <w:lang w:val="en-US" w:eastAsia="en-US"/>
        </w:rPr>
        <w:t>interacción</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los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actores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participantes</w:t>
      </w:r>
      <w:proofErr w:type="spellEnd"/>
      <w:r w:rsidRPr="00FB2009">
        <w:rPr>
          <w:rFonts w:eastAsia="Times New Roman" w:cs="Times New Roman"/>
          <w:szCs w:val="22"/>
          <w:lang w:val="en-US" w:eastAsia="en-US"/>
        </w:rPr>
        <w:t xml:space="preserve">, la </w:t>
      </w:r>
      <w:proofErr w:type="spellStart"/>
      <w:r w:rsidRPr="00FB2009">
        <w:rPr>
          <w:rFonts w:eastAsia="Times New Roman" w:cs="Times New Roman"/>
          <w:szCs w:val="22"/>
          <w:lang w:val="en-US" w:eastAsia="en-US"/>
        </w:rPr>
        <w:t>frecuencia</w:t>
      </w:r>
      <w:proofErr w:type="spellEnd"/>
      <w:r w:rsidRPr="00FB2009">
        <w:rPr>
          <w:rFonts w:eastAsia="Times New Roman" w:cs="Times New Roman"/>
          <w:szCs w:val="22"/>
          <w:lang w:val="en-US" w:eastAsia="en-US"/>
        </w:rPr>
        <w:t xml:space="preserve">, las </w:t>
      </w:r>
      <w:proofErr w:type="spellStart"/>
      <w:r w:rsidRPr="00FB2009">
        <w:rPr>
          <w:rFonts w:eastAsia="Times New Roman" w:cs="Times New Roman"/>
          <w:szCs w:val="22"/>
          <w:lang w:val="en-US" w:eastAsia="en-US"/>
        </w:rPr>
        <w:t>condiciones</w:t>
      </w:r>
      <w:proofErr w:type="spellEnd"/>
      <w:r w:rsidRPr="00FB2009">
        <w:rPr>
          <w:rFonts w:eastAsia="Times New Roman" w:cs="Times New Roman"/>
          <w:szCs w:val="22"/>
          <w:lang w:val="en-US" w:eastAsia="en-US"/>
        </w:rPr>
        <w:t xml:space="preserve"> previas </w:t>
      </w:r>
      <w:proofErr w:type="spellStart"/>
      <w:r w:rsidRPr="00FB2009">
        <w:rPr>
          <w:rFonts w:eastAsia="Times New Roman" w:cs="Times New Roman"/>
          <w:szCs w:val="22"/>
          <w:lang w:val="en-US" w:eastAsia="en-US"/>
        </w:rPr>
        <w:t>necesarias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el</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desarrollo</w:t>
      </w:r>
      <w:proofErr w:type="spellEnd"/>
      <w:r w:rsidRPr="00FB2009">
        <w:rPr>
          <w:rFonts w:eastAsia="Times New Roman" w:cs="Times New Roman"/>
          <w:szCs w:val="22"/>
          <w:lang w:val="en-US" w:eastAsia="en-US"/>
        </w:rPr>
        <w:t xml:space="preserve"> de la </w:t>
      </w:r>
      <w:proofErr w:type="spellStart"/>
      <w:r w:rsidRPr="00FB2009">
        <w:rPr>
          <w:rFonts w:eastAsia="Times New Roman" w:cs="Times New Roman"/>
          <w:szCs w:val="22"/>
          <w:lang w:val="en-US" w:eastAsia="en-US"/>
        </w:rPr>
        <w:t>operación</w:t>
      </w:r>
      <w:proofErr w:type="spellEnd"/>
      <w:r w:rsidRPr="00FB2009">
        <w:rPr>
          <w:rFonts w:eastAsia="Times New Roman" w:cs="Times New Roman"/>
          <w:szCs w:val="22"/>
          <w:lang w:val="en-US" w:eastAsia="en-US"/>
        </w:rPr>
        <w:t xml:space="preserve">, las </w:t>
      </w:r>
      <w:proofErr w:type="spellStart"/>
      <w:r w:rsidRPr="00FB2009">
        <w:rPr>
          <w:rFonts w:eastAsia="Times New Roman" w:cs="Times New Roman"/>
          <w:szCs w:val="22"/>
          <w:lang w:val="en-US" w:eastAsia="en-US"/>
        </w:rPr>
        <w:t>excepciones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aplicables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el</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estado</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esperado</w:t>
      </w:r>
      <w:proofErr w:type="spellEnd"/>
      <w:r w:rsidRPr="00FB2009">
        <w:rPr>
          <w:rFonts w:eastAsia="Times New Roman" w:cs="Times New Roman"/>
          <w:szCs w:val="22"/>
          <w:lang w:val="en-US" w:eastAsia="en-US"/>
        </w:rPr>
        <w:t xml:space="preserve"> al </w:t>
      </w:r>
      <w:proofErr w:type="spellStart"/>
      <w:r w:rsidRPr="00FB2009">
        <w:rPr>
          <w:rFonts w:eastAsia="Times New Roman" w:cs="Times New Roman"/>
          <w:szCs w:val="22"/>
          <w:lang w:val="en-US" w:eastAsia="en-US"/>
        </w:rPr>
        <w:t>finalizar</w:t>
      </w:r>
      <w:proofErr w:type="spellEnd"/>
      <w:r w:rsidRPr="00FB2009">
        <w:rPr>
          <w:rFonts w:eastAsia="Times New Roman" w:cs="Times New Roman"/>
          <w:szCs w:val="22"/>
          <w:lang w:val="en-US" w:eastAsia="en-US"/>
        </w:rPr>
        <w:t xml:space="preserve"> y las </w:t>
      </w:r>
      <w:proofErr w:type="spellStart"/>
      <w:r w:rsidRPr="00FB2009">
        <w:rPr>
          <w:rFonts w:eastAsia="Times New Roman" w:cs="Times New Roman"/>
          <w:szCs w:val="22"/>
          <w:lang w:val="en-US" w:eastAsia="en-US"/>
        </w:rPr>
        <w:t>dependencias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directas</w:t>
      </w:r>
      <w:proofErr w:type="spellEnd"/>
      <w:r w:rsidRPr="00FB2009">
        <w:rPr>
          <w:rFonts w:eastAsia="Times New Roman" w:cs="Times New Roman"/>
          <w:szCs w:val="22"/>
          <w:lang w:val="en-US" w:eastAsia="en-US"/>
        </w:rPr>
        <w:t xml:space="preserve"> que </w:t>
      </w:r>
      <w:proofErr w:type="spellStart"/>
      <w:r w:rsidRPr="00FB2009">
        <w:rPr>
          <w:rFonts w:eastAsia="Times New Roman" w:cs="Times New Roman"/>
          <w:szCs w:val="22"/>
          <w:lang w:val="en-US" w:eastAsia="en-US"/>
        </w:rPr>
        <w:t>correspondan</w:t>
      </w:r>
      <w:proofErr w:type="spellEnd"/>
      <w:r w:rsidRPr="00FB2009">
        <w:rPr>
          <w:rFonts w:eastAsia="Times New Roman" w:cs="Times New Roman"/>
          <w:szCs w:val="22"/>
          <w:lang w:val="en-US" w:eastAsia="en-US"/>
        </w:rPr>
        <w:t xml:space="preserve">. Esta </w:t>
      </w:r>
      <w:proofErr w:type="spellStart"/>
      <w:r w:rsidRPr="00FB2009">
        <w:rPr>
          <w:rFonts w:eastAsia="Times New Roman" w:cs="Times New Roman"/>
          <w:szCs w:val="22"/>
          <w:lang w:val="en-US" w:eastAsia="en-US"/>
        </w:rPr>
        <w:t>estructura</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permite</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detallar</w:t>
      </w:r>
      <w:proofErr w:type="spellEnd"/>
      <w:r w:rsidRPr="00FB2009">
        <w:rPr>
          <w:rFonts w:eastAsia="Times New Roman" w:cs="Times New Roman"/>
          <w:szCs w:val="22"/>
          <w:lang w:val="en-US" w:eastAsia="en-US"/>
        </w:rPr>
        <w:t xml:space="preserve"> de </w:t>
      </w:r>
      <w:proofErr w:type="spellStart"/>
      <w:r w:rsidRPr="00FB2009">
        <w:rPr>
          <w:rFonts w:eastAsia="Times New Roman" w:cs="Times New Roman"/>
          <w:szCs w:val="22"/>
          <w:lang w:val="en-US" w:eastAsia="en-US"/>
        </w:rPr>
        <w:t>manera</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uniforme</w:t>
      </w:r>
      <w:proofErr w:type="spellEnd"/>
      <w:r w:rsidRPr="00FB2009">
        <w:rPr>
          <w:rFonts w:eastAsia="Times New Roman" w:cs="Times New Roman"/>
          <w:szCs w:val="22"/>
          <w:lang w:val="en-US" w:eastAsia="en-US"/>
        </w:rPr>
        <w:t xml:space="preserve"> las </w:t>
      </w:r>
      <w:proofErr w:type="spellStart"/>
      <w:r w:rsidRPr="00FB2009">
        <w:rPr>
          <w:rFonts w:eastAsia="Times New Roman" w:cs="Times New Roman"/>
          <w:szCs w:val="22"/>
          <w:lang w:val="en-US" w:eastAsia="en-US"/>
        </w:rPr>
        <w:t>operaciones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incorporadas</w:t>
      </w:r>
      <w:proofErr w:type="spellEnd"/>
      <w:r w:rsidRPr="00FB2009">
        <w:rPr>
          <w:rFonts w:eastAsia="Times New Roman" w:cs="Times New Roman"/>
          <w:szCs w:val="22"/>
          <w:lang w:val="en-US" w:eastAsia="en-US"/>
        </w:rPr>
        <w:t xml:space="preserve"> y </w:t>
      </w:r>
      <w:proofErr w:type="spellStart"/>
      <w:r w:rsidRPr="00FB2009">
        <w:rPr>
          <w:rFonts w:eastAsia="Times New Roman" w:cs="Times New Roman"/>
          <w:szCs w:val="22"/>
          <w:lang w:val="en-US" w:eastAsia="en-US"/>
        </w:rPr>
        <w:t>conservar</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su</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relación</w:t>
      </w:r>
      <w:proofErr w:type="spellEnd"/>
      <w:r w:rsidRPr="00FB2009">
        <w:rPr>
          <w:rFonts w:eastAsia="Times New Roman" w:cs="Times New Roman"/>
          <w:szCs w:val="22"/>
          <w:lang w:val="en-US" w:eastAsia="en-US"/>
        </w:rPr>
        <w:t xml:space="preserve"> con </w:t>
      </w:r>
      <w:proofErr w:type="spellStart"/>
      <w:r w:rsidRPr="00FB2009">
        <w:rPr>
          <w:rFonts w:eastAsia="Times New Roman" w:cs="Times New Roman"/>
          <w:szCs w:val="22"/>
          <w:lang w:val="en-US" w:eastAsia="en-US"/>
        </w:rPr>
        <w:t>los</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requerimientos</w:t>
      </w:r>
      <w:proofErr w:type="spellEnd"/>
      <w:r w:rsidRPr="00FB2009">
        <w:rPr>
          <w:rFonts w:eastAsia="Times New Roman" w:cs="Times New Roman"/>
          <w:szCs w:val="22"/>
          <w:lang w:val="en-US" w:eastAsia="en-US"/>
        </w:rPr>
        <w:t xml:space="preserve"> que las </w:t>
      </w:r>
      <w:proofErr w:type="spellStart"/>
      <w:r w:rsidRPr="00FB2009">
        <w:rPr>
          <w:rFonts w:eastAsia="Times New Roman" w:cs="Times New Roman"/>
          <w:szCs w:val="22"/>
          <w:lang w:val="en-US" w:eastAsia="en-US"/>
        </w:rPr>
        <w:t>originan</w:t>
      </w:r>
      <w:proofErr w:type="spellEnd"/>
      <w:r w:rsidRPr="00FB2009">
        <w:rPr>
          <w:rFonts w:eastAsia="Times New Roman" w:cs="Times New Roman"/>
          <w:szCs w:val="22"/>
          <w:lang w:val="en-US" w:eastAsia="en-US"/>
        </w:rPr>
        <w:t>.</w:t>
      </w:r>
    </w:p>
    <w:p w14:paraId="34176F03" w14:textId="77777777" w:rsidR="00FB2009" w:rsidRPr="00FB2009" w:rsidRDefault="00FB2009" w:rsidP="00FB2009">
      <w:pPr>
        <w:spacing w:after="200" w:line="360" w:lineRule="auto"/>
        <w:jc w:val="both"/>
        <w:rPr>
          <w:rFonts w:eastAsia="Times New Roman" w:cs="Times New Roman"/>
          <w:szCs w:val="22"/>
          <w:lang w:val="en-US" w:eastAsia="en-US"/>
        </w:rPr>
      </w:pPr>
      <w:r w:rsidRPr="00FB2009">
        <w:rPr>
          <w:rFonts w:eastAsia="Times New Roman" w:cs="Times New Roman"/>
          <w:szCs w:val="22"/>
          <w:lang w:val="en-US" w:eastAsia="en-US"/>
        </w:rPr>
        <w:t xml:space="preserve">Para </w:t>
      </w:r>
      <w:proofErr w:type="spellStart"/>
      <w:r w:rsidRPr="00FB2009">
        <w:rPr>
          <w:rFonts w:eastAsia="Times New Roman" w:cs="Times New Roman"/>
          <w:szCs w:val="22"/>
          <w:lang w:val="en-US" w:eastAsia="en-US"/>
        </w:rPr>
        <w:t>esta</w:t>
      </w:r>
      <w:proofErr w:type="spellEnd"/>
      <w:r w:rsidRPr="00FB2009">
        <w:rPr>
          <w:rFonts w:eastAsia="Times New Roman" w:cs="Times New Roman"/>
          <w:szCs w:val="22"/>
          <w:lang w:val="en-US" w:eastAsia="en-US"/>
        </w:rPr>
        <w:t xml:space="preserve"> </w:t>
      </w:r>
      <w:proofErr w:type="spellStart"/>
      <w:r w:rsidRPr="00FB2009">
        <w:rPr>
          <w:rFonts w:eastAsia="Times New Roman" w:cs="Times New Roman"/>
          <w:szCs w:val="22"/>
          <w:lang w:val="en-US" w:eastAsia="en-US"/>
        </w:rPr>
        <w:t>entrega</w:t>
      </w:r>
      <w:proofErr w:type="spellEnd"/>
      <w:r w:rsidRPr="00FB2009">
        <w:rPr>
          <w:rFonts w:eastAsia="Times New Roman" w:cs="Times New Roman"/>
          <w:szCs w:val="22"/>
          <w:lang w:val="en-US" w:eastAsia="en-US"/>
        </w:rPr>
        <w:t xml:space="preserve"> se </w:t>
      </w:r>
      <w:proofErr w:type="spellStart"/>
      <w:r w:rsidRPr="00FB2009">
        <w:rPr>
          <w:rFonts w:eastAsia="Times New Roman" w:cs="Times New Roman"/>
          <w:szCs w:val="22"/>
          <w:lang w:val="en-US" w:eastAsia="en-US"/>
        </w:rPr>
        <w:t>consideran</w:t>
      </w:r>
      <w:proofErr w:type="spellEnd"/>
      <w:r w:rsidRPr="00FB2009">
        <w:rPr>
          <w:rFonts w:eastAsia="Times New Roman" w:cs="Times New Roman"/>
          <w:szCs w:val="22"/>
          <w:lang w:val="en-US" w:eastAsia="en-US"/>
        </w:rPr>
        <w:t xml:space="preserve"> 36 Casos de Uso </w:t>
      </w:r>
      <w:proofErr w:type="spellStart"/>
      <w:r w:rsidRPr="00FB2009">
        <w:rPr>
          <w:rFonts w:eastAsia="Times New Roman" w:cs="Times New Roman"/>
          <w:szCs w:val="22"/>
          <w:lang w:val="en-US" w:eastAsia="en-US"/>
        </w:rPr>
        <w:t>asociados</w:t>
      </w:r>
      <w:proofErr w:type="spellEnd"/>
      <w:r w:rsidRPr="00FB2009">
        <w:rPr>
          <w:rFonts w:eastAsia="Times New Roman" w:cs="Times New Roman"/>
          <w:szCs w:val="22"/>
          <w:lang w:val="en-US" w:eastAsia="en-US"/>
        </w:rPr>
        <w:t xml:space="preserve"> a las </w:t>
      </w:r>
      <w:proofErr w:type="spellStart"/>
      <w:r w:rsidRPr="00FB2009">
        <w:rPr>
          <w:rFonts w:eastAsia="Times New Roman" w:cs="Times New Roman"/>
          <w:szCs w:val="22"/>
          <w:lang w:val="en-US" w:eastAsia="en-US"/>
        </w:rPr>
        <w:t>funcionalidades</w:t>
      </w:r>
      <w:proofErr w:type="spellEnd"/>
      <w:r w:rsidRPr="00FB2009">
        <w:rPr>
          <w:rFonts w:eastAsia="Times New Roman" w:cs="Times New Roman"/>
          <w:szCs w:val="22"/>
          <w:lang w:val="en-US" w:eastAsia="en-US"/>
        </w:rPr>
        <w:t xml:space="preserve"> de </w:t>
      </w:r>
      <w:proofErr w:type="spellStart"/>
      <w:r w:rsidRPr="00FB2009">
        <w:rPr>
          <w:rFonts w:eastAsia="Times New Roman" w:cs="Times New Roman"/>
          <w:szCs w:val="22"/>
          <w:lang w:val="en-US" w:eastAsia="en-US"/>
        </w:rPr>
        <w:t>Remuneraciones</w:t>
      </w:r>
      <w:proofErr w:type="spellEnd"/>
      <w:r w:rsidRPr="00FB2009">
        <w:rPr>
          <w:rFonts w:eastAsia="Times New Roman" w:cs="Times New Roman"/>
          <w:szCs w:val="22"/>
          <w:lang w:val="en-US" w:eastAsia="en-US"/>
        </w:rPr>
        <w:t xml:space="preserve">, Dashboard, Crédito y </w:t>
      </w:r>
      <w:proofErr w:type="spellStart"/>
      <w:r w:rsidRPr="00FB2009">
        <w:rPr>
          <w:rFonts w:eastAsia="Times New Roman" w:cs="Times New Roman"/>
          <w:szCs w:val="22"/>
          <w:lang w:val="en-US" w:eastAsia="en-US"/>
        </w:rPr>
        <w:t>Auditoría</w:t>
      </w:r>
      <w:proofErr w:type="spellEnd"/>
      <w:r w:rsidRPr="00FB2009">
        <w:rPr>
          <w:rFonts w:eastAsia="Times New Roman" w:cs="Times New Roman"/>
          <w:szCs w:val="22"/>
          <w:lang w:val="en-US" w:eastAsia="en-US"/>
        </w:rPr>
        <w:t>.</w:t>
      </w:r>
    </w:p>
    <w:p w14:paraId="3A29A954" w14:textId="77777777" w:rsidR="007D6E97" w:rsidRDefault="007D6E97">
      <w:pPr>
        <w:spacing w:line="360" w:lineRule="auto"/>
      </w:pPr>
    </w:p>
    <w:p w14:paraId="6B51C086" w14:textId="636B219F" w:rsidR="007D6E97" w:rsidRDefault="007D6E97" w:rsidP="003A3A3D">
      <w:pPr>
        <w:spacing w:after="0" w:line="360" w:lineRule="auto"/>
        <w:rPr>
          <w:rFonts w:eastAsia="Times New Roman" w:cs="Times New Roman"/>
        </w:rPr>
      </w:pPr>
    </w:p>
    <w:p w14:paraId="7D41D6D9" w14:textId="25A4FAD1" w:rsidR="694017CE" w:rsidRDefault="694017CE">
      <w:r>
        <w:br w:type="page"/>
      </w:r>
    </w:p>
    <w:p w14:paraId="1596C05D" w14:textId="1083CA01" w:rsidR="694017CE" w:rsidRDefault="008C1333" w:rsidP="00851508">
      <w:pPr>
        <w:pStyle w:val="Ttulo4"/>
        <w:numPr>
          <w:ilvl w:val="3"/>
          <w:numId w:val="2"/>
        </w:numPr>
      </w:pPr>
      <w:r>
        <w:t>M</w:t>
      </w:r>
      <w:r w:rsidR="0098296C">
        <w:t>ó</w:t>
      </w:r>
      <w:r>
        <w:t xml:space="preserve">dulo </w:t>
      </w:r>
      <w:r w:rsidR="00C86F4B">
        <w:t xml:space="preserve">6 Remuneraciones </w:t>
      </w:r>
    </w:p>
    <w:p w14:paraId="3E99B405" w14:textId="77777777" w:rsidR="005D423D" w:rsidRPr="005D423D" w:rsidRDefault="005D423D" w:rsidP="005D423D"/>
    <w:p w14:paraId="51628A59" w14:textId="08A72915" w:rsidR="00EB0063" w:rsidRDefault="00C80CA8" w:rsidP="005D423D">
      <w:pPr>
        <w:pStyle w:val="Ttulo5"/>
      </w:pPr>
      <w:r w:rsidRPr="00C80CA8">
        <w:t>CU87 Registrando Boleta de Honorarios</w:t>
      </w:r>
    </w:p>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0ECDC961"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D687A76"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C2EE9D7"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686676" w14:paraId="23E9F03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B353C7" w14:textId="0CE89DBD" w:rsidR="00686676" w:rsidRDefault="00686676"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5A19BFD" w14:textId="1035F13A" w:rsidR="00686676" w:rsidRDefault="00686676" w:rsidP="00727F16">
            <w:pPr>
              <w:widowControl w:val="0"/>
              <w:spacing w:after="0" w:line="360" w:lineRule="auto"/>
              <w:rPr>
                <w:rFonts w:eastAsia="Times New Roman" w:cs="Times New Roman"/>
                <w:color w:val="191919"/>
              </w:rPr>
            </w:pPr>
            <w:r>
              <w:rPr>
                <w:color w:val="191919"/>
              </w:rPr>
              <w:t>CU87 - Registrando Boleta de Honorarios</w:t>
            </w:r>
          </w:p>
        </w:tc>
      </w:tr>
      <w:tr w:rsidR="00686676" w14:paraId="6C392BD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B0FD0A" w14:textId="7DCC5996" w:rsidR="00686676" w:rsidRDefault="00686676"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0E85608" w14:textId="2395BACB" w:rsidR="00686676" w:rsidRDefault="00686676" w:rsidP="00727F16">
            <w:pPr>
              <w:widowControl w:val="0"/>
              <w:spacing w:after="0" w:line="360" w:lineRule="auto"/>
              <w:rPr>
                <w:rFonts w:eastAsia="Times New Roman" w:cs="Times New Roman"/>
                <w:color w:val="191919"/>
              </w:rPr>
            </w:pPr>
            <w:r>
              <w:rPr>
                <w:color w:val="191919"/>
              </w:rPr>
              <w:t>Usuario autorizado de Gerencia, Contador o Secretaría.</w:t>
            </w:r>
          </w:p>
        </w:tc>
      </w:tr>
      <w:tr w:rsidR="00686676" w14:paraId="780781D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8550857" w14:textId="23964E39" w:rsidR="00686676" w:rsidRDefault="00686676"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2DE06D" w14:textId="5843A4AA" w:rsidR="00686676" w:rsidRDefault="00686676" w:rsidP="00727F16">
            <w:pPr>
              <w:widowControl w:val="0"/>
              <w:spacing w:after="0" w:line="360" w:lineRule="auto"/>
              <w:rPr>
                <w:rFonts w:eastAsia="Times New Roman" w:cs="Times New Roman"/>
                <w:color w:val="191919"/>
              </w:rPr>
            </w:pPr>
            <w:r>
              <w:rPr>
                <w:color w:val="191919"/>
              </w:rPr>
              <w:t>El usuario registra una Boleta de Honorarios emitida por un prestador y el sistema determina su tratamiento tributario, dejando el documento preparado para confirmación.</w:t>
            </w:r>
          </w:p>
        </w:tc>
      </w:tr>
      <w:tr w:rsidR="00686676" w14:paraId="3AC0B3F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0E44C4" w14:textId="45DE98B9" w:rsidR="00686676" w:rsidRDefault="00686676"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70FDAD" w14:textId="0795C521" w:rsidR="00686676" w:rsidRDefault="00686676" w:rsidP="00727F16">
            <w:pPr>
              <w:widowControl w:val="0"/>
              <w:spacing w:after="0" w:line="360" w:lineRule="auto"/>
              <w:rPr>
                <w:rFonts w:eastAsia="Times New Roman" w:cs="Times New Roman"/>
                <w:color w:val="191919"/>
              </w:rPr>
            </w:pPr>
            <w:r>
              <w:rPr>
                <w:color w:val="191919"/>
              </w:rPr>
              <w:t>Baja.</w:t>
            </w:r>
          </w:p>
        </w:tc>
      </w:tr>
      <w:tr w:rsidR="00686676" w14:paraId="4F40059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DC49D3E" w14:textId="139227F0" w:rsidR="00686676" w:rsidRDefault="00686676"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AD101D4" w14:textId="6912D2D0" w:rsidR="00686676" w:rsidRDefault="00686676" w:rsidP="00727F16">
            <w:pPr>
              <w:widowControl w:val="0"/>
              <w:spacing w:after="0" w:line="360" w:lineRule="auto"/>
              <w:rPr>
                <w:rFonts w:eastAsia="Times New Roman" w:cs="Times New Roman"/>
                <w:color w:val="191919"/>
              </w:rPr>
            </w:pPr>
            <w:r>
              <w:rPr>
                <w:color w:val="191919"/>
              </w:rPr>
              <w:t>El usuario debe estar autenticado y autorizado para registrar Boletas de Honorarios. Debe existir una boleta emitida por el prestador con información suficiente para identificarlo y registrar el monto bruto.</w:t>
            </w:r>
          </w:p>
        </w:tc>
      </w:tr>
      <w:tr w:rsidR="00686676" w14:paraId="6571F93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623816B" w14:textId="1ABF1982" w:rsidR="00686676" w:rsidRDefault="00686676"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28C09B" w14:textId="30425037" w:rsidR="00686676" w:rsidRDefault="00686676" w:rsidP="00727F16">
            <w:pPr>
              <w:widowControl w:val="0"/>
              <w:spacing w:after="0" w:line="360" w:lineRule="auto"/>
              <w:rPr>
                <w:rFonts w:eastAsia="Times New Roman" w:cs="Times New Roman"/>
                <w:color w:val="191919"/>
              </w:rPr>
            </w:pPr>
            <w:r>
              <w:rPr>
                <w:color w:val="B45F06"/>
              </w:rPr>
              <w:t xml:space="preserve">El usuario selecciona la opción para registrar una Boleta de Honorarios, identifica al prestador, ingresa los antecedentes del documento, el monto bruto y la modalidad tributaria e incorpora el respaldo de la boleta. </w:t>
            </w:r>
            <w:r>
              <w:rPr>
                <w:color w:val="191919"/>
              </w:rPr>
              <w:t xml:space="preserve">El sistema valida que los antecedentes obligatorios estén completos y sean consistentes [Excepción 1]. Cuando la empresa deba retener, el sistema obtiene la tasa tributaria vigente desde los parámetros versionados [Excepción 2], calcula el monto retenido, el líquido a pagar y la obligación tributaria derivada; cuando el pago provisional mensual corresponda al emisor, registra esa modalidad sin generar retención para la empresa. </w:t>
            </w:r>
            <w:r>
              <w:rPr>
                <w:color w:val="B45F06"/>
              </w:rPr>
              <w:t xml:space="preserve">El usuario revisa el cálculo y guarda el registro preliminar. </w:t>
            </w:r>
            <w:r>
              <w:rPr>
                <w:color w:val="191919"/>
              </w:rPr>
              <w:t>El sistema conserva la boleta y su cálculo en estado pendiente de confirmación, sin habilitar todavía el pago.</w:t>
            </w:r>
          </w:p>
        </w:tc>
      </w:tr>
      <w:tr w:rsidR="00686676" w14:paraId="1F91F87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73679C" w14:textId="1D12ACF2" w:rsidR="00686676" w:rsidRDefault="00686676"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65AAC54" w14:textId="70817FFA" w:rsidR="00686676" w:rsidRDefault="00686676" w:rsidP="00727F16">
            <w:pPr>
              <w:widowControl w:val="0"/>
              <w:spacing w:after="0" w:line="360" w:lineRule="auto"/>
              <w:rPr>
                <w:rFonts w:eastAsia="Times New Roman" w:cs="Times New Roman"/>
                <w:color w:val="191919"/>
              </w:rPr>
            </w:pPr>
            <w:r>
              <w:rPr>
                <w:color w:val="191919"/>
              </w:rPr>
              <w:t>Excepción 1: Antecedentes incompletos o inconsistentes. El sistema informa los datos que deben corregirse y no completa el registro.</w:t>
            </w:r>
            <w:r>
              <w:rPr>
                <w:color w:val="191919"/>
              </w:rPr>
              <w:br/>
              <w:t>Excepción 2: Parámetro tributario vigente no disponible. Si la modalidad exige retención y no existe una tasa activa con fuente y vigencia válidas, el sistema no calcula el líquido ni permite avanzar a confirmación.</w:t>
            </w:r>
          </w:p>
        </w:tc>
      </w:tr>
      <w:tr w:rsidR="00686676" w14:paraId="1DF9B23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DF6DBC8" w14:textId="277A782C" w:rsidR="00686676" w:rsidRDefault="00686676"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25A519C" w14:textId="2060FE5D" w:rsidR="00686676" w:rsidRDefault="00686676" w:rsidP="00727F16">
            <w:pPr>
              <w:widowControl w:val="0"/>
              <w:spacing w:after="0" w:line="360" w:lineRule="auto"/>
              <w:rPr>
                <w:rFonts w:eastAsia="Times New Roman" w:cs="Times New Roman"/>
                <w:color w:val="191919"/>
              </w:rPr>
            </w:pPr>
            <w:r>
              <w:rPr>
                <w:color w:val="191919"/>
              </w:rPr>
              <w:t>La Boleta de Honorarios queda registrada con su monto bruto, modalidad tributaria, cálculo aplicable y respaldo, en estado pendiente de confirmación.</w:t>
            </w:r>
          </w:p>
        </w:tc>
      </w:tr>
      <w:tr w:rsidR="00686676" w14:paraId="0385A62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372BC5" w14:textId="719DC145" w:rsidR="00686676" w:rsidRDefault="00686676"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296F018" w14:textId="4C0C55B3" w:rsidR="00686676" w:rsidRDefault="00686676" w:rsidP="00727F16">
            <w:pPr>
              <w:widowControl w:val="0"/>
              <w:spacing w:after="0" w:line="360" w:lineRule="auto"/>
              <w:rPr>
                <w:rFonts w:eastAsia="Times New Roman" w:cs="Times New Roman"/>
                <w:color w:val="191919"/>
              </w:rPr>
            </w:pPr>
            <w:r>
              <w:rPr>
                <w:color w:val="191919"/>
              </w:rPr>
              <w:t>No aplica.</w:t>
            </w:r>
          </w:p>
        </w:tc>
      </w:tr>
    </w:tbl>
    <w:p w14:paraId="22C311B2" w14:textId="644CB00D" w:rsidR="3F955A2D" w:rsidRDefault="3F955A2D" w:rsidP="00727F16">
      <w:pPr>
        <w:spacing w:before="40" w:after="0" w:line="360" w:lineRule="auto"/>
        <w:rPr>
          <w:rFonts w:eastAsia="Times New Roman" w:cs="Times New Roman"/>
          <w:sz w:val="22"/>
          <w:szCs w:val="22"/>
        </w:rPr>
      </w:pPr>
    </w:p>
    <w:p w14:paraId="513556EC" w14:textId="56C05997" w:rsidR="00757B8F" w:rsidRDefault="00757B8F" w:rsidP="00757B8F">
      <w:pPr>
        <w:pStyle w:val="Ttulo5"/>
      </w:pPr>
      <w:r w:rsidRPr="00757B8F">
        <w:t>CU88 Confirmando Boleta de Honorarios</w:t>
      </w:r>
    </w:p>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14231FA1"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45DF029"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22D302E7"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3B111C" w14:paraId="367EF35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2811073" w14:textId="36707797" w:rsidR="003B111C" w:rsidRDefault="003B111C"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60BEA7" w14:textId="4A10022E" w:rsidR="003B111C" w:rsidRDefault="003B111C" w:rsidP="00727F16">
            <w:pPr>
              <w:widowControl w:val="0"/>
              <w:spacing w:after="0" w:line="360" w:lineRule="auto"/>
              <w:rPr>
                <w:rFonts w:eastAsia="Times New Roman" w:cs="Times New Roman"/>
                <w:color w:val="191919"/>
              </w:rPr>
            </w:pPr>
            <w:r>
              <w:rPr>
                <w:color w:val="191919"/>
              </w:rPr>
              <w:t>CU88 - Confirmando Boleta de Honorarios</w:t>
            </w:r>
          </w:p>
        </w:tc>
      </w:tr>
      <w:tr w:rsidR="003B111C" w14:paraId="53DCDED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F4964C9" w14:textId="5792F39D" w:rsidR="003B111C" w:rsidRDefault="003B111C"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DAC3E3E" w14:textId="3B98C0E7" w:rsidR="003B111C" w:rsidRDefault="003B111C" w:rsidP="00727F16">
            <w:pPr>
              <w:widowControl w:val="0"/>
              <w:spacing w:after="0" w:line="360" w:lineRule="auto"/>
              <w:rPr>
                <w:rFonts w:eastAsia="Times New Roman" w:cs="Times New Roman"/>
                <w:color w:val="191919"/>
              </w:rPr>
            </w:pPr>
            <w:r>
              <w:rPr>
                <w:color w:val="191919"/>
              </w:rPr>
              <w:t>Usuario autorizado de Gerencia o Contador.</w:t>
            </w:r>
          </w:p>
        </w:tc>
      </w:tr>
      <w:tr w:rsidR="003B111C" w14:paraId="182DEF3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5CA901" w14:textId="549EE33B" w:rsidR="003B111C" w:rsidRDefault="003B111C"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CCC643B" w14:textId="6E8026C6" w:rsidR="003B111C" w:rsidRDefault="003B111C" w:rsidP="00727F16">
            <w:pPr>
              <w:widowControl w:val="0"/>
              <w:spacing w:after="0" w:line="360" w:lineRule="auto"/>
              <w:rPr>
                <w:rFonts w:eastAsia="Times New Roman" w:cs="Times New Roman"/>
                <w:color w:val="191919"/>
              </w:rPr>
            </w:pPr>
            <w:r>
              <w:rPr>
                <w:color w:val="191919"/>
              </w:rPr>
              <w:t>Un usuario con capacidad de confirmación revisa una Boleta de Honorarios registrada y habilita su pago cuando el documento y el cálculo son válidos.</w:t>
            </w:r>
          </w:p>
        </w:tc>
      </w:tr>
      <w:tr w:rsidR="003B111C" w14:paraId="1A3FEA5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400620" w14:textId="02E9942D" w:rsidR="003B111C" w:rsidRDefault="003B111C"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437C2FA" w14:textId="55E630A7" w:rsidR="003B111C" w:rsidRDefault="003B111C" w:rsidP="00727F16">
            <w:pPr>
              <w:widowControl w:val="0"/>
              <w:spacing w:after="0" w:line="360" w:lineRule="auto"/>
              <w:rPr>
                <w:rFonts w:eastAsia="Times New Roman" w:cs="Times New Roman"/>
                <w:color w:val="191919"/>
              </w:rPr>
            </w:pPr>
            <w:r>
              <w:rPr>
                <w:color w:val="191919"/>
              </w:rPr>
              <w:t>Baja.</w:t>
            </w:r>
          </w:p>
        </w:tc>
      </w:tr>
      <w:tr w:rsidR="003B111C" w14:paraId="74B0927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0E7083" w14:textId="4BC42317" w:rsidR="003B111C" w:rsidRDefault="003B111C"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1FF280F" w14:textId="3E82FB1A" w:rsidR="003B111C" w:rsidRDefault="003B111C" w:rsidP="00727F16">
            <w:pPr>
              <w:widowControl w:val="0"/>
              <w:spacing w:after="0" w:line="360" w:lineRule="auto"/>
              <w:rPr>
                <w:rFonts w:eastAsia="Times New Roman" w:cs="Times New Roman"/>
                <w:color w:val="191919"/>
              </w:rPr>
            </w:pPr>
            <w:r>
              <w:rPr>
                <w:color w:val="191919"/>
              </w:rPr>
              <w:t>Debe existir una Boleta de Honorarios registrada y pendiente de confirmación. El usuario debe estar autorizado para confirmar Honorarios.</w:t>
            </w:r>
          </w:p>
        </w:tc>
      </w:tr>
      <w:tr w:rsidR="003B111C" w14:paraId="769A29E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4EF3F2A" w14:textId="7AA74CF0" w:rsidR="003B111C" w:rsidRDefault="003B111C"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56EB9F" w14:textId="7F3F85AD" w:rsidR="003B111C" w:rsidRDefault="003B111C" w:rsidP="00727F16">
            <w:pPr>
              <w:widowControl w:val="0"/>
              <w:spacing w:after="0" w:line="360" w:lineRule="auto"/>
              <w:rPr>
                <w:rFonts w:eastAsia="Times New Roman" w:cs="Times New Roman"/>
                <w:color w:val="191919"/>
              </w:rPr>
            </w:pPr>
            <w:r>
              <w:rPr>
                <w:color w:val="B45F06"/>
              </w:rPr>
              <w:t xml:space="preserve">El usuario abre una Boleta de Honorarios pendiente y revisa el documento, el prestador, el monto bruto, la modalidad tributaria y el cálculo de retención o la modalidad de pago provisional mensual a cargo del emisor. </w:t>
            </w:r>
            <w:r>
              <w:rPr>
                <w:color w:val="191919"/>
              </w:rPr>
              <w:t xml:space="preserve">El sistema verifica que la boleta conserve un respaldo válido y que el cálculo tributario requerido se encuentre completo y vigente [Excepción 1]. </w:t>
            </w:r>
            <w:r>
              <w:rPr>
                <w:color w:val="B45F06"/>
              </w:rPr>
              <w:t xml:space="preserve">El usuario confirma la Boleta de Honorarios. </w:t>
            </w:r>
            <w:r>
              <w:rPr>
                <w:color w:val="191919"/>
              </w:rPr>
              <w:t>El sistema registra la confirmación, protege los antecedentes confirmados contra modificaciones ordinarias y habilita la obligación para su pago.</w:t>
            </w:r>
          </w:p>
        </w:tc>
      </w:tr>
      <w:tr w:rsidR="003B111C" w14:paraId="258729C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3462F0E" w14:textId="45D66879" w:rsidR="003B111C" w:rsidRDefault="003B111C"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87DF1E" w14:textId="4D72C751" w:rsidR="003B111C" w:rsidRDefault="003B111C" w:rsidP="00727F16">
            <w:pPr>
              <w:widowControl w:val="0"/>
              <w:spacing w:after="0" w:line="360" w:lineRule="auto"/>
              <w:rPr>
                <w:rFonts w:eastAsia="Times New Roman" w:cs="Times New Roman"/>
                <w:color w:val="191919"/>
              </w:rPr>
            </w:pPr>
            <w:r>
              <w:rPr>
                <w:color w:val="191919"/>
              </w:rPr>
              <w:t xml:space="preserve">Excepción 1: Boleta no </w:t>
            </w:r>
            <w:proofErr w:type="spellStart"/>
            <w:r>
              <w:rPr>
                <w:color w:val="191919"/>
              </w:rPr>
              <w:t>confirmable</w:t>
            </w:r>
            <w:proofErr w:type="spellEnd"/>
            <w:r>
              <w:rPr>
                <w:color w:val="191919"/>
              </w:rPr>
              <w:t>. Si falta respaldo, existe un cálculo tributario incompleto o la boleta ya no se encuentra en un estado válido para confirmación, el sistema bloquea la operación e informa la causa.</w:t>
            </w:r>
          </w:p>
        </w:tc>
      </w:tr>
      <w:tr w:rsidR="003B111C" w14:paraId="326FB70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D59E998" w14:textId="2F9F54E8" w:rsidR="003B111C" w:rsidRDefault="003B111C"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D633833" w14:textId="0E89281E" w:rsidR="003B111C" w:rsidRDefault="003B111C" w:rsidP="00727F16">
            <w:pPr>
              <w:widowControl w:val="0"/>
              <w:spacing w:after="0" w:line="360" w:lineRule="auto"/>
              <w:rPr>
                <w:rFonts w:eastAsia="Times New Roman" w:cs="Times New Roman"/>
                <w:color w:val="191919"/>
              </w:rPr>
            </w:pPr>
            <w:r>
              <w:rPr>
                <w:color w:val="191919"/>
              </w:rPr>
              <w:t>La Boleta de Honorarios queda confirmada y habilitada para iniciar su pago.</w:t>
            </w:r>
          </w:p>
        </w:tc>
      </w:tr>
      <w:tr w:rsidR="003B111C" w14:paraId="66B4E6A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2CE1BE2" w14:textId="03D35179" w:rsidR="003B111C" w:rsidRDefault="003B111C"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105C62" w14:textId="5CE92E6D" w:rsidR="003B111C" w:rsidRDefault="003B111C" w:rsidP="00727F16">
            <w:pPr>
              <w:widowControl w:val="0"/>
              <w:spacing w:after="0" w:line="360" w:lineRule="auto"/>
              <w:rPr>
                <w:rFonts w:eastAsia="Times New Roman" w:cs="Times New Roman"/>
                <w:color w:val="191919"/>
              </w:rPr>
            </w:pPr>
            <w:r>
              <w:rPr>
                <w:color w:val="191919"/>
              </w:rPr>
              <w:t>CU87 - Registrando Boleta de Honorarios.</w:t>
            </w:r>
          </w:p>
        </w:tc>
      </w:tr>
    </w:tbl>
    <w:p w14:paraId="0EAFAB70" w14:textId="77777777" w:rsidR="007D6E97" w:rsidRDefault="007D6E97" w:rsidP="00727F16">
      <w:pPr>
        <w:spacing w:before="40" w:after="0" w:line="360" w:lineRule="auto"/>
        <w:rPr>
          <w:rFonts w:eastAsia="Times New Roman" w:cs="Times New Roman"/>
          <w:sz w:val="22"/>
          <w:szCs w:val="22"/>
        </w:rPr>
      </w:pPr>
    </w:p>
    <w:p w14:paraId="2C8F8895" w14:textId="186BB6FC" w:rsidR="00211A6A" w:rsidRDefault="00211A6A" w:rsidP="00211A6A">
      <w:pPr>
        <w:pStyle w:val="Ttulo5"/>
      </w:pPr>
      <w:r w:rsidRPr="00211A6A">
        <w:t>CU89 Pagando honorarios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2190"/>
        <w:gridCol w:w="7170"/>
      </w:tblGrid>
      <w:tr w:rsidR="007D6E97" w14:paraId="664A2E21" w14:textId="77777777">
        <w:tc>
          <w:tcPr>
            <w:tcW w:w="2190"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22F9983"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70"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720F455"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3B111C" w14:paraId="2F137F21"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6D88C3E" w14:textId="046F9912" w:rsidR="003B111C" w:rsidRDefault="003B111C" w:rsidP="00727F16">
            <w:pPr>
              <w:widowControl w:val="0"/>
              <w:spacing w:after="0" w:line="360" w:lineRule="auto"/>
              <w:rPr>
                <w:rFonts w:eastAsia="Times New Roman" w:cs="Times New Roman"/>
                <w:b/>
                <w:bCs/>
                <w:color w:val="191919"/>
              </w:rPr>
            </w:pPr>
            <w:r>
              <w:rPr>
                <w:b/>
                <w:bCs/>
                <w:color w:val="191919"/>
              </w:rPr>
              <w:t>Nombre</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8901B5" w14:textId="3F99F769" w:rsidR="003B111C" w:rsidRDefault="003B111C" w:rsidP="00727F16">
            <w:pPr>
              <w:widowControl w:val="0"/>
              <w:spacing w:after="0" w:line="360" w:lineRule="auto"/>
              <w:rPr>
                <w:rFonts w:eastAsia="Times New Roman" w:cs="Times New Roman"/>
                <w:color w:val="191919"/>
              </w:rPr>
            </w:pPr>
            <w:r>
              <w:rPr>
                <w:color w:val="191919"/>
              </w:rPr>
              <w:t>CU89 - Pagando honorarios</w:t>
            </w:r>
          </w:p>
        </w:tc>
      </w:tr>
      <w:tr w:rsidR="003B111C" w14:paraId="54C22A44"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A00F0EE" w14:textId="1566D6F0" w:rsidR="003B111C" w:rsidRDefault="003B111C" w:rsidP="00727F16">
            <w:pPr>
              <w:widowControl w:val="0"/>
              <w:spacing w:after="0" w:line="360" w:lineRule="auto"/>
              <w:rPr>
                <w:rFonts w:eastAsia="Times New Roman" w:cs="Times New Roman"/>
                <w:b/>
                <w:bCs/>
                <w:color w:val="191919"/>
              </w:rPr>
            </w:pPr>
            <w:r>
              <w:rPr>
                <w:b/>
                <w:bCs/>
                <w:color w:val="191919"/>
              </w:rPr>
              <w:t>Actores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1278911" w14:textId="255083B7" w:rsidR="003B111C" w:rsidRDefault="003B111C" w:rsidP="00727F16">
            <w:pPr>
              <w:widowControl w:val="0"/>
              <w:spacing w:after="0" w:line="360" w:lineRule="auto"/>
              <w:rPr>
                <w:rFonts w:eastAsia="Times New Roman" w:cs="Times New Roman"/>
                <w:color w:val="191919"/>
              </w:rPr>
            </w:pPr>
            <w:r>
              <w:rPr>
                <w:color w:val="191919"/>
              </w:rPr>
              <w:t>Usuario autorizado de Gerencia o Contador.</w:t>
            </w:r>
          </w:p>
        </w:tc>
      </w:tr>
      <w:tr w:rsidR="003B111C" w14:paraId="32E410A7"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DC4B6B" w14:textId="695D8EE1" w:rsidR="003B111C" w:rsidRDefault="003B111C" w:rsidP="00727F16">
            <w:pPr>
              <w:widowControl w:val="0"/>
              <w:spacing w:after="0" w:line="360" w:lineRule="auto"/>
              <w:rPr>
                <w:rFonts w:eastAsia="Times New Roman" w:cs="Times New Roman"/>
                <w:b/>
                <w:bCs/>
                <w:color w:val="191919"/>
              </w:rPr>
            </w:pPr>
            <w:r>
              <w:rPr>
                <w:b/>
                <w:bCs/>
                <w:color w:val="191919"/>
              </w:rPr>
              <w:t>Resumen</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946241C" w14:textId="453F301E" w:rsidR="003B111C" w:rsidRDefault="003B111C" w:rsidP="00727F16">
            <w:pPr>
              <w:widowControl w:val="0"/>
              <w:spacing w:after="0" w:line="360" w:lineRule="auto"/>
              <w:rPr>
                <w:rFonts w:eastAsia="Times New Roman" w:cs="Times New Roman"/>
                <w:color w:val="191919"/>
              </w:rPr>
            </w:pPr>
            <w:r>
              <w:rPr>
                <w:color w:val="191919"/>
              </w:rPr>
              <w:t>El usuario registra el pago de una Boleta de Honorarios confirmada y el sistema deja trazado el egreso correspondiente.</w:t>
            </w:r>
          </w:p>
        </w:tc>
      </w:tr>
      <w:tr w:rsidR="003B111C" w14:paraId="7000FA17"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25F9F45" w14:textId="5B6A0B9C" w:rsidR="003B111C" w:rsidRDefault="003B111C" w:rsidP="00727F16">
            <w:pPr>
              <w:widowControl w:val="0"/>
              <w:spacing w:after="0" w:line="360" w:lineRule="auto"/>
              <w:rPr>
                <w:rFonts w:eastAsia="Times New Roman" w:cs="Times New Roman"/>
                <w:b/>
                <w:bCs/>
                <w:color w:val="191919"/>
              </w:rPr>
            </w:pPr>
            <w:r>
              <w:rPr>
                <w:b/>
                <w:bCs/>
                <w:color w:val="191919"/>
              </w:rPr>
              <w:t>Frecuencia</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6E1AA4" w14:textId="0E4C589C" w:rsidR="003B111C" w:rsidRDefault="003B111C" w:rsidP="00727F16">
            <w:pPr>
              <w:widowControl w:val="0"/>
              <w:spacing w:after="0" w:line="360" w:lineRule="auto"/>
              <w:rPr>
                <w:rFonts w:eastAsia="Times New Roman" w:cs="Times New Roman"/>
                <w:color w:val="191919"/>
              </w:rPr>
            </w:pPr>
            <w:r>
              <w:rPr>
                <w:color w:val="191919"/>
              </w:rPr>
              <w:t>Baja.</w:t>
            </w:r>
          </w:p>
        </w:tc>
      </w:tr>
      <w:tr w:rsidR="003B111C" w14:paraId="741378B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872F80" w14:textId="1206145C" w:rsidR="003B111C" w:rsidRDefault="003B111C" w:rsidP="00727F16">
            <w:pPr>
              <w:widowControl w:val="0"/>
              <w:spacing w:after="0" w:line="360" w:lineRule="auto"/>
              <w:rPr>
                <w:rFonts w:eastAsia="Times New Roman" w:cs="Times New Roman"/>
                <w:b/>
                <w:bCs/>
                <w:color w:val="191919"/>
              </w:rPr>
            </w:pPr>
            <w:r>
              <w:rPr>
                <w:b/>
                <w:bCs/>
                <w:color w:val="191919"/>
              </w:rPr>
              <w:t>Precondiciones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D36381D" w14:textId="0E47B74F" w:rsidR="003B111C" w:rsidRDefault="003B111C" w:rsidP="00727F16">
            <w:pPr>
              <w:widowControl w:val="0"/>
              <w:spacing w:after="0" w:line="360" w:lineRule="auto"/>
              <w:rPr>
                <w:rFonts w:eastAsia="Times New Roman" w:cs="Times New Roman"/>
                <w:color w:val="191919"/>
              </w:rPr>
            </w:pPr>
            <w:r>
              <w:rPr>
                <w:color w:val="191919"/>
              </w:rPr>
              <w:t>La Boleta de Honorarios debe estar confirmada y pendiente de pago. Debe existir un medio de pago habilitado.</w:t>
            </w:r>
          </w:p>
        </w:tc>
      </w:tr>
      <w:tr w:rsidR="003B111C" w14:paraId="6175BF5D"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A09F512" w14:textId="4BF9DD74" w:rsidR="003B111C" w:rsidRDefault="003B111C" w:rsidP="00727F16">
            <w:pPr>
              <w:widowControl w:val="0"/>
              <w:spacing w:after="0" w:line="360" w:lineRule="auto"/>
              <w:rPr>
                <w:rFonts w:eastAsia="Times New Roman" w:cs="Times New Roman"/>
                <w:b/>
                <w:bCs/>
                <w:color w:val="191919"/>
              </w:rPr>
            </w:pPr>
            <w:r>
              <w:rPr>
                <w:b/>
                <w:bCs/>
                <w:color w:val="191919"/>
              </w:rPr>
              <w:t>Descripciones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B0B7433" w14:textId="4BB19636" w:rsidR="003B111C" w:rsidRDefault="003B111C" w:rsidP="00727F16">
            <w:pPr>
              <w:widowControl w:val="0"/>
              <w:spacing w:after="0" w:line="360" w:lineRule="auto"/>
              <w:rPr>
                <w:rFonts w:eastAsia="Times New Roman" w:cs="Times New Roman"/>
                <w:color w:val="191919"/>
              </w:rPr>
            </w:pPr>
            <w:r>
              <w:rPr>
                <w:color w:val="B45F06"/>
              </w:rPr>
              <w:t xml:space="preserve">El usuario selecciona una Boleta de Honorarios confirmada, elige el medio de pago e incorpora los antecedentes y respaldos exigidos para ese medio. </w:t>
            </w:r>
            <w:r>
              <w:rPr>
                <w:color w:val="191919"/>
              </w:rPr>
              <w:t xml:space="preserve">El sistema valida que la obligación continúe pendiente, que el monto a pagar corresponda al líquido calculado y que los respaldos requeridos estén presentes [Excepción 1]. </w:t>
            </w:r>
            <w:r>
              <w:rPr>
                <w:color w:val="B45F06"/>
              </w:rPr>
              <w:t xml:space="preserve">El usuario confirma el pago. </w:t>
            </w:r>
            <w:r>
              <w:rPr>
                <w:color w:val="191919"/>
              </w:rPr>
              <w:t>El sistema registra el pago como efectuado, bloquea la edición del registro original, asocia el respaldo y genera el movimiento financiero individual con la información mínima necesaria para reflejar el egreso.</w:t>
            </w:r>
          </w:p>
        </w:tc>
      </w:tr>
      <w:tr w:rsidR="003B111C" w14:paraId="5C2A15E8"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3B2FC5" w14:textId="04EB67CE" w:rsidR="003B111C" w:rsidRDefault="003B111C" w:rsidP="00727F16">
            <w:pPr>
              <w:widowControl w:val="0"/>
              <w:spacing w:after="0" w:line="360" w:lineRule="auto"/>
              <w:rPr>
                <w:rFonts w:eastAsia="Times New Roman" w:cs="Times New Roman"/>
                <w:b/>
                <w:bCs/>
                <w:color w:val="191919"/>
              </w:rPr>
            </w:pPr>
            <w:r>
              <w:rPr>
                <w:b/>
                <w:bCs/>
                <w:color w:val="191919"/>
              </w:rPr>
              <w:t>Excepciones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A4825D" w14:textId="55F9FB36" w:rsidR="003B111C" w:rsidRDefault="003B111C" w:rsidP="00727F16">
            <w:pPr>
              <w:widowControl w:val="0"/>
              <w:spacing w:after="0" w:line="360" w:lineRule="auto"/>
              <w:rPr>
                <w:rFonts w:eastAsia="Times New Roman" w:cs="Times New Roman"/>
                <w:color w:val="191919"/>
              </w:rPr>
            </w:pPr>
            <w:r>
              <w:rPr>
                <w:color w:val="191919"/>
              </w:rPr>
              <w:t xml:space="preserve">Excepción 1: Pago no </w:t>
            </w:r>
            <w:proofErr w:type="spellStart"/>
            <w:r>
              <w:rPr>
                <w:color w:val="191919"/>
              </w:rPr>
              <w:t>confirmable</w:t>
            </w:r>
            <w:proofErr w:type="spellEnd"/>
            <w:r>
              <w:rPr>
                <w:color w:val="191919"/>
              </w:rPr>
              <w:t>. Si la obligación ya fue pagada, el monto no coincide con el líquido vigente o falta un respaldo requerido, el sistema bloquea la confirmación y mantiene la boleta pendiente de pago.</w:t>
            </w:r>
          </w:p>
        </w:tc>
      </w:tr>
      <w:tr w:rsidR="003B111C" w14:paraId="1770BF34"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597433E" w14:textId="661CEBBF" w:rsidR="003B111C" w:rsidRDefault="003B111C" w:rsidP="00727F16">
            <w:pPr>
              <w:widowControl w:val="0"/>
              <w:spacing w:after="0" w:line="360" w:lineRule="auto"/>
              <w:rPr>
                <w:rFonts w:eastAsia="Times New Roman" w:cs="Times New Roman"/>
                <w:b/>
                <w:bCs/>
                <w:color w:val="191919"/>
              </w:rPr>
            </w:pPr>
            <w:r>
              <w:rPr>
                <w:b/>
                <w:bCs/>
                <w:color w:val="191919"/>
              </w:rPr>
              <w:t>Postcondiciones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6FB72D3" w14:textId="7E8CE88E" w:rsidR="003B111C" w:rsidRDefault="003B111C" w:rsidP="00727F16">
            <w:pPr>
              <w:widowControl w:val="0"/>
              <w:spacing w:after="0" w:line="360" w:lineRule="auto"/>
              <w:rPr>
                <w:rFonts w:eastAsia="Times New Roman" w:cs="Times New Roman"/>
                <w:color w:val="191919"/>
              </w:rPr>
            </w:pPr>
            <w:r>
              <w:rPr>
                <w:color w:val="191919"/>
              </w:rPr>
              <w:t>El pago de Honorarios queda confirmado, respaldado y trazado mediante un movimiento financiero individual.</w:t>
            </w:r>
          </w:p>
        </w:tc>
      </w:tr>
      <w:tr w:rsidR="003B111C" w14:paraId="00C6889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63EA5B" w14:textId="0B495095" w:rsidR="003B111C" w:rsidRDefault="003B111C" w:rsidP="00727F16">
            <w:pPr>
              <w:widowControl w:val="0"/>
              <w:spacing w:after="0" w:line="360" w:lineRule="auto"/>
              <w:rPr>
                <w:rFonts w:eastAsia="Times New Roman" w:cs="Times New Roman"/>
                <w:b/>
                <w:bCs/>
                <w:color w:val="191919"/>
              </w:rPr>
            </w:pPr>
            <w:r>
              <w:rPr>
                <w:b/>
                <w:bCs/>
                <w:color w:val="191919"/>
              </w:rPr>
              <w:t>Dependencias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322954E" w14:textId="16A51104" w:rsidR="003B111C" w:rsidRDefault="003B111C" w:rsidP="00727F16">
            <w:pPr>
              <w:widowControl w:val="0"/>
              <w:spacing w:after="0" w:line="360" w:lineRule="auto"/>
              <w:rPr>
                <w:rFonts w:eastAsia="Times New Roman" w:cs="Times New Roman"/>
                <w:color w:val="191919"/>
              </w:rPr>
            </w:pPr>
            <w:r>
              <w:rPr>
                <w:color w:val="191919"/>
              </w:rPr>
              <w:t>CU88 - Confirmando Boleta de Honorarios.</w:t>
            </w:r>
          </w:p>
        </w:tc>
      </w:tr>
    </w:tbl>
    <w:p w14:paraId="32B112B9" w14:textId="77777777" w:rsidR="007D6E97" w:rsidRDefault="007D6E97" w:rsidP="00727F16">
      <w:pPr>
        <w:spacing w:before="40" w:after="0" w:line="360" w:lineRule="auto"/>
        <w:rPr>
          <w:rFonts w:eastAsia="Times New Roman" w:cs="Times New Roman"/>
          <w:sz w:val="22"/>
          <w:szCs w:val="22"/>
        </w:rPr>
      </w:pPr>
    </w:p>
    <w:p w14:paraId="1815471A" w14:textId="3933FBD2" w:rsidR="009F66D4" w:rsidRDefault="009F66D4" w:rsidP="009F66D4">
      <w:pPr>
        <w:pStyle w:val="Ttulo5"/>
      </w:pPr>
      <w:r w:rsidRPr="009F66D4">
        <w:t>CU90 Anulando pago de honorarios</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4DD87761"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0F8492C"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01C042A" w14:textId="77777777" w:rsidR="007D6E97" w:rsidRDefault="000479C4"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3B111C" w14:paraId="24A1AD0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4689FF5" w14:textId="5485906C" w:rsidR="003B111C" w:rsidRDefault="003B111C"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CCD2217" w14:textId="2BB2C47D" w:rsidR="003B111C" w:rsidRDefault="003B111C" w:rsidP="00727F16">
            <w:pPr>
              <w:widowControl w:val="0"/>
              <w:spacing w:after="0" w:line="360" w:lineRule="auto"/>
              <w:rPr>
                <w:rFonts w:eastAsia="Times New Roman" w:cs="Times New Roman"/>
                <w:color w:val="191919"/>
              </w:rPr>
            </w:pPr>
            <w:r>
              <w:rPr>
                <w:color w:val="191919"/>
              </w:rPr>
              <w:t>CU90 - Anulando pago de honorarios</w:t>
            </w:r>
          </w:p>
        </w:tc>
      </w:tr>
      <w:tr w:rsidR="003B111C" w14:paraId="56830D0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773211" w14:textId="2C24E945" w:rsidR="003B111C" w:rsidRDefault="003B111C"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CC8982F" w14:textId="1F15B431" w:rsidR="003B111C" w:rsidRDefault="003B111C" w:rsidP="00727F16">
            <w:pPr>
              <w:widowControl w:val="0"/>
              <w:spacing w:after="0" w:line="360" w:lineRule="auto"/>
              <w:rPr>
                <w:rFonts w:eastAsia="Times New Roman" w:cs="Times New Roman"/>
                <w:color w:val="191919"/>
              </w:rPr>
            </w:pPr>
            <w:r>
              <w:rPr>
                <w:color w:val="191919"/>
              </w:rPr>
              <w:t>Usuario autorizado de Gerencia o Contador.</w:t>
            </w:r>
          </w:p>
        </w:tc>
      </w:tr>
      <w:tr w:rsidR="003B111C" w14:paraId="06FF314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97AA18" w14:textId="2537A53C" w:rsidR="003B111C" w:rsidRDefault="003B111C"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16551C7" w14:textId="62CAADE2" w:rsidR="003B111C" w:rsidRDefault="003B111C" w:rsidP="00727F16">
            <w:pPr>
              <w:widowControl w:val="0"/>
              <w:spacing w:after="0" w:line="360" w:lineRule="auto"/>
              <w:rPr>
                <w:rFonts w:eastAsia="Times New Roman" w:cs="Times New Roman"/>
                <w:color w:val="191919"/>
              </w:rPr>
            </w:pPr>
            <w:r>
              <w:rPr>
                <w:color w:val="191919"/>
              </w:rPr>
              <w:t>El usuario corrige registralmente un pago de Honorarios confirmado cuando no corresponde una devolución económica real, conservando el registro original.</w:t>
            </w:r>
          </w:p>
        </w:tc>
      </w:tr>
      <w:tr w:rsidR="003B111C" w14:paraId="39CE2A8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119562" w14:textId="3597C0E3" w:rsidR="003B111C" w:rsidRDefault="003B111C"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89C935D" w14:textId="19CFA666" w:rsidR="003B111C" w:rsidRDefault="003B111C" w:rsidP="00727F16">
            <w:pPr>
              <w:widowControl w:val="0"/>
              <w:spacing w:after="0" w:line="360" w:lineRule="auto"/>
              <w:rPr>
                <w:rFonts w:eastAsia="Times New Roman" w:cs="Times New Roman"/>
                <w:color w:val="191919"/>
              </w:rPr>
            </w:pPr>
            <w:r>
              <w:rPr>
                <w:color w:val="191919"/>
              </w:rPr>
              <w:t>Baja.</w:t>
            </w:r>
          </w:p>
        </w:tc>
      </w:tr>
      <w:tr w:rsidR="003B111C" w14:paraId="15EBCE4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436646" w14:textId="099E1A50" w:rsidR="003B111C" w:rsidRDefault="003B111C"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B7595A" w14:textId="11641907" w:rsidR="003B111C" w:rsidRDefault="003B111C" w:rsidP="00727F16">
            <w:pPr>
              <w:widowControl w:val="0"/>
              <w:spacing w:after="0" w:line="360" w:lineRule="auto"/>
              <w:rPr>
                <w:rFonts w:eastAsia="Times New Roman" w:cs="Times New Roman"/>
                <w:color w:val="191919"/>
              </w:rPr>
            </w:pPr>
            <w:r>
              <w:rPr>
                <w:color w:val="191919"/>
              </w:rPr>
              <w:t>Debe existir un pago de Honorarios confirmado cuyo registro requiera corrección sin devolución económica real. El usuario debe contar con permiso de anulación.</w:t>
            </w:r>
          </w:p>
        </w:tc>
      </w:tr>
      <w:tr w:rsidR="003B111C" w14:paraId="184D654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2563C83" w14:textId="2CFB051D" w:rsidR="003B111C" w:rsidRDefault="003B111C"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5C2D95" w14:textId="34FFEE8C" w:rsidR="003B111C" w:rsidRDefault="003B111C" w:rsidP="00727F16">
            <w:pPr>
              <w:widowControl w:val="0"/>
              <w:spacing w:after="0" w:line="360" w:lineRule="auto"/>
              <w:rPr>
                <w:rFonts w:eastAsia="Times New Roman" w:cs="Times New Roman"/>
                <w:color w:val="191919"/>
              </w:rPr>
            </w:pPr>
            <w:r>
              <w:rPr>
                <w:color w:val="B45F06"/>
              </w:rPr>
              <w:t xml:space="preserve">El usuario selecciona el pago de Honorarios confirmado que requiere corrección, solicita su anulación e ingresa el motivo. </w:t>
            </w:r>
            <w:r>
              <w:rPr>
                <w:color w:val="191919"/>
              </w:rPr>
              <w:t xml:space="preserve">El sistema valida que el registro se encuentre en un estado anulable y que la corrección no implique una devolución económica real [Excepción 1]. </w:t>
            </w:r>
            <w:r>
              <w:rPr>
                <w:color w:val="B45F06"/>
              </w:rPr>
              <w:t xml:space="preserve">El usuario confirma la anulación. </w:t>
            </w:r>
            <w:r>
              <w:rPr>
                <w:color w:val="191919"/>
              </w:rPr>
              <w:t>El sistema conserva intacto el pago original, crea el registro de anulación, actualiza el estado de la obligación cuando corresponda y registra la trazabilidad financiera de la corrección sin generar una devolución económica.</w:t>
            </w:r>
          </w:p>
        </w:tc>
      </w:tr>
      <w:tr w:rsidR="003B111C" w14:paraId="7365A34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C3223F6" w14:textId="197E15A6" w:rsidR="003B111C" w:rsidRDefault="003B111C"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A9A7ACB" w14:textId="1511341C" w:rsidR="003B111C" w:rsidRDefault="003B111C" w:rsidP="00727F16">
            <w:pPr>
              <w:widowControl w:val="0"/>
              <w:spacing w:after="0" w:line="360" w:lineRule="auto"/>
              <w:rPr>
                <w:rFonts w:eastAsia="Times New Roman" w:cs="Times New Roman"/>
                <w:color w:val="191919"/>
              </w:rPr>
            </w:pPr>
            <w:r>
              <w:rPr>
                <w:color w:val="191919"/>
              </w:rPr>
              <w:t>Excepción 1: Anulación no aplicable. Si el estado del pago no permite anularlo o la corrección requiere deshacer económicamente un pago real, el sistema bloquea la anulación e informa que debe utilizarse una reversión cuando corresponda.</w:t>
            </w:r>
          </w:p>
        </w:tc>
      </w:tr>
      <w:tr w:rsidR="003B111C" w14:paraId="70BF00E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3592FE" w14:textId="7D0CECE3" w:rsidR="003B111C" w:rsidRDefault="003B111C"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B54D6BE" w14:textId="73E8B1AE" w:rsidR="003B111C" w:rsidRDefault="003B111C" w:rsidP="00727F16">
            <w:pPr>
              <w:widowControl w:val="0"/>
              <w:spacing w:after="0" w:line="360" w:lineRule="auto"/>
              <w:rPr>
                <w:rFonts w:eastAsia="Times New Roman" w:cs="Times New Roman"/>
                <w:color w:val="191919"/>
              </w:rPr>
            </w:pPr>
            <w:r>
              <w:rPr>
                <w:color w:val="191919"/>
              </w:rPr>
              <w:t>La anulación queda registrada con su motivo y trazabilidad, conservando el pago original y sin registrar una devolución económica real.</w:t>
            </w:r>
          </w:p>
        </w:tc>
      </w:tr>
      <w:tr w:rsidR="003B111C" w14:paraId="52C05C9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A927B80" w14:textId="1D6737F3" w:rsidR="003B111C" w:rsidRDefault="003B111C"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098D8C3" w14:textId="1BDA3827" w:rsidR="003B111C" w:rsidRDefault="003B111C" w:rsidP="00727F16">
            <w:pPr>
              <w:widowControl w:val="0"/>
              <w:spacing w:after="0" w:line="360" w:lineRule="auto"/>
              <w:rPr>
                <w:rFonts w:eastAsia="Times New Roman" w:cs="Times New Roman"/>
                <w:color w:val="191919"/>
              </w:rPr>
            </w:pPr>
            <w:r>
              <w:rPr>
                <w:color w:val="191919"/>
              </w:rPr>
              <w:t>CU89 - Pagando honorarios.</w:t>
            </w:r>
          </w:p>
        </w:tc>
      </w:tr>
    </w:tbl>
    <w:p w14:paraId="271E9633" w14:textId="77777777" w:rsidR="00B10493" w:rsidRDefault="00B10493" w:rsidP="00727F16">
      <w:pPr>
        <w:spacing w:before="40" w:after="0" w:line="360" w:lineRule="auto"/>
      </w:pPr>
    </w:p>
    <w:p w14:paraId="3AAF6C30" w14:textId="77777777" w:rsidR="00B10493" w:rsidRDefault="00B10493" w:rsidP="00727F16">
      <w:pPr>
        <w:spacing w:before="40" w:after="0" w:line="360" w:lineRule="auto"/>
        <w:rPr>
          <w:b/>
          <w:bCs/>
        </w:rPr>
      </w:pPr>
    </w:p>
    <w:p w14:paraId="1681B492" w14:textId="77777777" w:rsidR="00B10493" w:rsidRDefault="00B10493" w:rsidP="00727F16">
      <w:pPr>
        <w:spacing w:before="40" w:after="0" w:line="360" w:lineRule="auto"/>
        <w:rPr>
          <w:b/>
          <w:bCs/>
        </w:rPr>
      </w:pPr>
    </w:p>
    <w:p w14:paraId="5303AA62" w14:textId="77777777" w:rsidR="00B10493" w:rsidRDefault="00B10493" w:rsidP="00727F16">
      <w:pPr>
        <w:spacing w:before="40" w:after="0" w:line="360" w:lineRule="auto"/>
        <w:rPr>
          <w:b/>
          <w:bCs/>
        </w:rPr>
      </w:pPr>
    </w:p>
    <w:p w14:paraId="42AEC189" w14:textId="77777777" w:rsidR="00B10493" w:rsidRDefault="00B10493" w:rsidP="00727F16">
      <w:pPr>
        <w:spacing w:before="40" w:after="0" w:line="360" w:lineRule="auto"/>
        <w:rPr>
          <w:b/>
          <w:bCs/>
        </w:rPr>
      </w:pPr>
    </w:p>
    <w:p w14:paraId="467199F8" w14:textId="77777777" w:rsidR="00B10493" w:rsidRDefault="00B10493" w:rsidP="00727F16">
      <w:pPr>
        <w:spacing w:before="40" w:after="0" w:line="360" w:lineRule="auto"/>
        <w:rPr>
          <w:b/>
          <w:bCs/>
        </w:rPr>
      </w:pPr>
    </w:p>
    <w:p w14:paraId="3C7B1FEE" w14:textId="77777777" w:rsidR="00B10493" w:rsidRDefault="00B10493" w:rsidP="00727F16">
      <w:pPr>
        <w:spacing w:before="40" w:after="0" w:line="360" w:lineRule="auto"/>
        <w:rPr>
          <w:b/>
          <w:bCs/>
        </w:rPr>
      </w:pPr>
    </w:p>
    <w:p w14:paraId="2FFEC7C1" w14:textId="77777777" w:rsidR="00B10493" w:rsidRDefault="00B10493" w:rsidP="00727F16">
      <w:pPr>
        <w:spacing w:before="40" w:after="0" w:line="360" w:lineRule="auto"/>
        <w:rPr>
          <w:b/>
          <w:bCs/>
        </w:rPr>
      </w:pPr>
    </w:p>
    <w:p w14:paraId="6AA01432" w14:textId="77777777" w:rsidR="00B10493" w:rsidRDefault="00B10493" w:rsidP="00727F16">
      <w:pPr>
        <w:spacing w:before="40" w:after="0" w:line="360" w:lineRule="auto"/>
        <w:rPr>
          <w:b/>
          <w:bCs/>
        </w:rPr>
      </w:pPr>
    </w:p>
    <w:p w14:paraId="49B81B3E" w14:textId="77777777" w:rsidR="00B10493" w:rsidRDefault="00B10493" w:rsidP="00727F16">
      <w:pPr>
        <w:spacing w:before="40" w:after="0" w:line="360" w:lineRule="auto"/>
        <w:rPr>
          <w:b/>
          <w:bCs/>
        </w:rPr>
      </w:pPr>
    </w:p>
    <w:p w14:paraId="2C285D69" w14:textId="77777777" w:rsidR="00B10493" w:rsidRDefault="00B10493" w:rsidP="00727F16">
      <w:pPr>
        <w:spacing w:before="40" w:after="0" w:line="360" w:lineRule="auto"/>
        <w:rPr>
          <w:b/>
          <w:bCs/>
        </w:rPr>
      </w:pPr>
    </w:p>
    <w:p w14:paraId="0A8BE392" w14:textId="77777777" w:rsidR="00B10493" w:rsidRDefault="00B10493" w:rsidP="00727F16">
      <w:pPr>
        <w:spacing w:before="40" w:after="0" w:line="360" w:lineRule="auto"/>
        <w:rPr>
          <w:b/>
          <w:bCs/>
        </w:rPr>
      </w:pPr>
    </w:p>
    <w:p w14:paraId="06FA3743" w14:textId="77777777" w:rsidR="00B10493" w:rsidRDefault="00B10493" w:rsidP="00727F16">
      <w:pPr>
        <w:spacing w:before="40" w:after="0" w:line="360" w:lineRule="auto"/>
        <w:rPr>
          <w:b/>
          <w:bCs/>
        </w:rPr>
      </w:pPr>
    </w:p>
    <w:p w14:paraId="121F697F" w14:textId="77777777" w:rsidR="00B10493" w:rsidRDefault="00B10493" w:rsidP="00727F16">
      <w:pPr>
        <w:spacing w:before="40" w:after="0" w:line="360" w:lineRule="auto"/>
        <w:rPr>
          <w:b/>
          <w:bCs/>
        </w:rPr>
      </w:pPr>
    </w:p>
    <w:p w14:paraId="6D50FC11" w14:textId="77777777" w:rsidR="00B10493" w:rsidRDefault="00B10493" w:rsidP="00727F16">
      <w:pPr>
        <w:spacing w:before="40" w:after="0" w:line="360" w:lineRule="auto"/>
        <w:rPr>
          <w:b/>
          <w:bCs/>
        </w:rPr>
      </w:pPr>
    </w:p>
    <w:p w14:paraId="5FE92178" w14:textId="77777777" w:rsidR="00B10493" w:rsidRDefault="00B10493" w:rsidP="00727F16">
      <w:pPr>
        <w:spacing w:before="40" w:after="0" w:line="360" w:lineRule="auto"/>
        <w:rPr>
          <w:b/>
          <w:bCs/>
        </w:rPr>
      </w:pPr>
    </w:p>
    <w:p w14:paraId="147ED0AE" w14:textId="77777777" w:rsidR="00B10493" w:rsidRDefault="00B10493" w:rsidP="00727F16">
      <w:pPr>
        <w:spacing w:before="40" w:after="0" w:line="360" w:lineRule="auto"/>
        <w:rPr>
          <w:b/>
          <w:bCs/>
        </w:rPr>
      </w:pPr>
    </w:p>
    <w:p w14:paraId="205254A8" w14:textId="77777777" w:rsidR="00B10493" w:rsidRDefault="00B10493" w:rsidP="00727F16">
      <w:pPr>
        <w:spacing w:before="40" w:after="0" w:line="360" w:lineRule="auto"/>
        <w:rPr>
          <w:b/>
          <w:bCs/>
        </w:rPr>
      </w:pPr>
    </w:p>
    <w:p w14:paraId="6CD03521" w14:textId="77777777" w:rsidR="00B10493" w:rsidRDefault="00B10493" w:rsidP="00727F16">
      <w:pPr>
        <w:spacing w:before="40" w:after="0" w:line="360" w:lineRule="auto"/>
        <w:rPr>
          <w:b/>
          <w:bCs/>
        </w:rPr>
      </w:pPr>
    </w:p>
    <w:p w14:paraId="47994497" w14:textId="77777777" w:rsidR="00B10493" w:rsidRDefault="00B10493" w:rsidP="00727F16">
      <w:pPr>
        <w:spacing w:before="40" w:after="0" w:line="360" w:lineRule="auto"/>
        <w:rPr>
          <w:b/>
          <w:bCs/>
        </w:rPr>
      </w:pPr>
    </w:p>
    <w:p w14:paraId="574C41D7" w14:textId="77777777" w:rsidR="00B10493" w:rsidRDefault="00B10493" w:rsidP="00727F16">
      <w:pPr>
        <w:spacing w:before="40" w:after="0" w:line="360" w:lineRule="auto"/>
        <w:rPr>
          <w:b/>
          <w:bCs/>
        </w:rPr>
      </w:pPr>
    </w:p>
    <w:p w14:paraId="048D0214" w14:textId="77777777" w:rsidR="00B10493" w:rsidRDefault="00B10493" w:rsidP="00727F16">
      <w:pPr>
        <w:spacing w:before="40" w:after="0" w:line="360" w:lineRule="auto"/>
        <w:rPr>
          <w:b/>
          <w:bCs/>
        </w:rPr>
      </w:pPr>
    </w:p>
    <w:p w14:paraId="4C3B8803" w14:textId="3D63CCA9" w:rsidR="00B10493" w:rsidRDefault="00B10493" w:rsidP="00727F16">
      <w:pPr>
        <w:spacing w:before="40" w:after="0" w:line="360" w:lineRule="auto"/>
        <w:rPr>
          <w:b/>
          <w:bCs/>
        </w:rPr>
      </w:pPr>
    </w:p>
    <w:p w14:paraId="53BAD19C" w14:textId="1CABC9CB" w:rsidR="00091DDF" w:rsidRDefault="00B10493" w:rsidP="00E712DF">
      <w:pPr>
        <w:pStyle w:val="Ttulo5"/>
      </w:pPr>
      <w:r w:rsidRPr="00B10493">
        <w:t>CU91 Revirtiendo pago de honorarios</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4322A6DA"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41081E85"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F87ADC7" w14:textId="26B7AEF8"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w:t>
            </w:r>
            <w:r w:rsidR="00B10493">
              <w:rPr>
                <w:rFonts w:eastAsia="Times New Roman" w:cs="Times New Roman"/>
                <w:b/>
                <w:bCs/>
                <w:color w:val="FFFFFF"/>
              </w:rPr>
              <w:t>n</w:t>
            </w:r>
          </w:p>
        </w:tc>
      </w:tr>
      <w:tr w:rsidR="00210909" w14:paraId="2B4DCA67"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367C0E7" w14:textId="77994074" w:rsidR="00210909" w:rsidRDefault="00210909"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E60313D" w14:textId="44179225" w:rsidR="00210909" w:rsidRDefault="00210909" w:rsidP="00727F16">
            <w:pPr>
              <w:widowControl w:val="0"/>
              <w:spacing w:after="0" w:line="360" w:lineRule="auto"/>
              <w:rPr>
                <w:rFonts w:eastAsia="Times New Roman" w:cs="Times New Roman"/>
                <w:color w:val="191919"/>
              </w:rPr>
            </w:pPr>
            <w:r>
              <w:rPr>
                <w:color w:val="191919"/>
              </w:rPr>
              <w:t>CU91 - Revirtiendo pago de honorarios</w:t>
            </w:r>
          </w:p>
        </w:tc>
      </w:tr>
      <w:tr w:rsidR="00210909" w14:paraId="2BE7B0F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25A91B4" w14:textId="7854C036" w:rsidR="00210909" w:rsidRDefault="00210909"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794A0C0" w14:textId="665ED20C" w:rsidR="00210909" w:rsidRDefault="00210909" w:rsidP="00727F16">
            <w:pPr>
              <w:widowControl w:val="0"/>
              <w:spacing w:after="0" w:line="360" w:lineRule="auto"/>
              <w:rPr>
                <w:rFonts w:eastAsia="Times New Roman" w:cs="Times New Roman"/>
                <w:color w:val="191919"/>
              </w:rPr>
            </w:pPr>
            <w:r>
              <w:rPr>
                <w:color w:val="191919"/>
              </w:rPr>
              <w:t>Usuario autorizado de Gerencia o Contador.</w:t>
            </w:r>
          </w:p>
        </w:tc>
      </w:tr>
      <w:tr w:rsidR="00210909" w14:paraId="39B5DA29"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27D4EBE" w14:textId="3027F0EB" w:rsidR="00210909" w:rsidRDefault="00210909"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42CCC1" w14:textId="075236E0" w:rsidR="00210909" w:rsidRDefault="00210909" w:rsidP="00727F16">
            <w:pPr>
              <w:widowControl w:val="0"/>
              <w:spacing w:after="0" w:line="360" w:lineRule="auto"/>
              <w:rPr>
                <w:rFonts w:eastAsia="Times New Roman" w:cs="Times New Roman"/>
                <w:color w:val="191919"/>
              </w:rPr>
            </w:pPr>
            <w:r>
              <w:rPr>
                <w:color w:val="191919"/>
              </w:rPr>
              <w:t>El usuario revierte total o parcialmente el efecto económico de un pago real de Honorarios confirmado, manteniendo el pago original como antecedente.</w:t>
            </w:r>
          </w:p>
        </w:tc>
      </w:tr>
      <w:tr w:rsidR="00210909" w14:paraId="645CB047"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07F2CC4" w14:textId="12E3895D" w:rsidR="00210909" w:rsidRDefault="00210909"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9E514D2" w14:textId="3E1975C0" w:rsidR="00210909" w:rsidRDefault="00210909" w:rsidP="00727F16">
            <w:pPr>
              <w:widowControl w:val="0"/>
              <w:spacing w:after="0" w:line="360" w:lineRule="auto"/>
              <w:rPr>
                <w:rFonts w:eastAsia="Times New Roman" w:cs="Times New Roman"/>
                <w:color w:val="191919"/>
              </w:rPr>
            </w:pPr>
            <w:r>
              <w:rPr>
                <w:color w:val="191919"/>
              </w:rPr>
              <w:t>Baja.</w:t>
            </w:r>
          </w:p>
        </w:tc>
      </w:tr>
      <w:tr w:rsidR="00210909" w14:paraId="6982490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2E37486" w14:textId="7C4054CC" w:rsidR="00210909" w:rsidRDefault="00210909"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AFA259F" w14:textId="4B02017B" w:rsidR="00210909" w:rsidRDefault="00210909" w:rsidP="00727F16">
            <w:pPr>
              <w:widowControl w:val="0"/>
              <w:spacing w:after="0" w:line="360" w:lineRule="auto"/>
              <w:rPr>
                <w:rFonts w:eastAsia="Times New Roman" w:cs="Times New Roman"/>
                <w:color w:val="191919"/>
              </w:rPr>
            </w:pPr>
            <w:r>
              <w:rPr>
                <w:color w:val="191919"/>
              </w:rPr>
              <w:t>Debe existir un pago real de Honorarios previamente confirmado. El usuario debe contar con permiso de reversión.</w:t>
            </w:r>
          </w:p>
        </w:tc>
      </w:tr>
      <w:tr w:rsidR="00210909" w14:paraId="378DE14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637C27E" w14:textId="3A2D03F4" w:rsidR="00210909" w:rsidRDefault="00210909"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42D43C6" w14:textId="6BFD7CAF" w:rsidR="00210909" w:rsidRDefault="00210909" w:rsidP="00727F16">
            <w:pPr>
              <w:widowControl w:val="0"/>
              <w:spacing w:after="0" w:line="360" w:lineRule="auto"/>
              <w:rPr>
                <w:rFonts w:eastAsia="Times New Roman" w:cs="Times New Roman"/>
                <w:color w:val="191919"/>
              </w:rPr>
            </w:pPr>
            <w:r>
              <w:rPr>
                <w:color w:val="B45F06"/>
              </w:rPr>
              <w:t xml:space="preserve">El usuario selecciona el pago de Honorarios confirmado, indica si la reversión será total o parcial, ingresa el monto a revertir y registra el motivo. </w:t>
            </w:r>
            <w:r>
              <w:rPr>
                <w:color w:val="191919"/>
              </w:rPr>
              <w:t xml:space="preserve">El sistema valida que el pago admita reversión, que el monto sea mayor que cero y que no exceda el monto económicamente reversible del pago original [Excepción 1]. </w:t>
            </w:r>
            <w:r>
              <w:rPr>
                <w:color w:val="B45F06"/>
              </w:rPr>
              <w:t xml:space="preserve">El usuario confirma la reversión. </w:t>
            </w:r>
            <w:r>
              <w:rPr>
                <w:color w:val="191919"/>
              </w:rPr>
              <w:t>El sistema conserva intacto el pago original, crea el registro de reversión con su monto y motivo, actualiza el estado o saldo de la obligación cuando corresponda y genera la trazabilidad y el movimiento financiero de reversa aplicable.</w:t>
            </w:r>
          </w:p>
        </w:tc>
      </w:tr>
      <w:tr w:rsidR="00210909" w14:paraId="38AE3F9D"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907BB7A" w14:textId="38A18C99" w:rsidR="00210909" w:rsidRDefault="00210909"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8B025FE" w14:textId="289B8DD8" w:rsidR="00210909" w:rsidRDefault="00210909" w:rsidP="00727F16">
            <w:pPr>
              <w:widowControl w:val="0"/>
              <w:spacing w:after="0" w:line="360" w:lineRule="auto"/>
              <w:rPr>
                <w:rFonts w:eastAsia="Times New Roman" w:cs="Times New Roman"/>
                <w:color w:val="191919"/>
              </w:rPr>
            </w:pPr>
            <w:r>
              <w:rPr>
                <w:color w:val="191919"/>
              </w:rPr>
              <w:t>Excepción 1: Reversión no aplicable o monto inválido. Si el estado del pago no permite la reversión, el monto es igual o menor que cero o supera el monto económicamente reversible, el sistema bloquea la operación e informa la causa.</w:t>
            </w:r>
          </w:p>
        </w:tc>
      </w:tr>
      <w:tr w:rsidR="00210909" w14:paraId="6343B0C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CB48AC" w14:textId="1A0B782A" w:rsidR="00210909" w:rsidRDefault="00210909"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4AFB1C6" w14:textId="450D9263" w:rsidR="00210909" w:rsidRDefault="00210909" w:rsidP="00727F16">
            <w:pPr>
              <w:widowControl w:val="0"/>
              <w:spacing w:after="0" w:line="360" w:lineRule="auto"/>
              <w:rPr>
                <w:rFonts w:eastAsia="Times New Roman" w:cs="Times New Roman"/>
                <w:color w:val="191919"/>
              </w:rPr>
            </w:pPr>
            <w:r>
              <w:rPr>
                <w:color w:val="191919"/>
              </w:rPr>
              <w:t>La reversión total o parcial queda registrada con su monto, motivo y trazabilidad, conservando el pago original y reflejando el efecto económico de la reversa.</w:t>
            </w:r>
          </w:p>
        </w:tc>
      </w:tr>
      <w:tr w:rsidR="00210909" w14:paraId="5E33056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6E09BF4" w14:textId="3C18B4D3" w:rsidR="00210909" w:rsidRDefault="00210909"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1CBB030" w14:textId="1ADDE184" w:rsidR="00210909" w:rsidRDefault="00210909" w:rsidP="00727F16">
            <w:pPr>
              <w:widowControl w:val="0"/>
              <w:spacing w:after="0" w:line="360" w:lineRule="auto"/>
              <w:rPr>
                <w:rFonts w:eastAsia="Times New Roman" w:cs="Times New Roman"/>
                <w:color w:val="191919"/>
              </w:rPr>
            </w:pPr>
            <w:r>
              <w:rPr>
                <w:color w:val="191919"/>
              </w:rPr>
              <w:t>CU89 - Pagando honorarios.</w:t>
            </w:r>
          </w:p>
        </w:tc>
      </w:tr>
    </w:tbl>
    <w:p w14:paraId="18EECE03" w14:textId="6662B301" w:rsidR="770DCDFF" w:rsidRDefault="770DCDFF" w:rsidP="00727F16">
      <w:pPr>
        <w:spacing w:line="360" w:lineRule="auto"/>
      </w:pPr>
    </w:p>
    <w:p w14:paraId="6F009A6E" w14:textId="358E4368" w:rsidR="00091DDF" w:rsidRDefault="004A2D56" w:rsidP="006A7FFE">
      <w:pPr>
        <w:pStyle w:val="Ttulo5"/>
      </w:pPr>
      <w:r w:rsidRPr="004A2D56">
        <w:t xml:space="preserve">CU92 Registrando </w:t>
      </w:r>
      <w:r w:rsidRPr="006A7FFE">
        <w:t>Empleado</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5013036C"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53160C1"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2598A14"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210909" w14:paraId="641101A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4771E21" w14:textId="58DD4B8B" w:rsidR="00210909" w:rsidRDefault="00210909"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8CB8DEF" w14:textId="1311D95B" w:rsidR="00210909" w:rsidRDefault="00210909" w:rsidP="00727F16">
            <w:pPr>
              <w:widowControl w:val="0"/>
              <w:spacing w:after="0" w:line="360" w:lineRule="auto"/>
              <w:rPr>
                <w:rFonts w:eastAsia="Times New Roman" w:cs="Times New Roman"/>
                <w:color w:val="191919"/>
              </w:rPr>
            </w:pPr>
            <w:r>
              <w:rPr>
                <w:color w:val="191919"/>
              </w:rPr>
              <w:t>CU92 - Registrando Empleado</w:t>
            </w:r>
          </w:p>
        </w:tc>
      </w:tr>
      <w:tr w:rsidR="00210909" w14:paraId="40B9CF1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B788EB2" w14:textId="6927DE84" w:rsidR="00210909" w:rsidRDefault="00210909"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B07439D" w14:textId="39906F94" w:rsidR="00210909" w:rsidRDefault="00210909" w:rsidP="00727F16">
            <w:pPr>
              <w:widowControl w:val="0"/>
              <w:spacing w:after="0" w:line="360" w:lineRule="auto"/>
              <w:rPr>
                <w:rFonts w:eastAsia="Times New Roman" w:cs="Times New Roman"/>
                <w:color w:val="191919"/>
              </w:rPr>
            </w:pPr>
            <w:r>
              <w:rPr>
                <w:color w:val="191919"/>
              </w:rPr>
              <w:t>Usuario autorizado de Gerencia.</w:t>
            </w:r>
          </w:p>
        </w:tc>
      </w:tr>
      <w:tr w:rsidR="00210909" w14:paraId="3D7DF1D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34AF5F5" w14:textId="50A06E34" w:rsidR="00210909" w:rsidRDefault="00210909"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CA85DA" w14:textId="35B0963C" w:rsidR="00210909" w:rsidRDefault="00210909" w:rsidP="00727F16">
            <w:pPr>
              <w:widowControl w:val="0"/>
              <w:spacing w:after="0" w:line="360" w:lineRule="auto"/>
              <w:rPr>
                <w:rFonts w:eastAsia="Times New Roman" w:cs="Times New Roman"/>
                <w:color w:val="191919"/>
              </w:rPr>
            </w:pPr>
            <w:r>
              <w:rPr>
                <w:color w:val="191919"/>
              </w:rPr>
              <w:t xml:space="preserve">El usuario incorpora un trabajador dependiente al registro de empleados para que pueda participar en los procesos </w:t>
            </w:r>
            <w:proofErr w:type="spellStart"/>
            <w:r>
              <w:rPr>
                <w:color w:val="191919"/>
              </w:rPr>
              <w:t>remuneracionales</w:t>
            </w:r>
            <w:proofErr w:type="spellEnd"/>
            <w:r>
              <w:rPr>
                <w:color w:val="191919"/>
              </w:rPr>
              <w:t>.</w:t>
            </w:r>
          </w:p>
        </w:tc>
      </w:tr>
      <w:tr w:rsidR="00210909" w14:paraId="75DCAD0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3B358F7" w14:textId="1FBE4743" w:rsidR="00210909" w:rsidRDefault="00210909"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268B461" w14:textId="61C08D16" w:rsidR="00210909" w:rsidRDefault="00210909" w:rsidP="00727F16">
            <w:pPr>
              <w:widowControl w:val="0"/>
              <w:spacing w:after="0" w:line="360" w:lineRule="auto"/>
              <w:rPr>
                <w:rFonts w:eastAsia="Times New Roman" w:cs="Times New Roman"/>
                <w:color w:val="191919"/>
              </w:rPr>
            </w:pPr>
            <w:r>
              <w:rPr>
                <w:color w:val="191919"/>
              </w:rPr>
              <w:t>Baja.</w:t>
            </w:r>
          </w:p>
        </w:tc>
      </w:tr>
      <w:tr w:rsidR="00210909" w14:paraId="28C9782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DE5C8F2" w14:textId="719ED9BD" w:rsidR="00210909" w:rsidRDefault="00210909"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5AADC6" w14:textId="76140B3D" w:rsidR="00210909" w:rsidRDefault="00210909" w:rsidP="00727F16">
            <w:pPr>
              <w:widowControl w:val="0"/>
              <w:spacing w:after="0" w:line="360" w:lineRule="auto"/>
              <w:rPr>
                <w:rFonts w:eastAsia="Times New Roman" w:cs="Times New Roman"/>
                <w:color w:val="191919"/>
              </w:rPr>
            </w:pPr>
            <w:r>
              <w:rPr>
                <w:color w:val="191919"/>
              </w:rPr>
              <w:t>El usuario debe estar autenticado y autorizado para administrar el registro de empleados.</w:t>
            </w:r>
          </w:p>
        </w:tc>
      </w:tr>
      <w:tr w:rsidR="00210909" w14:paraId="2A93323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413F165" w14:textId="6EE9E01A" w:rsidR="00210909" w:rsidRDefault="00210909"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C209F7D" w14:textId="1D47474C" w:rsidR="00210909" w:rsidRDefault="00210909" w:rsidP="00727F16">
            <w:pPr>
              <w:widowControl w:val="0"/>
              <w:spacing w:after="0" w:line="360" w:lineRule="auto"/>
              <w:rPr>
                <w:rFonts w:eastAsia="Times New Roman" w:cs="Times New Roman"/>
                <w:color w:val="191919"/>
              </w:rPr>
            </w:pPr>
            <w:r>
              <w:rPr>
                <w:color w:val="B45F06"/>
              </w:rPr>
              <w:t xml:space="preserve">El usuario selecciona la opción para registrar un nuevo Empleado e ingresa su RUT, nombre, datos de contacto, cargo, estado y antecedentes de vigencia laboral requeridos. </w:t>
            </w:r>
            <w:r>
              <w:rPr>
                <w:color w:val="191919"/>
              </w:rPr>
              <w:t xml:space="preserve">El sistema valida que los datos obligatorios sean válidos [Excepción 1] y comprueba que la identidad del trabajador no se encuentre duplicada [Excepción 2]. </w:t>
            </w:r>
            <w:r>
              <w:rPr>
                <w:color w:val="B45F06"/>
              </w:rPr>
              <w:t xml:space="preserve">El usuario confirma el registro. </w:t>
            </w:r>
            <w:r>
              <w:rPr>
                <w:color w:val="191919"/>
              </w:rPr>
              <w:t xml:space="preserve">El sistema crea el Empleado y lo deja disponible para su configuración </w:t>
            </w:r>
            <w:proofErr w:type="spellStart"/>
            <w:r>
              <w:rPr>
                <w:color w:val="191919"/>
              </w:rPr>
              <w:t>remuneracional</w:t>
            </w:r>
            <w:proofErr w:type="spellEnd"/>
            <w:r>
              <w:rPr>
                <w:color w:val="191919"/>
              </w:rPr>
              <w:t>, sin exigir la creación de una cuenta de Usuario.</w:t>
            </w:r>
          </w:p>
        </w:tc>
      </w:tr>
      <w:tr w:rsidR="00210909" w14:paraId="7950CDE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BF9229E" w14:textId="201FC3AD" w:rsidR="00210909" w:rsidRDefault="00210909"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FB1F6AB" w14:textId="7DA29631" w:rsidR="00210909" w:rsidRDefault="00210909" w:rsidP="00727F16">
            <w:pPr>
              <w:widowControl w:val="0"/>
              <w:spacing w:after="0" w:line="360" w:lineRule="auto"/>
              <w:rPr>
                <w:rFonts w:eastAsia="Times New Roman" w:cs="Times New Roman"/>
                <w:color w:val="191919"/>
              </w:rPr>
            </w:pPr>
            <w:r>
              <w:rPr>
                <w:color w:val="191919"/>
              </w:rPr>
              <w:t>Excepción 1: Datos laborales incompletos o inválidos. El sistema informa los antecedentes que deben corregirse y no registra al Empleado.</w:t>
            </w:r>
            <w:r>
              <w:rPr>
                <w:color w:val="191919"/>
              </w:rPr>
              <w:br/>
              <w:t>Excepción 2: Empleado ya registrado. El sistema evita crear un duplicado e informa que debe utilizarse el registro existente.</w:t>
            </w:r>
          </w:p>
        </w:tc>
      </w:tr>
      <w:tr w:rsidR="00210909" w14:paraId="2B49A83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BF89B5F" w14:textId="0BBBEF26" w:rsidR="00210909" w:rsidRDefault="00210909"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6D4DAC" w14:textId="43D23B81" w:rsidR="00210909" w:rsidRDefault="00210909" w:rsidP="00727F16">
            <w:pPr>
              <w:widowControl w:val="0"/>
              <w:spacing w:after="0" w:line="360" w:lineRule="auto"/>
              <w:rPr>
                <w:rFonts w:eastAsia="Times New Roman" w:cs="Times New Roman"/>
                <w:color w:val="191919"/>
              </w:rPr>
            </w:pPr>
            <w:r>
              <w:rPr>
                <w:color w:val="191919"/>
              </w:rPr>
              <w:t>El Empleado queda registrado una sola vez y disponible para la gestión de remuneraciones.</w:t>
            </w:r>
          </w:p>
        </w:tc>
      </w:tr>
      <w:tr w:rsidR="00210909" w14:paraId="5EAE3E5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3C7DD3D" w14:textId="34FBAEB4" w:rsidR="00210909" w:rsidRDefault="00210909"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7F4606" w14:textId="366A0DBA" w:rsidR="00210909" w:rsidRDefault="00210909" w:rsidP="00727F16">
            <w:pPr>
              <w:widowControl w:val="0"/>
              <w:spacing w:after="0" w:line="360" w:lineRule="auto"/>
              <w:rPr>
                <w:rFonts w:eastAsia="Times New Roman" w:cs="Times New Roman"/>
                <w:color w:val="191919"/>
              </w:rPr>
            </w:pPr>
            <w:r>
              <w:rPr>
                <w:color w:val="191919"/>
              </w:rPr>
              <w:t>No aplica.</w:t>
            </w:r>
          </w:p>
        </w:tc>
      </w:tr>
    </w:tbl>
    <w:p w14:paraId="5D9AEB4B" w14:textId="77777777" w:rsidR="00091DDF" w:rsidRDefault="00091DDF" w:rsidP="00727F16">
      <w:pPr>
        <w:spacing w:before="40" w:after="0" w:line="360" w:lineRule="auto"/>
        <w:rPr>
          <w:rFonts w:eastAsia="Times New Roman" w:cs="Times New Roman"/>
          <w:sz w:val="22"/>
          <w:szCs w:val="22"/>
        </w:rPr>
      </w:pPr>
    </w:p>
    <w:p w14:paraId="7B6F345B" w14:textId="751DE6F8" w:rsidR="004A2D56" w:rsidRDefault="004A2D56" w:rsidP="006A7FFE">
      <w:pPr>
        <w:pStyle w:val="Ttulo5"/>
      </w:pPr>
      <w:r w:rsidRPr="004A2D56">
        <w:t xml:space="preserve">CU93 Configurando </w:t>
      </w:r>
      <w:r w:rsidRPr="006A7FFE">
        <w:t>sueldo</w:t>
      </w:r>
      <w:r w:rsidRPr="004A2D56">
        <w:t xml:space="preserve"> base</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61234A38"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1B418BF7"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CA355E7"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210909" w14:paraId="1946C00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E3353D" w14:textId="0AAF7C2A" w:rsidR="00210909" w:rsidRDefault="00210909"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47E3868" w14:textId="385428C3" w:rsidR="00210909" w:rsidRDefault="00210909" w:rsidP="00727F16">
            <w:pPr>
              <w:widowControl w:val="0"/>
              <w:spacing w:after="0" w:line="360" w:lineRule="auto"/>
              <w:rPr>
                <w:rFonts w:eastAsia="Times New Roman" w:cs="Times New Roman"/>
                <w:color w:val="191919"/>
              </w:rPr>
            </w:pPr>
            <w:r>
              <w:rPr>
                <w:color w:val="191919"/>
              </w:rPr>
              <w:t>CU93 - Configurando sueldo base</w:t>
            </w:r>
          </w:p>
        </w:tc>
      </w:tr>
      <w:tr w:rsidR="00210909" w14:paraId="4F74B53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A429D7F" w14:textId="6D66037B" w:rsidR="00210909" w:rsidRDefault="00210909"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8A0E4C1" w14:textId="7DA08116" w:rsidR="00210909" w:rsidRDefault="00210909" w:rsidP="00727F16">
            <w:pPr>
              <w:widowControl w:val="0"/>
              <w:spacing w:after="0" w:line="360" w:lineRule="auto"/>
              <w:rPr>
                <w:rFonts w:eastAsia="Times New Roman" w:cs="Times New Roman"/>
                <w:color w:val="191919"/>
              </w:rPr>
            </w:pPr>
            <w:r>
              <w:rPr>
                <w:color w:val="191919"/>
              </w:rPr>
              <w:t>Usuario autorizado de Gerencia.</w:t>
            </w:r>
          </w:p>
        </w:tc>
      </w:tr>
      <w:tr w:rsidR="00210909" w14:paraId="6E9F511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B594850" w14:textId="3D7BAA0C" w:rsidR="00210909" w:rsidRDefault="00210909"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B380186" w14:textId="4C376DD1" w:rsidR="00210909" w:rsidRDefault="00210909" w:rsidP="00727F16">
            <w:pPr>
              <w:widowControl w:val="0"/>
              <w:spacing w:after="0" w:line="360" w:lineRule="auto"/>
              <w:rPr>
                <w:rFonts w:eastAsia="Times New Roman" w:cs="Times New Roman"/>
                <w:color w:val="191919"/>
              </w:rPr>
            </w:pPr>
            <w:r>
              <w:rPr>
                <w:color w:val="191919"/>
              </w:rPr>
              <w:t>El usuario define o actualiza el sueldo base de un Empleado mediante una versión con vigencia, preservando el historial anterior.</w:t>
            </w:r>
          </w:p>
        </w:tc>
      </w:tr>
      <w:tr w:rsidR="00210909" w14:paraId="60F7CC47"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F5B56A" w14:textId="20F109B8" w:rsidR="00210909" w:rsidRDefault="00210909"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D3DA536" w14:textId="5A0E9BCD" w:rsidR="00210909" w:rsidRDefault="00210909" w:rsidP="00727F16">
            <w:pPr>
              <w:widowControl w:val="0"/>
              <w:spacing w:after="0" w:line="360" w:lineRule="auto"/>
              <w:rPr>
                <w:rFonts w:eastAsia="Times New Roman" w:cs="Times New Roman"/>
                <w:color w:val="191919"/>
              </w:rPr>
            </w:pPr>
            <w:r>
              <w:rPr>
                <w:color w:val="191919"/>
              </w:rPr>
              <w:t>Baja.</w:t>
            </w:r>
          </w:p>
        </w:tc>
      </w:tr>
      <w:tr w:rsidR="00210909" w14:paraId="362253D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649A75" w14:textId="18CC7A35" w:rsidR="00210909" w:rsidRDefault="00210909"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7864C1A" w14:textId="7778F0E2" w:rsidR="00210909" w:rsidRDefault="00210909" w:rsidP="00727F16">
            <w:pPr>
              <w:widowControl w:val="0"/>
              <w:spacing w:after="0" w:line="360" w:lineRule="auto"/>
              <w:rPr>
                <w:rFonts w:eastAsia="Times New Roman" w:cs="Times New Roman"/>
                <w:color w:val="191919"/>
              </w:rPr>
            </w:pPr>
            <w:r>
              <w:rPr>
                <w:color w:val="191919"/>
              </w:rPr>
              <w:t xml:space="preserve">Debe existir un Empleado registrado y el usuario debe estar autorizado para modificar su configuración </w:t>
            </w:r>
            <w:proofErr w:type="spellStart"/>
            <w:r>
              <w:rPr>
                <w:color w:val="191919"/>
              </w:rPr>
              <w:t>remuneracional</w:t>
            </w:r>
            <w:proofErr w:type="spellEnd"/>
            <w:r>
              <w:rPr>
                <w:color w:val="191919"/>
              </w:rPr>
              <w:t>.</w:t>
            </w:r>
          </w:p>
        </w:tc>
      </w:tr>
      <w:tr w:rsidR="00210909" w14:paraId="1ED207F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DF83DFE" w14:textId="1507113B" w:rsidR="00210909" w:rsidRDefault="00210909"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76F2B04" w14:textId="4B2CB583" w:rsidR="00210909" w:rsidRDefault="00210909" w:rsidP="00727F16">
            <w:pPr>
              <w:widowControl w:val="0"/>
              <w:spacing w:after="0" w:line="360" w:lineRule="auto"/>
              <w:rPr>
                <w:rFonts w:eastAsia="Times New Roman" w:cs="Times New Roman"/>
                <w:color w:val="191919"/>
              </w:rPr>
            </w:pPr>
            <w:r>
              <w:rPr>
                <w:color w:val="B45F06"/>
              </w:rPr>
              <w:t xml:space="preserve">El usuario selecciona al Empleado, ingresa el nuevo monto de sueldo base y define su fecha de vigencia. </w:t>
            </w:r>
            <w:r>
              <w:rPr>
                <w:color w:val="191919"/>
              </w:rPr>
              <w:t xml:space="preserve">El sistema valida que el monto y la vigencia sean aceptables para la configuración </w:t>
            </w:r>
            <w:proofErr w:type="spellStart"/>
            <w:r>
              <w:rPr>
                <w:color w:val="191919"/>
              </w:rPr>
              <w:t>remuneracional</w:t>
            </w:r>
            <w:proofErr w:type="spellEnd"/>
            <w:r>
              <w:rPr>
                <w:color w:val="191919"/>
              </w:rPr>
              <w:t xml:space="preserve"> [Excepción 1]. </w:t>
            </w:r>
            <w:r>
              <w:rPr>
                <w:color w:val="B45F06"/>
              </w:rPr>
              <w:t xml:space="preserve">El usuario confirma el cambio. </w:t>
            </w:r>
            <w:r>
              <w:rPr>
                <w:color w:val="191919"/>
              </w:rPr>
              <w:t>El sistema crea una nueva versión de sueldo base desde la fecha indicada y conserva las versiones anteriores para los períodos históricos.</w:t>
            </w:r>
          </w:p>
        </w:tc>
      </w:tr>
      <w:tr w:rsidR="00210909" w14:paraId="5F3FF328"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A87EAC3" w14:textId="5AC1BB50" w:rsidR="00210909" w:rsidRDefault="00210909"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B4633D9" w14:textId="553BD4A9" w:rsidR="00210909" w:rsidRDefault="00210909" w:rsidP="00727F16">
            <w:pPr>
              <w:widowControl w:val="0"/>
              <w:spacing w:after="0" w:line="360" w:lineRule="auto"/>
              <w:rPr>
                <w:rFonts w:eastAsia="Times New Roman" w:cs="Times New Roman"/>
                <w:color w:val="191919"/>
              </w:rPr>
            </w:pPr>
            <w:r>
              <w:rPr>
                <w:color w:val="191919"/>
              </w:rPr>
              <w:t>Excepción 1: Monto o vigencia inválidos. El sistema rechaza la configuración cuando el monto no es válido o la vigencia resulta incompatible con la historia registrada.</w:t>
            </w:r>
          </w:p>
        </w:tc>
      </w:tr>
      <w:tr w:rsidR="00210909" w14:paraId="4C477C7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36031E1" w14:textId="6966F6B4" w:rsidR="00210909" w:rsidRDefault="00210909"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C66513E" w14:textId="2E134935" w:rsidR="00210909" w:rsidRDefault="00210909" w:rsidP="00727F16">
            <w:pPr>
              <w:widowControl w:val="0"/>
              <w:spacing w:after="0" w:line="360" w:lineRule="auto"/>
              <w:rPr>
                <w:rFonts w:eastAsia="Times New Roman" w:cs="Times New Roman"/>
                <w:color w:val="191919"/>
              </w:rPr>
            </w:pPr>
            <w:r>
              <w:rPr>
                <w:color w:val="191919"/>
              </w:rPr>
              <w:t>El Empleado queda asociado a una versión de sueldo base aplicable desde la vigencia indicada, sin modificar períodos anteriores.</w:t>
            </w:r>
          </w:p>
        </w:tc>
      </w:tr>
      <w:tr w:rsidR="00210909" w14:paraId="509F51F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7E7289" w14:textId="68482035" w:rsidR="00210909" w:rsidRDefault="00210909"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6FCF066" w14:textId="32088AA4" w:rsidR="00210909" w:rsidRDefault="00210909" w:rsidP="00727F16">
            <w:pPr>
              <w:widowControl w:val="0"/>
              <w:spacing w:after="0" w:line="360" w:lineRule="auto"/>
              <w:rPr>
                <w:rFonts w:eastAsia="Times New Roman" w:cs="Times New Roman"/>
                <w:color w:val="191919"/>
              </w:rPr>
            </w:pPr>
            <w:r>
              <w:rPr>
                <w:color w:val="191919"/>
              </w:rPr>
              <w:t>No aplica.</w:t>
            </w:r>
          </w:p>
        </w:tc>
      </w:tr>
    </w:tbl>
    <w:p w14:paraId="0B196E6B" w14:textId="77777777" w:rsidR="00091DDF" w:rsidRDefault="00091DDF" w:rsidP="00727F16">
      <w:pPr>
        <w:spacing w:before="40" w:after="0" w:line="360" w:lineRule="auto"/>
        <w:rPr>
          <w:rFonts w:eastAsia="Times New Roman" w:cs="Times New Roman"/>
          <w:sz w:val="22"/>
          <w:szCs w:val="22"/>
        </w:rPr>
      </w:pPr>
    </w:p>
    <w:p w14:paraId="055A21D3" w14:textId="1E15CA0D" w:rsidR="007354CC" w:rsidRPr="007354CC" w:rsidRDefault="007354CC" w:rsidP="006A7FFE">
      <w:pPr>
        <w:pStyle w:val="Ttulo5"/>
      </w:pPr>
      <w:r w:rsidRPr="007354CC">
        <w:t xml:space="preserve">CU94 Gestionando esquema </w:t>
      </w:r>
      <w:proofErr w:type="spellStart"/>
      <w:r w:rsidRPr="007354CC">
        <w:t>remuneracional</w:t>
      </w:r>
      <w:proofErr w:type="spellEnd"/>
      <w:r w:rsidRPr="007354CC">
        <w:t xml:space="preserve"> variable</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0457063B"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9ADBCFC"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4937FFA4"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D213A4" w14:paraId="3C5A8A1D"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996BC22" w14:textId="5DC44C03" w:rsidR="00D213A4" w:rsidRDefault="00D213A4"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6BC2EC1" w14:textId="288898A0" w:rsidR="00D213A4" w:rsidRDefault="00D213A4" w:rsidP="00727F16">
            <w:pPr>
              <w:widowControl w:val="0"/>
              <w:spacing w:after="0" w:line="360" w:lineRule="auto"/>
              <w:rPr>
                <w:rFonts w:eastAsia="Times New Roman" w:cs="Times New Roman"/>
                <w:color w:val="191919"/>
              </w:rPr>
            </w:pPr>
            <w:r>
              <w:rPr>
                <w:color w:val="191919"/>
              </w:rPr>
              <w:t xml:space="preserve">CU94 - Gestionando esquema </w:t>
            </w:r>
            <w:proofErr w:type="spellStart"/>
            <w:r>
              <w:rPr>
                <w:color w:val="191919"/>
              </w:rPr>
              <w:t>remuneracional</w:t>
            </w:r>
            <w:proofErr w:type="spellEnd"/>
            <w:r>
              <w:rPr>
                <w:color w:val="191919"/>
              </w:rPr>
              <w:t xml:space="preserve"> variable</w:t>
            </w:r>
          </w:p>
        </w:tc>
      </w:tr>
      <w:tr w:rsidR="00D213A4" w14:paraId="3E3B7DD7"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87158DE" w14:textId="7F119A4B" w:rsidR="00D213A4" w:rsidRDefault="00D213A4"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F6B30CA" w14:textId="61591AD7" w:rsidR="00D213A4" w:rsidRDefault="00D213A4" w:rsidP="00727F16">
            <w:pPr>
              <w:widowControl w:val="0"/>
              <w:spacing w:after="0" w:line="360" w:lineRule="auto"/>
              <w:rPr>
                <w:rFonts w:eastAsia="Times New Roman" w:cs="Times New Roman"/>
                <w:color w:val="191919"/>
              </w:rPr>
            </w:pPr>
            <w:r>
              <w:rPr>
                <w:color w:val="191919"/>
              </w:rPr>
              <w:t>Usuario autorizado de Gerencia, Contador o Secretaría.</w:t>
            </w:r>
          </w:p>
        </w:tc>
      </w:tr>
      <w:tr w:rsidR="00D213A4" w14:paraId="500DE0A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B576D63" w14:textId="4D0BF53C" w:rsidR="00D213A4" w:rsidRDefault="00D213A4"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0C1EFF" w14:textId="5ECBD915" w:rsidR="00D213A4" w:rsidRDefault="00D213A4" w:rsidP="00727F16">
            <w:pPr>
              <w:widowControl w:val="0"/>
              <w:spacing w:after="0" w:line="360" w:lineRule="auto"/>
              <w:rPr>
                <w:rFonts w:eastAsia="Times New Roman" w:cs="Times New Roman"/>
                <w:color w:val="191919"/>
              </w:rPr>
            </w:pPr>
            <w:r>
              <w:rPr>
                <w:color w:val="191919"/>
              </w:rPr>
              <w:t>El usuario mantiene esquemas financieros reutilizables para componentes variables sin administrar las tareas operacionales que originan los hechos.</w:t>
            </w:r>
          </w:p>
        </w:tc>
      </w:tr>
      <w:tr w:rsidR="00D213A4" w14:paraId="6DD130F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F70FDA0" w14:textId="29157733" w:rsidR="00D213A4" w:rsidRDefault="00D213A4"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CBEC67A" w14:textId="378AB000" w:rsidR="00D213A4" w:rsidRDefault="00D213A4" w:rsidP="00727F16">
            <w:pPr>
              <w:widowControl w:val="0"/>
              <w:spacing w:after="0" w:line="360" w:lineRule="auto"/>
              <w:rPr>
                <w:rFonts w:eastAsia="Times New Roman" w:cs="Times New Roman"/>
                <w:color w:val="191919"/>
              </w:rPr>
            </w:pPr>
            <w:r>
              <w:rPr>
                <w:color w:val="191919"/>
              </w:rPr>
              <w:t>Baja.</w:t>
            </w:r>
          </w:p>
        </w:tc>
      </w:tr>
      <w:tr w:rsidR="00D213A4" w14:paraId="208816F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D50CE00" w14:textId="275AC959" w:rsidR="00D213A4" w:rsidRDefault="00D213A4"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FFB8E1E" w14:textId="60EB2117" w:rsidR="00D213A4" w:rsidRDefault="00D213A4" w:rsidP="00727F16">
            <w:pPr>
              <w:widowControl w:val="0"/>
              <w:spacing w:after="0" w:line="360" w:lineRule="auto"/>
              <w:rPr>
                <w:rFonts w:eastAsia="Times New Roman" w:cs="Times New Roman"/>
                <w:color w:val="191919"/>
              </w:rPr>
            </w:pPr>
            <w:r>
              <w:rPr>
                <w:color w:val="191919"/>
              </w:rPr>
              <w:t xml:space="preserve">El usuario debe estar autorizado para gestionar esquemas </w:t>
            </w:r>
            <w:proofErr w:type="spellStart"/>
            <w:r>
              <w:rPr>
                <w:color w:val="191919"/>
              </w:rPr>
              <w:t>remuneracionales</w:t>
            </w:r>
            <w:proofErr w:type="spellEnd"/>
            <w:r>
              <w:rPr>
                <w:color w:val="191919"/>
              </w:rPr>
              <w:t>.</w:t>
            </w:r>
          </w:p>
        </w:tc>
      </w:tr>
      <w:tr w:rsidR="00D213A4" w14:paraId="3833CA2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FE634E3" w14:textId="2ADFEDB9" w:rsidR="00D213A4" w:rsidRDefault="00D213A4"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87A78E" w14:textId="6BAFAF1E" w:rsidR="00D213A4" w:rsidRDefault="00D213A4" w:rsidP="00727F16">
            <w:pPr>
              <w:widowControl w:val="0"/>
              <w:spacing w:after="0" w:line="360" w:lineRule="auto"/>
              <w:rPr>
                <w:rFonts w:eastAsia="Times New Roman" w:cs="Times New Roman"/>
                <w:color w:val="191919"/>
              </w:rPr>
            </w:pPr>
            <w:r>
              <w:rPr>
                <w:color w:val="B45F06"/>
              </w:rPr>
              <w:t xml:space="preserve">El usuario selecciona la gestión de esquemas y crea, modifica o desactiva un esquema, definiendo su identificación, regla financiera general y las asignaciones por cargo o trabajador que correspondan. </w:t>
            </w:r>
            <w:r>
              <w:rPr>
                <w:color w:val="191919"/>
              </w:rPr>
              <w:t xml:space="preserve">El sistema valida que la configuración sea suficiente para utilizar el esquema [Excepción 1] y conserva la vigencia histórica de las asignaciones. </w:t>
            </w:r>
            <w:r>
              <w:rPr>
                <w:color w:val="B45F06"/>
              </w:rPr>
              <w:t xml:space="preserve">El usuario confirma la operación. </w:t>
            </w:r>
            <w:r>
              <w:rPr>
                <w:color w:val="191919"/>
              </w:rPr>
              <w:t>El sistema guarda el esquema y sus asignaciones sin crear, asignar ni modificar tareas operacionales.</w:t>
            </w:r>
          </w:p>
        </w:tc>
      </w:tr>
      <w:tr w:rsidR="00D213A4" w14:paraId="1DCAFBA6"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E00726" w14:textId="570273E3" w:rsidR="00D213A4" w:rsidRDefault="00D213A4"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7F1EBC" w14:textId="1424B006" w:rsidR="00D213A4" w:rsidRDefault="00D213A4" w:rsidP="00727F16">
            <w:pPr>
              <w:widowControl w:val="0"/>
              <w:spacing w:after="0" w:line="360" w:lineRule="auto"/>
              <w:rPr>
                <w:rFonts w:eastAsia="Times New Roman" w:cs="Times New Roman"/>
                <w:color w:val="191919"/>
              </w:rPr>
            </w:pPr>
            <w:r>
              <w:rPr>
                <w:color w:val="191919"/>
              </w:rPr>
              <w:t xml:space="preserve">Excepción 1: Configuración incompleta. Si el esquema carece de la información mínima necesaria para su utilización </w:t>
            </w:r>
            <w:proofErr w:type="spellStart"/>
            <w:r>
              <w:rPr>
                <w:color w:val="191919"/>
              </w:rPr>
              <w:t>remuneracional</w:t>
            </w:r>
            <w:proofErr w:type="spellEnd"/>
            <w:r>
              <w:rPr>
                <w:color w:val="191919"/>
              </w:rPr>
              <w:t>, el sistema no permite activarlo y mantiene la configuración pendiente de corrección.</w:t>
            </w:r>
          </w:p>
        </w:tc>
      </w:tr>
      <w:tr w:rsidR="00D213A4" w14:paraId="3FB9DE0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24D1C5" w14:textId="292C137C" w:rsidR="00D213A4" w:rsidRDefault="00D213A4"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902A77" w14:textId="1AF4331F" w:rsidR="00D213A4" w:rsidRDefault="00D213A4" w:rsidP="00727F16">
            <w:pPr>
              <w:widowControl w:val="0"/>
              <w:spacing w:after="0" w:line="360" w:lineRule="auto"/>
              <w:rPr>
                <w:rFonts w:eastAsia="Times New Roman" w:cs="Times New Roman"/>
                <w:color w:val="191919"/>
              </w:rPr>
            </w:pPr>
            <w:r>
              <w:rPr>
                <w:color w:val="191919"/>
              </w:rPr>
              <w:t xml:space="preserve">El esquema </w:t>
            </w:r>
            <w:proofErr w:type="spellStart"/>
            <w:r>
              <w:rPr>
                <w:color w:val="191919"/>
              </w:rPr>
              <w:t>remuneracional</w:t>
            </w:r>
            <w:proofErr w:type="spellEnd"/>
            <w:r>
              <w:rPr>
                <w:color w:val="191919"/>
              </w:rPr>
              <w:t xml:space="preserve"> queda creado, actualizado o desactivado con sus asignaciones e historial, sin alterar el catálogo operacional de tareas.</w:t>
            </w:r>
          </w:p>
        </w:tc>
      </w:tr>
      <w:tr w:rsidR="00D213A4" w14:paraId="1D436D7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887F20F" w14:textId="06D1A5D7" w:rsidR="00D213A4" w:rsidRDefault="00D213A4"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25E0DC7" w14:textId="33D3E2F4" w:rsidR="00D213A4" w:rsidRDefault="00D213A4" w:rsidP="00727F16">
            <w:pPr>
              <w:widowControl w:val="0"/>
              <w:spacing w:after="0" w:line="360" w:lineRule="auto"/>
              <w:rPr>
                <w:rFonts w:eastAsia="Times New Roman" w:cs="Times New Roman"/>
                <w:color w:val="191919"/>
              </w:rPr>
            </w:pPr>
            <w:r>
              <w:rPr>
                <w:color w:val="191919"/>
              </w:rPr>
              <w:t>No aplica.</w:t>
            </w:r>
          </w:p>
        </w:tc>
      </w:tr>
    </w:tbl>
    <w:p w14:paraId="3ECAACD2" w14:textId="77777777" w:rsidR="00091DDF" w:rsidRDefault="00091DDF" w:rsidP="00727F16">
      <w:pPr>
        <w:spacing w:before="40" w:after="0" w:line="360" w:lineRule="auto"/>
        <w:rPr>
          <w:rFonts w:eastAsia="Times New Roman" w:cs="Times New Roman"/>
          <w:sz w:val="22"/>
          <w:szCs w:val="22"/>
        </w:rPr>
      </w:pPr>
    </w:p>
    <w:p w14:paraId="42A32C8C" w14:textId="2E1F2349" w:rsidR="00AD0D28" w:rsidRPr="00AD0D28" w:rsidRDefault="00AD0D28" w:rsidP="006A7FFE">
      <w:pPr>
        <w:pStyle w:val="Ttulo5"/>
      </w:pPr>
      <w:r w:rsidRPr="00AD0D28">
        <w:t xml:space="preserve">CU95 Versionando tarifa </w:t>
      </w:r>
      <w:proofErr w:type="spellStart"/>
      <w:r w:rsidRPr="00AD0D28">
        <w:t>remuneracional</w:t>
      </w:r>
      <w:proofErr w:type="spellEnd"/>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6DA08FD2"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054B82E"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4D2A5F8D"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7400D7" w14:paraId="4674BCD9"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3BA4D38" w14:textId="0D15CE41" w:rsidR="007400D7" w:rsidRDefault="007400D7"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3146C4" w14:textId="59A4DE58" w:rsidR="007400D7" w:rsidRDefault="007400D7" w:rsidP="00727F16">
            <w:pPr>
              <w:widowControl w:val="0"/>
              <w:spacing w:after="0" w:line="360" w:lineRule="auto"/>
              <w:rPr>
                <w:rFonts w:eastAsia="Times New Roman" w:cs="Times New Roman"/>
                <w:color w:val="191919"/>
              </w:rPr>
            </w:pPr>
            <w:r>
              <w:rPr>
                <w:color w:val="191919"/>
              </w:rPr>
              <w:t xml:space="preserve">CU95 - Versionando tarifa </w:t>
            </w:r>
            <w:proofErr w:type="spellStart"/>
            <w:r>
              <w:rPr>
                <w:color w:val="191919"/>
              </w:rPr>
              <w:t>remuneracional</w:t>
            </w:r>
            <w:proofErr w:type="spellEnd"/>
          </w:p>
        </w:tc>
      </w:tr>
      <w:tr w:rsidR="007400D7" w14:paraId="4AC541D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7D9D0A" w14:textId="0E100136" w:rsidR="007400D7" w:rsidRDefault="007400D7"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8FE31B1" w14:textId="170B2014" w:rsidR="007400D7" w:rsidRDefault="007400D7" w:rsidP="00727F16">
            <w:pPr>
              <w:widowControl w:val="0"/>
              <w:spacing w:after="0" w:line="360" w:lineRule="auto"/>
              <w:rPr>
                <w:rFonts w:eastAsia="Times New Roman" w:cs="Times New Roman"/>
                <w:color w:val="191919"/>
              </w:rPr>
            </w:pPr>
            <w:r>
              <w:rPr>
                <w:color w:val="191919"/>
              </w:rPr>
              <w:t>Usuario autorizado de Gerencia.</w:t>
            </w:r>
          </w:p>
        </w:tc>
      </w:tr>
      <w:tr w:rsidR="007400D7" w14:paraId="38841F29"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C7AEC22" w14:textId="74AA7D6A" w:rsidR="007400D7" w:rsidRDefault="007400D7"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C19BD5" w14:textId="4B9A3E5F" w:rsidR="007400D7" w:rsidRDefault="007400D7" w:rsidP="00727F16">
            <w:pPr>
              <w:widowControl w:val="0"/>
              <w:spacing w:after="0" w:line="360" w:lineRule="auto"/>
              <w:rPr>
                <w:rFonts w:eastAsia="Times New Roman" w:cs="Times New Roman"/>
                <w:color w:val="191919"/>
              </w:rPr>
            </w:pPr>
            <w:r>
              <w:rPr>
                <w:color w:val="191919"/>
              </w:rPr>
              <w:t>El usuario define una nueva tarifa, fórmula o regla monetaria para un esquema y el sistema conserva las versiones y vigencias anteriores.</w:t>
            </w:r>
          </w:p>
        </w:tc>
      </w:tr>
      <w:tr w:rsidR="007400D7" w14:paraId="4C3B1E4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FAC2722" w14:textId="79B69C1A" w:rsidR="007400D7" w:rsidRDefault="007400D7"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A6628E1" w14:textId="6D8F8BF3" w:rsidR="007400D7" w:rsidRDefault="007400D7" w:rsidP="00727F16">
            <w:pPr>
              <w:widowControl w:val="0"/>
              <w:spacing w:after="0" w:line="360" w:lineRule="auto"/>
              <w:rPr>
                <w:rFonts w:eastAsia="Times New Roman" w:cs="Times New Roman"/>
                <w:color w:val="191919"/>
              </w:rPr>
            </w:pPr>
            <w:r>
              <w:rPr>
                <w:color w:val="191919"/>
              </w:rPr>
              <w:t>Baja.</w:t>
            </w:r>
          </w:p>
        </w:tc>
      </w:tr>
      <w:tr w:rsidR="007400D7" w14:paraId="5414184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3062C4B" w14:textId="060AE678" w:rsidR="007400D7" w:rsidRDefault="007400D7"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DDF530" w14:textId="6B383E31" w:rsidR="007400D7" w:rsidRDefault="007400D7" w:rsidP="00727F16">
            <w:pPr>
              <w:widowControl w:val="0"/>
              <w:spacing w:after="0" w:line="360" w:lineRule="auto"/>
              <w:rPr>
                <w:rFonts w:eastAsia="Times New Roman" w:cs="Times New Roman"/>
                <w:color w:val="191919"/>
              </w:rPr>
            </w:pPr>
            <w:r>
              <w:rPr>
                <w:color w:val="191919"/>
              </w:rPr>
              <w:t xml:space="preserve">Debe existir un esquema </w:t>
            </w:r>
            <w:proofErr w:type="spellStart"/>
            <w:r>
              <w:rPr>
                <w:color w:val="191919"/>
              </w:rPr>
              <w:t>remuneracional</w:t>
            </w:r>
            <w:proofErr w:type="spellEnd"/>
            <w:r>
              <w:rPr>
                <w:color w:val="191919"/>
              </w:rPr>
              <w:t xml:space="preserve"> al que aplicar la tarifa o regla y el usuario debe contar con el permiso correspondiente.</w:t>
            </w:r>
          </w:p>
        </w:tc>
      </w:tr>
      <w:tr w:rsidR="007400D7" w14:paraId="14A67B5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F3BCDA" w14:textId="6AA0FE70" w:rsidR="007400D7" w:rsidRDefault="007400D7"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A0AA00" w14:textId="3D4E0FDD" w:rsidR="007400D7" w:rsidRDefault="007400D7" w:rsidP="00727F16">
            <w:pPr>
              <w:widowControl w:val="0"/>
              <w:spacing w:after="0" w:line="360" w:lineRule="auto"/>
              <w:rPr>
                <w:rFonts w:eastAsia="Times New Roman" w:cs="Times New Roman"/>
                <w:color w:val="191919"/>
              </w:rPr>
            </w:pPr>
            <w:r>
              <w:rPr>
                <w:color w:val="B45F06"/>
              </w:rPr>
              <w:t xml:space="preserve">El usuario selecciona un esquema, ingresa la nueva tarifa, fórmula o regla monetaria y define su fecha de vigencia. </w:t>
            </w:r>
            <w:r>
              <w:rPr>
                <w:color w:val="191919"/>
              </w:rPr>
              <w:t xml:space="preserve">El sistema valida la nueva versión y comprueba que su vigencia no genere una superposición incompatible [Excepción 1]. </w:t>
            </w:r>
            <w:r>
              <w:rPr>
                <w:color w:val="B45F06"/>
              </w:rPr>
              <w:t xml:space="preserve">El usuario confirma la versión. </w:t>
            </w:r>
            <w:r>
              <w:rPr>
                <w:color w:val="191919"/>
              </w:rPr>
              <w:t xml:space="preserve">El sistema conserva la versión anterior, registra la nueva y la aplica a los trabajadores asociados desde su vigencia. </w:t>
            </w:r>
            <w:r>
              <w:rPr>
                <w:color w:val="B45F06"/>
              </w:rPr>
              <w:t xml:space="preserve">Cuando corresponda, el usuario solicita mantener temporalmente a un trabajador en la versión anterior e ingresa el motivo y la fecha de término. </w:t>
            </w:r>
            <w:r>
              <w:rPr>
                <w:color w:val="191919"/>
              </w:rPr>
              <w:t>El sistema valida la autorización [Excepción 2] y registra la excepción temporal sin modificar las versiones históricas.</w:t>
            </w:r>
          </w:p>
        </w:tc>
      </w:tr>
      <w:tr w:rsidR="007400D7" w14:paraId="560346C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1D5D0E7" w14:textId="42CBF278" w:rsidR="007400D7" w:rsidRDefault="007400D7"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BC1F23" w14:textId="2521B8D7" w:rsidR="007400D7" w:rsidRDefault="007400D7" w:rsidP="00727F16">
            <w:pPr>
              <w:widowControl w:val="0"/>
              <w:spacing w:after="0" w:line="360" w:lineRule="auto"/>
              <w:rPr>
                <w:rFonts w:eastAsia="Times New Roman" w:cs="Times New Roman"/>
                <w:color w:val="191919"/>
              </w:rPr>
            </w:pPr>
            <w:r>
              <w:rPr>
                <w:color w:val="191919"/>
              </w:rPr>
              <w:t>Excepción 1: Vigencia incompatible. El sistema no registra una versión que se superponga de forma inválida con otra versión aplicable al mismo esquema.</w:t>
            </w:r>
            <w:r>
              <w:rPr>
                <w:color w:val="191919"/>
              </w:rPr>
              <w:br/>
              <w:t>Excepción 2: Excepción de versión no autorizada. El sistema bloquea la permanencia temporal en una versión anterior cuando el usuario no posee el permiso requerido.</w:t>
            </w:r>
          </w:p>
        </w:tc>
      </w:tr>
      <w:tr w:rsidR="007400D7" w14:paraId="303C2D3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BFEC14" w14:textId="7E4567A5" w:rsidR="007400D7" w:rsidRDefault="007400D7"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BD0B1A8" w14:textId="47A61EED" w:rsidR="007400D7" w:rsidRDefault="007400D7" w:rsidP="00727F16">
            <w:pPr>
              <w:widowControl w:val="0"/>
              <w:spacing w:after="0" w:line="360" w:lineRule="auto"/>
              <w:rPr>
                <w:rFonts w:eastAsia="Times New Roman" w:cs="Times New Roman"/>
                <w:color w:val="191919"/>
              </w:rPr>
            </w:pPr>
            <w:r>
              <w:rPr>
                <w:color w:val="191919"/>
              </w:rPr>
              <w:t>La tarifa o regla queda versionada con su vigencia y trazabilidad, y las excepciones autorizadas quedan registradas con fecha de término.</w:t>
            </w:r>
          </w:p>
        </w:tc>
      </w:tr>
      <w:tr w:rsidR="007400D7" w14:paraId="57DC6E5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9F266B" w14:textId="6F7AB2FF" w:rsidR="007400D7" w:rsidRDefault="007400D7"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7919A61" w14:textId="5131DC7E" w:rsidR="007400D7" w:rsidRDefault="007400D7" w:rsidP="00727F16">
            <w:pPr>
              <w:widowControl w:val="0"/>
              <w:spacing w:after="0" w:line="360" w:lineRule="auto"/>
              <w:rPr>
                <w:rFonts w:eastAsia="Times New Roman" w:cs="Times New Roman"/>
                <w:color w:val="191919"/>
              </w:rPr>
            </w:pPr>
            <w:r>
              <w:rPr>
                <w:color w:val="191919"/>
              </w:rPr>
              <w:t>No aplica.</w:t>
            </w:r>
          </w:p>
        </w:tc>
      </w:tr>
    </w:tbl>
    <w:p w14:paraId="3E81665B" w14:textId="77777777" w:rsidR="00091DDF" w:rsidRDefault="00091DDF" w:rsidP="00727F16">
      <w:pPr>
        <w:spacing w:before="40" w:after="0" w:line="360" w:lineRule="auto"/>
        <w:rPr>
          <w:rFonts w:eastAsia="Times New Roman" w:cs="Times New Roman"/>
          <w:sz w:val="22"/>
          <w:szCs w:val="22"/>
        </w:rPr>
      </w:pPr>
    </w:p>
    <w:p w14:paraId="7C16D509" w14:textId="72F32ADC" w:rsidR="0029353B" w:rsidRDefault="0029353B" w:rsidP="00096A8C">
      <w:pPr>
        <w:pStyle w:val="Ttulo5"/>
        <w:rPr>
          <w:rFonts w:eastAsia="Times New Roman" w:cs="Times New Roman"/>
          <w:sz w:val="22"/>
          <w:szCs w:val="22"/>
        </w:rPr>
      </w:pPr>
      <w:r>
        <w:t>CU96 Incorporando hechos operacionales validados</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47AC5361"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54082BC"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6E41953"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BB466C" w14:paraId="1AE6F72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9077BFE" w14:textId="62A41E06" w:rsidR="00BB466C" w:rsidRDefault="00BB466C"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F2C8B40" w14:textId="7D002C46" w:rsidR="00BB466C" w:rsidRDefault="00BB466C" w:rsidP="00727F16">
            <w:pPr>
              <w:widowControl w:val="0"/>
              <w:spacing w:after="0" w:line="360" w:lineRule="auto"/>
              <w:rPr>
                <w:rFonts w:eastAsia="Times New Roman" w:cs="Times New Roman"/>
                <w:color w:val="191919"/>
              </w:rPr>
            </w:pPr>
            <w:r>
              <w:rPr>
                <w:color w:val="191919"/>
              </w:rPr>
              <w:t>CU96 - Incorporando hechos operacionales validados</w:t>
            </w:r>
          </w:p>
        </w:tc>
      </w:tr>
      <w:tr w:rsidR="00BB466C" w14:paraId="6382C10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9A3A7F3" w14:textId="05AF7212" w:rsidR="00BB466C" w:rsidRDefault="00BB466C"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6ECB87" w14:textId="36B7E1C6" w:rsidR="00BB466C" w:rsidRDefault="00BB466C" w:rsidP="00727F16">
            <w:pPr>
              <w:widowControl w:val="0"/>
              <w:spacing w:after="0" w:line="360" w:lineRule="auto"/>
              <w:rPr>
                <w:rFonts w:eastAsia="Times New Roman" w:cs="Times New Roman"/>
                <w:color w:val="191919"/>
              </w:rPr>
            </w:pPr>
            <w:r>
              <w:rPr>
                <w:color w:val="191919"/>
              </w:rPr>
              <w:t>Usuario autorizado de Gerencia.</w:t>
            </w:r>
          </w:p>
        </w:tc>
      </w:tr>
      <w:tr w:rsidR="00BB466C" w14:paraId="796AFBE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A32F75D" w14:textId="5EE5DC1A" w:rsidR="00BB466C" w:rsidRDefault="00BB466C"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04886E0" w14:textId="3339ABBC" w:rsidR="00BB466C" w:rsidRDefault="00BB466C" w:rsidP="00727F16">
            <w:pPr>
              <w:widowControl w:val="0"/>
              <w:spacing w:after="0" w:line="360" w:lineRule="auto"/>
              <w:rPr>
                <w:rFonts w:eastAsia="Times New Roman" w:cs="Times New Roman"/>
                <w:color w:val="191919"/>
              </w:rPr>
            </w:pPr>
            <w:r>
              <w:rPr>
                <w:color w:val="191919"/>
              </w:rPr>
              <w:t xml:space="preserve">El usuario incorpora para fines </w:t>
            </w:r>
            <w:proofErr w:type="spellStart"/>
            <w:r>
              <w:rPr>
                <w:color w:val="191919"/>
              </w:rPr>
              <w:t>remuneracionales</w:t>
            </w:r>
            <w:proofErr w:type="spellEnd"/>
            <w:r>
              <w:rPr>
                <w:color w:val="191919"/>
              </w:rPr>
              <w:t xml:space="preserve"> hechos operacionales que ya se encuentran ejecutados y validados, y el sistema conserva las referencias necesarias para su tratamiento y valorización.</w:t>
            </w:r>
          </w:p>
        </w:tc>
      </w:tr>
      <w:tr w:rsidR="00BB466C" w14:paraId="35E8F96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84F3739" w14:textId="6FAE6988" w:rsidR="00BB466C" w:rsidRDefault="00BB466C"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2064745" w14:textId="11137D3F" w:rsidR="00BB466C" w:rsidRDefault="00BB466C" w:rsidP="00727F16">
            <w:pPr>
              <w:widowControl w:val="0"/>
              <w:spacing w:after="0" w:line="360" w:lineRule="auto"/>
              <w:rPr>
                <w:rFonts w:eastAsia="Times New Roman" w:cs="Times New Roman"/>
                <w:color w:val="191919"/>
              </w:rPr>
            </w:pPr>
            <w:r>
              <w:rPr>
                <w:color w:val="191919"/>
              </w:rPr>
              <w:t>Alta.</w:t>
            </w:r>
          </w:p>
        </w:tc>
      </w:tr>
      <w:tr w:rsidR="00BB466C" w14:paraId="7BE9107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B5E939" w14:textId="4A9274C4" w:rsidR="00BB466C" w:rsidRDefault="00BB466C"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C0F7A3" w14:textId="6F966714" w:rsidR="00BB466C" w:rsidRDefault="00BB466C" w:rsidP="00727F16">
            <w:pPr>
              <w:widowControl w:val="0"/>
              <w:spacing w:after="0" w:line="360" w:lineRule="auto"/>
              <w:rPr>
                <w:rFonts w:eastAsia="Times New Roman" w:cs="Times New Roman"/>
                <w:color w:val="191919"/>
              </w:rPr>
            </w:pPr>
            <w:r>
              <w:rPr>
                <w:color w:val="191919"/>
              </w:rPr>
              <w:t xml:space="preserve">Deben existir hechos de trabajo previamente ejecutados y validados, disponibles para su incorporación </w:t>
            </w:r>
            <w:proofErr w:type="spellStart"/>
            <w:r>
              <w:rPr>
                <w:color w:val="191919"/>
              </w:rPr>
              <w:t>remuneracional</w:t>
            </w:r>
            <w:proofErr w:type="spellEnd"/>
            <w:r>
              <w:rPr>
                <w:color w:val="191919"/>
              </w:rPr>
              <w:t>.</w:t>
            </w:r>
          </w:p>
        </w:tc>
      </w:tr>
      <w:tr w:rsidR="00BB466C" w14:paraId="0C64A69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288C01" w14:textId="50A526DC" w:rsidR="00BB466C" w:rsidRDefault="00BB466C"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8FCAD2" w14:textId="6AD0A00F" w:rsidR="00BB466C" w:rsidRDefault="00BB466C" w:rsidP="00727F16">
            <w:pPr>
              <w:widowControl w:val="0"/>
              <w:spacing w:after="0" w:line="360" w:lineRule="auto"/>
              <w:rPr>
                <w:rFonts w:eastAsia="Times New Roman" w:cs="Times New Roman"/>
                <w:color w:val="191919"/>
              </w:rPr>
            </w:pPr>
            <w:r>
              <w:rPr>
                <w:color w:val="B45F06"/>
              </w:rPr>
              <w:t xml:space="preserve">El usuario accede a los hechos de trabajo disponibles y selecciona o solicita incorporar aquellos que resulten aplicables para remuneración. </w:t>
            </w:r>
            <w:r>
              <w:rPr>
                <w:color w:val="191919"/>
              </w:rPr>
              <w:t xml:space="preserve">El sistema verifica que cada hecho se encuentre previamente ejecutado y validado y que contenga, como mínimo, al trabajador responsable, la tarea o actividad, la cantidad o unidad cuando corresponda, la fecha, la referencia a la Orden de Trabajo o Proyecto y la causa de retrabajo cuando resulte aplicable [Excepción 1]. </w:t>
            </w:r>
            <w:r>
              <w:rPr>
                <w:color w:val="B45F06"/>
              </w:rPr>
              <w:t xml:space="preserve">El usuario confirma la incorporación cuando corresponda. </w:t>
            </w:r>
            <w:r>
              <w:rPr>
                <w:color w:val="191919"/>
              </w:rPr>
              <w:t xml:space="preserve">El sistema conserva la referencia </w:t>
            </w:r>
            <w:proofErr w:type="spellStart"/>
            <w:r>
              <w:rPr>
                <w:color w:val="191919"/>
              </w:rPr>
              <w:t>remuneracional</w:t>
            </w:r>
            <w:proofErr w:type="spellEnd"/>
            <w:r>
              <w:rPr>
                <w:color w:val="191919"/>
              </w:rPr>
              <w:t xml:space="preserve"> al hecho y lo deja disponible para determinar su tratamiento y valorización, sin crear, asignar, ejecutar ni validar productivamente la tarea.</w:t>
            </w:r>
          </w:p>
        </w:tc>
      </w:tr>
      <w:tr w:rsidR="00BB466C" w14:paraId="6F1CD38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C56DF12" w14:textId="742B9BB0" w:rsidR="00BB466C" w:rsidRDefault="00BB466C"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B87992" w14:textId="4800B2F6" w:rsidR="00BB466C" w:rsidRDefault="00BB466C" w:rsidP="00727F16">
            <w:pPr>
              <w:widowControl w:val="0"/>
              <w:spacing w:after="0" w:line="360" w:lineRule="auto"/>
              <w:rPr>
                <w:rFonts w:eastAsia="Times New Roman" w:cs="Times New Roman"/>
                <w:color w:val="191919"/>
              </w:rPr>
            </w:pPr>
            <w:r>
              <w:rPr>
                <w:color w:val="191919"/>
              </w:rPr>
              <w:t xml:space="preserve">Excepción 1: Hecho no elegible para incorporación. Si el hecho no se encuentra previamente ejecutado y validado o carece de la información mínima requerida, el sistema no lo habilita para valorización e informa que debe completarse o corregirse antes de su incorporación </w:t>
            </w:r>
            <w:proofErr w:type="spellStart"/>
            <w:r>
              <w:rPr>
                <w:color w:val="191919"/>
              </w:rPr>
              <w:t>remuneracional</w:t>
            </w:r>
            <w:proofErr w:type="spellEnd"/>
            <w:r>
              <w:rPr>
                <w:color w:val="191919"/>
              </w:rPr>
              <w:t>.</w:t>
            </w:r>
          </w:p>
        </w:tc>
      </w:tr>
      <w:tr w:rsidR="00BB466C" w14:paraId="7DC5DD4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FEC5EED" w14:textId="37947C4E" w:rsidR="00BB466C" w:rsidRDefault="00BB466C"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02856F" w14:textId="5671956D" w:rsidR="00BB466C" w:rsidRDefault="00BB466C" w:rsidP="00727F16">
            <w:pPr>
              <w:widowControl w:val="0"/>
              <w:spacing w:after="0" w:line="360" w:lineRule="auto"/>
              <w:rPr>
                <w:rFonts w:eastAsia="Times New Roman" w:cs="Times New Roman"/>
                <w:color w:val="191919"/>
              </w:rPr>
            </w:pPr>
            <w:r>
              <w:rPr>
                <w:color w:val="191919"/>
              </w:rPr>
              <w:t xml:space="preserve">El hecho operacional válido queda incorporado como antecedente </w:t>
            </w:r>
            <w:proofErr w:type="spellStart"/>
            <w:r>
              <w:rPr>
                <w:color w:val="191919"/>
              </w:rPr>
              <w:t>remuneracional</w:t>
            </w:r>
            <w:proofErr w:type="spellEnd"/>
            <w:r>
              <w:rPr>
                <w:color w:val="191919"/>
              </w:rPr>
              <w:t xml:space="preserve"> trazable y disponible para su tratamiento y valorización, sin modificar la tarea ni su estado operacional.</w:t>
            </w:r>
          </w:p>
        </w:tc>
      </w:tr>
      <w:tr w:rsidR="00BB466C" w14:paraId="2A0B48E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AC69A20" w14:textId="2EB58C4D" w:rsidR="00BB466C" w:rsidRDefault="00BB466C"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013936C" w14:textId="05D43075" w:rsidR="00BB466C" w:rsidRDefault="00BB466C" w:rsidP="00727F16">
            <w:pPr>
              <w:widowControl w:val="0"/>
              <w:spacing w:after="0" w:line="360" w:lineRule="auto"/>
              <w:rPr>
                <w:rFonts w:eastAsia="Times New Roman" w:cs="Times New Roman"/>
                <w:color w:val="191919"/>
              </w:rPr>
            </w:pPr>
            <w:r>
              <w:rPr>
                <w:color w:val="191919"/>
              </w:rPr>
              <w:t>No aplica.</w:t>
            </w:r>
          </w:p>
        </w:tc>
      </w:tr>
    </w:tbl>
    <w:p w14:paraId="0DF7FE37" w14:textId="77777777" w:rsidR="00091DDF" w:rsidRDefault="00091DDF" w:rsidP="00727F16">
      <w:pPr>
        <w:spacing w:before="40" w:after="0" w:line="360" w:lineRule="auto"/>
        <w:rPr>
          <w:rFonts w:eastAsia="Times New Roman" w:cs="Times New Roman"/>
          <w:sz w:val="22"/>
          <w:szCs w:val="22"/>
        </w:rPr>
      </w:pPr>
    </w:p>
    <w:p w14:paraId="0A5DFF74" w14:textId="109FF139" w:rsidR="00F36F20" w:rsidRDefault="00F36F20" w:rsidP="00096A8C">
      <w:pPr>
        <w:pStyle w:val="Ttulo5"/>
        <w:rPr>
          <w:rFonts w:eastAsia="Times New Roman" w:cs="Times New Roman"/>
          <w:sz w:val="22"/>
          <w:szCs w:val="22"/>
        </w:rPr>
      </w:pPr>
      <w:r>
        <w:t xml:space="preserve">CU97 Resolviendo </w:t>
      </w:r>
      <w:proofErr w:type="spellStart"/>
      <w:r>
        <w:t>remunerabilidad</w:t>
      </w:r>
      <w:proofErr w:type="spellEnd"/>
      <w:r>
        <w:t xml:space="preserve"> de retrabajo</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570A754C"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DE03DF9"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EB669ED"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BB466C" w14:paraId="133C456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42DA66" w14:textId="196772BB" w:rsidR="00BB466C" w:rsidRDefault="00BB466C"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C14335" w14:textId="63336B27" w:rsidR="00BB466C" w:rsidRDefault="00BB466C" w:rsidP="00727F16">
            <w:pPr>
              <w:widowControl w:val="0"/>
              <w:spacing w:after="0" w:line="360" w:lineRule="auto"/>
              <w:rPr>
                <w:rFonts w:eastAsia="Times New Roman" w:cs="Times New Roman"/>
                <w:color w:val="191919"/>
              </w:rPr>
            </w:pPr>
            <w:r>
              <w:rPr>
                <w:color w:val="191919"/>
              </w:rPr>
              <w:t xml:space="preserve">CU97 - Resolviendo </w:t>
            </w:r>
            <w:proofErr w:type="spellStart"/>
            <w:r>
              <w:rPr>
                <w:color w:val="191919"/>
              </w:rPr>
              <w:t>remunerabilidad</w:t>
            </w:r>
            <w:proofErr w:type="spellEnd"/>
            <w:r>
              <w:rPr>
                <w:color w:val="191919"/>
              </w:rPr>
              <w:t xml:space="preserve"> de retrabajo</w:t>
            </w:r>
          </w:p>
        </w:tc>
      </w:tr>
      <w:tr w:rsidR="00BB466C" w14:paraId="7C2C359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A3EA77B" w14:textId="67149AB7" w:rsidR="00BB466C" w:rsidRDefault="00BB466C"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0ABDC39" w14:textId="1C803D58" w:rsidR="00BB466C" w:rsidRDefault="00BB466C" w:rsidP="00727F16">
            <w:pPr>
              <w:widowControl w:val="0"/>
              <w:spacing w:after="0" w:line="360" w:lineRule="auto"/>
              <w:rPr>
                <w:rFonts w:eastAsia="Times New Roman" w:cs="Times New Roman"/>
                <w:color w:val="191919"/>
              </w:rPr>
            </w:pPr>
            <w:r>
              <w:rPr>
                <w:color w:val="191919"/>
              </w:rPr>
              <w:t>Usuario autorizado de Gerencia o Contador.</w:t>
            </w:r>
          </w:p>
        </w:tc>
      </w:tr>
      <w:tr w:rsidR="00BB466C" w14:paraId="3211251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100B17" w14:textId="5BB105EE" w:rsidR="00BB466C" w:rsidRDefault="00BB466C"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D863E4E" w14:textId="313D62CA" w:rsidR="00BB466C" w:rsidRDefault="00BB466C" w:rsidP="00727F16">
            <w:pPr>
              <w:widowControl w:val="0"/>
              <w:spacing w:after="0" w:line="360" w:lineRule="auto"/>
              <w:rPr>
                <w:rFonts w:eastAsia="Times New Roman" w:cs="Times New Roman"/>
                <w:color w:val="191919"/>
              </w:rPr>
            </w:pPr>
            <w:r>
              <w:rPr>
                <w:color w:val="191919"/>
              </w:rPr>
              <w:t xml:space="preserve">El usuario resuelve el efecto </w:t>
            </w:r>
            <w:proofErr w:type="spellStart"/>
            <w:r>
              <w:rPr>
                <w:color w:val="191919"/>
              </w:rPr>
              <w:t>remuneracional</w:t>
            </w:r>
            <w:proofErr w:type="spellEnd"/>
            <w:r>
              <w:rPr>
                <w:color w:val="191919"/>
              </w:rPr>
              <w:t xml:space="preserve"> de un retrabajo cuando su causa requiere decisión financiera y el sistema aplica la regla correspondiente.</w:t>
            </w:r>
          </w:p>
        </w:tc>
      </w:tr>
      <w:tr w:rsidR="00BB466C" w14:paraId="2E681D0D"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C85BF0" w14:textId="75EBD3A6" w:rsidR="00BB466C" w:rsidRDefault="00BB466C"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F7BE0B3" w14:textId="73237299" w:rsidR="00BB466C" w:rsidRDefault="00BB466C" w:rsidP="00727F16">
            <w:pPr>
              <w:widowControl w:val="0"/>
              <w:spacing w:after="0" w:line="360" w:lineRule="auto"/>
              <w:rPr>
                <w:rFonts w:eastAsia="Times New Roman" w:cs="Times New Roman"/>
                <w:color w:val="191919"/>
              </w:rPr>
            </w:pPr>
            <w:r>
              <w:rPr>
                <w:color w:val="191919"/>
              </w:rPr>
              <w:t>Baja.</w:t>
            </w:r>
          </w:p>
        </w:tc>
      </w:tr>
      <w:tr w:rsidR="00BB466C" w14:paraId="53A097C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B2F5662" w14:textId="6D058486" w:rsidR="00BB466C" w:rsidRDefault="00BB466C"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11E591" w14:textId="07B9E871" w:rsidR="00BB466C" w:rsidRDefault="00BB466C" w:rsidP="00727F16">
            <w:pPr>
              <w:widowControl w:val="0"/>
              <w:spacing w:after="0" w:line="360" w:lineRule="auto"/>
              <w:rPr>
                <w:rFonts w:eastAsia="Times New Roman" w:cs="Times New Roman"/>
                <w:color w:val="191919"/>
              </w:rPr>
            </w:pPr>
            <w:r>
              <w:rPr>
                <w:color w:val="191919"/>
              </w:rPr>
              <w:t>Debe existir un hecho de retrabajo ejecutado y validado con una causa o clasificación operacional disponible.</w:t>
            </w:r>
          </w:p>
        </w:tc>
      </w:tr>
      <w:tr w:rsidR="00BB466C" w14:paraId="32951B7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2ECB983" w14:textId="44FF0567" w:rsidR="00BB466C" w:rsidRDefault="00BB466C"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E95C435" w14:textId="067F2401" w:rsidR="00BB466C" w:rsidRDefault="00BB466C" w:rsidP="00727F16">
            <w:pPr>
              <w:widowControl w:val="0"/>
              <w:spacing w:after="0" w:line="360" w:lineRule="auto"/>
              <w:rPr>
                <w:rFonts w:eastAsia="Times New Roman" w:cs="Times New Roman"/>
                <w:color w:val="191919"/>
              </w:rPr>
            </w:pPr>
            <w:r>
              <w:rPr>
                <w:color w:val="191919"/>
              </w:rPr>
              <w:t xml:space="preserve">El sistema revisa la causa del retrabajo. Si es atribuible al trabajador, lo identifica como no generador de un bono adicional; si corresponde a una causa externa, lo identifica como remunerable una vez validado. Cuando la responsabilidad sea mixta, compartida o indeterminada, el sistema solicita una resolución autorizada [Excepción 1]. </w:t>
            </w:r>
            <w:r>
              <w:rPr>
                <w:color w:val="B45F06"/>
              </w:rPr>
              <w:t xml:space="preserve">El usuario decide si el retrabajo será remunerado e ingresa el motivo de la decisión. </w:t>
            </w:r>
            <w:r>
              <w:rPr>
                <w:color w:val="191919"/>
              </w:rPr>
              <w:t>El sistema registra la resolución y, cuando el retrabajo sea remunerable, determina si puede utilizar la tarifa vigente o si debe tratarse como un componente excepcional positivo.</w:t>
            </w:r>
          </w:p>
        </w:tc>
      </w:tr>
      <w:tr w:rsidR="00BB466C" w14:paraId="7D23B3E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4C7C61" w14:textId="2A7522C7" w:rsidR="00BB466C" w:rsidRDefault="00BB466C"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A4C5348" w14:textId="6AC405AE" w:rsidR="00BB466C" w:rsidRDefault="00BB466C" w:rsidP="00727F16">
            <w:pPr>
              <w:widowControl w:val="0"/>
              <w:spacing w:after="0" w:line="360" w:lineRule="auto"/>
              <w:rPr>
                <w:rFonts w:eastAsia="Times New Roman" w:cs="Times New Roman"/>
                <w:color w:val="191919"/>
              </w:rPr>
            </w:pPr>
            <w:r>
              <w:rPr>
                <w:color w:val="191919"/>
              </w:rPr>
              <w:t>Excepción 1: Causa operacional insuficiente. Si la causa operacional registrada no permite clasificar o resolver el retrabajo, el sistema mantiene el hecho sin valorización hasta contar con la información necesaria.</w:t>
            </w:r>
          </w:p>
        </w:tc>
      </w:tr>
      <w:tr w:rsidR="00BB466C" w14:paraId="0AD9ABE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DBA1224" w14:textId="09FBFC3B" w:rsidR="00BB466C" w:rsidRDefault="00BB466C"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656CBEA" w14:textId="23080920" w:rsidR="00BB466C" w:rsidRDefault="00BB466C" w:rsidP="00727F16">
            <w:pPr>
              <w:widowControl w:val="0"/>
              <w:spacing w:after="0" w:line="360" w:lineRule="auto"/>
              <w:rPr>
                <w:rFonts w:eastAsia="Times New Roman" w:cs="Times New Roman"/>
                <w:color w:val="191919"/>
              </w:rPr>
            </w:pPr>
            <w:r>
              <w:rPr>
                <w:color w:val="191919"/>
              </w:rPr>
              <w:t>El retrabajo queda clasificado como remunerable o no remunerable con su motivo, y los casos remunerables quedan preparados para su valorización.</w:t>
            </w:r>
          </w:p>
        </w:tc>
      </w:tr>
      <w:tr w:rsidR="00BB466C" w14:paraId="1C068A5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A35803" w14:textId="325372EF" w:rsidR="00BB466C" w:rsidRDefault="00BB466C"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474484D" w14:textId="466D10D8" w:rsidR="00BB466C" w:rsidRDefault="00BB466C" w:rsidP="00727F16">
            <w:pPr>
              <w:widowControl w:val="0"/>
              <w:spacing w:after="0" w:line="360" w:lineRule="auto"/>
              <w:rPr>
                <w:rFonts w:eastAsia="Times New Roman" w:cs="Times New Roman"/>
                <w:color w:val="191919"/>
              </w:rPr>
            </w:pPr>
            <w:r>
              <w:rPr>
                <w:color w:val="191919"/>
              </w:rPr>
              <w:t>CU96 - Incorporando hechos operacionales validados.</w:t>
            </w:r>
          </w:p>
        </w:tc>
      </w:tr>
    </w:tbl>
    <w:p w14:paraId="41F4FED2" w14:textId="77777777" w:rsidR="00091DDF" w:rsidRDefault="00091DDF" w:rsidP="00727F16">
      <w:pPr>
        <w:spacing w:before="40" w:after="0" w:line="360" w:lineRule="auto"/>
        <w:rPr>
          <w:rFonts w:eastAsia="Times New Roman" w:cs="Times New Roman"/>
          <w:sz w:val="22"/>
          <w:szCs w:val="22"/>
        </w:rPr>
      </w:pPr>
    </w:p>
    <w:p w14:paraId="37641BF3" w14:textId="586FFDA7" w:rsidR="001B4FC9" w:rsidRDefault="001B4FC9" w:rsidP="00096A8C">
      <w:pPr>
        <w:pStyle w:val="Ttulo5"/>
        <w:rPr>
          <w:rFonts w:eastAsia="Times New Roman" w:cs="Times New Roman"/>
          <w:sz w:val="22"/>
          <w:szCs w:val="22"/>
        </w:rPr>
      </w:pPr>
      <w:r>
        <w:t>CU98 Calculando bonos variables</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015C5022"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EE09D5F"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A02329C"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BB466C" w14:paraId="06655E79"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D7AEA70" w14:textId="5C7C428C" w:rsidR="00BB466C" w:rsidRDefault="00BB466C"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F80AC77" w14:textId="1860CA98" w:rsidR="00BB466C" w:rsidRDefault="00BB466C" w:rsidP="00727F16">
            <w:pPr>
              <w:widowControl w:val="0"/>
              <w:spacing w:after="0" w:line="360" w:lineRule="auto"/>
              <w:rPr>
                <w:rFonts w:eastAsia="Times New Roman" w:cs="Times New Roman"/>
                <w:color w:val="191919"/>
              </w:rPr>
            </w:pPr>
            <w:r>
              <w:rPr>
                <w:color w:val="191919"/>
              </w:rPr>
              <w:t>CU98 - Calculando bonos variables</w:t>
            </w:r>
          </w:p>
        </w:tc>
      </w:tr>
      <w:tr w:rsidR="00BB466C" w14:paraId="1C6877F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9E60A91" w14:textId="0A6FA887" w:rsidR="00BB466C" w:rsidRDefault="00BB466C"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93048E0" w14:textId="78A10919" w:rsidR="00BB466C" w:rsidRDefault="00BB466C" w:rsidP="00727F16">
            <w:pPr>
              <w:widowControl w:val="0"/>
              <w:spacing w:after="0" w:line="360" w:lineRule="auto"/>
              <w:rPr>
                <w:rFonts w:eastAsia="Times New Roman" w:cs="Times New Roman"/>
                <w:color w:val="191919"/>
              </w:rPr>
            </w:pPr>
            <w:r>
              <w:rPr>
                <w:color w:val="191919"/>
              </w:rPr>
              <w:t>Usuario autorizado de Gerencia o Contador.</w:t>
            </w:r>
          </w:p>
        </w:tc>
      </w:tr>
      <w:tr w:rsidR="00BB466C" w14:paraId="510E09F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ECE25B9" w14:textId="3CA7E156" w:rsidR="00BB466C" w:rsidRDefault="00BB466C"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8A2DDA" w14:textId="0F7C663A" w:rsidR="00BB466C" w:rsidRDefault="00BB466C" w:rsidP="00727F16">
            <w:pPr>
              <w:widowControl w:val="0"/>
              <w:spacing w:after="0" w:line="360" w:lineRule="auto"/>
              <w:rPr>
                <w:rFonts w:eastAsia="Times New Roman" w:cs="Times New Roman"/>
                <w:color w:val="191919"/>
              </w:rPr>
            </w:pPr>
            <w:r>
              <w:rPr>
                <w:color w:val="191919"/>
              </w:rPr>
              <w:t xml:space="preserve">El usuario solicita el cálculo del componente variable y el sistema valoriza los hechos remunerables del período con las reglas </w:t>
            </w:r>
            <w:proofErr w:type="spellStart"/>
            <w:r>
              <w:rPr>
                <w:color w:val="191919"/>
              </w:rPr>
              <w:t>remuneracionales</w:t>
            </w:r>
            <w:proofErr w:type="spellEnd"/>
            <w:r>
              <w:rPr>
                <w:color w:val="191919"/>
              </w:rPr>
              <w:t xml:space="preserve"> vigentes.</w:t>
            </w:r>
          </w:p>
        </w:tc>
      </w:tr>
      <w:tr w:rsidR="00BB466C" w14:paraId="294A9A7D"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2A0453C" w14:textId="3C794B56" w:rsidR="00BB466C" w:rsidRDefault="00BB466C"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98CCABC" w14:textId="144C0048" w:rsidR="00BB466C" w:rsidRDefault="00BB466C" w:rsidP="00727F16">
            <w:pPr>
              <w:widowControl w:val="0"/>
              <w:spacing w:after="0" w:line="360" w:lineRule="auto"/>
              <w:rPr>
                <w:rFonts w:eastAsia="Times New Roman" w:cs="Times New Roman"/>
                <w:color w:val="191919"/>
              </w:rPr>
            </w:pPr>
            <w:r>
              <w:rPr>
                <w:color w:val="191919"/>
              </w:rPr>
              <w:t>Baja.</w:t>
            </w:r>
          </w:p>
        </w:tc>
      </w:tr>
      <w:tr w:rsidR="00BB466C" w14:paraId="556E8E6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E15818E" w14:textId="7AAB243C" w:rsidR="00BB466C" w:rsidRDefault="00BB466C"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A17FDC1" w14:textId="129A1B5E" w:rsidR="00BB466C" w:rsidRDefault="00BB466C" w:rsidP="00727F16">
            <w:pPr>
              <w:widowControl w:val="0"/>
              <w:spacing w:after="0" w:line="360" w:lineRule="auto"/>
              <w:rPr>
                <w:rFonts w:eastAsia="Times New Roman" w:cs="Times New Roman"/>
                <w:color w:val="191919"/>
              </w:rPr>
            </w:pPr>
            <w:r>
              <w:rPr>
                <w:color w:val="191919"/>
              </w:rPr>
              <w:t xml:space="preserve">Debe existir un período </w:t>
            </w:r>
            <w:proofErr w:type="spellStart"/>
            <w:r>
              <w:rPr>
                <w:color w:val="191919"/>
              </w:rPr>
              <w:t>remuneracional</w:t>
            </w:r>
            <w:proofErr w:type="spellEnd"/>
            <w:r>
              <w:rPr>
                <w:color w:val="191919"/>
              </w:rPr>
              <w:t xml:space="preserve"> abierto y, cuando corresponda, hechos remunerables validados disponibles para el trabajador.</w:t>
            </w:r>
          </w:p>
        </w:tc>
      </w:tr>
      <w:tr w:rsidR="00BB466C" w14:paraId="05C14E5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D5B1071" w14:textId="76786334" w:rsidR="00BB466C" w:rsidRDefault="00BB466C"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99289E7" w14:textId="0382BEF3" w:rsidR="00BB466C" w:rsidRDefault="00BB466C" w:rsidP="00727F16">
            <w:pPr>
              <w:widowControl w:val="0"/>
              <w:spacing w:after="0" w:line="360" w:lineRule="auto"/>
              <w:rPr>
                <w:rFonts w:eastAsia="Times New Roman" w:cs="Times New Roman"/>
                <w:color w:val="191919"/>
              </w:rPr>
            </w:pPr>
            <w:r>
              <w:rPr>
                <w:color w:val="B45F06"/>
              </w:rPr>
              <w:t xml:space="preserve">El usuario selecciona el período y solicita calcular los bonos o componentes variables del trabajador. </w:t>
            </w:r>
            <w:r>
              <w:rPr>
                <w:color w:val="191919"/>
              </w:rPr>
              <w:t>El sistema reúne los hechos remunerables elegibles y obtiene para cada uno la tarifa, fórmula o regla vigente que corresponda [Excepción 1]. El sistema verifica que los retrabajos que requieran decisión estén resueltos [Excepción 2], aplica las reglas de valorización, suma los subtotales y conserva el origen resumido y la forma de cálculo de cada componente. Cuando no existan hechos remunerables para el período, el sistema registra un componente variable igual a cero sin tratarlo como error.</w:t>
            </w:r>
          </w:p>
        </w:tc>
      </w:tr>
      <w:tr w:rsidR="00BB466C" w14:paraId="79EB6ED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3E831E8" w14:textId="51282A2E" w:rsidR="00BB466C" w:rsidRDefault="00BB466C"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CF6F3D" w14:textId="0CE70772" w:rsidR="00BB466C" w:rsidRDefault="00BB466C" w:rsidP="00727F16">
            <w:pPr>
              <w:widowControl w:val="0"/>
              <w:spacing w:after="0" w:line="360" w:lineRule="auto"/>
              <w:rPr>
                <w:rFonts w:eastAsia="Times New Roman" w:cs="Times New Roman"/>
                <w:color w:val="191919"/>
              </w:rPr>
            </w:pPr>
            <w:r>
              <w:rPr>
                <w:color w:val="191919"/>
              </w:rPr>
              <w:t>Excepción 1: Tarifa o regla no disponible. Si un hecho elegible no posee una versión válida para su valorización, el sistema no completa el cálculo del componente afectado y lo identifica como pendiente.</w:t>
            </w:r>
            <w:r>
              <w:rPr>
                <w:color w:val="191919"/>
              </w:rPr>
              <w:br/>
              <w:t xml:space="preserve">Excepción 2: Retrabajo pendiente de resolución. El sistema excluye del cálculo final cualquier retrabajo cuya </w:t>
            </w:r>
            <w:proofErr w:type="spellStart"/>
            <w:r>
              <w:rPr>
                <w:color w:val="191919"/>
              </w:rPr>
              <w:t>remunerabilidad</w:t>
            </w:r>
            <w:proofErr w:type="spellEnd"/>
            <w:r>
              <w:rPr>
                <w:color w:val="191919"/>
              </w:rPr>
              <w:t xml:space="preserve"> todavía no haya sido resuelta.</w:t>
            </w:r>
          </w:p>
        </w:tc>
      </w:tr>
      <w:tr w:rsidR="00BB466C" w14:paraId="72B2814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8074B33" w14:textId="4E1D2285" w:rsidR="00BB466C" w:rsidRDefault="00BB466C"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ADCC65C" w14:textId="4EC23902" w:rsidR="00BB466C" w:rsidRDefault="00BB466C" w:rsidP="00727F16">
            <w:pPr>
              <w:widowControl w:val="0"/>
              <w:spacing w:after="0" w:line="360" w:lineRule="auto"/>
              <w:rPr>
                <w:rFonts w:eastAsia="Times New Roman" w:cs="Times New Roman"/>
                <w:color w:val="191919"/>
              </w:rPr>
            </w:pPr>
            <w:r>
              <w:rPr>
                <w:color w:val="191919"/>
              </w:rPr>
              <w:t>El componente variable del trabajador queda calculado para el período con trazabilidad de hechos, reglas y resultados.</w:t>
            </w:r>
          </w:p>
        </w:tc>
      </w:tr>
      <w:tr w:rsidR="00BB466C" w14:paraId="34E38E97"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17448F" w14:textId="25350EEF" w:rsidR="00BB466C" w:rsidRDefault="00BB466C"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8ADF6D8" w14:textId="7F8AB439" w:rsidR="00BB466C" w:rsidRDefault="00BB466C" w:rsidP="00727F16">
            <w:pPr>
              <w:widowControl w:val="0"/>
              <w:spacing w:after="0" w:line="360" w:lineRule="auto"/>
              <w:rPr>
                <w:rFonts w:eastAsia="Times New Roman" w:cs="Times New Roman"/>
                <w:color w:val="191919"/>
              </w:rPr>
            </w:pPr>
            <w:r>
              <w:rPr>
                <w:color w:val="191919"/>
              </w:rPr>
              <w:t>No aplica.</w:t>
            </w:r>
          </w:p>
        </w:tc>
      </w:tr>
    </w:tbl>
    <w:p w14:paraId="18E213B2" w14:textId="77777777" w:rsidR="00091DDF" w:rsidRDefault="00091DDF" w:rsidP="00727F16">
      <w:pPr>
        <w:spacing w:before="40" w:after="0" w:line="360" w:lineRule="auto"/>
        <w:rPr>
          <w:rFonts w:eastAsia="Times New Roman" w:cs="Times New Roman"/>
          <w:sz w:val="22"/>
          <w:szCs w:val="22"/>
        </w:rPr>
      </w:pPr>
    </w:p>
    <w:p w14:paraId="26CFBCD9" w14:textId="2A309B6A" w:rsidR="00A27603" w:rsidRDefault="00A27603" w:rsidP="00096A8C">
      <w:pPr>
        <w:pStyle w:val="Ttulo5"/>
        <w:rPr>
          <w:rFonts w:eastAsia="Times New Roman" w:cs="Times New Roman"/>
          <w:sz w:val="22"/>
          <w:szCs w:val="22"/>
        </w:rPr>
      </w:pPr>
      <w:r>
        <w:t>CU99 Aplicando deducciones válidas</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0E452731"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341A492A"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F759E41"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214981" w14:paraId="072F4FC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DFD34C8" w14:textId="2AB39067" w:rsidR="00214981" w:rsidRDefault="00214981"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5DE960D" w14:textId="2C910C67" w:rsidR="00214981" w:rsidRDefault="00214981" w:rsidP="00727F16">
            <w:pPr>
              <w:widowControl w:val="0"/>
              <w:spacing w:after="0" w:line="360" w:lineRule="auto"/>
              <w:rPr>
                <w:rFonts w:eastAsia="Times New Roman" w:cs="Times New Roman"/>
                <w:color w:val="191919"/>
              </w:rPr>
            </w:pPr>
            <w:r>
              <w:rPr>
                <w:color w:val="191919"/>
              </w:rPr>
              <w:t>CU99 - Aplicando deducciones válidas</w:t>
            </w:r>
          </w:p>
        </w:tc>
      </w:tr>
      <w:tr w:rsidR="00214981" w14:paraId="07E81E9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D157EEF" w14:textId="2F1704F8" w:rsidR="00214981" w:rsidRDefault="00214981"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B35C48" w14:textId="21266846" w:rsidR="00214981" w:rsidRDefault="00214981" w:rsidP="00727F16">
            <w:pPr>
              <w:widowControl w:val="0"/>
              <w:spacing w:after="0" w:line="360" w:lineRule="auto"/>
              <w:rPr>
                <w:rFonts w:eastAsia="Times New Roman" w:cs="Times New Roman"/>
                <w:color w:val="191919"/>
              </w:rPr>
            </w:pPr>
            <w:r>
              <w:rPr>
                <w:color w:val="191919"/>
              </w:rPr>
              <w:t>Usuario autorizado de Gerencia o Contador.</w:t>
            </w:r>
          </w:p>
        </w:tc>
      </w:tr>
      <w:tr w:rsidR="00214981" w14:paraId="4D0FAF0D"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EEB023D" w14:textId="6268B760" w:rsidR="00214981" w:rsidRDefault="00214981"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8C1C782" w14:textId="664FD0E3" w:rsidR="00214981" w:rsidRDefault="00214981" w:rsidP="00727F16">
            <w:pPr>
              <w:widowControl w:val="0"/>
              <w:spacing w:after="0" w:line="360" w:lineRule="auto"/>
              <w:rPr>
                <w:rFonts w:eastAsia="Times New Roman" w:cs="Times New Roman"/>
                <w:color w:val="191919"/>
              </w:rPr>
            </w:pPr>
            <w:r>
              <w:rPr>
                <w:color w:val="191919"/>
              </w:rPr>
              <w:t>El usuario incorpora una deducción válida a la remuneración y el sistema impide descuentos libres o punitivos no parametrizados.</w:t>
            </w:r>
          </w:p>
        </w:tc>
      </w:tr>
      <w:tr w:rsidR="00214981" w14:paraId="5A2A4C8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BB63FB" w14:textId="6601E1D1" w:rsidR="00214981" w:rsidRDefault="00214981"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8F7815B" w14:textId="71410E4D" w:rsidR="00214981" w:rsidRDefault="00214981" w:rsidP="00727F16">
            <w:pPr>
              <w:widowControl w:val="0"/>
              <w:spacing w:after="0" w:line="360" w:lineRule="auto"/>
              <w:rPr>
                <w:rFonts w:eastAsia="Times New Roman" w:cs="Times New Roman"/>
                <w:color w:val="191919"/>
              </w:rPr>
            </w:pPr>
            <w:r>
              <w:rPr>
                <w:color w:val="191919"/>
              </w:rPr>
              <w:t>Baja.</w:t>
            </w:r>
          </w:p>
        </w:tc>
      </w:tr>
      <w:tr w:rsidR="00214981" w14:paraId="44BEE90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3C7F540" w14:textId="7BAD3E0F" w:rsidR="00214981" w:rsidRDefault="00214981"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9184FEC" w14:textId="4032BCE3" w:rsidR="00214981" w:rsidRDefault="00214981" w:rsidP="00727F16">
            <w:pPr>
              <w:widowControl w:val="0"/>
              <w:spacing w:after="0" w:line="360" w:lineRule="auto"/>
              <w:rPr>
                <w:rFonts w:eastAsia="Times New Roman" w:cs="Times New Roman"/>
                <w:color w:val="191919"/>
              </w:rPr>
            </w:pPr>
            <w:r>
              <w:rPr>
                <w:color w:val="191919"/>
              </w:rPr>
              <w:t xml:space="preserve">Debe existir un período </w:t>
            </w:r>
            <w:proofErr w:type="spellStart"/>
            <w:r>
              <w:rPr>
                <w:color w:val="191919"/>
              </w:rPr>
              <w:t>remuneracional</w:t>
            </w:r>
            <w:proofErr w:type="spellEnd"/>
            <w:r>
              <w:rPr>
                <w:color w:val="191919"/>
              </w:rPr>
              <w:t xml:space="preserve"> abierto y la remuneración del trabajador debe encontrarse en estado abierto, generado automáticamente por el sistema para los trabajadores exigibles del período. Además, debe existir un catálogo vigente de conceptos de deducción aplicables.</w:t>
            </w:r>
          </w:p>
        </w:tc>
      </w:tr>
      <w:tr w:rsidR="00214981" w14:paraId="4B111436"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AFD7DCA" w14:textId="0E0E6288" w:rsidR="00214981" w:rsidRDefault="00214981"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9CF9197" w14:textId="58E6BC11" w:rsidR="00214981" w:rsidRDefault="00214981" w:rsidP="00727F16">
            <w:pPr>
              <w:widowControl w:val="0"/>
              <w:spacing w:after="0" w:line="360" w:lineRule="auto"/>
              <w:rPr>
                <w:rFonts w:eastAsia="Times New Roman" w:cs="Times New Roman"/>
                <w:color w:val="191919"/>
              </w:rPr>
            </w:pPr>
            <w:r>
              <w:rPr>
                <w:color w:val="B45F06"/>
              </w:rPr>
              <w:t xml:space="preserve">El usuario selecciona al trabajador y el período, elige un concepto de deducción vigente e ingresa o confirma los antecedentes necesarios para su cálculo. </w:t>
            </w:r>
            <w:r>
              <w:rPr>
                <w:color w:val="191919"/>
              </w:rPr>
              <w:t xml:space="preserve">El sistema valida que el concepto se encuentre activo, parametrizado y dentro de las reglas o límites aplicables [Excepción 1]. </w:t>
            </w:r>
            <w:r>
              <w:rPr>
                <w:color w:val="B45F06"/>
              </w:rPr>
              <w:t xml:space="preserve">El usuario confirma la deducción. </w:t>
            </w:r>
            <w:r>
              <w:rPr>
                <w:color w:val="191919"/>
              </w:rPr>
              <w:t xml:space="preserve">El sistema registra la deducción como componente que reduce el líquido y mantiene separados los aportes de cargo del empleador. </w:t>
            </w:r>
            <w:r>
              <w:rPr>
                <w:color w:val="B45F06"/>
              </w:rPr>
              <w:t xml:space="preserve">Si el usuario intenta registrar un descuento libre o punitivo por pérdida, daño, merma, negligencia o error, </w:t>
            </w:r>
            <w:r>
              <w:rPr>
                <w:color w:val="191919"/>
              </w:rPr>
              <w:t>el sistema rechaza ese intento [Excepción 2].</w:t>
            </w:r>
          </w:p>
        </w:tc>
      </w:tr>
      <w:tr w:rsidR="00214981" w14:paraId="6ABA9D5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414AF5" w14:textId="27178314" w:rsidR="00214981" w:rsidRDefault="00214981"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E59610" w14:textId="4C0C59B3" w:rsidR="00214981" w:rsidRDefault="00214981" w:rsidP="00727F16">
            <w:pPr>
              <w:widowControl w:val="0"/>
              <w:spacing w:after="0" w:line="360" w:lineRule="auto"/>
              <w:rPr>
                <w:rFonts w:eastAsia="Times New Roman" w:cs="Times New Roman"/>
                <w:color w:val="191919"/>
              </w:rPr>
            </w:pPr>
            <w:r>
              <w:rPr>
                <w:color w:val="191919"/>
              </w:rPr>
              <w:t>Excepción 1: Concepto de deducción no válido. El sistema no aplica una deducción sin configuración activa, fundamento o límites válidos.</w:t>
            </w:r>
            <w:r>
              <w:rPr>
                <w:color w:val="191919"/>
              </w:rPr>
              <w:br/>
              <w:t>Excepción 2: Descuento punitivo o libre. El sistema bloquea la operación y no modifica la remuneración del trabajador.</w:t>
            </w:r>
          </w:p>
        </w:tc>
      </w:tr>
      <w:tr w:rsidR="00214981" w14:paraId="67276078"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4339915" w14:textId="1943D3C4" w:rsidR="00214981" w:rsidRDefault="00214981"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A84791F" w14:textId="5A1FD780" w:rsidR="00214981" w:rsidRDefault="00214981" w:rsidP="00727F16">
            <w:pPr>
              <w:widowControl w:val="0"/>
              <w:spacing w:after="0" w:line="360" w:lineRule="auto"/>
              <w:rPr>
                <w:rFonts w:eastAsia="Times New Roman" w:cs="Times New Roman"/>
                <w:color w:val="191919"/>
              </w:rPr>
            </w:pPr>
            <w:r>
              <w:rPr>
                <w:color w:val="191919"/>
              </w:rPr>
              <w:t>La remuneración abierta contiene únicamente las deducciones válidas confirmadas y mantiene diferenciados los aportes del empleador.</w:t>
            </w:r>
          </w:p>
        </w:tc>
      </w:tr>
      <w:tr w:rsidR="00214981" w14:paraId="35FABB0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CACBD00" w14:textId="651D6CF9" w:rsidR="00214981" w:rsidRDefault="00214981"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9DB87EF" w14:textId="34EA7CB3" w:rsidR="00214981" w:rsidRDefault="00214981" w:rsidP="00727F16">
            <w:pPr>
              <w:widowControl w:val="0"/>
              <w:spacing w:after="0" w:line="360" w:lineRule="auto"/>
              <w:rPr>
                <w:rFonts w:eastAsia="Times New Roman" w:cs="Times New Roman"/>
                <w:color w:val="191919"/>
              </w:rPr>
            </w:pPr>
            <w:r>
              <w:rPr>
                <w:color w:val="191919"/>
              </w:rPr>
              <w:t>No aplica.</w:t>
            </w:r>
          </w:p>
        </w:tc>
      </w:tr>
    </w:tbl>
    <w:p w14:paraId="6EE7031E" w14:textId="77777777" w:rsidR="00091DDF" w:rsidRDefault="00091DDF" w:rsidP="00727F16">
      <w:pPr>
        <w:spacing w:before="40" w:after="0" w:line="360" w:lineRule="auto"/>
        <w:rPr>
          <w:rFonts w:eastAsia="Times New Roman" w:cs="Times New Roman"/>
          <w:sz w:val="22"/>
          <w:szCs w:val="22"/>
        </w:rPr>
      </w:pPr>
    </w:p>
    <w:p w14:paraId="6189F111" w14:textId="407D72BB" w:rsidR="00A27603" w:rsidRDefault="00A27603" w:rsidP="00096A8C">
      <w:pPr>
        <w:pStyle w:val="Ttulo5"/>
        <w:rPr>
          <w:rFonts w:eastAsia="Times New Roman" w:cs="Times New Roman"/>
          <w:sz w:val="22"/>
          <w:szCs w:val="22"/>
        </w:rPr>
      </w:pPr>
      <w:r>
        <w:t>CU100 Calculando remuneración mensual</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689976EC"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F6F797B"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2942698"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214981" w14:paraId="579A042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274368A" w14:textId="6946A504" w:rsidR="00214981" w:rsidRDefault="00214981"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F5D412C" w14:textId="5ED303AD" w:rsidR="00214981" w:rsidRDefault="00214981" w:rsidP="00727F16">
            <w:pPr>
              <w:widowControl w:val="0"/>
              <w:spacing w:after="0" w:line="360" w:lineRule="auto"/>
              <w:rPr>
                <w:rFonts w:eastAsia="Times New Roman" w:cs="Times New Roman"/>
                <w:color w:val="191919"/>
              </w:rPr>
            </w:pPr>
            <w:r>
              <w:rPr>
                <w:color w:val="191919"/>
              </w:rPr>
              <w:t>CU100 - Calculando remuneración mensual</w:t>
            </w:r>
          </w:p>
        </w:tc>
      </w:tr>
      <w:tr w:rsidR="00214981" w14:paraId="2F58E0E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A9F58B0" w14:textId="3628FC38" w:rsidR="00214981" w:rsidRDefault="00214981"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E1A3B11" w14:textId="5D60C05E" w:rsidR="00214981" w:rsidRDefault="00214981" w:rsidP="00727F16">
            <w:pPr>
              <w:widowControl w:val="0"/>
              <w:spacing w:after="0" w:line="360" w:lineRule="auto"/>
              <w:rPr>
                <w:rFonts w:eastAsia="Times New Roman" w:cs="Times New Roman"/>
                <w:color w:val="191919"/>
              </w:rPr>
            </w:pPr>
            <w:r>
              <w:rPr>
                <w:color w:val="191919"/>
              </w:rPr>
              <w:t>Usuario autorizado de Gerencia o Contador.</w:t>
            </w:r>
          </w:p>
        </w:tc>
      </w:tr>
      <w:tr w:rsidR="00214981" w14:paraId="780654E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FB9D78F" w14:textId="7220CF19" w:rsidR="00214981" w:rsidRDefault="00214981"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78F85A2" w14:textId="6FB5DBF4" w:rsidR="00214981" w:rsidRDefault="00214981" w:rsidP="00727F16">
            <w:pPr>
              <w:widowControl w:val="0"/>
              <w:spacing w:after="0" w:line="360" w:lineRule="auto"/>
              <w:rPr>
                <w:rFonts w:eastAsia="Times New Roman" w:cs="Times New Roman"/>
                <w:color w:val="191919"/>
              </w:rPr>
            </w:pPr>
            <w:r>
              <w:rPr>
                <w:color w:val="191919"/>
              </w:rPr>
              <w:t>El usuario solicita el cálculo del período y el sistema compone la remuneración individual con todos los conceptos válidos y vigentes.</w:t>
            </w:r>
          </w:p>
        </w:tc>
      </w:tr>
      <w:tr w:rsidR="00214981" w14:paraId="45902DF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5F496A3" w14:textId="331249B8" w:rsidR="00214981" w:rsidRDefault="00214981"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343A7FC" w14:textId="5FA2EC5C" w:rsidR="00214981" w:rsidRDefault="00214981" w:rsidP="00727F16">
            <w:pPr>
              <w:widowControl w:val="0"/>
              <w:spacing w:after="0" w:line="360" w:lineRule="auto"/>
              <w:rPr>
                <w:rFonts w:eastAsia="Times New Roman" w:cs="Times New Roman"/>
                <w:color w:val="191919"/>
              </w:rPr>
            </w:pPr>
            <w:r>
              <w:rPr>
                <w:color w:val="191919"/>
              </w:rPr>
              <w:t>Baja.</w:t>
            </w:r>
          </w:p>
        </w:tc>
      </w:tr>
      <w:tr w:rsidR="00214981" w14:paraId="2BEA65F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3F1D4A" w14:textId="603C240A" w:rsidR="00214981" w:rsidRDefault="00214981"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B537633" w14:textId="7E3F6D9E" w:rsidR="00214981" w:rsidRDefault="00214981" w:rsidP="00727F16">
            <w:pPr>
              <w:widowControl w:val="0"/>
              <w:spacing w:after="0" w:line="360" w:lineRule="auto"/>
              <w:rPr>
                <w:rFonts w:eastAsia="Times New Roman" w:cs="Times New Roman"/>
                <w:color w:val="191919"/>
              </w:rPr>
            </w:pPr>
            <w:r>
              <w:rPr>
                <w:color w:val="191919"/>
              </w:rPr>
              <w:t>Debe existir un período mensual abierto y los Empleados exigibles deben contar con la configuración necesaria para calcular su remuneración. Cuando corresponda incluir componentes variables basados en hechos remunerables, éstos deben encontrarse calculados para el período.</w:t>
            </w:r>
          </w:p>
        </w:tc>
      </w:tr>
      <w:tr w:rsidR="00214981" w14:paraId="798C936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A564344" w14:textId="3047A9A9" w:rsidR="00214981" w:rsidRDefault="00214981"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A5F6AAF" w14:textId="4844875E" w:rsidR="00214981" w:rsidRDefault="00214981" w:rsidP="00727F16">
            <w:pPr>
              <w:widowControl w:val="0"/>
              <w:spacing w:after="0" w:line="360" w:lineRule="auto"/>
              <w:rPr>
                <w:rFonts w:eastAsia="Times New Roman" w:cs="Times New Roman"/>
                <w:color w:val="191919"/>
              </w:rPr>
            </w:pPr>
            <w:r>
              <w:rPr>
                <w:color w:val="B45F06"/>
              </w:rPr>
              <w:t xml:space="preserve">El usuario selecciona el período abierto y solicita calcular las remuneraciones. </w:t>
            </w:r>
            <w:r>
              <w:rPr>
                <w:color w:val="191919"/>
              </w:rPr>
              <w:t>El sistema identifica a todo Empleado que haya tenido relación laboral vigente durante el período y obtiene las versiones aplicables de sueldo base, haberes, componentes variables, deducciones, ajustes, aportes y reglas de cálculo proporcional, junto con los antecedentes previsionales, de salud y tributarios vigentes del trabajador y los parámetros legales, previsionales y tributarios aplicables al período cuando corresponda. El sistema verifica que no existan conceptos, parámetros, ajustes o decisiones pendientes que bloqueen el cálculo [Excepción 1]. El sistema calcula cada remuneración individual, descuenta los anticipos efectivamente pagados como pagos a cuenta y determina el saldo final, conservando el desglose y la versión preliminar del período.</w:t>
            </w:r>
          </w:p>
        </w:tc>
      </w:tr>
      <w:tr w:rsidR="00214981" w14:paraId="4FFB611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0FF38AC" w14:textId="0483AFD7" w:rsidR="00214981" w:rsidRDefault="00214981"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A2DF420" w14:textId="4AFD895F" w:rsidR="00214981" w:rsidRDefault="00214981" w:rsidP="00727F16">
            <w:pPr>
              <w:widowControl w:val="0"/>
              <w:spacing w:after="0" w:line="360" w:lineRule="auto"/>
              <w:rPr>
                <w:rFonts w:eastAsia="Times New Roman" w:cs="Times New Roman"/>
                <w:color w:val="191919"/>
              </w:rPr>
            </w:pPr>
            <w:r>
              <w:rPr>
                <w:color w:val="191919"/>
              </w:rPr>
              <w:t>Excepción 1: Cálculo bloqueado por información pendiente. Si falta un parámetro o concepto obligatorio, existe un ajuste pendiente o una regla de cálculo proporcional necesaria no está validada, el sistema mantiene afectada la remuneración abierta e informa la causa que debe resolverse antes del cierre.</w:t>
            </w:r>
          </w:p>
        </w:tc>
      </w:tr>
      <w:tr w:rsidR="00214981" w14:paraId="440326B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9C7A350" w14:textId="3F17811E" w:rsidR="00214981" w:rsidRDefault="00214981"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AD1219B" w14:textId="03C139CA" w:rsidR="00214981" w:rsidRDefault="00214981" w:rsidP="00727F16">
            <w:pPr>
              <w:widowControl w:val="0"/>
              <w:spacing w:after="0" w:line="360" w:lineRule="auto"/>
              <w:rPr>
                <w:rFonts w:eastAsia="Times New Roman" w:cs="Times New Roman"/>
                <w:color w:val="191919"/>
              </w:rPr>
            </w:pPr>
            <w:r>
              <w:rPr>
                <w:color w:val="191919"/>
              </w:rPr>
              <w:t>Cada remuneración calculable queda con un desglose preliminar versionado y un saldo final determinado para continuar su revisión y cierre.</w:t>
            </w:r>
          </w:p>
        </w:tc>
      </w:tr>
      <w:tr w:rsidR="00214981" w14:paraId="1E14E5A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F18B4E" w14:textId="79119D5C" w:rsidR="00214981" w:rsidRDefault="00214981"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87A1218" w14:textId="33CEDB3E" w:rsidR="00214981" w:rsidRDefault="00214981" w:rsidP="00727F16">
            <w:pPr>
              <w:widowControl w:val="0"/>
              <w:spacing w:after="0" w:line="360" w:lineRule="auto"/>
              <w:rPr>
                <w:rFonts w:eastAsia="Times New Roman" w:cs="Times New Roman"/>
                <w:color w:val="191919"/>
              </w:rPr>
            </w:pPr>
            <w:r>
              <w:rPr>
                <w:color w:val="191919"/>
              </w:rPr>
              <w:t>No aplica.</w:t>
            </w:r>
          </w:p>
        </w:tc>
      </w:tr>
    </w:tbl>
    <w:p w14:paraId="22BA3332" w14:textId="77777777" w:rsidR="00091DDF" w:rsidRDefault="00091DDF" w:rsidP="00727F16">
      <w:pPr>
        <w:spacing w:before="40" w:after="0" w:line="360" w:lineRule="auto"/>
        <w:rPr>
          <w:rFonts w:eastAsia="Times New Roman" w:cs="Times New Roman"/>
          <w:sz w:val="22"/>
          <w:szCs w:val="22"/>
        </w:rPr>
      </w:pPr>
    </w:p>
    <w:p w14:paraId="05FB809A" w14:textId="78BBAF54" w:rsidR="00A27603" w:rsidRDefault="00A27603" w:rsidP="00096A8C">
      <w:pPr>
        <w:pStyle w:val="Ttulo5"/>
        <w:rPr>
          <w:rFonts w:eastAsia="Times New Roman" w:cs="Times New Roman"/>
          <w:sz w:val="22"/>
          <w:szCs w:val="22"/>
        </w:rPr>
      </w:pPr>
      <w:r>
        <w:t>CU101 Consultando desglose preliminar de remuneración</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76329987"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5C4AD99B"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E8B0459"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214981" w14:paraId="415C53A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E38D006" w14:textId="6365FB3E" w:rsidR="00214981" w:rsidRDefault="00214981"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9132F3" w14:textId="56F2DC0A" w:rsidR="00214981" w:rsidRDefault="00214981" w:rsidP="00727F16">
            <w:pPr>
              <w:widowControl w:val="0"/>
              <w:spacing w:after="0" w:line="360" w:lineRule="auto"/>
              <w:rPr>
                <w:rFonts w:eastAsia="Times New Roman" w:cs="Times New Roman"/>
                <w:color w:val="191919"/>
              </w:rPr>
            </w:pPr>
            <w:r>
              <w:rPr>
                <w:color w:val="191919"/>
              </w:rPr>
              <w:t>CU101 - Consultando desglose preliminar de remuneración</w:t>
            </w:r>
          </w:p>
        </w:tc>
      </w:tr>
      <w:tr w:rsidR="00214981" w14:paraId="71823A9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E02943A" w14:textId="498897E2" w:rsidR="00214981" w:rsidRDefault="00214981"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3FD2507" w14:textId="18378C0D" w:rsidR="00214981" w:rsidRDefault="00214981" w:rsidP="00727F16">
            <w:pPr>
              <w:widowControl w:val="0"/>
              <w:spacing w:after="0" w:line="360" w:lineRule="auto"/>
              <w:rPr>
                <w:rFonts w:eastAsia="Times New Roman" w:cs="Times New Roman"/>
                <w:color w:val="191919"/>
              </w:rPr>
            </w:pPr>
            <w:r>
              <w:rPr>
                <w:color w:val="191919"/>
              </w:rPr>
              <w:t>Usuario autorizado de Gerencia, Contador o Secretaría.</w:t>
            </w:r>
          </w:p>
        </w:tc>
      </w:tr>
      <w:tr w:rsidR="00214981" w14:paraId="0D50F266"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C0F4DF0" w14:textId="1673CB29" w:rsidR="00214981" w:rsidRDefault="00214981"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2DACF4" w14:textId="73458FA6" w:rsidR="00214981" w:rsidRDefault="00214981" w:rsidP="00727F16">
            <w:pPr>
              <w:widowControl w:val="0"/>
              <w:spacing w:after="0" w:line="360" w:lineRule="auto"/>
              <w:rPr>
                <w:rFonts w:eastAsia="Times New Roman" w:cs="Times New Roman"/>
                <w:color w:val="191919"/>
              </w:rPr>
            </w:pPr>
            <w:r>
              <w:rPr>
                <w:color w:val="191919"/>
              </w:rPr>
              <w:t>El usuario revisa el cálculo abierto de una remuneración como información preliminar interna sin convertirla en documento oficial.</w:t>
            </w:r>
          </w:p>
        </w:tc>
      </w:tr>
      <w:tr w:rsidR="00214981" w14:paraId="1498A43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56FD9CA" w14:textId="24C5EECD" w:rsidR="00214981" w:rsidRDefault="00214981"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F031710" w14:textId="58670371" w:rsidR="00214981" w:rsidRDefault="00214981" w:rsidP="00727F16">
            <w:pPr>
              <w:widowControl w:val="0"/>
              <w:spacing w:after="0" w:line="360" w:lineRule="auto"/>
              <w:rPr>
                <w:rFonts w:eastAsia="Times New Roman" w:cs="Times New Roman"/>
                <w:color w:val="191919"/>
              </w:rPr>
            </w:pPr>
            <w:r>
              <w:rPr>
                <w:color w:val="191919"/>
              </w:rPr>
              <w:t>Baja.</w:t>
            </w:r>
          </w:p>
        </w:tc>
      </w:tr>
      <w:tr w:rsidR="00214981" w14:paraId="67C7D2D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EE1B9C9" w14:textId="13AC40CC" w:rsidR="00214981" w:rsidRDefault="00214981"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4A136FF" w14:textId="523E87FC" w:rsidR="00214981" w:rsidRDefault="00214981" w:rsidP="00727F16">
            <w:pPr>
              <w:widowControl w:val="0"/>
              <w:spacing w:after="0" w:line="360" w:lineRule="auto"/>
              <w:rPr>
                <w:rFonts w:eastAsia="Times New Roman" w:cs="Times New Roman"/>
                <w:color w:val="191919"/>
              </w:rPr>
            </w:pPr>
            <w:r>
              <w:rPr>
                <w:color w:val="191919"/>
              </w:rPr>
              <w:t>Debe existir una remuneración abierta con cálculo preliminar disponible y el usuario debe contar con permiso de consulta preliminar.</w:t>
            </w:r>
          </w:p>
        </w:tc>
      </w:tr>
      <w:tr w:rsidR="00214981" w14:paraId="2384E67A"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7EF7144" w14:textId="76B4E271" w:rsidR="00214981" w:rsidRDefault="00214981"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7D939A3" w14:textId="14600A74" w:rsidR="00214981" w:rsidRDefault="00214981" w:rsidP="00727F16">
            <w:pPr>
              <w:widowControl w:val="0"/>
              <w:spacing w:after="0" w:line="360" w:lineRule="auto"/>
              <w:rPr>
                <w:rFonts w:eastAsia="Times New Roman" w:cs="Times New Roman"/>
                <w:color w:val="191919"/>
              </w:rPr>
            </w:pPr>
            <w:r>
              <w:rPr>
                <w:color w:val="B45F06"/>
              </w:rPr>
              <w:t xml:space="preserve">El usuario selecciona al trabajador y el período que desea revisar. </w:t>
            </w:r>
            <w:r>
              <w:rPr>
                <w:color w:val="191919"/>
              </w:rPr>
              <w:t xml:space="preserve">El sistema valida que el usuario tenga permiso para consultar información preliminar [Excepción 1] y muestra el desglose del sueldo base, componentes variables, otros haberes, deducciones, aportes, ajustes, anticipos y saldo final, identificándolo expresamente como preliminar y no oficial. </w:t>
            </w:r>
            <w:r>
              <w:rPr>
                <w:color w:val="B45F06"/>
              </w:rPr>
              <w:t xml:space="preserve">El usuario revisa la información y vuelve a la gestión del período sin cerrar la remuneración. </w:t>
            </w:r>
            <w:r>
              <w:rPr>
                <w:color w:val="191919"/>
              </w:rPr>
              <w:t>El sistema conserva la remuneración abierta y sin generar una liquidación oficial.</w:t>
            </w:r>
          </w:p>
        </w:tc>
      </w:tr>
      <w:tr w:rsidR="00214981" w14:paraId="1E60DD7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C8A9C01" w14:textId="4CF94C08" w:rsidR="00214981" w:rsidRDefault="00214981"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C8FA95B" w14:textId="12E69F02" w:rsidR="00214981" w:rsidRDefault="00214981" w:rsidP="00727F16">
            <w:pPr>
              <w:widowControl w:val="0"/>
              <w:spacing w:after="0" w:line="360" w:lineRule="auto"/>
              <w:rPr>
                <w:rFonts w:eastAsia="Times New Roman" w:cs="Times New Roman"/>
                <w:color w:val="191919"/>
              </w:rPr>
            </w:pPr>
            <w:r>
              <w:rPr>
                <w:color w:val="191919"/>
              </w:rPr>
              <w:t>Excepción 1: Acceso preliminar no autorizado. El sistema no muestra el cálculo abierto a perfiles que sólo tengan acceso a documentación oficial cerrada.</w:t>
            </w:r>
          </w:p>
        </w:tc>
      </w:tr>
      <w:tr w:rsidR="00214981" w14:paraId="5488D92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51D6DDC" w14:textId="1943480E" w:rsidR="00214981" w:rsidRDefault="00214981"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50C50E9" w14:textId="453004F9" w:rsidR="00214981" w:rsidRDefault="00214981" w:rsidP="00727F16">
            <w:pPr>
              <w:widowControl w:val="0"/>
              <w:spacing w:after="0" w:line="360" w:lineRule="auto"/>
              <w:rPr>
                <w:rFonts w:eastAsia="Times New Roman" w:cs="Times New Roman"/>
                <w:color w:val="191919"/>
              </w:rPr>
            </w:pPr>
            <w:r>
              <w:rPr>
                <w:color w:val="191919"/>
              </w:rPr>
              <w:t>El usuario obtiene el desglose preliminar para revisión y la remuneración permanece abierta, sin documento oficial emitido.</w:t>
            </w:r>
          </w:p>
        </w:tc>
      </w:tr>
      <w:tr w:rsidR="00214981" w14:paraId="2189AE99"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0FEA2B4" w14:textId="2DB677FE" w:rsidR="00214981" w:rsidRDefault="00214981"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B49374" w14:textId="4C261ED1" w:rsidR="00214981" w:rsidRDefault="00214981" w:rsidP="00727F16">
            <w:pPr>
              <w:widowControl w:val="0"/>
              <w:spacing w:after="0" w:line="360" w:lineRule="auto"/>
              <w:rPr>
                <w:rFonts w:eastAsia="Times New Roman" w:cs="Times New Roman"/>
                <w:color w:val="191919"/>
              </w:rPr>
            </w:pPr>
            <w:r>
              <w:rPr>
                <w:color w:val="191919"/>
              </w:rPr>
              <w:t>CU100 - Calculando remuneración mensual.</w:t>
            </w:r>
          </w:p>
        </w:tc>
      </w:tr>
    </w:tbl>
    <w:p w14:paraId="39FBD4D0" w14:textId="77777777" w:rsidR="00091DDF" w:rsidRDefault="00091DDF" w:rsidP="00727F16">
      <w:pPr>
        <w:spacing w:before="40" w:after="0" w:line="360" w:lineRule="auto"/>
        <w:rPr>
          <w:rFonts w:eastAsia="Times New Roman" w:cs="Times New Roman"/>
          <w:sz w:val="22"/>
          <w:szCs w:val="22"/>
        </w:rPr>
      </w:pPr>
    </w:p>
    <w:p w14:paraId="4B7C4856" w14:textId="60C7F113" w:rsidR="007C3504" w:rsidRDefault="007C3504" w:rsidP="00096A8C">
      <w:pPr>
        <w:pStyle w:val="Ttulo5"/>
        <w:rPr>
          <w:rFonts w:eastAsia="Times New Roman" w:cs="Times New Roman"/>
          <w:sz w:val="22"/>
          <w:szCs w:val="22"/>
        </w:rPr>
      </w:pPr>
      <w:r>
        <w:t>CU102 Cerrando remuneración y generando liquidación oficial</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4A87C0CF"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D1FF001"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D4711EF"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214981" w14:paraId="3683B41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4FCADE0" w14:textId="6379B702" w:rsidR="00214981" w:rsidRDefault="00214981"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A73AB2" w14:textId="65C2809C" w:rsidR="00214981" w:rsidRDefault="00214981" w:rsidP="00727F16">
            <w:pPr>
              <w:widowControl w:val="0"/>
              <w:spacing w:after="0" w:line="360" w:lineRule="auto"/>
              <w:rPr>
                <w:rFonts w:eastAsia="Times New Roman" w:cs="Times New Roman"/>
                <w:color w:val="191919"/>
              </w:rPr>
            </w:pPr>
            <w:r>
              <w:rPr>
                <w:color w:val="191919"/>
              </w:rPr>
              <w:t>CU102 - Cerrando remuneración y generando liquidación oficial</w:t>
            </w:r>
          </w:p>
        </w:tc>
      </w:tr>
      <w:tr w:rsidR="00214981" w14:paraId="2030B2C8"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5A02F04" w14:textId="56F95B4D" w:rsidR="00214981" w:rsidRDefault="00214981"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D389ECC" w14:textId="37308E63" w:rsidR="00214981" w:rsidRDefault="00214981" w:rsidP="00727F16">
            <w:pPr>
              <w:widowControl w:val="0"/>
              <w:spacing w:after="0" w:line="360" w:lineRule="auto"/>
              <w:rPr>
                <w:rFonts w:eastAsia="Times New Roman" w:cs="Times New Roman"/>
                <w:color w:val="191919"/>
              </w:rPr>
            </w:pPr>
            <w:r>
              <w:rPr>
                <w:color w:val="191919"/>
              </w:rPr>
              <w:t>Usuario autorizado de Gerencia o Contador.</w:t>
            </w:r>
          </w:p>
        </w:tc>
      </w:tr>
      <w:tr w:rsidR="00214981" w14:paraId="2E6DD8F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475EC1" w14:textId="2E0A79F4" w:rsidR="00214981" w:rsidRDefault="00214981"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80AB926" w14:textId="62F54447" w:rsidR="00214981" w:rsidRDefault="00214981" w:rsidP="00727F16">
            <w:pPr>
              <w:widowControl w:val="0"/>
              <w:spacing w:after="0" w:line="360" w:lineRule="auto"/>
              <w:rPr>
                <w:rFonts w:eastAsia="Times New Roman" w:cs="Times New Roman"/>
                <w:color w:val="191919"/>
              </w:rPr>
            </w:pPr>
            <w:r>
              <w:rPr>
                <w:color w:val="191919"/>
              </w:rPr>
              <w:t>El usuario cierra una remuneración válida y el sistema genera la versión oficial no editable de la liquidación.</w:t>
            </w:r>
          </w:p>
        </w:tc>
      </w:tr>
      <w:tr w:rsidR="00214981" w14:paraId="30B3B8B9"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2A8195" w14:textId="75E72D22" w:rsidR="00214981" w:rsidRDefault="00214981"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4BA0DE4" w14:textId="40BB778C" w:rsidR="00214981" w:rsidRDefault="00214981" w:rsidP="00727F16">
            <w:pPr>
              <w:widowControl w:val="0"/>
              <w:spacing w:after="0" w:line="360" w:lineRule="auto"/>
              <w:rPr>
                <w:rFonts w:eastAsia="Times New Roman" w:cs="Times New Roman"/>
                <w:color w:val="191919"/>
              </w:rPr>
            </w:pPr>
            <w:r>
              <w:rPr>
                <w:color w:val="191919"/>
              </w:rPr>
              <w:t>Baja.</w:t>
            </w:r>
          </w:p>
        </w:tc>
      </w:tr>
      <w:tr w:rsidR="00214981" w14:paraId="3421DAA2"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9C26353" w14:textId="00CC827E" w:rsidR="00214981" w:rsidRDefault="00214981"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1696A5A" w14:textId="40B6DDA3" w:rsidR="00214981" w:rsidRDefault="00214981" w:rsidP="00727F16">
            <w:pPr>
              <w:widowControl w:val="0"/>
              <w:spacing w:after="0" w:line="360" w:lineRule="auto"/>
              <w:rPr>
                <w:rFonts w:eastAsia="Times New Roman" w:cs="Times New Roman"/>
                <w:color w:val="191919"/>
              </w:rPr>
            </w:pPr>
            <w:r>
              <w:rPr>
                <w:color w:val="191919"/>
              </w:rPr>
              <w:t>Debe existir una remuneración calculada y abierta. El usuario debe contar con permiso de cierre y no deben existir bloqueos pendientes para esa remuneración.</w:t>
            </w:r>
          </w:p>
        </w:tc>
      </w:tr>
      <w:tr w:rsidR="00214981" w14:paraId="0D4543F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1CD4DD3" w14:textId="31EEFC99" w:rsidR="00214981" w:rsidRDefault="00214981"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C2F4A62" w14:textId="385D3AFF" w:rsidR="00214981" w:rsidRDefault="00214981" w:rsidP="00727F16">
            <w:pPr>
              <w:widowControl w:val="0"/>
              <w:spacing w:after="0" w:line="360" w:lineRule="auto"/>
              <w:rPr>
                <w:rFonts w:eastAsia="Times New Roman" w:cs="Times New Roman"/>
                <w:color w:val="191919"/>
              </w:rPr>
            </w:pPr>
            <w:r>
              <w:rPr>
                <w:color w:val="B45F06"/>
              </w:rPr>
              <w:t xml:space="preserve">El usuario selecciona una remuneración calculada y solicita su cierre. </w:t>
            </w:r>
            <w:r>
              <w:rPr>
                <w:color w:val="191919"/>
              </w:rPr>
              <w:t xml:space="preserve">El sistema revalida que el cálculo esté completo y que no existan deducciones, parámetros, ajustes o decisiones pendientes que impidan cerrarlo [Excepción 1]. </w:t>
            </w:r>
            <w:r>
              <w:rPr>
                <w:color w:val="B45F06"/>
              </w:rPr>
              <w:t xml:space="preserve">El usuario confirma el cierre. </w:t>
            </w:r>
            <w:r>
              <w:rPr>
                <w:color w:val="191919"/>
              </w:rPr>
              <w:t>El sistema cierra la remuneración y genera una liquidación oficial no editable con trabajador, período, versión, fecha de emisión, estado de vigencia y el desglose aplicable. Si la liquidación corresponde a una nueva versión originada por una corrección permitida, el sistema conserva la versión oficial anterior y la marca como reemplazada o no vigente.</w:t>
            </w:r>
          </w:p>
        </w:tc>
      </w:tr>
      <w:tr w:rsidR="00214981" w14:paraId="648281F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4CC3E1" w14:textId="699AF050" w:rsidR="00214981" w:rsidRDefault="00214981"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035937" w14:textId="78021AAE" w:rsidR="00214981" w:rsidRDefault="00214981" w:rsidP="00727F16">
            <w:pPr>
              <w:widowControl w:val="0"/>
              <w:spacing w:after="0" w:line="360" w:lineRule="auto"/>
              <w:rPr>
                <w:rFonts w:eastAsia="Times New Roman" w:cs="Times New Roman"/>
                <w:color w:val="191919"/>
              </w:rPr>
            </w:pPr>
            <w:r>
              <w:rPr>
                <w:color w:val="191919"/>
              </w:rPr>
              <w:t xml:space="preserve">Excepción 1: Remuneración no </w:t>
            </w:r>
            <w:proofErr w:type="spellStart"/>
            <w:r>
              <w:rPr>
                <w:color w:val="191919"/>
              </w:rPr>
              <w:t>cerrable</w:t>
            </w:r>
            <w:proofErr w:type="spellEnd"/>
            <w:r>
              <w:rPr>
                <w:color w:val="191919"/>
              </w:rPr>
              <w:t>. Si existe cualquier información obligatoria pendiente o inconsistente, el sistema bloquea el cierre, mantiene la remuneración abierta e informa los elementos que deben resolverse.</w:t>
            </w:r>
          </w:p>
        </w:tc>
      </w:tr>
      <w:tr w:rsidR="00214981" w14:paraId="5CE3C4F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C0217D" w14:textId="707AB687" w:rsidR="00214981" w:rsidRDefault="00214981"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ED1ACEC" w14:textId="2EB94B63" w:rsidR="00214981" w:rsidRDefault="00214981" w:rsidP="00727F16">
            <w:pPr>
              <w:widowControl w:val="0"/>
              <w:spacing w:after="0" w:line="360" w:lineRule="auto"/>
              <w:rPr>
                <w:rFonts w:eastAsia="Times New Roman" w:cs="Times New Roman"/>
                <w:color w:val="191919"/>
              </w:rPr>
            </w:pPr>
            <w:r>
              <w:rPr>
                <w:color w:val="191919"/>
              </w:rPr>
              <w:t>La remuneración queda cerrada y dispone de una liquidación oficial vigente, manteniendo las versiones anteriores cuando correspondan.</w:t>
            </w:r>
          </w:p>
        </w:tc>
      </w:tr>
      <w:tr w:rsidR="00214981" w14:paraId="6E3C448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907C213" w14:textId="7C635C4E" w:rsidR="00214981" w:rsidRDefault="00214981"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AD08ED" w14:textId="0AD9101B" w:rsidR="00214981" w:rsidRDefault="00214981" w:rsidP="00727F16">
            <w:pPr>
              <w:widowControl w:val="0"/>
              <w:spacing w:after="0" w:line="360" w:lineRule="auto"/>
              <w:rPr>
                <w:rFonts w:eastAsia="Times New Roman" w:cs="Times New Roman"/>
                <w:color w:val="191919"/>
              </w:rPr>
            </w:pPr>
            <w:r>
              <w:rPr>
                <w:color w:val="191919"/>
              </w:rPr>
              <w:t>CU100 - Calculando remuneración mensual.</w:t>
            </w:r>
          </w:p>
        </w:tc>
      </w:tr>
    </w:tbl>
    <w:p w14:paraId="191D3C52" w14:textId="77777777" w:rsidR="00091DDF" w:rsidRDefault="00091DDF" w:rsidP="00727F16">
      <w:pPr>
        <w:spacing w:before="40" w:after="0" w:line="360" w:lineRule="auto"/>
        <w:rPr>
          <w:rFonts w:eastAsia="Times New Roman" w:cs="Times New Roman"/>
          <w:sz w:val="22"/>
          <w:szCs w:val="22"/>
        </w:rPr>
      </w:pPr>
    </w:p>
    <w:p w14:paraId="5FAF5DE8" w14:textId="734BE170" w:rsidR="007C3504" w:rsidRDefault="007C3504" w:rsidP="00FB230D">
      <w:pPr>
        <w:pStyle w:val="Ttulo5"/>
        <w:rPr>
          <w:rFonts w:eastAsia="Times New Roman" w:cs="Times New Roman"/>
          <w:sz w:val="22"/>
          <w:szCs w:val="22"/>
        </w:rPr>
      </w:pPr>
      <w:r>
        <w:t>CU103 Entregando liquidación oficial</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06036585"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119FCA78"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A27054E"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3601C1" w14:paraId="1CB36777"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B5A4D2C" w14:textId="2ABCA32B" w:rsidR="003601C1" w:rsidRDefault="003601C1"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4F711E" w14:textId="3D511F11" w:rsidR="003601C1" w:rsidRDefault="003601C1" w:rsidP="00727F16">
            <w:pPr>
              <w:widowControl w:val="0"/>
              <w:spacing w:after="0" w:line="360" w:lineRule="auto"/>
              <w:rPr>
                <w:rFonts w:eastAsia="Times New Roman" w:cs="Times New Roman"/>
                <w:color w:val="191919"/>
              </w:rPr>
            </w:pPr>
            <w:r>
              <w:rPr>
                <w:color w:val="191919"/>
              </w:rPr>
              <w:t>CU103 - Entregando liquidación oficial</w:t>
            </w:r>
          </w:p>
        </w:tc>
      </w:tr>
      <w:tr w:rsidR="003601C1" w14:paraId="0FCC14F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994F25C" w14:textId="60EB00CE" w:rsidR="003601C1" w:rsidRDefault="003601C1"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2227AC1" w14:textId="328AD932" w:rsidR="003601C1" w:rsidRDefault="003601C1" w:rsidP="00727F16">
            <w:pPr>
              <w:widowControl w:val="0"/>
              <w:spacing w:after="0" w:line="360" w:lineRule="auto"/>
              <w:rPr>
                <w:rFonts w:eastAsia="Times New Roman" w:cs="Times New Roman"/>
                <w:color w:val="191919"/>
              </w:rPr>
            </w:pPr>
            <w:r>
              <w:rPr>
                <w:color w:val="191919"/>
              </w:rPr>
              <w:t>Usuario autorizado de Gerencia, Contador o Secretaría.</w:t>
            </w:r>
          </w:p>
        </w:tc>
      </w:tr>
      <w:tr w:rsidR="003601C1" w14:paraId="420FCB41"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34CC27D" w14:textId="0C89CA42" w:rsidR="003601C1" w:rsidRDefault="003601C1"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2CDF3D3" w14:textId="1D20F6FB" w:rsidR="003601C1" w:rsidRDefault="003601C1" w:rsidP="00727F16">
            <w:pPr>
              <w:widowControl w:val="0"/>
              <w:spacing w:after="0" w:line="360" w:lineRule="auto"/>
              <w:rPr>
                <w:rFonts w:eastAsia="Times New Roman" w:cs="Times New Roman"/>
                <w:color w:val="191919"/>
              </w:rPr>
            </w:pPr>
            <w:r>
              <w:rPr>
                <w:color w:val="191919"/>
              </w:rPr>
              <w:t>El sistema registra la entrega de la liquidación oficial vigente mediante el canal autorizado y permite gestionar reenvíos cuando corresponda.</w:t>
            </w:r>
          </w:p>
        </w:tc>
      </w:tr>
      <w:tr w:rsidR="003601C1" w14:paraId="30BD990C"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2F56223" w14:textId="375B6690" w:rsidR="003601C1" w:rsidRDefault="003601C1"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AC2DDA3" w14:textId="487A642D" w:rsidR="003601C1" w:rsidRDefault="003601C1" w:rsidP="00727F16">
            <w:pPr>
              <w:widowControl w:val="0"/>
              <w:spacing w:after="0" w:line="360" w:lineRule="auto"/>
              <w:rPr>
                <w:rFonts w:eastAsia="Times New Roman" w:cs="Times New Roman"/>
                <w:color w:val="191919"/>
              </w:rPr>
            </w:pPr>
            <w:r>
              <w:rPr>
                <w:color w:val="191919"/>
              </w:rPr>
              <w:t>Baja.</w:t>
            </w:r>
          </w:p>
        </w:tc>
      </w:tr>
      <w:tr w:rsidR="003601C1" w14:paraId="51BB9448"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4A52B3C" w14:textId="37BD757C" w:rsidR="003601C1" w:rsidRDefault="003601C1"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F78A0BE" w14:textId="7A50DF79" w:rsidR="003601C1" w:rsidRDefault="003601C1" w:rsidP="00727F16">
            <w:pPr>
              <w:widowControl w:val="0"/>
              <w:spacing w:after="0" w:line="360" w:lineRule="auto"/>
              <w:rPr>
                <w:rFonts w:eastAsia="Times New Roman" w:cs="Times New Roman"/>
                <w:color w:val="191919"/>
              </w:rPr>
            </w:pPr>
            <w:r>
              <w:rPr>
                <w:color w:val="191919"/>
              </w:rPr>
              <w:t>Debe existir una liquidación oficial vigente y el pago final de la remuneración debe estar confirmado. La modalidad de entrega del trabajador debe estar definida.</w:t>
            </w:r>
          </w:p>
        </w:tc>
      </w:tr>
      <w:tr w:rsidR="003601C1" w14:paraId="15F4463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434605B" w14:textId="339BE720" w:rsidR="003601C1" w:rsidRDefault="003601C1"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614081" w14:textId="7EFE867F" w:rsidR="003601C1" w:rsidRDefault="003601C1" w:rsidP="00727F16">
            <w:pPr>
              <w:widowControl w:val="0"/>
              <w:spacing w:after="0" w:line="360" w:lineRule="auto"/>
              <w:rPr>
                <w:rFonts w:eastAsia="Times New Roman" w:cs="Times New Roman"/>
                <w:color w:val="191919"/>
              </w:rPr>
            </w:pPr>
            <w:r>
              <w:rPr>
                <w:color w:val="191919"/>
              </w:rPr>
              <w:t xml:space="preserve">El sistema identifica la liquidación oficial vigente y verifica si el trabajador mantiene consentimiento electrónico vigente y un correo particular válido. Cuando existe consentimiento electrónico, envía la liquidación al correo particular y registra el resultado [Excepción 1]; cuando no existe consentimiento, mantiene la entrega física como modalidad aplicable. </w:t>
            </w:r>
            <w:r>
              <w:rPr>
                <w:color w:val="B45F06"/>
              </w:rPr>
              <w:t xml:space="preserve">Cuando corresponda una entrega física, el usuario registra que la liquidación fue entregada al trabajador. </w:t>
            </w:r>
            <w:r>
              <w:rPr>
                <w:color w:val="191919"/>
              </w:rPr>
              <w:t xml:space="preserve">El sistema conserva la evidencia y fecha de entrega. </w:t>
            </w:r>
            <w:r>
              <w:rPr>
                <w:color w:val="B45F06"/>
              </w:rPr>
              <w:t xml:space="preserve">El usuario puede solicitar el reenvío de la versión vigente. </w:t>
            </w:r>
            <w:r>
              <w:rPr>
                <w:color w:val="191919"/>
              </w:rPr>
              <w:t>El sistema efectúa el reenvío conforme a los permisos y registra la trazabilidad de la operación.</w:t>
            </w:r>
          </w:p>
        </w:tc>
      </w:tr>
      <w:tr w:rsidR="003601C1" w14:paraId="73D2D79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73786E6" w14:textId="4D8FD1EC" w:rsidR="003601C1" w:rsidRDefault="003601C1"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3EFF3F" w14:textId="21753AD4" w:rsidR="003601C1" w:rsidRDefault="003601C1" w:rsidP="00727F16">
            <w:pPr>
              <w:widowControl w:val="0"/>
              <w:spacing w:after="0" w:line="360" w:lineRule="auto"/>
              <w:rPr>
                <w:rFonts w:eastAsia="Times New Roman" w:cs="Times New Roman"/>
                <w:color w:val="191919"/>
              </w:rPr>
            </w:pPr>
            <w:r>
              <w:rPr>
                <w:color w:val="191919"/>
              </w:rPr>
              <w:t xml:space="preserve">Excepción 1: Fallo de entrega electrónica. El sistema realiza hasta tres intentos totales; si el </w:t>
            </w:r>
            <w:proofErr w:type="gramStart"/>
            <w:r>
              <w:rPr>
                <w:color w:val="191919"/>
              </w:rPr>
              <w:t>tercero falla</w:t>
            </w:r>
            <w:proofErr w:type="gramEnd"/>
            <w:r>
              <w:rPr>
                <w:color w:val="191919"/>
              </w:rPr>
              <w:t>, marca la entrega como fallida y alerta a los perfiles autorizados para resolver el problema sin exponer a Secretaría montos ni detalle salarial.</w:t>
            </w:r>
          </w:p>
        </w:tc>
      </w:tr>
      <w:tr w:rsidR="003601C1" w14:paraId="3E65A45D"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AA6D064" w14:textId="2F2CA4D2" w:rsidR="003601C1" w:rsidRDefault="003601C1"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C95803D" w14:textId="5EBBD6B1" w:rsidR="003601C1" w:rsidRDefault="003601C1" w:rsidP="00727F16">
            <w:pPr>
              <w:widowControl w:val="0"/>
              <w:spacing w:after="0" w:line="360" w:lineRule="auto"/>
              <w:rPr>
                <w:rFonts w:eastAsia="Times New Roman" w:cs="Times New Roman"/>
                <w:color w:val="191919"/>
              </w:rPr>
            </w:pPr>
            <w:r>
              <w:rPr>
                <w:color w:val="191919"/>
              </w:rPr>
              <w:t>La liquidación oficial vigente queda con su modalidad y estado de entrega registrados, incluyendo los reenvíos o fallos que hayan ocurrido.</w:t>
            </w:r>
          </w:p>
        </w:tc>
      </w:tr>
      <w:tr w:rsidR="003601C1" w14:paraId="397F834F"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C5F5588" w14:textId="0B386450" w:rsidR="003601C1" w:rsidRDefault="003601C1"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06122C3" w14:textId="0D6CF87A" w:rsidR="003601C1" w:rsidRDefault="003601C1" w:rsidP="00727F16">
            <w:pPr>
              <w:widowControl w:val="0"/>
              <w:spacing w:after="0" w:line="360" w:lineRule="auto"/>
              <w:rPr>
                <w:rFonts w:eastAsia="Times New Roman" w:cs="Times New Roman"/>
                <w:color w:val="191919"/>
              </w:rPr>
            </w:pPr>
            <w:r>
              <w:rPr>
                <w:color w:val="191919"/>
              </w:rPr>
              <w:t>CU102 - Cerrando remuneración y generando liquidación oficial.</w:t>
            </w:r>
          </w:p>
        </w:tc>
      </w:tr>
    </w:tbl>
    <w:p w14:paraId="6BDD39D3" w14:textId="77777777" w:rsidR="00091DDF" w:rsidRDefault="00091DDF" w:rsidP="00727F16">
      <w:pPr>
        <w:spacing w:before="40" w:after="0" w:line="360" w:lineRule="auto"/>
        <w:rPr>
          <w:rFonts w:eastAsia="Times New Roman" w:cs="Times New Roman"/>
          <w:sz w:val="22"/>
          <w:szCs w:val="22"/>
        </w:rPr>
      </w:pPr>
    </w:p>
    <w:p w14:paraId="32926149" w14:textId="2D85E5F9" w:rsidR="0091195E" w:rsidRDefault="0091195E" w:rsidP="00FB230D">
      <w:pPr>
        <w:pStyle w:val="Ttulo5"/>
        <w:rPr>
          <w:rFonts w:eastAsia="Times New Roman" w:cs="Times New Roman"/>
          <w:sz w:val="22"/>
          <w:szCs w:val="22"/>
        </w:rPr>
      </w:pPr>
      <w:r>
        <w:t>CU104 Consultando historial de liquidaciones</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091DDF" w14:paraId="6496FC0F" w14:textId="77777777" w:rsidTr="00DD6B32">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1004279"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2202E850" w14:textId="77777777" w:rsidR="00091DDF" w:rsidRDefault="00091DDF" w:rsidP="00727F16">
            <w:pPr>
              <w:widowControl w:val="0"/>
              <w:spacing w:after="0" w:line="360" w:lineRule="auto"/>
              <w:rPr>
                <w:rFonts w:eastAsia="Times New Roman" w:cs="Times New Roman"/>
                <w:b/>
                <w:bCs/>
                <w:color w:val="FFFFFF"/>
              </w:rPr>
            </w:pPr>
            <w:r>
              <w:rPr>
                <w:rFonts w:eastAsia="Times New Roman" w:cs="Times New Roman"/>
                <w:b/>
                <w:bCs/>
                <w:color w:val="FFFFFF"/>
              </w:rPr>
              <w:t>Descripción</w:t>
            </w:r>
          </w:p>
        </w:tc>
      </w:tr>
      <w:tr w:rsidR="003601C1" w14:paraId="2C0C9FD4"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50B1BB" w14:textId="64D73764" w:rsidR="003601C1" w:rsidRDefault="003601C1" w:rsidP="00727F16">
            <w:pPr>
              <w:widowControl w:val="0"/>
              <w:spacing w:after="0" w:line="360" w:lineRule="auto"/>
              <w:rPr>
                <w:rFonts w:eastAsia="Times New Roman" w:cs="Times New Roman"/>
                <w:b/>
                <w:bCs/>
                <w:color w:val="191919"/>
              </w:rPr>
            </w:pPr>
            <w:r>
              <w:rPr>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5BF0417" w14:textId="3032C8AA" w:rsidR="003601C1" w:rsidRDefault="003601C1" w:rsidP="00727F16">
            <w:pPr>
              <w:widowControl w:val="0"/>
              <w:spacing w:after="0" w:line="360" w:lineRule="auto"/>
              <w:rPr>
                <w:rFonts w:eastAsia="Times New Roman" w:cs="Times New Roman"/>
                <w:color w:val="191919"/>
              </w:rPr>
            </w:pPr>
            <w:r>
              <w:rPr>
                <w:color w:val="191919"/>
              </w:rPr>
              <w:t>CU104 - Consultando historial de liquidaciones</w:t>
            </w:r>
          </w:p>
        </w:tc>
      </w:tr>
      <w:tr w:rsidR="003601C1" w14:paraId="5902B50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B5C47B4" w14:textId="33E66567" w:rsidR="003601C1" w:rsidRDefault="003601C1" w:rsidP="00727F16">
            <w:pPr>
              <w:widowControl w:val="0"/>
              <w:spacing w:after="0" w:line="360" w:lineRule="auto"/>
              <w:rPr>
                <w:rFonts w:eastAsia="Times New Roman" w:cs="Times New Roman"/>
                <w:b/>
                <w:bCs/>
                <w:color w:val="191919"/>
              </w:rPr>
            </w:pPr>
            <w:r>
              <w:rPr>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37AD5E" w14:textId="28CD0293" w:rsidR="003601C1" w:rsidRDefault="003601C1" w:rsidP="00727F16">
            <w:pPr>
              <w:widowControl w:val="0"/>
              <w:spacing w:after="0" w:line="360" w:lineRule="auto"/>
              <w:rPr>
                <w:rFonts w:eastAsia="Times New Roman" w:cs="Times New Roman"/>
                <w:color w:val="191919"/>
              </w:rPr>
            </w:pPr>
            <w:r>
              <w:rPr>
                <w:color w:val="191919"/>
              </w:rPr>
              <w:t>Usuario autorizado de Gerencia, Contador o Secretaría.</w:t>
            </w:r>
          </w:p>
        </w:tc>
      </w:tr>
      <w:tr w:rsidR="003601C1" w14:paraId="577C7A9B"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7E8C5FB" w14:textId="054DAE90" w:rsidR="003601C1" w:rsidRDefault="003601C1" w:rsidP="00727F16">
            <w:pPr>
              <w:widowControl w:val="0"/>
              <w:spacing w:after="0" w:line="360" w:lineRule="auto"/>
              <w:rPr>
                <w:rFonts w:eastAsia="Times New Roman" w:cs="Times New Roman"/>
                <w:b/>
                <w:bCs/>
                <w:color w:val="191919"/>
              </w:rPr>
            </w:pPr>
            <w:r>
              <w:rPr>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8001D9B" w14:textId="102E7566" w:rsidR="003601C1" w:rsidRDefault="003601C1" w:rsidP="00727F16">
            <w:pPr>
              <w:widowControl w:val="0"/>
              <w:spacing w:after="0" w:line="360" w:lineRule="auto"/>
              <w:rPr>
                <w:rFonts w:eastAsia="Times New Roman" w:cs="Times New Roman"/>
                <w:color w:val="191919"/>
              </w:rPr>
            </w:pPr>
            <w:r>
              <w:rPr>
                <w:color w:val="191919"/>
              </w:rPr>
              <w:t>El usuario consulta las liquidaciones oficiales históricas permitidas para un trabajador y período, incluyendo las versiones vigentes y reemplazadas que corresponda.</w:t>
            </w:r>
          </w:p>
        </w:tc>
      </w:tr>
      <w:tr w:rsidR="003601C1" w14:paraId="44478FD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D786818" w14:textId="6A1B1EB8" w:rsidR="003601C1" w:rsidRDefault="003601C1" w:rsidP="00727F16">
            <w:pPr>
              <w:widowControl w:val="0"/>
              <w:spacing w:after="0" w:line="360" w:lineRule="auto"/>
              <w:rPr>
                <w:rFonts w:eastAsia="Times New Roman" w:cs="Times New Roman"/>
                <w:b/>
                <w:bCs/>
                <w:color w:val="191919"/>
              </w:rPr>
            </w:pPr>
            <w:r>
              <w:rPr>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F3E4E1D" w14:textId="2D7669D6" w:rsidR="003601C1" w:rsidRDefault="003601C1" w:rsidP="00727F16">
            <w:pPr>
              <w:widowControl w:val="0"/>
              <w:spacing w:after="0" w:line="360" w:lineRule="auto"/>
              <w:rPr>
                <w:rFonts w:eastAsia="Times New Roman" w:cs="Times New Roman"/>
                <w:color w:val="191919"/>
              </w:rPr>
            </w:pPr>
            <w:r>
              <w:rPr>
                <w:color w:val="191919"/>
              </w:rPr>
              <w:t>Baja.</w:t>
            </w:r>
          </w:p>
        </w:tc>
      </w:tr>
      <w:tr w:rsidR="003601C1" w14:paraId="2D53A3A5"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8670FB1" w14:textId="19557B7E" w:rsidR="003601C1" w:rsidRDefault="003601C1" w:rsidP="00727F16">
            <w:pPr>
              <w:widowControl w:val="0"/>
              <w:spacing w:after="0" w:line="360" w:lineRule="auto"/>
              <w:rPr>
                <w:rFonts w:eastAsia="Times New Roman" w:cs="Times New Roman"/>
                <w:b/>
                <w:bCs/>
                <w:color w:val="191919"/>
              </w:rPr>
            </w:pPr>
            <w:r>
              <w:rPr>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4D1BD2F" w14:textId="7F6F5FAB" w:rsidR="003601C1" w:rsidRDefault="003601C1" w:rsidP="00727F16">
            <w:pPr>
              <w:widowControl w:val="0"/>
              <w:spacing w:after="0" w:line="360" w:lineRule="auto"/>
              <w:rPr>
                <w:rFonts w:eastAsia="Times New Roman" w:cs="Times New Roman"/>
                <w:color w:val="191919"/>
              </w:rPr>
            </w:pPr>
            <w:r>
              <w:rPr>
                <w:color w:val="191919"/>
              </w:rPr>
              <w:t>Deben existir liquidaciones oficiales registradas y el usuario debe contar con permiso de consulta para el alcance solicitado.</w:t>
            </w:r>
          </w:p>
        </w:tc>
      </w:tr>
      <w:tr w:rsidR="003601C1" w14:paraId="1A4515DE"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B9B63F" w14:textId="5DFFC71B" w:rsidR="003601C1" w:rsidRDefault="003601C1" w:rsidP="00727F16">
            <w:pPr>
              <w:widowControl w:val="0"/>
              <w:spacing w:after="0" w:line="360" w:lineRule="auto"/>
              <w:rPr>
                <w:rFonts w:eastAsia="Times New Roman" w:cs="Times New Roman"/>
                <w:b/>
                <w:bCs/>
                <w:color w:val="191919"/>
              </w:rPr>
            </w:pPr>
            <w:r>
              <w:rPr>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918FC3" w14:textId="38863B23" w:rsidR="003601C1" w:rsidRDefault="003601C1" w:rsidP="00727F16">
            <w:pPr>
              <w:widowControl w:val="0"/>
              <w:spacing w:after="0" w:line="360" w:lineRule="auto"/>
              <w:rPr>
                <w:rFonts w:eastAsia="Times New Roman" w:cs="Times New Roman"/>
                <w:color w:val="191919"/>
              </w:rPr>
            </w:pPr>
            <w:r>
              <w:rPr>
                <w:color w:val="B45F06"/>
              </w:rPr>
              <w:t xml:space="preserve">El usuario ingresa los criterios de trabajador y período que desea consultar. </w:t>
            </w:r>
            <w:r>
              <w:rPr>
                <w:color w:val="191919"/>
              </w:rPr>
              <w:t xml:space="preserve">El sistema valida los permisos y la titularidad de la consulta [Excepción 1], aplica los filtros y muestra cronológicamente las liquidaciones oficiales encontradas, identificando la versión vigente y las versiones reemplazadas. </w:t>
            </w:r>
            <w:r>
              <w:rPr>
                <w:color w:val="B45F06"/>
              </w:rPr>
              <w:t xml:space="preserve">El usuario selecciona una liquidación para revisar su contenido. </w:t>
            </w:r>
            <w:r>
              <w:rPr>
                <w:color w:val="191919"/>
              </w:rPr>
              <w:t>El sistema muestra el documento conforme al perfil del actor y aplica las restricciones de descarga o reenvío asociadas a la vigencia de la versión.</w:t>
            </w:r>
          </w:p>
        </w:tc>
      </w:tr>
      <w:tr w:rsidR="003601C1" w14:paraId="530A5DB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7649A05" w14:textId="217735E8" w:rsidR="003601C1" w:rsidRDefault="003601C1" w:rsidP="00727F16">
            <w:pPr>
              <w:widowControl w:val="0"/>
              <w:spacing w:after="0" w:line="360" w:lineRule="auto"/>
              <w:rPr>
                <w:rFonts w:eastAsia="Times New Roman" w:cs="Times New Roman"/>
                <w:b/>
                <w:bCs/>
                <w:color w:val="191919"/>
              </w:rPr>
            </w:pPr>
            <w:r>
              <w:rPr>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975B0BF" w14:textId="755BBB3A" w:rsidR="003601C1" w:rsidRDefault="003601C1" w:rsidP="00727F16">
            <w:pPr>
              <w:widowControl w:val="0"/>
              <w:spacing w:after="0" w:line="360" w:lineRule="auto"/>
              <w:rPr>
                <w:rFonts w:eastAsia="Times New Roman" w:cs="Times New Roman"/>
                <w:color w:val="191919"/>
              </w:rPr>
            </w:pPr>
            <w:r>
              <w:rPr>
                <w:color w:val="191919"/>
              </w:rPr>
              <w:t>Excepción 1: Consulta fuera del alcance autorizado. Si el usuario intenta acceder a liquidaciones para las que no posee permiso, el sistema bloquea el acceso.</w:t>
            </w:r>
          </w:p>
        </w:tc>
      </w:tr>
      <w:tr w:rsidR="003601C1" w14:paraId="0E7C5A83"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FB8FBA8" w14:textId="0C117DAA" w:rsidR="003601C1" w:rsidRDefault="003601C1" w:rsidP="00727F16">
            <w:pPr>
              <w:widowControl w:val="0"/>
              <w:spacing w:after="0" w:line="360" w:lineRule="auto"/>
              <w:rPr>
                <w:rFonts w:eastAsia="Times New Roman" w:cs="Times New Roman"/>
                <w:b/>
                <w:bCs/>
                <w:color w:val="191919"/>
              </w:rPr>
            </w:pPr>
            <w:r>
              <w:rPr>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9B4A41" w14:textId="160E9DF4" w:rsidR="003601C1" w:rsidRDefault="003601C1" w:rsidP="00727F16">
            <w:pPr>
              <w:widowControl w:val="0"/>
              <w:spacing w:after="0" w:line="360" w:lineRule="auto"/>
              <w:rPr>
                <w:rFonts w:eastAsia="Times New Roman" w:cs="Times New Roman"/>
                <w:color w:val="191919"/>
              </w:rPr>
            </w:pPr>
            <w:r>
              <w:rPr>
                <w:color w:val="191919"/>
              </w:rPr>
              <w:t>El usuario autorizado obtiene la trazabilidad histórica de las liquidaciones permitidas sin modificar los registros consultados.</w:t>
            </w:r>
          </w:p>
        </w:tc>
      </w:tr>
      <w:tr w:rsidR="003601C1" w14:paraId="15FCD720" w14:textId="77777777" w:rsidTr="00DD6B32">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A8FE39" w14:textId="0D4B68BA" w:rsidR="003601C1" w:rsidRDefault="003601C1" w:rsidP="00727F16">
            <w:pPr>
              <w:widowControl w:val="0"/>
              <w:spacing w:after="0" w:line="360" w:lineRule="auto"/>
              <w:rPr>
                <w:rFonts w:eastAsia="Times New Roman" w:cs="Times New Roman"/>
                <w:b/>
                <w:bCs/>
                <w:color w:val="191919"/>
              </w:rPr>
            </w:pPr>
            <w:r>
              <w:rPr>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52DB81C" w14:textId="20FD4FA9" w:rsidR="003601C1" w:rsidRDefault="003601C1" w:rsidP="00727F16">
            <w:pPr>
              <w:widowControl w:val="0"/>
              <w:spacing w:after="0" w:line="360" w:lineRule="auto"/>
              <w:rPr>
                <w:rFonts w:eastAsia="Times New Roman" w:cs="Times New Roman"/>
                <w:color w:val="191919"/>
              </w:rPr>
            </w:pPr>
            <w:r>
              <w:rPr>
                <w:color w:val="191919"/>
              </w:rPr>
              <w:t>No aplica.</w:t>
            </w:r>
          </w:p>
        </w:tc>
      </w:tr>
    </w:tbl>
    <w:p w14:paraId="1FD5AF02" w14:textId="77777777" w:rsidR="00091DDF" w:rsidRDefault="00091DDF" w:rsidP="00727F16">
      <w:pPr>
        <w:spacing w:before="40" w:after="0" w:line="360" w:lineRule="auto"/>
        <w:rPr>
          <w:rFonts w:eastAsia="Times New Roman" w:cs="Times New Roman"/>
          <w:sz w:val="22"/>
          <w:szCs w:val="22"/>
        </w:rPr>
      </w:pPr>
    </w:p>
    <w:p w14:paraId="0D85A880" w14:textId="3DB79972" w:rsidR="00845718" w:rsidRDefault="00845718" w:rsidP="00FB230D">
      <w:pPr>
        <w:pStyle w:val="Ttulo5"/>
        <w:rPr>
          <w:rFonts w:eastAsia="Times New Roman" w:cs="Times New Roman"/>
          <w:sz w:val="22"/>
          <w:szCs w:val="22"/>
        </w:rPr>
      </w:pPr>
      <w:r>
        <w:t>CU105 Consultando el Panel General</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61545692"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633EC0B3"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79738F7B"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09622E92"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B8A06A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92E899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CU105 Consultando el Panel General</w:t>
            </w:r>
          </w:p>
        </w:tc>
      </w:tr>
      <w:tr w:rsidR="00703442" w:rsidRPr="00703442" w14:paraId="5729BA63"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6A1451F"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3E584F0"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105C100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6E0419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440ADE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consulta una síntesis de la situación del negocio mediante los indicadores y secciones del Panel General que se encuentren autorizados y sustentados por información válida.</w:t>
            </w:r>
          </w:p>
        </w:tc>
      </w:tr>
      <w:tr w:rsidR="00703442" w:rsidRPr="00703442" w14:paraId="4D69B033"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6DF63E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307CDA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Alta.</w:t>
            </w:r>
          </w:p>
        </w:tc>
      </w:tr>
      <w:tr w:rsidR="00703442" w:rsidRPr="00703442" w14:paraId="6D3605BD"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A996C4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ADB617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al Panel General conforme a sus permisos vigentes.</w:t>
            </w:r>
          </w:p>
        </w:tc>
      </w:tr>
      <w:tr w:rsidR="00703442" w:rsidRPr="00703442" w14:paraId="3128D8A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C870DC2"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427AD1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ingresa al Panel General. </w:t>
            </w:r>
            <w:r w:rsidRPr="00703442">
              <w:rPr>
                <w:rFonts w:eastAsia="Times New Roman" w:cs="Times New Roman"/>
                <w:color w:val="191919"/>
              </w:rPr>
              <w:t xml:space="preserve">El sistema presenta la información correspondiente a las secciones autorizadas utilizando como período global inicial el mes actual. Para los indicadores periódicos aplica el período global vigente, mientras que los indicadores de estado actual y las proyecciones conservan su propia referencia temporal. El sistema presenta únicamente indicadores que cuenten con información válida y suficiente. Si un indicador carece de base suficiente, lo identifica como sin datos suficientes; si su fuente se encuentra temporalmente indisponible, identifica únicamente la sección afectada; y si existe un último valor conocido desactualizado, lo mantiene identificado como tal junto con su referencia temporal. Las demás secciones permanecen disponibles. El sistema presenta la fecha y hora de última actualización. </w:t>
            </w:r>
            <w:r w:rsidRPr="00703442">
              <w:rPr>
                <w:rFonts w:eastAsia="Times New Roman" w:cs="Times New Roman"/>
                <w:color w:val="B45F06"/>
              </w:rPr>
              <w:t xml:space="preserve">El usuario puede cambiar el período global [Excepción 1]. </w:t>
            </w:r>
            <w:r w:rsidRPr="00703442">
              <w:rPr>
                <w:rFonts w:eastAsia="Times New Roman" w:cs="Times New Roman"/>
                <w:color w:val="191919"/>
              </w:rPr>
              <w:t xml:space="preserve">El sistema actualiza los indicadores dependientes del período. </w:t>
            </w:r>
            <w:r w:rsidRPr="00703442">
              <w:rPr>
                <w:rFonts w:eastAsia="Times New Roman" w:cs="Times New Roman"/>
                <w:color w:val="B45F06"/>
              </w:rPr>
              <w:t>El usuario puede seleccionar una sección o indicador del Panel General para acceder al análisis detallado correspondiente cuando disponga de autorización.</w:t>
            </w:r>
          </w:p>
        </w:tc>
      </w:tr>
      <w:tr w:rsidR="00703442" w:rsidRPr="00703442" w14:paraId="60BA2EF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70C2B4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8E4130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Período personalizado inválido. Si la fecha inicial es posterior a la fecha final, el sistema informa la inconsistencia y conserva la consulta vigente sin aplicar el nuevo período.</w:t>
            </w:r>
          </w:p>
        </w:tc>
      </w:tr>
      <w:tr w:rsidR="00703442" w:rsidRPr="00703442" w14:paraId="3C25EBC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1A94BBE"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6CB9BD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una síntesis actualizada del negocio formada exclusivamente por la información que se encuentra autorizado a consultar y cuya calidad queda identificada.</w:t>
            </w:r>
          </w:p>
        </w:tc>
      </w:tr>
      <w:tr w:rsidR="00703442" w:rsidRPr="00703442" w14:paraId="17E63334"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5D23FDB"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DE867E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48421B44" w14:textId="77ADD137" w:rsidR="00703442" w:rsidRDefault="00703442" w:rsidP="00727F16">
      <w:pPr>
        <w:spacing w:after="40" w:line="360" w:lineRule="auto"/>
        <w:rPr>
          <w:rFonts w:eastAsia="Times New Roman" w:cs="Times New Roman"/>
        </w:rPr>
      </w:pPr>
    </w:p>
    <w:p w14:paraId="7CB092B4" w14:textId="23EF7C9A" w:rsidR="00845718" w:rsidRPr="00703442" w:rsidRDefault="00845718" w:rsidP="004F1160">
      <w:pPr>
        <w:pStyle w:val="Ttulo5"/>
        <w:rPr>
          <w:rFonts w:eastAsia="Times New Roman" w:cs="Times New Roman"/>
        </w:rPr>
      </w:pPr>
      <w:r>
        <w:t>CU106 Analizando Ventas del período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70318101"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2B1CD4C0"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0C1A8373"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04BCB4AE"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62F0657"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512FE90"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CU106 Analizando Ventas del período</w:t>
            </w:r>
          </w:p>
        </w:tc>
      </w:tr>
      <w:tr w:rsidR="00703442" w:rsidRPr="00703442" w14:paraId="41D669C8"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66C2CEF"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F04AFB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7E74912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9A4F71F"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8A9357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analiza las ventas consolidadas de un período, su evolución, comparación y composición.</w:t>
            </w:r>
          </w:p>
        </w:tc>
      </w:tr>
      <w:tr w:rsidR="00703442" w:rsidRPr="00703442" w14:paraId="0E2BEAEC"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8F0B81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5D2419D"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Alta.</w:t>
            </w:r>
          </w:p>
        </w:tc>
      </w:tr>
      <w:tr w:rsidR="00703442" w:rsidRPr="00703442" w14:paraId="7894EDAC" w14:textId="77777777" w:rsidTr="00703442">
        <w:trPr>
          <w:trHeight w:val="365"/>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5E00CC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F569B69"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al análisis de Ventas.</w:t>
            </w:r>
          </w:p>
        </w:tc>
      </w:tr>
      <w:tr w:rsidR="00703442" w:rsidRPr="00703442" w14:paraId="0E48ABCA"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46EDA3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BB65E3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consultar las Ventas y selecciona el período de análisis [Excepción 1]. </w:t>
            </w:r>
            <w:r w:rsidRPr="00703442">
              <w:rPr>
                <w:rFonts w:eastAsia="Times New Roman" w:cs="Times New Roman"/>
                <w:color w:val="191919"/>
              </w:rPr>
              <w:t xml:space="preserve">El sistema obtiene únicamente las ventas definitivas o consolidadas y utiliza su fecha efectiva aplicable. El sistema presenta el monto neto, correspondiente al valor antes de impuestos, como cifra principal y, cuando corresponda, el monto total con los impuestos aplicables como información complementaria. </w:t>
            </w:r>
            <w:r w:rsidRPr="00703442">
              <w:rPr>
                <w:rFonts w:eastAsia="Times New Roman" w:cs="Times New Roman"/>
                <w:color w:val="B45F06"/>
              </w:rPr>
              <w:t xml:space="preserve">El usuario puede seleccionar comparaciones o criterios de análisis. </w:t>
            </w:r>
            <w:r w:rsidRPr="00703442">
              <w:rPr>
                <w:rFonts w:eastAsia="Times New Roman" w:cs="Times New Roman"/>
                <w:color w:val="191919"/>
              </w:rPr>
              <w:t xml:space="preserve">El sistema presenta la evolución temporal, los valores comparados, la diferencia absoluta y la variación porcentual cuando ésta sea matemáticamente válida; si la base de comparación es cero, informa que la variación porcentual no es aplicable. El sistema permite analizar las Ventas por cliente y tipo de cliente y, únicamente cuando exista una clasificación válida, por producto o categoría. </w:t>
            </w:r>
            <w:r w:rsidRPr="00703442">
              <w:rPr>
                <w:rFonts w:eastAsia="Times New Roman" w:cs="Times New Roman"/>
                <w:color w:val="B45F06"/>
              </w:rPr>
              <w:t xml:space="preserve">Cuando el usuario selecciona un cliente y dispone de autorización, </w:t>
            </w:r>
            <w:r w:rsidRPr="00703442">
              <w:rPr>
                <w:rFonts w:eastAsia="Times New Roman" w:cs="Times New Roman"/>
                <w:color w:val="191919"/>
              </w:rPr>
              <w:t>el sistema puede presentar su resumen contextual y permitir continuar hacia su ficha correspondiente.</w:t>
            </w:r>
          </w:p>
        </w:tc>
      </w:tr>
      <w:tr w:rsidR="00703442" w:rsidRPr="00703442" w14:paraId="05FEE584"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4F30F05"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B93F3D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Período personalizado inválido. Si la fecha inicial es posterior a la fecha final, el sistema informa la inconsistencia y no aplica el nuevo período.</w:t>
            </w:r>
          </w:p>
        </w:tc>
      </w:tr>
      <w:tr w:rsidR="00703442" w:rsidRPr="00703442" w14:paraId="7C53C4B7"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EB79AF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4C107C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un análisis de las Ventas consistente con las ventas consolidadas y con los criterios seleccionados.</w:t>
            </w:r>
          </w:p>
        </w:tc>
      </w:tr>
      <w:tr w:rsidR="00703442" w:rsidRPr="00703442" w14:paraId="6BBB598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4AE8A8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704519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0908686B" w14:textId="1CA3EA25" w:rsidR="00703442" w:rsidRDefault="00703442" w:rsidP="00727F16">
      <w:pPr>
        <w:spacing w:after="40" w:line="360" w:lineRule="auto"/>
        <w:rPr>
          <w:rFonts w:eastAsia="Times New Roman" w:cs="Times New Roman"/>
        </w:rPr>
      </w:pPr>
    </w:p>
    <w:p w14:paraId="2DB5FAF4" w14:textId="22C2807F" w:rsidR="00A36856" w:rsidRPr="00703442" w:rsidRDefault="00A36856" w:rsidP="004F1160">
      <w:pPr>
        <w:pStyle w:val="Ttulo5"/>
        <w:rPr>
          <w:rFonts w:eastAsia="Times New Roman" w:cs="Times New Roman"/>
        </w:rPr>
      </w:pPr>
      <w:r>
        <w:t>CU107 Analizando Cuentas por Cobrar y cobranza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632E6E1B"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229A7BE2"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B8F4A9F"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77F44EF8"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742F26E"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E5B19A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CU107 Analizando Cuentas por Cobrar y cobranza</w:t>
            </w:r>
          </w:p>
        </w:tc>
      </w:tr>
      <w:tr w:rsidR="00703442" w:rsidRPr="00703442" w14:paraId="19D2A95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286737B"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B092B6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50BE2A91"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1B66A48"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E182E8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analiza la cartera pendiente de clientes, su morosidad, cobranza efectivamente recibida y obligaciones futuras.</w:t>
            </w:r>
          </w:p>
        </w:tc>
      </w:tr>
      <w:tr w:rsidR="00703442" w:rsidRPr="00703442" w14:paraId="7454D4F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A73CCA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77DE8B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Alta.</w:t>
            </w:r>
          </w:p>
        </w:tc>
      </w:tr>
      <w:tr w:rsidR="00703442" w:rsidRPr="00703442" w14:paraId="391FFDA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57A316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BC67FC1"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 la información de Cuentas por Cobrar.</w:t>
            </w:r>
          </w:p>
        </w:tc>
      </w:tr>
      <w:tr w:rsidR="00703442" w:rsidRPr="00703442" w14:paraId="4F744A38"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B5206B2"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4D7A22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consultar las Cuentas por Cobrar. </w:t>
            </w:r>
            <w:r w:rsidRPr="00703442">
              <w:rPr>
                <w:rFonts w:eastAsia="Times New Roman" w:cs="Times New Roman"/>
                <w:color w:val="191919"/>
              </w:rPr>
              <w:t xml:space="preserve">El sistema presenta el saldo pendiente total aplicable y distingue las obligaciones vencidas de las futuras. Para las obligaciones vencidas, muestra los días exactos de atraso y puede agruparlos en los rangos de antigüedad establecidos. El sistema muestra los pagos o montos efectivamente recibidos. Cuando exista información suficiente, separa los pagos correspondientes a obligaciones que vencían en el período de los pagos aplicados a obligaciones que ya se encontraban morosas al inicio del período. </w:t>
            </w:r>
            <w:r w:rsidRPr="00703442">
              <w:rPr>
                <w:rFonts w:eastAsia="Times New Roman" w:cs="Times New Roman"/>
                <w:color w:val="B45F06"/>
              </w:rPr>
              <w:t xml:space="preserve">El usuario puede seleccionar un período para el análisis de cobranza [Excepción 1] y aplicar filtros u ordenamientos por criterios objetivos como monto pendiente, vencimiento, atraso, cliente o estado. </w:t>
            </w:r>
            <w:r w:rsidRPr="00703442">
              <w:rPr>
                <w:rFonts w:eastAsia="Times New Roman" w:cs="Times New Roman"/>
                <w:color w:val="191919"/>
              </w:rPr>
              <w:t>El sistema no calcula ni presenta un puntaje automático de prioridad de cobro. Las obligaciones futuras se mantienen identificadas separadamente y pueden ordenarse por vencimiento.</w:t>
            </w:r>
          </w:p>
        </w:tc>
      </w:tr>
      <w:tr w:rsidR="00703442" w:rsidRPr="00703442" w14:paraId="1EC0759D"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B502BF2"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DB2C87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Período personalizado inválido. Si la fecha inicial es posterior a la fecha final, el sistema informa la inconsistencia y no aplica el nuevo período.</w:t>
            </w:r>
          </w:p>
        </w:tc>
      </w:tr>
      <w:tr w:rsidR="00703442" w:rsidRPr="00703442" w14:paraId="53D54CD4"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86CC45A"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FB59300"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la cartera por cobrar analizada según saldo, vencimiento, morosidad, cobranza y criterios objetivos seleccionados.</w:t>
            </w:r>
          </w:p>
        </w:tc>
      </w:tr>
      <w:tr w:rsidR="00703442" w:rsidRPr="00703442" w14:paraId="28E6983E"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8F13516"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88E5F31"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4DBCEBD0" w14:textId="42937580" w:rsidR="00703442" w:rsidRDefault="00703442" w:rsidP="00727F16">
      <w:pPr>
        <w:spacing w:after="40" w:line="360" w:lineRule="auto"/>
        <w:rPr>
          <w:rFonts w:eastAsia="Times New Roman" w:cs="Times New Roman"/>
        </w:rPr>
      </w:pPr>
    </w:p>
    <w:p w14:paraId="4B6C70E7" w14:textId="5A6051F7" w:rsidR="00A36856" w:rsidRPr="00703442" w:rsidRDefault="00A36856" w:rsidP="004F1160">
      <w:pPr>
        <w:pStyle w:val="Ttulo5"/>
        <w:rPr>
          <w:rFonts w:eastAsia="Times New Roman" w:cs="Times New Roman"/>
        </w:rPr>
      </w:pPr>
      <w:r>
        <w:t>CU108 Analizando Cuentas por Pagar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5FB2E934"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63AF7329"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5CE1DB9C"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102B08EF"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DA9618E"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610737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CU108 Analizando Cuentas por Pagar</w:t>
            </w:r>
          </w:p>
        </w:tc>
      </w:tr>
      <w:tr w:rsidR="00703442" w:rsidRPr="00703442" w14:paraId="3C5BA76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E0264BB"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CDF44B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46205EBD"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330DCA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48CBC4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analiza las obligaciones vigentes con proveedores, distinguiendo vencimientos, atrasos y obligaciones futuras.</w:t>
            </w:r>
          </w:p>
        </w:tc>
      </w:tr>
      <w:tr w:rsidR="00703442" w:rsidRPr="00703442" w14:paraId="76102F44"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2DF5C2A"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DDF997E"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Alta.</w:t>
            </w:r>
          </w:p>
        </w:tc>
      </w:tr>
      <w:tr w:rsidR="00703442" w:rsidRPr="00703442" w14:paraId="753BEC4E"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5F2424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9E4AFE0"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 la información de Cuentas por Pagar.</w:t>
            </w:r>
          </w:p>
        </w:tc>
      </w:tr>
      <w:tr w:rsidR="00703442" w:rsidRPr="00703442" w14:paraId="060D2A1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6E5549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6E9E54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consultar las Cuentas por Pagar. </w:t>
            </w:r>
            <w:r w:rsidRPr="00703442">
              <w:rPr>
                <w:rFonts w:eastAsia="Times New Roman" w:cs="Times New Roman"/>
                <w:color w:val="191919"/>
              </w:rPr>
              <w:t xml:space="preserve">El sistema presenta el saldo pendiente de las obligaciones vigentes y distingue aquellas que se encuentran vencidas de las obligaciones futuras. Para las obligaciones vencidas, muestra los días exactos de atraso y puede agruparlos en rangos de antigüedad. </w:t>
            </w:r>
            <w:r w:rsidRPr="00703442">
              <w:rPr>
                <w:rFonts w:eastAsia="Times New Roman" w:cs="Times New Roman"/>
                <w:color w:val="B45F06"/>
              </w:rPr>
              <w:t xml:space="preserve">El usuario puede aplicar los criterios de período que resulten pertinentes [Excepción 1] y filtrar u ordenar la información según monto, vencimiento, atraso, proveedor, categoría u otros criterios disponibles. </w:t>
            </w:r>
            <w:r w:rsidRPr="00703442">
              <w:rPr>
                <w:rFonts w:eastAsia="Times New Roman" w:cs="Times New Roman"/>
                <w:color w:val="191919"/>
              </w:rPr>
              <w:t>Las obligaciones futuras pueden ordenarse por fecha de vencimiento. El sistema no calcula ni presenta un puntaje automático de prioridad de pago.</w:t>
            </w:r>
          </w:p>
        </w:tc>
      </w:tr>
      <w:tr w:rsidR="00703442" w:rsidRPr="00703442" w14:paraId="3E9CD1DA"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214537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0D24B3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Período personalizado inválido. Si la fecha inicial es posterior a la fecha final, el sistema informa la inconsistencia y conserva la consulta anterior.</w:t>
            </w:r>
          </w:p>
        </w:tc>
      </w:tr>
      <w:tr w:rsidR="00703442" w:rsidRPr="00703442" w14:paraId="419F6AA5"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12B739C"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AFEF23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un análisis actualizado de las obligaciones por pagar conforme a su condición y a los criterios seleccionados.</w:t>
            </w:r>
          </w:p>
        </w:tc>
      </w:tr>
      <w:tr w:rsidR="00703442" w:rsidRPr="00703442" w14:paraId="35D4A05F"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BCB120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87FB1C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0B35210F" w14:textId="2096A486" w:rsidR="00703442" w:rsidRDefault="00703442" w:rsidP="00727F16">
      <w:pPr>
        <w:spacing w:after="40" w:line="360" w:lineRule="auto"/>
        <w:rPr>
          <w:rFonts w:eastAsia="Times New Roman" w:cs="Times New Roman"/>
        </w:rPr>
      </w:pPr>
    </w:p>
    <w:p w14:paraId="6BA13C0D" w14:textId="24D5DE99" w:rsidR="007109BF" w:rsidRPr="00703442" w:rsidRDefault="007109BF" w:rsidP="004F1160">
      <w:pPr>
        <w:pStyle w:val="Ttulo5"/>
        <w:rPr>
          <w:rFonts w:eastAsia="Times New Roman" w:cs="Times New Roman"/>
        </w:rPr>
      </w:pPr>
      <w:r>
        <w:t>CU109 Consultando liquidez y flujo registrado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21E0C790"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041E8A9"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4B875550"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27EFC57E"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754AF9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6DFEF6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CU109 Consultando liquidez y flujo registrado</w:t>
            </w:r>
          </w:p>
        </w:tc>
      </w:tr>
      <w:tr w:rsidR="00703442" w:rsidRPr="00703442" w14:paraId="2B248E1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478376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2F2794F"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331AB021"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46BB94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3B0077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consulta la liquidez disponible y analiza las entradas y salidas efectivamente registradas.</w:t>
            </w:r>
          </w:p>
        </w:tc>
      </w:tr>
      <w:tr w:rsidR="00703442" w:rsidRPr="00703442" w14:paraId="181CA8A9"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1E3A44D"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522EE4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Alta.</w:t>
            </w:r>
          </w:p>
        </w:tc>
      </w:tr>
      <w:tr w:rsidR="00703442" w:rsidRPr="00703442" w14:paraId="2BCA77A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E7F271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F0AC8E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 la información de liquidez y flujo de caja.</w:t>
            </w:r>
          </w:p>
        </w:tc>
      </w:tr>
      <w:tr w:rsidR="00703442" w:rsidRPr="00703442" w14:paraId="7B80E83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15CEF7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55AE7F1"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consultar la liquidez y el flujo registrado. </w:t>
            </w:r>
            <w:r w:rsidRPr="00703442">
              <w:rPr>
                <w:rFonts w:eastAsia="Times New Roman" w:cs="Times New Roman"/>
                <w:color w:val="191919"/>
              </w:rPr>
              <w:t xml:space="preserve">El sistema obtiene la liquidez disponible a partir del movimiento de apertura o saldo inicial registrado de cada cuenta o caja y de los movimientos posteriores que la afecten. Los fondos identificados por su fuente como bloqueados, retenidos, reservados o restringidos se excluyen del disponible y pueden presentarse separadamente cuando exista información suficiente. El sistema muestra el total disponible y permite consultar su desglose por cuenta o caja. </w:t>
            </w:r>
            <w:r w:rsidRPr="00703442">
              <w:rPr>
                <w:rFonts w:eastAsia="Times New Roman" w:cs="Times New Roman"/>
                <w:color w:val="B45F06"/>
              </w:rPr>
              <w:t xml:space="preserve">El usuario selecciona un período para analizar el flujo registrado [Excepción 1]. </w:t>
            </w:r>
            <w:r w:rsidRPr="00703442">
              <w:rPr>
                <w:rFonts w:eastAsia="Times New Roman" w:cs="Times New Roman"/>
                <w:color w:val="191919"/>
              </w:rPr>
              <w:t>El sistema presenta separadamente las entradas y salidas del período, permite utilizar las categorías u orígenes disponibles y realizar comparaciones cuando exista base suficiente.</w:t>
            </w:r>
          </w:p>
        </w:tc>
      </w:tr>
      <w:tr w:rsidR="00703442" w:rsidRPr="00703442" w14:paraId="3A3C375F"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B5A1DEA"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B3A64D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Período personalizado inválido. Si la fecha inicial es posterior a la fecha final, el sistema informa la inconsistencia y no modifica la consulta vigente.</w:t>
            </w:r>
          </w:p>
        </w:tc>
      </w:tr>
      <w:tr w:rsidR="00703442" w:rsidRPr="00703442" w14:paraId="1E2DC3D8"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324FD45"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D151E07"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la liquidez actual y del flujo efectivamente registrado para el período analizado, sin incorporar movimientos externos que no hayan sido registrados en el sistema.</w:t>
            </w:r>
          </w:p>
        </w:tc>
      </w:tr>
      <w:tr w:rsidR="00703442" w:rsidRPr="00703442" w14:paraId="4989126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CBEEC0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3713849"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6BC92E49" w14:textId="2E964CF0" w:rsidR="00703442" w:rsidRDefault="00703442" w:rsidP="00727F16">
      <w:pPr>
        <w:spacing w:after="40" w:line="360" w:lineRule="auto"/>
        <w:rPr>
          <w:rFonts w:eastAsia="Times New Roman" w:cs="Times New Roman"/>
        </w:rPr>
      </w:pPr>
    </w:p>
    <w:p w14:paraId="6264A06B" w14:textId="3BA4E842" w:rsidR="007109BF" w:rsidRPr="00703442" w:rsidRDefault="007109BF" w:rsidP="004F1160">
      <w:pPr>
        <w:pStyle w:val="Ttulo5"/>
        <w:rPr>
          <w:rFonts w:eastAsia="Times New Roman" w:cs="Times New Roman"/>
        </w:rPr>
      </w:pPr>
      <w:r>
        <w:t>CU110 Consultando proyección de liquidez</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2D119247"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200188FA"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75F0AC5E"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2349EAF0"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62578A6"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6923D6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CU110 Consultando proyección de liquidez</w:t>
            </w:r>
          </w:p>
        </w:tc>
      </w:tr>
      <w:tr w:rsidR="00703442" w:rsidRPr="00703442" w14:paraId="2FED38B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5C6C935"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621F629"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42D439BE"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AA4C82D"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EA0331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consulta los flujos futuros conocidos y las estimaciones válidas disponibles para apoyar la planificación de liquidez.</w:t>
            </w:r>
          </w:p>
        </w:tc>
      </w:tr>
      <w:tr w:rsidR="00703442" w:rsidRPr="00703442" w14:paraId="7108CC4F"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2B7FFB2"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7D9290E"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Media.</w:t>
            </w:r>
          </w:p>
        </w:tc>
      </w:tr>
      <w:tr w:rsidR="00703442" w:rsidRPr="00703442" w14:paraId="092FEBC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992E4D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360F1F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 la proyección de liquidez.</w:t>
            </w:r>
          </w:p>
        </w:tc>
      </w:tr>
      <w:tr w:rsidR="00703442" w:rsidRPr="00703442" w14:paraId="739E7E05"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E73D5C2"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CDC1F0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consultar la proyección vigente y selecciona una </w:t>
            </w:r>
            <w:proofErr w:type="spellStart"/>
            <w:r w:rsidRPr="00703442">
              <w:rPr>
                <w:rFonts w:eastAsia="Times New Roman" w:cs="Times New Roman"/>
                <w:color w:val="B45F06"/>
              </w:rPr>
              <w:t>opcion</w:t>
            </w:r>
            <w:proofErr w:type="spellEnd"/>
            <w:r w:rsidRPr="00703442">
              <w:rPr>
                <w:rFonts w:eastAsia="Times New Roman" w:cs="Times New Roman"/>
                <w:color w:val="B45F06"/>
              </w:rPr>
              <w:t xml:space="preserve"> disponible de al menos 30, 60 o 90 días. </w:t>
            </w:r>
            <w:r w:rsidRPr="00703442">
              <w:rPr>
                <w:rFonts w:eastAsia="Times New Roman" w:cs="Times New Roman"/>
                <w:color w:val="191919"/>
              </w:rPr>
              <w:t>El sistema construye la proyección base utilizando únicamente cobros, pagos y demás compromisos futuros que cuenten con montos y fechas válidos en sus fuentes. El sistema sólo presenta estimaciones adicionales cuando exista información válida para sustentarlas y las mantiene diferenciadas de la proyección base. Los compromisos cuya fecha aplicable ya haya llegado dejan de mostrarse como flujo futuro: si ocurrieron se reflejan en el flujo registrado y, si permanecen pendientes, se presentan conforme a la condición vigente informada por su fuente.</w:t>
            </w:r>
          </w:p>
        </w:tc>
      </w:tr>
      <w:tr w:rsidR="00703442" w:rsidRPr="00703442" w14:paraId="2DA5FAA9"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2556E0B"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26B68F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r w:rsidR="00703442" w:rsidRPr="00703442" w14:paraId="5827E8F1"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38DEAB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671D5E8"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una proyección vigente de liquidez sustentada únicamente en compromisos y estimaciones válidas disponibles.</w:t>
            </w:r>
          </w:p>
        </w:tc>
      </w:tr>
      <w:tr w:rsidR="00703442" w:rsidRPr="00703442" w14:paraId="3895B33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E204038"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64C4F9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2952BAB6" w14:textId="1CD4E55D" w:rsidR="00703442" w:rsidRDefault="00703442" w:rsidP="00727F16">
      <w:pPr>
        <w:spacing w:after="40" w:line="360" w:lineRule="auto"/>
        <w:rPr>
          <w:rFonts w:eastAsia="Times New Roman" w:cs="Times New Roman"/>
        </w:rPr>
      </w:pPr>
    </w:p>
    <w:p w14:paraId="7C64C160" w14:textId="5BA45FAA" w:rsidR="00233937" w:rsidRPr="00703442" w:rsidRDefault="00233937" w:rsidP="004F1160">
      <w:pPr>
        <w:pStyle w:val="Ttulo5"/>
        <w:rPr>
          <w:rFonts w:eastAsia="Times New Roman" w:cs="Times New Roman"/>
        </w:rPr>
      </w:pPr>
      <w:r>
        <w:t>CU111 Analizando Margen directo por Proyecto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4C3E71BC"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65D1AAC3"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3790E218"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225A89CE"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29E09EC"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3EF674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CU111 Analizando Margen directo por Proyecto</w:t>
            </w:r>
          </w:p>
        </w:tc>
      </w:tr>
      <w:tr w:rsidR="00703442" w:rsidRPr="00703442" w14:paraId="4B693AEA"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6656A5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BAD88E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21695632"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F0603BE"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4CA569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analiza el resultado económico directo de un Proyecto a partir de ingresos y costos registrados con asociación válida al mismo.</w:t>
            </w:r>
          </w:p>
        </w:tc>
      </w:tr>
      <w:tr w:rsidR="00703442" w:rsidRPr="00703442" w14:paraId="74D4714A"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11C867E"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E6070CF"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Media.</w:t>
            </w:r>
          </w:p>
        </w:tc>
      </w:tr>
      <w:tr w:rsidR="00703442" w:rsidRPr="00703442" w14:paraId="6DFC562A"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50B17A6"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597073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al análisis de Margen directo.</w:t>
            </w:r>
          </w:p>
        </w:tc>
      </w:tr>
      <w:tr w:rsidR="00703442" w:rsidRPr="00703442" w14:paraId="3874DA25"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482884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EB247AF"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selecciona el Proyecto que desea analizar. </w:t>
            </w:r>
            <w:r w:rsidRPr="00703442">
              <w:rPr>
                <w:rFonts w:eastAsia="Times New Roman" w:cs="Times New Roman"/>
                <w:color w:val="191919"/>
              </w:rPr>
              <w:t>El sistema obtiene los ingresos y costos que se encuentren registrados con asociación válida al Proyecto. El sistema calcula el Margen directo restando los costos directos de los ingresos asociados y presenta el desglose disponible por origen o naturaleza. El cálculo considera únicamente costos directos asociados al Proyecto y excluye los gastos generales que no posean una asociación expresa, sin distribuirlos proporcionalmente para completar el resultado. Si el Margen directo monetario es menor que cero, el sistema identifica el Proyecto con pérdida. Si existe un umbral vigente y válido, aplica la clasificación de margen crítico; cuando dicha clasificación utiliza un porcentaje y no existe una base positiva de ingresos asociados, el porcentaje se presenta como no aplicable.</w:t>
            </w:r>
          </w:p>
        </w:tc>
      </w:tr>
      <w:tr w:rsidR="00703442" w:rsidRPr="00703442" w14:paraId="4B98881D"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5E1818C"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733DC5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r w:rsidR="00703442" w:rsidRPr="00703442" w14:paraId="416617C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5AA9535"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C2ACF78"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del Margen directo del Proyecto y de su composición sustentada en asociaciones válidas, junto con las clasificaciones que resulten aplicables.</w:t>
            </w:r>
          </w:p>
        </w:tc>
      </w:tr>
      <w:tr w:rsidR="00703442" w:rsidRPr="00703442" w14:paraId="1F5B5756"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4ABA17D"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75EEA9D"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4DF698BF" w14:textId="706DF81D" w:rsidR="00703442" w:rsidRDefault="00703442" w:rsidP="00727F16">
      <w:pPr>
        <w:spacing w:after="40" w:line="360" w:lineRule="auto"/>
        <w:rPr>
          <w:rFonts w:eastAsia="Times New Roman" w:cs="Times New Roman"/>
        </w:rPr>
      </w:pPr>
    </w:p>
    <w:p w14:paraId="1D2E1D8F" w14:textId="44FF1A15" w:rsidR="00233937" w:rsidRPr="00703442" w:rsidRDefault="00233937" w:rsidP="004F1160">
      <w:pPr>
        <w:pStyle w:val="Ttulo5"/>
        <w:rPr>
          <w:rFonts w:eastAsia="Times New Roman" w:cs="Times New Roman"/>
        </w:rPr>
      </w:pPr>
      <w:r>
        <w:t>CU112 Configurando umbral de margen crítico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4884639F"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084EBECB"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4FFA1855"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3815EDC4"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9EEB67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5D99AD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CU112 Configurando umbral de margen crítico</w:t>
            </w:r>
          </w:p>
        </w:tc>
      </w:tr>
      <w:tr w:rsidR="00703442" w:rsidRPr="00703442" w14:paraId="58300D33"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C4F52F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A2DC01E"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w:t>
            </w:r>
          </w:p>
        </w:tc>
      </w:tr>
      <w:tr w:rsidR="00703442" w:rsidRPr="00703442" w14:paraId="6650201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677304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582CF1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establece o modifica el umbral vigente utilizado para identificar Proyectos con margen crítico.</w:t>
            </w:r>
          </w:p>
        </w:tc>
      </w:tr>
      <w:tr w:rsidR="00703442" w:rsidRPr="00703442" w14:paraId="48546AE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AEAFD2D"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3FF686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Baja.</w:t>
            </w:r>
          </w:p>
        </w:tc>
      </w:tr>
      <w:tr w:rsidR="00703442" w:rsidRPr="00703442" w14:paraId="6CF09FBF"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99681C0"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DFC8E6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contar con la capacidad efectiva para modificar el parámetro.</w:t>
            </w:r>
          </w:p>
        </w:tc>
      </w:tr>
      <w:tr w:rsidR="00703442" w:rsidRPr="00703442" w14:paraId="1181E0AC"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62D4C69"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2D932E1"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modificar el umbral de margen crítico. </w:t>
            </w:r>
            <w:r w:rsidRPr="00703442">
              <w:rPr>
                <w:rFonts w:eastAsia="Times New Roman" w:cs="Times New Roman"/>
                <w:color w:val="191919"/>
              </w:rPr>
              <w:t xml:space="preserve">El sistema presenta el valor vigente y permite ingresar el nuevo valor. </w:t>
            </w:r>
            <w:r w:rsidRPr="00703442">
              <w:rPr>
                <w:rFonts w:eastAsia="Times New Roman" w:cs="Times New Roman"/>
                <w:color w:val="B45F06"/>
              </w:rPr>
              <w:t xml:space="preserve">El usuario ingresa el umbral que desea utilizar y confirma la modificación. </w:t>
            </w:r>
            <w:r w:rsidRPr="00703442">
              <w:rPr>
                <w:rFonts w:eastAsia="Times New Roman" w:cs="Times New Roman"/>
                <w:color w:val="191919"/>
              </w:rPr>
              <w:t xml:space="preserve">El sistema valida que el valor cumpla las condiciones vigentes aplicables [Excepción 1]. Y </w:t>
            </w:r>
            <w:proofErr w:type="spellStart"/>
            <w:r w:rsidRPr="00703442">
              <w:rPr>
                <w:rFonts w:eastAsia="Times New Roman" w:cs="Times New Roman"/>
                <w:color w:val="191919"/>
              </w:rPr>
              <w:t>cuandola</w:t>
            </w:r>
            <w:proofErr w:type="spellEnd"/>
            <w:r w:rsidRPr="00703442">
              <w:rPr>
                <w:rFonts w:eastAsia="Times New Roman" w:cs="Times New Roman"/>
                <w:color w:val="191919"/>
              </w:rPr>
              <w:t xml:space="preserve"> validación es satisfactoria, conserva el nuevo umbral como valor vigente para las clasificaciones posteriores de Margen directo.</w:t>
            </w:r>
          </w:p>
        </w:tc>
      </w:tr>
      <w:tr w:rsidR="00703442" w:rsidRPr="00703442" w14:paraId="50596DA4"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E94CE92"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DC597B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Umbral inválido. Si el valor ingresado no cumple las condiciones aplicables, el sistema informa la situación y conserva el umbral vigente anterior.</w:t>
            </w:r>
          </w:p>
        </w:tc>
      </w:tr>
      <w:tr w:rsidR="00703442" w:rsidRPr="00703442" w14:paraId="29FD15DC"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1D00EAA"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5CF3A50"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Existe un umbral vigente y válido disponible para la clasificación posterior de Proyectos con margen crítico.</w:t>
            </w:r>
          </w:p>
        </w:tc>
      </w:tr>
      <w:tr w:rsidR="00703442" w:rsidRPr="00703442" w14:paraId="3199A3D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D3C6A1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1BE038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3F252A0E" w14:textId="3C34448F" w:rsidR="00703442" w:rsidRDefault="00703442" w:rsidP="00727F16">
      <w:pPr>
        <w:spacing w:after="40" w:line="360" w:lineRule="auto"/>
        <w:rPr>
          <w:rFonts w:eastAsia="Times New Roman" w:cs="Times New Roman"/>
        </w:rPr>
      </w:pPr>
    </w:p>
    <w:p w14:paraId="2CE53A6B" w14:textId="79F33689" w:rsidR="00D05417" w:rsidRPr="00703442" w:rsidRDefault="00D05417" w:rsidP="004F1160">
      <w:pPr>
        <w:pStyle w:val="Ttulo5"/>
        <w:rPr>
          <w:rFonts w:eastAsia="Times New Roman" w:cs="Times New Roman"/>
        </w:rPr>
      </w:pPr>
      <w:r>
        <w:t>CU113 Consultando resúmenes financieros gerenciales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34DB0029"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0FCB38E6"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025292EB"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5E0E52C0"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0A206FA"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2F28CBE"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CU113 Consultando resúmenes financieros gerenciales</w:t>
            </w:r>
          </w:p>
        </w:tc>
      </w:tr>
      <w:tr w:rsidR="00703442" w:rsidRPr="00703442" w14:paraId="458EB2D3"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6898828"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53962C3"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32BA3BA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E6F1648"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6B6828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consulta una síntesis gerencial de resultados y de situación financiera construida con la cobertura disponible del sistema.</w:t>
            </w:r>
          </w:p>
        </w:tc>
      </w:tr>
      <w:tr w:rsidR="00703442" w:rsidRPr="00703442" w14:paraId="2E1AD1E8"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D8E470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647086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Media.</w:t>
            </w:r>
          </w:p>
        </w:tc>
      </w:tr>
      <w:tr w:rsidR="00703442" w:rsidRPr="00703442" w14:paraId="03B174A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5F36D5F"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6B7C94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y disponer de acceso a los resúmenes financieros correspondientes.</w:t>
            </w:r>
          </w:p>
        </w:tc>
      </w:tr>
      <w:tr w:rsidR="00703442" w:rsidRPr="00703442" w14:paraId="717AC2D8"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9D3CAB5"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D145E8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consultar los resúmenes financieros y selecciona el período o corte que desea analizar [Excepción 1]. </w:t>
            </w:r>
            <w:r w:rsidRPr="00703442">
              <w:rPr>
                <w:rFonts w:eastAsia="Times New Roman" w:cs="Times New Roman"/>
                <w:color w:val="191919"/>
              </w:rPr>
              <w:t>Para el Resumen gerencial de resultados, el sistema presenta los ingresos, costos, gastos y resultado que puedan obtenerse válidamente desde la información registrada, permitiendo la comparación con otro período cuando exista base suficiente. Para la Situación financiera resumida, el sistema presenta los activos, pasivos y patrimonio que puedan reconstruirse válidamente para la situación actual o para el corte solicitado. Si la división necesaria para construir el resumen no puede obtenerse de la información registrada, el sistema identifica la cobertura limitada y no completa dicha partida mediante inferencias.</w:t>
            </w:r>
          </w:p>
        </w:tc>
      </w:tr>
      <w:tr w:rsidR="00703442" w:rsidRPr="00703442" w14:paraId="504E0D2F"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D91D0F5"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E09FD7A"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Excepción 1: Período o corte inválido. El sistema informa la inconsistencia y no aplica el nuevo criterio de consulta.</w:t>
            </w:r>
          </w:p>
        </w:tc>
      </w:tr>
      <w:tr w:rsidR="00703442" w:rsidRPr="00703442" w14:paraId="5842F0E0"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D5C921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35CC01D"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dispone de una síntesis financiera gerencial cuya cobertura y limitaciones se encuentran identificadas y que se presenta como resumen gerencial, no como estado contable formal completo.</w:t>
            </w:r>
          </w:p>
        </w:tc>
      </w:tr>
      <w:tr w:rsidR="00703442" w:rsidRPr="00703442" w14:paraId="6000B36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B1FA12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7757470"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73002CD1" w14:textId="209770FE" w:rsidR="00703442" w:rsidRDefault="00703442" w:rsidP="00727F16">
      <w:pPr>
        <w:spacing w:after="40" w:line="360" w:lineRule="auto"/>
        <w:rPr>
          <w:rFonts w:eastAsia="Times New Roman" w:cs="Times New Roman"/>
        </w:rPr>
      </w:pPr>
    </w:p>
    <w:p w14:paraId="3CBDEFB0" w14:textId="70379716" w:rsidR="00D05417" w:rsidRPr="00703442" w:rsidRDefault="00D05417" w:rsidP="004F1160">
      <w:pPr>
        <w:pStyle w:val="Ttulo5"/>
        <w:rPr>
          <w:rFonts w:eastAsia="Times New Roman" w:cs="Times New Roman"/>
        </w:rPr>
      </w:pPr>
      <w:r>
        <w:t>CU114 Descargando PDF contextual</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03442" w:rsidRPr="00703442" w14:paraId="1529BFF6" w14:textId="77777777" w:rsidTr="00703442">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68C43ED7"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4BABB41E" w14:textId="77777777" w:rsidR="00703442" w:rsidRPr="00703442" w:rsidRDefault="00703442" w:rsidP="00727F16">
            <w:pPr>
              <w:spacing w:after="0" w:line="360" w:lineRule="auto"/>
              <w:rPr>
                <w:rFonts w:eastAsia="Times New Roman" w:cs="Times New Roman"/>
                <w:b/>
                <w:bCs/>
              </w:rPr>
            </w:pPr>
            <w:r w:rsidRPr="00703442">
              <w:rPr>
                <w:rFonts w:eastAsia="Times New Roman" w:cs="Times New Roman"/>
                <w:b/>
                <w:bCs/>
                <w:color w:val="FFFFFF"/>
              </w:rPr>
              <w:t>Descripción</w:t>
            </w:r>
          </w:p>
        </w:tc>
      </w:tr>
      <w:tr w:rsidR="00703442" w:rsidRPr="00703442" w14:paraId="550A0C02" w14:textId="77777777" w:rsidTr="00703442">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DB60AC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BC80F91"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CU114 Descargando PDF contextual</w:t>
            </w:r>
          </w:p>
        </w:tc>
      </w:tr>
      <w:tr w:rsidR="00703442" w:rsidRPr="00703442" w14:paraId="7CED4D6A"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D7B9CDD"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A3DB8F5"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Usuario autorizado de Gerencia, Contador o Secretaría.</w:t>
            </w:r>
          </w:p>
        </w:tc>
      </w:tr>
      <w:tr w:rsidR="00703442" w:rsidRPr="00703442" w14:paraId="13A65D9C"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6BFE77A"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B1FF27B"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obtiene una representación PDF de la información actualmente visible y autorizada en una consulta.</w:t>
            </w:r>
          </w:p>
        </w:tc>
      </w:tr>
      <w:tr w:rsidR="00703442" w:rsidRPr="00703442" w14:paraId="414BE0BD"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061E62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6C6BCF4"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Media.</w:t>
            </w:r>
          </w:p>
        </w:tc>
      </w:tr>
      <w:tr w:rsidR="00703442" w:rsidRPr="00703442" w14:paraId="21000041"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6F9957E"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FE8CCA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debe encontrarse autenticado, disponer de una consulta visible y autorizada de la información que desea descargar y contar con permiso para generar el documento.</w:t>
            </w:r>
          </w:p>
        </w:tc>
      </w:tr>
      <w:tr w:rsidR="00703442" w:rsidRPr="00703442" w14:paraId="42C6CE2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8169283"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4FF5759"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B45F06"/>
              </w:rPr>
              <w:t xml:space="preserve">El usuario solicita descargar en PDF la consulta actual. </w:t>
            </w:r>
            <w:r w:rsidRPr="00703442">
              <w:rPr>
                <w:rFonts w:eastAsia="Times New Roman" w:cs="Times New Roman"/>
                <w:color w:val="191919"/>
              </w:rPr>
              <w:t>El sistema verifica de manera independiente que el usuario posea permiso para descargarla [Excepción 1]. Cuando se encuentra autorizado, recopila únicamente los indicadores, gráficos e información que el usuario puede visualizar en ese contexto, junto con el período y filtros aplicados. El sistema incorpora la fecha y hora de generación y conserva las advertencias de información desactualizada y sus referencias temporales cuando correspondan. El sistema genera el PDF con un nombre que identifica el contexto consultado, el período y la fecha de generación [Excepción 2].</w:t>
            </w:r>
          </w:p>
        </w:tc>
      </w:tr>
      <w:tr w:rsidR="00703442" w:rsidRPr="00703442" w14:paraId="7BFA1B91"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FE0237B"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4BE1A0C"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 xml:space="preserve">Excepción 1: Descarga no autorizada. Si el usuario puede visualizar la </w:t>
            </w:r>
            <w:proofErr w:type="gramStart"/>
            <w:r w:rsidRPr="00703442">
              <w:rPr>
                <w:rFonts w:eastAsia="Times New Roman" w:cs="Times New Roman"/>
                <w:color w:val="191919"/>
              </w:rPr>
              <w:t>información</w:t>
            </w:r>
            <w:proofErr w:type="gramEnd"/>
            <w:r w:rsidRPr="00703442">
              <w:rPr>
                <w:rFonts w:eastAsia="Times New Roman" w:cs="Times New Roman"/>
                <w:color w:val="191919"/>
              </w:rPr>
              <w:t xml:space="preserve"> pero no cuenta con permiso para descargarla, el sistema rechaza la operación sin ampliar ni revelar información adicional.</w:t>
            </w:r>
            <w:r w:rsidRPr="00703442">
              <w:rPr>
                <w:rFonts w:eastAsia="Times New Roman" w:cs="Times New Roman"/>
                <w:color w:val="191919"/>
              </w:rPr>
              <w:br/>
              <w:t>Excepción 2: Fallo durante la generación. El sistema informa que no fue posible generar el documento y conserva la consulta original sin alteraciones.</w:t>
            </w:r>
          </w:p>
        </w:tc>
      </w:tr>
      <w:tr w:rsidR="00703442" w:rsidRPr="00703442" w14:paraId="0F6D8598"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5008861"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07CD112"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El usuario obtiene un PDF que representa la consulta autorizada en el momento de su generación y que no será modificado retroactivamente.</w:t>
            </w:r>
          </w:p>
        </w:tc>
      </w:tr>
      <w:tr w:rsidR="00703442" w:rsidRPr="00703442" w14:paraId="5AAE738B" w14:textId="77777777" w:rsidTr="00703442">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7AADAD4" w14:textId="77777777" w:rsidR="00703442" w:rsidRPr="00703442" w:rsidRDefault="00703442" w:rsidP="00727F16">
            <w:pPr>
              <w:spacing w:after="0" w:line="360" w:lineRule="auto"/>
              <w:rPr>
                <w:rFonts w:eastAsia="Times New Roman" w:cs="Times New Roman"/>
              </w:rPr>
            </w:pPr>
            <w:r w:rsidRPr="00703442">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099E336" w14:textId="77777777" w:rsidR="00703442" w:rsidRPr="00703442" w:rsidRDefault="00703442" w:rsidP="00727F16">
            <w:pPr>
              <w:spacing w:after="0" w:line="360" w:lineRule="auto"/>
              <w:rPr>
                <w:rFonts w:eastAsia="Times New Roman" w:cs="Times New Roman"/>
              </w:rPr>
            </w:pPr>
            <w:r w:rsidRPr="00703442">
              <w:rPr>
                <w:rFonts w:eastAsia="Times New Roman" w:cs="Times New Roman"/>
                <w:color w:val="191919"/>
              </w:rPr>
              <w:t>No aplica.</w:t>
            </w:r>
          </w:p>
        </w:tc>
      </w:tr>
    </w:tbl>
    <w:p w14:paraId="19C64A71" w14:textId="77777777" w:rsidR="00091DDF" w:rsidRDefault="00091DDF" w:rsidP="00727F16">
      <w:pPr>
        <w:spacing w:before="40" w:after="0" w:line="360" w:lineRule="auto"/>
        <w:rPr>
          <w:rFonts w:eastAsia="Times New Roman" w:cs="Times New Roman"/>
          <w:sz w:val="22"/>
          <w:szCs w:val="22"/>
        </w:rPr>
      </w:pPr>
    </w:p>
    <w:p w14:paraId="1BD54D5F" w14:textId="298C3097" w:rsidR="00251E61" w:rsidRDefault="00251E61" w:rsidP="004F1160">
      <w:pPr>
        <w:pStyle w:val="Ttulo5"/>
        <w:rPr>
          <w:rFonts w:eastAsia="Times New Roman" w:cs="Times New Roman"/>
          <w:sz w:val="22"/>
          <w:szCs w:val="22"/>
        </w:rPr>
      </w:pPr>
      <w:r>
        <w:t>CU115 Solicitando Crédito o excepción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BE3207" w:rsidRPr="00BE3207" w14:paraId="0C4D44F1" w14:textId="77777777" w:rsidTr="00BE3207">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33957789"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081798CA"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Descripción</w:t>
            </w:r>
          </w:p>
        </w:tc>
      </w:tr>
      <w:tr w:rsidR="00BE3207" w:rsidRPr="00BE3207" w14:paraId="6B13063C" w14:textId="77777777" w:rsidTr="00BE3207">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B5A96F0"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D5D304F"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CU115 Solicitando Crédito o excepción</w:t>
            </w:r>
          </w:p>
        </w:tc>
      </w:tr>
      <w:tr w:rsidR="00BE3207" w:rsidRPr="00BE3207" w14:paraId="231796FF"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3E32D32"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D49CBAD"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Usuario autorizado de Secretaría.</w:t>
            </w:r>
          </w:p>
        </w:tc>
      </w:tr>
      <w:tr w:rsidR="00BE3207" w:rsidRPr="00BE3207" w14:paraId="5000B6E0"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B0884BC"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0D900CD"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prepara y presenta una solicitud de Crédito inicial o de excepción para una necesidad comercial de un Cliente B2B.</w:t>
            </w:r>
          </w:p>
        </w:tc>
      </w:tr>
      <w:tr w:rsidR="00BE3207" w:rsidRPr="00BE3207" w14:paraId="682DE400"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67499B3"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2393834"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Media.</w:t>
            </w:r>
          </w:p>
        </w:tc>
      </w:tr>
      <w:tr w:rsidR="00BE3207" w:rsidRPr="00BE3207" w14:paraId="21B958A4"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390CE49"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546A1C9"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debe estar autenticado y autorizado. Debe existir un Cliente B2B asociado a una necesidad comercial que requiera Crédito inicial o una autorización crediticia adicional.</w:t>
            </w:r>
          </w:p>
        </w:tc>
      </w:tr>
      <w:tr w:rsidR="00BE3207" w:rsidRPr="00BE3207" w14:paraId="50F239D1"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E8A3D07"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854313F"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B45F06"/>
              </w:rPr>
              <w:t xml:space="preserve">El usuario selecciona al Cliente B2B y la necesidad comercial que origina la solicitud. </w:t>
            </w:r>
            <w:r w:rsidRPr="00BE3207">
              <w:rPr>
                <w:rFonts w:eastAsia="Times New Roman" w:cs="Times New Roman"/>
                <w:color w:val="191919"/>
              </w:rPr>
              <w:t xml:space="preserve">El sistema presenta la situación crediticia y los antecedentes disponibles aplicables al contexto. </w:t>
            </w:r>
            <w:r w:rsidRPr="00BE3207">
              <w:rPr>
                <w:rFonts w:eastAsia="Times New Roman" w:cs="Times New Roman"/>
                <w:color w:val="B45F06"/>
              </w:rPr>
              <w:t xml:space="preserve">El usuario indica si corresponde a una solicitud inicial de Crédito o a una solicitud de excepción y completa los antecedentes requeridos. </w:t>
            </w:r>
            <w:r w:rsidRPr="00BE3207">
              <w:rPr>
                <w:rFonts w:eastAsia="Times New Roman" w:cs="Times New Roman"/>
                <w:color w:val="191919"/>
              </w:rPr>
              <w:t xml:space="preserve">El sistema valida que la información necesaria sea suficiente y coherente [Excepción 1]. </w:t>
            </w:r>
            <w:r w:rsidRPr="00BE3207">
              <w:rPr>
                <w:rFonts w:eastAsia="Times New Roman" w:cs="Times New Roman"/>
                <w:color w:val="B45F06"/>
              </w:rPr>
              <w:t xml:space="preserve">El usuario puede guardar la solicitud como Borrador para continuar posteriormente o enviarla a decisión. </w:t>
            </w:r>
            <w:r w:rsidRPr="00BE3207">
              <w:rPr>
                <w:rFonts w:eastAsia="Times New Roman" w:cs="Times New Roman"/>
                <w:color w:val="191919"/>
              </w:rPr>
              <w:t xml:space="preserve">Cuando solicita el envío, el sistema cambia la solicitud a Pendiente y la deja disponible para resolución de Gerencia. </w:t>
            </w:r>
            <w:r w:rsidRPr="00BE3207">
              <w:rPr>
                <w:rFonts w:eastAsia="Times New Roman" w:cs="Times New Roman"/>
                <w:color w:val="B45F06"/>
              </w:rPr>
              <w:t xml:space="preserve">Mientras la solicitud permanezca en Borrador o Pendiente, el usuario puede cancelarla. </w:t>
            </w:r>
            <w:r w:rsidRPr="00BE3207">
              <w:rPr>
                <w:rFonts w:eastAsia="Times New Roman" w:cs="Times New Roman"/>
                <w:color w:val="191919"/>
              </w:rPr>
              <w:t>El sistema la deja en estado Cancelada conservando sus antecedentes.</w:t>
            </w:r>
          </w:p>
        </w:tc>
      </w:tr>
      <w:tr w:rsidR="00BE3207" w:rsidRPr="00BE3207" w14:paraId="0CEE626D"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7A0F18C"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45F73E7"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Excepción 1: Antecedentes incompletos o inválidos. Si falta información necesaria para presentar la solicitud o los antecedentes ingresados no son válidos, el sistema informa la situación y no permite enviarla a decisión hasta que sea corregida.</w:t>
            </w:r>
          </w:p>
        </w:tc>
      </w:tr>
      <w:tr w:rsidR="00BE3207" w:rsidRPr="00BE3207" w14:paraId="19ED8FCD"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042ACAA"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8E6D106"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La solicitud queda registrada en estado Borrador, Pendiente o Cancelada según la acción realizada. Una solicitud Pendiente queda disponible para decisión de Gerencia.</w:t>
            </w:r>
          </w:p>
        </w:tc>
      </w:tr>
      <w:tr w:rsidR="00BE3207" w:rsidRPr="00BE3207" w14:paraId="57DA559E"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9B25CED"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AA3C571"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No aplica.</w:t>
            </w:r>
          </w:p>
        </w:tc>
      </w:tr>
    </w:tbl>
    <w:p w14:paraId="487279E1" w14:textId="492380CD" w:rsidR="00BE3207" w:rsidRDefault="00BE3207" w:rsidP="00727F16">
      <w:pPr>
        <w:spacing w:after="40" w:line="360" w:lineRule="auto"/>
        <w:rPr>
          <w:rFonts w:eastAsia="Times New Roman" w:cs="Times New Roman"/>
        </w:rPr>
      </w:pPr>
    </w:p>
    <w:p w14:paraId="367FAC1B" w14:textId="2B5E8687" w:rsidR="00251E61" w:rsidRPr="00BE3207" w:rsidRDefault="00251E61" w:rsidP="004F1160">
      <w:pPr>
        <w:pStyle w:val="Ttulo5"/>
        <w:rPr>
          <w:rFonts w:eastAsia="Times New Roman" w:cs="Times New Roman"/>
        </w:rPr>
      </w:pPr>
      <w:r>
        <w:t>CU116 Resolviendo solicitud de Crédito o excepción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BE3207" w:rsidRPr="00BE3207" w14:paraId="3365B8B2" w14:textId="77777777" w:rsidTr="00BE3207">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6ABA9749"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34AB09A"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Descripción</w:t>
            </w:r>
          </w:p>
        </w:tc>
      </w:tr>
      <w:tr w:rsidR="00BE3207" w:rsidRPr="00BE3207" w14:paraId="448B8428" w14:textId="77777777" w:rsidTr="00BE3207">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06B59B5"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15D54D1"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CU116 Resolviendo solicitud de Crédito o excepción</w:t>
            </w:r>
          </w:p>
        </w:tc>
      </w:tr>
      <w:tr w:rsidR="00BE3207" w:rsidRPr="00BE3207" w14:paraId="5D46746B"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759CF25"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B6C8567"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Usuario autorizado de Gerencia.</w:t>
            </w:r>
          </w:p>
        </w:tc>
      </w:tr>
      <w:tr w:rsidR="00BE3207" w:rsidRPr="00BE3207" w14:paraId="0BED987F"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2ED08F5"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A7D81EA"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evalúa y resuelve una solicitud pendiente de Crédito inicial o de excepción utilizando los antecedentes disponibles para la decisión.</w:t>
            </w:r>
          </w:p>
        </w:tc>
      </w:tr>
      <w:tr w:rsidR="00BE3207" w:rsidRPr="00BE3207" w14:paraId="1568AAB1"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4FFF33D"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A23405A"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Media.</w:t>
            </w:r>
          </w:p>
        </w:tc>
      </w:tr>
      <w:tr w:rsidR="00BE3207" w:rsidRPr="00BE3207" w14:paraId="6CEE7AF8"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B6914A6"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94A2808"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debe estar autenticado y autorizado. Debe existir una solicitud de Crédito o excepción en estado Pendiente.</w:t>
            </w:r>
          </w:p>
        </w:tc>
      </w:tr>
      <w:tr w:rsidR="00BE3207" w:rsidRPr="00BE3207" w14:paraId="79F25551"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3F0618D"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7DB0F9B"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B45F06"/>
              </w:rPr>
              <w:t xml:space="preserve">El usuario selecciona una solicitud pendiente. </w:t>
            </w:r>
            <w:r w:rsidRPr="00BE3207">
              <w:rPr>
                <w:rFonts w:eastAsia="Times New Roman" w:cs="Times New Roman"/>
                <w:color w:val="191919"/>
              </w:rPr>
              <w:t xml:space="preserve">El sistema presenta la solicitud y los antecedentes disponibles relevantes para decidir, incluyendo deuda vigente, comportamiento de pago, cupo utilizado y disponible cuando exista, exposición global, alertas, restricciones y condiciones comerciales pertinentes. El sistema presenta esta información como apoyo y no determina automáticamente la decisión. </w:t>
            </w:r>
            <w:r w:rsidRPr="00BE3207">
              <w:rPr>
                <w:rFonts w:eastAsia="Times New Roman" w:cs="Times New Roman"/>
                <w:color w:val="B45F06"/>
              </w:rPr>
              <w:t xml:space="preserve">El usuario decide aprobar, rechazar o cancelar la solicitud. Cuando aprueba una solicitud inicial, define el cupo aplicable y su vigencia. Cuando aprueba una excepción, confirma las condiciones específicas autorizadas para la operación. </w:t>
            </w:r>
            <w:r w:rsidRPr="00BE3207">
              <w:rPr>
                <w:rFonts w:eastAsia="Times New Roman" w:cs="Times New Roman"/>
                <w:color w:val="191919"/>
              </w:rPr>
              <w:t>El sistema valida los antecedentes requeridos para registrar la decisión [Excepción 1] y comprueba que la solicitud continúe pendiente [Excepción 2]. Finalmente registra la solicitud como Aprobada, Rechazada o Cancelada según la decisión adoptada.</w:t>
            </w:r>
          </w:p>
        </w:tc>
      </w:tr>
      <w:tr w:rsidR="00BE3207" w:rsidRPr="00BE3207" w14:paraId="4C98185F"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0C0047A"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178A67E"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Excepción 1: Antecedentes de aprobación incompletos o inválidos. Si la decisión requiere definir cupo, vigencia o condiciones de autorización y la información necesaria no es válida, el sistema informa la situación y no completa la aprobación.</w:t>
            </w:r>
            <w:r w:rsidRPr="00BE3207">
              <w:rPr>
                <w:rFonts w:eastAsia="Times New Roman" w:cs="Times New Roman"/>
                <w:color w:val="191919"/>
              </w:rPr>
              <w:br/>
              <w:t>Excepción 2: Solicitud ya resuelta. Si la solicitud dejó de encontrarse Pendiente antes de registrar la decisión, el sistema informa su estado vigente y no reemplaza el resultado existente.</w:t>
            </w:r>
          </w:p>
        </w:tc>
      </w:tr>
      <w:tr w:rsidR="00BE3207" w:rsidRPr="00BE3207" w14:paraId="6EC8CB9D"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1EBE43C"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19F7E9A"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La solicitud queda Aprobada, Rechazada o Cancelada. Si se aprueba una solicitud inicial, el Cliente B2B queda habilitado para operar a Crédito con el cupo y vigencia autorizados. Si se aprueba una excepción, queda registrada la autorización aplicable a la operación para su posterior revalidación antes de formalizarla.</w:t>
            </w:r>
          </w:p>
        </w:tc>
      </w:tr>
      <w:tr w:rsidR="00BE3207" w:rsidRPr="00BE3207" w14:paraId="3E78434F"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8382592"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D061C4C"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CU115 Solicitando Crédito o excepción.</w:t>
            </w:r>
          </w:p>
        </w:tc>
      </w:tr>
    </w:tbl>
    <w:p w14:paraId="152373D8" w14:textId="72090383" w:rsidR="00BE3207" w:rsidRDefault="00BE3207" w:rsidP="00727F16">
      <w:pPr>
        <w:spacing w:after="40" w:line="360" w:lineRule="auto"/>
        <w:rPr>
          <w:rFonts w:eastAsia="Times New Roman" w:cs="Times New Roman"/>
        </w:rPr>
      </w:pPr>
    </w:p>
    <w:p w14:paraId="3FDCD64A" w14:textId="4A66C2EF" w:rsidR="00251E61" w:rsidRPr="00BE3207" w:rsidRDefault="00251E61" w:rsidP="00ED5F1A">
      <w:pPr>
        <w:pStyle w:val="Ttulo5"/>
        <w:rPr>
          <w:rFonts w:eastAsia="Times New Roman" w:cs="Times New Roman"/>
        </w:rPr>
      </w:pPr>
      <w:r>
        <w:t>CU117 Gestionando cupo y estado del Crédito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BE3207" w:rsidRPr="00BE3207" w14:paraId="0BFCCF30" w14:textId="77777777" w:rsidTr="00BE3207">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0C1FE0F7"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3E061FC0"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Descripción</w:t>
            </w:r>
          </w:p>
        </w:tc>
      </w:tr>
      <w:tr w:rsidR="00BE3207" w:rsidRPr="00BE3207" w14:paraId="23637C2F" w14:textId="77777777" w:rsidTr="00BE3207">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CA50E05"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317CEC0"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CU117 Gestionando cupo y estado del Crédito</w:t>
            </w:r>
          </w:p>
        </w:tc>
      </w:tr>
      <w:tr w:rsidR="00BE3207" w:rsidRPr="00BE3207" w14:paraId="5CAD1164"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A9FE826"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399C1D0"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Usuario autorizado de Gerencia.</w:t>
            </w:r>
          </w:p>
        </w:tc>
      </w:tr>
      <w:tr w:rsidR="00BE3207" w:rsidRPr="00BE3207" w14:paraId="2AA941BC"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6811872"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193B590"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modifica las condiciones vigentes del Crédito de un Cliente B2B mediante cambios de cupo, vigencia, suspensión o reactivación.</w:t>
            </w:r>
          </w:p>
        </w:tc>
      </w:tr>
      <w:tr w:rsidR="00BE3207" w:rsidRPr="00BE3207" w14:paraId="3B6451A6"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A4B9CC5"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1C9F262"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Media.</w:t>
            </w:r>
          </w:p>
        </w:tc>
      </w:tr>
      <w:tr w:rsidR="00BE3207" w:rsidRPr="00BE3207" w14:paraId="1F77F1A9"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29D220E"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13027E9"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debe estar autenticado y autorizado. Debe existir un Cliente B2B con Crédito previamente habilitado.</w:t>
            </w:r>
          </w:p>
        </w:tc>
      </w:tr>
      <w:tr w:rsidR="00BE3207" w:rsidRPr="00BE3207" w14:paraId="3976DEE7"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77E95F8"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E4C2010"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B45F06"/>
              </w:rPr>
              <w:t xml:space="preserve">El usuario selecciona al Cliente B2B cuyo Crédito desea gestionar. </w:t>
            </w:r>
            <w:r w:rsidRPr="00BE3207">
              <w:rPr>
                <w:rFonts w:eastAsia="Times New Roman" w:cs="Times New Roman"/>
                <w:color w:val="191919"/>
              </w:rPr>
              <w:t xml:space="preserve">El sistema presenta el estado vigente del Crédito, cupo total utilizado y disponible, vigencia, Crédito comprometido, antecedentes financieros disponibles, exposición global y alertas o restricciones aplicables. </w:t>
            </w:r>
            <w:r w:rsidRPr="00BE3207">
              <w:rPr>
                <w:rFonts w:eastAsia="Times New Roman" w:cs="Times New Roman"/>
                <w:color w:val="B45F06"/>
              </w:rPr>
              <w:t xml:space="preserve">El usuario selecciona la modificación requerida, pudiendo aumentar o reducir el cupo, modificar su vigencia, suspender el Crédito o reactivarlo, e ingresa obligatoriamente el motivo de la modificación. </w:t>
            </w:r>
            <w:r w:rsidRPr="00BE3207">
              <w:rPr>
                <w:rFonts w:eastAsia="Times New Roman" w:cs="Times New Roman"/>
                <w:color w:val="191919"/>
              </w:rPr>
              <w:t>El sistema valida la información ingresada [Excepción 1], aplica el cambio y recalcula la situación crediticia. Si una reducción deja el Crédito comprometido sobre el nuevo cupo, conserva las operaciones previamente autorizadas, identifica al cliente como sobre cupo e impide asumir nuevo Crédito mientras continúe la condición. Una suspensión impide nuevas operaciones hasta una reactivación explícita. La existencia de morosidad se presenta como alerta y antecedente, sin producir por sí misma una suspensión automática.</w:t>
            </w:r>
          </w:p>
        </w:tc>
      </w:tr>
      <w:tr w:rsidR="00BE3207" w:rsidRPr="00BE3207" w14:paraId="5DE3EFD5"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0521CA3"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9214F18"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Excepción 1: Modificación incompleta o inválida. Si falta el motivo obligatorio o la información necesaria para aplicar el cambio no es válida, el sistema informa la situación y mantiene sin cambios las condiciones vigentes del Crédito.</w:t>
            </w:r>
          </w:p>
        </w:tc>
      </w:tr>
      <w:tr w:rsidR="00BE3207" w:rsidRPr="00BE3207" w14:paraId="551A0E02"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C74AD5A"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32B098B"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Las condiciones autorizadas del Crédito quedan actualizadas con su motivo registrado. El cupo utilizado y disponible y las restricciones derivadas quedan actualizados conforme a la nueva situación, sin alterar retroactivamente operaciones previamente autorizadas.</w:t>
            </w:r>
          </w:p>
        </w:tc>
      </w:tr>
      <w:tr w:rsidR="00BE3207" w:rsidRPr="00BE3207" w14:paraId="62121E5B"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3984DF2"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4F33A58"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No aplica.</w:t>
            </w:r>
          </w:p>
        </w:tc>
      </w:tr>
    </w:tbl>
    <w:p w14:paraId="250CC61D" w14:textId="5700A4B0" w:rsidR="00BE3207" w:rsidRDefault="00BE3207" w:rsidP="00727F16">
      <w:pPr>
        <w:spacing w:after="40" w:line="360" w:lineRule="auto"/>
        <w:rPr>
          <w:rFonts w:eastAsia="Times New Roman" w:cs="Times New Roman"/>
        </w:rPr>
      </w:pPr>
    </w:p>
    <w:p w14:paraId="44BE3320" w14:textId="0D17B5DE" w:rsidR="00522822" w:rsidRPr="00BE3207" w:rsidRDefault="00522822" w:rsidP="00ED5F1A">
      <w:pPr>
        <w:pStyle w:val="Ttulo5"/>
        <w:rPr>
          <w:rFonts w:eastAsia="Times New Roman" w:cs="Times New Roman"/>
        </w:rPr>
      </w:pPr>
      <w:r>
        <w:t>CU118 Gestionando límite global de Crédito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BE3207" w:rsidRPr="00BE3207" w14:paraId="65C3F912" w14:textId="77777777" w:rsidTr="00BE3207">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7619047F"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38CE84A8"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Descripción</w:t>
            </w:r>
          </w:p>
        </w:tc>
      </w:tr>
      <w:tr w:rsidR="00BE3207" w:rsidRPr="00BE3207" w14:paraId="59A4D517" w14:textId="77777777" w:rsidTr="00BE3207">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A3711CA"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DB23B97"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CU118 Gestionando límite global de Crédito</w:t>
            </w:r>
          </w:p>
        </w:tc>
      </w:tr>
      <w:tr w:rsidR="00BE3207" w:rsidRPr="00BE3207" w14:paraId="57B4B451"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38FA6E7"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902B3B3"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Usuario autorizado de Gerencia.</w:t>
            </w:r>
          </w:p>
        </w:tc>
      </w:tr>
      <w:tr w:rsidR="00BE3207" w:rsidRPr="00BE3207" w14:paraId="74FE1026"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A765C8B"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9C92786"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define o modifica el máximo de exposición crediticia que la empresa está dispuesta a mantener.</w:t>
            </w:r>
          </w:p>
        </w:tc>
      </w:tr>
      <w:tr w:rsidR="00BE3207" w:rsidRPr="00BE3207" w14:paraId="4B7259B9"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1BE8527"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507130B"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Baja.</w:t>
            </w:r>
          </w:p>
        </w:tc>
      </w:tr>
      <w:tr w:rsidR="00BE3207" w:rsidRPr="00BE3207" w14:paraId="38F79A72"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CE8E80B"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E1AE609"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debe estar autenticado y autorizado para gestionar el límite global de Crédito.</w:t>
            </w:r>
          </w:p>
        </w:tc>
      </w:tr>
      <w:tr w:rsidR="00BE3207" w:rsidRPr="00BE3207" w14:paraId="56243885"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DECE394"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3E36846"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B45F06"/>
              </w:rPr>
              <w:t xml:space="preserve">El usuario accede a la gestión del límite global. </w:t>
            </w:r>
            <w:r w:rsidRPr="00BE3207">
              <w:rPr>
                <w:rFonts w:eastAsia="Times New Roman" w:cs="Times New Roman"/>
                <w:color w:val="191919"/>
              </w:rPr>
              <w:t xml:space="preserve">El sistema presenta el límite vigente, la exposición global utilizada, la capacidad global disponible y los indicadores financieros disponibles como apoyo para la decisión. </w:t>
            </w:r>
            <w:r w:rsidRPr="00BE3207">
              <w:rPr>
                <w:rFonts w:eastAsia="Times New Roman" w:cs="Times New Roman"/>
                <w:color w:val="B45F06"/>
              </w:rPr>
              <w:t xml:space="preserve">El usuario define el nuevo límite global y solicita registrar el cambio. </w:t>
            </w:r>
            <w:r w:rsidRPr="00BE3207">
              <w:rPr>
                <w:rFonts w:eastAsia="Times New Roman" w:cs="Times New Roman"/>
                <w:color w:val="191919"/>
              </w:rPr>
              <w:t>El sistema valida el valor ingresado [Excepción 1], registra el límite definido y recalcula la capacidad global disponible. Las operaciones B2B que posteriormente requieran nuevo financiamiento quedan sujetas a la validación del límite global vigente antes de formalizar un nuevo compromiso crediticio.</w:t>
            </w:r>
          </w:p>
        </w:tc>
      </w:tr>
      <w:tr w:rsidR="00BE3207" w:rsidRPr="00BE3207" w14:paraId="16A45448"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6992028"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B737033"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Excepción 1: Límite global inválido. Si el valor ingresado no cumple las condiciones necesarias para establecer un límite de Crédito válido, el sistema informa la situación y conserva el límite vigente.</w:t>
            </w:r>
          </w:p>
        </w:tc>
      </w:tr>
      <w:tr w:rsidR="00BE3207" w:rsidRPr="00BE3207" w14:paraId="1E3283EE"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9421C75"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84A873A"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límite global de Crédito queda actualizado y la capacidad global disponible queda recalculada utilizando la exposición crediticia vigente.</w:t>
            </w:r>
          </w:p>
        </w:tc>
      </w:tr>
      <w:tr w:rsidR="00BE3207" w:rsidRPr="00BE3207" w14:paraId="55C8007C"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2FBFC5C"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80D000E"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No aplica.</w:t>
            </w:r>
          </w:p>
        </w:tc>
      </w:tr>
    </w:tbl>
    <w:p w14:paraId="572D02B7" w14:textId="0ED71171" w:rsidR="00BE3207" w:rsidRDefault="00BE3207" w:rsidP="00727F16">
      <w:pPr>
        <w:spacing w:after="40" w:line="360" w:lineRule="auto"/>
        <w:rPr>
          <w:rFonts w:eastAsia="Times New Roman" w:cs="Times New Roman"/>
        </w:rPr>
      </w:pPr>
    </w:p>
    <w:p w14:paraId="1E1D89D9" w14:textId="6A4AB3C2" w:rsidR="00522822" w:rsidRPr="00BE3207" w:rsidRDefault="00522822" w:rsidP="00ED5F1A">
      <w:pPr>
        <w:pStyle w:val="Ttulo5"/>
        <w:rPr>
          <w:rFonts w:eastAsia="Times New Roman" w:cs="Times New Roman"/>
        </w:rPr>
      </w:pPr>
      <w:r>
        <w:t>CU119 Consultando información de Crédito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BE3207" w:rsidRPr="00BE3207" w14:paraId="22252FAB" w14:textId="77777777" w:rsidTr="00BE3207">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74CE0842"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F1FCDC1" w14:textId="77777777" w:rsidR="00BE3207" w:rsidRPr="00BE3207" w:rsidRDefault="00BE3207" w:rsidP="00727F16">
            <w:pPr>
              <w:spacing w:after="0" w:line="360" w:lineRule="auto"/>
              <w:rPr>
                <w:rFonts w:eastAsia="Times New Roman" w:cs="Times New Roman"/>
                <w:b/>
                <w:bCs/>
              </w:rPr>
            </w:pPr>
            <w:r w:rsidRPr="00BE3207">
              <w:rPr>
                <w:rFonts w:eastAsia="Times New Roman" w:cs="Times New Roman"/>
                <w:b/>
                <w:bCs/>
                <w:color w:val="FFFFFF"/>
              </w:rPr>
              <w:t>Descripción</w:t>
            </w:r>
          </w:p>
        </w:tc>
      </w:tr>
      <w:tr w:rsidR="00BE3207" w:rsidRPr="00BE3207" w14:paraId="4C622D00" w14:textId="77777777" w:rsidTr="00BE3207">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7A282B3"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07CBCC3"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CU119 Consultando información de Crédito</w:t>
            </w:r>
          </w:p>
        </w:tc>
      </w:tr>
      <w:tr w:rsidR="00BE3207" w:rsidRPr="00BE3207" w14:paraId="568F1ADA"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D6540A0"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06D2772"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Usuario autorizado de Gerencia, Contador o Secretaría.</w:t>
            </w:r>
          </w:p>
        </w:tc>
      </w:tr>
      <w:tr w:rsidR="00BE3207" w:rsidRPr="00BE3207" w14:paraId="1D71087F"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B060040"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0447609"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consulta la información crediticia disponible dentro de su alcance autorizado y puede exportar la información que se encuentra autorizado a visualizar.</w:t>
            </w:r>
          </w:p>
        </w:tc>
      </w:tr>
      <w:tr w:rsidR="00BE3207" w:rsidRPr="00BE3207" w14:paraId="2D8C69D5"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45F9FB8"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37F166F"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Alta.</w:t>
            </w:r>
          </w:p>
        </w:tc>
      </w:tr>
      <w:tr w:rsidR="00BE3207" w:rsidRPr="00BE3207" w14:paraId="52FE224B"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EC4CB1F"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EB14DAF"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El usuario debe estar autenticado y autorizado para consultar información de Crédito.</w:t>
            </w:r>
          </w:p>
        </w:tc>
      </w:tr>
      <w:tr w:rsidR="00BE3207" w:rsidRPr="00BE3207" w14:paraId="653FC4F4"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A766A6A"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BDD562D"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B45F06"/>
              </w:rPr>
              <w:t xml:space="preserve">El usuario accede a la consulta de Crédito y selecciona la información que desea revisar. </w:t>
            </w:r>
            <w:r w:rsidRPr="00BE3207">
              <w:rPr>
                <w:rFonts w:eastAsia="Times New Roman" w:cs="Times New Roman"/>
                <w:color w:val="191919"/>
              </w:rPr>
              <w:t xml:space="preserve">El sistema determina el alcance autorizado del usuario y presenta únicamente los antecedentes correspondientes. Para Gerencia, la consulta puede incluir el espectro funcional autorizado de Crédito, con cupos, utilización, disponibilidad, exposición global, decisiones, motivos, historial, alertas y restricciones. Para Secretaría y Contador, el sistema presenta como mínimo el alcance operativo autorizado, compuesto por estado del Crédito, cupo total, utilizado, disponible y alertas o restricciones vigentes, sin mostrar por defecto motivos históricos internos ni fundamentos sensibles completos. Cuando Gerencia consulta el historial, el sistema permite reconstruir los cambios de cupo y vigencia, motivos, responsables, suspensiones, reactivaciones y decisiones de excepción disponibles. </w:t>
            </w:r>
            <w:r w:rsidRPr="00BE3207">
              <w:rPr>
                <w:rFonts w:eastAsia="Times New Roman" w:cs="Times New Roman"/>
                <w:color w:val="B45F06"/>
              </w:rPr>
              <w:t xml:space="preserve">El usuario puede solicitar exportar la información consultada. </w:t>
            </w:r>
            <w:r w:rsidRPr="00BE3207">
              <w:rPr>
                <w:rFonts w:eastAsia="Times New Roman" w:cs="Times New Roman"/>
                <w:color w:val="191919"/>
              </w:rPr>
              <w:t>El sistema genera la salida únicamente con los antecedentes incluidos dentro de su alcance autorizado [Excepción 1].</w:t>
            </w:r>
          </w:p>
        </w:tc>
      </w:tr>
      <w:tr w:rsidR="00BE3207" w:rsidRPr="00BE3207" w14:paraId="02C1DBE8"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A739EDA"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0A205B6"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Excepción 1: Información fuera del alcance autorizado. Si el usuario intenta consultar o exportar antecedentes para los cuales no posee autorización, el sistema impide el acceso a dichos antecedentes y mantiene disponible únicamente la información correspondiente a su alcance.</w:t>
            </w:r>
          </w:p>
        </w:tc>
      </w:tr>
      <w:tr w:rsidR="00BE3207" w:rsidRPr="00BE3207" w14:paraId="5F616669"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21DFD04"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38062F7"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La información de Crédito queda presentada o exportada dentro del alcance autorizado del usuario, sin modificar los antecedentes registrados.</w:t>
            </w:r>
          </w:p>
        </w:tc>
      </w:tr>
      <w:tr w:rsidR="00BE3207" w:rsidRPr="00BE3207" w14:paraId="4A90E305" w14:textId="77777777" w:rsidTr="00BE3207">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6A2AB54" w14:textId="77777777" w:rsidR="00BE3207" w:rsidRPr="00BE3207" w:rsidRDefault="00BE3207" w:rsidP="00727F16">
            <w:pPr>
              <w:spacing w:after="0" w:line="360" w:lineRule="auto"/>
              <w:rPr>
                <w:rFonts w:eastAsia="Times New Roman" w:cs="Times New Roman"/>
              </w:rPr>
            </w:pPr>
            <w:r w:rsidRPr="00BE3207">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9937F8C" w14:textId="77777777" w:rsidR="00BE3207" w:rsidRPr="00BE3207" w:rsidRDefault="00BE3207" w:rsidP="00727F16">
            <w:pPr>
              <w:spacing w:after="0" w:line="360" w:lineRule="auto"/>
              <w:rPr>
                <w:rFonts w:eastAsia="Times New Roman" w:cs="Times New Roman"/>
              </w:rPr>
            </w:pPr>
            <w:r w:rsidRPr="00BE3207">
              <w:rPr>
                <w:rFonts w:eastAsia="Times New Roman" w:cs="Times New Roman"/>
                <w:color w:val="191919"/>
              </w:rPr>
              <w:t>No aplica.</w:t>
            </w:r>
          </w:p>
        </w:tc>
      </w:tr>
    </w:tbl>
    <w:p w14:paraId="0FD78CE8" w14:textId="77777777" w:rsidR="00091DDF" w:rsidRDefault="00091DDF" w:rsidP="00727F16">
      <w:pPr>
        <w:spacing w:before="40" w:after="0" w:line="360" w:lineRule="auto"/>
        <w:rPr>
          <w:rFonts w:eastAsia="Times New Roman" w:cs="Times New Roman"/>
          <w:sz w:val="22"/>
          <w:szCs w:val="22"/>
        </w:rPr>
      </w:pPr>
    </w:p>
    <w:p w14:paraId="05887EC2" w14:textId="053D2620" w:rsidR="00A04E53" w:rsidRDefault="00A04E53" w:rsidP="00ED5F1A">
      <w:pPr>
        <w:pStyle w:val="Ttulo5"/>
        <w:rPr>
          <w:rFonts w:eastAsia="Times New Roman" w:cs="Times New Roman"/>
          <w:sz w:val="22"/>
          <w:szCs w:val="22"/>
        </w:rPr>
      </w:pPr>
      <w:r>
        <w:t>CU120 Consultando historial de Auditoría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27F16" w:rsidRPr="00727F16" w14:paraId="6F55F740" w14:textId="77777777" w:rsidTr="00727F16">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3107EE4B" w14:textId="77777777" w:rsidR="00727F16" w:rsidRPr="00727F16" w:rsidRDefault="00727F16" w:rsidP="00727F16">
            <w:pPr>
              <w:spacing w:after="0" w:line="360" w:lineRule="auto"/>
              <w:rPr>
                <w:rFonts w:eastAsia="Times New Roman" w:cs="Times New Roman"/>
                <w:b/>
                <w:bCs/>
              </w:rPr>
            </w:pPr>
            <w:r w:rsidRPr="00727F16">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84D7A35" w14:textId="77777777" w:rsidR="00727F16" w:rsidRPr="00727F16" w:rsidRDefault="00727F16" w:rsidP="00727F16">
            <w:pPr>
              <w:spacing w:after="0" w:line="360" w:lineRule="auto"/>
              <w:rPr>
                <w:rFonts w:eastAsia="Times New Roman" w:cs="Times New Roman"/>
                <w:b/>
                <w:bCs/>
              </w:rPr>
            </w:pPr>
            <w:r w:rsidRPr="00727F16">
              <w:rPr>
                <w:rFonts w:eastAsia="Times New Roman" w:cs="Times New Roman"/>
                <w:b/>
                <w:bCs/>
                <w:color w:val="FFFFFF"/>
              </w:rPr>
              <w:t>Descripción</w:t>
            </w:r>
          </w:p>
        </w:tc>
      </w:tr>
      <w:tr w:rsidR="00727F16" w:rsidRPr="00727F16" w14:paraId="62D7368A" w14:textId="77777777" w:rsidTr="00727F16">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FFB54B3"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7ED3A01"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CU120 Consultando historial de Auditoría</w:t>
            </w:r>
          </w:p>
        </w:tc>
      </w:tr>
      <w:tr w:rsidR="00727F16" w:rsidRPr="00727F16" w14:paraId="7B09291B"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55447D6"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D54D8AD"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Usuario autorizado de Gerencia, Contador o Secretaría.</w:t>
            </w:r>
          </w:p>
        </w:tc>
      </w:tr>
      <w:tr w:rsidR="00727F16" w:rsidRPr="00727F16" w14:paraId="2B907A62"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97ADCDB"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97794B3"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consulta los eventos de Auditoría disponibles dentro de su alcance autorizado y aplica criterios de búsqueda para localizar la evidencia que necesita revisar.</w:t>
            </w:r>
          </w:p>
        </w:tc>
      </w:tr>
      <w:tr w:rsidR="00727F16" w:rsidRPr="00727F16" w14:paraId="1A02A9B1"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60B3D5E5"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E21994A"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Media.</w:t>
            </w:r>
          </w:p>
        </w:tc>
      </w:tr>
      <w:tr w:rsidR="00727F16" w:rsidRPr="00727F16" w14:paraId="518A2B95"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3349DE0"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4998B84"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debe encontrarse autenticado y contar con autorización efectiva para Consultar Auditoría dentro de su alcance vigente.</w:t>
            </w:r>
          </w:p>
        </w:tc>
      </w:tr>
      <w:tr w:rsidR="00727F16" w:rsidRPr="00727F16" w14:paraId="3DBC94C4"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CB6CACC"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B8EBB84"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B45F06"/>
              </w:rPr>
              <w:t xml:space="preserve">El usuario solicita consultar el historial de Auditoría. </w:t>
            </w:r>
            <w:r w:rsidRPr="00727F16">
              <w:rPr>
                <w:rFonts w:eastAsia="Times New Roman" w:cs="Times New Roman"/>
                <w:color w:val="191919"/>
              </w:rPr>
              <w:t xml:space="preserve">El sistema determina el alcance autorizado y presenta únicamente los eventos que puede consultar. </w:t>
            </w:r>
            <w:r w:rsidRPr="00727F16">
              <w:rPr>
                <w:rFonts w:eastAsia="Times New Roman" w:cs="Times New Roman"/>
                <w:color w:val="B45F06"/>
              </w:rPr>
              <w:t xml:space="preserve">El usuario puede utilizar criterios de fecha, ejecutor, origen funcional, operación, resultado y entidad afectada para acotar la información. </w:t>
            </w:r>
            <w:r w:rsidRPr="00727F16">
              <w:rPr>
                <w:rFonts w:eastAsia="Times New Roman" w:cs="Times New Roman"/>
                <w:color w:val="191919"/>
              </w:rPr>
              <w:t xml:space="preserve">El sistema actualiza los resultados conforme a los criterios aplicados sin ampliar el alcance autorizado. Los datos que requieran protección se presentan conforme a las autorizaciones aplicables. </w:t>
            </w:r>
            <w:r w:rsidRPr="00727F16">
              <w:rPr>
                <w:rFonts w:eastAsia="Times New Roman" w:cs="Times New Roman"/>
                <w:color w:val="B45F06"/>
              </w:rPr>
              <w:t xml:space="preserve">Cuando el usuario ejecuta la consulta o búsqueda, </w:t>
            </w:r>
            <w:r w:rsidRPr="00727F16">
              <w:rPr>
                <w:rFonts w:eastAsia="Times New Roman" w:cs="Times New Roman"/>
                <w:color w:val="191919"/>
              </w:rPr>
              <w:t>el sistema genera la evidencia correspondiente de acceso. Los cambios intermedios de filtros, clics y navegación ordinaria no generan por sí solos nuevos eventos. La persistencia del evento de consulta no vuelve a originar otro evento equivalente.</w:t>
            </w:r>
          </w:p>
        </w:tc>
      </w:tr>
      <w:tr w:rsidR="00727F16" w:rsidRPr="00727F16" w14:paraId="6618424F"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6A3E691"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8D10777"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No aplica.</w:t>
            </w:r>
          </w:p>
        </w:tc>
      </w:tr>
      <w:tr w:rsidR="00727F16" w:rsidRPr="00727F16" w14:paraId="61A4E441"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BB4C7FC"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168EEFA"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dispone del conjunto de eventos que cumple los criterios seleccionados dentro de su alcance autorizado y la ejecución de la consulta queda registrada como evidencia de Auditoría.</w:t>
            </w:r>
          </w:p>
        </w:tc>
      </w:tr>
      <w:tr w:rsidR="00727F16" w:rsidRPr="00727F16" w14:paraId="1630B8C7"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DD58023"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2A16F1E"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No aplica.</w:t>
            </w:r>
          </w:p>
        </w:tc>
      </w:tr>
    </w:tbl>
    <w:p w14:paraId="629BF15A" w14:textId="4ABBE16C" w:rsidR="00727F16" w:rsidRDefault="00727F16" w:rsidP="00727F16">
      <w:pPr>
        <w:spacing w:after="40" w:line="360" w:lineRule="auto"/>
        <w:rPr>
          <w:rFonts w:eastAsia="Times New Roman" w:cs="Times New Roman"/>
        </w:rPr>
      </w:pPr>
    </w:p>
    <w:p w14:paraId="58AC4A93" w14:textId="397817E2" w:rsidR="00A04E53" w:rsidRPr="00727F16" w:rsidRDefault="00A04E53" w:rsidP="00ED5F1A">
      <w:pPr>
        <w:pStyle w:val="Ttulo5"/>
        <w:rPr>
          <w:rFonts w:eastAsia="Times New Roman" w:cs="Times New Roman"/>
        </w:rPr>
      </w:pPr>
      <w:r>
        <w:t>CU121 Consultando detalle de evento de Auditoría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27F16" w:rsidRPr="00727F16" w14:paraId="4DF429D3" w14:textId="77777777" w:rsidTr="00727F16">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386F884" w14:textId="77777777" w:rsidR="00727F16" w:rsidRPr="00727F16" w:rsidRDefault="00727F16" w:rsidP="00727F16">
            <w:pPr>
              <w:spacing w:after="0" w:line="360" w:lineRule="auto"/>
              <w:rPr>
                <w:rFonts w:eastAsia="Times New Roman" w:cs="Times New Roman"/>
                <w:b/>
                <w:bCs/>
              </w:rPr>
            </w:pPr>
            <w:r w:rsidRPr="00727F16">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3BF8AC3B" w14:textId="77777777" w:rsidR="00727F16" w:rsidRPr="00727F16" w:rsidRDefault="00727F16" w:rsidP="00727F16">
            <w:pPr>
              <w:spacing w:after="0" w:line="360" w:lineRule="auto"/>
              <w:rPr>
                <w:rFonts w:eastAsia="Times New Roman" w:cs="Times New Roman"/>
                <w:b/>
                <w:bCs/>
              </w:rPr>
            </w:pPr>
            <w:r w:rsidRPr="00727F16">
              <w:rPr>
                <w:rFonts w:eastAsia="Times New Roman" w:cs="Times New Roman"/>
                <w:b/>
                <w:bCs/>
                <w:color w:val="FFFFFF"/>
              </w:rPr>
              <w:t>Descripción</w:t>
            </w:r>
          </w:p>
        </w:tc>
      </w:tr>
      <w:tr w:rsidR="00727F16" w:rsidRPr="00727F16" w14:paraId="204C64A4" w14:textId="77777777" w:rsidTr="00727F16">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AF56E0D"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48BBFDE"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CU121 Consultando detalle de evento de Auditoría</w:t>
            </w:r>
          </w:p>
        </w:tc>
      </w:tr>
      <w:tr w:rsidR="00727F16" w:rsidRPr="00727F16" w14:paraId="5D17CCFA"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DBDBBE0"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62DD411C"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Usuario autorizado de Gerencia, Contador o Secretaría.</w:t>
            </w:r>
          </w:p>
        </w:tc>
      </w:tr>
      <w:tr w:rsidR="00727F16" w:rsidRPr="00727F16" w14:paraId="443D4210"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51F6BAF"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17302BF"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examina la información detallada de un evento de Auditoría que se encuentra dentro de su alcance autorizado.</w:t>
            </w:r>
          </w:p>
        </w:tc>
      </w:tr>
      <w:tr w:rsidR="00727F16" w:rsidRPr="00727F16" w14:paraId="793893F4"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7D1C3022"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D6F7DC4"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Media.</w:t>
            </w:r>
          </w:p>
        </w:tc>
      </w:tr>
      <w:tr w:rsidR="00727F16" w:rsidRPr="00727F16" w14:paraId="19ECD770"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A90E9FC"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46D2336"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debe encontrarse autenticado y contar con autorización efectiva para Consultar Auditoría dentro de su alcance vigente. Debe existir un evento identificable al que el usuario tenga autorización de acceso.</w:t>
            </w:r>
          </w:p>
        </w:tc>
      </w:tr>
      <w:tr w:rsidR="00727F16" w:rsidRPr="00727F16" w14:paraId="004C30CE"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E11B13D"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7C94AEC"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B45F06"/>
              </w:rPr>
              <w:t xml:space="preserve">El usuario solicita examinar el detalle de un evento. </w:t>
            </w:r>
            <w:r w:rsidRPr="00727F16">
              <w:rPr>
                <w:rFonts w:eastAsia="Times New Roman" w:cs="Times New Roman"/>
                <w:color w:val="191919"/>
              </w:rPr>
              <w:t>El sistema verifica que el evento se encuentre dentro de su alcance autorizado [Excepción 1]. Cuando la autorización es válida, presenta la información común y condicional disponible que el usuario esté autorizado a visualizar. Los campos sensibles se muestran, ocultan o enmascaran conforme a las autorizaciones aplicables. El acceso al evento no amplía por sí mismo el acceso a información protegida. El sistema registra la apertura del detalle como evidencia de Auditoría y la persistencia de dicha evidencia no genera nuevamente un evento equivalente.</w:t>
            </w:r>
          </w:p>
        </w:tc>
      </w:tr>
      <w:tr w:rsidR="00727F16" w:rsidRPr="00727F16" w14:paraId="307D2A98"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5F90610"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D6A4245"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Excepción 1: Evento fuera del alcance autorizado. El sistema rechaza el acceso, no presenta el detalle protegido y registra el resultado correspondiente para trazabilidad.</w:t>
            </w:r>
          </w:p>
        </w:tc>
      </w:tr>
      <w:tr w:rsidR="00727F16" w:rsidRPr="00727F16" w14:paraId="39CB909C"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CD7CE87"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0E1AEB8F"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dispone únicamente del detalle autorizado del evento solicitado y la apertura queda registrada como evidencia de Auditoría.</w:t>
            </w:r>
          </w:p>
        </w:tc>
      </w:tr>
      <w:tr w:rsidR="00727F16" w:rsidRPr="00727F16" w14:paraId="31B69187"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1778B56"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722933D6"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No aplica.</w:t>
            </w:r>
          </w:p>
        </w:tc>
      </w:tr>
    </w:tbl>
    <w:p w14:paraId="64FD40BC" w14:textId="4BA4C0A8" w:rsidR="00727F16" w:rsidRDefault="00727F16" w:rsidP="00727F16">
      <w:pPr>
        <w:spacing w:after="40" w:line="360" w:lineRule="auto"/>
        <w:rPr>
          <w:rFonts w:eastAsia="Times New Roman" w:cs="Times New Roman"/>
        </w:rPr>
      </w:pPr>
    </w:p>
    <w:p w14:paraId="1DCD22DE" w14:textId="77350803" w:rsidR="004B34E7" w:rsidRPr="00727F16" w:rsidRDefault="004B34E7" w:rsidP="00ED5F1A">
      <w:pPr>
        <w:pStyle w:val="Ttulo5"/>
        <w:rPr>
          <w:rFonts w:eastAsia="Times New Roman" w:cs="Times New Roman"/>
        </w:rPr>
      </w:pPr>
      <w:r>
        <w:t>CU122 Exportando historial de Auditoría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7"/>
      </w:tblGrid>
      <w:tr w:rsidR="00727F16" w:rsidRPr="00727F16" w14:paraId="7B0D87DE" w14:textId="77777777" w:rsidTr="00727F16">
        <w:trPr>
          <w:tblHeader/>
          <w:jc w:val="center"/>
        </w:trPr>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62A9654E" w14:textId="77777777" w:rsidR="00727F16" w:rsidRPr="00727F16" w:rsidRDefault="00727F16" w:rsidP="00727F16">
            <w:pPr>
              <w:spacing w:after="0" w:line="360" w:lineRule="auto"/>
              <w:rPr>
                <w:rFonts w:eastAsia="Times New Roman" w:cs="Times New Roman"/>
                <w:b/>
                <w:bCs/>
              </w:rPr>
            </w:pPr>
            <w:r w:rsidRPr="00727F16">
              <w:rPr>
                <w:rFonts w:eastAsia="Times New Roman" w:cs="Times New Roman"/>
                <w:b/>
                <w:bCs/>
                <w:color w:val="FFFFFF"/>
              </w:rPr>
              <w:t>Campo</w:t>
            </w:r>
          </w:p>
        </w:tc>
        <w:tc>
          <w:tcPr>
            <w:tcW w:w="0" w:type="auto"/>
            <w:tcBorders>
              <w:top w:val="single" w:sz="4" w:space="0" w:color="191919"/>
              <w:left w:val="single" w:sz="4" w:space="0" w:color="191919"/>
              <w:bottom w:val="single" w:sz="4" w:space="0" w:color="191919"/>
              <w:right w:val="single" w:sz="4" w:space="0" w:color="191919"/>
            </w:tcBorders>
            <w:shd w:val="clear" w:color="auto" w:fill="191919"/>
            <w:tcMar>
              <w:top w:w="80" w:type="dxa"/>
              <w:left w:w="115" w:type="dxa"/>
              <w:bottom w:w="80" w:type="dxa"/>
              <w:right w:w="115" w:type="dxa"/>
            </w:tcMar>
            <w:hideMark/>
          </w:tcPr>
          <w:p w14:paraId="17A04897" w14:textId="77777777" w:rsidR="00727F16" w:rsidRPr="00727F16" w:rsidRDefault="00727F16" w:rsidP="00727F16">
            <w:pPr>
              <w:spacing w:after="0" w:line="360" w:lineRule="auto"/>
              <w:rPr>
                <w:rFonts w:eastAsia="Times New Roman" w:cs="Times New Roman"/>
                <w:b/>
                <w:bCs/>
              </w:rPr>
            </w:pPr>
            <w:r w:rsidRPr="00727F16">
              <w:rPr>
                <w:rFonts w:eastAsia="Times New Roman" w:cs="Times New Roman"/>
                <w:b/>
                <w:bCs/>
                <w:color w:val="FFFFFF"/>
              </w:rPr>
              <w:t>Descripción</w:t>
            </w:r>
          </w:p>
        </w:tc>
      </w:tr>
      <w:tr w:rsidR="00727F16" w:rsidRPr="00727F16" w14:paraId="388A507D" w14:textId="77777777" w:rsidTr="00727F16">
        <w:trPr>
          <w:jc w:val="center"/>
        </w:trPr>
        <w:tc>
          <w:tcPr>
            <w:tcW w:w="0" w:type="auto"/>
            <w:tcBorders>
              <w:top w:val="single" w:sz="4" w:space="0" w:color="19191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512246A2"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Nombre</w:t>
            </w:r>
          </w:p>
        </w:tc>
        <w:tc>
          <w:tcPr>
            <w:tcW w:w="0" w:type="auto"/>
            <w:tcBorders>
              <w:top w:val="single" w:sz="4" w:space="0" w:color="19191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2AFC9FC7"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CU122 Exportando historial de Auditoría</w:t>
            </w:r>
          </w:p>
        </w:tc>
      </w:tr>
      <w:tr w:rsidR="00727F16" w:rsidRPr="00727F16" w14:paraId="03CDD456"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D3E91EB"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Actores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470BB49"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Usuario autorizado de Gerencia, Contador o Secretaría.</w:t>
            </w:r>
          </w:p>
        </w:tc>
      </w:tr>
      <w:tr w:rsidR="00727F16" w:rsidRPr="00727F16" w14:paraId="5C268364"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A57A18A"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Resumen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5EDCEABF"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obtiene una copia externa del conjunto de eventos que se encuentra consultando, limitada por su alcance, filtros y medidas vigentes de protección.</w:t>
            </w:r>
          </w:p>
        </w:tc>
      </w:tr>
      <w:tr w:rsidR="00727F16" w:rsidRPr="00727F16" w14:paraId="637F19D5"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4C8B83A5"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Frecuencia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F46357F"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Baja.</w:t>
            </w:r>
          </w:p>
        </w:tc>
      </w:tr>
      <w:tr w:rsidR="00727F16" w:rsidRPr="00727F16" w14:paraId="14AC01C0"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1E0EF246"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Precondiciones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3E711E81"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debe encontrarse autenticado y contar con autorización efectiva para Consultar Auditoría dentro de su alcance vigente. Debe existir una consulta vigente de Auditoría dentro de su alcance autorizado y el usuario debe contar además con la autorización independiente para Exportar Auditoría.</w:t>
            </w:r>
          </w:p>
        </w:tc>
      </w:tr>
      <w:tr w:rsidR="00727F16" w:rsidRPr="00727F16" w14:paraId="6BA6FFD0"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25CBCFC9"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Descripciones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6EF0BDE"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B45F06"/>
              </w:rPr>
              <w:t xml:space="preserve">El usuario solicita exportar el conjunto de resultados actualmente consultado y selecciona uno de los formatos disponibles. </w:t>
            </w:r>
            <w:r w:rsidRPr="00727F16">
              <w:rPr>
                <w:rFonts w:eastAsia="Times New Roman" w:cs="Times New Roman"/>
                <w:color w:val="191919"/>
              </w:rPr>
              <w:t xml:space="preserve">El sistema verifica que mantenga la autorización para Exportar Auditoría [Excepción 1]. Cuando se encuentra autorizado, utiliza exactamente el conjunto filtrado y autorizado de la consulta vigente, sin incorporar eventos adicionales ni ampliar el alcance. Antes de generar el archivo, aplica las medidas vigentes de protección, minimización, </w:t>
            </w:r>
            <w:proofErr w:type="spellStart"/>
            <w:r w:rsidRPr="00727F16">
              <w:rPr>
                <w:rFonts w:eastAsia="Times New Roman" w:cs="Times New Roman"/>
                <w:color w:val="191919"/>
              </w:rPr>
              <w:t>anonimización</w:t>
            </w:r>
            <w:proofErr w:type="spellEnd"/>
            <w:r w:rsidRPr="00727F16">
              <w:rPr>
                <w:rFonts w:eastAsia="Times New Roman" w:cs="Times New Roman"/>
                <w:color w:val="191919"/>
              </w:rPr>
              <w:t xml:space="preserve"> o enmascaramiento que correspondan. El sistema genera la información como planilla compatible con Excel, archivo CSV o documento PDF [Excepción 2]. El intento de exportación queda registrado con su resultado y los antecedentes de trazabilidad aplicables, sin duplicar innecesariamente los datos sensibles exportados. La persistencia del evento generado por la exportación no origina otro evento equivalente.</w:t>
            </w:r>
          </w:p>
        </w:tc>
      </w:tr>
      <w:tr w:rsidR="00727F16" w:rsidRPr="00727F16" w14:paraId="0F7B267E"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0B0C94D"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Excepciones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9273078"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Excepción 1: Exportación no autorizada. El sistema rechaza la operación sin ampliar ni revelar información adicional y conserva el resultado Rechazado.</w:t>
            </w:r>
            <w:r w:rsidRPr="00727F16">
              <w:rPr>
                <w:rFonts w:eastAsia="Times New Roman" w:cs="Times New Roman"/>
                <w:color w:val="191919"/>
              </w:rPr>
              <w:br/>
              <w:t>Excepción 2: Fallo de generación. El sistema informa que no fue posible generar el archivo, conserva intacta la consulta vigente y registra el resultado Fallido.</w:t>
            </w:r>
          </w:p>
        </w:tc>
      </w:tr>
      <w:tr w:rsidR="00727F16" w:rsidRPr="00727F16" w14:paraId="2D6C693F"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028065EA"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Postcondiciones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12D26B55"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El usuario obtiene un archivo con exactamente el conjunto filtrado y autorizado, sometido a las medidas de protección aplicables, y la exportación queda registrada como evento de Auditoría.</w:t>
            </w:r>
          </w:p>
        </w:tc>
      </w:tr>
      <w:tr w:rsidR="00727F16" w:rsidRPr="00727F16" w14:paraId="753A1ADD" w14:textId="77777777" w:rsidTr="00727F16">
        <w:trPr>
          <w:jc w:val="center"/>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80" w:type="dxa"/>
              <w:left w:w="115" w:type="dxa"/>
              <w:bottom w:w="80" w:type="dxa"/>
              <w:right w:w="115" w:type="dxa"/>
            </w:tcMar>
            <w:hideMark/>
          </w:tcPr>
          <w:p w14:paraId="330E620D" w14:textId="77777777" w:rsidR="00727F16" w:rsidRPr="00727F16" w:rsidRDefault="00727F16" w:rsidP="00727F16">
            <w:pPr>
              <w:spacing w:after="0" w:line="360" w:lineRule="auto"/>
              <w:rPr>
                <w:rFonts w:eastAsia="Times New Roman" w:cs="Times New Roman"/>
              </w:rPr>
            </w:pPr>
            <w:r w:rsidRPr="00727F16">
              <w:rPr>
                <w:rFonts w:eastAsia="Times New Roman" w:cs="Times New Roman"/>
                <w:b/>
                <w:bCs/>
                <w:color w:val="191919"/>
              </w:rPr>
              <w:t>Dependencias</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80" w:type="dxa"/>
              <w:left w:w="115" w:type="dxa"/>
              <w:bottom w:w="80" w:type="dxa"/>
              <w:right w:w="115" w:type="dxa"/>
            </w:tcMar>
            <w:hideMark/>
          </w:tcPr>
          <w:p w14:paraId="49D46BD8" w14:textId="77777777" w:rsidR="00727F16" w:rsidRPr="00727F16" w:rsidRDefault="00727F16" w:rsidP="00727F16">
            <w:pPr>
              <w:spacing w:after="0" w:line="360" w:lineRule="auto"/>
              <w:rPr>
                <w:rFonts w:eastAsia="Times New Roman" w:cs="Times New Roman"/>
              </w:rPr>
            </w:pPr>
            <w:r w:rsidRPr="00727F16">
              <w:rPr>
                <w:rFonts w:eastAsia="Times New Roman" w:cs="Times New Roman"/>
                <w:color w:val="191919"/>
              </w:rPr>
              <w:t>CU120 Consultando historial de Auditoría.</w:t>
            </w:r>
          </w:p>
        </w:tc>
      </w:tr>
    </w:tbl>
    <w:p w14:paraId="42D94979" w14:textId="45FA91ED" w:rsidR="007D6E97" w:rsidRDefault="007D6E97" w:rsidP="00597D7B">
      <w:pPr>
        <w:spacing w:before="40" w:after="0" w:line="360" w:lineRule="auto"/>
        <w:jc w:val="both"/>
        <w:rPr>
          <w:sz w:val="22"/>
          <w:szCs w:val="22"/>
        </w:rPr>
      </w:pPr>
    </w:p>
    <w:p w14:paraId="24E48F42" w14:textId="77777777" w:rsidR="007D6E97" w:rsidRDefault="000479C4" w:rsidP="000A54F2">
      <w:pPr>
        <w:pStyle w:val="Ttulo3"/>
        <w:numPr>
          <w:ilvl w:val="2"/>
          <w:numId w:val="2"/>
        </w:numPr>
        <w:spacing w:line="360" w:lineRule="auto"/>
        <w:jc w:val="both"/>
        <w:rPr>
          <w:rFonts w:eastAsia="Times New Roman" w:cs="Times New Roman"/>
        </w:rPr>
      </w:pPr>
      <w:bookmarkStart w:id="26" w:name="_Toc242051034"/>
      <w:r>
        <w:rPr>
          <w:rFonts w:eastAsia="Times New Roman" w:cs="Times New Roman"/>
        </w:rPr>
        <w:t>Diagramas de Casos de Uso</w:t>
      </w:r>
      <w:bookmarkEnd w:id="26"/>
    </w:p>
    <w:p w14:paraId="6F58AAD2" w14:textId="77777777" w:rsidR="007D6E97" w:rsidRDefault="007D6E97" w:rsidP="00597D7B">
      <w:pPr>
        <w:spacing w:line="360" w:lineRule="auto"/>
        <w:jc w:val="both"/>
      </w:pPr>
    </w:p>
    <w:p w14:paraId="739CC13D" w14:textId="77777777" w:rsidR="00D73FB5" w:rsidRPr="00D73FB5" w:rsidRDefault="00D73FB5" w:rsidP="00D73FB5">
      <w:pPr>
        <w:spacing w:after="200" w:line="360" w:lineRule="auto"/>
        <w:jc w:val="both"/>
        <w:rPr>
          <w:rFonts w:eastAsia="Times New Roman" w:cs="Times New Roman"/>
          <w:szCs w:val="22"/>
          <w:lang w:val="en-US" w:eastAsia="en-US"/>
        </w:rPr>
      </w:pPr>
      <w:r w:rsidRPr="00D73FB5">
        <w:rPr>
          <w:rFonts w:eastAsia="Times New Roman" w:cs="Times New Roman"/>
          <w:szCs w:val="22"/>
          <w:lang w:val="en-US" w:eastAsia="en-US"/>
        </w:rPr>
        <w:t xml:space="preserve">En </w:t>
      </w:r>
      <w:proofErr w:type="spellStart"/>
      <w:r w:rsidRPr="00D73FB5">
        <w:rPr>
          <w:rFonts w:eastAsia="Times New Roman" w:cs="Times New Roman"/>
          <w:szCs w:val="22"/>
          <w:lang w:val="en-US" w:eastAsia="en-US"/>
        </w:rPr>
        <w:t>esta</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sección</w:t>
      </w:r>
      <w:proofErr w:type="spellEnd"/>
      <w:r w:rsidRPr="00D73FB5">
        <w:rPr>
          <w:rFonts w:eastAsia="Times New Roman" w:cs="Times New Roman"/>
          <w:szCs w:val="22"/>
          <w:lang w:val="en-US" w:eastAsia="en-US"/>
        </w:rPr>
        <w:t xml:space="preserve"> se </w:t>
      </w:r>
      <w:proofErr w:type="spellStart"/>
      <w:r w:rsidRPr="00D73FB5">
        <w:rPr>
          <w:rFonts w:eastAsia="Times New Roman" w:cs="Times New Roman"/>
          <w:szCs w:val="22"/>
          <w:lang w:val="en-US" w:eastAsia="en-US"/>
        </w:rPr>
        <w:t>presentan</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los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Diagramas</w:t>
      </w:r>
      <w:proofErr w:type="spellEnd"/>
      <w:r w:rsidRPr="00D73FB5">
        <w:rPr>
          <w:rFonts w:eastAsia="Times New Roman" w:cs="Times New Roman"/>
          <w:szCs w:val="22"/>
          <w:lang w:val="en-US" w:eastAsia="en-US"/>
        </w:rPr>
        <w:t xml:space="preserve"> de Casos de Uso </w:t>
      </w:r>
      <w:proofErr w:type="spellStart"/>
      <w:r w:rsidRPr="00D73FB5">
        <w:rPr>
          <w:rFonts w:eastAsia="Times New Roman" w:cs="Times New Roman"/>
          <w:szCs w:val="22"/>
          <w:lang w:val="en-US" w:eastAsia="en-US"/>
        </w:rPr>
        <w:t>correspondientes</w:t>
      </w:r>
      <w:proofErr w:type="spellEnd"/>
      <w:r w:rsidRPr="00D73FB5">
        <w:rPr>
          <w:rFonts w:eastAsia="Times New Roman" w:cs="Times New Roman"/>
          <w:szCs w:val="22"/>
          <w:lang w:val="en-US" w:eastAsia="en-US"/>
        </w:rPr>
        <w:t xml:space="preserve"> al </w:t>
      </w:r>
      <w:proofErr w:type="spellStart"/>
      <w:r w:rsidRPr="00D73FB5">
        <w:rPr>
          <w:rFonts w:eastAsia="Times New Roman" w:cs="Times New Roman"/>
          <w:szCs w:val="22"/>
          <w:lang w:val="en-US" w:eastAsia="en-US"/>
        </w:rPr>
        <w:t>Incremento</w:t>
      </w:r>
      <w:proofErr w:type="spellEnd"/>
      <w:r w:rsidRPr="00D73FB5">
        <w:rPr>
          <w:rFonts w:eastAsia="Times New Roman" w:cs="Times New Roman"/>
          <w:szCs w:val="22"/>
          <w:lang w:val="en-US" w:eastAsia="en-US"/>
        </w:rPr>
        <w:t xml:space="preserve"> 3. </w:t>
      </w:r>
      <w:proofErr w:type="spellStart"/>
      <w:r w:rsidRPr="00D73FB5">
        <w:rPr>
          <w:rFonts w:eastAsia="Times New Roman" w:cs="Times New Roman"/>
          <w:szCs w:val="22"/>
          <w:lang w:val="en-US" w:eastAsia="en-US"/>
        </w:rPr>
        <w:t>Estos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diagramas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representan</w:t>
      </w:r>
      <w:proofErr w:type="spellEnd"/>
      <w:r w:rsidRPr="00D73FB5">
        <w:rPr>
          <w:rFonts w:eastAsia="Times New Roman" w:cs="Times New Roman"/>
          <w:szCs w:val="22"/>
          <w:lang w:val="en-US" w:eastAsia="en-US"/>
        </w:rPr>
        <w:t xml:space="preserve"> de </w:t>
      </w:r>
      <w:proofErr w:type="spellStart"/>
      <w:r w:rsidRPr="00D73FB5">
        <w:rPr>
          <w:rFonts w:eastAsia="Times New Roman" w:cs="Times New Roman"/>
          <w:szCs w:val="22"/>
          <w:lang w:val="en-US" w:eastAsia="en-US"/>
        </w:rPr>
        <w:t>manera</w:t>
      </w:r>
      <w:proofErr w:type="spellEnd"/>
      <w:r w:rsidRPr="00D73FB5">
        <w:rPr>
          <w:rFonts w:eastAsia="Times New Roman" w:cs="Times New Roman"/>
          <w:szCs w:val="22"/>
          <w:lang w:val="en-US" w:eastAsia="en-US"/>
        </w:rPr>
        <w:t xml:space="preserve"> visual la </w:t>
      </w:r>
      <w:proofErr w:type="spellStart"/>
      <w:r w:rsidRPr="00D73FB5">
        <w:rPr>
          <w:rFonts w:eastAsia="Times New Roman" w:cs="Times New Roman"/>
          <w:szCs w:val="22"/>
          <w:lang w:val="en-US" w:eastAsia="en-US"/>
        </w:rPr>
        <w:t>relación</w:t>
      </w:r>
      <w:proofErr w:type="spellEnd"/>
      <w:r w:rsidRPr="00D73FB5">
        <w:rPr>
          <w:rFonts w:eastAsia="Times New Roman" w:cs="Times New Roman"/>
          <w:szCs w:val="22"/>
          <w:lang w:val="en-US" w:eastAsia="en-US"/>
        </w:rPr>
        <w:t xml:space="preserve"> entre </w:t>
      </w:r>
      <w:proofErr w:type="spellStart"/>
      <w:r w:rsidRPr="00D73FB5">
        <w:rPr>
          <w:rFonts w:eastAsia="Times New Roman" w:cs="Times New Roman"/>
          <w:szCs w:val="22"/>
          <w:lang w:val="en-US" w:eastAsia="en-US"/>
        </w:rPr>
        <w:t>los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usuarios</w:t>
      </w:r>
      <w:proofErr w:type="spellEnd"/>
      <w:r w:rsidRPr="00D73FB5">
        <w:rPr>
          <w:rFonts w:eastAsia="Times New Roman" w:cs="Times New Roman"/>
          <w:szCs w:val="22"/>
          <w:lang w:val="en-US" w:eastAsia="en-US"/>
        </w:rPr>
        <w:t xml:space="preserve"> que </w:t>
      </w:r>
      <w:proofErr w:type="spellStart"/>
      <w:r w:rsidRPr="00D73FB5">
        <w:rPr>
          <w:rFonts w:eastAsia="Times New Roman" w:cs="Times New Roman"/>
          <w:szCs w:val="22"/>
          <w:lang w:val="en-US" w:eastAsia="en-US"/>
        </w:rPr>
        <w:t>participan</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en</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el</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sistema</w:t>
      </w:r>
      <w:proofErr w:type="spellEnd"/>
      <w:r w:rsidRPr="00D73FB5">
        <w:rPr>
          <w:rFonts w:eastAsia="Times New Roman" w:cs="Times New Roman"/>
          <w:szCs w:val="22"/>
          <w:lang w:val="en-US" w:eastAsia="en-US"/>
        </w:rPr>
        <w:t xml:space="preserve"> y </w:t>
      </w:r>
      <w:proofErr w:type="spellStart"/>
      <w:r w:rsidRPr="00D73FB5">
        <w:rPr>
          <w:rFonts w:eastAsia="Times New Roman" w:cs="Times New Roman"/>
          <w:szCs w:val="22"/>
          <w:lang w:val="en-US" w:eastAsia="en-US"/>
        </w:rPr>
        <w:t>los</w:t>
      </w:r>
      <w:proofErr w:type="spellEnd"/>
      <w:r w:rsidRPr="00D73FB5">
        <w:rPr>
          <w:rFonts w:eastAsia="Times New Roman" w:cs="Times New Roman"/>
          <w:szCs w:val="22"/>
          <w:lang w:val="en-US" w:eastAsia="en-US"/>
        </w:rPr>
        <w:t xml:space="preserve"> Casos de Uso </w:t>
      </w:r>
      <w:proofErr w:type="spellStart"/>
      <w:r w:rsidRPr="00D73FB5">
        <w:rPr>
          <w:rFonts w:eastAsia="Times New Roman" w:cs="Times New Roman"/>
          <w:szCs w:val="22"/>
          <w:lang w:val="en-US" w:eastAsia="en-US"/>
        </w:rPr>
        <w:t>definidos</w:t>
      </w:r>
      <w:proofErr w:type="spellEnd"/>
      <w:r w:rsidRPr="00D73FB5">
        <w:rPr>
          <w:rFonts w:eastAsia="Times New Roman" w:cs="Times New Roman"/>
          <w:szCs w:val="22"/>
          <w:lang w:val="en-US" w:eastAsia="en-US"/>
        </w:rPr>
        <w:t xml:space="preserve"> para las </w:t>
      </w:r>
      <w:proofErr w:type="spellStart"/>
      <w:r w:rsidRPr="00D73FB5">
        <w:rPr>
          <w:rFonts w:eastAsia="Times New Roman" w:cs="Times New Roman"/>
          <w:szCs w:val="22"/>
          <w:lang w:val="en-US" w:eastAsia="en-US"/>
        </w:rPr>
        <w:t>funcionalidades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incorporadas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durante</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esta</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etapa</w:t>
      </w:r>
      <w:proofErr w:type="spellEnd"/>
      <w:r w:rsidRPr="00D73FB5">
        <w:rPr>
          <w:rFonts w:eastAsia="Times New Roman" w:cs="Times New Roman"/>
          <w:szCs w:val="22"/>
          <w:lang w:val="en-US" w:eastAsia="en-US"/>
        </w:rPr>
        <w:t>.</w:t>
      </w:r>
    </w:p>
    <w:p w14:paraId="5FAE4628" w14:textId="77777777" w:rsidR="00D73FB5" w:rsidRPr="00D73FB5" w:rsidRDefault="00D73FB5" w:rsidP="00D73FB5">
      <w:pPr>
        <w:spacing w:after="200" w:line="360" w:lineRule="auto"/>
        <w:jc w:val="both"/>
        <w:rPr>
          <w:rFonts w:eastAsia="Times New Roman" w:cs="Times New Roman"/>
          <w:szCs w:val="22"/>
          <w:lang w:val="en-US" w:eastAsia="en-US"/>
        </w:rPr>
      </w:pPr>
      <w:r w:rsidRPr="00D73FB5">
        <w:rPr>
          <w:rFonts w:eastAsia="Times New Roman" w:cs="Times New Roman"/>
          <w:szCs w:val="22"/>
          <w:lang w:val="en-US" w:eastAsia="en-US"/>
        </w:rPr>
        <w:t xml:space="preserve">Cada </w:t>
      </w:r>
      <w:proofErr w:type="spellStart"/>
      <w:r w:rsidRPr="00D73FB5">
        <w:rPr>
          <w:rFonts w:eastAsia="Times New Roman" w:cs="Times New Roman"/>
          <w:szCs w:val="22"/>
          <w:lang w:val="en-US" w:eastAsia="en-US"/>
        </w:rPr>
        <w:t>diagrama</w:t>
      </w:r>
      <w:proofErr w:type="spellEnd"/>
      <w:r w:rsidRPr="00D73FB5">
        <w:rPr>
          <w:rFonts w:eastAsia="Times New Roman" w:cs="Times New Roman"/>
          <w:szCs w:val="22"/>
          <w:lang w:val="en-US" w:eastAsia="en-US"/>
        </w:rPr>
        <w:t xml:space="preserve"> se </w:t>
      </w:r>
      <w:proofErr w:type="spellStart"/>
      <w:r w:rsidRPr="00D73FB5">
        <w:rPr>
          <w:rFonts w:eastAsia="Times New Roman" w:cs="Times New Roman"/>
          <w:szCs w:val="22"/>
          <w:lang w:val="en-US" w:eastAsia="en-US"/>
        </w:rPr>
        <w:t>construye</w:t>
      </w:r>
      <w:proofErr w:type="spellEnd"/>
      <w:r w:rsidRPr="00D73FB5">
        <w:rPr>
          <w:rFonts w:eastAsia="Times New Roman" w:cs="Times New Roman"/>
          <w:szCs w:val="22"/>
          <w:lang w:val="en-US" w:eastAsia="en-US"/>
        </w:rPr>
        <w:t xml:space="preserve"> a </w:t>
      </w:r>
      <w:proofErr w:type="spellStart"/>
      <w:r w:rsidRPr="00D73FB5">
        <w:rPr>
          <w:rFonts w:eastAsia="Times New Roman" w:cs="Times New Roman"/>
          <w:szCs w:val="22"/>
          <w:lang w:val="en-US" w:eastAsia="en-US"/>
        </w:rPr>
        <w:t>partir</w:t>
      </w:r>
      <w:proofErr w:type="spellEnd"/>
      <w:r w:rsidRPr="00D73FB5">
        <w:rPr>
          <w:rFonts w:eastAsia="Times New Roman" w:cs="Times New Roman"/>
          <w:szCs w:val="22"/>
          <w:lang w:val="en-US" w:eastAsia="en-US"/>
        </w:rPr>
        <w:t xml:space="preserve"> de </w:t>
      </w:r>
      <w:proofErr w:type="spellStart"/>
      <w:r w:rsidRPr="00D73FB5">
        <w:rPr>
          <w:rFonts w:eastAsia="Times New Roman" w:cs="Times New Roman"/>
          <w:szCs w:val="22"/>
          <w:lang w:val="en-US" w:eastAsia="en-US"/>
        </w:rPr>
        <w:t>los</w:t>
      </w:r>
      <w:proofErr w:type="spellEnd"/>
      <w:r w:rsidRPr="00D73FB5">
        <w:rPr>
          <w:rFonts w:eastAsia="Times New Roman" w:cs="Times New Roman"/>
          <w:szCs w:val="22"/>
          <w:lang w:val="en-US" w:eastAsia="en-US"/>
        </w:rPr>
        <w:t xml:space="preserve"> Casos de Uso </w:t>
      </w:r>
      <w:proofErr w:type="spellStart"/>
      <w:r w:rsidRPr="00D73FB5">
        <w:rPr>
          <w:rFonts w:eastAsia="Times New Roman" w:cs="Times New Roman"/>
          <w:szCs w:val="22"/>
          <w:lang w:val="en-US" w:eastAsia="en-US"/>
        </w:rPr>
        <w:t>previamente</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definidos</w:t>
      </w:r>
      <w:proofErr w:type="spellEnd"/>
      <w:r w:rsidRPr="00D73FB5">
        <w:rPr>
          <w:rFonts w:eastAsia="Times New Roman" w:cs="Times New Roman"/>
          <w:szCs w:val="22"/>
          <w:lang w:val="en-US" w:eastAsia="en-US"/>
        </w:rPr>
        <w:t xml:space="preserve"> y </w:t>
      </w:r>
      <w:proofErr w:type="spellStart"/>
      <w:r w:rsidRPr="00D73FB5">
        <w:rPr>
          <w:rFonts w:eastAsia="Times New Roman" w:cs="Times New Roman"/>
          <w:szCs w:val="22"/>
          <w:lang w:val="en-US" w:eastAsia="en-US"/>
        </w:rPr>
        <w:t>mantiene</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coherencia</w:t>
      </w:r>
      <w:proofErr w:type="spellEnd"/>
      <w:r w:rsidRPr="00D73FB5">
        <w:rPr>
          <w:rFonts w:eastAsia="Times New Roman" w:cs="Times New Roman"/>
          <w:szCs w:val="22"/>
          <w:lang w:val="en-US" w:eastAsia="en-US"/>
        </w:rPr>
        <w:t xml:space="preserve"> con sus </w:t>
      </w:r>
      <w:proofErr w:type="spellStart"/>
      <w:r w:rsidRPr="00D73FB5">
        <w:rPr>
          <w:rFonts w:eastAsia="Times New Roman" w:cs="Times New Roman"/>
          <w:szCs w:val="22"/>
          <w:lang w:val="en-US" w:eastAsia="en-US"/>
        </w:rPr>
        <w:t>actores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objetivos</w:t>
      </w:r>
      <w:proofErr w:type="spellEnd"/>
      <w:r w:rsidRPr="00D73FB5">
        <w:rPr>
          <w:rFonts w:eastAsia="Times New Roman" w:cs="Times New Roman"/>
          <w:szCs w:val="22"/>
          <w:lang w:val="en-US" w:eastAsia="en-US"/>
        </w:rPr>
        <w:t xml:space="preserve"> y </w:t>
      </w:r>
      <w:proofErr w:type="spellStart"/>
      <w:r w:rsidRPr="00D73FB5">
        <w:rPr>
          <w:rFonts w:eastAsia="Times New Roman" w:cs="Times New Roman"/>
          <w:szCs w:val="22"/>
          <w:lang w:val="en-US" w:eastAsia="en-US"/>
        </w:rPr>
        <w:t>relaciones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funcionales</w:t>
      </w:r>
      <w:proofErr w:type="spellEnd"/>
      <w:r w:rsidRPr="00D73FB5">
        <w:rPr>
          <w:rFonts w:eastAsia="Times New Roman" w:cs="Times New Roman"/>
          <w:szCs w:val="22"/>
          <w:lang w:val="en-US" w:eastAsia="en-US"/>
        </w:rPr>
        <w:t xml:space="preserve">. Las </w:t>
      </w:r>
      <w:proofErr w:type="spellStart"/>
      <w:r w:rsidRPr="00D73FB5">
        <w:rPr>
          <w:rFonts w:eastAsia="Times New Roman" w:cs="Times New Roman"/>
          <w:szCs w:val="22"/>
          <w:lang w:val="en-US" w:eastAsia="en-US"/>
        </w:rPr>
        <w:t>asociaciones</w:t>
      </w:r>
      <w:proofErr w:type="spellEnd"/>
      <w:r w:rsidRPr="00D73FB5">
        <w:rPr>
          <w:rFonts w:eastAsia="Times New Roman" w:cs="Times New Roman"/>
          <w:szCs w:val="22"/>
          <w:lang w:val="en-US" w:eastAsia="en-US"/>
        </w:rPr>
        <w:t xml:space="preserve"> y </w:t>
      </w:r>
      <w:proofErr w:type="spellStart"/>
      <w:r w:rsidRPr="00D73FB5">
        <w:rPr>
          <w:rFonts w:eastAsia="Times New Roman" w:cs="Times New Roman"/>
          <w:szCs w:val="22"/>
          <w:lang w:val="en-US" w:eastAsia="en-US"/>
        </w:rPr>
        <w:t>demás</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relaciones</w:t>
      </w:r>
      <w:proofErr w:type="spellEnd"/>
      <w:r w:rsidRPr="00D73FB5">
        <w:rPr>
          <w:rFonts w:eastAsia="Times New Roman" w:cs="Times New Roman"/>
          <w:szCs w:val="22"/>
          <w:lang w:val="en-US" w:eastAsia="en-US"/>
        </w:rPr>
        <w:t xml:space="preserve"> entre Casos de Uso se </w:t>
      </w:r>
      <w:proofErr w:type="spellStart"/>
      <w:r w:rsidRPr="00D73FB5">
        <w:rPr>
          <w:rFonts w:eastAsia="Times New Roman" w:cs="Times New Roman"/>
          <w:szCs w:val="22"/>
          <w:lang w:val="en-US" w:eastAsia="en-US"/>
        </w:rPr>
        <w:t>incorporan</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únicamente</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cuando</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corresponden</w:t>
      </w:r>
      <w:proofErr w:type="spellEnd"/>
      <w:r w:rsidRPr="00D73FB5">
        <w:rPr>
          <w:rFonts w:eastAsia="Times New Roman" w:cs="Times New Roman"/>
          <w:szCs w:val="22"/>
          <w:lang w:val="en-US" w:eastAsia="en-US"/>
        </w:rPr>
        <w:t xml:space="preserve"> al </w:t>
      </w:r>
      <w:proofErr w:type="spellStart"/>
      <w:r w:rsidRPr="00D73FB5">
        <w:rPr>
          <w:rFonts w:eastAsia="Times New Roman" w:cs="Times New Roman"/>
          <w:szCs w:val="22"/>
          <w:lang w:val="en-US" w:eastAsia="en-US"/>
        </w:rPr>
        <w:t>comportamiento</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documentado</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manteniendo</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una</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representación</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consistente</w:t>
      </w:r>
      <w:proofErr w:type="spellEnd"/>
      <w:r w:rsidRPr="00D73FB5">
        <w:rPr>
          <w:rFonts w:eastAsia="Times New Roman" w:cs="Times New Roman"/>
          <w:szCs w:val="22"/>
          <w:lang w:val="en-US" w:eastAsia="en-US"/>
        </w:rPr>
        <w:t xml:space="preserve"> de las </w:t>
      </w:r>
      <w:proofErr w:type="spellStart"/>
      <w:r w:rsidRPr="00D73FB5">
        <w:rPr>
          <w:rFonts w:eastAsia="Times New Roman" w:cs="Times New Roman"/>
          <w:szCs w:val="22"/>
          <w:lang w:val="en-US" w:eastAsia="en-US"/>
        </w:rPr>
        <w:t>operaciones</w:t>
      </w:r>
      <w:proofErr w:type="spellEnd"/>
      <w:r w:rsidRPr="00D73FB5">
        <w:rPr>
          <w:rFonts w:eastAsia="Times New Roman" w:cs="Times New Roman"/>
          <w:szCs w:val="22"/>
          <w:lang w:val="en-US" w:eastAsia="en-US"/>
        </w:rPr>
        <w:t xml:space="preserve"> y de la </w:t>
      </w:r>
      <w:proofErr w:type="spellStart"/>
      <w:r w:rsidRPr="00D73FB5">
        <w:rPr>
          <w:rFonts w:eastAsia="Times New Roman" w:cs="Times New Roman"/>
          <w:szCs w:val="22"/>
          <w:lang w:val="en-US" w:eastAsia="en-US"/>
        </w:rPr>
        <w:t>participación</w:t>
      </w:r>
      <w:proofErr w:type="spellEnd"/>
      <w:r w:rsidRPr="00D73FB5">
        <w:rPr>
          <w:rFonts w:eastAsia="Times New Roman" w:cs="Times New Roman"/>
          <w:szCs w:val="22"/>
          <w:lang w:val="en-US" w:eastAsia="en-US"/>
        </w:rPr>
        <w:t xml:space="preserve"> de </w:t>
      </w:r>
      <w:proofErr w:type="spellStart"/>
      <w:r w:rsidRPr="00D73FB5">
        <w:rPr>
          <w:rFonts w:eastAsia="Times New Roman" w:cs="Times New Roman"/>
          <w:szCs w:val="22"/>
          <w:lang w:val="en-US" w:eastAsia="en-US"/>
        </w:rPr>
        <w:t>cada</w:t>
      </w:r>
      <w:proofErr w:type="spellEnd"/>
      <w:r w:rsidRPr="00D73FB5">
        <w:rPr>
          <w:rFonts w:eastAsia="Times New Roman" w:cs="Times New Roman"/>
          <w:szCs w:val="22"/>
          <w:lang w:val="en-US" w:eastAsia="en-US"/>
        </w:rPr>
        <w:t xml:space="preserve"> </w:t>
      </w:r>
      <w:proofErr w:type="spellStart"/>
      <w:r w:rsidRPr="00D73FB5">
        <w:rPr>
          <w:rFonts w:eastAsia="Times New Roman" w:cs="Times New Roman"/>
          <w:szCs w:val="22"/>
          <w:lang w:val="en-US" w:eastAsia="en-US"/>
        </w:rPr>
        <w:t>usuario</w:t>
      </w:r>
      <w:proofErr w:type="spellEnd"/>
      <w:r w:rsidRPr="00D73FB5">
        <w:rPr>
          <w:rFonts w:eastAsia="Times New Roman" w:cs="Times New Roman"/>
          <w:szCs w:val="22"/>
          <w:lang w:val="en-US" w:eastAsia="en-US"/>
        </w:rPr>
        <w:t>.</w:t>
      </w:r>
    </w:p>
    <w:p w14:paraId="6B228713" w14:textId="068F7128" w:rsidR="007D6E97" w:rsidRPr="00F64545" w:rsidRDefault="00D73FB5" w:rsidP="00F64545">
      <w:pPr>
        <w:spacing w:after="200" w:line="360" w:lineRule="auto"/>
        <w:jc w:val="both"/>
      </w:pPr>
      <w:r w:rsidRPr="3285D269">
        <w:rPr>
          <w:rFonts w:eastAsia="Times New Roman" w:cs="Times New Roman"/>
          <w:lang w:val="en-US" w:eastAsia="en-US"/>
        </w:rPr>
        <w:t xml:space="preserve">Para </w:t>
      </w:r>
      <w:proofErr w:type="spellStart"/>
      <w:r w:rsidRPr="3285D269">
        <w:rPr>
          <w:rFonts w:eastAsia="Times New Roman" w:cs="Times New Roman"/>
          <w:lang w:val="en-US" w:eastAsia="en-US"/>
        </w:rPr>
        <w:t>esta</w:t>
      </w:r>
      <w:proofErr w:type="spellEnd"/>
      <w:r w:rsidRPr="3285D269">
        <w:rPr>
          <w:rFonts w:eastAsia="Times New Roman" w:cs="Times New Roman"/>
          <w:lang w:val="en-US" w:eastAsia="en-US"/>
        </w:rPr>
        <w:t xml:space="preserve"> </w:t>
      </w:r>
      <w:proofErr w:type="spellStart"/>
      <w:r w:rsidRPr="3285D269">
        <w:rPr>
          <w:rFonts w:eastAsia="Times New Roman" w:cs="Times New Roman"/>
          <w:lang w:val="en-US" w:eastAsia="en-US"/>
        </w:rPr>
        <w:t>entrega</w:t>
      </w:r>
      <w:proofErr w:type="spellEnd"/>
      <w:r w:rsidRPr="3285D269">
        <w:rPr>
          <w:rFonts w:eastAsia="Times New Roman" w:cs="Times New Roman"/>
          <w:lang w:val="en-US" w:eastAsia="en-US"/>
        </w:rPr>
        <w:t xml:space="preserve">, </w:t>
      </w:r>
      <w:proofErr w:type="spellStart"/>
      <w:r w:rsidRPr="3285D269">
        <w:rPr>
          <w:rFonts w:eastAsia="Times New Roman" w:cs="Times New Roman"/>
          <w:lang w:val="en-US" w:eastAsia="en-US"/>
        </w:rPr>
        <w:t>los</w:t>
      </w:r>
      <w:proofErr w:type="spellEnd"/>
      <w:r w:rsidRPr="3285D269">
        <w:rPr>
          <w:rFonts w:eastAsia="Times New Roman" w:cs="Times New Roman"/>
          <w:lang w:val="en-US" w:eastAsia="en-US"/>
        </w:rPr>
        <w:t xml:space="preserve"> </w:t>
      </w:r>
      <w:proofErr w:type="spellStart"/>
      <w:r w:rsidRPr="3285D269">
        <w:rPr>
          <w:rFonts w:eastAsia="Times New Roman" w:cs="Times New Roman"/>
          <w:lang w:val="en-US" w:eastAsia="en-US"/>
        </w:rPr>
        <w:t>diagramas</w:t>
      </w:r>
      <w:proofErr w:type="spellEnd"/>
      <w:r w:rsidRPr="3285D269">
        <w:rPr>
          <w:rFonts w:eastAsia="Times New Roman" w:cs="Times New Roman"/>
          <w:lang w:val="en-US" w:eastAsia="en-US"/>
        </w:rPr>
        <w:t xml:space="preserve"> </w:t>
      </w:r>
      <w:proofErr w:type="spellStart"/>
      <w:r w:rsidRPr="3285D269">
        <w:rPr>
          <w:rFonts w:eastAsia="Times New Roman" w:cs="Times New Roman"/>
          <w:lang w:val="en-US" w:eastAsia="en-US"/>
        </w:rPr>
        <w:t>representan</w:t>
      </w:r>
      <w:proofErr w:type="spellEnd"/>
      <w:r w:rsidRPr="3285D269">
        <w:rPr>
          <w:rFonts w:eastAsia="Times New Roman" w:cs="Times New Roman"/>
          <w:lang w:val="en-US" w:eastAsia="en-US"/>
        </w:rPr>
        <w:t xml:space="preserve"> </w:t>
      </w:r>
      <w:proofErr w:type="spellStart"/>
      <w:r w:rsidRPr="3285D269">
        <w:rPr>
          <w:rFonts w:eastAsia="Times New Roman" w:cs="Times New Roman"/>
          <w:lang w:val="en-US" w:eastAsia="en-US"/>
        </w:rPr>
        <w:t>los</w:t>
      </w:r>
      <w:proofErr w:type="spellEnd"/>
      <w:r w:rsidRPr="3285D269">
        <w:rPr>
          <w:rFonts w:eastAsia="Times New Roman" w:cs="Times New Roman"/>
          <w:lang w:val="en-US" w:eastAsia="en-US"/>
        </w:rPr>
        <w:t xml:space="preserve"> 36 Casos de Uso </w:t>
      </w:r>
      <w:proofErr w:type="spellStart"/>
      <w:r w:rsidRPr="3285D269">
        <w:rPr>
          <w:rFonts w:eastAsia="Times New Roman" w:cs="Times New Roman"/>
          <w:lang w:val="en-US" w:eastAsia="en-US"/>
        </w:rPr>
        <w:t>asociados</w:t>
      </w:r>
      <w:proofErr w:type="spellEnd"/>
      <w:r w:rsidRPr="3285D269">
        <w:rPr>
          <w:rFonts w:eastAsia="Times New Roman" w:cs="Times New Roman"/>
          <w:lang w:val="en-US" w:eastAsia="en-US"/>
        </w:rPr>
        <w:t xml:space="preserve"> a </w:t>
      </w:r>
      <w:proofErr w:type="spellStart"/>
      <w:r w:rsidRPr="3285D269">
        <w:rPr>
          <w:rFonts w:eastAsia="Times New Roman" w:cs="Times New Roman"/>
          <w:lang w:val="en-US" w:eastAsia="en-US"/>
        </w:rPr>
        <w:t>Remuneraciones</w:t>
      </w:r>
      <w:proofErr w:type="spellEnd"/>
      <w:r w:rsidRPr="3285D269">
        <w:rPr>
          <w:rFonts w:eastAsia="Times New Roman" w:cs="Times New Roman"/>
          <w:lang w:val="en-US" w:eastAsia="en-US"/>
        </w:rPr>
        <w:t xml:space="preserve">, Dashboard, Crédito y </w:t>
      </w:r>
      <w:proofErr w:type="spellStart"/>
      <w:r w:rsidRPr="3285D269">
        <w:rPr>
          <w:rFonts w:eastAsia="Times New Roman" w:cs="Times New Roman"/>
          <w:lang w:val="en-US" w:eastAsia="en-US"/>
        </w:rPr>
        <w:t>Auditoría</w:t>
      </w:r>
      <w:proofErr w:type="spellEnd"/>
      <w:r w:rsidRPr="3285D269">
        <w:rPr>
          <w:rFonts w:eastAsia="Times New Roman" w:cs="Times New Roman"/>
          <w:lang w:val="en-US" w:eastAsia="en-US"/>
        </w:rPr>
        <w:t>.</w:t>
      </w:r>
      <w:bookmarkStart w:id="27" w:name="_heading=h.uqp9hu9c9ucu" w:colFirst="0" w:colLast="0"/>
      <w:bookmarkStart w:id="28" w:name="_heading=h.t50beliv665u" w:colFirst="0" w:colLast="0"/>
      <w:bookmarkStart w:id="29" w:name="_heading=h.79f83kg402gb" w:colFirst="0" w:colLast="0"/>
      <w:bookmarkEnd w:id="27"/>
      <w:bookmarkEnd w:id="28"/>
      <w:bookmarkEnd w:id="29"/>
    </w:p>
    <w:p w14:paraId="4C7E18B0" w14:textId="41AE12CE" w:rsidR="3285D269" w:rsidRDefault="3285D269" w:rsidP="3285D269">
      <w:pPr>
        <w:spacing w:after="200" w:line="360" w:lineRule="auto"/>
        <w:jc w:val="both"/>
        <w:rPr>
          <w:rFonts w:eastAsia="Times New Roman" w:cs="Times New Roman"/>
          <w:lang w:val="en-US" w:eastAsia="en-US"/>
        </w:rPr>
      </w:pPr>
    </w:p>
    <w:p w14:paraId="5BEF6163" w14:textId="57FDFBC6" w:rsidR="00161F3D" w:rsidRPr="00161F3D" w:rsidRDefault="00FA6D89" w:rsidP="00FA6D89">
      <w:pPr>
        <w:pStyle w:val="Descripcin"/>
      </w:pPr>
      <w:bookmarkStart w:id="30" w:name="_heading=h.tprcmufm0fin" w:colFirst="0" w:colLast="0"/>
      <w:bookmarkStart w:id="31" w:name="_Toc242050275"/>
      <w:bookmarkEnd w:id="30"/>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w:t>
      </w:r>
      <w:r w:rsidR="000462BE">
        <w:fldChar w:fldCharType="end"/>
      </w:r>
      <w:r>
        <w:t xml:space="preserve"> </w:t>
      </w:r>
      <w:r w:rsidRPr="000A4F69">
        <w:t>“Diagrama de Caso De Uso 87”.</w:t>
      </w:r>
      <w:bookmarkEnd w:id="31"/>
    </w:p>
    <w:p w14:paraId="7BA584FD" w14:textId="7EFE7AE3" w:rsidR="002113A9" w:rsidRPr="002113A9" w:rsidRDefault="002113A9" w:rsidP="002113A9">
      <w:pPr>
        <w:widowControl w:val="0"/>
        <w:spacing w:line="360" w:lineRule="auto"/>
        <w:jc w:val="center"/>
        <w:rPr>
          <w:rFonts w:eastAsia="Times New Roman" w:cs="Times New Roman"/>
          <w:i/>
          <w:iCs/>
          <w:sz w:val="18"/>
          <w:szCs w:val="18"/>
        </w:rPr>
      </w:pPr>
      <w:r>
        <w:rPr>
          <w:noProof/>
        </w:rPr>
        <w:drawing>
          <wp:inline distT="0" distB="0" distL="0" distR="0" wp14:anchorId="4D2766F4" wp14:editId="61306905">
            <wp:extent cx="3322706" cy="8000088"/>
            <wp:effectExtent l="0" t="0" r="0" b="0"/>
            <wp:docPr id="1196935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3322706" cy="8000088"/>
                    </a:xfrm>
                    <a:prstGeom prst="rect">
                      <a:avLst/>
                    </a:prstGeom>
                    <a:noFill/>
                    <a:ln>
                      <a:noFill/>
                    </a:ln>
                  </pic:spPr>
                </pic:pic>
              </a:graphicData>
            </a:graphic>
          </wp:inline>
        </w:drawing>
      </w:r>
    </w:p>
    <w:p w14:paraId="1EDE10D6" w14:textId="51D192B0" w:rsidR="007D6E97" w:rsidRDefault="007D6E97">
      <w:pPr>
        <w:widowControl w:val="0"/>
        <w:spacing w:line="360" w:lineRule="auto"/>
        <w:jc w:val="center"/>
        <w:rPr>
          <w:rFonts w:eastAsia="Times New Roman" w:cs="Times New Roman"/>
          <w:i/>
          <w:iCs/>
          <w:sz w:val="18"/>
          <w:szCs w:val="18"/>
        </w:rPr>
      </w:pPr>
    </w:p>
    <w:p w14:paraId="3EBD9A96" w14:textId="7617A5B4" w:rsidR="007D6E97" w:rsidRDefault="000479C4" w:rsidP="234260BF">
      <w:pPr>
        <w:widowControl w:val="0"/>
        <w:spacing w:line="360" w:lineRule="auto"/>
        <w:jc w:val="center"/>
        <w:rPr>
          <w:rFonts w:eastAsia="Times New Roman" w:cs="Times New Roman"/>
          <w:i/>
          <w:sz w:val="18"/>
          <w:szCs w:val="18"/>
        </w:rPr>
      </w:pPr>
      <w:r>
        <w:rPr>
          <w:rFonts w:eastAsia="Times New Roman" w:cs="Times New Roman"/>
          <w:i/>
          <w:iCs/>
          <w:sz w:val="18"/>
          <w:szCs w:val="18"/>
        </w:rPr>
        <w:t>Fuente: Elaborado por el estudiante de acuerdo con el proyecto</w:t>
      </w:r>
    </w:p>
    <w:p w14:paraId="0AE04489" w14:textId="09925447" w:rsidR="007D6E97" w:rsidRDefault="000479C4">
      <w:pPr>
        <w:spacing w:line="360" w:lineRule="auto"/>
        <w:jc w:val="center"/>
        <w:rPr>
          <w:rFonts w:eastAsia="Times New Roman" w:cs="Times New Roman"/>
          <w:color w:val="000000"/>
          <w:sz w:val="18"/>
          <w:szCs w:val="18"/>
        </w:rPr>
      </w:pPr>
      <w:bookmarkStart w:id="32" w:name="_heading=h.bg5oq435zvf8" w:colFirst="0" w:colLast="0"/>
      <w:bookmarkEnd w:id="32"/>
      <w:r>
        <w:br w:type="page"/>
      </w:r>
    </w:p>
    <w:p w14:paraId="7E6E6CE4" w14:textId="6CB2A937" w:rsidR="00F05835" w:rsidRPr="00F05835" w:rsidRDefault="00F05835" w:rsidP="00F05835">
      <w:pPr>
        <w:pStyle w:val="Descripcin"/>
      </w:pPr>
      <w:bookmarkStart w:id="33" w:name="_heading=h.owcabwocxve4" w:colFirst="0" w:colLast="0"/>
      <w:bookmarkStart w:id="34" w:name="_Toc242050276"/>
      <w:bookmarkEnd w:id="33"/>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w:t>
      </w:r>
      <w:r w:rsidR="000462BE">
        <w:fldChar w:fldCharType="end"/>
      </w:r>
      <w:r>
        <w:t xml:space="preserve"> </w:t>
      </w:r>
      <w:r w:rsidRPr="001669A9">
        <w:t>“Diagrama de Caso De Uso 88”.</w:t>
      </w:r>
      <w:bookmarkEnd w:id="34"/>
    </w:p>
    <w:p w14:paraId="4B4751B5" w14:textId="069526BF" w:rsidR="00A02059" w:rsidRPr="00A02059" w:rsidRDefault="00A02059" w:rsidP="00A02059">
      <w:pPr>
        <w:widowControl w:val="0"/>
        <w:spacing w:line="360" w:lineRule="auto"/>
        <w:jc w:val="center"/>
        <w:rPr>
          <w:rFonts w:eastAsia="Times New Roman" w:cs="Times New Roman"/>
        </w:rPr>
      </w:pPr>
      <w:r w:rsidRPr="00A02059">
        <w:rPr>
          <w:rFonts w:eastAsia="Times New Roman" w:cs="Times New Roman"/>
          <w:noProof/>
        </w:rPr>
        <w:drawing>
          <wp:inline distT="0" distB="0" distL="0" distR="0" wp14:anchorId="0EF43FFC" wp14:editId="2E28DBDB">
            <wp:extent cx="5628744" cy="5732891"/>
            <wp:effectExtent l="0" t="0" r="0" b="1270"/>
            <wp:docPr id="13911151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0848" cy="5735034"/>
                    </a:xfrm>
                    <a:prstGeom prst="rect">
                      <a:avLst/>
                    </a:prstGeom>
                    <a:noFill/>
                    <a:ln>
                      <a:noFill/>
                    </a:ln>
                  </pic:spPr>
                </pic:pic>
              </a:graphicData>
            </a:graphic>
          </wp:inline>
        </w:drawing>
      </w:r>
    </w:p>
    <w:p w14:paraId="3FA9993D" w14:textId="1CAC8461" w:rsidR="007D6E97" w:rsidRDefault="007D6E97" w:rsidP="00900A4E">
      <w:pPr>
        <w:widowControl w:val="0"/>
        <w:spacing w:line="360" w:lineRule="auto"/>
        <w:jc w:val="center"/>
        <w:rPr>
          <w:rFonts w:eastAsia="Times New Roman" w:cs="Times New Roman"/>
        </w:rPr>
      </w:pPr>
    </w:p>
    <w:p w14:paraId="68687E64"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rPr>
      </w:pPr>
      <w:r>
        <w:rPr>
          <w:rFonts w:eastAsia="Times New Roman" w:cs="Times New Roman"/>
          <w:i/>
          <w:iCs/>
          <w:color w:val="000000"/>
          <w:sz w:val="18"/>
          <w:szCs w:val="18"/>
        </w:rPr>
        <w:t>Fuente: Elaborado por el estudiante de acuerdo con el proyecto</w:t>
      </w:r>
    </w:p>
    <w:p w14:paraId="0BC5BC3D" w14:textId="77777777" w:rsidR="007D6E97" w:rsidRDefault="007D6E97">
      <w:pPr>
        <w:spacing w:line="360" w:lineRule="auto"/>
        <w:jc w:val="center"/>
        <w:rPr>
          <w:rFonts w:eastAsia="Times New Roman" w:cs="Times New Roman"/>
          <w:color w:val="000000"/>
          <w:sz w:val="18"/>
          <w:szCs w:val="18"/>
        </w:rPr>
      </w:pPr>
    </w:p>
    <w:p w14:paraId="043FB75A" w14:textId="77777777" w:rsidR="000A2DA5" w:rsidRDefault="000A2DA5">
      <w:pPr>
        <w:spacing w:line="360" w:lineRule="auto"/>
        <w:jc w:val="center"/>
        <w:rPr>
          <w:rFonts w:eastAsia="Times New Roman" w:cs="Times New Roman"/>
          <w:color w:val="000000"/>
          <w:sz w:val="18"/>
          <w:szCs w:val="18"/>
        </w:rPr>
      </w:pPr>
    </w:p>
    <w:p w14:paraId="40D57D47" w14:textId="77777777" w:rsidR="000A2DA5" w:rsidRDefault="000A2DA5">
      <w:pPr>
        <w:spacing w:line="360" w:lineRule="auto"/>
        <w:jc w:val="center"/>
        <w:rPr>
          <w:rFonts w:eastAsia="Times New Roman" w:cs="Times New Roman"/>
          <w:color w:val="000000"/>
          <w:sz w:val="18"/>
          <w:szCs w:val="18"/>
        </w:rPr>
      </w:pPr>
    </w:p>
    <w:p w14:paraId="3BD337F1" w14:textId="42AB4AAB" w:rsidR="007D6E97" w:rsidRDefault="00FA6D89" w:rsidP="00FA6D89">
      <w:pPr>
        <w:pStyle w:val="Descripcin"/>
      </w:pPr>
      <w:bookmarkStart w:id="35" w:name="_heading=h.yypm6hfs251w" w:colFirst="0" w:colLast="0"/>
      <w:bookmarkStart w:id="36" w:name="_Toc242050277"/>
      <w:bookmarkEnd w:id="35"/>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w:t>
      </w:r>
      <w:r w:rsidR="000462BE">
        <w:fldChar w:fldCharType="end"/>
      </w:r>
      <w:r>
        <w:t xml:space="preserve"> </w:t>
      </w:r>
      <w:r w:rsidRPr="00862BA8">
        <w:t xml:space="preserve"> “Diagrama de Caso De Uso 89”.</w:t>
      </w:r>
      <w:bookmarkEnd w:id="36"/>
    </w:p>
    <w:p w14:paraId="3477854E" w14:textId="77777777" w:rsidR="000A2DA5" w:rsidRPr="000A2DA5" w:rsidRDefault="000A2DA5" w:rsidP="000A2DA5"/>
    <w:p w14:paraId="59C67BEF" w14:textId="55B8ABB1" w:rsidR="00B6682C" w:rsidRPr="00B6682C" w:rsidRDefault="00B6682C" w:rsidP="00B6682C">
      <w:pPr>
        <w:widowControl w:val="0"/>
        <w:spacing w:line="360" w:lineRule="auto"/>
        <w:jc w:val="center"/>
        <w:rPr>
          <w:rFonts w:eastAsia="Times New Roman" w:cs="Times New Roman"/>
        </w:rPr>
      </w:pPr>
      <w:r w:rsidRPr="00B6682C">
        <w:rPr>
          <w:rFonts w:eastAsia="Times New Roman" w:cs="Times New Roman"/>
          <w:noProof/>
        </w:rPr>
        <w:drawing>
          <wp:inline distT="0" distB="0" distL="0" distR="0" wp14:anchorId="646D8CFC" wp14:editId="408F9001">
            <wp:extent cx="5971540" cy="6082030"/>
            <wp:effectExtent l="0" t="0" r="0" b="0"/>
            <wp:docPr id="1959998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1540" cy="6082030"/>
                    </a:xfrm>
                    <a:prstGeom prst="rect">
                      <a:avLst/>
                    </a:prstGeom>
                    <a:noFill/>
                    <a:ln>
                      <a:noFill/>
                    </a:ln>
                  </pic:spPr>
                </pic:pic>
              </a:graphicData>
            </a:graphic>
          </wp:inline>
        </w:drawing>
      </w:r>
    </w:p>
    <w:p w14:paraId="3115F2D7" w14:textId="405213F5" w:rsidR="007D6E97" w:rsidRDefault="007D6E97" w:rsidP="00900A4E">
      <w:pPr>
        <w:widowControl w:val="0"/>
        <w:spacing w:line="360" w:lineRule="auto"/>
        <w:jc w:val="center"/>
        <w:rPr>
          <w:rFonts w:eastAsia="Times New Roman" w:cs="Times New Roman"/>
        </w:rPr>
      </w:pPr>
    </w:p>
    <w:p w14:paraId="3211F73A"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color w:val="000000"/>
          <w:sz w:val="18"/>
          <w:szCs w:val="18"/>
        </w:rPr>
      </w:pPr>
      <w:r>
        <w:rPr>
          <w:rFonts w:eastAsia="Times New Roman" w:cs="Times New Roman"/>
          <w:i/>
          <w:iCs/>
          <w:color w:val="000000"/>
          <w:sz w:val="18"/>
          <w:szCs w:val="18"/>
        </w:rPr>
        <w:t>Fuente: Elaborado por el estudiante de acuerdo con el proyecto</w:t>
      </w:r>
      <w:r>
        <w:br w:type="page"/>
      </w:r>
    </w:p>
    <w:p w14:paraId="488436E7" w14:textId="344990A1" w:rsidR="00FA6D89" w:rsidRPr="00FA6D89" w:rsidRDefault="00FA6D89" w:rsidP="00FA6D89">
      <w:pPr>
        <w:pStyle w:val="Descripcin"/>
      </w:pPr>
      <w:bookmarkStart w:id="37" w:name="_heading=h.i2c1rzv131u5" w:colFirst="0" w:colLast="0"/>
      <w:bookmarkStart w:id="38" w:name="_Toc242050278"/>
      <w:bookmarkEnd w:id="37"/>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4</w:t>
      </w:r>
      <w:r w:rsidR="000462BE">
        <w:fldChar w:fldCharType="end"/>
      </w:r>
      <w:r>
        <w:t xml:space="preserve"> </w:t>
      </w:r>
      <w:r w:rsidRPr="00601711">
        <w:t>“Diagrama de Caso De Uso 90”.</w:t>
      </w:r>
      <w:bookmarkEnd w:id="38"/>
    </w:p>
    <w:p w14:paraId="5812BE0C" w14:textId="2070B8C5" w:rsidR="00B80F8B" w:rsidRPr="00B80F8B" w:rsidRDefault="00B80F8B" w:rsidP="00B80F8B">
      <w:pPr>
        <w:jc w:val="center"/>
      </w:pPr>
      <w:r w:rsidRPr="00B80F8B">
        <w:rPr>
          <w:noProof/>
        </w:rPr>
        <w:drawing>
          <wp:inline distT="0" distB="0" distL="0" distR="0" wp14:anchorId="2D0C9DE9" wp14:editId="6BEC5BDA">
            <wp:extent cx="5971540" cy="6082030"/>
            <wp:effectExtent l="0" t="0" r="0" b="0"/>
            <wp:docPr id="19847688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1540" cy="6082030"/>
                    </a:xfrm>
                    <a:prstGeom prst="rect">
                      <a:avLst/>
                    </a:prstGeom>
                    <a:noFill/>
                    <a:ln>
                      <a:noFill/>
                    </a:ln>
                  </pic:spPr>
                </pic:pic>
              </a:graphicData>
            </a:graphic>
          </wp:inline>
        </w:drawing>
      </w:r>
    </w:p>
    <w:p w14:paraId="3977A535" w14:textId="0C4A1AEF" w:rsidR="000A2DA5" w:rsidRPr="000A2DA5" w:rsidRDefault="000A2DA5" w:rsidP="000A2DA5"/>
    <w:p w14:paraId="7D2EF8C4" w14:textId="157D1120" w:rsidR="007D6E97" w:rsidRDefault="007D6E97">
      <w:pPr>
        <w:widowControl w:val="0"/>
        <w:spacing w:line="360" w:lineRule="auto"/>
        <w:rPr>
          <w:rFonts w:eastAsia="Times New Roman" w:cs="Times New Roman"/>
        </w:rPr>
      </w:pPr>
    </w:p>
    <w:p w14:paraId="0E0A7AB5" w14:textId="7D9B04BE"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sidRPr="3E263FF6">
        <w:rPr>
          <w:rFonts w:eastAsia="Times New Roman" w:cs="Times New Roman"/>
          <w:i/>
          <w:color w:val="000000" w:themeColor="text1"/>
          <w:sz w:val="18"/>
          <w:szCs w:val="18"/>
        </w:rPr>
        <w:t>Fuente: Elaborado por el estudiante de acuerdo con el proyecto</w:t>
      </w:r>
    </w:p>
    <w:p w14:paraId="0CE58CF7" w14:textId="4C05B4B6" w:rsidR="00256EA1" w:rsidRDefault="00256EA1">
      <w:pPr>
        <w:spacing w:line="360" w:lineRule="auto"/>
      </w:pPr>
      <w:bookmarkStart w:id="39" w:name="_heading=h.87exehc7l8l1" w:colFirst="0" w:colLast="0"/>
      <w:bookmarkEnd w:id="39"/>
    </w:p>
    <w:p w14:paraId="3107220D" w14:textId="706E5153" w:rsidR="007D6E97" w:rsidRDefault="007D6E97" w:rsidP="00256EA1">
      <w:pPr>
        <w:pStyle w:val="Descripcin"/>
      </w:pPr>
    </w:p>
    <w:p w14:paraId="38029707" w14:textId="3E2367FC" w:rsidR="007D6E97" w:rsidRDefault="00256EA1" w:rsidP="424E2A24">
      <w:r>
        <w:br w:type="page"/>
      </w:r>
    </w:p>
    <w:p w14:paraId="31679737" w14:textId="411D840C" w:rsidR="00FA6D89" w:rsidRPr="00FA6D89" w:rsidRDefault="00FA6D89" w:rsidP="00FA6D89">
      <w:pPr>
        <w:pStyle w:val="Descripcin"/>
      </w:pPr>
      <w:bookmarkStart w:id="40" w:name="_Toc242050279"/>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5</w:t>
      </w:r>
      <w:r w:rsidR="000462BE">
        <w:fldChar w:fldCharType="end"/>
      </w:r>
      <w:r>
        <w:t xml:space="preserve"> </w:t>
      </w:r>
      <w:r w:rsidRPr="0000208B">
        <w:t>“Diagrama de Caso De Uso 91”.</w:t>
      </w:r>
      <w:bookmarkEnd w:id="40"/>
    </w:p>
    <w:p w14:paraId="17B268AF" w14:textId="77777777" w:rsidR="000A2DA5" w:rsidRPr="000A2DA5" w:rsidRDefault="000A2DA5" w:rsidP="000A2DA5"/>
    <w:p w14:paraId="74C96698" w14:textId="587C1E85" w:rsidR="00B80F8B" w:rsidRPr="00B80F8B" w:rsidRDefault="00B80F8B" w:rsidP="00B80F8B">
      <w:pPr>
        <w:widowControl w:val="0"/>
        <w:spacing w:line="360" w:lineRule="auto"/>
        <w:jc w:val="center"/>
        <w:rPr>
          <w:rFonts w:eastAsia="Times New Roman" w:cs="Times New Roman"/>
        </w:rPr>
      </w:pPr>
      <w:r w:rsidRPr="00B80F8B">
        <w:rPr>
          <w:rFonts w:eastAsia="Times New Roman" w:cs="Times New Roman"/>
          <w:noProof/>
        </w:rPr>
        <w:drawing>
          <wp:inline distT="0" distB="0" distL="0" distR="0" wp14:anchorId="47A0898B" wp14:editId="7E4659B4">
            <wp:extent cx="5971540" cy="6082030"/>
            <wp:effectExtent l="0" t="0" r="0" b="0"/>
            <wp:docPr id="9538049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6082030"/>
                    </a:xfrm>
                    <a:prstGeom prst="rect">
                      <a:avLst/>
                    </a:prstGeom>
                    <a:noFill/>
                    <a:ln>
                      <a:noFill/>
                    </a:ln>
                  </pic:spPr>
                </pic:pic>
              </a:graphicData>
            </a:graphic>
          </wp:inline>
        </w:drawing>
      </w:r>
    </w:p>
    <w:p w14:paraId="13C70372" w14:textId="41FBF781" w:rsidR="007D6E97" w:rsidRDefault="007D6E97">
      <w:pPr>
        <w:widowControl w:val="0"/>
        <w:spacing w:line="360" w:lineRule="auto"/>
        <w:jc w:val="center"/>
        <w:rPr>
          <w:rFonts w:eastAsia="Times New Roman" w:cs="Times New Roman"/>
        </w:rPr>
      </w:pPr>
    </w:p>
    <w:p w14:paraId="54DBF70B"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15A1378B" w14:textId="2E4EEA05" w:rsidR="007D6E97" w:rsidRDefault="007D6E97">
      <w:pPr>
        <w:spacing w:line="360" w:lineRule="auto"/>
        <w:rPr>
          <w:rFonts w:eastAsia="Times New Roman" w:cs="Times New Roman"/>
          <w:color w:val="000000"/>
          <w:sz w:val="18"/>
          <w:szCs w:val="18"/>
        </w:rPr>
      </w:pPr>
      <w:bookmarkStart w:id="41" w:name="_heading=h.rx9x563fap4o" w:colFirst="0" w:colLast="0"/>
      <w:bookmarkEnd w:id="41"/>
    </w:p>
    <w:p w14:paraId="53E34783" w14:textId="7A9DA22A" w:rsidR="00FA6D89" w:rsidRPr="00FA6D89" w:rsidRDefault="00FA6D89" w:rsidP="00FA6D89">
      <w:pPr>
        <w:pStyle w:val="Descripcin"/>
      </w:pPr>
      <w:bookmarkStart w:id="42" w:name="_heading=h.nhblqpt8figl" w:colFirst="0" w:colLast="0"/>
      <w:bookmarkStart w:id="43" w:name="_Toc242050280"/>
      <w:bookmarkEnd w:id="42"/>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6</w:t>
      </w:r>
      <w:r w:rsidR="000462BE">
        <w:fldChar w:fldCharType="end"/>
      </w:r>
      <w:r>
        <w:t xml:space="preserve"> </w:t>
      </w:r>
      <w:r w:rsidRPr="00B37D94">
        <w:t>“Diagrama de Caso De Uso 92”.</w:t>
      </w:r>
      <w:bookmarkEnd w:id="43"/>
    </w:p>
    <w:p w14:paraId="282571F9" w14:textId="77777777" w:rsidR="000A2DA5" w:rsidRDefault="000A2DA5" w:rsidP="000A2DA5">
      <w:pPr>
        <w:pBdr>
          <w:top w:val="nil"/>
          <w:left w:val="nil"/>
          <w:bottom w:val="nil"/>
          <w:right w:val="nil"/>
          <w:between w:val="nil"/>
        </w:pBdr>
        <w:spacing w:line="360" w:lineRule="auto"/>
        <w:jc w:val="center"/>
        <w:rPr>
          <w:rFonts w:eastAsia="Times New Roman" w:cs="Times New Roman"/>
          <w:b/>
          <w:bCs/>
          <w:color w:val="4D4D4D"/>
          <w:sz w:val="18"/>
          <w:szCs w:val="18"/>
        </w:rPr>
      </w:pPr>
    </w:p>
    <w:p w14:paraId="05A6481C" w14:textId="350DDBF2" w:rsidR="004F7527" w:rsidRPr="004F7527" w:rsidRDefault="004F7527" w:rsidP="004F7527">
      <w:pPr>
        <w:widowControl w:val="0"/>
        <w:spacing w:line="360" w:lineRule="auto"/>
        <w:jc w:val="center"/>
        <w:rPr>
          <w:noProof/>
        </w:rPr>
      </w:pPr>
      <w:r w:rsidRPr="004F7527">
        <w:rPr>
          <w:noProof/>
        </w:rPr>
        <w:drawing>
          <wp:inline distT="0" distB="0" distL="0" distR="0" wp14:anchorId="3395673C" wp14:editId="0707EA89">
            <wp:extent cx="3743325" cy="3038475"/>
            <wp:effectExtent l="0" t="0" r="9525" b="9525"/>
            <wp:docPr id="12253612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796B89B4" w14:textId="6C1BF160" w:rsidR="007D6E97" w:rsidRDefault="007D6E97">
      <w:pPr>
        <w:widowControl w:val="0"/>
        <w:spacing w:line="360" w:lineRule="auto"/>
        <w:jc w:val="center"/>
        <w:rPr>
          <w:rFonts w:eastAsia="Times New Roman" w:cs="Times New Roman"/>
        </w:rPr>
      </w:pPr>
    </w:p>
    <w:p w14:paraId="2D8EC8DC"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color w:val="000000"/>
          <w:sz w:val="18"/>
          <w:szCs w:val="18"/>
        </w:rPr>
      </w:pPr>
      <w:r>
        <w:rPr>
          <w:rFonts w:eastAsia="Times New Roman" w:cs="Times New Roman"/>
          <w:i/>
          <w:iCs/>
          <w:color w:val="000000"/>
          <w:sz w:val="18"/>
          <w:szCs w:val="18"/>
        </w:rPr>
        <w:t>Fuente: Elaborado por el estudiante de acuerdo con el proyecto</w:t>
      </w:r>
      <w:r>
        <w:br w:type="page"/>
      </w:r>
    </w:p>
    <w:p w14:paraId="66C32830" w14:textId="12875654" w:rsidR="00FA6D89" w:rsidRPr="00FA6D89" w:rsidRDefault="00FA6D89" w:rsidP="00FA6D89">
      <w:pPr>
        <w:pStyle w:val="Descripcin"/>
      </w:pPr>
      <w:bookmarkStart w:id="44" w:name="_heading=h.v4bzae3qw0ck" w:colFirst="0" w:colLast="0"/>
      <w:bookmarkStart w:id="45" w:name="_Toc242050281"/>
      <w:bookmarkEnd w:id="44"/>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7</w:t>
      </w:r>
      <w:r w:rsidR="000462BE">
        <w:fldChar w:fldCharType="end"/>
      </w:r>
      <w:r>
        <w:t xml:space="preserve"> </w:t>
      </w:r>
      <w:r w:rsidRPr="00600C51">
        <w:t>“Diagrama de Caso De Uso 93”.</w:t>
      </w:r>
      <w:bookmarkEnd w:id="45"/>
    </w:p>
    <w:p w14:paraId="5EFA6BA7" w14:textId="5A6BD9E9" w:rsidR="004F6979" w:rsidRPr="004F6979" w:rsidRDefault="004F6979" w:rsidP="004F6979">
      <w:pPr>
        <w:widowControl w:val="0"/>
        <w:spacing w:line="360" w:lineRule="auto"/>
        <w:jc w:val="center"/>
        <w:rPr>
          <w:rFonts w:eastAsia="Times New Roman" w:cs="Times New Roman"/>
        </w:rPr>
      </w:pPr>
      <w:r w:rsidRPr="004F6979">
        <w:rPr>
          <w:rFonts w:eastAsia="Times New Roman" w:cs="Times New Roman"/>
          <w:noProof/>
        </w:rPr>
        <w:drawing>
          <wp:inline distT="0" distB="0" distL="0" distR="0" wp14:anchorId="32220A85" wp14:editId="4C1E62E0">
            <wp:extent cx="3743325" cy="3038475"/>
            <wp:effectExtent l="0" t="0" r="9525" b="9525"/>
            <wp:docPr id="10733368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2CB5153D" w14:textId="0E417696" w:rsidR="007D6E97" w:rsidRDefault="007D6E97">
      <w:pPr>
        <w:widowControl w:val="0"/>
        <w:spacing w:line="360" w:lineRule="auto"/>
        <w:jc w:val="center"/>
        <w:rPr>
          <w:rFonts w:eastAsia="Times New Roman" w:cs="Times New Roman"/>
        </w:rPr>
      </w:pPr>
    </w:p>
    <w:p w14:paraId="39FCA059"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2BA05258" w14:textId="77777777" w:rsidR="007D6E97" w:rsidRDefault="000479C4">
      <w:pPr>
        <w:spacing w:line="360" w:lineRule="auto"/>
        <w:rPr>
          <w:rFonts w:eastAsia="Times New Roman" w:cs="Times New Roman"/>
          <w:color w:val="000000"/>
          <w:sz w:val="18"/>
          <w:szCs w:val="18"/>
        </w:rPr>
      </w:pPr>
      <w:bookmarkStart w:id="46" w:name="_heading=h.i0pjral1av8o" w:colFirst="0" w:colLast="0"/>
      <w:bookmarkEnd w:id="46"/>
      <w:r>
        <w:br w:type="page"/>
      </w:r>
    </w:p>
    <w:p w14:paraId="21943EF0" w14:textId="7FA2A4AD" w:rsidR="00FA6D89" w:rsidRPr="00FA6D89" w:rsidRDefault="00FA6D89" w:rsidP="00FA6D89">
      <w:pPr>
        <w:pStyle w:val="Descripcin"/>
      </w:pPr>
      <w:bookmarkStart w:id="47" w:name="_heading=h.c713qqh3wcs5" w:colFirst="0" w:colLast="0"/>
      <w:bookmarkStart w:id="48" w:name="_Toc242050282"/>
      <w:bookmarkEnd w:id="47"/>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8</w:t>
      </w:r>
      <w:r w:rsidR="000462BE">
        <w:fldChar w:fldCharType="end"/>
      </w:r>
      <w:r>
        <w:t xml:space="preserve"> </w:t>
      </w:r>
      <w:r w:rsidRPr="00D849E7">
        <w:t>“Diagrama de Caso De Uso 94”.</w:t>
      </w:r>
      <w:bookmarkEnd w:id="48"/>
    </w:p>
    <w:p w14:paraId="0FCC3B39" w14:textId="1783C82A" w:rsidR="00844D10" w:rsidRPr="00844D10" w:rsidRDefault="00844D10" w:rsidP="00844D10">
      <w:pPr>
        <w:pBdr>
          <w:top w:val="nil"/>
          <w:left w:val="nil"/>
          <w:bottom w:val="nil"/>
          <w:right w:val="nil"/>
          <w:between w:val="nil"/>
        </w:pBdr>
        <w:spacing w:line="360" w:lineRule="auto"/>
        <w:jc w:val="center"/>
        <w:rPr>
          <w:rFonts w:eastAsia="Times New Roman" w:cs="Times New Roman"/>
        </w:rPr>
      </w:pPr>
      <w:r w:rsidRPr="00844D10">
        <w:rPr>
          <w:rFonts w:eastAsia="Times New Roman" w:cs="Times New Roman"/>
          <w:noProof/>
        </w:rPr>
        <w:drawing>
          <wp:inline distT="0" distB="0" distL="0" distR="0" wp14:anchorId="6E8C19F2" wp14:editId="15F28BCC">
            <wp:extent cx="3434715" cy="8257540"/>
            <wp:effectExtent l="0" t="0" r="0" b="0"/>
            <wp:docPr id="2442050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34715" cy="8257540"/>
                    </a:xfrm>
                    <a:prstGeom prst="rect">
                      <a:avLst/>
                    </a:prstGeom>
                    <a:noFill/>
                    <a:ln>
                      <a:noFill/>
                    </a:ln>
                  </pic:spPr>
                </pic:pic>
              </a:graphicData>
            </a:graphic>
          </wp:inline>
        </w:drawing>
      </w:r>
    </w:p>
    <w:p w14:paraId="1CB1FA41" w14:textId="3514FCF6" w:rsidR="007D6E97" w:rsidRDefault="007D6E97">
      <w:pPr>
        <w:pBdr>
          <w:top w:val="nil"/>
          <w:left w:val="nil"/>
          <w:bottom w:val="nil"/>
          <w:right w:val="nil"/>
          <w:between w:val="nil"/>
        </w:pBdr>
        <w:spacing w:line="360" w:lineRule="auto"/>
        <w:jc w:val="center"/>
        <w:rPr>
          <w:rFonts w:eastAsia="Times New Roman" w:cs="Times New Roman"/>
        </w:rPr>
      </w:pPr>
    </w:p>
    <w:p w14:paraId="72DA4256"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3A2FDC52" w14:textId="77777777" w:rsidR="007D6E97" w:rsidRDefault="000479C4">
      <w:pPr>
        <w:spacing w:line="360" w:lineRule="auto"/>
        <w:rPr>
          <w:rFonts w:eastAsia="Times New Roman" w:cs="Times New Roman"/>
          <w:color w:val="000000"/>
          <w:sz w:val="18"/>
          <w:szCs w:val="18"/>
        </w:rPr>
      </w:pPr>
      <w:bookmarkStart w:id="49" w:name="_heading=h.cuhf3ggqdqwq" w:colFirst="0" w:colLast="0"/>
      <w:bookmarkEnd w:id="49"/>
      <w:r>
        <w:br w:type="page"/>
      </w:r>
    </w:p>
    <w:p w14:paraId="625F70F8" w14:textId="265C420D" w:rsidR="00FA6D89" w:rsidRPr="00FA6D89" w:rsidRDefault="00FA6D89" w:rsidP="00FA6D89">
      <w:pPr>
        <w:pStyle w:val="Descripcin"/>
      </w:pPr>
      <w:bookmarkStart w:id="50" w:name="_Toc242050283"/>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9</w:t>
      </w:r>
      <w:r w:rsidR="000462BE">
        <w:fldChar w:fldCharType="end"/>
      </w:r>
      <w:r>
        <w:t xml:space="preserve"> </w:t>
      </w:r>
      <w:r w:rsidRPr="004D342F">
        <w:t>“Diagrama de Caso De Uso 95”.</w:t>
      </w:r>
      <w:bookmarkEnd w:id="50"/>
    </w:p>
    <w:p w14:paraId="61F91949" w14:textId="10121FA7" w:rsidR="00844D10" w:rsidRPr="00844D10" w:rsidRDefault="00844D10" w:rsidP="00844D10">
      <w:pPr>
        <w:widowControl w:val="0"/>
        <w:spacing w:line="360" w:lineRule="auto"/>
        <w:jc w:val="center"/>
        <w:rPr>
          <w:rFonts w:eastAsia="Times New Roman" w:cs="Times New Roman"/>
        </w:rPr>
      </w:pPr>
      <w:r w:rsidRPr="00844D10">
        <w:rPr>
          <w:rFonts w:eastAsia="Times New Roman" w:cs="Times New Roman"/>
          <w:noProof/>
        </w:rPr>
        <w:drawing>
          <wp:inline distT="0" distB="0" distL="0" distR="0" wp14:anchorId="11360F64" wp14:editId="4FB2B5BA">
            <wp:extent cx="3743325" cy="3038475"/>
            <wp:effectExtent l="0" t="0" r="9525" b="9525"/>
            <wp:docPr id="60919861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57D46105" w14:textId="11D6AB10" w:rsidR="007D6E97" w:rsidRDefault="007D6E97" w:rsidP="00900A4E">
      <w:pPr>
        <w:widowControl w:val="0"/>
        <w:spacing w:line="360" w:lineRule="auto"/>
        <w:jc w:val="center"/>
        <w:rPr>
          <w:rFonts w:eastAsia="Times New Roman" w:cs="Times New Roman"/>
        </w:rPr>
      </w:pPr>
    </w:p>
    <w:p w14:paraId="099AEBCA"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color w:val="000000"/>
          <w:sz w:val="18"/>
          <w:szCs w:val="18"/>
        </w:rPr>
      </w:pPr>
      <w:r>
        <w:rPr>
          <w:rFonts w:eastAsia="Times New Roman" w:cs="Times New Roman"/>
          <w:i/>
          <w:iCs/>
          <w:color w:val="000000"/>
          <w:sz w:val="18"/>
          <w:szCs w:val="18"/>
        </w:rPr>
        <w:t>Fuente: Elaborado por el estudiante de acuerdo con el proyecto</w:t>
      </w:r>
      <w:r>
        <w:br w:type="page"/>
      </w:r>
    </w:p>
    <w:p w14:paraId="19561CE6" w14:textId="7ED37F41" w:rsidR="00FA6D89" w:rsidRPr="00FA6D89" w:rsidRDefault="00FA6D89" w:rsidP="00FA6D89">
      <w:pPr>
        <w:pStyle w:val="Descripcin"/>
      </w:pPr>
      <w:bookmarkStart w:id="51" w:name="_heading=h.lf3jhkqqa2j7" w:colFirst="0" w:colLast="0"/>
      <w:bookmarkStart w:id="52" w:name="_Toc242050284"/>
      <w:bookmarkEnd w:id="51"/>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10</w:t>
      </w:r>
      <w:r w:rsidR="000462BE">
        <w:fldChar w:fldCharType="end"/>
      </w:r>
      <w:r>
        <w:t xml:space="preserve"> </w:t>
      </w:r>
      <w:r w:rsidRPr="00AF4DF3">
        <w:t>“Diagrama de Caso De Uso 96”.</w:t>
      </w:r>
      <w:bookmarkEnd w:id="52"/>
    </w:p>
    <w:p w14:paraId="5F504651" w14:textId="32F505ED" w:rsidR="0049107A" w:rsidRPr="0049107A" w:rsidRDefault="0049107A" w:rsidP="0049107A">
      <w:pPr>
        <w:widowControl w:val="0"/>
        <w:spacing w:line="360" w:lineRule="auto"/>
        <w:jc w:val="center"/>
        <w:rPr>
          <w:rFonts w:eastAsia="Times New Roman" w:cs="Times New Roman"/>
        </w:rPr>
      </w:pPr>
      <w:r w:rsidRPr="0049107A">
        <w:rPr>
          <w:rFonts w:eastAsia="Times New Roman" w:cs="Times New Roman"/>
          <w:noProof/>
        </w:rPr>
        <w:drawing>
          <wp:inline distT="0" distB="0" distL="0" distR="0" wp14:anchorId="4D94C4D7" wp14:editId="2E935E38">
            <wp:extent cx="3743325" cy="3038475"/>
            <wp:effectExtent l="0" t="0" r="9525" b="9525"/>
            <wp:docPr id="13090908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19C9C3F3" w14:textId="537C1D04" w:rsidR="007D6E97" w:rsidRDefault="007D6E97">
      <w:pPr>
        <w:widowControl w:val="0"/>
        <w:spacing w:line="360" w:lineRule="auto"/>
        <w:jc w:val="center"/>
        <w:rPr>
          <w:rFonts w:eastAsia="Times New Roman" w:cs="Times New Roman"/>
        </w:rPr>
      </w:pPr>
    </w:p>
    <w:p w14:paraId="6C6F060F"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7A4863E8" w14:textId="77777777" w:rsidR="007D6E97" w:rsidRDefault="007D6E97">
      <w:pPr>
        <w:widowControl w:val="0"/>
        <w:spacing w:line="360" w:lineRule="auto"/>
        <w:jc w:val="center"/>
        <w:rPr>
          <w:rFonts w:eastAsia="Times New Roman" w:cs="Times New Roman"/>
          <w:color w:val="000000"/>
          <w:sz w:val="18"/>
          <w:szCs w:val="18"/>
        </w:rPr>
      </w:pPr>
    </w:p>
    <w:p w14:paraId="462DC23A" w14:textId="77777777" w:rsidR="007D6E97" w:rsidRDefault="007D6E97">
      <w:pPr>
        <w:widowControl w:val="0"/>
        <w:spacing w:line="360" w:lineRule="auto"/>
        <w:jc w:val="center"/>
        <w:rPr>
          <w:rFonts w:eastAsia="Times New Roman" w:cs="Times New Roman"/>
        </w:rPr>
      </w:pPr>
    </w:p>
    <w:p w14:paraId="64810A27" w14:textId="77777777" w:rsidR="007D6E97" w:rsidRDefault="000479C4">
      <w:pPr>
        <w:spacing w:line="360" w:lineRule="auto"/>
        <w:jc w:val="center"/>
        <w:rPr>
          <w:rFonts w:eastAsia="Times New Roman" w:cs="Times New Roman"/>
          <w:color w:val="000000"/>
          <w:sz w:val="18"/>
          <w:szCs w:val="18"/>
        </w:rPr>
      </w:pPr>
      <w:bookmarkStart w:id="53" w:name="_heading=h.tp4qowcr8q3a" w:colFirst="0" w:colLast="0"/>
      <w:bookmarkEnd w:id="53"/>
      <w:r>
        <w:br w:type="page"/>
      </w:r>
    </w:p>
    <w:p w14:paraId="7E8CB4C7" w14:textId="51318014" w:rsidR="00FA6D89" w:rsidRPr="00FA6D89" w:rsidRDefault="00FA6D89" w:rsidP="00FA6D89">
      <w:pPr>
        <w:pStyle w:val="Descripcin"/>
      </w:pPr>
      <w:bookmarkStart w:id="54" w:name="_heading=h.15lkahqh559q" w:colFirst="0" w:colLast="0"/>
      <w:bookmarkStart w:id="55" w:name="_Toc242050285"/>
      <w:bookmarkEnd w:id="54"/>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11</w:t>
      </w:r>
      <w:r w:rsidR="000462BE">
        <w:fldChar w:fldCharType="end"/>
      </w:r>
      <w:r>
        <w:t xml:space="preserve"> </w:t>
      </w:r>
      <w:r w:rsidRPr="0080536E">
        <w:t>“Diagrama de Caso De Uso 97”.</w:t>
      </w:r>
      <w:bookmarkEnd w:id="55"/>
    </w:p>
    <w:p w14:paraId="139F7BC4" w14:textId="54EE0296" w:rsidR="0049107A" w:rsidRPr="0049107A" w:rsidRDefault="0049107A" w:rsidP="0049107A">
      <w:pPr>
        <w:widowControl w:val="0"/>
        <w:spacing w:line="360" w:lineRule="auto"/>
        <w:jc w:val="center"/>
        <w:rPr>
          <w:rFonts w:eastAsia="Times New Roman" w:cs="Times New Roman"/>
        </w:rPr>
      </w:pPr>
      <w:r w:rsidRPr="0049107A">
        <w:rPr>
          <w:rFonts w:eastAsia="Times New Roman" w:cs="Times New Roman"/>
          <w:noProof/>
        </w:rPr>
        <w:drawing>
          <wp:inline distT="0" distB="0" distL="0" distR="0" wp14:anchorId="03DEC104" wp14:editId="6B30149B">
            <wp:extent cx="5943600" cy="6057900"/>
            <wp:effectExtent l="0" t="0" r="0" b="0"/>
            <wp:docPr id="8561878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057900"/>
                    </a:xfrm>
                    <a:prstGeom prst="rect">
                      <a:avLst/>
                    </a:prstGeom>
                    <a:noFill/>
                    <a:ln>
                      <a:noFill/>
                    </a:ln>
                  </pic:spPr>
                </pic:pic>
              </a:graphicData>
            </a:graphic>
          </wp:inline>
        </w:drawing>
      </w:r>
    </w:p>
    <w:p w14:paraId="5DD96129" w14:textId="1F77DDEC" w:rsidR="007D6E97" w:rsidRDefault="007D6E97">
      <w:pPr>
        <w:widowControl w:val="0"/>
        <w:spacing w:line="360" w:lineRule="auto"/>
        <w:jc w:val="center"/>
        <w:rPr>
          <w:rFonts w:eastAsia="Times New Roman" w:cs="Times New Roman"/>
        </w:rPr>
      </w:pPr>
    </w:p>
    <w:p w14:paraId="77714A57"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03DF3C0" w14:textId="77777777" w:rsidR="007D6E97" w:rsidRDefault="007D6E97">
      <w:pPr>
        <w:pStyle w:val="Ttulo2"/>
        <w:spacing w:line="360" w:lineRule="auto"/>
        <w:jc w:val="center"/>
        <w:rPr>
          <w:rFonts w:eastAsia="Times New Roman" w:cs="Times New Roman"/>
        </w:rPr>
      </w:pPr>
      <w:bookmarkStart w:id="56" w:name="_heading=h.yjojgjbh2ehq" w:colFirst="0" w:colLast="0"/>
      <w:bookmarkEnd w:id="56"/>
    </w:p>
    <w:p w14:paraId="73BCE83C" w14:textId="77777777" w:rsidR="007D6E97" w:rsidRDefault="007D6E97">
      <w:pPr>
        <w:spacing w:line="360" w:lineRule="auto"/>
        <w:jc w:val="center"/>
        <w:rPr>
          <w:rFonts w:eastAsia="Times New Roman" w:cs="Times New Roman"/>
        </w:rPr>
      </w:pPr>
    </w:p>
    <w:p w14:paraId="31263DAF" w14:textId="77777777" w:rsidR="007D6E97" w:rsidRDefault="007D6E97">
      <w:pPr>
        <w:spacing w:line="360" w:lineRule="auto"/>
        <w:jc w:val="center"/>
        <w:rPr>
          <w:rFonts w:eastAsia="Times New Roman" w:cs="Times New Roman"/>
        </w:rPr>
      </w:pPr>
    </w:p>
    <w:p w14:paraId="23192E07" w14:textId="77777777" w:rsidR="007D6E97" w:rsidRDefault="007D6E97">
      <w:pPr>
        <w:spacing w:line="360" w:lineRule="auto"/>
        <w:rPr>
          <w:rFonts w:eastAsia="Times New Roman" w:cs="Times New Roman"/>
        </w:rPr>
      </w:pPr>
    </w:p>
    <w:p w14:paraId="18079903" w14:textId="77777777" w:rsidR="007D6E97" w:rsidRDefault="007D6E97">
      <w:pPr>
        <w:spacing w:line="360" w:lineRule="auto"/>
        <w:rPr>
          <w:rFonts w:eastAsia="Times New Roman" w:cs="Times New Roman"/>
        </w:rPr>
      </w:pPr>
    </w:p>
    <w:p w14:paraId="74B10854" w14:textId="0136311A" w:rsidR="00FA6D89" w:rsidRPr="00FA6D89" w:rsidRDefault="00FA6D89" w:rsidP="00FA6D89">
      <w:pPr>
        <w:pStyle w:val="Descripcin"/>
      </w:pPr>
      <w:bookmarkStart w:id="57" w:name="_Toc242050286"/>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12</w:t>
      </w:r>
      <w:r w:rsidR="000462BE">
        <w:fldChar w:fldCharType="end"/>
      </w:r>
      <w:r>
        <w:t xml:space="preserve"> </w:t>
      </w:r>
      <w:r w:rsidRPr="00215340">
        <w:t>“Diagrama de Caso De Uso 98”.</w:t>
      </w:r>
      <w:bookmarkEnd w:id="57"/>
    </w:p>
    <w:p w14:paraId="4C94A51F" w14:textId="74AEED65" w:rsidR="00C5310E" w:rsidRPr="00C5310E" w:rsidRDefault="00C5310E" w:rsidP="00C5310E">
      <w:pPr>
        <w:spacing w:line="360" w:lineRule="auto"/>
        <w:jc w:val="center"/>
        <w:rPr>
          <w:rFonts w:eastAsia="Times New Roman" w:cs="Times New Roman"/>
        </w:rPr>
      </w:pPr>
      <w:r w:rsidRPr="00C5310E">
        <w:rPr>
          <w:rFonts w:eastAsia="Times New Roman" w:cs="Times New Roman"/>
          <w:noProof/>
        </w:rPr>
        <w:drawing>
          <wp:inline distT="0" distB="0" distL="0" distR="0" wp14:anchorId="1DC2932B" wp14:editId="4B0C3B04">
            <wp:extent cx="3752850" cy="6057900"/>
            <wp:effectExtent l="0" t="0" r="0" b="0"/>
            <wp:docPr id="112183960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52850" cy="6057900"/>
                    </a:xfrm>
                    <a:prstGeom prst="rect">
                      <a:avLst/>
                    </a:prstGeom>
                    <a:noFill/>
                    <a:ln>
                      <a:noFill/>
                    </a:ln>
                  </pic:spPr>
                </pic:pic>
              </a:graphicData>
            </a:graphic>
          </wp:inline>
        </w:drawing>
      </w:r>
    </w:p>
    <w:p w14:paraId="070012BE" w14:textId="21B6EE28" w:rsidR="007D6E97" w:rsidRDefault="007D6E97">
      <w:pPr>
        <w:spacing w:line="360" w:lineRule="auto"/>
        <w:jc w:val="center"/>
        <w:rPr>
          <w:rFonts w:eastAsia="Times New Roman" w:cs="Times New Roman"/>
        </w:rPr>
      </w:pPr>
    </w:p>
    <w:p w14:paraId="28DBC064" w14:textId="77777777" w:rsidR="007D6E97" w:rsidRDefault="000479C4">
      <w:pPr>
        <w:pBdr>
          <w:top w:val="nil"/>
          <w:left w:val="nil"/>
          <w:bottom w:val="nil"/>
          <w:right w:val="nil"/>
          <w:between w:val="nil"/>
        </w:pBdr>
        <w:spacing w:before="120" w:line="360" w:lineRule="auto"/>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06F95490" w14:textId="0E2B0534" w:rsidR="007D6E97" w:rsidRDefault="007D6E97" w:rsidP="03B38996">
      <w:pPr>
        <w:spacing w:line="360" w:lineRule="auto"/>
        <w:jc w:val="center"/>
        <w:rPr>
          <w:rFonts w:eastAsia="Times New Roman" w:cs="Times New Roman"/>
          <w:b/>
          <w:bCs/>
          <w:color w:val="4D4D4D" w:themeColor="accent2" w:themeShade="BF"/>
          <w:sz w:val="18"/>
          <w:szCs w:val="18"/>
        </w:rPr>
      </w:pPr>
    </w:p>
    <w:p w14:paraId="5B1DD870" w14:textId="22647D10" w:rsidR="007D6E97" w:rsidRDefault="00AE7852" w:rsidP="03B38996">
      <w:pPr>
        <w:spacing w:line="360" w:lineRule="auto"/>
      </w:pPr>
      <w:r>
        <w:br w:type="page"/>
      </w:r>
    </w:p>
    <w:p w14:paraId="6D4C9AE8" w14:textId="68283ACD" w:rsidR="00FA6D89" w:rsidRPr="00FA6D89" w:rsidRDefault="00FA6D89" w:rsidP="00FA6D89">
      <w:pPr>
        <w:pStyle w:val="Descripcin"/>
      </w:pPr>
      <w:bookmarkStart w:id="58" w:name="_Toc242050287"/>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13</w:t>
      </w:r>
      <w:r w:rsidR="000462BE">
        <w:fldChar w:fldCharType="end"/>
      </w:r>
      <w:r>
        <w:t xml:space="preserve"> </w:t>
      </w:r>
      <w:r w:rsidRPr="009D286A">
        <w:t>“Diagrama de Caso De Uso 99”</w:t>
      </w:r>
      <w:bookmarkEnd w:id="58"/>
    </w:p>
    <w:p w14:paraId="0421742F" w14:textId="5A43F1DB" w:rsidR="00555A05" w:rsidRPr="00555A05" w:rsidRDefault="00555A05" w:rsidP="00555A05">
      <w:pPr>
        <w:spacing w:line="360" w:lineRule="auto"/>
        <w:jc w:val="center"/>
        <w:rPr>
          <w:rFonts w:eastAsia="Times New Roman" w:cs="Times New Roman"/>
          <w:b/>
          <w:bCs/>
          <w:color w:val="4D4D4D"/>
          <w:sz w:val="18"/>
          <w:szCs w:val="18"/>
        </w:rPr>
      </w:pPr>
      <w:r w:rsidRPr="00555A05">
        <w:rPr>
          <w:rFonts w:eastAsia="Times New Roman" w:cs="Times New Roman"/>
          <w:b/>
          <w:bCs/>
          <w:noProof/>
          <w:color w:val="4D4D4D"/>
          <w:sz w:val="18"/>
          <w:szCs w:val="18"/>
        </w:rPr>
        <w:drawing>
          <wp:inline distT="0" distB="0" distL="0" distR="0" wp14:anchorId="270BA0B8" wp14:editId="64AA3E4C">
            <wp:extent cx="3752850" cy="6057900"/>
            <wp:effectExtent l="0" t="0" r="0" b="0"/>
            <wp:docPr id="11225147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52850" cy="6057900"/>
                    </a:xfrm>
                    <a:prstGeom prst="rect">
                      <a:avLst/>
                    </a:prstGeom>
                    <a:noFill/>
                    <a:ln>
                      <a:noFill/>
                    </a:ln>
                  </pic:spPr>
                </pic:pic>
              </a:graphicData>
            </a:graphic>
          </wp:inline>
        </w:drawing>
      </w:r>
    </w:p>
    <w:p w14:paraId="25E1F0F1" w14:textId="45CAFCD8" w:rsidR="007D6E97" w:rsidRDefault="007D6E97">
      <w:pPr>
        <w:spacing w:line="360" w:lineRule="auto"/>
        <w:jc w:val="center"/>
        <w:rPr>
          <w:rFonts w:eastAsia="Times New Roman" w:cs="Times New Roman"/>
          <w:b/>
          <w:bCs/>
          <w:color w:val="4D4D4D"/>
          <w:sz w:val="18"/>
          <w:szCs w:val="18"/>
        </w:rPr>
      </w:pPr>
    </w:p>
    <w:p w14:paraId="67E526DD"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5D10D9E7" w14:textId="77777777" w:rsidR="007D6E97" w:rsidRDefault="007D6E97">
      <w:pPr>
        <w:spacing w:before="120" w:line="360" w:lineRule="auto"/>
        <w:ind w:left="720" w:right="720"/>
        <w:jc w:val="center"/>
        <w:rPr>
          <w:rFonts w:eastAsia="Times New Roman" w:cs="Times New Roman"/>
          <w:i/>
          <w:iCs/>
          <w:sz w:val="18"/>
          <w:szCs w:val="18"/>
        </w:rPr>
      </w:pPr>
    </w:p>
    <w:p w14:paraId="6EFB3A63" w14:textId="77777777" w:rsidR="000A2DA5" w:rsidRDefault="000A2DA5">
      <w:pPr>
        <w:spacing w:before="120" w:line="360" w:lineRule="auto"/>
        <w:ind w:left="720" w:right="720"/>
        <w:jc w:val="center"/>
        <w:rPr>
          <w:rFonts w:eastAsia="Times New Roman" w:cs="Times New Roman"/>
          <w:i/>
          <w:iCs/>
          <w:sz w:val="18"/>
          <w:szCs w:val="18"/>
        </w:rPr>
      </w:pPr>
    </w:p>
    <w:p w14:paraId="0F785B96" w14:textId="70D64989" w:rsidR="00FA6D89" w:rsidRPr="00FA6D89" w:rsidRDefault="00FA6D89" w:rsidP="00FA6D89">
      <w:pPr>
        <w:pStyle w:val="Descripcin"/>
      </w:pPr>
      <w:bookmarkStart w:id="59" w:name="_Toc242050288"/>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14</w:t>
      </w:r>
      <w:r w:rsidR="000462BE">
        <w:fldChar w:fldCharType="end"/>
      </w:r>
      <w:r>
        <w:t xml:space="preserve"> </w:t>
      </w:r>
      <w:r w:rsidRPr="006C6655">
        <w:t>“Diagrama de Caso De Uso 100”.</w:t>
      </w:r>
      <w:bookmarkEnd w:id="59"/>
    </w:p>
    <w:p w14:paraId="333FCB37" w14:textId="4A74888F" w:rsidR="00555A05" w:rsidRPr="00555A05" w:rsidRDefault="00555A05" w:rsidP="00555A05">
      <w:pPr>
        <w:spacing w:line="360" w:lineRule="auto"/>
        <w:jc w:val="center"/>
        <w:rPr>
          <w:rFonts w:eastAsia="Times New Roman" w:cs="Times New Roman"/>
          <w:b/>
          <w:bCs/>
          <w:color w:val="4D4D4D"/>
          <w:sz w:val="18"/>
          <w:szCs w:val="18"/>
        </w:rPr>
      </w:pPr>
      <w:r w:rsidRPr="00555A05">
        <w:rPr>
          <w:rFonts w:eastAsia="Times New Roman" w:cs="Times New Roman"/>
          <w:b/>
          <w:bCs/>
          <w:noProof/>
          <w:color w:val="4D4D4D"/>
          <w:sz w:val="18"/>
          <w:szCs w:val="18"/>
        </w:rPr>
        <w:drawing>
          <wp:inline distT="0" distB="0" distL="0" distR="0" wp14:anchorId="0D05D16C" wp14:editId="0E44136F">
            <wp:extent cx="3752850" cy="6057900"/>
            <wp:effectExtent l="0" t="0" r="0" b="0"/>
            <wp:docPr id="209957358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52850" cy="6057900"/>
                    </a:xfrm>
                    <a:prstGeom prst="rect">
                      <a:avLst/>
                    </a:prstGeom>
                    <a:noFill/>
                    <a:ln>
                      <a:noFill/>
                    </a:ln>
                  </pic:spPr>
                </pic:pic>
              </a:graphicData>
            </a:graphic>
          </wp:inline>
        </w:drawing>
      </w:r>
    </w:p>
    <w:p w14:paraId="74C2EF22" w14:textId="3AF69C57" w:rsidR="007D6E97" w:rsidRDefault="007D6E97">
      <w:pPr>
        <w:spacing w:line="360" w:lineRule="auto"/>
        <w:jc w:val="center"/>
        <w:rPr>
          <w:rFonts w:eastAsia="Times New Roman" w:cs="Times New Roman"/>
          <w:b/>
          <w:bCs/>
          <w:color w:val="4D4D4D"/>
          <w:sz w:val="18"/>
          <w:szCs w:val="18"/>
        </w:rPr>
      </w:pPr>
    </w:p>
    <w:p w14:paraId="755CCFC1"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049B083E" w14:textId="77777777" w:rsidR="007D6E97" w:rsidRDefault="007D6E97">
      <w:pPr>
        <w:spacing w:line="360" w:lineRule="auto"/>
        <w:rPr>
          <w:rFonts w:eastAsia="Times New Roman" w:cs="Times New Roman"/>
        </w:rPr>
      </w:pPr>
    </w:p>
    <w:p w14:paraId="040C38AF" w14:textId="14A3EF11" w:rsidR="007D6E97" w:rsidRDefault="007D6E97" w:rsidP="6D8DC7D2">
      <w:pPr>
        <w:spacing w:line="360" w:lineRule="auto"/>
      </w:pPr>
    </w:p>
    <w:p w14:paraId="70321D78" w14:textId="25817C4C" w:rsidR="00FA6D89" w:rsidRPr="00FA6D89" w:rsidRDefault="00FA6D89" w:rsidP="00FA6D89">
      <w:pPr>
        <w:pStyle w:val="Descripcin"/>
      </w:pPr>
      <w:bookmarkStart w:id="60" w:name="_Toc242050289"/>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15</w:t>
      </w:r>
      <w:r w:rsidR="000462BE">
        <w:fldChar w:fldCharType="end"/>
      </w:r>
      <w:r>
        <w:t xml:space="preserve"> </w:t>
      </w:r>
      <w:r w:rsidRPr="008552A2">
        <w:t>“Diagrama de Caso De Uso 101”.</w:t>
      </w:r>
      <w:bookmarkEnd w:id="60"/>
    </w:p>
    <w:p w14:paraId="2A33ADD6" w14:textId="675A8846" w:rsidR="00577174" w:rsidRPr="00577174" w:rsidRDefault="00577174" w:rsidP="00577174">
      <w:pPr>
        <w:spacing w:line="360" w:lineRule="auto"/>
        <w:jc w:val="center"/>
        <w:rPr>
          <w:rFonts w:eastAsia="Times New Roman" w:cs="Times New Roman"/>
          <w:b/>
          <w:bCs/>
          <w:color w:val="4D4D4D"/>
          <w:sz w:val="18"/>
          <w:szCs w:val="18"/>
        </w:rPr>
      </w:pPr>
      <w:r w:rsidRPr="00577174">
        <w:rPr>
          <w:rFonts w:eastAsia="Times New Roman" w:cs="Times New Roman"/>
          <w:b/>
          <w:bCs/>
          <w:noProof/>
          <w:color w:val="4D4D4D"/>
          <w:sz w:val="18"/>
          <w:szCs w:val="18"/>
        </w:rPr>
        <w:drawing>
          <wp:inline distT="0" distB="0" distL="0" distR="0" wp14:anchorId="17EAEA85" wp14:editId="5D6B41BF">
            <wp:extent cx="5429885" cy="8257540"/>
            <wp:effectExtent l="0" t="0" r="0" b="0"/>
            <wp:docPr id="150418002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3F796A05" w14:textId="318F7884" w:rsidR="007D6E97" w:rsidRDefault="007D6E97">
      <w:pPr>
        <w:spacing w:line="360" w:lineRule="auto"/>
        <w:jc w:val="center"/>
        <w:rPr>
          <w:rFonts w:eastAsia="Times New Roman" w:cs="Times New Roman"/>
          <w:b/>
          <w:bCs/>
          <w:color w:val="4D4D4D"/>
          <w:sz w:val="18"/>
          <w:szCs w:val="18"/>
        </w:rPr>
      </w:pPr>
    </w:p>
    <w:p w14:paraId="2FE50B9F"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00FBA962" w14:textId="77777777" w:rsidR="007D6E97" w:rsidRDefault="007D6E97">
      <w:pPr>
        <w:spacing w:before="120" w:line="360" w:lineRule="auto"/>
        <w:ind w:left="720" w:right="720"/>
        <w:jc w:val="center"/>
        <w:rPr>
          <w:rFonts w:eastAsia="Times New Roman" w:cs="Times New Roman"/>
          <w:i/>
          <w:iCs/>
          <w:sz w:val="18"/>
          <w:szCs w:val="18"/>
        </w:rPr>
      </w:pPr>
    </w:p>
    <w:p w14:paraId="52BFA6F0" w14:textId="77777777" w:rsidR="000A2DA5" w:rsidRDefault="000A2DA5">
      <w:pPr>
        <w:spacing w:before="120" w:line="360" w:lineRule="auto"/>
        <w:ind w:left="720" w:right="720"/>
        <w:jc w:val="center"/>
        <w:rPr>
          <w:rFonts w:eastAsia="Times New Roman" w:cs="Times New Roman"/>
          <w:i/>
          <w:iCs/>
          <w:sz w:val="18"/>
          <w:szCs w:val="18"/>
        </w:rPr>
      </w:pPr>
    </w:p>
    <w:p w14:paraId="5C68841A" w14:textId="77777777" w:rsidR="000A2DA5" w:rsidRDefault="000A2DA5">
      <w:pPr>
        <w:spacing w:before="120" w:line="360" w:lineRule="auto"/>
        <w:ind w:left="720" w:right="720"/>
        <w:jc w:val="center"/>
        <w:rPr>
          <w:rFonts w:eastAsia="Times New Roman" w:cs="Times New Roman"/>
          <w:i/>
          <w:iCs/>
          <w:sz w:val="18"/>
          <w:szCs w:val="18"/>
        </w:rPr>
      </w:pPr>
    </w:p>
    <w:p w14:paraId="3510CE50" w14:textId="69761BE9" w:rsidR="00FA6D89" w:rsidRPr="00FA6D89" w:rsidRDefault="00FA6D89" w:rsidP="00FA6D89">
      <w:pPr>
        <w:pStyle w:val="Descripcin"/>
      </w:pPr>
      <w:bookmarkStart w:id="61" w:name="_Toc242050290"/>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16</w:t>
      </w:r>
      <w:r w:rsidR="000462BE">
        <w:fldChar w:fldCharType="end"/>
      </w:r>
      <w:r>
        <w:t xml:space="preserve"> </w:t>
      </w:r>
      <w:r w:rsidRPr="00FF5B8C">
        <w:t>“Diagrama de Caso De Uso 102”.</w:t>
      </w:r>
      <w:bookmarkEnd w:id="61"/>
    </w:p>
    <w:p w14:paraId="1C7B5C48" w14:textId="328F6550" w:rsidR="00577174" w:rsidRPr="00577174" w:rsidRDefault="00577174" w:rsidP="00577174">
      <w:pPr>
        <w:spacing w:line="360" w:lineRule="auto"/>
        <w:jc w:val="center"/>
        <w:rPr>
          <w:rFonts w:eastAsia="Times New Roman" w:cs="Times New Roman"/>
          <w:b/>
          <w:bCs/>
          <w:color w:val="4D4D4D"/>
          <w:sz w:val="18"/>
          <w:szCs w:val="18"/>
        </w:rPr>
      </w:pPr>
      <w:r w:rsidRPr="00577174">
        <w:rPr>
          <w:rFonts w:eastAsia="Times New Roman" w:cs="Times New Roman"/>
          <w:b/>
          <w:bCs/>
          <w:noProof/>
          <w:color w:val="4D4D4D"/>
          <w:sz w:val="18"/>
          <w:szCs w:val="18"/>
        </w:rPr>
        <w:drawing>
          <wp:inline distT="0" distB="0" distL="0" distR="0" wp14:anchorId="6C0F27EB" wp14:editId="50C2D4D1">
            <wp:extent cx="5943600" cy="6057900"/>
            <wp:effectExtent l="0" t="0" r="0" b="0"/>
            <wp:docPr id="11463584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6057900"/>
                    </a:xfrm>
                    <a:prstGeom prst="rect">
                      <a:avLst/>
                    </a:prstGeom>
                    <a:noFill/>
                    <a:ln>
                      <a:noFill/>
                    </a:ln>
                  </pic:spPr>
                </pic:pic>
              </a:graphicData>
            </a:graphic>
          </wp:inline>
        </w:drawing>
      </w:r>
    </w:p>
    <w:p w14:paraId="2CEEFA7E" w14:textId="242317EF" w:rsidR="007D6E97" w:rsidRDefault="007D6E97">
      <w:pPr>
        <w:spacing w:line="360" w:lineRule="auto"/>
        <w:jc w:val="center"/>
        <w:rPr>
          <w:rFonts w:eastAsia="Times New Roman" w:cs="Times New Roman"/>
          <w:b/>
          <w:bCs/>
          <w:color w:val="4D4D4D"/>
          <w:sz w:val="18"/>
          <w:szCs w:val="18"/>
        </w:rPr>
      </w:pPr>
    </w:p>
    <w:p w14:paraId="670C7D5A"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1174B07F" w14:textId="5DBD771C" w:rsidR="007D6E97" w:rsidRDefault="007D6E97" w:rsidP="6D8DC7D2">
      <w:pPr>
        <w:spacing w:line="360" w:lineRule="auto"/>
        <w:jc w:val="center"/>
        <w:rPr>
          <w:rFonts w:eastAsia="Times New Roman" w:cs="Times New Roman"/>
          <w:b/>
          <w:bCs/>
          <w:color w:val="4D4D4D" w:themeColor="accent2" w:themeShade="BF"/>
          <w:sz w:val="18"/>
          <w:szCs w:val="18"/>
        </w:rPr>
      </w:pPr>
    </w:p>
    <w:p w14:paraId="0B8DF93E" w14:textId="17260ECD" w:rsidR="007D6E97" w:rsidRDefault="007D6E97" w:rsidP="6D8DC7D2">
      <w:pPr>
        <w:spacing w:line="360" w:lineRule="auto"/>
      </w:pPr>
    </w:p>
    <w:p w14:paraId="6836F338" w14:textId="3FA81DF0" w:rsidR="00FA6D89" w:rsidRPr="00FA6D89" w:rsidRDefault="00FA6D89" w:rsidP="00FA6D89">
      <w:pPr>
        <w:pStyle w:val="Descripcin"/>
      </w:pPr>
      <w:bookmarkStart w:id="62" w:name="_Toc242050291"/>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17</w:t>
      </w:r>
      <w:r w:rsidR="000462BE">
        <w:fldChar w:fldCharType="end"/>
      </w:r>
      <w:r>
        <w:t xml:space="preserve"> </w:t>
      </w:r>
      <w:r w:rsidRPr="00DE51F6">
        <w:t>“Diagrama de Caso De Uso 103”.</w:t>
      </w:r>
      <w:bookmarkEnd w:id="62"/>
    </w:p>
    <w:p w14:paraId="1180A590" w14:textId="315847D1" w:rsidR="00577174" w:rsidRPr="00577174" w:rsidRDefault="00577174" w:rsidP="00577174">
      <w:pPr>
        <w:spacing w:line="360" w:lineRule="auto"/>
        <w:jc w:val="center"/>
        <w:rPr>
          <w:rFonts w:eastAsia="Times New Roman" w:cs="Times New Roman"/>
          <w:b/>
          <w:bCs/>
          <w:color w:val="4D4D4D"/>
          <w:sz w:val="18"/>
          <w:szCs w:val="18"/>
        </w:rPr>
      </w:pPr>
      <w:r w:rsidRPr="00577174">
        <w:rPr>
          <w:rFonts w:eastAsia="Times New Roman" w:cs="Times New Roman"/>
          <w:b/>
          <w:bCs/>
          <w:noProof/>
          <w:color w:val="4D4D4D"/>
          <w:sz w:val="18"/>
          <w:szCs w:val="18"/>
        </w:rPr>
        <w:drawing>
          <wp:inline distT="0" distB="0" distL="0" distR="0" wp14:anchorId="356C297E" wp14:editId="7190881E">
            <wp:extent cx="5429885" cy="8257540"/>
            <wp:effectExtent l="0" t="0" r="0" b="0"/>
            <wp:docPr id="71065222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42AFE3DF" w14:textId="5FD89BEC" w:rsidR="007D6E97" w:rsidRDefault="007D6E97">
      <w:pPr>
        <w:spacing w:line="360" w:lineRule="auto"/>
        <w:jc w:val="center"/>
        <w:rPr>
          <w:rFonts w:eastAsia="Times New Roman" w:cs="Times New Roman"/>
          <w:b/>
          <w:bCs/>
          <w:color w:val="4D4D4D"/>
          <w:sz w:val="18"/>
          <w:szCs w:val="18"/>
        </w:rPr>
      </w:pPr>
    </w:p>
    <w:p w14:paraId="70C5ABAA"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44F7CD7D" w14:textId="597BCB10" w:rsidR="007D6E97" w:rsidRDefault="007D6E97" w:rsidP="6D8DC7D2">
      <w:pPr>
        <w:spacing w:line="360" w:lineRule="auto"/>
        <w:jc w:val="center"/>
        <w:rPr>
          <w:rFonts w:eastAsia="Times New Roman" w:cs="Times New Roman"/>
          <w:b/>
          <w:bCs/>
          <w:color w:val="4D4D4D" w:themeColor="accent2" w:themeShade="BF"/>
          <w:sz w:val="18"/>
          <w:szCs w:val="18"/>
        </w:rPr>
      </w:pPr>
    </w:p>
    <w:p w14:paraId="55EB105D" w14:textId="75F91D83" w:rsidR="007D6E97" w:rsidRDefault="00AE7852" w:rsidP="6D8DC7D2">
      <w:pPr>
        <w:spacing w:line="360" w:lineRule="auto"/>
      </w:pPr>
      <w:r>
        <w:br w:type="page"/>
      </w:r>
    </w:p>
    <w:p w14:paraId="01600AAE" w14:textId="475E18C4" w:rsidR="00FA6D89" w:rsidRPr="00FA6D89" w:rsidRDefault="00FA6D89" w:rsidP="00FA6D89">
      <w:pPr>
        <w:pStyle w:val="Descripcin"/>
      </w:pPr>
      <w:bookmarkStart w:id="63" w:name="_Toc242050292"/>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18</w:t>
      </w:r>
      <w:r w:rsidR="000462BE">
        <w:fldChar w:fldCharType="end"/>
      </w:r>
      <w:r>
        <w:t xml:space="preserve"> </w:t>
      </w:r>
      <w:r w:rsidRPr="00372EED">
        <w:t>“Diagrama de Caso De Uso 104”.</w:t>
      </w:r>
      <w:bookmarkEnd w:id="63"/>
    </w:p>
    <w:p w14:paraId="448FE8AF" w14:textId="4A243F2C" w:rsidR="006D5B92" w:rsidRPr="006D5B92" w:rsidRDefault="006D5B92" w:rsidP="006D5B92">
      <w:pPr>
        <w:spacing w:line="360" w:lineRule="auto"/>
        <w:jc w:val="center"/>
        <w:rPr>
          <w:rFonts w:eastAsia="Times New Roman" w:cs="Times New Roman"/>
          <w:b/>
          <w:bCs/>
          <w:color w:val="4D4D4D"/>
          <w:sz w:val="18"/>
          <w:szCs w:val="18"/>
        </w:rPr>
      </w:pPr>
      <w:r w:rsidRPr="006D5B92">
        <w:rPr>
          <w:rFonts w:eastAsia="Times New Roman" w:cs="Times New Roman"/>
          <w:b/>
          <w:bCs/>
          <w:noProof/>
          <w:color w:val="4D4D4D"/>
          <w:sz w:val="18"/>
          <w:szCs w:val="18"/>
        </w:rPr>
        <w:drawing>
          <wp:inline distT="0" distB="0" distL="0" distR="0" wp14:anchorId="2E8F251F" wp14:editId="1D7BD1D8">
            <wp:extent cx="3434715" cy="8257540"/>
            <wp:effectExtent l="0" t="0" r="0" b="0"/>
            <wp:docPr id="172571759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34715" cy="8257540"/>
                    </a:xfrm>
                    <a:prstGeom prst="rect">
                      <a:avLst/>
                    </a:prstGeom>
                    <a:noFill/>
                    <a:ln>
                      <a:noFill/>
                    </a:ln>
                  </pic:spPr>
                </pic:pic>
              </a:graphicData>
            </a:graphic>
          </wp:inline>
        </w:drawing>
      </w:r>
    </w:p>
    <w:p w14:paraId="3B01A4CE" w14:textId="375A85C3" w:rsidR="007D6E97" w:rsidRDefault="007D6E97">
      <w:pPr>
        <w:spacing w:line="360" w:lineRule="auto"/>
        <w:jc w:val="center"/>
        <w:rPr>
          <w:rFonts w:eastAsia="Times New Roman" w:cs="Times New Roman"/>
          <w:b/>
          <w:bCs/>
          <w:color w:val="4D4D4D"/>
          <w:sz w:val="18"/>
          <w:szCs w:val="18"/>
        </w:rPr>
      </w:pPr>
    </w:p>
    <w:p w14:paraId="491C4ACD"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5D6E7DC0" w14:textId="77777777" w:rsidR="007D6E97" w:rsidRDefault="007D6E97">
      <w:pPr>
        <w:spacing w:line="360" w:lineRule="auto"/>
        <w:rPr>
          <w:rFonts w:eastAsia="Times New Roman" w:cs="Times New Roman"/>
        </w:rPr>
      </w:pPr>
    </w:p>
    <w:p w14:paraId="21A00A3F" w14:textId="6CEB240C" w:rsidR="007D6E97" w:rsidRDefault="007D6E97" w:rsidP="0EAF059A">
      <w:pPr>
        <w:spacing w:line="360" w:lineRule="auto"/>
        <w:jc w:val="center"/>
        <w:rPr>
          <w:rFonts w:eastAsia="Times New Roman" w:cs="Times New Roman"/>
          <w:b/>
          <w:bCs/>
          <w:color w:val="4D4D4D" w:themeColor="accent2" w:themeShade="BF"/>
          <w:sz w:val="18"/>
          <w:szCs w:val="18"/>
        </w:rPr>
      </w:pPr>
    </w:p>
    <w:p w14:paraId="6BBD7CB3" w14:textId="7CF4D2CC" w:rsidR="007D6E97" w:rsidRDefault="00AE7852" w:rsidP="0EAF059A">
      <w:pPr>
        <w:spacing w:line="360" w:lineRule="auto"/>
      </w:pPr>
      <w:r>
        <w:br w:type="page"/>
      </w:r>
    </w:p>
    <w:p w14:paraId="09B6F5D3" w14:textId="49194559" w:rsidR="00FA6D89" w:rsidRPr="00FA6D89" w:rsidRDefault="00FA6D89" w:rsidP="00FA6D89">
      <w:pPr>
        <w:pStyle w:val="Descripcin"/>
      </w:pPr>
      <w:bookmarkStart w:id="64" w:name="_Toc242050293"/>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19</w:t>
      </w:r>
      <w:r w:rsidR="000462BE">
        <w:fldChar w:fldCharType="end"/>
      </w:r>
      <w:r>
        <w:t xml:space="preserve"> </w:t>
      </w:r>
      <w:r w:rsidRPr="00323ADD">
        <w:t>“Diagrama de Caso De Uso 105”.</w:t>
      </w:r>
      <w:bookmarkEnd w:id="64"/>
    </w:p>
    <w:p w14:paraId="0407C0DD" w14:textId="5388C7E3" w:rsidR="007F3556" w:rsidRPr="007F3556" w:rsidRDefault="007F3556" w:rsidP="007F3556">
      <w:pPr>
        <w:spacing w:line="360" w:lineRule="auto"/>
        <w:jc w:val="center"/>
        <w:rPr>
          <w:rFonts w:eastAsia="Times New Roman" w:cs="Times New Roman"/>
          <w:b/>
          <w:bCs/>
          <w:color w:val="4D4D4D"/>
          <w:sz w:val="18"/>
          <w:szCs w:val="18"/>
        </w:rPr>
      </w:pPr>
      <w:r w:rsidRPr="007F3556">
        <w:rPr>
          <w:rFonts w:eastAsia="Times New Roman" w:cs="Times New Roman"/>
          <w:b/>
          <w:bCs/>
          <w:color w:val="4D4D4D"/>
          <w:sz w:val="18"/>
          <w:szCs w:val="18"/>
        </w:rPr>
        <w:drawing>
          <wp:inline distT="0" distB="0" distL="0" distR="0" wp14:anchorId="1A247777" wp14:editId="62F0215B">
            <wp:extent cx="3427730" cy="8257540"/>
            <wp:effectExtent l="0" t="0" r="1270" b="0"/>
            <wp:docPr id="2054615914" name="Imagen 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5914" name="Imagen 2" descr="Diagrama, Esquemático&#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5BC50DE9" w14:textId="72C4C222" w:rsidR="007D6E97" w:rsidRDefault="007D6E97">
      <w:pPr>
        <w:spacing w:line="360" w:lineRule="auto"/>
        <w:jc w:val="center"/>
        <w:rPr>
          <w:rFonts w:eastAsia="Times New Roman" w:cs="Times New Roman"/>
          <w:b/>
          <w:bCs/>
          <w:color w:val="4D4D4D"/>
          <w:sz w:val="18"/>
          <w:szCs w:val="18"/>
        </w:rPr>
      </w:pPr>
    </w:p>
    <w:p w14:paraId="31B37ACA"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4D7A5460" w14:textId="77777777" w:rsidR="007D6E97" w:rsidRDefault="007D6E97">
      <w:pPr>
        <w:spacing w:line="360" w:lineRule="auto"/>
        <w:rPr>
          <w:rFonts w:eastAsia="Times New Roman" w:cs="Times New Roman"/>
        </w:rPr>
      </w:pPr>
    </w:p>
    <w:p w14:paraId="3633FE6D" w14:textId="3DE4B8C9" w:rsidR="007D6E97" w:rsidRDefault="007D6E97" w:rsidP="0EAF059A">
      <w:pPr>
        <w:spacing w:line="360" w:lineRule="auto"/>
        <w:jc w:val="center"/>
        <w:rPr>
          <w:rFonts w:eastAsia="Times New Roman" w:cs="Times New Roman"/>
          <w:b/>
          <w:bCs/>
          <w:color w:val="4D4D4D" w:themeColor="accent2" w:themeShade="BF"/>
          <w:sz w:val="18"/>
          <w:szCs w:val="18"/>
        </w:rPr>
      </w:pPr>
    </w:p>
    <w:p w14:paraId="3D72C2CF" w14:textId="68AC0277" w:rsidR="007D6E97" w:rsidRDefault="00AE7852" w:rsidP="0EAF059A">
      <w:pPr>
        <w:spacing w:line="360" w:lineRule="auto"/>
      </w:pPr>
      <w:r>
        <w:br w:type="page"/>
      </w:r>
    </w:p>
    <w:p w14:paraId="4480495C" w14:textId="4D537CF4" w:rsidR="00E35500" w:rsidRPr="00E35500" w:rsidRDefault="00E35500" w:rsidP="00E35500">
      <w:pPr>
        <w:pStyle w:val="Descripcin"/>
      </w:pPr>
      <w:bookmarkStart w:id="65" w:name="_Toc242050294"/>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20</w:t>
      </w:r>
      <w:r w:rsidR="000462BE">
        <w:fldChar w:fldCharType="end"/>
      </w:r>
      <w:r>
        <w:t xml:space="preserve"> </w:t>
      </w:r>
      <w:r w:rsidRPr="005A46FD">
        <w:t>“Diagrama de Caso De Uso 106”.</w:t>
      </w:r>
      <w:bookmarkEnd w:id="65"/>
    </w:p>
    <w:p w14:paraId="5F1C131B" w14:textId="1609CCFE" w:rsidR="0032770F" w:rsidRPr="0032770F" w:rsidRDefault="0032770F" w:rsidP="0032770F">
      <w:pPr>
        <w:spacing w:line="360" w:lineRule="auto"/>
        <w:jc w:val="center"/>
        <w:rPr>
          <w:rFonts w:eastAsia="Times New Roman" w:cs="Times New Roman"/>
          <w:b/>
          <w:bCs/>
          <w:color w:val="4D4D4D"/>
          <w:sz w:val="18"/>
          <w:szCs w:val="18"/>
        </w:rPr>
      </w:pPr>
      <w:r w:rsidRPr="0032770F">
        <w:rPr>
          <w:rFonts w:eastAsia="Times New Roman" w:cs="Times New Roman"/>
          <w:b/>
          <w:bCs/>
          <w:color w:val="4D4D4D"/>
          <w:sz w:val="18"/>
          <w:szCs w:val="18"/>
        </w:rPr>
        <w:drawing>
          <wp:inline distT="0" distB="0" distL="0" distR="0" wp14:anchorId="312B244B" wp14:editId="2983877A">
            <wp:extent cx="3427730" cy="8257540"/>
            <wp:effectExtent l="0" t="0" r="1270" b="0"/>
            <wp:docPr id="949068330" name="Imagen 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8330" name="Imagen 4" descr="Diagrama&#10;&#10;Descripción generada automáticamente con confianza medi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4F3047B9" w14:textId="3B5AD366" w:rsidR="007D6E97" w:rsidRDefault="007D6E97">
      <w:pPr>
        <w:spacing w:line="360" w:lineRule="auto"/>
        <w:jc w:val="center"/>
        <w:rPr>
          <w:rFonts w:eastAsia="Times New Roman" w:cs="Times New Roman"/>
          <w:b/>
          <w:bCs/>
          <w:color w:val="4D4D4D"/>
          <w:sz w:val="18"/>
          <w:szCs w:val="18"/>
        </w:rPr>
      </w:pPr>
    </w:p>
    <w:p w14:paraId="0A3C5BA7"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4894C82B" w14:textId="77777777" w:rsidR="007D6E97" w:rsidRDefault="007D6E97">
      <w:pPr>
        <w:spacing w:line="360" w:lineRule="auto"/>
        <w:rPr>
          <w:rFonts w:eastAsia="Times New Roman" w:cs="Times New Roman"/>
        </w:rPr>
      </w:pPr>
    </w:p>
    <w:p w14:paraId="1817DC98" w14:textId="2713B02C" w:rsidR="007D6E97" w:rsidRDefault="007D6E97" w:rsidP="0EAF059A">
      <w:pPr>
        <w:spacing w:line="360" w:lineRule="auto"/>
        <w:jc w:val="center"/>
        <w:rPr>
          <w:rFonts w:eastAsia="Times New Roman" w:cs="Times New Roman"/>
          <w:b/>
          <w:bCs/>
          <w:color w:val="4D4D4D" w:themeColor="accent2" w:themeShade="BF"/>
          <w:sz w:val="18"/>
          <w:szCs w:val="18"/>
        </w:rPr>
      </w:pPr>
    </w:p>
    <w:p w14:paraId="799A16CE" w14:textId="5ACF827E" w:rsidR="007D6E97" w:rsidRDefault="00AE7852" w:rsidP="0EAF059A">
      <w:pPr>
        <w:spacing w:line="360" w:lineRule="auto"/>
      </w:pPr>
      <w:r>
        <w:br w:type="page"/>
      </w:r>
    </w:p>
    <w:p w14:paraId="12755EFF" w14:textId="2AF834DD" w:rsidR="00E35500" w:rsidRPr="00E35500" w:rsidRDefault="00E35500" w:rsidP="00E35500">
      <w:pPr>
        <w:pStyle w:val="Descripcin"/>
      </w:pPr>
      <w:bookmarkStart w:id="66" w:name="_Toc242050295"/>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21</w:t>
      </w:r>
      <w:r w:rsidR="000462BE">
        <w:fldChar w:fldCharType="end"/>
      </w:r>
      <w:r>
        <w:t xml:space="preserve"> </w:t>
      </w:r>
      <w:r w:rsidRPr="00F50309">
        <w:t>“Diagrama de Caso De Uso 107”.</w:t>
      </w:r>
      <w:bookmarkEnd w:id="66"/>
    </w:p>
    <w:p w14:paraId="55A15064" w14:textId="6C6F75CC" w:rsidR="00DC0454" w:rsidRPr="00DC0454" w:rsidRDefault="00DC0454" w:rsidP="00DC0454">
      <w:pPr>
        <w:spacing w:line="360" w:lineRule="auto"/>
        <w:jc w:val="center"/>
        <w:rPr>
          <w:rFonts w:eastAsia="Times New Roman" w:cs="Times New Roman"/>
          <w:b/>
          <w:bCs/>
          <w:color w:val="4D4D4D"/>
          <w:sz w:val="18"/>
          <w:szCs w:val="18"/>
        </w:rPr>
      </w:pPr>
      <w:r w:rsidRPr="00DC0454">
        <w:rPr>
          <w:rFonts w:eastAsia="Times New Roman" w:cs="Times New Roman"/>
          <w:b/>
          <w:bCs/>
          <w:color w:val="4D4D4D"/>
          <w:sz w:val="18"/>
          <w:szCs w:val="18"/>
        </w:rPr>
        <w:drawing>
          <wp:inline distT="0" distB="0" distL="0" distR="0" wp14:anchorId="122CA421" wp14:editId="2DB9E2AD">
            <wp:extent cx="3427730" cy="8257540"/>
            <wp:effectExtent l="0" t="0" r="1270" b="0"/>
            <wp:docPr id="1594446141" name="Imagen 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46141" name="Imagen 6" descr="Imagen que contiene Diagrama&#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5D2E6B58" w14:textId="343548F4" w:rsidR="007D6E97" w:rsidRDefault="007D6E97">
      <w:pPr>
        <w:spacing w:line="360" w:lineRule="auto"/>
        <w:jc w:val="center"/>
        <w:rPr>
          <w:rFonts w:eastAsia="Times New Roman" w:cs="Times New Roman"/>
          <w:b/>
          <w:bCs/>
          <w:color w:val="4D4D4D"/>
          <w:sz w:val="18"/>
          <w:szCs w:val="18"/>
        </w:rPr>
      </w:pPr>
    </w:p>
    <w:p w14:paraId="58D8FEB0"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17AF791C" w14:textId="77777777" w:rsidR="007D6E97" w:rsidRDefault="007D6E97">
      <w:pPr>
        <w:spacing w:line="360" w:lineRule="auto"/>
        <w:rPr>
          <w:rFonts w:eastAsia="Times New Roman" w:cs="Times New Roman"/>
        </w:rPr>
      </w:pPr>
    </w:p>
    <w:p w14:paraId="7109D14A" w14:textId="0A414909" w:rsidR="007D6E97" w:rsidRDefault="007D6E97" w:rsidP="4A674FA1">
      <w:pPr>
        <w:spacing w:line="360" w:lineRule="auto"/>
        <w:jc w:val="center"/>
        <w:rPr>
          <w:rFonts w:eastAsia="Times New Roman" w:cs="Times New Roman"/>
          <w:b/>
          <w:bCs/>
          <w:color w:val="4D4D4D" w:themeColor="accent2" w:themeShade="BF"/>
          <w:sz w:val="18"/>
          <w:szCs w:val="18"/>
        </w:rPr>
      </w:pPr>
    </w:p>
    <w:p w14:paraId="7E94FADC" w14:textId="408F55B7" w:rsidR="007D6E97" w:rsidRDefault="00AE7852" w:rsidP="4A674FA1">
      <w:pPr>
        <w:spacing w:line="360" w:lineRule="auto"/>
      </w:pPr>
      <w:r>
        <w:br w:type="page"/>
      </w:r>
    </w:p>
    <w:p w14:paraId="41C5F27A" w14:textId="578C3B72" w:rsidR="007D6E97" w:rsidRDefault="00E35500" w:rsidP="00E35500">
      <w:pPr>
        <w:pStyle w:val="Descripcin"/>
      </w:pPr>
      <w:bookmarkStart w:id="67" w:name="_Toc242050296"/>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22</w:t>
      </w:r>
      <w:r w:rsidR="000462BE">
        <w:fldChar w:fldCharType="end"/>
      </w:r>
      <w:r>
        <w:t xml:space="preserve"> </w:t>
      </w:r>
      <w:r w:rsidRPr="00586360">
        <w:t>“Diagrama de Caso De Uso 108”.</w:t>
      </w:r>
      <w:bookmarkEnd w:id="67"/>
    </w:p>
    <w:p w14:paraId="5D304625" w14:textId="77777777" w:rsidR="00E35500" w:rsidRPr="00E35500" w:rsidRDefault="00E35500" w:rsidP="00E35500"/>
    <w:p w14:paraId="50689035" w14:textId="1C169B2C" w:rsidR="00990717" w:rsidRPr="00990717" w:rsidRDefault="00990717" w:rsidP="00990717">
      <w:pPr>
        <w:spacing w:line="360" w:lineRule="auto"/>
        <w:jc w:val="center"/>
        <w:rPr>
          <w:rFonts w:eastAsia="Times New Roman" w:cs="Times New Roman"/>
          <w:b/>
          <w:bCs/>
          <w:color w:val="4D4D4D"/>
          <w:sz w:val="18"/>
          <w:szCs w:val="18"/>
        </w:rPr>
      </w:pPr>
      <w:r w:rsidRPr="00990717">
        <w:rPr>
          <w:rFonts w:eastAsia="Times New Roman" w:cs="Times New Roman"/>
          <w:b/>
          <w:bCs/>
          <w:color w:val="4D4D4D"/>
          <w:sz w:val="18"/>
          <w:szCs w:val="18"/>
        </w:rPr>
        <w:drawing>
          <wp:inline distT="0" distB="0" distL="0" distR="0" wp14:anchorId="270D9DB9" wp14:editId="0E4F7D95">
            <wp:extent cx="3427730" cy="8257540"/>
            <wp:effectExtent l="0" t="0" r="1270" b="0"/>
            <wp:docPr id="1139822393"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2393" name="Imagen 8" descr="Diagrama&#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61F3FAD9" w14:textId="2B4DC20E" w:rsidR="007D6E97" w:rsidRDefault="007D6E97">
      <w:pPr>
        <w:spacing w:line="360" w:lineRule="auto"/>
        <w:jc w:val="center"/>
        <w:rPr>
          <w:rFonts w:eastAsia="Times New Roman" w:cs="Times New Roman"/>
          <w:b/>
          <w:bCs/>
          <w:color w:val="4D4D4D"/>
          <w:sz w:val="18"/>
          <w:szCs w:val="18"/>
        </w:rPr>
      </w:pPr>
    </w:p>
    <w:p w14:paraId="67EB5070"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4979D152" w14:textId="77777777" w:rsidR="007D6E97" w:rsidRDefault="007D6E97">
      <w:pPr>
        <w:spacing w:line="360" w:lineRule="auto"/>
        <w:rPr>
          <w:rFonts w:eastAsia="Times New Roman" w:cs="Times New Roman"/>
        </w:rPr>
      </w:pPr>
    </w:p>
    <w:p w14:paraId="35F5E28A" w14:textId="0C9A5876" w:rsidR="007D6E97" w:rsidRDefault="007D6E97" w:rsidP="4A674FA1">
      <w:pPr>
        <w:spacing w:line="360" w:lineRule="auto"/>
        <w:jc w:val="center"/>
        <w:rPr>
          <w:rFonts w:eastAsia="Times New Roman" w:cs="Times New Roman"/>
          <w:b/>
          <w:bCs/>
          <w:color w:val="4D4D4D" w:themeColor="accent2" w:themeShade="BF"/>
          <w:sz w:val="18"/>
          <w:szCs w:val="18"/>
        </w:rPr>
      </w:pPr>
    </w:p>
    <w:p w14:paraId="5BDF9C7C" w14:textId="6B97A1E8" w:rsidR="007D6E97" w:rsidRDefault="00AE7852" w:rsidP="4A674FA1">
      <w:pPr>
        <w:spacing w:line="360" w:lineRule="auto"/>
      </w:pPr>
      <w:r>
        <w:br w:type="page"/>
      </w:r>
    </w:p>
    <w:p w14:paraId="6160218F" w14:textId="5DDC89A8" w:rsidR="007D6E97" w:rsidRDefault="0068335A" w:rsidP="0068335A">
      <w:pPr>
        <w:pStyle w:val="Descripcin"/>
      </w:pPr>
      <w:bookmarkStart w:id="68" w:name="_Toc242050297"/>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23</w:t>
      </w:r>
      <w:r w:rsidR="000462BE">
        <w:fldChar w:fldCharType="end"/>
      </w:r>
      <w:r>
        <w:t xml:space="preserve"> </w:t>
      </w:r>
      <w:r w:rsidRPr="00F33774">
        <w:t>“Diagrama de Caso De Uso 109”.</w:t>
      </w:r>
      <w:bookmarkEnd w:id="68"/>
    </w:p>
    <w:p w14:paraId="38DDB7BC" w14:textId="77777777" w:rsidR="0068335A" w:rsidRPr="0068335A" w:rsidRDefault="0068335A" w:rsidP="0068335A"/>
    <w:p w14:paraId="4A994A37" w14:textId="26AC2E14" w:rsidR="0075740D" w:rsidRPr="0075740D" w:rsidRDefault="0075740D" w:rsidP="0075740D">
      <w:pPr>
        <w:spacing w:line="360" w:lineRule="auto"/>
        <w:jc w:val="center"/>
        <w:rPr>
          <w:rFonts w:eastAsia="Times New Roman" w:cs="Times New Roman"/>
          <w:b/>
          <w:bCs/>
          <w:color w:val="4D4D4D"/>
          <w:sz w:val="18"/>
          <w:szCs w:val="18"/>
        </w:rPr>
      </w:pPr>
      <w:r w:rsidRPr="0075740D">
        <w:rPr>
          <w:rFonts w:eastAsia="Times New Roman" w:cs="Times New Roman"/>
          <w:b/>
          <w:bCs/>
          <w:color w:val="4D4D4D"/>
          <w:sz w:val="18"/>
          <w:szCs w:val="18"/>
        </w:rPr>
        <w:drawing>
          <wp:inline distT="0" distB="0" distL="0" distR="0" wp14:anchorId="26ACB49A" wp14:editId="14C1716D">
            <wp:extent cx="3427730" cy="8257540"/>
            <wp:effectExtent l="0" t="0" r="1270" b="0"/>
            <wp:docPr id="1990031552" name="Imagen 10"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1552" name="Imagen 10" descr="Diagrama&#10;&#10;Descripción generada automáticamente con confianza medi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3FF464EF" w14:textId="57520AF4" w:rsidR="007D6E97" w:rsidRDefault="007D6E97">
      <w:pPr>
        <w:spacing w:line="360" w:lineRule="auto"/>
        <w:jc w:val="center"/>
        <w:rPr>
          <w:rFonts w:eastAsia="Times New Roman" w:cs="Times New Roman"/>
          <w:b/>
          <w:bCs/>
          <w:color w:val="4D4D4D"/>
          <w:sz w:val="18"/>
          <w:szCs w:val="18"/>
        </w:rPr>
      </w:pPr>
    </w:p>
    <w:p w14:paraId="1DD0F394"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741D2491" w14:textId="77777777" w:rsidR="007D6E97" w:rsidRDefault="007D6E97">
      <w:pPr>
        <w:spacing w:line="360" w:lineRule="auto"/>
        <w:rPr>
          <w:rFonts w:eastAsia="Times New Roman" w:cs="Times New Roman"/>
        </w:rPr>
      </w:pPr>
    </w:p>
    <w:p w14:paraId="4E3A83B8" w14:textId="086997A1" w:rsidR="007D6E97" w:rsidRDefault="007D6E97" w:rsidP="4A674FA1">
      <w:pPr>
        <w:spacing w:line="360" w:lineRule="auto"/>
        <w:jc w:val="center"/>
        <w:rPr>
          <w:rFonts w:eastAsia="Times New Roman" w:cs="Times New Roman"/>
          <w:b/>
          <w:bCs/>
          <w:color w:val="4D4D4D" w:themeColor="accent2" w:themeShade="BF"/>
          <w:sz w:val="18"/>
          <w:szCs w:val="18"/>
        </w:rPr>
      </w:pPr>
    </w:p>
    <w:p w14:paraId="05B62660" w14:textId="491F62AE" w:rsidR="007D6E97" w:rsidRDefault="00AE7852" w:rsidP="4A674FA1">
      <w:pPr>
        <w:spacing w:line="360" w:lineRule="auto"/>
      </w:pPr>
      <w:r>
        <w:br w:type="page"/>
      </w:r>
    </w:p>
    <w:p w14:paraId="1C915C1B" w14:textId="1B12962C" w:rsidR="0068335A" w:rsidRPr="0068335A" w:rsidRDefault="0068335A" w:rsidP="0068335A">
      <w:pPr>
        <w:pStyle w:val="Descripcin"/>
      </w:pPr>
      <w:bookmarkStart w:id="69" w:name="_Toc242050298"/>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24</w:t>
      </w:r>
      <w:r w:rsidR="000462BE">
        <w:fldChar w:fldCharType="end"/>
      </w:r>
      <w:r>
        <w:t xml:space="preserve"> </w:t>
      </w:r>
      <w:r w:rsidRPr="00672F75">
        <w:t>“Diagrama de Caso De Uso 110”.</w:t>
      </w:r>
      <w:bookmarkEnd w:id="69"/>
    </w:p>
    <w:p w14:paraId="410D83A3" w14:textId="3236398A" w:rsidR="00C72E05" w:rsidRPr="00C72E05" w:rsidRDefault="00C72E05" w:rsidP="00C72E05">
      <w:pPr>
        <w:spacing w:line="360" w:lineRule="auto"/>
        <w:jc w:val="center"/>
        <w:rPr>
          <w:rFonts w:eastAsia="Times New Roman" w:cs="Times New Roman"/>
          <w:b/>
          <w:bCs/>
          <w:color w:val="4D4D4D"/>
          <w:sz w:val="18"/>
          <w:szCs w:val="18"/>
        </w:rPr>
      </w:pPr>
      <w:r w:rsidRPr="00C72E05">
        <w:rPr>
          <w:rFonts w:eastAsia="Times New Roman" w:cs="Times New Roman"/>
          <w:b/>
          <w:bCs/>
          <w:color w:val="4D4D4D"/>
          <w:sz w:val="18"/>
          <w:szCs w:val="18"/>
        </w:rPr>
        <w:drawing>
          <wp:inline distT="0" distB="0" distL="0" distR="0" wp14:anchorId="3300CEE2" wp14:editId="667E3821">
            <wp:extent cx="3427730" cy="8257540"/>
            <wp:effectExtent l="0" t="0" r="1270" b="0"/>
            <wp:docPr id="1931404022" name="Imagen 12"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4022" name="Imagen 12" descr="Imagen que contiene Diagrama&#10;&#10;Descripción generada automáticament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2836A6FD" w14:textId="33E4B687" w:rsidR="007D6E97" w:rsidRDefault="007D6E97">
      <w:pPr>
        <w:spacing w:line="360" w:lineRule="auto"/>
        <w:jc w:val="center"/>
        <w:rPr>
          <w:rFonts w:eastAsia="Times New Roman" w:cs="Times New Roman"/>
          <w:b/>
          <w:bCs/>
          <w:color w:val="4D4D4D"/>
          <w:sz w:val="18"/>
          <w:szCs w:val="18"/>
        </w:rPr>
      </w:pPr>
    </w:p>
    <w:p w14:paraId="53B0FABF"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47904C20" w14:textId="77777777" w:rsidR="007D6E97" w:rsidRDefault="007D6E97">
      <w:pPr>
        <w:spacing w:line="360" w:lineRule="auto"/>
        <w:rPr>
          <w:rFonts w:eastAsia="Times New Roman" w:cs="Times New Roman"/>
        </w:rPr>
      </w:pPr>
    </w:p>
    <w:p w14:paraId="219782ED" w14:textId="21B8878C" w:rsidR="007D6E97" w:rsidRDefault="007D6E97" w:rsidP="4A674FA1">
      <w:pPr>
        <w:spacing w:line="360" w:lineRule="auto"/>
        <w:jc w:val="center"/>
        <w:rPr>
          <w:rFonts w:eastAsia="Times New Roman" w:cs="Times New Roman"/>
          <w:b/>
          <w:bCs/>
          <w:color w:val="4D4D4D" w:themeColor="accent2" w:themeShade="BF"/>
          <w:sz w:val="18"/>
          <w:szCs w:val="18"/>
        </w:rPr>
      </w:pPr>
    </w:p>
    <w:p w14:paraId="57D09625" w14:textId="3F7A738E" w:rsidR="007D6E97" w:rsidRDefault="00AE7852" w:rsidP="4A674FA1">
      <w:pPr>
        <w:spacing w:line="360" w:lineRule="auto"/>
      </w:pPr>
      <w:r>
        <w:br w:type="page"/>
      </w:r>
    </w:p>
    <w:p w14:paraId="24A0B8F5" w14:textId="1E205737" w:rsidR="0068335A" w:rsidRPr="0068335A" w:rsidRDefault="0068335A" w:rsidP="0068335A">
      <w:pPr>
        <w:pStyle w:val="Descripcin"/>
      </w:pPr>
      <w:bookmarkStart w:id="70" w:name="_Toc242050299"/>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25</w:t>
      </w:r>
      <w:r w:rsidR="000462BE">
        <w:fldChar w:fldCharType="end"/>
      </w:r>
      <w:r>
        <w:t xml:space="preserve"> </w:t>
      </w:r>
      <w:r w:rsidRPr="007E1F08">
        <w:t>“Diagrama de Caso De Uso 111”.</w:t>
      </w:r>
      <w:bookmarkEnd w:id="70"/>
    </w:p>
    <w:p w14:paraId="52E91942" w14:textId="72E5B8B0" w:rsidR="00C72E05" w:rsidRPr="00C72E05" w:rsidRDefault="00C72E05" w:rsidP="00C72E05">
      <w:pPr>
        <w:spacing w:line="360" w:lineRule="auto"/>
        <w:jc w:val="center"/>
        <w:rPr>
          <w:rFonts w:eastAsia="Times New Roman" w:cs="Times New Roman"/>
          <w:b/>
          <w:bCs/>
          <w:color w:val="4D4D4D"/>
          <w:sz w:val="18"/>
          <w:szCs w:val="18"/>
        </w:rPr>
      </w:pPr>
      <w:r w:rsidRPr="00C72E05">
        <w:rPr>
          <w:rFonts w:eastAsia="Times New Roman" w:cs="Times New Roman"/>
          <w:b/>
          <w:bCs/>
          <w:color w:val="4D4D4D"/>
          <w:sz w:val="18"/>
          <w:szCs w:val="18"/>
        </w:rPr>
        <w:drawing>
          <wp:inline distT="0" distB="0" distL="0" distR="0" wp14:anchorId="3FF91D62" wp14:editId="3246F052">
            <wp:extent cx="3427730" cy="8257540"/>
            <wp:effectExtent l="0" t="0" r="1270" b="0"/>
            <wp:docPr id="1751919882" name="Imagen 1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9882" name="Imagen 14" descr="Imagen que contiene Diagrama&#10;&#10;Descripción generada automáticamen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7B3C6619" w14:textId="3BF6DE0D" w:rsidR="007D6E97" w:rsidRDefault="007D6E97">
      <w:pPr>
        <w:spacing w:line="360" w:lineRule="auto"/>
        <w:jc w:val="center"/>
        <w:rPr>
          <w:rFonts w:eastAsia="Times New Roman" w:cs="Times New Roman"/>
          <w:b/>
          <w:bCs/>
          <w:color w:val="4D4D4D"/>
          <w:sz w:val="18"/>
          <w:szCs w:val="18"/>
        </w:rPr>
      </w:pPr>
    </w:p>
    <w:p w14:paraId="5725C62A"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5F30277A" w14:textId="77777777" w:rsidR="007D6E97" w:rsidRDefault="007D6E97">
      <w:pPr>
        <w:spacing w:before="120" w:line="360" w:lineRule="auto"/>
        <w:ind w:left="720" w:right="720"/>
        <w:jc w:val="center"/>
        <w:rPr>
          <w:rFonts w:eastAsia="Times New Roman" w:cs="Times New Roman"/>
          <w:i/>
          <w:iCs/>
          <w:sz w:val="18"/>
          <w:szCs w:val="18"/>
        </w:rPr>
      </w:pPr>
    </w:p>
    <w:p w14:paraId="7A85535A" w14:textId="77777777" w:rsidR="00B63DB3" w:rsidRDefault="00B63DB3">
      <w:pPr>
        <w:spacing w:before="120" w:line="360" w:lineRule="auto"/>
        <w:ind w:left="720" w:right="720"/>
        <w:jc w:val="center"/>
        <w:rPr>
          <w:rFonts w:eastAsia="Times New Roman" w:cs="Times New Roman"/>
          <w:i/>
          <w:iCs/>
          <w:sz w:val="18"/>
          <w:szCs w:val="18"/>
        </w:rPr>
      </w:pPr>
    </w:p>
    <w:p w14:paraId="79610CC2" w14:textId="72CA9029" w:rsidR="0068335A" w:rsidRPr="0068335A" w:rsidRDefault="0068335A" w:rsidP="0068335A">
      <w:pPr>
        <w:pStyle w:val="Descripcin"/>
      </w:pPr>
      <w:bookmarkStart w:id="71" w:name="_Toc242050300"/>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26</w:t>
      </w:r>
      <w:r w:rsidR="000462BE">
        <w:fldChar w:fldCharType="end"/>
      </w:r>
      <w:r>
        <w:t xml:space="preserve"> </w:t>
      </w:r>
      <w:r w:rsidRPr="00427AED">
        <w:t>“Diagrama de Caso De Uso 112”.</w:t>
      </w:r>
      <w:bookmarkEnd w:id="71"/>
    </w:p>
    <w:p w14:paraId="70A4DC27" w14:textId="33C31857" w:rsidR="007B3983" w:rsidRPr="007B3983" w:rsidRDefault="007B3983" w:rsidP="007B3983">
      <w:pPr>
        <w:spacing w:line="360" w:lineRule="auto"/>
        <w:jc w:val="center"/>
        <w:rPr>
          <w:rFonts w:eastAsia="Times New Roman" w:cs="Times New Roman"/>
          <w:b/>
          <w:bCs/>
          <w:color w:val="4D4D4D"/>
          <w:sz w:val="18"/>
          <w:szCs w:val="18"/>
        </w:rPr>
      </w:pPr>
      <w:r w:rsidRPr="007B3983">
        <w:rPr>
          <w:rFonts w:eastAsia="Times New Roman" w:cs="Times New Roman"/>
          <w:b/>
          <w:bCs/>
          <w:color w:val="4D4D4D"/>
          <w:sz w:val="18"/>
          <w:szCs w:val="18"/>
        </w:rPr>
        <w:drawing>
          <wp:inline distT="0" distB="0" distL="0" distR="0" wp14:anchorId="54A59DD5" wp14:editId="37E90F4D">
            <wp:extent cx="3741420" cy="3032760"/>
            <wp:effectExtent l="0" t="0" r="0" b="0"/>
            <wp:docPr id="183332553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25536" name="Imagen 16" descr="Diagrama&#10;&#10;Descripción generada automáticament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41420" cy="3032760"/>
                    </a:xfrm>
                    <a:prstGeom prst="rect">
                      <a:avLst/>
                    </a:prstGeom>
                    <a:noFill/>
                    <a:ln>
                      <a:noFill/>
                    </a:ln>
                  </pic:spPr>
                </pic:pic>
              </a:graphicData>
            </a:graphic>
          </wp:inline>
        </w:drawing>
      </w:r>
    </w:p>
    <w:p w14:paraId="782482C3" w14:textId="0AB200CC" w:rsidR="007D6E97" w:rsidRDefault="007D6E97">
      <w:pPr>
        <w:spacing w:line="360" w:lineRule="auto"/>
        <w:jc w:val="center"/>
        <w:rPr>
          <w:rFonts w:eastAsia="Times New Roman" w:cs="Times New Roman"/>
          <w:b/>
          <w:bCs/>
          <w:color w:val="4D4D4D"/>
          <w:sz w:val="18"/>
          <w:szCs w:val="18"/>
        </w:rPr>
      </w:pPr>
    </w:p>
    <w:p w14:paraId="2BB95A3E"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00C7C97B" w14:textId="77777777" w:rsidR="007D6E97" w:rsidRDefault="007D6E97">
      <w:pPr>
        <w:spacing w:before="120" w:line="360" w:lineRule="auto"/>
        <w:ind w:left="720" w:right="720"/>
        <w:jc w:val="center"/>
        <w:rPr>
          <w:rFonts w:eastAsia="Times New Roman" w:cs="Times New Roman"/>
          <w:i/>
          <w:iCs/>
          <w:sz w:val="18"/>
          <w:szCs w:val="18"/>
        </w:rPr>
      </w:pPr>
    </w:p>
    <w:p w14:paraId="5046B70E" w14:textId="71F5420A" w:rsidR="00EA2B23" w:rsidRPr="00EA2B23" w:rsidRDefault="00EA2B23" w:rsidP="00EA2B23">
      <w:pPr>
        <w:pStyle w:val="Descripcin"/>
      </w:pPr>
      <w:bookmarkStart w:id="72" w:name="_Toc242050301"/>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27</w:t>
      </w:r>
      <w:r w:rsidR="000462BE">
        <w:fldChar w:fldCharType="end"/>
      </w:r>
      <w:r>
        <w:t xml:space="preserve"> </w:t>
      </w:r>
      <w:r w:rsidRPr="00BD7593">
        <w:t>“Diagrama de Caso De Uso 113”.</w:t>
      </w:r>
      <w:bookmarkEnd w:id="72"/>
    </w:p>
    <w:p w14:paraId="4ED306FA" w14:textId="59A56385" w:rsidR="00C82BFD" w:rsidRPr="00C82BFD" w:rsidRDefault="00C82BFD" w:rsidP="00C82BFD">
      <w:pPr>
        <w:spacing w:line="360" w:lineRule="auto"/>
        <w:jc w:val="center"/>
        <w:rPr>
          <w:rFonts w:eastAsia="Times New Roman" w:cs="Times New Roman"/>
          <w:b/>
          <w:bCs/>
          <w:color w:val="4D4D4D"/>
          <w:sz w:val="18"/>
          <w:szCs w:val="18"/>
        </w:rPr>
      </w:pPr>
      <w:r w:rsidRPr="00C82BFD">
        <w:rPr>
          <w:rFonts w:eastAsia="Times New Roman" w:cs="Times New Roman"/>
          <w:b/>
          <w:bCs/>
          <w:color w:val="4D4D4D"/>
          <w:sz w:val="18"/>
          <w:szCs w:val="18"/>
        </w:rPr>
        <w:drawing>
          <wp:inline distT="0" distB="0" distL="0" distR="0" wp14:anchorId="7D9EC406" wp14:editId="624E8FC4">
            <wp:extent cx="3427730" cy="8257540"/>
            <wp:effectExtent l="0" t="0" r="1270" b="0"/>
            <wp:docPr id="974498701" name="Imagen 18"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8701" name="Imagen 18" descr="Diagrama&#10;&#10;Descripción generada automáticamente con confianza baj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25125FB4" w14:textId="49A42080" w:rsidR="007D6E97" w:rsidRDefault="007D6E97">
      <w:pPr>
        <w:spacing w:line="360" w:lineRule="auto"/>
        <w:jc w:val="center"/>
        <w:rPr>
          <w:rFonts w:eastAsia="Times New Roman" w:cs="Times New Roman"/>
          <w:b/>
          <w:bCs/>
          <w:color w:val="4D4D4D"/>
          <w:sz w:val="18"/>
          <w:szCs w:val="18"/>
        </w:rPr>
      </w:pPr>
    </w:p>
    <w:p w14:paraId="4CEE3C0B"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6A82444D" w14:textId="77777777" w:rsidR="007D6E97" w:rsidRDefault="007D6E97">
      <w:pPr>
        <w:spacing w:before="120" w:line="360" w:lineRule="auto"/>
        <w:ind w:left="720" w:right="720"/>
        <w:jc w:val="center"/>
        <w:rPr>
          <w:rFonts w:eastAsia="Times New Roman" w:cs="Times New Roman"/>
          <w:i/>
          <w:iCs/>
          <w:sz w:val="18"/>
          <w:szCs w:val="18"/>
        </w:rPr>
      </w:pPr>
    </w:p>
    <w:p w14:paraId="17253534" w14:textId="77777777" w:rsidR="00B63DB3" w:rsidRDefault="00B63DB3">
      <w:pPr>
        <w:spacing w:before="120" w:line="360" w:lineRule="auto"/>
        <w:ind w:left="720" w:right="720"/>
        <w:jc w:val="center"/>
        <w:rPr>
          <w:rFonts w:eastAsia="Times New Roman" w:cs="Times New Roman"/>
          <w:i/>
          <w:iCs/>
          <w:sz w:val="18"/>
          <w:szCs w:val="18"/>
        </w:rPr>
      </w:pPr>
    </w:p>
    <w:p w14:paraId="2B9E0A90" w14:textId="77777777" w:rsidR="00B63DB3" w:rsidRDefault="00B63DB3">
      <w:pPr>
        <w:spacing w:before="120" w:line="360" w:lineRule="auto"/>
        <w:ind w:left="720" w:right="720"/>
        <w:jc w:val="center"/>
        <w:rPr>
          <w:rFonts w:eastAsia="Times New Roman" w:cs="Times New Roman"/>
          <w:i/>
          <w:iCs/>
          <w:sz w:val="18"/>
          <w:szCs w:val="18"/>
        </w:rPr>
      </w:pPr>
    </w:p>
    <w:p w14:paraId="2B755837" w14:textId="2BF9D099" w:rsidR="00B63D3C" w:rsidRPr="00B63D3C" w:rsidRDefault="00B63D3C" w:rsidP="00B63D3C">
      <w:pPr>
        <w:pStyle w:val="Descripcin"/>
      </w:pPr>
      <w:bookmarkStart w:id="73" w:name="_Toc242050302"/>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28</w:t>
      </w:r>
      <w:r w:rsidR="000462BE">
        <w:fldChar w:fldCharType="end"/>
      </w:r>
      <w:r>
        <w:t xml:space="preserve"> </w:t>
      </w:r>
      <w:r w:rsidRPr="00CE4D7E">
        <w:t>“Diagrama de Caso De Uso 114”.</w:t>
      </w:r>
      <w:bookmarkEnd w:id="73"/>
    </w:p>
    <w:p w14:paraId="312108C6" w14:textId="0A9BA94B" w:rsidR="00B32CFE" w:rsidRPr="00B32CFE" w:rsidRDefault="00B32CFE" w:rsidP="00B32CFE">
      <w:pPr>
        <w:spacing w:line="360" w:lineRule="auto"/>
        <w:jc w:val="center"/>
        <w:rPr>
          <w:rFonts w:eastAsia="Times New Roman" w:cs="Times New Roman"/>
          <w:b/>
          <w:bCs/>
          <w:color w:val="4D4D4D"/>
          <w:sz w:val="18"/>
          <w:szCs w:val="18"/>
        </w:rPr>
      </w:pPr>
      <w:r w:rsidRPr="00B32CFE">
        <w:rPr>
          <w:rFonts w:eastAsia="Times New Roman" w:cs="Times New Roman"/>
          <w:b/>
          <w:bCs/>
          <w:color w:val="4D4D4D"/>
          <w:sz w:val="18"/>
          <w:szCs w:val="18"/>
        </w:rPr>
        <w:drawing>
          <wp:inline distT="0" distB="0" distL="0" distR="0" wp14:anchorId="4D82E1E6" wp14:editId="0700A688">
            <wp:extent cx="3427730" cy="8257540"/>
            <wp:effectExtent l="0" t="0" r="1270" b="0"/>
            <wp:docPr id="1351695459" name="Imagen 20"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5459" name="Imagen 20" descr="Diagrama&#10;&#10;Descripción generada automáticamente con confianza baj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2025F3D3" w14:textId="500DFA73" w:rsidR="007D6E97" w:rsidRDefault="007D6E97">
      <w:pPr>
        <w:spacing w:line="360" w:lineRule="auto"/>
        <w:jc w:val="center"/>
        <w:rPr>
          <w:rFonts w:eastAsia="Times New Roman" w:cs="Times New Roman"/>
          <w:b/>
          <w:bCs/>
          <w:color w:val="4D4D4D"/>
          <w:sz w:val="18"/>
          <w:szCs w:val="18"/>
        </w:rPr>
      </w:pPr>
    </w:p>
    <w:p w14:paraId="6B079F58" w14:textId="77777777" w:rsidR="007D6E97" w:rsidRDefault="000479C4">
      <w:pPr>
        <w:spacing w:before="120" w:line="360" w:lineRule="auto"/>
        <w:ind w:left="720" w:right="720"/>
        <w:jc w:val="center"/>
        <w:rPr>
          <w:rFonts w:eastAsia="Times New Roman" w:cs="Times New Roman"/>
        </w:rPr>
      </w:pPr>
      <w:r>
        <w:rPr>
          <w:rFonts w:eastAsia="Times New Roman" w:cs="Times New Roman"/>
          <w:i/>
          <w:iCs/>
          <w:sz w:val="18"/>
          <w:szCs w:val="18"/>
        </w:rPr>
        <w:t>Fuente: Elaborado por el estudiante de acuerdo con el proyecto</w:t>
      </w:r>
    </w:p>
    <w:p w14:paraId="1E78EDEE" w14:textId="77777777" w:rsidR="007D6E97" w:rsidRDefault="007D6E97">
      <w:pPr>
        <w:spacing w:line="360" w:lineRule="auto"/>
        <w:rPr>
          <w:rFonts w:eastAsia="Times New Roman" w:cs="Times New Roman"/>
        </w:rPr>
      </w:pPr>
    </w:p>
    <w:p w14:paraId="28005070" w14:textId="3990B6D1" w:rsidR="007D6E97" w:rsidRDefault="007D6E97" w:rsidP="4A674FA1">
      <w:pPr>
        <w:spacing w:line="360" w:lineRule="auto"/>
        <w:jc w:val="center"/>
        <w:rPr>
          <w:rFonts w:eastAsia="Times New Roman" w:cs="Times New Roman"/>
          <w:b/>
          <w:bCs/>
          <w:color w:val="4D4D4D" w:themeColor="accent2" w:themeShade="BF"/>
          <w:sz w:val="18"/>
          <w:szCs w:val="18"/>
        </w:rPr>
      </w:pPr>
    </w:p>
    <w:p w14:paraId="49769376" w14:textId="5CDC264C" w:rsidR="007D6E97" w:rsidRDefault="00AE7852" w:rsidP="4A674FA1">
      <w:pPr>
        <w:spacing w:line="360" w:lineRule="auto"/>
      </w:pPr>
      <w:r>
        <w:br w:type="page"/>
      </w:r>
    </w:p>
    <w:p w14:paraId="2EAB1B98" w14:textId="128523A5" w:rsidR="00B63D3C" w:rsidRPr="00B63D3C" w:rsidRDefault="00B63D3C" w:rsidP="00B63D3C">
      <w:pPr>
        <w:pStyle w:val="Descripcin"/>
      </w:pPr>
      <w:bookmarkStart w:id="74" w:name="_Toc242050303"/>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29</w:t>
      </w:r>
      <w:r w:rsidR="000462BE">
        <w:fldChar w:fldCharType="end"/>
      </w:r>
      <w:r>
        <w:t xml:space="preserve"> </w:t>
      </w:r>
      <w:r w:rsidRPr="003F6317">
        <w:t>“Diagrama de Caso De Uso 115”.</w:t>
      </w:r>
      <w:bookmarkEnd w:id="74"/>
    </w:p>
    <w:p w14:paraId="008F28C4" w14:textId="404FB378" w:rsidR="0053144C" w:rsidRPr="0053144C" w:rsidRDefault="0053144C" w:rsidP="0053144C">
      <w:pPr>
        <w:spacing w:line="360" w:lineRule="auto"/>
        <w:jc w:val="center"/>
        <w:rPr>
          <w:rFonts w:eastAsia="Times New Roman" w:cs="Times New Roman"/>
          <w:b/>
          <w:bCs/>
          <w:color w:val="4D4D4D"/>
          <w:sz w:val="18"/>
          <w:szCs w:val="18"/>
        </w:rPr>
      </w:pPr>
      <w:r w:rsidRPr="0053144C">
        <w:rPr>
          <w:rFonts w:eastAsia="Times New Roman" w:cs="Times New Roman"/>
          <w:b/>
          <w:bCs/>
          <w:color w:val="4D4D4D"/>
          <w:sz w:val="18"/>
          <w:szCs w:val="18"/>
        </w:rPr>
        <w:drawing>
          <wp:inline distT="0" distB="0" distL="0" distR="0" wp14:anchorId="7CF2901A" wp14:editId="1CFA6050">
            <wp:extent cx="5971540" cy="2818130"/>
            <wp:effectExtent l="0" t="0" r="0" b="1270"/>
            <wp:docPr id="136403951" name="Imagen 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951" name="Imagen 22" descr="Texto&#10;&#10;Descripción generada automáticament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1540" cy="2818130"/>
                    </a:xfrm>
                    <a:prstGeom prst="rect">
                      <a:avLst/>
                    </a:prstGeom>
                    <a:noFill/>
                    <a:ln>
                      <a:noFill/>
                    </a:ln>
                  </pic:spPr>
                </pic:pic>
              </a:graphicData>
            </a:graphic>
          </wp:inline>
        </w:drawing>
      </w:r>
    </w:p>
    <w:p w14:paraId="30E8E1F2" w14:textId="59A9E053" w:rsidR="007D6E97" w:rsidRDefault="007D6E97">
      <w:pPr>
        <w:spacing w:line="360" w:lineRule="auto"/>
        <w:jc w:val="center"/>
        <w:rPr>
          <w:rFonts w:eastAsia="Times New Roman" w:cs="Times New Roman"/>
          <w:b/>
          <w:bCs/>
          <w:color w:val="4D4D4D"/>
          <w:sz w:val="18"/>
          <w:szCs w:val="18"/>
        </w:rPr>
      </w:pPr>
    </w:p>
    <w:p w14:paraId="7130D727" w14:textId="77777777" w:rsidR="007D6E97" w:rsidRDefault="000479C4">
      <w:pPr>
        <w:spacing w:before="120" w:line="360" w:lineRule="auto"/>
        <w:ind w:left="720" w:right="720"/>
        <w:jc w:val="center"/>
        <w:rPr>
          <w:rFonts w:eastAsia="Times New Roman" w:cs="Times New Roman"/>
        </w:rPr>
      </w:pPr>
      <w:r>
        <w:rPr>
          <w:rFonts w:eastAsia="Times New Roman" w:cs="Times New Roman"/>
          <w:i/>
          <w:iCs/>
          <w:sz w:val="18"/>
          <w:szCs w:val="18"/>
        </w:rPr>
        <w:t>Fuente: Elaborado por el estudiante de acuerdo con el proyecto</w:t>
      </w:r>
    </w:p>
    <w:p w14:paraId="79BAF5FD" w14:textId="77777777" w:rsidR="007D6E97" w:rsidRDefault="007D6E97">
      <w:pPr>
        <w:spacing w:line="360" w:lineRule="auto"/>
        <w:rPr>
          <w:rFonts w:eastAsia="Times New Roman" w:cs="Times New Roman"/>
        </w:rPr>
      </w:pPr>
    </w:p>
    <w:p w14:paraId="52BAF891" w14:textId="77190E5A" w:rsidR="007D6E97" w:rsidRDefault="007D6E97" w:rsidP="4A674FA1">
      <w:pPr>
        <w:spacing w:line="360" w:lineRule="auto"/>
        <w:jc w:val="center"/>
        <w:rPr>
          <w:rFonts w:eastAsia="Times New Roman" w:cs="Times New Roman"/>
          <w:b/>
          <w:bCs/>
          <w:color w:val="4D4D4D" w:themeColor="accent2" w:themeShade="BF"/>
          <w:sz w:val="18"/>
          <w:szCs w:val="18"/>
        </w:rPr>
      </w:pPr>
    </w:p>
    <w:p w14:paraId="7BA32988" w14:textId="73E36AD9" w:rsidR="007D6E97" w:rsidRDefault="00AE7852" w:rsidP="4A674FA1">
      <w:pPr>
        <w:spacing w:line="360" w:lineRule="auto"/>
      </w:pPr>
      <w:r>
        <w:br w:type="page"/>
      </w:r>
    </w:p>
    <w:p w14:paraId="10FF1C59" w14:textId="7DDE76B6" w:rsidR="00B63D3C" w:rsidRPr="00B63D3C" w:rsidRDefault="00B63D3C" w:rsidP="00B63D3C">
      <w:pPr>
        <w:pStyle w:val="Descripcin"/>
      </w:pPr>
      <w:bookmarkStart w:id="75" w:name="_Toc242050304"/>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30</w:t>
      </w:r>
      <w:r w:rsidR="000462BE">
        <w:fldChar w:fldCharType="end"/>
      </w:r>
      <w:r>
        <w:t xml:space="preserve"> </w:t>
      </w:r>
      <w:r w:rsidRPr="00B47955">
        <w:t>“Diagrama de Caso De Uso 116”.</w:t>
      </w:r>
      <w:bookmarkEnd w:id="75"/>
    </w:p>
    <w:p w14:paraId="36ED2BD3" w14:textId="62684787" w:rsidR="006B503D" w:rsidRPr="006B503D" w:rsidRDefault="006B503D" w:rsidP="006B503D">
      <w:pPr>
        <w:spacing w:line="360" w:lineRule="auto"/>
        <w:jc w:val="center"/>
        <w:rPr>
          <w:rFonts w:eastAsia="Times New Roman" w:cs="Times New Roman"/>
          <w:b/>
          <w:bCs/>
          <w:color w:val="4D4D4D"/>
          <w:sz w:val="18"/>
          <w:szCs w:val="18"/>
        </w:rPr>
      </w:pPr>
      <w:r w:rsidRPr="006B503D">
        <w:rPr>
          <w:rFonts w:eastAsia="Times New Roman" w:cs="Times New Roman"/>
          <w:b/>
          <w:bCs/>
          <w:color w:val="4D4D4D"/>
          <w:sz w:val="18"/>
          <w:szCs w:val="18"/>
        </w:rPr>
        <w:drawing>
          <wp:inline distT="0" distB="0" distL="0" distR="0" wp14:anchorId="68C05E43" wp14:editId="4B9E3DC8">
            <wp:extent cx="5935980" cy="3032760"/>
            <wp:effectExtent l="0" t="0" r="7620" b="0"/>
            <wp:docPr id="1323031979" name="Imagen 2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1979" name="Imagen 24" descr="Diagrama&#10;&#10;Descripción generada automáticament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5980" cy="3032760"/>
                    </a:xfrm>
                    <a:prstGeom prst="rect">
                      <a:avLst/>
                    </a:prstGeom>
                    <a:noFill/>
                    <a:ln>
                      <a:noFill/>
                    </a:ln>
                  </pic:spPr>
                </pic:pic>
              </a:graphicData>
            </a:graphic>
          </wp:inline>
        </w:drawing>
      </w:r>
    </w:p>
    <w:p w14:paraId="71D1FF73" w14:textId="058689FC" w:rsidR="007D6E97" w:rsidRDefault="007D6E97">
      <w:pPr>
        <w:spacing w:line="360" w:lineRule="auto"/>
        <w:jc w:val="center"/>
        <w:rPr>
          <w:rFonts w:eastAsia="Times New Roman" w:cs="Times New Roman"/>
          <w:b/>
          <w:bCs/>
          <w:color w:val="4D4D4D"/>
          <w:sz w:val="18"/>
          <w:szCs w:val="18"/>
        </w:rPr>
      </w:pPr>
    </w:p>
    <w:p w14:paraId="2041DF35"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1A1CB49F" w14:textId="77777777" w:rsidR="007D6E97" w:rsidRDefault="007D6E97">
      <w:pPr>
        <w:spacing w:before="120" w:line="360" w:lineRule="auto"/>
        <w:ind w:left="720" w:right="720"/>
        <w:jc w:val="center"/>
        <w:rPr>
          <w:rFonts w:eastAsia="Times New Roman" w:cs="Times New Roman"/>
          <w:i/>
          <w:iCs/>
          <w:sz w:val="18"/>
          <w:szCs w:val="18"/>
        </w:rPr>
      </w:pPr>
    </w:p>
    <w:p w14:paraId="74BD9954" w14:textId="2F8587A1" w:rsidR="007D6E97" w:rsidRDefault="007D6E97" w:rsidP="4A674FA1">
      <w:pPr>
        <w:spacing w:line="360" w:lineRule="auto"/>
        <w:jc w:val="center"/>
        <w:rPr>
          <w:rFonts w:eastAsia="Times New Roman" w:cs="Times New Roman"/>
          <w:b/>
          <w:bCs/>
          <w:color w:val="4D4D4D" w:themeColor="accent2" w:themeShade="BF"/>
          <w:sz w:val="18"/>
          <w:szCs w:val="18"/>
        </w:rPr>
      </w:pPr>
      <w:bookmarkStart w:id="76" w:name="_heading=h.jivruqie4bj" w:colFirst="0" w:colLast="0"/>
      <w:bookmarkEnd w:id="76"/>
    </w:p>
    <w:p w14:paraId="70A26CAA" w14:textId="12170A45" w:rsidR="007D6E97" w:rsidRDefault="00AE7852" w:rsidP="4A674FA1">
      <w:pPr>
        <w:spacing w:line="360" w:lineRule="auto"/>
      </w:pPr>
      <w:r>
        <w:br w:type="page"/>
      </w:r>
    </w:p>
    <w:p w14:paraId="5A49EC5C" w14:textId="07411293" w:rsidR="007D6E97" w:rsidRDefault="00B63D3C" w:rsidP="00B63D3C">
      <w:pPr>
        <w:pStyle w:val="Descripcin"/>
      </w:pPr>
      <w:bookmarkStart w:id="77" w:name="_Toc242050305"/>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31</w:t>
      </w:r>
      <w:r w:rsidR="000462BE">
        <w:fldChar w:fldCharType="end"/>
      </w:r>
      <w:r>
        <w:t xml:space="preserve"> </w:t>
      </w:r>
      <w:r w:rsidRPr="00DB4083">
        <w:t>“Diagrama de Caso De Uso 117”.</w:t>
      </w:r>
      <w:bookmarkEnd w:id="77"/>
    </w:p>
    <w:p w14:paraId="793DE75C" w14:textId="77777777" w:rsidR="00B63D3C" w:rsidRPr="00B63D3C" w:rsidRDefault="00B63D3C" w:rsidP="00B63D3C"/>
    <w:p w14:paraId="134A2A30" w14:textId="0FBF6599" w:rsidR="009204A1" w:rsidRPr="009204A1" w:rsidRDefault="009204A1" w:rsidP="009204A1">
      <w:pPr>
        <w:spacing w:line="360" w:lineRule="auto"/>
        <w:jc w:val="center"/>
        <w:rPr>
          <w:rFonts w:eastAsia="Times New Roman" w:cs="Times New Roman"/>
          <w:b/>
          <w:bCs/>
          <w:color w:val="4D4D4D"/>
          <w:sz w:val="18"/>
          <w:szCs w:val="18"/>
        </w:rPr>
      </w:pPr>
      <w:r w:rsidRPr="009204A1">
        <w:rPr>
          <w:rFonts w:eastAsia="Times New Roman" w:cs="Times New Roman"/>
          <w:b/>
          <w:bCs/>
          <w:color w:val="4D4D4D"/>
          <w:sz w:val="18"/>
          <w:szCs w:val="18"/>
        </w:rPr>
        <w:drawing>
          <wp:inline distT="0" distB="0" distL="0" distR="0" wp14:anchorId="16ECBE38" wp14:editId="17EA1D9B">
            <wp:extent cx="3427730" cy="8257540"/>
            <wp:effectExtent l="0" t="0" r="1270" b="0"/>
            <wp:docPr id="2135291101" name="Imagen 2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1101" name="Imagen 26" descr="Imagen que contiene Diagrama&#10;&#10;Descripción generada automáticament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60FD72E4" w14:textId="3E9796E0" w:rsidR="007D6E97" w:rsidRDefault="007D6E97">
      <w:pPr>
        <w:spacing w:line="360" w:lineRule="auto"/>
        <w:jc w:val="center"/>
        <w:rPr>
          <w:rFonts w:eastAsia="Times New Roman" w:cs="Times New Roman"/>
          <w:b/>
          <w:bCs/>
          <w:color w:val="4D4D4D"/>
          <w:sz w:val="18"/>
          <w:szCs w:val="18"/>
        </w:rPr>
      </w:pPr>
    </w:p>
    <w:p w14:paraId="762D7D20" w14:textId="77777777" w:rsidR="007D6E97" w:rsidRDefault="000479C4">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3730E7A0" w14:textId="77777777" w:rsidR="001B45FF" w:rsidRDefault="001B45FF" w:rsidP="001B45FF">
      <w:pPr>
        <w:spacing w:before="120" w:line="360" w:lineRule="auto"/>
        <w:ind w:left="720" w:right="720"/>
      </w:pPr>
    </w:p>
    <w:p w14:paraId="623C3B0B" w14:textId="2935A97C" w:rsidR="00B63D3C" w:rsidRPr="00B63D3C" w:rsidRDefault="00B63D3C" w:rsidP="00B63D3C">
      <w:pPr>
        <w:pStyle w:val="Descripcin"/>
      </w:pPr>
      <w:bookmarkStart w:id="78" w:name="_Toc242050306"/>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32</w:t>
      </w:r>
      <w:r w:rsidR="000462BE">
        <w:fldChar w:fldCharType="end"/>
      </w:r>
      <w:r>
        <w:t xml:space="preserve"> </w:t>
      </w:r>
      <w:r w:rsidRPr="0042743E">
        <w:t>“Diagrama de Caso De Uso 118”.</w:t>
      </w:r>
      <w:bookmarkEnd w:id="78"/>
    </w:p>
    <w:p w14:paraId="03066943" w14:textId="0E73387F" w:rsidR="00394599" w:rsidRPr="00394599" w:rsidRDefault="00394599" w:rsidP="00394599">
      <w:pPr>
        <w:spacing w:line="360" w:lineRule="auto"/>
        <w:jc w:val="center"/>
        <w:rPr>
          <w:rFonts w:eastAsia="Times New Roman" w:cs="Times New Roman"/>
          <w:b/>
          <w:bCs/>
          <w:color w:val="4D4D4D"/>
          <w:sz w:val="18"/>
          <w:szCs w:val="18"/>
        </w:rPr>
      </w:pPr>
      <w:r w:rsidRPr="00394599">
        <w:rPr>
          <w:rFonts w:eastAsia="Times New Roman" w:cs="Times New Roman"/>
          <w:b/>
          <w:bCs/>
          <w:color w:val="4D4D4D"/>
          <w:sz w:val="18"/>
          <w:szCs w:val="18"/>
        </w:rPr>
        <w:drawing>
          <wp:inline distT="0" distB="0" distL="0" distR="0" wp14:anchorId="6099B01E" wp14:editId="4E459202">
            <wp:extent cx="3741420" cy="3032760"/>
            <wp:effectExtent l="0" t="0" r="0" b="0"/>
            <wp:docPr id="1640072687"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72687" name="Imagen 28" descr="Diagrama&#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41420" cy="3032760"/>
                    </a:xfrm>
                    <a:prstGeom prst="rect">
                      <a:avLst/>
                    </a:prstGeom>
                    <a:noFill/>
                    <a:ln>
                      <a:noFill/>
                    </a:ln>
                  </pic:spPr>
                </pic:pic>
              </a:graphicData>
            </a:graphic>
          </wp:inline>
        </w:drawing>
      </w:r>
    </w:p>
    <w:p w14:paraId="55D6BBCF" w14:textId="48D93F30" w:rsidR="001B45FF" w:rsidRDefault="001B45FF" w:rsidP="001B45FF">
      <w:pPr>
        <w:spacing w:line="360" w:lineRule="auto"/>
        <w:jc w:val="center"/>
        <w:rPr>
          <w:rFonts w:eastAsia="Times New Roman" w:cs="Times New Roman"/>
          <w:b/>
          <w:bCs/>
          <w:color w:val="4D4D4D"/>
          <w:sz w:val="18"/>
          <w:szCs w:val="18"/>
        </w:rPr>
      </w:pPr>
    </w:p>
    <w:p w14:paraId="29EFC8B8" w14:textId="77777777" w:rsidR="001B45FF" w:rsidRDefault="001B45FF" w:rsidP="001B45FF">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34C13ED7" w14:textId="77777777" w:rsidR="001B45FF" w:rsidRDefault="001B45FF" w:rsidP="001B45FF">
      <w:pPr>
        <w:spacing w:before="120" w:line="360" w:lineRule="auto"/>
        <w:ind w:left="720" w:right="720"/>
      </w:pPr>
    </w:p>
    <w:p w14:paraId="562BC9A9" w14:textId="47E24320" w:rsidR="004C27D0" w:rsidRPr="004C27D0" w:rsidRDefault="004C27D0" w:rsidP="004C27D0">
      <w:pPr>
        <w:pStyle w:val="Descripcin"/>
      </w:pPr>
      <w:bookmarkStart w:id="79" w:name="_Toc242050307"/>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33</w:t>
      </w:r>
      <w:r w:rsidR="000462BE">
        <w:fldChar w:fldCharType="end"/>
      </w:r>
      <w:r>
        <w:t xml:space="preserve"> "</w:t>
      </w:r>
      <w:r w:rsidRPr="00996869">
        <w:t>Diagrama de Caso De Uso 119”.</w:t>
      </w:r>
      <w:bookmarkEnd w:id="79"/>
    </w:p>
    <w:p w14:paraId="576182FA" w14:textId="5BC37175" w:rsidR="00BB72AB" w:rsidRPr="00BB72AB" w:rsidRDefault="00BB72AB" w:rsidP="00BB72AB">
      <w:pPr>
        <w:spacing w:line="360" w:lineRule="auto"/>
        <w:jc w:val="center"/>
        <w:rPr>
          <w:rFonts w:eastAsia="Times New Roman" w:cs="Times New Roman"/>
          <w:b/>
          <w:bCs/>
          <w:color w:val="4D4D4D"/>
          <w:sz w:val="18"/>
          <w:szCs w:val="18"/>
        </w:rPr>
      </w:pPr>
      <w:r w:rsidRPr="00BB72AB">
        <w:rPr>
          <w:rFonts w:eastAsia="Times New Roman" w:cs="Times New Roman"/>
          <w:b/>
          <w:bCs/>
          <w:color w:val="4D4D4D"/>
          <w:sz w:val="18"/>
          <w:szCs w:val="18"/>
        </w:rPr>
        <w:drawing>
          <wp:inline distT="0" distB="0" distL="0" distR="0" wp14:anchorId="7554F5AA" wp14:editId="1417EEF9">
            <wp:extent cx="3427730" cy="8257540"/>
            <wp:effectExtent l="0" t="0" r="1270" b="0"/>
            <wp:docPr id="1523639819" name="Imagen 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39819" name="Imagen 30" descr="Imagen que contiene Diagrama&#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27730" cy="8257540"/>
                    </a:xfrm>
                    <a:prstGeom prst="rect">
                      <a:avLst/>
                    </a:prstGeom>
                    <a:noFill/>
                    <a:ln>
                      <a:noFill/>
                    </a:ln>
                  </pic:spPr>
                </pic:pic>
              </a:graphicData>
            </a:graphic>
          </wp:inline>
        </w:drawing>
      </w:r>
    </w:p>
    <w:p w14:paraId="38AB8F68" w14:textId="64639CFF" w:rsidR="001B45FF" w:rsidRDefault="001B45FF" w:rsidP="001B45FF">
      <w:pPr>
        <w:spacing w:line="360" w:lineRule="auto"/>
        <w:jc w:val="center"/>
        <w:rPr>
          <w:rFonts w:eastAsia="Times New Roman" w:cs="Times New Roman"/>
          <w:b/>
          <w:bCs/>
          <w:color w:val="4D4D4D"/>
          <w:sz w:val="18"/>
          <w:szCs w:val="18"/>
        </w:rPr>
      </w:pPr>
    </w:p>
    <w:p w14:paraId="28A951B0" w14:textId="77777777" w:rsidR="001B45FF" w:rsidRDefault="001B45FF" w:rsidP="001B45FF">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004316DF" w14:textId="77777777" w:rsidR="001B45FF" w:rsidRDefault="001B45FF" w:rsidP="001B45FF">
      <w:pPr>
        <w:spacing w:before="120" w:line="360" w:lineRule="auto"/>
        <w:ind w:left="720" w:right="720"/>
      </w:pPr>
    </w:p>
    <w:p w14:paraId="2E95D20D" w14:textId="649C9796" w:rsidR="004C27D0" w:rsidRPr="004C27D0" w:rsidRDefault="004C27D0" w:rsidP="004C27D0">
      <w:pPr>
        <w:pStyle w:val="Descripcin"/>
      </w:pPr>
      <w:bookmarkStart w:id="80" w:name="_Toc242050308"/>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34</w:t>
      </w:r>
      <w:r w:rsidR="000462BE">
        <w:fldChar w:fldCharType="end"/>
      </w:r>
      <w:r>
        <w:t xml:space="preserve"> </w:t>
      </w:r>
      <w:r w:rsidRPr="007A277A">
        <w:t>“Diagrama de Caso De Uso 120”.</w:t>
      </w:r>
      <w:bookmarkEnd w:id="80"/>
    </w:p>
    <w:p w14:paraId="34915265" w14:textId="00E99BEF" w:rsidR="00BB72AB" w:rsidRPr="00BB72AB" w:rsidRDefault="00BB72AB" w:rsidP="00BB72AB">
      <w:pPr>
        <w:spacing w:line="360" w:lineRule="auto"/>
        <w:jc w:val="center"/>
        <w:rPr>
          <w:rFonts w:eastAsia="Times New Roman" w:cs="Times New Roman"/>
          <w:b/>
          <w:bCs/>
          <w:color w:val="4D4D4D"/>
          <w:sz w:val="18"/>
          <w:szCs w:val="18"/>
        </w:rPr>
      </w:pPr>
      <w:r w:rsidRPr="00BB72AB">
        <w:rPr>
          <w:rFonts w:eastAsia="Times New Roman" w:cs="Times New Roman"/>
          <w:b/>
          <w:bCs/>
          <w:color w:val="4D4D4D"/>
          <w:sz w:val="18"/>
          <w:szCs w:val="18"/>
        </w:rPr>
        <w:drawing>
          <wp:inline distT="0" distB="0" distL="0" distR="0" wp14:anchorId="13F18BEA" wp14:editId="67571D9D">
            <wp:extent cx="5759450" cy="8257540"/>
            <wp:effectExtent l="0" t="0" r="0" b="0"/>
            <wp:docPr id="1766667874" name="Imagen 3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67874" name="Imagen 32" descr="Diagrama&#10;&#10;Descripción generada automá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9450" cy="8257540"/>
                    </a:xfrm>
                    <a:prstGeom prst="rect">
                      <a:avLst/>
                    </a:prstGeom>
                    <a:noFill/>
                    <a:ln>
                      <a:noFill/>
                    </a:ln>
                  </pic:spPr>
                </pic:pic>
              </a:graphicData>
            </a:graphic>
          </wp:inline>
        </w:drawing>
      </w:r>
    </w:p>
    <w:p w14:paraId="2AADC11E" w14:textId="185FDC0C" w:rsidR="001B45FF" w:rsidRDefault="001B45FF" w:rsidP="001B45FF">
      <w:pPr>
        <w:spacing w:line="360" w:lineRule="auto"/>
        <w:jc w:val="center"/>
        <w:rPr>
          <w:rFonts w:eastAsia="Times New Roman" w:cs="Times New Roman"/>
          <w:b/>
          <w:bCs/>
          <w:color w:val="4D4D4D"/>
          <w:sz w:val="18"/>
          <w:szCs w:val="18"/>
        </w:rPr>
      </w:pPr>
    </w:p>
    <w:p w14:paraId="66D66DA5" w14:textId="77777777" w:rsidR="001B45FF" w:rsidRDefault="001B45FF" w:rsidP="001B45FF">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1F3B2A8E" w14:textId="77777777" w:rsidR="00E0276C" w:rsidRDefault="00E0276C" w:rsidP="001B45FF">
      <w:pPr>
        <w:spacing w:before="120" w:line="360" w:lineRule="auto"/>
        <w:ind w:left="720" w:right="720"/>
        <w:jc w:val="center"/>
        <w:rPr>
          <w:rFonts w:eastAsia="Times New Roman" w:cs="Times New Roman"/>
          <w:i/>
          <w:iCs/>
          <w:sz w:val="18"/>
          <w:szCs w:val="18"/>
        </w:rPr>
      </w:pPr>
    </w:p>
    <w:p w14:paraId="027979B8" w14:textId="544408CC" w:rsidR="00BF572F" w:rsidRPr="00BF572F" w:rsidRDefault="00BF572F" w:rsidP="00BF572F">
      <w:pPr>
        <w:pStyle w:val="Descripcin"/>
      </w:pPr>
      <w:bookmarkStart w:id="81" w:name="_Toc242050309"/>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35</w:t>
      </w:r>
      <w:r w:rsidR="000462BE">
        <w:fldChar w:fldCharType="end"/>
      </w:r>
      <w:r>
        <w:t xml:space="preserve"> </w:t>
      </w:r>
      <w:r w:rsidRPr="00A4348A">
        <w:t>“Diagrama de Caso De Uso 121”.</w:t>
      </w:r>
      <w:bookmarkEnd w:id="81"/>
    </w:p>
    <w:p w14:paraId="4718D36A" w14:textId="78D80837" w:rsidR="0034035F" w:rsidRPr="0034035F" w:rsidRDefault="0034035F" w:rsidP="0034035F">
      <w:pPr>
        <w:spacing w:line="360" w:lineRule="auto"/>
        <w:jc w:val="center"/>
        <w:rPr>
          <w:rFonts w:eastAsia="Times New Roman" w:cs="Times New Roman"/>
          <w:b/>
          <w:bCs/>
          <w:color w:val="4D4D4D"/>
          <w:sz w:val="18"/>
          <w:szCs w:val="18"/>
        </w:rPr>
      </w:pPr>
      <w:r w:rsidRPr="0034035F">
        <w:rPr>
          <w:rFonts w:eastAsia="Times New Roman" w:cs="Times New Roman"/>
          <w:b/>
          <w:bCs/>
          <w:color w:val="4D4D4D"/>
          <w:sz w:val="18"/>
          <w:szCs w:val="18"/>
        </w:rPr>
        <w:drawing>
          <wp:inline distT="0" distB="0" distL="0" distR="0" wp14:anchorId="07FB19C8" wp14:editId="168647B7">
            <wp:extent cx="5759450" cy="8257540"/>
            <wp:effectExtent l="0" t="0" r="0" b="0"/>
            <wp:docPr id="1739630387" name="Imagen 3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30387" name="Imagen 34" descr="Diagrama&#10;&#10;Descripción generada automáticament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9450" cy="8257540"/>
                    </a:xfrm>
                    <a:prstGeom prst="rect">
                      <a:avLst/>
                    </a:prstGeom>
                    <a:noFill/>
                    <a:ln>
                      <a:noFill/>
                    </a:ln>
                  </pic:spPr>
                </pic:pic>
              </a:graphicData>
            </a:graphic>
          </wp:inline>
        </w:drawing>
      </w:r>
    </w:p>
    <w:p w14:paraId="610E9D25" w14:textId="7CA9E5E1" w:rsidR="001B45FF" w:rsidRDefault="001B45FF" w:rsidP="001B45FF">
      <w:pPr>
        <w:spacing w:line="360" w:lineRule="auto"/>
        <w:jc w:val="center"/>
        <w:rPr>
          <w:rFonts w:eastAsia="Times New Roman" w:cs="Times New Roman"/>
          <w:b/>
          <w:bCs/>
          <w:color w:val="4D4D4D"/>
          <w:sz w:val="18"/>
          <w:szCs w:val="18"/>
        </w:rPr>
      </w:pPr>
    </w:p>
    <w:p w14:paraId="08AF8716" w14:textId="77777777" w:rsidR="001B45FF" w:rsidRDefault="001B45FF" w:rsidP="001B45FF">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75818362" w14:textId="77777777" w:rsidR="001B45FF" w:rsidRDefault="001B45FF" w:rsidP="001B45FF">
      <w:pPr>
        <w:spacing w:before="120" w:line="360" w:lineRule="auto"/>
        <w:ind w:left="720" w:right="720"/>
      </w:pPr>
    </w:p>
    <w:p w14:paraId="23744787" w14:textId="1EE3BB65" w:rsidR="00E0276C" w:rsidRPr="00E0276C" w:rsidRDefault="00E0276C" w:rsidP="00E0276C">
      <w:pPr>
        <w:pStyle w:val="Descripcin"/>
      </w:pPr>
      <w:bookmarkStart w:id="82" w:name="_Toc242050310"/>
      <w:r>
        <w:t xml:space="preserve">Figura </w:t>
      </w:r>
      <w:r w:rsidR="000462BE">
        <w:fldChar w:fldCharType="begin"/>
      </w:r>
      <w:r w:rsidR="000462BE">
        <w:instrText xml:space="preserve"> STYLEREF 1 \s </w:instrText>
      </w:r>
      <w:r w:rsidR="000462BE">
        <w:fldChar w:fldCharType="separate"/>
      </w:r>
      <w:r w:rsidR="000462BE">
        <w:rPr>
          <w:noProof/>
        </w:rPr>
        <w:t>1</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36</w:t>
      </w:r>
      <w:r w:rsidR="000462BE">
        <w:fldChar w:fldCharType="end"/>
      </w:r>
      <w:r>
        <w:t xml:space="preserve"> </w:t>
      </w:r>
      <w:r w:rsidRPr="00D11A95">
        <w:t>“Diagrama de Caso De Uso 122”.</w:t>
      </w:r>
      <w:bookmarkEnd w:id="82"/>
    </w:p>
    <w:p w14:paraId="6B952553" w14:textId="1DE83088" w:rsidR="00BD0808" w:rsidRPr="00BD0808" w:rsidRDefault="00BD0808" w:rsidP="00BD0808">
      <w:pPr>
        <w:spacing w:line="360" w:lineRule="auto"/>
        <w:jc w:val="center"/>
        <w:rPr>
          <w:rFonts w:eastAsia="Times New Roman" w:cs="Times New Roman"/>
          <w:b/>
          <w:bCs/>
          <w:color w:val="4D4D4D"/>
          <w:sz w:val="18"/>
          <w:szCs w:val="18"/>
        </w:rPr>
      </w:pPr>
      <w:r w:rsidRPr="00BD0808">
        <w:rPr>
          <w:rFonts w:eastAsia="Times New Roman" w:cs="Times New Roman"/>
          <w:b/>
          <w:bCs/>
          <w:color w:val="4D4D4D"/>
          <w:sz w:val="18"/>
          <w:szCs w:val="18"/>
        </w:rPr>
        <w:drawing>
          <wp:inline distT="0" distB="0" distL="0" distR="0" wp14:anchorId="2F44559D" wp14:editId="55215433">
            <wp:extent cx="5426075" cy="8257540"/>
            <wp:effectExtent l="0" t="0" r="3175" b="0"/>
            <wp:docPr id="729091834" name="Imagen 3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91834" name="Imagen 36" descr="Diagrama&#10;&#10;Descripción generada automáticament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26075" cy="8257540"/>
                    </a:xfrm>
                    <a:prstGeom prst="rect">
                      <a:avLst/>
                    </a:prstGeom>
                    <a:noFill/>
                    <a:ln>
                      <a:noFill/>
                    </a:ln>
                  </pic:spPr>
                </pic:pic>
              </a:graphicData>
            </a:graphic>
          </wp:inline>
        </w:drawing>
      </w:r>
    </w:p>
    <w:p w14:paraId="0BE2C6B2" w14:textId="23E79AC4" w:rsidR="001B45FF" w:rsidRDefault="006A7621" w:rsidP="001B45FF">
      <w:pPr>
        <w:spacing w:line="360" w:lineRule="auto"/>
        <w:jc w:val="center"/>
        <w:rPr>
          <w:rFonts w:eastAsia="Times New Roman" w:cs="Times New Roman"/>
          <w:b/>
          <w:bCs/>
          <w:color w:val="4D4D4D"/>
          <w:sz w:val="18"/>
          <w:szCs w:val="18"/>
        </w:rPr>
      </w:pPr>
      <w:r>
        <w:rPr>
          <w:rFonts w:eastAsia="Times New Roman" w:cs="Times New Roman"/>
          <w:b/>
          <w:bCs/>
          <w:color w:val="4D4D4D"/>
          <w:sz w:val="18"/>
          <w:szCs w:val="18"/>
        </w:rPr>
        <w:tab/>
      </w:r>
    </w:p>
    <w:p w14:paraId="15ED4F91" w14:textId="77777777" w:rsidR="001B45FF" w:rsidRDefault="001B45FF" w:rsidP="001B45FF">
      <w:pPr>
        <w:spacing w:before="120" w:line="360" w:lineRule="auto"/>
        <w:ind w:left="720" w:right="720"/>
        <w:jc w:val="center"/>
        <w:rPr>
          <w:rFonts w:eastAsia="Times New Roman" w:cs="Times New Roman"/>
          <w:i/>
          <w:iCs/>
          <w:sz w:val="18"/>
          <w:szCs w:val="18"/>
        </w:rPr>
      </w:pPr>
      <w:r>
        <w:rPr>
          <w:rFonts w:eastAsia="Times New Roman" w:cs="Times New Roman"/>
          <w:i/>
          <w:iCs/>
          <w:sz w:val="18"/>
          <w:szCs w:val="18"/>
        </w:rPr>
        <w:t>Fuente: Elaborado por el estudiante de acuerdo con el proyecto</w:t>
      </w:r>
    </w:p>
    <w:p w14:paraId="6C346AC3" w14:textId="5A6E8DBF" w:rsidR="00A80306" w:rsidRDefault="00A80306">
      <w:pPr>
        <w:spacing w:line="360" w:lineRule="auto"/>
      </w:pPr>
    </w:p>
    <w:p w14:paraId="35DF851C" w14:textId="77777777" w:rsidR="007D6E97" w:rsidRDefault="000479C4" w:rsidP="000A54F2">
      <w:pPr>
        <w:pStyle w:val="Ttulo1"/>
        <w:numPr>
          <w:ilvl w:val="0"/>
          <w:numId w:val="2"/>
        </w:numPr>
        <w:spacing w:line="360" w:lineRule="auto"/>
      </w:pPr>
      <w:bookmarkStart w:id="83" w:name="_Toc242051035"/>
      <w:r>
        <w:t>Backlog</w:t>
      </w:r>
      <w:bookmarkEnd w:id="83"/>
    </w:p>
    <w:p w14:paraId="5B0253F1" w14:textId="77777777" w:rsidR="007D6E97" w:rsidRDefault="007D6E97">
      <w:pPr>
        <w:spacing w:line="360" w:lineRule="auto"/>
      </w:pPr>
    </w:p>
    <w:p w14:paraId="62A84EFC" w14:textId="77777777" w:rsidR="005A2985" w:rsidRPr="005A2985" w:rsidRDefault="005A2985" w:rsidP="005A2985">
      <w:pPr>
        <w:spacing w:after="200" w:line="360" w:lineRule="auto"/>
        <w:jc w:val="both"/>
        <w:rPr>
          <w:rFonts w:eastAsia="Times New Roman" w:cs="Times New Roman"/>
          <w:szCs w:val="22"/>
          <w:lang w:val="en-US" w:eastAsia="en-US"/>
        </w:rPr>
      </w:pPr>
      <w:r w:rsidRPr="005A2985">
        <w:rPr>
          <w:rFonts w:eastAsia="Times New Roman" w:cs="Times New Roman"/>
          <w:szCs w:val="22"/>
          <w:lang w:val="en-US" w:eastAsia="en-US"/>
        </w:rPr>
        <w:t xml:space="preserve">En </w:t>
      </w:r>
      <w:proofErr w:type="spellStart"/>
      <w:r w:rsidRPr="005A2985">
        <w:rPr>
          <w:rFonts w:eastAsia="Times New Roman" w:cs="Times New Roman"/>
          <w:szCs w:val="22"/>
          <w:lang w:val="en-US" w:eastAsia="en-US"/>
        </w:rPr>
        <w:t>esta</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sección</w:t>
      </w:r>
      <w:proofErr w:type="spellEnd"/>
      <w:r w:rsidRPr="005A2985">
        <w:rPr>
          <w:rFonts w:eastAsia="Times New Roman" w:cs="Times New Roman"/>
          <w:szCs w:val="22"/>
          <w:lang w:val="en-US" w:eastAsia="en-US"/>
        </w:rPr>
        <w:t xml:space="preserve"> se </w:t>
      </w:r>
      <w:proofErr w:type="spellStart"/>
      <w:r w:rsidRPr="005A2985">
        <w:rPr>
          <w:rFonts w:eastAsia="Times New Roman" w:cs="Times New Roman"/>
          <w:szCs w:val="22"/>
          <w:lang w:val="en-US" w:eastAsia="en-US"/>
        </w:rPr>
        <w:t>presenta</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el</w:t>
      </w:r>
      <w:proofErr w:type="spellEnd"/>
      <w:r w:rsidRPr="005A2985">
        <w:rPr>
          <w:rFonts w:eastAsia="Times New Roman" w:cs="Times New Roman"/>
          <w:szCs w:val="22"/>
          <w:lang w:val="en-US" w:eastAsia="en-US"/>
        </w:rPr>
        <w:t xml:space="preserve"> Product Backlog </w:t>
      </w:r>
      <w:proofErr w:type="spellStart"/>
      <w:r w:rsidRPr="005A2985">
        <w:rPr>
          <w:rFonts w:eastAsia="Times New Roman" w:cs="Times New Roman"/>
          <w:szCs w:val="22"/>
          <w:lang w:val="en-US" w:eastAsia="en-US"/>
        </w:rPr>
        <w:t>correspondiente</w:t>
      </w:r>
      <w:proofErr w:type="spellEnd"/>
      <w:r w:rsidRPr="005A2985">
        <w:rPr>
          <w:rFonts w:eastAsia="Times New Roman" w:cs="Times New Roman"/>
          <w:szCs w:val="22"/>
          <w:lang w:val="en-US" w:eastAsia="en-US"/>
        </w:rPr>
        <w:t xml:space="preserve"> al </w:t>
      </w:r>
      <w:proofErr w:type="spellStart"/>
      <w:r w:rsidRPr="005A2985">
        <w:rPr>
          <w:rFonts w:eastAsia="Times New Roman" w:cs="Times New Roman"/>
          <w:szCs w:val="22"/>
          <w:lang w:val="en-US" w:eastAsia="en-US"/>
        </w:rPr>
        <w:t>Incremento</w:t>
      </w:r>
      <w:proofErr w:type="spellEnd"/>
      <w:r w:rsidRPr="005A2985">
        <w:rPr>
          <w:rFonts w:eastAsia="Times New Roman" w:cs="Times New Roman"/>
          <w:szCs w:val="22"/>
          <w:lang w:val="en-US" w:eastAsia="en-US"/>
        </w:rPr>
        <w:t xml:space="preserve"> 3. Este </w:t>
      </w:r>
      <w:proofErr w:type="spellStart"/>
      <w:r w:rsidRPr="005A2985">
        <w:rPr>
          <w:rFonts w:eastAsia="Times New Roman" w:cs="Times New Roman"/>
          <w:szCs w:val="22"/>
          <w:lang w:val="en-US" w:eastAsia="en-US"/>
        </w:rPr>
        <w:t>registro</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organiza</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los</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requerimientos</w:t>
      </w:r>
      <w:proofErr w:type="spellEnd"/>
      <w:r w:rsidRPr="005A2985">
        <w:rPr>
          <w:rFonts w:eastAsia="Times New Roman" w:cs="Times New Roman"/>
          <w:szCs w:val="22"/>
          <w:lang w:val="en-US" w:eastAsia="en-US"/>
        </w:rPr>
        <w:t xml:space="preserve"> y </w:t>
      </w:r>
      <w:proofErr w:type="spellStart"/>
      <w:r w:rsidRPr="005A2985">
        <w:rPr>
          <w:rFonts w:eastAsia="Times New Roman" w:cs="Times New Roman"/>
          <w:szCs w:val="22"/>
          <w:lang w:val="en-US" w:eastAsia="en-US"/>
        </w:rPr>
        <w:t>tareas</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planificados</w:t>
      </w:r>
      <w:proofErr w:type="spellEnd"/>
      <w:r w:rsidRPr="005A2985">
        <w:rPr>
          <w:rFonts w:eastAsia="Times New Roman" w:cs="Times New Roman"/>
          <w:szCs w:val="22"/>
          <w:lang w:val="en-US" w:eastAsia="en-US"/>
        </w:rPr>
        <w:t xml:space="preserve"> para la </w:t>
      </w:r>
      <w:proofErr w:type="spellStart"/>
      <w:r w:rsidRPr="005A2985">
        <w:rPr>
          <w:rFonts w:eastAsia="Times New Roman" w:cs="Times New Roman"/>
          <w:szCs w:val="22"/>
          <w:lang w:val="en-US" w:eastAsia="en-US"/>
        </w:rPr>
        <w:t>entrega</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indicando</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su</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prioridad</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el</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responsable</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asignado</w:t>
      </w:r>
      <w:proofErr w:type="spellEnd"/>
      <w:r w:rsidRPr="005A2985">
        <w:rPr>
          <w:rFonts w:eastAsia="Times New Roman" w:cs="Times New Roman"/>
          <w:szCs w:val="22"/>
          <w:lang w:val="en-US" w:eastAsia="en-US"/>
        </w:rPr>
        <w:t xml:space="preserve"> y </w:t>
      </w:r>
      <w:proofErr w:type="spellStart"/>
      <w:r w:rsidRPr="005A2985">
        <w:rPr>
          <w:rFonts w:eastAsia="Times New Roman" w:cs="Times New Roman"/>
          <w:szCs w:val="22"/>
          <w:lang w:val="en-US" w:eastAsia="en-US"/>
        </w:rPr>
        <w:t>el</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tiempo</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estimado</w:t>
      </w:r>
      <w:proofErr w:type="spellEnd"/>
      <w:r w:rsidRPr="005A2985">
        <w:rPr>
          <w:rFonts w:eastAsia="Times New Roman" w:cs="Times New Roman"/>
          <w:szCs w:val="22"/>
          <w:lang w:val="en-US" w:eastAsia="en-US"/>
        </w:rPr>
        <w:t xml:space="preserve">, junto con </w:t>
      </w:r>
      <w:proofErr w:type="spellStart"/>
      <w:r w:rsidRPr="005A2985">
        <w:rPr>
          <w:rFonts w:eastAsia="Times New Roman" w:cs="Times New Roman"/>
          <w:szCs w:val="22"/>
          <w:lang w:val="en-US" w:eastAsia="en-US"/>
        </w:rPr>
        <w:t>los</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antecedentes</w:t>
      </w:r>
      <w:proofErr w:type="spellEnd"/>
      <w:r w:rsidRPr="005A2985">
        <w:rPr>
          <w:rFonts w:eastAsia="Times New Roman" w:cs="Times New Roman"/>
          <w:szCs w:val="22"/>
          <w:lang w:val="en-US" w:eastAsia="en-US"/>
        </w:rPr>
        <w:t xml:space="preserve"> de </w:t>
      </w:r>
      <w:proofErr w:type="spellStart"/>
      <w:r w:rsidRPr="005A2985">
        <w:rPr>
          <w:rFonts w:eastAsia="Times New Roman" w:cs="Times New Roman"/>
          <w:szCs w:val="22"/>
          <w:lang w:val="en-US" w:eastAsia="en-US"/>
        </w:rPr>
        <w:t>seguimiento</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disponibles</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durante</w:t>
      </w:r>
      <w:proofErr w:type="spellEnd"/>
      <w:r w:rsidRPr="005A2985">
        <w:rPr>
          <w:rFonts w:eastAsia="Times New Roman" w:cs="Times New Roman"/>
          <w:szCs w:val="22"/>
          <w:lang w:val="en-US" w:eastAsia="en-US"/>
        </w:rPr>
        <w:t xml:space="preserve"> la </w:t>
      </w:r>
      <w:proofErr w:type="spellStart"/>
      <w:r w:rsidRPr="005A2985">
        <w:rPr>
          <w:rFonts w:eastAsia="Times New Roman" w:cs="Times New Roman"/>
          <w:szCs w:val="22"/>
          <w:lang w:val="en-US" w:eastAsia="en-US"/>
        </w:rPr>
        <w:t>ejecución</w:t>
      </w:r>
      <w:proofErr w:type="spellEnd"/>
      <w:r w:rsidRPr="005A2985">
        <w:rPr>
          <w:rFonts w:eastAsia="Times New Roman" w:cs="Times New Roman"/>
          <w:szCs w:val="22"/>
          <w:lang w:val="en-US" w:eastAsia="en-US"/>
        </w:rPr>
        <w:t>.</w:t>
      </w:r>
    </w:p>
    <w:p w14:paraId="6DEAF914" w14:textId="77777777" w:rsidR="005A2985" w:rsidRPr="005A2985" w:rsidRDefault="005A2985" w:rsidP="005A2985">
      <w:pPr>
        <w:spacing w:after="200" w:line="360" w:lineRule="auto"/>
        <w:jc w:val="both"/>
        <w:rPr>
          <w:rFonts w:eastAsia="Times New Roman" w:cs="Times New Roman"/>
          <w:szCs w:val="22"/>
          <w:lang w:val="en-US" w:eastAsia="en-US"/>
        </w:rPr>
      </w:pPr>
      <w:r w:rsidRPr="005A2985">
        <w:rPr>
          <w:rFonts w:eastAsia="Times New Roman" w:cs="Times New Roman"/>
          <w:szCs w:val="22"/>
          <w:lang w:val="en-US" w:eastAsia="en-US"/>
        </w:rPr>
        <w:t xml:space="preserve">Su </w:t>
      </w:r>
      <w:proofErr w:type="spellStart"/>
      <w:r w:rsidRPr="005A2985">
        <w:rPr>
          <w:rFonts w:eastAsia="Times New Roman" w:cs="Times New Roman"/>
          <w:szCs w:val="22"/>
          <w:lang w:val="en-US" w:eastAsia="en-US"/>
        </w:rPr>
        <w:t>propósito</w:t>
      </w:r>
      <w:proofErr w:type="spellEnd"/>
      <w:r w:rsidRPr="005A2985">
        <w:rPr>
          <w:rFonts w:eastAsia="Times New Roman" w:cs="Times New Roman"/>
          <w:szCs w:val="22"/>
          <w:lang w:val="en-US" w:eastAsia="en-US"/>
        </w:rPr>
        <w:t xml:space="preserve"> es </w:t>
      </w:r>
      <w:proofErr w:type="spellStart"/>
      <w:r w:rsidRPr="005A2985">
        <w:rPr>
          <w:rFonts w:eastAsia="Times New Roman" w:cs="Times New Roman"/>
          <w:szCs w:val="22"/>
          <w:lang w:val="en-US" w:eastAsia="en-US"/>
        </w:rPr>
        <w:t>mantener</w:t>
      </w:r>
      <w:proofErr w:type="spellEnd"/>
      <w:r w:rsidRPr="005A2985">
        <w:rPr>
          <w:rFonts w:eastAsia="Times New Roman" w:cs="Times New Roman"/>
          <w:szCs w:val="22"/>
          <w:lang w:val="en-US" w:eastAsia="en-US"/>
        </w:rPr>
        <w:t xml:space="preserve"> un control </w:t>
      </w:r>
      <w:proofErr w:type="spellStart"/>
      <w:r w:rsidRPr="005A2985">
        <w:rPr>
          <w:rFonts w:eastAsia="Times New Roman" w:cs="Times New Roman"/>
          <w:szCs w:val="22"/>
          <w:lang w:val="en-US" w:eastAsia="en-US"/>
        </w:rPr>
        <w:t>ordenado</w:t>
      </w:r>
      <w:proofErr w:type="spellEnd"/>
      <w:r w:rsidRPr="005A2985">
        <w:rPr>
          <w:rFonts w:eastAsia="Times New Roman" w:cs="Times New Roman"/>
          <w:szCs w:val="22"/>
          <w:lang w:val="en-US" w:eastAsia="en-US"/>
        </w:rPr>
        <w:t xml:space="preserve"> del </w:t>
      </w:r>
      <w:proofErr w:type="spellStart"/>
      <w:r w:rsidRPr="005A2985">
        <w:rPr>
          <w:rFonts w:eastAsia="Times New Roman" w:cs="Times New Roman"/>
          <w:szCs w:val="22"/>
          <w:lang w:val="en-US" w:eastAsia="en-US"/>
        </w:rPr>
        <w:t>trabajo</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asociado</w:t>
      </w:r>
      <w:proofErr w:type="spellEnd"/>
      <w:r w:rsidRPr="005A2985">
        <w:rPr>
          <w:rFonts w:eastAsia="Times New Roman" w:cs="Times New Roman"/>
          <w:szCs w:val="22"/>
          <w:lang w:val="en-US" w:eastAsia="en-US"/>
        </w:rPr>
        <w:t xml:space="preserve"> al </w:t>
      </w:r>
      <w:proofErr w:type="spellStart"/>
      <w:r w:rsidRPr="005A2985">
        <w:rPr>
          <w:rFonts w:eastAsia="Times New Roman" w:cs="Times New Roman"/>
          <w:szCs w:val="22"/>
          <w:lang w:val="en-US" w:eastAsia="en-US"/>
        </w:rPr>
        <w:t>incremento</w:t>
      </w:r>
      <w:proofErr w:type="spellEnd"/>
      <w:r w:rsidRPr="005A2985">
        <w:rPr>
          <w:rFonts w:eastAsia="Times New Roman" w:cs="Times New Roman"/>
          <w:szCs w:val="22"/>
          <w:lang w:val="en-US" w:eastAsia="en-US"/>
        </w:rPr>
        <w:t xml:space="preserve"> y </w:t>
      </w:r>
      <w:proofErr w:type="spellStart"/>
      <w:r w:rsidRPr="005A2985">
        <w:rPr>
          <w:rFonts w:eastAsia="Times New Roman" w:cs="Times New Roman"/>
          <w:szCs w:val="22"/>
          <w:lang w:val="en-US" w:eastAsia="en-US"/>
        </w:rPr>
        <w:t>permitir</w:t>
      </w:r>
      <w:proofErr w:type="spellEnd"/>
      <w:r w:rsidRPr="005A2985">
        <w:rPr>
          <w:rFonts w:eastAsia="Times New Roman" w:cs="Times New Roman"/>
          <w:szCs w:val="22"/>
          <w:lang w:val="en-US" w:eastAsia="en-US"/>
        </w:rPr>
        <w:t xml:space="preserve"> la </w:t>
      </w:r>
      <w:proofErr w:type="spellStart"/>
      <w:r w:rsidRPr="005A2985">
        <w:rPr>
          <w:rFonts w:eastAsia="Times New Roman" w:cs="Times New Roman"/>
          <w:szCs w:val="22"/>
          <w:lang w:val="en-US" w:eastAsia="en-US"/>
        </w:rPr>
        <w:t>comparación</w:t>
      </w:r>
      <w:proofErr w:type="spellEnd"/>
      <w:r w:rsidRPr="005A2985">
        <w:rPr>
          <w:rFonts w:eastAsia="Times New Roman" w:cs="Times New Roman"/>
          <w:szCs w:val="22"/>
          <w:lang w:val="en-US" w:eastAsia="en-US"/>
        </w:rPr>
        <w:t xml:space="preserve"> entre la </w:t>
      </w:r>
      <w:proofErr w:type="spellStart"/>
      <w:r w:rsidRPr="005A2985">
        <w:rPr>
          <w:rFonts w:eastAsia="Times New Roman" w:cs="Times New Roman"/>
          <w:szCs w:val="22"/>
          <w:lang w:val="en-US" w:eastAsia="en-US"/>
        </w:rPr>
        <w:t>planificación</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establecida</w:t>
      </w:r>
      <w:proofErr w:type="spellEnd"/>
      <w:r w:rsidRPr="005A2985">
        <w:rPr>
          <w:rFonts w:eastAsia="Times New Roman" w:cs="Times New Roman"/>
          <w:szCs w:val="22"/>
          <w:lang w:val="en-US" w:eastAsia="en-US"/>
        </w:rPr>
        <w:t xml:space="preserve"> y </w:t>
      </w:r>
      <w:proofErr w:type="spellStart"/>
      <w:r w:rsidRPr="005A2985">
        <w:rPr>
          <w:rFonts w:eastAsia="Times New Roman" w:cs="Times New Roman"/>
          <w:szCs w:val="22"/>
          <w:lang w:val="en-US" w:eastAsia="en-US"/>
        </w:rPr>
        <w:t>el</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avance</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efectivamente</w:t>
      </w:r>
      <w:proofErr w:type="spellEnd"/>
      <w:r w:rsidRPr="005A2985">
        <w:rPr>
          <w:rFonts w:eastAsia="Times New Roman" w:cs="Times New Roman"/>
          <w:szCs w:val="22"/>
          <w:lang w:val="en-US" w:eastAsia="en-US"/>
        </w:rPr>
        <w:t xml:space="preserve"> </w:t>
      </w:r>
      <w:proofErr w:type="spellStart"/>
      <w:r w:rsidRPr="005A2985">
        <w:rPr>
          <w:rFonts w:eastAsia="Times New Roman" w:cs="Times New Roman"/>
          <w:szCs w:val="22"/>
          <w:lang w:val="en-US" w:eastAsia="en-US"/>
        </w:rPr>
        <w:t>registrado</w:t>
      </w:r>
      <w:proofErr w:type="spellEnd"/>
      <w:r w:rsidRPr="005A2985">
        <w:rPr>
          <w:rFonts w:eastAsia="Times New Roman" w:cs="Times New Roman"/>
          <w:szCs w:val="22"/>
          <w:lang w:val="en-US" w:eastAsia="en-US"/>
        </w:rPr>
        <w:t>.</w:t>
      </w:r>
    </w:p>
    <w:p w14:paraId="5E4FBE75" w14:textId="77777777" w:rsidR="007D6E97" w:rsidRDefault="007D6E97">
      <w:pPr>
        <w:spacing w:line="360" w:lineRule="auto"/>
        <w:jc w:val="both"/>
      </w:pPr>
    </w:p>
    <w:p w14:paraId="344A7C20" w14:textId="46748AD0" w:rsidR="007D6E97" w:rsidRDefault="006175E4" w:rsidP="006175E4">
      <w:pPr>
        <w:pStyle w:val="Descripcin"/>
        <w:rPr>
          <w:b w:val="0"/>
          <w:bCs w:val="0"/>
          <w:color w:val="4D4D4D"/>
          <w:szCs w:val="18"/>
        </w:rPr>
      </w:pPr>
      <w:bookmarkStart w:id="84" w:name="_Toc242050157"/>
      <w:r>
        <w:t xml:space="preserve">Tabla </w:t>
      </w:r>
      <w:r w:rsidR="00905A3E">
        <w:fldChar w:fldCharType="begin"/>
      </w:r>
      <w:r w:rsidR="00905A3E">
        <w:instrText xml:space="preserve"> STYLEREF 1 \s </w:instrText>
      </w:r>
      <w:r w:rsidR="00905A3E">
        <w:fldChar w:fldCharType="separate"/>
      </w:r>
      <w:r w:rsidR="00905A3E">
        <w:rPr>
          <w:noProof/>
        </w:rPr>
        <w:t>2</w:t>
      </w:r>
      <w:r w:rsidR="00905A3E">
        <w:fldChar w:fldCharType="end"/>
      </w:r>
      <w:r w:rsidR="00905A3E">
        <w:t>.</w:t>
      </w:r>
      <w:r w:rsidR="00905A3E">
        <w:fldChar w:fldCharType="begin"/>
      </w:r>
      <w:r w:rsidR="00905A3E">
        <w:instrText xml:space="preserve"> SEQ Tabla \* ARABIC \s 1 </w:instrText>
      </w:r>
      <w:r w:rsidR="00905A3E">
        <w:fldChar w:fldCharType="separate"/>
      </w:r>
      <w:r w:rsidR="00905A3E">
        <w:rPr>
          <w:noProof/>
        </w:rPr>
        <w:t>1</w:t>
      </w:r>
      <w:r w:rsidR="00905A3E">
        <w:fldChar w:fldCharType="end"/>
      </w:r>
      <w:r w:rsidRPr="007548DF">
        <w:t xml:space="preserve">  “Parte 1 tabla del </w:t>
      </w:r>
      <w:proofErr w:type="spellStart"/>
      <w:r w:rsidRPr="007548DF">
        <w:t>product</w:t>
      </w:r>
      <w:proofErr w:type="spellEnd"/>
      <w:r w:rsidRPr="007548DF">
        <w:t xml:space="preserve"> backlog del Incremento </w:t>
      </w:r>
      <w:r w:rsidR="00813886">
        <w:t>3</w:t>
      </w:r>
      <w:r>
        <w:t>, parte 1</w:t>
      </w:r>
      <w:r w:rsidRPr="007548DF">
        <w:t>”.</w:t>
      </w:r>
      <w:bookmarkEnd w:id="84"/>
    </w:p>
    <w:p w14:paraId="2888A780" w14:textId="26F59BA1" w:rsidR="007D6E97" w:rsidRDefault="00F30218" w:rsidP="006175E4">
      <w:pPr>
        <w:spacing w:line="360" w:lineRule="auto"/>
        <w:jc w:val="center"/>
      </w:pPr>
      <w:r w:rsidRPr="00F30218">
        <w:drawing>
          <wp:inline distT="0" distB="0" distL="0" distR="0" wp14:anchorId="3760485B" wp14:editId="1864AF85">
            <wp:extent cx="5971540" cy="2254250"/>
            <wp:effectExtent l="0" t="0" r="0" b="0"/>
            <wp:docPr id="437614739"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4739" name="Imagen 1" descr="Imagen que contiene Tabla&#10;&#10;Descripción generada automáticamente"/>
                    <pic:cNvPicPr/>
                  </pic:nvPicPr>
                  <pic:blipFill>
                    <a:blip r:embed="rId48"/>
                    <a:stretch>
                      <a:fillRect/>
                    </a:stretch>
                  </pic:blipFill>
                  <pic:spPr>
                    <a:xfrm>
                      <a:off x="0" y="0"/>
                      <a:ext cx="5971540" cy="2254250"/>
                    </a:xfrm>
                    <a:prstGeom prst="rect">
                      <a:avLst/>
                    </a:prstGeom>
                  </pic:spPr>
                </pic:pic>
              </a:graphicData>
            </a:graphic>
          </wp:inline>
        </w:drawing>
      </w:r>
    </w:p>
    <w:p w14:paraId="1D8EA51B" w14:textId="77777777" w:rsidR="007D6E97" w:rsidRDefault="000479C4" w:rsidP="006175E4">
      <w:pPr>
        <w:pStyle w:val="Cita"/>
        <w:rPr>
          <w:i w:val="0"/>
          <w:szCs w:val="18"/>
        </w:rPr>
      </w:pPr>
      <w:r>
        <w:t>Fuente: Elaborado por el estudiante de acuerdo con el proyecto</w:t>
      </w:r>
    </w:p>
    <w:p w14:paraId="0460BADA" w14:textId="77777777" w:rsidR="007D6E97" w:rsidRDefault="000479C4" w:rsidP="006175E4">
      <w:pPr>
        <w:pStyle w:val="Cita"/>
        <w:rPr>
          <w:i w:val="0"/>
          <w:szCs w:val="18"/>
        </w:rPr>
      </w:pPr>
      <w:r>
        <w:t>Para visualizar para mayor detalle, consultar en el anexo.</w:t>
      </w:r>
    </w:p>
    <w:p w14:paraId="0DECFFF6" w14:textId="28CD4272" w:rsidR="007D6E97" w:rsidRDefault="007D6E97">
      <w:pPr>
        <w:spacing w:before="120" w:line="360" w:lineRule="auto"/>
        <w:ind w:left="720" w:right="720"/>
        <w:jc w:val="center"/>
        <w:rPr>
          <w:i/>
          <w:iCs/>
          <w:sz w:val="18"/>
          <w:szCs w:val="18"/>
        </w:rPr>
      </w:pPr>
    </w:p>
    <w:p w14:paraId="45B241EF" w14:textId="47DE41F2" w:rsidR="006E7A65" w:rsidRDefault="006E7A65" w:rsidP="006E7A65">
      <w:pPr>
        <w:pStyle w:val="Descripcin"/>
        <w:keepNext/>
      </w:pPr>
      <w:bookmarkStart w:id="85" w:name="_heading=h.ghowqml4n8ms" w:colFirst="0" w:colLast="0"/>
      <w:bookmarkStart w:id="86" w:name="_Toc242050158"/>
      <w:bookmarkEnd w:id="85"/>
      <w:r>
        <w:t xml:space="preserve">Tabla </w:t>
      </w:r>
      <w:r w:rsidR="00905A3E">
        <w:fldChar w:fldCharType="begin"/>
      </w:r>
      <w:r w:rsidR="00905A3E">
        <w:instrText xml:space="preserve"> STYLEREF 1 \s </w:instrText>
      </w:r>
      <w:r w:rsidR="00905A3E">
        <w:fldChar w:fldCharType="separate"/>
      </w:r>
      <w:r w:rsidR="00905A3E">
        <w:rPr>
          <w:noProof/>
        </w:rPr>
        <w:t>2</w:t>
      </w:r>
      <w:r w:rsidR="00905A3E">
        <w:fldChar w:fldCharType="end"/>
      </w:r>
      <w:r w:rsidR="00905A3E">
        <w:t>.</w:t>
      </w:r>
      <w:r w:rsidR="00905A3E">
        <w:fldChar w:fldCharType="begin"/>
      </w:r>
      <w:r w:rsidR="00905A3E">
        <w:instrText xml:space="preserve"> SEQ Tabla \* ARABIC \s 1 </w:instrText>
      </w:r>
      <w:r w:rsidR="00905A3E">
        <w:fldChar w:fldCharType="separate"/>
      </w:r>
      <w:r w:rsidR="00905A3E">
        <w:rPr>
          <w:noProof/>
        </w:rPr>
        <w:t>2</w:t>
      </w:r>
      <w:r w:rsidR="00905A3E">
        <w:fldChar w:fldCharType="end"/>
      </w:r>
      <w:r>
        <w:t xml:space="preserve"> </w:t>
      </w:r>
      <w:r w:rsidRPr="004254F6">
        <w:t xml:space="preserve"> “Parte 2 tabla del </w:t>
      </w:r>
      <w:proofErr w:type="spellStart"/>
      <w:r w:rsidRPr="004254F6">
        <w:t>product</w:t>
      </w:r>
      <w:proofErr w:type="spellEnd"/>
      <w:r w:rsidRPr="004254F6">
        <w:t xml:space="preserve"> backlog del Incremento </w:t>
      </w:r>
      <w:r w:rsidR="00813886">
        <w:t>3</w:t>
      </w:r>
      <w:r w:rsidRPr="004254F6">
        <w:t>”.</w:t>
      </w:r>
      <w:bookmarkEnd w:id="86"/>
    </w:p>
    <w:p w14:paraId="7EFCE19D" w14:textId="6C73C16F" w:rsidR="007D6E97" w:rsidRDefault="00C9136F" w:rsidP="00521D66">
      <w:pPr>
        <w:spacing w:line="360" w:lineRule="auto"/>
        <w:jc w:val="center"/>
      </w:pPr>
      <w:r w:rsidRPr="00C9136F">
        <w:drawing>
          <wp:inline distT="0" distB="0" distL="0" distR="0" wp14:anchorId="2FD0ADB2" wp14:editId="1A951816">
            <wp:extent cx="5971540" cy="318135"/>
            <wp:effectExtent l="0" t="0" r="0" b="5715"/>
            <wp:docPr id="147062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24464" name=""/>
                    <pic:cNvPicPr/>
                  </pic:nvPicPr>
                  <pic:blipFill>
                    <a:blip r:embed="rId49"/>
                    <a:stretch>
                      <a:fillRect/>
                    </a:stretch>
                  </pic:blipFill>
                  <pic:spPr>
                    <a:xfrm>
                      <a:off x="0" y="0"/>
                      <a:ext cx="5971540" cy="318135"/>
                    </a:xfrm>
                    <a:prstGeom prst="rect">
                      <a:avLst/>
                    </a:prstGeom>
                  </pic:spPr>
                </pic:pic>
              </a:graphicData>
            </a:graphic>
          </wp:inline>
        </w:drawing>
      </w:r>
    </w:p>
    <w:p w14:paraId="46683853" w14:textId="77777777" w:rsidR="007D6E97" w:rsidRDefault="000479C4" w:rsidP="006E7A65">
      <w:pPr>
        <w:pStyle w:val="Cita"/>
        <w:rPr>
          <w:i w:val="0"/>
          <w:color w:val="000000"/>
          <w:szCs w:val="18"/>
        </w:rPr>
      </w:pPr>
      <w:r>
        <w:t xml:space="preserve">Fuente: </w:t>
      </w:r>
      <w:r>
        <w:rPr>
          <w:color w:val="000000"/>
          <w:szCs w:val="18"/>
        </w:rPr>
        <w:t>Elaborado por el estudiante de acuerdo con el proyecto</w:t>
      </w:r>
    </w:p>
    <w:p w14:paraId="27459E66" w14:textId="77777777" w:rsidR="007D6E97" w:rsidRDefault="000479C4" w:rsidP="006E7A65">
      <w:pPr>
        <w:pStyle w:val="Cita"/>
        <w:rPr>
          <w:i w:val="0"/>
          <w:color w:val="000000"/>
          <w:szCs w:val="18"/>
        </w:rPr>
      </w:pPr>
      <w:r>
        <w:t>Para visualizar para mayor detalle, consultar en el anexo.</w:t>
      </w:r>
    </w:p>
    <w:p w14:paraId="34DA6527" w14:textId="0D339AC5" w:rsidR="007D6E97" w:rsidRDefault="007D6E97">
      <w:pPr>
        <w:spacing w:line="360" w:lineRule="auto"/>
      </w:pPr>
    </w:p>
    <w:p w14:paraId="782DEA3B" w14:textId="4D1D5790" w:rsidR="00A80306" w:rsidRDefault="00A80306">
      <w:pPr>
        <w:spacing w:line="360" w:lineRule="auto"/>
      </w:pPr>
    </w:p>
    <w:p w14:paraId="05185335" w14:textId="3D93E1B8" w:rsidR="00A80306" w:rsidRDefault="00A80306">
      <w:pPr>
        <w:spacing w:line="360" w:lineRule="auto"/>
      </w:pPr>
    </w:p>
    <w:p w14:paraId="65C226B2" w14:textId="12FD5ED8" w:rsidR="00A80306" w:rsidRDefault="00A80306">
      <w:pPr>
        <w:spacing w:line="360" w:lineRule="auto"/>
      </w:pPr>
    </w:p>
    <w:p w14:paraId="7052D731" w14:textId="4ABB2BCC" w:rsidR="00A80306" w:rsidRDefault="00A80306">
      <w:pPr>
        <w:spacing w:line="360" w:lineRule="auto"/>
      </w:pPr>
    </w:p>
    <w:p w14:paraId="357E0AC5" w14:textId="541B00EA" w:rsidR="00A80306" w:rsidRDefault="00A80306">
      <w:pPr>
        <w:spacing w:line="360" w:lineRule="auto"/>
      </w:pPr>
    </w:p>
    <w:p w14:paraId="44608212" w14:textId="5EA5B1FA" w:rsidR="00A80306" w:rsidRDefault="00A80306">
      <w:pPr>
        <w:spacing w:line="360" w:lineRule="auto"/>
      </w:pPr>
    </w:p>
    <w:p w14:paraId="29EAC433" w14:textId="3A4F7100" w:rsidR="00A80306" w:rsidRDefault="00A80306">
      <w:pPr>
        <w:spacing w:line="360" w:lineRule="auto"/>
      </w:pPr>
    </w:p>
    <w:p w14:paraId="724BC8B5" w14:textId="4AF0E46F" w:rsidR="00A80306" w:rsidRDefault="00A80306">
      <w:pPr>
        <w:spacing w:line="360" w:lineRule="auto"/>
      </w:pPr>
    </w:p>
    <w:p w14:paraId="5589B38C" w14:textId="2ABE9843" w:rsidR="00A80306" w:rsidRDefault="00A80306">
      <w:pPr>
        <w:spacing w:line="360" w:lineRule="auto"/>
      </w:pPr>
    </w:p>
    <w:p w14:paraId="64587700" w14:textId="0564CE83" w:rsidR="12F89D31" w:rsidRDefault="12F89D31" w:rsidP="12F89D31">
      <w:pPr>
        <w:spacing w:line="360" w:lineRule="auto"/>
      </w:pPr>
    </w:p>
    <w:p w14:paraId="2E56EBE6" w14:textId="2C5C7C6E" w:rsidR="12F89D31" w:rsidRDefault="12F89D31" w:rsidP="12F89D31">
      <w:pPr>
        <w:spacing w:line="360" w:lineRule="auto"/>
      </w:pPr>
    </w:p>
    <w:p w14:paraId="5A7EDB96" w14:textId="44EE6BE0" w:rsidR="00A80306" w:rsidRDefault="00A80306">
      <w:pPr>
        <w:spacing w:line="360" w:lineRule="auto"/>
      </w:pPr>
    </w:p>
    <w:p w14:paraId="52CC41BA" w14:textId="698A0758" w:rsidR="00A80306" w:rsidRDefault="00A80306">
      <w:pPr>
        <w:spacing w:line="360" w:lineRule="auto"/>
      </w:pPr>
    </w:p>
    <w:p w14:paraId="530FDC6D" w14:textId="5297B5FE" w:rsidR="00A80306" w:rsidRDefault="00A80306">
      <w:pPr>
        <w:spacing w:line="360" w:lineRule="auto"/>
      </w:pPr>
    </w:p>
    <w:p w14:paraId="3967688D" w14:textId="77777777" w:rsidR="007D6E97" w:rsidRDefault="000479C4" w:rsidP="000A54F2">
      <w:pPr>
        <w:pStyle w:val="Ttulo1"/>
        <w:numPr>
          <w:ilvl w:val="0"/>
          <w:numId w:val="2"/>
        </w:numPr>
        <w:spacing w:line="360" w:lineRule="auto"/>
        <w:rPr>
          <w:rFonts w:eastAsia="Times New Roman" w:cs="Times New Roman"/>
        </w:rPr>
      </w:pPr>
      <w:bookmarkStart w:id="87" w:name="_Toc242051036"/>
      <w:r>
        <w:rPr>
          <w:rFonts w:eastAsia="Times New Roman" w:cs="Times New Roman"/>
        </w:rPr>
        <w:t>Diagrama de Componentes</w:t>
      </w:r>
      <w:bookmarkEnd w:id="87"/>
    </w:p>
    <w:p w14:paraId="4F22CBD4" w14:textId="77777777" w:rsidR="007D6E97" w:rsidRDefault="007D6E97">
      <w:pPr>
        <w:spacing w:line="360" w:lineRule="auto"/>
        <w:jc w:val="both"/>
        <w:rPr>
          <w:rFonts w:eastAsia="Times New Roman" w:cs="Times New Roman"/>
        </w:rPr>
      </w:pPr>
    </w:p>
    <w:p w14:paraId="04F25F5B" w14:textId="79FBF6E3" w:rsidR="007D6E97" w:rsidRDefault="000479C4">
      <w:pPr>
        <w:spacing w:after="0" w:line="360" w:lineRule="auto"/>
        <w:jc w:val="both"/>
        <w:rPr>
          <w:rFonts w:eastAsia="Times New Roman" w:cs="Times New Roman"/>
        </w:rPr>
      </w:pPr>
      <w:r>
        <w:rPr>
          <w:rFonts w:eastAsia="Times New Roman" w:cs="Times New Roman"/>
        </w:rPr>
        <w:t xml:space="preserve">El Diagrama de Componentes muestra la organización interna del software y la relación entre los principales elementos que participan en su funcionamiento. Dentro de la Vista de Desarrollo, permite observar cómo se estructura el sistema y cómo se conectan los componentes encargados de la presentación, el procesamiento de solicitudes, la lógica de control, los servicios y la persistencia de la información. Esta representación mantiene el enfoque utilizado en el Incremento 1 e incorpora los componentes necesarios para las funcionalidades del Incremento </w:t>
      </w:r>
      <w:r w:rsidR="004B6BB9">
        <w:rPr>
          <w:rFonts w:eastAsia="Times New Roman" w:cs="Times New Roman"/>
        </w:rPr>
        <w:t>3</w:t>
      </w:r>
      <w:r>
        <w:rPr>
          <w:rFonts w:eastAsia="Times New Roman" w:cs="Times New Roman"/>
        </w:rPr>
        <w:t>.</w:t>
      </w:r>
    </w:p>
    <w:p w14:paraId="6140E9A4" w14:textId="77777777" w:rsidR="007D6E97" w:rsidRDefault="000479C4">
      <w:pPr>
        <w:spacing w:after="0" w:line="360" w:lineRule="auto"/>
        <w:jc w:val="both"/>
        <w:rPr>
          <w:rFonts w:eastAsia="Times New Roman" w:cs="Times New Roman"/>
        </w:rPr>
      </w:pPr>
      <w:r>
        <w:rPr>
          <w:rFonts w:eastAsia="Times New Roman" w:cs="Times New Roman"/>
        </w:rPr>
        <w:t xml:space="preserve">La capa de presentación reúne las interfaces del sistema desarrolladas mediante </w:t>
      </w:r>
      <w:proofErr w:type="spellStart"/>
      <w:r>
        <w:rPr>
          <w:rFonts w:eastAsia="Times New Roman" w:cs="Times New Roman"/>
        </w:rPr>
        <w:t>React</w:t>
      </w:r>
      <w:proofErr w:type="spellEnd"/>
      <w:r>
        <w:rPr>
          <w:rFonts w:eastAsia="Times New Roman" w:cs="Times New Roman"/>
        </w:rPr>
        <w:t>, junto con los recursos de HTML, CSS y JavaScript. Desde esta capa se encuentran representadas las Vistas correspondientes a Finanzas, Inventario y Terreno, las cuales se comunican con el sistema mediante solicitudes HTTPS en formato JSON.</w:t>
      </w:r>
    </w:p>
    <w:p w14:paraId="125032A4" w14:textId="77777777" w:rsidR="007D6E97" w:rsidRDefault="007D6E97">
      <w:pPr>
        <w:spacing w:after="0" w:line="360" w:lineRule="auto"/>
        <w:jc w:val="both"/>
        <w:rPr>
          <w:rFonts w:eastAsia="Times New Roman" w:cs="Times New Roman"/>
        </w:rPr>
      </w:pPr>
    </w:p>
    <w:p w14:paraId="29B36CEF" w14:textId="77777777" w:rsidR="007D6E97" w:rsidRDefault="000479C4">
      <w:pPr>
        <w:spacing w:after="0" w:line="360" w:lineRule="auto"/>
        <w:jc w:val="both"/>
        <w:rPr>
          <w:rFonts w:eastAsia="Times New Roman" w:cs="Times New Roman"/>
        </w:rPr>
      </w:pPr>
      <w:r>
        <w:rPr>
          <w:rFonts w:eastAsia="Times New Roman" w:cs="Times New Roman"/>
        </w:rPr>
        <w:t>El procesamiento de las solicitudes se organiza mediante una interfaz API REST ejecutada con Node.js. El diagrama representa además los componentes de middleware utilizados por los distintos ámbitos del sistema y los controladores encargados de gestionar las operaciones correspondientes a las funcionalidades de Finanzas, Inventario y Terreno. Esta organización permite separar la interacción del usuario de los componentes encargados de procesar las solicitudes y acceder a los datos.</w:t>
      </w:r>
    </w:p>
    <w:p w14:paraId="6366DEDE" w14:textId="77777777" w:rsidR="007D6E97" w:rsidRDefault="007D6E97">
      <w:pPr>
        <w:spacing w:after="0" w:line="360" w:lineRule="auto"/>
        <w:jc w:val="both"/>
        <w:rPr>
          <w:rFonts w:eastAsia="Times New Roman" w:cs="Times New Roman"/>
        </w:rPr>
      </w:pPr>
    </w:p>
    <w:p w14:paraId="7C80E6E0" w14:textId="77777777" w:rsidR="007D6E97" w:rsidRDefault="000479C4">
      <w:pPr>
        <w:spacing w:after="0" w:line="360" w:lineRule="auto"/>
        <w:jc w:val="both"/>
        <w:rPr>
          <w:rFonts w:eastAsia="Times New Roman" w:cs="Times New Roman"/>
        </w:rPr>
      </w:pPr>
      <w:r>
        <w:rPr>
          <w:rFonts w:eastAsia="Times New Roman" w:cs="Times New Roman"/>
        </w:rPr>
        <w:t>El diagrama también incorpora los servicios utilizados para la interoperabilidad con otros componentes del sistema y servicios externos, entre ellos los relacionados con correo electrónico, almacenamiento de archivos y reportes, integración con el Banco Central e integración con el SII. La capa de persistencia se encuentra representada mediante PostgreSQL y los componentes encargados de realizar las consultas y gestionar el acceso a la información almacenada.</w:t>
      </w:r>
    </w:p>
    <w:p w14:paraId="782625B8" w14:textId="77777777" w:rsidR="007D6E97" w:rsidRDefault="007D6E97">
      <w:pPr>
        <w:spacing w:after="0" w:line="360" w:lineRule="auto"/>
        <w:jc w:val="both"/>
        <w:rPr>
          <w:rFonts w:eastAsia="Times New Roman" w:cs="Times New Roman"/>
        </w:rPr>
      </w:pPr>
    </w:p>
    <w:p w14:paraId="6A81F7E8" w14:textId="15F18AAE" w:rsidR="007D6E97" w:rsidRDefault="000479C4">
      <w:pPr>
        <w:spacing w:after="0" w:line="360" w:lineRule="auto"/>
        <w:jc w:val="both"/>
        <w:rPr>
          <w:sz w:val="18"/>
          <w:szCs w:val="18"/>
        </w:rPr>
      </w:pPr>
      <w:r>
        <w:rPr>
          <w:rFonts w:eastAsia="Times New Roman" w:cs="Times New Roman"/>
        </w:rPr>
        <w:t xml:space="preserve">El Diagrama de Componentes permite comprender la estructura del sistema desarrollada hasta el Incremento </w:t>
      </w:r>
      <w:r w:rsidR="00FC4DA7">
        <w:rPr>
          <w:rFonts w:eastAsia="Times New Roman" w:cs="Times New Roman"/>
        </w:rPr>
        <w:t>3</w:t>
      </w:r>
      <w:r>
        <w:rPr>
          <w:rFonts w:eastAsia="Times New Roman" w:cs="Times New Roman"/>
        </w:rPr>
        <w:t xml:space="preserve"> y la forma en que sus partes se relacionan para dar soporte a las funcionalidades consideradas. A continuación, se presenta el Diagrama de Componentes correspondiente al Incremento </w:t>
      </w:r>
      <w:r w:rsidR="00FC4DA7">
        <w:rPr>
          <w:rFonts w:eastAsia="Times New Roman" w:cs="Times New Roman"/>
        </w:rPr>
        <w:t>3</w:t>
      </w:r>
      <w:r>
        <w:rPr>
          <w:rFonts w:eastAsia="Times New Roman" w:cs="Times New Roman"/>
        </w:rPr>
        <w:t>.</w:t>
      </w:r>
    </w:p>
    <w:p w14:paraId="1710670F" w14:textId="77777777" w:rsidR="007D6E97" w:rsidRDefault="007D6E97">
      <w:pPr>
        <w:keepNext/>
        <w:spacing w:line="360" w:lineRule="auto"/>
        <w:jc w:val="center"/>
        <w:rPr>
          <w:sz w:val="18"/>
          <w:szCs w:val="18"/>
        </w:rPr>
      </w:pPr>
    </w:p>
    <w:p w14:paraId="3BC058E1" w14:textId="4089B2AF" w:rsidR="007D6E97" w:rsidRPr="0033483F" w:rsidRDefault="007C704B" w:rsidP="0033483F">
      <w:pPr>
        <w:pStyle w:val="Descripcin"/>
      </w:pPr>
      <w:bookmarkStart w:id="88" w:name="_heading=h.mh6gkb5zymbk" w:colFirst="0" w:colLast="0"/>
      <w:bookmarkStart w:id="89" w:name="_Toc242050311"/>
      <w:bookmarkEnd w:id="88"/>
      <w:r w:rsidRPr="0033483F">
        <w:t xml:space="preserve">Figura </w:t>
      </w:r>
      <w:r w:rsidR="000462BE">
        <w:fldChar w:fldCharType="begin"/>
      </w:r>
      <w:r w:rsidR="000462BE">
        <w:instrText xml:space="preserve"> STYLEREF 1 \s </w:instrText>
      </w:r>
      <w:r w:rsidR="000462BE">
        <w:fldChar w:fldCharType="separate"/>
      </w:r>
      <w:r w:rsidR="000462BE">
        <w:rPr>
          <w:noProof/>
        </w:rPr>
        <w:t>3</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w:t>
      </w:r>
      <w:r w:rsidR="000462BE">
        <w:fldChar w:fldCharType="end"/>
      </w:r>
      <w:r w:rsidRPr="0033483F">
        <w:t xml:space="preserve">  “Diagrama Componentes correspondiente al Incremento </w:t>
      </w:r>
      <w:r w:rsidR="00FC4DA7">
        <w:t>3</w:t>
      </w:r>
      <w:r w:rsidRPr="0033483F">
        <w:t>”.</w:t>
      </w:r>
      <w:bookmarkEnd w:id="89"/>
    </w:p>
    <w:p w14:paraId="5D1E76FE" w14:textId="77777777" w:rsidR="007D6E97" w:rsidRDefault="000479C4">
      <w:pPr>
        <w:spacing w:line="360" w:lineRule="auto"/>
        <w:jc w:val="center"/>
      </w:pPr>
      <w:r>
        <w:rPr>
          <w:noProof/>
        </w:rPr>
        <w:drawing>
          <wp:inline distT="0" distB="0" distL="0" distR="0" wp14:anchorId="0FDEB698" wp14:editId="6E0FA3DA">
            <wp:extent cx="5971540" cy="2262505"/>
            <wp:effectExtent l="0" t="0" r="0" b="0"/>
            <wp:docPr id="213128573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50"/>
                    <a:srcRect/>
                    <a:stretch>
                      <a:fillRect/>
                    </a:stretch>
                  </pic:blipFill>
                  <pic:spPr>
                    <a:xfrm>
                      <a:off x="0" y="0"/>
                      <a:ext cx="5971540" cy="2262505"/>
                    </a:xfrm>
                    <a:prstGeom prst="rect">
                      <a:avLst/>
                    </a:prstGeom>
                    <a:ln/>
                  </pic:spPr>
                </pic:pic>
              </a:graphicData>
            </a:graphic>
          </wp:inline>
        </w:drawing>
      </w:r>
    </w:p>
    <w:p w14:paraId="74C7E482" w14:textId="77777777" w:rsidR="007D6E97" w:rsidRDefault="000479C4" w:rsidP="007C704B">
      <w:pPr>
        <w:pStyle w:val="Cita"/>
        <w:rPr>
          <w:i w:val="0"/>
          <w:color w:val="000000"/>
          <w:szCs w:val="18"/>
        </w:rPr>
      </w:pPr>
      <w:r>
        <w:t>Fuente: Elaborado por el estudiante de acuerdo con el proyecto</w:t>
      </w:r>
    </w:p>
    <w:p w14:paraId="33964132" w14:textId="77777777" w:rsidR="007D6E97" w:rsidRDefault="007D6E97">
      <w:pPr>
        <w:spacing w:line="360" w:lineRule="auto"/>
        <w:jc w:val="center"/>
        <w:rPr>
          <w:sz w:val="18"/>
          <w:szCs w:val="18"/>
        </w:rPr>
      </w:pPr>
    </w:p>
    <w:p w14:paraId="264FD948" w14:textId="77777777" w:rsidR="007D6E97" w:rsidRDefault="007D6E97">
      <w:pPr>
        <w:spacing w:line="360" w:lineRule="auto"/>
        <w:jc w:val="center"/>
        <w:rPr>
          <w:sz w:val="18"/>
          <w:szCs w:val="18"/>
        </w:rPr>
      </w:pPr>
    </w:p>
    <w:p w14:paraId="604F68E2" w14:textId="77777777" w:rsidR="007D6E97" w:rsidRDefault="007D6E97">
      <w:pPr>
        <w:spacing w:line="360" w:lineRule="auto"/>
        <w:jc w:val="center"/>
        <w:rPr>
          <w:sz w:val="18"/>
          <w:szCs w:val="18"/>
        </w:rPr>
      </w:pPr>
    </w:p>
    <w:p w14:paraId="61779C1D" w14:textId="77777777" w:rsidR="007D6E97" w:rsidRDefault="007D6E97">
      <w:pPr>
        <w:spacing w:line="360" w:lineRule="auto"/>
        <w:jc w:val="center"/>
        <w:rPr>
          <w:sz w:val="18"/>
          <w:szCs w:val="18"/>
        </w:rPr>
      </w:pPr>
    </w:p>
    <w:p w14:paraId="44ACE199" w14:textId="77777777" w:rsidR="007D6E97" w:rsidRDefault="007D6E97">
      <w:pPr>
        <w:spacing w:line="360" w:lineRule="auto"/>
        <w:jc w:val="center"/>
        <w:rPr>
          <w:sz w:val="18"/>
          <w:szCs w:val="18"/>
        </w:rPr>
      </w:pPr>
    </w:p>
    <w:p w14:paraId="375774FD" w14:textId="77777777" w:rsidR="007D6E97" w:rsidRDefault="007D6E97">
      <w:pPr>
        <w:spacing w:line="360" w:lineRule="auto"/>
        <w:jc w:val="center"/>
        <w:rPr>
          <w:sz w:val="18"/>
          <w:szCs w:val="18"/>
        </w:rPr>
      </w:pPr>
    </w:p>
    <w:p w14:paraId="312FCF8C" w14:textId="77777777" w:rsidR="007D6E97" w:rsidRDefault="007D6E97">
      <w:pPr>
        <w:spacing w:line="360" w:lineRule="auto"/>
        <w:jc w:val="center"/>
        <w:rPr>
          <w:sz w:val="18"/>
          <w:szCs w:val="18"/>
        </w:rPr>
      </w:pPr>
    </w:p>
    <w:p w14:paraId="123A0C32" w14:textId="77777777" w:rsidR="007D6E97" w:rsidRDefault="007D6E97">
      <w:pPr>
        <w:spacing w:line="360" w:lineRule="auto"/>
        <w:jc w:val="center"/>
        <w:rPr>
          <w:sz w:val="18"/>
          <w:szCs w:val="18"/>
        </w:rPr>
      </w:pPr>
    </w:p>
    <w:p w14:paraId="57F2A7F0" w14:textId="77777777" w:rsidR="007D6E97" w:rsidRDefault="007D6E97">
      <w:pPr>
        <w:spacing w:line="360" w:lineRule="auto"/>
        <w:jc w:val="center"/>
        <w:rPr>
          <w:sz w:val="18"/>
          <w:szCs w:val="18"/>
        </w:rPr>
      </w:pPr>
    </w:p>
    <w:p w14:paraId="132190DC" w14:textId="77777777" w:rsidR="007D6E97" w:rsidRDefault="007D6E97">
      <w:pPr>
        <w:spacing w:line="360" w:lineRule="auto"/>
        <w:jc w:val="center"/>
        <w:rPr>
          <w:sz w:val="18"/>
          <w:szCs w:val="18"/>
        </w:rPr>
      </w:pPr>
    </w:p>
    <w:p w14:paraId="09BF0644" w14:textId="77777777" w:rsidR="007D6E97" w:rsidRDefault="007D6E97">
      <w:pPr>
        <w:spacing w:line="360" w:lineRule="auto"/>
        <w:jc w:val="center"/>
        <w:rPr>
          <w:sz w:val="18"/>
          <w:szCs w:val="18"/>
        </w:rPr>
      </w:pPr>
    </w:p>
    <w:p w14:paraId="169B41FF" w14:textId="77777777" w:rsidR="007D6E97" w:rsidRDefault="007D6E97">
      <w:pPr>
        <w:spacing w:line="360" w:lineRule="auto"/>
        <w:jc w:val="center"/>
        <w:rPr>
          <w:sz w:val="18"/>
          <w:szCs w:val="18"/>
        </w:rPr>
      </w:pPr>
    </w:p>
    <w:p w14:paraId="5D3FA1D9" w14:textId="77777777" w:rsidR="007D6E97" w:rsidRDefault="000479C4" w:rsidP="000A54F2">
      <w:pPr>
        <w:pStyle w:val="Ttulo1"/>
        <w:numPr>
          <w:ilvl w:val="0"/>
          <w:numId w:val="2"/>
        </w:numPr>
        <w:spacing w:line="360" w:lineRule="auto"/>
        <w:rPr>
          <w:rFonts w:eastAsia="Times New Roman" w:cs="Times New Roman"/>
        </w:rPr>
      </w:pPr>
      <w:bookmarkStart w:id="90" w:name="_Toc242051037"/>
      <w:r>
        <w:rPr>
          <w:rFonts w:eastAsia="Times New Roman" w:cs="Times New Roman"/>
        </w:rPr>
        <w:t>Diagra</w:t>
      </w:r>
      <w:r>
        <w:rPr>
          <w:rFonts w:eastAsia="Times New Roman" w:cs="Times New Roman"/>
        </w:rPr>
        <w:t>m</w:t>
      </w:r>
      <w:r>
        <w:rPr>
          <w:rFonts w:eastAsia="Times New Roman" w:cs="Times New Roman"/>
        </w:rPr>
        <w:t>a de Despliegue</w:t>
      </w:r>
      <w:bookmarkEnd w:id="90"/>
    </w:p>
    <w:p w14:paraId="6D30E88E" w14:textId="77777777" w:rsidR="007D6E97" w:rsidRDefault="007D6E97">
      <w:pPr>
        <w:spacing w:line="360" w:lineRule="auto"/>
      </w:pPr>
    </w:p>
    <w:p w14:paraId="085690EA" w14:textId="77777777" w:rsidR="007D6E97" w:rsidRDefault="000479C4">
      <w:pPr>
        <w:spacing w:after="0" w:line="360" w:lineRule="auto"/>
        <w:jc w:val="both"/>
        <w:rPr>
          <w:rFonts w:eastAsia="Times New Roman" w:cs="Times New Roman"/>
        </w:rPr>
      </w:pPr>
      <w:r>
        <w:rPr>
          <w:rFonts w:eastAsia="Times New Roman" w:cs="Times New Roman"/>
        </w:rPr>
        <w:t>El Diagrama de Despliegue muestra la distribución física y tecnológica del sistema, junto con los nodos, entornos y recursos necesarios para su ejecución. Dentro de la Vista Física, permite visualizar dónde se ubican los principales elementos de software y hardware y cómo se comunican para permitir el funcionamiento del sistema.</w:t>
      </w:r>
    </w:p>
    <w:p w14:paraId="7C022843" w14:textId="77777777" w:rsidR="007D6E97" w:rsidRDefault="000479C4">
      <w:pPr>
        <w:spacing w:after="0" w:line="360" w:lineRule="auto"/>
        <w:jc w:val="both"/>
        <w:rPr>
          <w:rFonts w:eastAsia="Times New Roman" w:cs="Times New Roman"/>
        </w:rPr>
      </w:pPr>
      <w:r>
        <w:rPr>
          <w:rFonts w:eastAsia="Times New Roman" w:cs="Times New Roman"/>
        </w:rPr>
        <w:t xml:space="preserve">La arquitectura representada considera la estación de trabajo del usuario, desde la cual se accede a la aplicación mediante un navegador web, un servidor web encargado de alojar y distribuir la aplicación desarrollada en </w:t>
      </w:r>
      <w:proofErr w:type="spellStart"/>
      <w:r>
        <w:rPr>
          <w:rFonts w:eastAsia="Times New Roman" w:cs="Times New Roman"/>
        </w:rPr>
        <w:t>React</w:t>
      </w:r>
      <w:proofErr w:type="spellEnd"/>
      <w:r>
        <w:rPr>
          <w:rFonts w:eastAsia="Times New Roman" w:cs="Times New Roman"/>
        </w:rPr>
        <w:t>, un servidor de aplicaciones que ejecuta la lógica del sistema mediante Node.js y una base de datos PostgreSQL destinada al almacenamiento y consulta de la información. La comunicación entre estos elementos permite conectar la interacción del usuario con la lógica de control y la persistencia de los datos.</w:t>
      </w:r>
    </w:p>
    <w:p w14:paraId="79CF8893" w14:textId="77777777" w:rsidR="007D6E97" w:rsidRDefault="000479C4">
      <w:pPr>
        <w:spacing w:after="0" w:line="360" w:lineRule="auto"/>
        <w:jc w:val="both"/>
        <w:rPr>
          <w:rFonts w:eastAsia="Times New Roman" w:cs="Times New Roman"/>
        </w:rPr>
      </w:pPr>
      <w:r>
        <w:rPr>
          <w:rFonts w:eastAsia="Times New Roman" w:cs="Times New Roman"/>
        </w:rPr>
        <w:t>El diagrama también contempla un nodo destinado al respaldo, monitoreo y recuperación de la información, encargado de gestionar los registros técnicos y los respaldos definidos para el sistema. De esta manera, la representación permite observar de forma conjunta los elementos principales de la infraestructura y su relación dentro del entorno de ejecución.</w:t>
      </w:r>
    </w:p>
    <w:p w14:paraId="29B76185" w14:textId="77777777" w:rsidR="007D6E97" w:rsidRDefault="000479C4">
      <w:pPr>
        <w:spacing w:before="200" w:line="360" w:lineRule="auto"/>
        <w:ind w:right="864"/>
        <w:jc w:val="both"/>
        <w:rPr>
          <w:rFonts w:eastAsia="Times New Roman" w:cs="Times New Roman"/>
        </w:rPr>
      </w:pPr>
      <w:r>
        <w:rPr>
          <w:rFonts w:eastAsia="Times New Roman" w:cs="Times New Roman"/>
        </w:rPr>
        <w:t>Especificaciones técnicas por nodo:</w:t>
      </w:r>
    </w:p>
    <w:p w14:paraId="7B24F75E" w14:textId="77777777" w:rsidR="007D6E97" w:rsidRDefault="000479C4">
      <w:pPr>
        <w:numPr>
          <w:ilvl w:val="0"/>
          <w:numId w:val="3"/>
        </w:numPr>
        <w:pBdr>
          <w:top w:val="nil"/>
          <w:left w:val="nil"/>
          <w:bottom w:val="nil"/>
          <w:right w:val="nil"/>
          <w:between w:val="nil"/>
        </w:pBdr>
        <w:spacing w:before="200" w:after="0" w:line="360" w:lineRule="auto"/>
        <w:ind w:left="360" w:right="864"/>
        <w:jc w:val="both"/>
        <w:rPr>
          <w:b/>
          <w:bCs/>
          <w:color w:val="000000"/>
        </w:rPr>
      </w:pPr>
      <w:r>
        <w:rPr>
          <w:rFonts w:eastAsia="Times New Roman" w:cs="Times New Roman"/>
          <w:b/>
          <w:bCs/>
          <w:color w:val="000000"/>
        </w:rPr>
        <w:t xml:space="preserve">PC Usuario: </w:t>
      </w:r>
      <w:r>
        <w:rPr>
          <w:rFonts w:eastAsia="Times New Roman" w:cs="Times New Roman"/>
          <w:color w:val="000000"/>
        </w:rPr>
        <w:t xml:space="preserve">Representa la estación de trabajo del usuario. Requiere un hardware mínimo de CPU 2+ </w:t>
      </w:r>
      <w:proofErr w:type="spellStart"/>
      <w:r>
        <w:rPr>
          <w:rFonts w:eastAsia="Times New Roman" w:cs="Times New Roman"/>
          <w:color w:val="000000"/>
        </w:rPr>
        <w:t>cores</w:t>
      </w:r>
      <w:proofErr w:type="spellEnd"/>
      <w:r>
        <w:rPr>
          <w:rFonts w:eastAsia="Times New Roman" w:cs="Times New Roman"/>
          <w:color w:val="000000"/>
        </w:rPr>
        <w:t>, de 4GB a 8GB de RAM y 10GB de almacenamiento, operando sobre navegadores modernos como Chrome 120+ o Firefox 115+</w:t>
      </w:r>
      <w:r>
        <w:rPr>
          <w:rFonts w:eastAsia="Times New Roman" w:cs="Times New Roman"/>
          <w:b/>
          <w:bCs/>
          <w:color w:val="000000"/>
        </w:rPr>
        <w:t>.</w:t>
      </w:r>
    </w:p>
    <w:p w14:paraId="5432B900" w14:textId="77777777" w:rsidR="007D6E97" w:rsidRDefault="000479C4">
      <w:pPr>
        <w:numPr>
          <w:ilvl w:val="0"/>
          <w:numId w:val="3"/>
        </w:numPr>
        <w:pBdr>
          <w:top w:val="nil"/>
          <w:left w:val="nil"/>
          <w:bottom w:val="nil"/>
          <w:right w:val="nil"/>
          <w:between w:val="nil"/>
        </w:pBdr>
        <w:spacing w:after="0" w:line="360" w:lineRule="auto"/>
        <w:ind w:left="360" w:right="864"/>
        <w:jc w:val="both"/>
        <w:rPr>
          <w:color w:val="000000"/>
        </w:rPr>
      </w:pPr>
      <w:r>
        <w:rPr>
          <w:rFonts w:eastAsia="Times New Roman" w:cs="Times New Roman"/>
          <w:b/>
          <w:bCs/>
          <w:color w:val="000000"/>
        </w:rPr>
        <w:t xml:space="preserve">Servidor Web: </w:t>
      </w:r>
      <w:r>
        <w:rPr>
          <w:rFonts w:eastAsia="Times New Roman" w:cs="Times New Roman"/>
          <w:color w:val="000000"/>
        </w:rPr>
        <w:t xml:space="preserve">Es el componente responsable de alojar y distribuir los archivos estáticos de la aplicación en </w:t>
      </w:r>
      <w:proofErr w:type="spellStart"/>
      <w:r>
        <w:rPr>
          <w:rFonts w:eastAsia="Times New Roman" w:cs="Times New Roman"/>
          <w:color w:val="000000"/>
        </w:rPr>
        <w:t>react</w:t>
      </w:r>
      <w:proofErr w:type="spellEnd"/>
      <w:r>
        <w:rPr>
          <w:rFonts w:eastAsia="Times New Roman" w:cs="Times New Roman"/>
          <w:color w:val="000000"/>
        </w:rPr>
        <w:t>. Sus requerimientos incluyen RAM de 4GB, Un SSD de 50GB de almacenamiento disponible y el forzado de protocolos seguros mediante Certificados HTTPS/TLS.</w:t>
      </w:r>
    </w:p>
    <w:p w14:paraId="38F0058C" w14:textId="77777777" w:rsidR="007D6E97" w:rsidRDefault="000479C4">
      <w:pPr>
        <w:numPr>
          <w:ilvl w:val="0"/>
          <w:numId w:val="3"/>
        </w:numPr>
        <w:pBdr>
          <w:top w:val="nil"/>
          <w:left w:val="nil"/>
          <w:bottom w:val="nil"/>
          <w:right w:val="nil"/>
          <w:between w:val="nil"/>
        </w:pBdr>
        <w:spacing w:after="0" w:line="360" w:lineRule="auto"/>
        <w:ind w:left="360" w:right="864"/>
        <w:jc w:val="both"/>
        <w:rPr>
          <w:color w:val="000000"/>
        </w:rPr>
      </w:pPr>
      <w:r>
        <w:rPr>
          <w:rFonts w:eastAsia="Times New Roman" w:cs="Times New Roman"/>
          <w:b/>
          <w:bCs/>
          <w:color w:val="000000"/>
        </w:rPr>
        <w:t>Servidor de Aplicaciones:</w:t>
      </w:r>
      <w:r>
        <w:rPr>
          <w:rFonts w:eastAsia="Times New Roman" w:cs="Times New Roman"/>
          <w:color w:val="000000"/>
        </w:rPr>
        <w:t xml:space="preserve"> Es el núcleo de procesamiento que corre Node.js 20.x LTS. Para soportar el tráfico de sensores y consultas financieras, requiere entre 4 a 8 </w:t>
      </w:r>
      <w:proofErr w:type="spellStart"/>
      <w:r>
        <w:rPr>
          <w:rFonts w:eastAsia="Times New Roman" w:cs="Times New Roman"/>
          <w:color w:val="000000"/>
        </w:rPr>
        <w:t>vCPUs</w:t>
      </w:r>
      <w:proofErr w:type="spellEnd"/>
      <w:r>
        <w:rPr>
          <w:rFonts w:eastAsia="Times New Roman" w:cs="Times New Roman"/>
          <w:color w:val="000000"/>
        </w:rPr>
        <w:t xml:space="preserve">, de 8GB a 16GB de RAM y un SSD </w:t>
      </w:r>
      <w:proofErr w:type="spellStart"/>
      <w:r>
        <w:rPr>
          <w:rFonts w:eastAsia="Times New Roman" w:cs="Times New Roman"/>
          <w:color w:val="000000"/>
        </w:rPr>
        <w:t>NVMe</w:t>
      </w:r>
      <w:proofErr w:type="spellEnd"/>
      <w:r>
        <w:rPr>
          <w:rFonts w:eastAsia="Times New Roman" w:cs="Times New Roman"/>
          <w:color w:val="000000"/>
        </w:rPr>
        <w:t xml:space="preserve"> para un almacenamiento de alta velocidad.</w:t>
      </w:r>
    </w:p>
    <w:p w14:paraId="6B11AFD0" w14:textId="77777777" w:rsidR="007D6E97" w:rsidRDefault="000479C4">
      <w:pPr>
        <w:numPr>
          <w:ilvl w:val="0"/>
          <w:numId w:val="3"/>
        </w:numPr>
        <w:pBdr>
          <w:top w:val="nil"/>
          <w:left w:val="nil"/>
          <w:bottom w:val="nil"/>
          <w:right w:val="nil"/>
          <w:between w:val="nil"/>
        </w:pBdr>
        <w:spacing w:after="0" w:line="360" w:lineRule="auto"/>
        <w:ind w:left="360" w:right="864"/>
        <w:jc w:val="both"/>
        <w:rPr>
          <w:color w:val="000000"/>
        </w:rPr>
      </w:pPr>
      <w:r>
        <w:rPr>
          <w:rFonts w:eastAsia="Times New Roman" w:cs="Times New Roman"/>
          <w:b/>
          <w:bCs/>
          <w:color w:val="000000"/>
        </w:rPr>
        <w:t xml:space="preserve">Base de Datos Cloud: </w:t>
      </w:r>
      <w:r>
        <w:rPr>
          <w:rFonts w:eastAsia="Times New Roman" w:cs="Times New Roman"/>
          <w:color w:val="000000"/>
        </w:rPr>
        <w:t xml:space="preserve">Se implementa sobre una plataforma </w:t>
      </w:r>
      <w:proofErr w:type="spellStart"/>
      <w:r>
        <w:rPr>
          <w:rFonts w:eastAsia="Times New Roman" w:cs="Times New Roman"/>
          <w:color w:val="000000"/>
        </w:rPr>
        <w:t>serverless</w:t>
      </w:r>
      <w:proofErr w:type="spellEnd"/>
      <w:r>
        <w:rPr>
          <w:rFonts w:eastAsia="Times New Roman" w:cs="Times New Roman"/>
          <w:color w:val="000000"/>
        </w:rPr>
        <w:t xml:space="preserve"> para permitir el escalado automático hasta 10 </w:t>
      </w:r>
      <w:proofErr w:type="spellStart"/>
      <w:r>
        <w:rPr>
          <w:rFonts w:eastAsia="Times New Roman" w:cs="Times New Roman"/>
          <w:color w:val="000000"/>
        </w:rPr>
        <w:t>vCPU</w:t>
      </w:r>
      <w:proofErr w:type="spellEnd"/>
      <w:r>
        <w:rPr>
          <w:rFonts w:eastAsia="Times New Roman" w:cs="Times New Roman"/>
          <w:color w:val="000000"/>
        </w:rPr>
        <w:t>. Cuenta con un SSD de 500GB de almacenamiento y conexión encriptada por el Puerto 5432 con retención de respaldos por 30 días.</w:t>
      </w:r>
    </w:p>
    <w:p w14:paraId="2092A43E" w14:textId="77777777" w:rsidR="007D6E97" w:rsidRDefault="000479C4">
      <w:pPr>
        <w:numPr>
          <w:ilvl w:val="0"/>
          <w:numId w:val="3"/>
        </w:numPr>
        <w:pBdr>
          <w:top w:val="nil"/>
          <w:left w:val="nil"/>
          <w:bottom w:val="nil"/>
          <w:right w:val="nil"/>
          <w:between w:val="nil"/>
        </w:pBdr>
        <w:spacing w:after="0" w:line="360" w:lineRule="auto"/>
        <w:ind w:left="360" w:right="864"/>
        <w:jc w:val="both"/>
        <w:rPr>
          <w:color w:val="000000"/>
        </w:rPr>
      </w:pPr>
      <w:r>
        <w:rPr>
          <w:rFonts w:eastAsia="Times New Roman" w:cs="Times New Roman"/>
          <w:b/>
          <w:bCs/>
          <w:color w:val="000000"/>
        </w:rPr>
        <w:t>Respaldo, Monitoreo y Recuperación:</w:t>
      </w:r>
      <w:r>
        <w:rPr>
          <w:rFonts w:eastAsia="Times New Roman" w:cs="Times New Roman"/>
          <w:color w:val="000000"/>
        </w:rPr>
        <w:t xml:space="preserve"> Nodo importante para la seguridad forense encargada de gestionar los logs técnicos y los respaldos incrementales cada 6 horas hacia servicios de almacenamiento externo como Amazon S3.</w:t>
      </w:r>
    </w:p>
    <w:p w14:paraId="34B3A4BB" w14:textId="77777777" w:rsidR="007D6E97" w:rsidRDefault="000479C4">
      <w:pPr>
        <w:numPr>
          <w:ilvl w:val="0"/>
          <w:numId w:val="3"/>
        </w:numPr>
        <w:pBdr>
          <w:top w:val="nil"/>
          <w:left w:val="nil"/>
          <w:bottom w:val="nil"/>
          <w:right w:val="nil"/>
          <w:between w:val="nil"/>
        </w:pBdr>
        <w:spacing w:line="360" w:lineRule="auto"/>
        <w:ind w:left="360" w:right="864"/>
        <w:jc w:val="both"/>
        <w:rPr>
          <w:color w:val="000000"/>
        </w:rPr>
      </w:pPr>
      <w:r>
        <w:rPr>
          <w:rFonts w:eastAsia="Times New Roman" w:cs="Times New Roman"/>
          <w:b/>
          <w:bCs/>
          <w:color w:val="000000"/>
        </w:rPr>
        <w:t xml:space="preserve">Integraciones Externas: </w:t>
      </w:r>
      <w:r>
        <w:rPr>
          <w:rFonts w:eastAsia="Times New Roman" w:cs="Times New Roman"/>
          <w:color w:val="000000"/>
        </w:rPr>
        <w:t xml:space="preserve">El sistema se conecta mediante HTTPS/JSON a </w:t>
      </w:r>
      <w:proofErr w:type="spellStart"/>
      <w:r>
        <w:rPr>
          <w:rFonts w:eastAsia="Times New Roman" w:cs="Times New Roman"/>
          <w:color w:val="000000"/>
        </w:rPr>
        <w:t>APIs</w:t>
      </w:r>
      <w:proofErr w:type="spellEnd"/>
      <w:r>
        <w:rPr>
          <w:rFonts w:eastAsia="Times New Roman" w:cs="Times New Roman"/>
          <w:color w:val="000000"/>
        </w:rPr>
        <w:t xml:space="preserve"> de terceros, como el Banco Central para la obtención del valor de conversión del </w:t>
      </w:r>
      <w:proofErr w:type="gramStart"/>
      <w:r>
        <w:rPr>
          <w:rFonts w:eastAsia="Times New Roman" w:cs="Times New Roman"/>
          <w:color w:val="000000"/>
        </w:rPr>
        <w:t>Dólar</w:t>
      </w:r>
      <w:proofErr w:type="gramEnd"/>
      <w:r>
        <w:rPr>
          <w:rFonts w:eastAsia="Times New Roman" w:cs="Times New Roman"/>
          <w:color w:val="000000"/>
        </w:rPr>
        <w:t xml:space="preserve"> y la UF, y mantiene una API interna segura para el cruce de datos con módulos de Inventario y Terreno.</w:t>
      </w:r>
    </w:p>
    <w:p w14:paraId="6AC37B57" w14:textId="77777777" w:rsidR="007D6E97" w:rsidRDefault="000479C4">
      <w:pPr>
        <w:spacing w:after="0" w:line="360" w:lineRule="auto"/>
        <w:jc w:val="both"/>
      </w:pPr>
      <w:r>
        <w:rPr>
          <w:rFonts w:eastAsia="Times New Roman" w:cs="Times New Roman"/>
        </w:rPr>
        <w:t>A continuación, se presenta el Diagrama de Despliegue correspondiente a la Vista Física del sistema.</w:t>
      </w:r>
    </w:p>
    <w:p w14:paraId="685F978A" w14:textId="77777777" w:rsidR="007D6E97" w:rsidRDefault="007D6E97">
      <w:pPr>
        <w:spacing w:before="200" w:line="360" w:lineRule="auto"/>
        <w:ind w:right="864"/>
        <w:jc w:val="both"/>
      </w:pPr>
    </w:p>
    <w:p w14:paraId="0FEDF2F2" w14:textId="77777777" w:rsidR="0033483F" w:rsidRDefault="0033483F">
      <w:pPr>
        <w:spacing w:before="200" w:line="360" w:lineRule="auto"/>
        <w:ind w:right="864"/>
        <w:jc w:val="both"/>
      </w:pPr>
    </w:p>
    <w:p w14:paraId="7CC482B8" w14:textId="77777777" w:rsidR="0033483F" w:rsidRDefault="0033483F">
      <w:pPr>
        <w:spacing w:before="200" w:line="360" w:lineRule="auto"/>
        <w:ind w:right="864"/>
        <w:jc w:val="both"/>
      </w:pPr>
    </w:p>
    <w:p w14:paraId="7D45D960" w14:textId="3804FF00" w:rsidR="3BC1E41C" w:rsidRDefault="3BC1E41C" w:rsidP="3BC1E41C">
      <w:pPr>
        <w:spacing w:before="200" w:line="360" w:lineRule="auto"/>
        <w:ind w:right="864"/>
        <w:jc w:val="both"/>
      </w:pPr>
    </w:p>
    <w:p w14:paraId="25DD597F" w14:textId="31C91445" w:rsidR="3BC1E41C" w:rsidRDefault="3BC1E41C" w:rsidP="3BC1E41C">
      <w:pPr>
        <w:spacing w:before="200" w:line="360" w:lineRule="auto"/>
        <w:ind w:right="864"/>
        <w:jc w:val="both"/>
      </w:pPr>
    </w:p>
    <w:p w14:paraId="3A5BC4A2" w14:textId="1CB07633" w:rsidR="3BC1E41C" w:rsidRDefault="3BC1E41C" w:rsidP="3BC1E41C">
      <w:pPr>
        <w:spacing w:before="200" w:line="360" w:lineRule="auto"/>
        <w:ind w:right="864"/>
        <w:jc w:val="both"/>
      </w:pPr>
    </w:p>
    <w:p w14:paraId="028EFA51" w14:textId="13803311" w:rsidR="3BC1E41C" w:rsidRDefault="3BC1E41C" w:rsidP="3BC1E41C">
      <w:pPr>
        <w:spacing w:before="200" w:line="360" w:lineRule="auto"/>
        <w:ind w:right="864"/>
        <w:jc w:val="both"/>
      </w:pPr>
    </w:p>
    <w:p w14:paraId="4FEA4121" w14:textId="46447E14" w:rsidR="3BC1E41C" w:rsidRDefault="3BC1E41C" w:rsidP="3BC1E41C">
      <w:pPr>
        <w:spacing w:before="200" w:line="360" w:lineRule="auto"/>
        <w:ind w:right="864"/>
        <w:jc w:val="both"/>
      </w:pPr>
    </w:p>
    <w:p w14:paraId="1134CFC6" w14:textId="526D51BD" w:rsidR="3BC1E41C" w:rsidRDefault="3BC1E41C" w:rsidP="3BC1E41C">
      <w:pPr>
        <w:spacing w:before="200" w:line="360" w:lineRule="auto"/>
        <w:ind w:right="864"/>
        <w:jc w:val="both"/>
      </w:pPr>
    </w:p>
    <w:p w14:paraId="4983C2EF" w14:textId="2D5DB9AC" w:rsidR="3BC1E41C" w:rsidRDefault="3BC1E41C" w:rsidP="3BC1E41C">
      <w:pPr>
        <w:spacing w:before="200" w:line="360" w:lineRule="auto"/>
        <w:ind w:right="864"/>
        <w:jc w:val="both"/>
      </w:pPr>
    </w:p>
    <w:p w14:paraId="1C43180B" w14:textId="4679D250" w:rsidR="3BC1E41C" w:rsidRDefault="3BC1E41C" w:rsidP="3BC1E41C">
      <w:pPr>
        <w:spacing w:before="200" w:line="360" w:lineRule="auto"/>
        <w:ind w:right="864"/>
        <w:jc w:val="both"/>
      </w:pPr>
    </w:p>
    <w:p w14:paraId="426696D5" w14:textId="77777777" w:rsidR="000462BE" w:rsidRDefault="00643608" w:rsidP="0033483F">
      <w:pPr>
        <w:pStyle w:val="Descripcin"/>
        <w:rPr>
          <w:noProof/>
        </w:rPr>
      </w:pPr>
      <w:bookmarkStart w:id="91" w:name="_heading=h.2gfou76gmic" w:colFirst="0" w:colLast="0"/>
      <w:bookmarkStart w:id="92" w:name="_Toc242050312"/>
      <w:bookmarkEnd w:id="91"/>
      <w:r>
        <w:t xml:space="preserve">Figura </w:t>
      </w:r>
      <w:r w:rsidR="000462BE">
        <w:fldChar w:fldCharType="begin"/>
      </w:r>
      <w:r w:rsidR="000462BE">
        <w:instrText xml:space="preserve"> STYLEREF 1 \s </w:instrText>
      </w:r>
      <w:r w:rsidR="000462BE">
        <w:fldChar w:fldCharType="separate"/>
      </w:r>
      <w:r w:rsidR="000462BE">
        <w:rPr>
          <w:noProof/>
        </w:rPr>
        <w:t>4</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w:t>
      </w:r>
      <w:r w:rsidR="000462BE">
        <w:fldChar w:fldCharType="end"/>
      </w:r>
      <w:r w:rsidRPr="00EA6E1E">
        <w:t xml:space="preserve">  “Diagrama Despliegue correspondiente a la Vista Física del sistema”.</w:t>
      </w:r>
      <w:bookmarkEnd w:id="92"/>
      <w:r>
        <w:rPr>
          <w:noProof/>
        </w:rPr>
        <w:t xml:space="preserve"> </w:t>
      </w:r>
    </w:p>
    <w:p w14:paraId="3645684B" w14:textId="22A8D7AC" w:rsidR="007D6E97" w:rsidRPr="0033483F" w:rsidRDefault="00643608" w:rsidP="0033483F">
      <w:pPr>
        <w:pStyle w:val="Descripcin"/>
        <w:rPr>
          <w:noProof/>
        </w:rPr>
      </w:pPr>
      <w:r>
        <w:rPr>
          <w:noProof/>
        </w:rPr>
        <w:drawing>
          <wp:inline distT="0" distB="0" distL="0" distR="0" wp14:anchorId="690DD514" wp14:editId="12CB3DAA">
            <wp:extent cx="5644515" cy="5554345"/>
            <wp:effectExtent l="0" t="0" r="0" b="0"/>
            <wp:docPr id="21312856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1"/>
                    <a:srcRect/>
                    <a:stretch>
                      <a:fillRect/>
                    </a:stretch>
                  </pic:blipFill>
                  <pic:spPr>
                    <a:xfrm>
                      <a:off x="0" y="0"/>
                      <a:ext cx="5644515" cy="5554345"/>
                    </a:xfrm>
                    <a:prstGeom prst="rect">
                      <a:avLst/>
                    </a:prstGeom>
                    <a:ln/>
                  </pic:spPr>
                </pic:pic>
              </a:graphicData>
            </a:graphic>
          </wp:inline>
        </w:drawing>
      </w:r>
    </w:p>
    <w:p w14:paraId="1FBED2F3" w14:textId="77777777" w:rsidR="007D6E97" w:rsidRDefault="000479C4" w:rsidP="00643608">
      <w:pPr>
        <w:pStyle w:val="Cita"/>
      </w:pPr>
      <w:r>
        <w:t>Fuente: Elaborado por el estudiante de acuerdo con el proyecto</w:t>
      </w:r>
    </w:p>
    <w:p w14:paraId="76AF759D" w14:textId="77777777" w:rsidR="007D6E97" w:rsidRDefault="007D6E97">
      <w:pPr>
        <w:spacing w:line="360" w:lineRule="auto"/>
      </w:pPr>
    </w:p>
    <w:p w14:paraId="443FF0DC" w14:textId="77777777" w:rsidR="007D6E97" w:rsidRDefault="000479C4" w:rsidP="000A54F2">
      <w:pPr>
        <w:pStyle w:val="Ttulo1"/>
        <w:numPr>
          <w:ilvl w:val="0"/>
          <w:numId w:val="2"/>
        </w:numPr>
        <w:spacing w:line="360" w:lineRule="auto"/>
        <w:rPr>
          <w:rFonts w:eastAsia="Times New Roman" w:cs="Times New Roman"/>
        </w:rPr>
      </w:pPr>
      <w:bookmarkStart w:id="93" w:name="_Toc242051038"/>
      <w:r>
        <w:rPr>
          <w:rFonts w:eastAsia="Times New Roman" w:cs="Times New Roman"/>
        </w:rPr>
        <w:t>Modelo de Datos</w:t>
      </w:r>
      <w:bookmarkEnd w:id="93"/>
    </w:p>
    <w:p w14:paraId="64080641" w14:textId="77777777" w:rsidR="007D6E97" w:rsidRDefault="007D6E97">
      <w:pPr>
        <w:spacing w:line="360" w:lineRule="auto"/>
      </w:pPr>
    </w:p>
    <w:p w14:paraId="22E4DFC1" w14:textId="77777777" w:rsidR="007D6E97" w:rsidRDefault="000479C4">
      <w:pPr>
        <w:spacing w:after="0" w:line="360" w:lineRule="auto"/>
        <w:jc w:val="both"/>
        <w:rPr>
          <w:rFonts w:eastAsia="Times New Roman" w:cs="Times New Roman"/>
        </w:rPr>
      </w:pPr>
      <w:r>
        <w:rPr>
          <w:rFonts w:eastAsia="Times New Roman" w:cs="Times New Roman"/>
        </w:rPr>
        <w:t>El Modelo Físico de Datos muestra la estructura de persistencia utilizada por el sistema y forma parte de la Vista Lógica de la metodología Scrum++. Esta representación permite visualizar cómo se organiza la información que debe mantenerse en la base de datos relacional, considerando las tablas, sus atributos, claves primarias, claves foráneas y relaciones necesarias para dar soporte a las funcionalidades del proyecto.</w:t>
      </w:r>
    </w:p>
    <w:p w14:paraId="4168B76B" w14:textId="77777777" w:rsidR="007D6E97" w:rsidRDefault="007D6E97">
      <w:pPr>
        <w:spacing w:after="0" w:line="360" w:lineRule="auto"/>
        <w:jc w:val="both"/>
        <w:rPr>
          <w:rFonts w:eastAsia="Times New Roman" w:cs="Times New Roman"/>
        </w:rPr>
      </w:pPr>
    </w:p>
    <w:p w14:paraId="69516893" w14:textId="6B04E1E7" w:rsidR="007D6E97" w:rsidRDefault="000479C4">
      <w:pPr>
        <w:spacing w:after="0" w:line="360" w:lineRule="auto"/>
        <w:jc w:val="both"/>
        <w:rPr>
          <w:rFonts w:eastAsia="Times New Roman" w:cs="Times New Roman"/>
        </w:rPr>
      </w:pPr>
      <w:r>
        <w:rPr>
          <w:rFonts w:eastAsia="Times New Roman" w:cs="Times New Roman"/>
        </w:rPr>
        <w:t xml:space="preserve">Para el Informe del Incremento </w:t>
      </w:r>
      <w:r w:rsidR="00141B63">
        <w:rPr>
          <w:rFonts w:eastAsia="Times New Roman" w:cs="Times New Roman"/>
        </w:rPr>
        <w:t>3</w:t>
      </w:r>
      <w:r>
        <w:rPr>
          <w:rFonts w:eastAsia="Times New Roman" w:cs="Times New Roman"/>
        </w:rPr>
        <w:t xml:space="preserve"> se utiliza el modelo físico acumulado alcanzado considerando el desarrollo del Incremento </w:t>
      </w:r>
      <w:proofErr w:type="gramStart"/>
      <w:r>
        <w:rPr>
          <w:rFonts w:eastAsia="Times New Roman" w:cs="Times New Roman"/>
        </w:rPr>
        <w:t xml:space="preserve">1 </w:t>
      </w:r>
      <w:r w:rsidR="00141B63">
        <w:rPr>
          <w:rFonts w:eastAsia="Times New Roman" w:cs="Times New Roman"/>
        </w:rPr>
        <w:t>,</w:t>
      </w:r>
      <w:proofErr w:type="gramEnd"/>
      <w:r>
        <w:rPr>
          <w:rFonts w:eastAsia="Times New Roman" w:cs="Times New Roman"/>
        </w:rPr>
        <w:t xml:space="preserve"> del Incremento 2</w:t>
      </w:r>
      <w:r w:rsidR="00141B63">
        <w:rPr>
          <w:rFonts w:eastAsia="Times New Roman" w:cs="Times New Roman"/>
        </w:rPr>
        <w:t xml:space="preserve"> </w:t>
      </w:r>
      <w:proofErr w:type="spellStart"/>
      <w:r w:rsidR="00141B63">
        <w:rPr>
          <w:rFonts w:eastAsia="Times New Roman" w:cs="Times New Roman"/>
        </w:rPr>
        <w:t>y</w:t>
      </w:r>
      <w:proofErr w:type="spellEnd"/>
      <w:r w:rsidR="00141B63">
        <w:rPr>
          <w:rFonts w:eastAsia="Times New Roman" w:cs="Times New Roman"/>
        </w:rPr>
        <w:t xml:space="preserve"> Incremento 3</w:t>
      </w:r>
      <w:r>
        <w:rPr>
          <w:rFonts w:eastAsia="Times New Roman" w:cs="Times New Roman"/>
        </w:rPr>
        <w:t xml:space="preserve">. Este modelo se distribuye entre los </w:t>
      </w:r>
      <w:proofErr w:type="spellStart"/>
      <w:r>
        <w:rPr>
          <w:rFonts w:eastAsia="Times New Roman" w:cs="Times New Roman"/>
        </w:rPr>
        <w:t>schemas</w:t>
      </w:r>
      <w:proofErr w:type="spellEnd"/>
      <w:r>
        <w:rPr>
          <w:rFonts w:eastAsia="Times New Roman" w:cs="Times New Roman"/>
        </w:rPr>
        <w:t xml:space="preserve"> </w:t>
      </w:r>
      <w:r w:rsidR="0086304D">
        <w:rPr>
          <w:rFonts w:eastAsia="Times New Roman" w:cs="Times New Roman"/>
        </w:rPr>
        <w:t>común</w:t>
      </w:r>
      <w:r>
        <w:rPr>
          <w:rFonts w:eastAsia="Times New Roman" w:cs="Times New Roman"/>
        </w:rPr>
        <w:t xml:space="preserve">, finanzas, inventario y terreno. El </w:t>
      </w:r>
      <w:proofErr w:type="spellStart"/>
      <w:r>
        <w:rPr>
          <w:rFonts w:eastAsia="Times New Roman" w:cs="Times New Roman"/>
        </w:rPr>
        <w:t>schema</w:t>
      </w:r>
      <w:proofErr w:type="spellEnd"/>
      <w:r>
        <w:rPr>
          <w:rFonts w:eastAsia="Times New Roman" w:cs="Times New Roman"/>
        </w:rPr>
        <w:t xml:space="preserve"> </w:t>
      </w:r>
      <w:r w:rsidR="0086304D">
        <w:rPr>
          <w:rFonts w:eastAsia="Times New Roman" w:cs="Times New Roman"/>
        </w:rPr>
        <w:t>común</w:t>
      </w:r>
      <w:r>
        <w:rPr>
          <w:rFonts w:eastAsia="Times New Roman" w:cs="Times New Roman"/>
        </w:rPr>
        <w:t xml:space="preserve"> reúne estructuras compartidas por el sistema, mientras que los </w:t>
      </w:r>
      <w:proofErr w:type="spellStart"/>
      <w:r>
        <w:rPr>
          <w:rFonts w:eastAsia="Times New Roman" w:cs="Times New Roman"/>
        </w:rPr>
        <w:t>schemas</w:t>
      </w:r>
      <w:proofErr w:type="spellEnd"/>
      <w:r>
        <w:rPr>
          <w:rFonts w:eastAsia="Times New Roman" w:cs="Times New Roman"/>
        </w:rPr>
        <w:t xml:space="preserve"> finanzas, inventario y terreno permiten mantener organizada la información según el ámbito al cual pertenece, conservando al mismo tiempo las relaciones necesarias entre datos utilizados por distintos módulos.</w:t>
      </w:r>
    </w:p>
    <w:p w14:paraId="7325AE09" w14:textId="77777777" w:rsidR="007D6E97" w:rsidRDefault="007D6E97">
      <w:pPr>
        <w:spacing w:after="0" w:line="360" w:lineRule="auto"/>
        <w:jc w:val="both"/>
        <w:rPr>
          <w:rFonts w:eastAsia="Times New Roman" w:cs="Times New Roman"/>
        </w:rPr>
      </w:pPr>
    </w:p>
    <w:p w14:paraId="079278EC" w14:textId="2A6BC8FA" w:rsidR="007D6E97" w:rsidRDefault="000479C4">
      <w:pPr>
        <w:spacing w:after="0" w:line="360" w:lineRule="auto"/>
        <w:jc w:val="both"/>
        <w:rPr>
          <w:rFonts w:eastAsia="Times New Roman" w:cs="Times New Roman"/>
        </w:rPr>
      </w:pPr>
      <w:r>
        <w:rPr>
          <w:rFonts w:eastAsia="Times New Roman" w:cs="Times New Roman"/>
        </w:rPr>
        <w:t xml:space="preserve">Las relaciones representadas mediante claves foráneas permiten observar las dependencias existentes entre las entidades y la forma en que la información persistida se conecta dentro del sistema. De esta manera, el modelo físico permite visualizar de forma conjunta la estructura de almacenamiento alcanzada hasta el Incremento </w:t>
      </w:r>
      <w:r w:rsidR="00141B63">
        <w:rPr>
          <w:rFonts w:eastAsia="Times New Roman" w:cs="Times New Roman"/>
        </w:rPr>
        <w:t>3</w:t>
      </w:r>
      <w:r>
        <w:rPr>
          <w:rFonts w:eastAsia="Times New Roman" w:cs="Times New Roman"/>
        </w:rPr>
        <w:t xml:space="preserve"> y las dependencias necesarias para mantener la integración de la información entre los distintos </w:t>
      </w:r>
      <w:proofErr w:type="spellStart"/>
      <w:r>
        <w:rPr>
          <w:rFonts w:eastAsia="Times New Roman" w:cs="Times New Roman"/>
        </w:rPr>
        <w:t>schemas</w:t>
      </w:r>
      <w:proofErr w:type="spellEnd"/>
      <w:r>
        <w:rPr>
          <w:rFonts w:eastAsia="Times New Roman" w:cs="Times New Roman"/>
        </w:rPr>
        <w:t xml:space="preserve"> representados.</w:t>
      </w:r>
    </w:p>
    <w:p w14:paraId="1935ADB5" w14:textId="77777777" w:rsidR="007D6E97" w:rsidRDefault="007D6E97">
      <w:pPr>
        <w:spacing w:after="0" w:line="360" w:lineRule="auto"/>
        <w:jc w:val="both"/>
        <w:rPr>
          <w:rFonts w:eastAsia="Times New Roman" w:cs="Times New Roman"/>
        </w:rPr>
      </w:pPr>
    </w:p>
    <w:p w14:paraId="3B55C688" w14:textId="0CA3E75C" w:rsidR="007D6E97" w:rsidRDefault="000479C4">
      <w:pPr>
        <w:spacing w:after="0" w:line="360" w:lineRule="auto"/>
        <w:jc w:val="both"/>
        <w:rPr>
          <w:rFonts w:eastAsia="Times New Roman" w:cs="Times New Roman"/>
        </w:rPr>
      </w:pPr>
      <w:r>
        <w:rPr>
          <w:rFonts w:eastAsia="Times New Roman" w:cs="Times New Roman"/>
        </w:rPr>
        <w:t xml:space="preserve">A continuación, se presenta el Modelo Físico de Datos acumulado correspondiente al Incremento </w:t>
      </w:r>
      <w:r w:rsidR="00141B63">
        <w:rPr>
          <w:rFonts w:eastAsia="Times New Roman" w:cs="Times New Roman"/>
        </w:rPr>
        <w:t>3</w:t>
      </w:r>
      <w:r>
        <w:rPr>
          <w:rFonts w:eastAsia="Times New Roman" w:cs="Times New Roman"/>
        </w:rPr>
        <w:t>.</w:t>
      </w:r>
    </w:p>
    <w:p w14:paraId="64AE17B6" w14:textId="77777777" w:rsidR="007D6E97" w:rsidRDefault="007D6E97">
      <w:pPr>
        <w:spacing w:after="0" w:line="360" w:lineRule="auto"/>
        <w:jc w:val="both"/>
        <w:rPr>
          <w:rFonts w:eastAsia="Times New Roman" w:cs="Times New Roman"/>
        </w:rPr>
      </w:pPr>
    </w:p>
    <w:p w14:paraId="5BB8DBCE" w14:textId="10D6CF1B" w:rsidR="31F90FE8" w:rsidRDefault="31F90FE8" w:rsidP="31F90FE8">
      <w:pPr>
        <w:spacing w:after="0" w:line="360" w:lineRule="auto"/>
        <w:jc w:val="both"/>
        <w:rPr>
          <w:rFonts w:eastAsia="Times New Roman" w:cs="Times New Roman"/>
        </w:rPr>
      </w:pPr>
    </w:p>
    <w:p w14:paraId="2A052071" w14:textId="1BA35188" w:rsidR="31F90FE8" w:rsidRDefault="31F90FE8" w:rsidP="31F90FE8">
      <w:pPr>
        <w:spacing w:after="0" w:line="360" w:lineRule="auto"/>
        <w:jc w:val="both"/>
        <w:rPr>
          <w:rFonts w:eastAsia="Times New Roman" w:cs="Times New Roman"/>
        </w:rPr>
      </w:pPr>
    </w:p>
    <w:p w14:paraId="57AFCEA1" w14:textId="0063B8AC" w:rsidR="31F90FE8" w:rsidRDefault="31F90FE8" w:rsidP="31F90FE8">
      <w:pPr>
        <w:spacing w:after="0" w:line="360" w:lineRule="auto"/>
        <w:jc w:val="both"/>
        <w:rPr>
          <w:rFonts w:eastAsia="Times New Roman" w:cs="Times New Roman"/>
        </w:rPr>
      </w:pPr>
    </w:p>
    <w:p w14:paraId="2BAAA7ED" w14:textId="77777777" w:rsidR="007D6E97" w:rsidRDefault="007D6E97" w:rsidP="0033483F">
      <w:pPr>
        <w:pStyle w:val="Descripcin"/>
      </w:pPr>
    </w:p>
    <w:p w14:paraId="4CF8F262" w14:textId="0B8734BD" w:rsidR="007D6E97" w:rsidRDefault="006736A3" w:rsidP="0033483F">
      <w:pPr>
        <w:pStyle w:val="Descripcin"/>
        <w:rPr>
          <w:rFonts w:eastAsia="Times New Roman" w:cs="Times New Roman"/>
          <w:color w:val="4D4D4D"/>
          <w:szCs w:val="18"/>
        </w:rPr>
      </w:pPr>
      <w:bookmarkStart w:id="94" w:name="_heading=h.g3c032qo59ay" w:colFirst="0" w:colLast="0"/>
      <w:bookmarkStart w:id="95" w:name="_Toc242050313"/>
      <w:bookmarkEnd w:id="94"/>
      <w:r>
        <w:t xml:space="preserve">Figura </w:t>
      </w:r>
      <w:r w:rsidR="000462BE">
        <w:fldChar w:fldCharType="begin"/>
      </w:r>
      <w:r w:rsidR="000462BE">
        <w:instrText xml:space="preserve"> STYLEREF 1 \s </w:instrText>
      </w:r>
      <w:r w:rsidR="000462BE">
        <w:fldChar w:fldCharType="separate"/>
      </w:r>
      <w:r w:rsidR="000462BE">
        <w:rPr>
          <w:noProof/>
        </w:rPr>
        <w:t>5</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w:t>
      </w:r>
      <w:r w:rsidR="000462BE">
        <w:fldChar w:fldCharType="end"/>
      </w:r>
      <w:r w:rsidRPr="000374B1">
        <w:t xml:space="preserve"> </w:t>
      </w:r>
      <w:r>
        <w:rPr>
          <w:rFonts w:eastAsia="Times New Roman" w:cs="Times New Roman"/>
          <w:color w:val="4D4D4D"/>
          <w:szCs w:val="18"/>
        </w:rPr>
        <w:t xml:space="preserve">“Modelo físico de datos acumulado correspondiente al Incremento </w:t>
      </w:r>
      <w:r w:rsidR="00141B63">
        <w:rPr>
          <w:rFonts w:eastAsia="Times New Roman" w:cs="Times New Roman"/>
          <w:color w:val="4D4D4D"/>
          <w:szCs w:val="18"/>
        </w:rPr>
        <w:t>3</w:t>
      </w:r>
      <w:r>
        <w:rPr>
          <w:rFonts w:eastAsia="Times New Roman" w:cs="Times New Roman"/>
          <w:color w:val="4D4D4D"/>
          <w:szCs w:val="18"/>
        </w:rPr>
        <w:t>”.</w:t>
      </w:r>
      <w:bookmarkEnd w:id="95"/>
    </w:p>
    <w:p w14:paraId="057777CA" w14:textId="77777777" w:rsidR="007D6E97" w:rsidRDefault="007D6E97">
      <w:pPr>
        <w:pBdr>
          <w:top w:val="nil"/>
          <w:left w:val="nil"/>
          <w:bottom w:val="nil"/>
          <w:right w:val="nil"/>
          <w:between w:val="nil"/>
        </w:pBdr>
        <w:spacing w:line="360" w:lineRule="auto"/>
        <w:jc w:val="center"/>
        <w:rPr>
          <w:b/>
          <w:bCs/>
          <w:color w:val="4D4D4D"/>
          <w:sz w:val="18"/>
          <w:szCs w:val="18"/>
        </w:rPr>
      </w:pPr>
      <w:bookmarkStart w:id="96" w:name="_heading=h.joi05wh4uxek" w:colFirst="0" w:colLast="0"/>
      <w:bookmarkEnd w:id="96"/>
    </w:p>
    <w:p w14:paraId="533B4039" w14:textId="77777777" w:rsidR="007D6E97" w:rsidRDefault="000479C4">
      <w:pPr>
        <w:pBdr>
          <w:top w:val="nil"/>
          <w:left w:val="nil"/>
          <w:bottom w:val="nil"/>
          <w:right w:val="nil"/>
          <w:between w:val="nil"/>
        </w:pBdr>
        <w:spacing w:line="360" w:lineRule="auto"/>
        <w:jc w:val="center"/>
      </w:pPr>
      <w:bookmarkStart w:id="97" w:name="_heading=h.39n0dcxi6f3m" w:colFirst="0" w:colLast="0"/>
      <w:bookmarkEnd w:id="97"/>
      <w:r>
        <w:rPr>
          <w:b/>
          <w:bCs/>
          <w:noProof/>
          <w:color w:val="4D4D4D"/>
          <w:sz w:val="18"/>
          <w:szCs w:val="18"/>
        </w:rPr>
        <w:drawing>
          <wp:inline distT="114300" distB="114300" distL="114300" distR="114300" wp14:anchorId="689B9EAA" wp14:editId="3522E0DC">
            <wp:extent cx="5971540" cy="6070600"/>
            <wp:effectExtent l="0" t="0" r="0" b="0"/>
            <wp:docPr id="213128566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5971540" cy="6070600"/>
                    </a:xfrm>
                    <a:prstGeom prst="rect">
                      <a:avLst/>
                    </a:prstGeom>
                    <a:ln/>
                  </pic:spPr>
                </pic:pic>
              </a:graphicData>
            </a:graphic>
          </wp:inline>
        </w:drawing>
      </w:r>
    </w:p>
    <w:p w14:paraId="231B9B42" w14:textId="77777777" w:rsidR="007D6E97" w:rsidRDefault="000479C4" w:rsidP="006736A3">
      <w:pPr>
        <w:pStyle w:val="Cita"/>
        <w:rPr>
          <w:rFonts w:eastAsia="Times New Roman" w:cs="Times New Roman"/>
          <w:i w:val="0"/>
          <w:color w:val="000000"/>
          <w:szCs w:val="18"/>
        </w:rPr>
      </w:pPr>
      <w:r>
        <w:t xml:space="preserve">Fuente: Elaborado por el estudiante de acuerdo con el </w:t>
      </w:r>
      <w:r>
        <w:rPr>
          <w:rFonts w:eastAsia="Times New Roman" w:cs="Times New Roman"/>
          <w:color w:val="000000"/>
          <w:szCs w:val="18"/>
        </w:rPr>
        <w:t>proyecto.</w:t>
      </w:r>
    </w:p>
    <w:p w14:paraId="74190BFF" w14:textId="0AD9E35C" w:rsidR="006736A3" w:rsidRDefault="000479C4" w:rsidP="31F90FE8">
      <w:pPr>
        <w:pStyle w:val="Cita"/>
        <w:spacing w:line="360" w:lineRule="auto"/>
        <w:rPr>
          <w:rFonts w:eastAsia="Times New Roman" w:cs="Times New Roman"/>
          <w:i w:val="0"/>
          <w:color w:val="000000" w:themeColor="text1"/>
        </w:rPr>
      </w:pPr>
      <w:bookmarkStart w:id="98" w:name="_heading=h.rxcppu82242s" w:colFirst="0" w:colLast="0"/>
      <w:bookmarkEnd w:id="98"/>
      <w:r>
        <w:t>Para visualizar para mayor detalle, consultar en el anexo.</w:t>
      </w:r>
    </w:p>
    <w:p w14:paraId="34B1F944" w14:textId="77777777" w:rsidR="007D6E97" w:rsidRDefault="000479C4" w:rsidP="000A54F2">
      <w:pPr>
        <w:pStyle w:val="Ttulo1"/>
        <w:numPr>
          <w:ilvl w:val="0"/>
          <w:numId w:val="2"/>
        </w:numPr>
        <w:spacing w:line="360" w:lineRule="auto"/>
        <w:rPr>
          <w:rFonts w:eastAsia="Times New Roman" w:cs="Times New Roman"/>
        </w:rPr>
      </w:pPr>
      <w:bookmarkStart w:id="99" w:name="_Toc242051039"/>
      <w:r>
        <w:rPr>
          <w:rFonts w:eastAsia="Times New Roman" w:cs="Times New Roman"/>
        </w:rPr>
        <w:t>Diagramas Secuencia</w:t>
      </w:r>
      <w:bookmarkEnd w:id="99"/>
      <w:r>
        <w:rPr>
          <w:rFonts w:eastAsia="Times New Roman" w:cs="Times New Roman"/>
        </w:rPr>
        <w:t xml:space="preserve"> </w:t>
      </w:r>
    </w:p>
    <w:p w14:paraId="2AB4871D" w14:textId="77777777" w:rsidR="007D6E97" w:rsidRDefault="007D6E97">
      <w:pPr>
        <w:spacing w:line="360" w:lineRule="auto"/>
      </w:pPr>
    </w:p>
    <w:p w14:paraId="6AB01C1B" w14:textId="3860C9CC" w:rsidR="007D6E97" w:rsidRDefault="000479C4">
      <w:pPr>
        <w:spacing w:after="0" w:line="360" w:lineRule="auto"/>
        <w:jc w:val="both"/>
        <w:rPr>
          <w:rFonts w:eastAsia="Times New Roman" w:cs="Times New Roman"/>
        </w:rPr>
      </w:pPr>
      <w:r>
        <w:rPr>
          <w:rFonts w:eastAsia="Times New Roman" w:cs="Times New Roman"/>
        </w:rPr>
        <w:t xml:space="preserve">Los Diagramas de Secuencia forman parte de la Vista de Procesos de la metodología Scrum++ y representan las interacciones necesarias para ejecutar los flujos definidos en los casos de uso del Incremento </w:t>
      </w:r>
      <w:r w:rsidR="00141B63">
        <w:rPr>
          <w:rFonts w:eastAsia="Times New Roman" w:cs="Times New Roman"/>
        </w:rPr>
        <w:t>3</w:t>
      </w:r>
      <w:r>
        <w:rPr>
          <w:rFonts w:eastAsia="Times New Roman" w:cs="Times New Roman"/>
        </w:rPr>
        <w:t>. Su propósito es mantener la relación entre el comportamiento funcional, las validaciones, las respuestas del sistema y los elementos técnicos que participan en cada operación.</w:t>
      </w:r>
    </w:p>
    <w:p w14:paraId="013316F9" w14:textId="77777777" w:rsidR="007D6E97" w:rsidRDefault="007D6E97">
      <w:pPr>
        <w:spacing w:after="0" w:line="360" w:lineRule="auto"/>
        <w:jc w:val="both"/>
        <w:rPr>
          <w:rFonts w:eastAsia="Times New Roman" w:cs="Times New Roman"/>
        </w:rPr>
      </w:pPr>
    </w:p>
    <w:p w14:paraId="2004F5CC" w14:textId="17F77196" w:rsidR="007D6E97" w:rsidRDefault="000479C4">
      <w:pPr>
        <w:spacing w:after="0" w:line="360" w:lineRule="auto"/>
        <w:jc w:val="both"/>
        <w:rPr>
          <w:rFonts w:eastAsia="Times New Roman" w:cs="Times New Roman"/>
        </w:rPr>
      </w:pPr>
      <w:r>
        <w:rPr>
          <w:rFonts w:eastAsia="Times New Roman" w:cs="Times New Roman"/>
        </w:rPr>
        <w:t xml:space="preserve">Para el Incremento </w:t>
      </w:r>
      <w:r w:rsidR="00141B63">
        <w:rPr>
          <w:rFonts w:eastAsia="Times New Roman" w:cs="Times New Roman"/>
        </w:rPr>
        <w:t>3</w:t>
      </w:r>
      <w:r>
        <w:rPr>
          <w:rFonts w:eastAsia="Times New Roman" w:cs="Times New Roman"/>
        </w:rPr>
        <w:t xml:space="preserve"> se consideran 43 casos de uso y un único texto asociado al Diagrama de Secuencia de cada uno. Las excepciones se incorporan dentro del mismo diagrama del caso de uso y no se representan como diagramas independientes.</w:t>
      </w:r>
    </w:p>
    <w:p w14:paraId="7FF28DBD" w14:textId="4ABE602B" w:rsidR="007D6E97" w:rsidRDefault="007D6E97" w:rsidP="00F96556">
      <w:pPr>
        <w:pStyle w:val="Descripcin"/>
        <w:jc w:val="left"/>
        <w:rPr>
          <w:rFonts w:eastAsia="Times New Roman" w:cs="Times New Roman"/>
        </w:rPr>
      </w:pPr>
    </w:p>
    <w:p w14:paraId="12EC3334" w14:textId="77777777" w:rsidR="007D6E97" w:rsidRPr="00F96556" w:rsidRDefault="007D6E97" w:rsidP="00F96556"/>
    <w:p w14:paraId="3C99AA58" w14:textId="14A693AD" w:rsidR="00D45798" w:rsidRPr="00432645" w:rsidRDefault="00D45798" w:rsidP="00D45798">
      <w:pPr>
        <w:pStyle w:val="Ttulo2"/>
        <w:rPr>
          <w:rFonts w:eastAsia="Times New Roman" w:cs="Times New Roman"/>
        </w:rPr>
      </w:pPr>
      <w:bookmarkStart w:id="100" w:name="_Toc240817729"/>
      <w:bookmarkStart w:id="101" w:name="_Toc242051040"/>
      <w:r w:rsidRPr="00432645">
        <w:rPr>
          <w:rFonts w:eastAsia="Times New Roman" w:cs="Times New Roman"/>
        </w:rPr>
        <w:t>CU</w:t>
      </w:r>
      <w:r w:rsidR="00F57C89">
        <w:rPr>
          <w:rFonts w:eastAsia="Times New Roman" w:cs="Times New Roman"/>
        </w:rPr>
        <w:t>87</w:t>
      </w:r>
      <w:r w:rsidRPr="00432645">
        <w:rPr>
          <w:rFonts w:eastAsia="Times New Roman" w:cs="Times New Roman"/>
        </w:rPr>
        <w:t xml:space="preserve"> - </w:t>
      </w:r>
      <w:bookmarkEnd w:id="100"/>
      <w:r w:rsidRPr="00432645">
        <w:t>Buscando y seleccionando cliente para registrar pago</w:t>
      </w:r>
      <w:bookmarkEnd w:id="101"/>
    </w:p>
    <w:p w14:paraId="3DD48241" w14:textId="77777777" w:rsidR="007D6E97" w:rsidRDefault="007D6E97">
      <w:pPr>
        <w:spacing w:line="360" w:lineRule="auto"/>
        <w:jc w:val="both"/>
        <w:rPr>
          <w:rFonts w:eastAsia="Times New Roman" w:cs="Times New Roman"/>
        </w:rPr>
      </w:pPr>
    </w:p>
    <w:p w14:paraId="0C6D8142" w14:textId="77777777" w:rsidR="00F57C89" w:rsidRPr="00F57C89" w:rsidRDefault="00F57C89" w:rsidP="00F57C89">
      <w:pPr>
        <w:spacing w:line="360" w:lineRule="auto"/>
        <w:jc w:val="both"/>
        <w:rPr>
          <w:rFonts w:eastAsia="Times New Roman" w:cs="Times New Roman"/>
          <w:szCs w:val="22"/>
          <w:lang w:val="en-US" w:eastAsia="en-US"/>
        </w:rPr>
      </w:pPr>
      <w:bookmarkStart w:id="102" w:name="_heading=h.clt3a9xia8yv" w:colFirst="0" w:colLast="0"/>
      <w:bookmarkEnd w:id="102"/>
      <w:r w:rsidRPr="00F57C89">
        <w:rPr>
          <w:rFonts w:eastAsia="Times New Roman" w:cs="Times New Roman"/>
          <w:szCs w:val="22"/>
          <w:lang w:val="en-US" w:eastAsia="en-US"/>
        </w:rPr>
        <w:t xml:space="preserve">En la </w:t>
      </w:r>
      <w:proofErr w:type="spellStart"/>
      <w:r w:rsidRPr="00F57C89">
        <w:rPr>
          <w:rFonts w:eastAsia="Times New Roman" w:cs="Times New Roman"/>
          <w:szCs w:val="22"/>
          <w:lang w:val="en-US" w:eastAsia="en-US"/>
        </w:rPr>
        <w:t>Figura</w:t>
      </w:r>
      <w:proofErr w:type="spellEnd"/>
      <w:r w:rsidRPr="00F57C89">
        <w:rPr>
          <w:rFonts w:eastAsia="Times New Roman" w:cs="Times New Roman"/>
          <w:szCs w:val="22"/>
          <w:lang w:val="en-US" w:eastAsia="en-US"/>
        </w:rPr>
        <w:t xml:space="preserve"> 6.1 se </w:t>
      </w:r>
      <w:proofErr w:type="spellStart"/>
      <w:r w:rsidRPr="00F57C89">
        <w:rPr>
          <w:rFonts w:eastAsia="Times New Roman" w:cs="Times New Roman"/>
          <w:szCs w:val="22"/>
          <w:lang w:val="en-US" w:eastAsia="en-US"/>
        </w:rPr>
        <w:t>puede</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visualizar</w:t>
      </w:r>
      <w:proofErr w:type="spellEnd"/>
      <w:r w:rsidRPr="00F57C89">
        <w:rPr>
          <w:rFonts w:eastAsia="Times New Roman" w:cs="Times New Roman"/>
          <w:szCs w:val="22"/>
          <w:lang w:val="en-US" w:eastAsia="en-US"/>
        </w:rPr>
        <w:t xml:space="preserve"> que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usuario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selecciona</w:t>
      </w:r>
      <w:proofErr w:type="spellEnd"/>
      <w:r w:rsidRPr="00F57C89">
        <w:rPr>
          <w:rFonts w:eastAsia="Times New Roman" w:cs="Times New Roman"/>
          <w:szCs w:val="22"/>
          <w:lang w:val="en-US" w:eastAsia="en-US"/>
        </w:rPr>
        <w:t xml:space="preserve"> la </w:t>
      </w:r>
      <w:proofErr w:type="spellStart"/>
      <w:r w:rsidRPr="00F57C89">
        <w:rPr>
          <w:rFonts w:eastAsia="Times New Roman" w:cs="Times New Roman"/>
          <w:szCs w:val="22"/>
          <w:lang w:val="en-US" w:eastAsia="en-US"/>
        </w:rPr>
        <w:t>opción</w:t>
      </w:r>
      <w:proofErr w:type="spellEnd"/>
      <w:r w:rsidRPr="00F57C89">
        <w:rPr>
          <w:rFonts w:eastAsia="Times New Roman" w:cs="Times New Roman"/>
          <w:szCs w:val="22"/>
          <w:lang w:val="en-US" w:eastAsia="en-US"/>
        </w:rPr>
        <w:t xml:space="preserve"> para registrar </w:t>
      </w:r>
      <w:proofErr w:type="spellStart"/>
      <w:r w:rsidRPr="00F57C89">
        <w:rPr>
          <w:rFonts w:eastAsia="Times New Roman" w:cs="Times New Roman"/>
          <w:szCs w:val="22"/>
          <w:lang w:val="en-US" w:eastAsia="en-US"/>
        </w:rPr>
        <w:t>una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Boleta</w:t>
      </w:r>
      <w:proofErr w:type="spellEnd"/>
      <w:r w:rsidRPr="00F57C89">
        <w:rPr>
          <w:rFonts w:eastAsia="Times New Roman" w:cs="Times New Roman"/>
          <w:szCs w:val="22"/>
          <w:lang w:val="en-US" w:eastAsia="en-US"/>
        </w:rPr>
        <w:t xml:space="preserve"> de </w:t>
      </w:r>
      <w:proofErr w:type="spellStart"/>
      <w:r w:rsidRPr="00F57C89">
        <w:rPr>
          <w:rFonts w:eastAsia="Times New Roman" w:cs="Times New Roman"/>
          <w:szCs w:val="22"/>
          <w:lang w:val="en-US" w:eastAsia="en-US"/>
        </w:rPr>
        <w:t>Honorarios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identifica</w:t>
      </w:r>
      <w:proofErr w:type="spellEnd"/>
      <w:r w:rsidRPr="00F57C89">
        <w:rPr>
          <w:rFonts w:eastAsia="Times New Roman" w:cs="Times New Roman"/>
          <w:szCs w:val="22"/>
          <w:lang w:val="en-US" w:eastAsia="en-US"/>
        </w:rPr>
        <w:t xml:space="preserve"> al </w:t>
      </w:r>
      <w:proofErr w:type="spellStart"/>
      <w:r w:rsidRPr="00F57C89">
        <w:rPr>
          <w:rFonts w:eastAsia="Times New Roman" w:cs="Times New Roman"/>
          <w:szCs w:val="22"/>
          <w:lang w:val="en-US" w:eastAsia="en-US"/>
        </w:rPr>
        <w:t>prestador</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ingresa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los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antecedentes</w:t>
      </w:r>
      <w:proofErr w:type="spellEnd"/>
      <w:r w:rsidRPr="00F57C89">
        <w:rPr>
          <w:rFonts w:eastAsia="Times New Roman" w:cs="Times New Roman"/>
          <w:szCs w:val="22"/>
          <w:lang w:val="en-US" w:eastAsia="en-US"/>
        </w:rPr>
        <w:t xml:space="preserve"> del </w:t>
      </w:r>
      <w:proofErr w:type="spellStart"/>
      <w:r w:rsidRPr="00F57C89">
        <w:rPr>
          <w:rFonts w:eastAsia="Times New Roman" w:cs="Times New Roman"/>
          <w:szCs w:val="22"/>
          <w:lang w:val="en-US" w:eastAsia="en-US"/>
        </w:rPr>
        <w:t>documento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monto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bruto</w:t>
      </w:r>
      <w:proofErr w:type="spellEnd"/>
      <w:r w:rsidRPr="00F57C89">
        <w:rPr>
          <w:rFonts w:eastAsia="Times New Roman" w:cs="Times New Roman"/>
          <w:szCs w:val="22"/>
          <w:lang w:val="en-US" w:eastAsia="en-US"/>
        </w:rPr>
        <w:t xml:space="preserve"> y la </w:t>
      </w:r>
      <w:proofErr w:type="spellStart"/>
      <w:r w:rsidRPr="00F57C89">
        <w:rPr>
          <w:rFonts w:eastAsia="Times New Roman" w:cs="Times New Roman"/>
          <w:szCs w:val="22"/>
          <w:lang w:val="en-US" w:eastAsia="en-US"/>
        </w:rPr>
        <w:t>modalidad</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tributaria</w:t>
      </w:r>
      <w:proofErr w:type="spellEnd"/>
      <w:r w:rsidRPr="00F57C89">
        <w:rPr>
          <w:rFonts w:eastAsia="Times New Roman" w:cs="Times New Roman"/>
          <w:szCs w:val="22"/>
          <w:lang w:val="en-US" w:eastAsia="en-US"/>
        </w:rPr>
        <w:t xml:space="preserve"> e </w:t>
      </w:r>
      <w:proofErr w:type="spellStart"/>
      <w:r w:rsidRPr="00F57C89">
        <w:rPr>
          <w:rFonts w:eastAsia="Times New Roman" w:cs="Times New Roman"/>
          <w:szCs w:val="22"/>
          <w:lang w:val="en-US" w:eastAsia="en-US"/>
        </w:rPr>
        <w:t>incorpora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respaldo</w:t>
      </w:r>
      <w:proofErr w:type="spellEnd"/>
      <w:r w:rsidRPr="00F57C89">
        <w:rPr>
          <w:rFonts w:eastAsia="Times New Roman" w:cs="Times New Roman"/>
          <w:szCs w:val="22"/>
          <w:lang w:val="en-US" w:eastAsia="en-US"/>
        </w:rPr>
        <w:t xml:space="preserve"> de la </w:t>
      </w:r>
      <w:proofErr w:type="spellStart"/>
      <w:r w:rsidRPr="00F57C89">
        <w:rPr>
          <w:rFonts w:eastAsia="Times New Roman" w:cs="Times New Roman"/>
          <w:szCs w:val="22"/>
          <w:lang w:val="en-US" w:eastAsia="en-US"/>
        </w:rPr>
        <w:t>boleta</w:t>
      </w:r>
      <w:proofErr w:type="spellEnd"/>
      <w:r w:rsidRPr="00F57C89">
        <w:rPr>
          <w:rFonts w:eastAsia="Times New Roman" w:cs="Times New Roman"/>
          <w:szCs w:val="22"/>
          <w:lang w:val="en-US" w:eastAsia="en-US"/>
        </w:rPr>
        <w:t xml:space="preserve">. El </w:t>
      </w:r>
      <w:proofErr w:type="spellStart"/>
      <w:r w:rsidRPr="00F57C89">
        <w:rPr>
          <w:rFonts w:eastAsia="Times New Roman" w:cs="Times New Roman"/>
          <w:szCs w:val="22"/>
          <w:lang w:val="en-US" w:eastAsia="en-US"/>
        </w:rPr>
        <w:t>sistema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valida</w:t>
      </w:r>
      <w:proofErr w:type="spellEnd"/>
      <w:r w:rsidRPr="00F57C89">
        <w:rPr>
          <w:rFonts w:eastAsia="Times New Roman" w:cs="Times New Roman"/>
          <w:szCs w:val="22"/>
          <w:lang w:val="en-US" w:eastAsia="en-US"/>
        </w:rPr>
        <w:t xml:space="preserve"> que </w:t>
      </w:r>
      <w:proofErr w:type="spellStart"/>
      <w:r w:rsidRPr="00F57C89">
        <w:rPr>
          <w:rFonts w:eastAsia="Times New Roman" w:cs="Times New Roman"/>
          <w:szCs w:val="22"/>
          <w:lang w:val="en-US" w:eastAsia="en-US"/>
        </w:rPr>
        <w:t>los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antecedentes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obligatorios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estén</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completos</w:t>
      </w:r>
      <w:proofErr w:type="spellEnd"/>
      <w:r w:rsidRPr="00F57C89">
        <w:rPr>
          <w:rFonts w:eastAsia="Times New Roman" w:cs="Times New Roman"/>
          <w:szCs w:val="22"/>
          <w:lang w:val="en-US" w:eastAsia="en-US"/>
        </w:rPr>
        <w:t xml:space="preserve"> y </w:t>
      </w:r>
      <w:proofErr w:type="spellStart"/>
      <w:r w:rsidRPr="00F57C89">
        <w:rPr>
          <w:rFonts w:eastAsia="Times New Roman" w:cs="Times New Roman"/>
          <w:szCs w:val="22"/>
          <w:lang w:val="en-US" w:eastAsia="en-US"/>
        </w:rPr>
        <w:t>sean</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consistentes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Cuando</w:t>
      </w:r>
      <w:proofErr w:type="spellEnd"/>
      <w:r w:rsidRPr="00F57C89">
        <w:rPr>
          <w:rFonts w:eastAsia="Times New Roman" w:cs="Times New Roman"/>
          <w:szCs w:val="22"/>
          <w:lang w:val="en-US" w:eastAsia="en-US"/>
        </w:rPr>
        <w:t xml:space="preserve"> la </w:t>
      </w:r>
      <w:proofErr w:type="spellStart"/>
      <w:r w:rsidRPr="00F57C89">
        <w:rPr>
          <w:rFonts w:eastAsia="Times New Roman" w:cs="Times New Roman"/>
          <w:szCs w:val="22"/>
          <w:lang w:val="en-US" w:eastAsia="en-US"/>
        </w:rPr>
        <w:t>empresa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deba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retener</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sistema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obtiene</w:t>
      </w:r>
      <w:proofErr w:type="spellEnd"/>
      <w:r w:rsidRPr="00F57C89">
        <w:rPr>
          <w:rFonts w:eastAsia="Times New Roman" w:cs="Times New Roman"/>
          <w:szCs w:val="22"/>
          <w:lang w:val="en-US" w:eastAsia="en-US"/>
        </w:rPr>
        <w:t xml:space="preserve"> la </w:t>
      </w:r>
      <w:proofErr w:type="spellStart"/>
      <w:r w:rsidRPr="00F57C89">
        <w:rPr>
          <w:rFonts w:eastAsia="Times New Roman" w:cs="Times New Roman"/>
          <w:szCs w:val="22"/>
          <w:lang w:val="en-US" w:eastAsia="en-US"/>
        </w:rPr>
        <w:t>tasa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tributaria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vigente</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desde</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los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parámetros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versionados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calcula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monto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retenido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líquido</w:t>
      </w:r>
      <w:proofErr w:type="spellEnd"/>
      <w:r w:rsidRPr="00F57C89">
        <w:rPr>
          <w:rFonts w:eastAsia="Times New Roman" w:cs="Times New Roman"/>
          <w:szCs w:val="22"/>
          <w:lang w:val="en-US" w:eastAsia="en-US"/>
        </w:rPr>
        <w:t xml:space="preserve"> a </w:t>
      </w:r>
      <w:proofErr w:type="spellStart"/>
      <w:r w:rsidRPr="00F57C89">
        <w:rPr>
          <w:rFonts w:eastAsia="Times New Roman" w:cs="Times New Roman"/>
          <w:szCs w:val="22"/>
          <w:lang w:val="en-US" w:eastAsia="en-US"/>
        </w:rPr>
        <w:t>pagar</w:t>
      </w:r>
      <w:proofErr w:type="spellEnd"/>
      <w:r w:rsidRPr="00F57C89">
        <w:rPr>
          <w:rFonts w:eastAsia="Times New Roman" w:cs="Times New Roman"/>
          <w:szCs w:val="22"/>
          <w:lang w:val="en-US" w:eastAsia="en-US"/>
        </w:rPr>
        <w:t xml:space="preserve"> y la </w:t>
      </w:r>
      <w:proofErr w:type="spellStart"/>
      <w:r w:rsidRPr="00F57C89">
        <w:rPr>
          <w:rFonts w:eastAsia="Times New Roman" w:cs="Times New Roman"/>
          <w:szCs w:val="22"/>
          <w:lang w:val="en-US" w:eastAsia="en-US"/>
        </w:rPr>
        <w:t>obligación</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tributaria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derivada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cuando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pago</w:t>
      </w:r>
      <w:proofErr w:type="spellEnd"/>
      <w:r w:rsidRPr="00F57C89">
        <w:rPr>
          <w:rFonts w:eastAsia="Times New Roman" w:cs="Times New Roman"/>
          <w:szCs w:val="22"/>
          <w:lang w:val="en-US" w:eastAsia="en-US"/>
        </w:rPr>
        <w:t xml:space="preserve"> provisional </w:t>
      </w:r>
      <w:proofErr w:type="spellStart"/>
      <w:r w:rsidRPr="00F57C89">
        <w:rPr>
          <w:rFonts w:eastAsia="Times New Roman" w:cs="Times New Roman"/>
          <w:szCs w:val="22"/>
          <w:lang w:val="en-US" w:eastAsia="en-US"/>
        </w:rPr>
        <w:t>mensual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corresponda</w:t>
      </w:r>
      <w:proofErr w:type="spellEnd"/>
      <w:r w:rsidRPr="00F57C89">
        <w:rPr>
          <w:rFonts w:eastAsia="Times New Roman" w:cs="Times New Roman"/>
          <w:szCs w:val="22"/>
          <w:lang w:val="en-US" w:eastAsia="en-US"/>
        </w:rPr>
        <w:t xml:space="preserve"> al </w:t>
      </w:r>
      <w:proofErr w:type="spellStart"/>
      <w:r w:rsidRPr="00F57C89">
        <w:rPr>
          <w:rFonts w:eastAsia="Times New Roman" w:cs="Times New Roman"/>
          <w:szCs w:val="22"/>
          <w:lang w:val="en-US" w:eastAsia="en-US"/>
        </w:rPr>
        <w:t>emisor</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registra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esa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modalidad</w:t>
      </w:r>
      <w:proofErr w:type="spellEnd"/>
      <w:r w:rsidRPr="00F57C89">
        <w:rPr>
          <w:rFonts w:eastAsia="Times New Roman" w:cs="Times New Roman"/>
          <w:szCs w:val="22"/>
          <w:lang w:val="en-US" w:eastAsia="en-US"/>
        </w:rPr>
        <w:t xml:space="preserve"> sin </w:t>
      </w:r>
      <w:proofErr w:type="spellStart"/>
      <w:r w:rsidRPr="00F57C89">
        <w:rPr>
          <w:rFonts w:eastAsia="Times New Roman" w:cs="Times New Roman"/>
          <w:szCs w:val="22"/>
          <w:lang w:val="en-US" w:eastAsia="en-US"/>
        </w:rPr>
        <w:t>generar</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retención</w:t>
      </w:r>
      <w:proofErr w:type="spellEnd"/>
      <w:r w:rsidRPr="00F57C89">
        <w:rPr>
          <w:rFonts w:eastAsia="Times New Roman" w:cs="Times New Roman"/>
          <w:szCs w:val="22"/>
          <w:lang w:val="en-US" w:eastAsia="en-US"/>
        </w:rPr>
        <w:t xml:space="preserve"> para la </w:t>
      </w:r>
      <w:proofErr w:type="spellStart"/>
      <w:r w:rsidRPr="00F57C89">
        <w:rPr>
          <w:rFonts w:eastAsia="Times New Roman" w:cs="Times New Roman"/>
          <w:szCs w:val="22"/>
          <w:lang w:val="en-US" w:eastAsia="en-US"/>
        </w:rPr>
        <w:t>empresa</w:t>
      </w:r>
      <w:proofErr w:type="spellEnd"/>
      <w:r w:rsidRPr="00F57C89">
        <w:rPr>
          <w:rFonts w:eastAsia="Times New Roman" w:cs="Times New Roman"/>
          <w:szCs w:val="22"/>
          <w:lang w:val="en-US" w:eastAsia="en-US"/>
        </w:rPr>
        <w:t xml:space="preserve">. El </w:t>
      </w:r>
      <w:proofErr w:type="spellStart"/>
      <w:r w:rsidRPr="00F57C89">
        <w:rPr>
          <w:rFonts w:eastAsia="Times New Roman" w:cs="Times New Roman"/>
          <w:szCs w:val="22"/>
          <w:lang w:val="en-US" w:eastAsia="en-US"/>
        </w:rPr>
        <w:t>usuario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revisa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cálculo</w:t>
      </w:r>
      <w:proofErr w:type="spellEnd"/>
      <w:r w:rsidRPr="00F57C89">
        <w:rPr>
          <w:rFonts w:eastAsia="Times New Roman" w:cs="Times New Roman"/>
          <w:szCs w:val="22"/>
          <w:lang w:val="en-US" w:eastAsia="en-US"/>
        </w:rPr>
        <w:t xml:space="preserve"> y </w:t>
      </w:r>
      <w:proofErr w:type="spellStart"/>
      <w:r w:rsidRPr="00F57C89">
        <w:rPr>
          <w:rFonts w:eastAsia="Times New Roman" w:cs="Times New Roman"/>
          <w:szCs w:val="22"/>
          <w:lang w:val="en-US" w:eastAsia="en-US"/>
        </w:rPr>
        <w:t>guarda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registro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preliminar</w:t>
      </w:r>
      <w:proofErr w:type="spellEnd"/>
      <w:r w:rsidRPr="00F57C89">
        <w:rPr>
          <w:rFonts w:eastAsia="Times New Roman" w:cs="Times New Roman"/>
          <w:szCs w:val="22"/>
          <w:lang w:val="en-US" w:eastAsia="en-US"/>
        </w:rPr>
        <w:t xml:space="preserve">. El </w:t>
      </w:r>
      <w:proofErr w:type="spellStart"/>
      <w:r w:rsidRPr="00F57C89">
        <w:rPr>
          <w:rFonts w:eastAsia="Times New Roman" w:cs="Times New Roman"/>
          <w:szCs w:val="22"/>
          <w:lang w:val="en-US" w:eastAsia="en-US"/>
        </w:rPr>
        <w:t>sistema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conserva</w:t>
      </w:r>
      <w:proofErr w:type="spellEnd"/>
      <w:r w:rsidRPr="00F57C89">
        <w:rPr>
          <w:rFonts w:eastAsia="Times New Roman" w:cs="Times New Roman"/>
          <w:szCs w:val="22"/>
          <w:lang w:val="en-US" w:eastAsia="en-US"/>
        </w:rPr>
        <w:t xml:space="preserve"> la </w:t>
      </w:r>
      <w:proofErr w:type="spellStart"/>
      <w:r w:rsidRPr="00F57C89">
        <w:rPr>
          <w:rFonts w:eastAsia="Times New Roman" w:cs="Times New Roman"/>
          <w:szCs w:val="22"/>
          <w:lang w:val="en-US" w:eastAsia="en-US"/>
        </w:rPr>
        <w:t>boleta</w:t>
      </w:r>
      <w:proofErr w:type="spellEnd"/>
      <w:r w:rsidRPr="00F57C89">
        <w:rPr>
          <w:rFonts w:eastAsia="Times New Roman" w:cs="Times New Roman"/>
          <w:szCs w:val="22"/>
          <w:lang w:val="en-US" w:eastAsia="en-US"/>
        </w:rPr>
        <w:t xml:space="preserve"> y </w:t>
      </w:r>
      <w:proofErr w:type="spellStart"/>
      <w:r w:rsidRPr="00F57C89">
        <w:rPr>
          <w:rFonts w:eastAsia="Times New Roman" w:cs="Times New Roman"/>
          <w:szCs w:val="22"/>
          <w:lang w:val="en-US" w:eastAsia="en-US"/>
        </w:rPr>
        <w:t>su</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cálculo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en</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estado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pendiente</w:t>
      </w:r>
      <w:proofErr w:type="spellEnd"/>
      <w:r w:rsidRPr="00F57C89">
        <w:rPr>
          <w:rFonts w:eastAsia="Times New Roman" w:cs="Times New Roman"/>
          <w:szCs w:val="22"/>
          <w:lang w:val="en-US" w:eastAsia="en-US"/>
        </w:rPr>
        <w:t xml:space="preserve"> de </w:t>
      </w:r>
      <w:proofErr w:type="spellStart"/>
      <w:r w:rsidRPr="00F57C89">
        <w:rPr>
          <w:rFonts w:eastAsia="Times New Roman" w:cs="Times New Roman"/>
          <w:szCs w:val="22"/>
          <w:lang w:val="en-US" w:eastAsia="en-US"/>
        </w:rPr>
        <w:t>confirmación</w:t>
      </w:r>
      <w:proofErr w:type="spellEnd"/>
      <w:r w:rsidRPr="00F57C89">
        <w:rPr>
          <w:rFonts w:eastAsia="Times New Roman" w:cs="Times New Roman"/>
          <w:szCs w:val="22"/>
          <w:lang w:val="en-US" w:eastAsia="en-US"/>
        </w:rPr>
        <w:t xml:space="preserve">, sin </w:t>
      </w:r>
      <w:proofErr w:type="spellStart"/>
      <w:r w:rsidRPr="00F57C89">
        <w:rPr>
          <w:rFonts w:eastAsia="Times New Roman" w:cs="Times New Roman"/>
          <w:szCs w:val="22"/>
          <w:lang w:val="en-US" w:eastAsia="en-US"/>
        </w:rPr>
        <w:t>habilitar</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todavía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pago</w:t>
      </w:r>
      <w:proofErr w:type="spellEnd"/>
      <w:r w:rsidRPr="00F57C89">
        <w:rPr>
          <w:rFonts w:eastAsia="Times New Roman" w:cs="Times New Roman"/>
          <w:szCs w:val="22"/>
          <w:lang w:val="en-US" w:eastAsia="en-US"/>
        </w:rPr>
        <w:t xml:space="preserve">. Ante </w:t>
      </w:r>
      <w:proofErr w:type="spellStart"/>
      <w:r w:rsidRPr="00F57C89">
        <w:rPr>
          <w:rFonts w:eastAsia="Times New Roman" w:cs="Times New Roman"/>
          <w:szCs w:val="22"/>
          <w:lang w:val="en-US" w:eastAsia="en-US"/>
        </w:rPr>
        <w:t>antecedentes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incompletos</w:t>
      </w:r>
      <w:proofErr w:type="spellEnd"/>
      <w:r w:rsidRPr="00F57C89">
        <w:rPr>
          <w:rFonts w:eastAsia="Times New Roman" w:cs="Times New Roman"/>
          <w:szCs w:val="22"/>
          <w:lang w:val="en-US" w:eastAsia="en-US"/>
        </w:rPr>
        <w:t xml:space="preserve"> o </w:t>
      </w:r>
      <w:proofErr w:type="spellStart"/>
      <w:r w:rsidRPr="00F57C89">
        <w:rPr>
          <w:rFonts w:eastAsia="Times New Roman" w:cs="Times New Roman"/>
          <w:szCs w:val="22"/>
          <w:lang w:val="en-US" w:eastAsia="en-US"/>
        </w:rPr>
        <w:t>inconsistentes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sistema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informa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los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datos</w:t>
      </w:r>
      <w:proofErr w:type="spellEnd"/>
      <w:r w:rsidRPr="00F57C89">
        <w:rPr>
          <w:rFonts w:eastAsia="Times New Roman" w:cs="Times New Roman"/>
          <w:szCs w:val="22"/>
          <w:lang w:val="en-US" w:eastAsia="en-US"/>
        </w:rPr>
        <w:t xml:space="preserve"> que </w:t>
      </w:r>
      <w:proofErr w:type="spellStart"/>
      <w:r w:rsidRPr="00F57C89">
        <w:rPr>
          <w:rFonts w:eastAsia="Times New Roman" w:cs="Times New Roman"/>
          <w:szCs w:val="22"/>
          <w:lang w:val="en-US" w:eastAsia="en-US"/>
        </w:rPr>
        <w:t>deben</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corregirse</w:t>
      </w:r>
      <w:proofErr w:type="spellEnd"/>
      <w:r w:rsidRPr="00F57C89">
        <w:rPr>
          <w:rFonts w:eastAsia="Times New Roman" w:cs="Times New Roman"/>
          <w:szCs w:val="22"/>
          <w:lang w:val="en-US" w:eastAsia="en-US"/>
        </w:rPr>
        <w:t xml:space="preserve"> y no </w:t>
      </w:r>
      <w:proofErr w:type="spellStart"/>
      <w:r w:rsidRPr="00F57C89">
        <w:rPr>
          <w:rFonts w:eastAsia="Times New Roman" w:cs="Times New Roman"/>
          <w:szCs w:val="22"/>
          <w:lang w:val="en-US" w:eastAsia="en-US"/>
        </w:rPr>
        <w:t>completa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registro</w:t>
      </w:r>
      <w:proofErr w:type="spellEnd"/>
      <w:r w:rsidRPr="00F57C89">
        <w:rPr>
          <w:rFonts w:eastAsia="Times New Roman" w:cs="Times New Roman"/>
          <w:szCs w:val="22"/>
          <w:lang w:val="en-US" w:eastAsia="en-US"/>
        </w:rPr>
        <w:t xml:space="preserve">. Si la </w:t>
      </w:r>
      <w:proofErr w:type="spellStart"/>
      <w:r w:rsidRPr="00F57C89">
        <w:rPr>
          <w:rFonts w:eastAsia="Times New Roman" w:cs="Times New Roman"/>
          <w:szCs w:val="22"/>
          <w:lang w:val="en-US" w:eastAsia="en-US"/>
        </w:rPr>
        <w:t>modalidad</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exige</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retención</w:t>
      </w:r>
      <w:proofErr w:type="spellEnd"/>
      <w:r w:rsidRPr="00F57C89">
        <w:rPr>
          <w:rFonts w:eastAsia="Times New Roman" w:cs="Times New Roman"/>
          <w:szCs w:val="22"/>
          <w:lang w:val="en-US" w:eastAsia="en-US"/>
        </w:rPr>
        <w:t xml:space="preserve"> y no </w:t>
      </w:r>
      <w:proofErr w:type="spellStart"/>
      <w:r w:rsidRPr="00F57C89">
        <w:rPr>
          <w:rFonts w:eastAsia="Times New Roman" w:cs="Times New Roman"/>
          <w:szCs w:val="22"/>
          <w:lang w:val="en-US" w:eastAsia="en-US"/>
        </w:rPr>
        <w:t>existe</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una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tasa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activa</w:t>
      </w:r>
      <w:proofErr w:type="spellEnd"/>
      <w:r w:rsidRPr="00F57C89">
        <w:rPr>
          <w:rFonts w:eastAsia="Times New Roman" w:cs="Times New Roman"/>
          <w:szCs w:val="22"/>
          <w:lang w:val="en-US" w:eastAsia="en-US"/>
        </w:rPr>
        <w:t xml:space="preserve"> con </w:t>
      </w:r>
      <w:proofErr w:type="spellStart"/>
      <w:r w:rsidRPr="00F57C89">
        <w:rPr>
          <w:rFonts w:eastAsia="Times New Roman" w:cs="Times New Roman"/>
          <w:szCs w:val="22"/>
          <w:lang w:val="en-US" w:eastAsia="en-US"/>
        </w:rPr>
        <w:t>fuente</w:t>
      </w:r>
      <w:proofErr w:type="spellEnd"/>
      <w:r w:rsidRPr="00F57C89">
        <w:rPr>
          <w:rFonts w:eastAsia="Times New Roman" w:cs="Times New Roman"/>
          <w:szCs w:val="22"/>
          <w:lang w:val="en-US" w:eastAsia="en-US"/>
        </w:rPr>
        <w:t xml:space="preserve"> y </w:t>
      </w:r>
      <w:proofErr w:type="spellStart"/>
      <w:r w:rsidRPr="00F57C89">
        <w:rPr>
          <w:rFonts w:eastAsia="Times New Roman" w:cs="Times New Roman"/>
          <w:szCs w:val="22"/>
          <w:lang w:val="en-US" w:eastAsia="en-US"/>
        </w:rPr>
        <w:t>vigencia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válidas</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sistema</w:t>
      </w:r>
      <w:proofErr w:type="spellEnd"/>
      <w:r w:rsidRPr="00F57C89">
        <w:rPr>
          <w:rFonts w:eastAsia="Times New Roman" w:cs="Times New Roman"/>
          <w:szCs w:val="22"/>
          <w:lang w:val="en-US" w:eastAsia="en-US"/>
        </w:rPr>
        <w:t xml:space="preserve"> no </w:t>
      </w:r>
      <w:proofErr w:type="spellStart"/>
      <w:r w:rsidRPr="00F57C89">
        <w:rPr>
          <w:rFonts w:eastAsia="Times New Roman" w:cs="Times New Roman"/>
          <w:szCs w:val="22"/>
          <w:lang w:val="en-US" w:eastAsia="en-US"/>
        </w:rPr>
        <w:t>calcula</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el</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líquido</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ni</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permite</w:t>
      </w:r>
      <w:proofErr w:type="spellEnd"/>
      <w:r w:rsidRPr="00F57C89">
        <w:rPr>
          <w:rFonts w:eastAsia="Times New Roman" w:cs="Times New Roman"/>
          <w:szCs w:val="22"/>
          <w:lang w:val="en-US" w:eastAsia="en-US"/>
        </w:rPr>
        <w:t xml:space="preserve"> </w:t>
      </w:r>
      <w:proofErr w:type="spellStart"/>
      <w:r w:rsidRPr="00F57C89">
        <w:rPr>
          <w:rFonts w:eastAsia="Times New Roman" w:cs="Times New Roman"/>
          <w:szCs w:val="22"/>
          <w:lang w:val="en-US" w:eastAsia="en-US"/>
        </w:rPr>
        <w:t>avanzar</w:t>
      </w:r>
      <w:proofErr w:type="spellEnd"/>
      <w:r w:rsidRPr="00F57C89">
        <w:rPr>
          <w:rFonts w:eastAsia="Times New Roman" w:cs="Times New Roman"/>
          <w:szCs w:val="22"/>
          <w:lang w:val="en-US" w:eastAsia="en-US"/>
        </w:rPr>
        <w:t xml:space="preserve"> a </w:t>
      </w:r>
      <w:proofErr w:type="spellStart"/>
      <w:r w:rsidRPr="00F57C89">
        <w:rPr>
          <w:rFonts w:eastAsia="Times New Roman" w:cs="Times New Roman"/>
          <w:szCs w:val="22"/>
          <w:lang w:val="en-US" w:eastAsia="en-US"/>
        </w:rPr>
        <w:t>confirmación</w:t>
      </w:r>
      <w:proofErr w:type="spellEnd"/>
      <w:r w:rsidRPr="00F57C89">
        <w:rPr>
          <w:rFonts w:eastAsia="Times New Roman" w:cs="Times New Roman"/>
          <w:szCs w:val="22"/>
          <w:lang w:val="en-US" w:eastAsia="en-US"/>
        </w:rPr>
        <w:t>.</w:t>
      </w:r>
    </w:p>
    <w:p w14:paraId="3B155ADD" w14:textId="77777777" w:rsidR="007D6E97" w:rsidRDefault="007D6E97" w:rsidP="00F96556">
      <w:pPr>
        <w:pStyle w:val="Descripcin"/>
      </w:pPr>
    </w:p>
    <w:p w14:paraId="6FE0B856" w14:textId="77777777" w:rsidR="00F96556" w:rsidRDefault="00F96556" w:rsidP="00F96556">
      <w:pPr>
        <w:pStyle w:val="Descripcin"/>
      </w:pPr>
    </w:p>
    <w:p w14:paraId="50B3EADA" w14:textId="77777777" w:rsidR="00F96556" w:rsidRDefault="00F96556" w:rsidP="00F96556">
      <w:pPr>
        <w:pStyle w:val="Descripcin"/>
      </w:pPr>
    </w:p>
    <w:p w14:paraId="05683E47" w14:textId="77777777" w:rsidR="00F96556" w:rsidRDefault="00F96556" w:rsidP="00F96556">
      <w:pPr>
        <w:pStyle w:val="Descripcin"/>
      </w:pPr>
    </w:p>
    <w:p w14:paraId="486ACFEA" w14:textId="6D0D1426" w:rsidR="007241E6" w:rsidRPr="007241E6" w:rsidRDefault="007241E6" w:rsidP="007241E6">
      <w:pPr>
        <w:pStyle w:val="Descripcin"/>
      </w:pPr>
      <w:bookmarkStart w:id="103" w:name="_Toc242050314"/>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w:t>
      </w:r>
      <w:r w:rsidR="000462BE">
        <w:fldChar w:fldCharType="end"/>
      </w:r>
      <w:r>
        <w:t xml:space="preserve"> </w:t>
      </w:r>
      <w:r w:rsidRPr="006D28F2">
        <w:t>“DS-CU0</w:t>
      </w:r>
      <w:r w:rsidR="00F57C89">
        <w:t>87</w:t>
      </w:r>
      <w:r w:rsidRPr="006D28F2">
        <w:t xml:space="preserve"> - </w:t>
      </w:r>
      <w:r w:rsidR="00E46CE8" w:rsidRPr="00E46CE8">
        <w:t>Registrando Boleta de Honorarios</w:t>
      </w:r>
      <w:r w:rsidRPr="006D28F2">
        <w:t>”.</w:t>
      </w:r>
      <w:bookmarkEnd w:id="103"/>
    </w:p>
    <w:p w14:paraId="1B0F5C32" w14:textId="4DFF69DE" w:rsidR="007D6E97" w:rsidRDefault="00E4155C" w:rsidP="00105100">
      <w:pPr>
        <w:pBdr>
          <w:top w:val="nil"/>
          <w:left w:val="nil"/>
          <w:bottom w:val="nil"/>
          <w:right w:val="nil"/>
          <w:between w:val="nil"/>
        </w:pBdr>
        <w:spacing w:after="240" w:line="360" w:lineRule="auto"/>
        <w:ind w:right="936"/>
        <w:jc w:val="center"/>
        <w:rPr>
          <w:rFonts w:eastAsia="Times New Roman" w:cs="Times New Roman"/>
        </w:rPr>
      </w:pPr>
      <w:r>
        <w:drawing>
          <wp:inline distT="0" distB="0" distL="0" distR="0" wp14:anchorId="7C220F44" wp14:editId="79A3711A">
            <wp:extent cx="5971540" cy="2771140"/>
            <wp:effectExtent l="0" t="0" r="0" b="0"/>
            <wp:docPr id="290707303" name="Imagen 3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7303" name="Imagen 38" descr="Imagen que contiene Interfaz de usuario gráfica&#10;&#10;Descripción generada automáticament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71540" cy="2771140"/>
                    </a:xfrm>
                    <a:prstGeom prst="rect">
                      <a:avLst/>
                    </a:prstGeom>
                    <a:noFill/>
                    <a:ln>
                      <a:noFill/>
                    </a:ln>
                  </pic:spPr>
                </pic:pic>
              </a:graphicData>
            </a:graphic>
          </wp:inline>
        </w:drawing>
      </w:r>
    </w:p>
    <w:p w14:paraId="3750AD60" w14:textId="386C76BA" w:rsidR="007D6E97" w:rsidRPr="00105100" w:rsidRDefault="000479C4" w:rsidP="00105100">
      <w:pPr>
        <w:pStyle w:val="Cita"/>
      </w:pPr>
      <w:r w:rsidRPr="00105100">
        <w:t>Fuente: Elaborado por los estudiantes de acuerdo con el proyecto.</w:t>
      </w:r>
    </w:p>
    <w:p w14:paraId="2D181318" w14:textId="77777777" w:rsidR="007D6E97" w:rsidRDefault="007D6E97">
      <w:pPr>
        <w:spacing w:after="200" w:line="360" w:lineRule="auto"/>
        <w:rPr>
          <w:rFonts w:eastAsia="Times New Roman" w:cs="Times New Roman"/>
          <w:color w:val="000000"/>
          <w:sz w:val="18"/>
          <w:szCs w:val="18"/>
        </w:rPr>
      </w:pPr>
    </w:p>
    <w:p w14:paraId="398ACDFD" w14:textId="10337F94" w:rsidR="00E46CE8" w:rsidRPr="00432645" w:rsidRDefault="00E46CE8" w:rsidP="00E46CE8">
      <w:pPr>
        <w:pStyle w:val="Ttulo2"/>
        <w:rPr>
          <w:rFonts w:eastAsia="Times New Roman" w:cs="Times New Roman"/>
        </w:rPr>
      </w:pPr>
      <w:bookmarkStart w:id="104" w:name="_Toc242051041"/>
      <w:r w:rsidRPr="00432645">
        <w:rPr>
          <w:rFonts w:eastAsia="Times New Roman" w:cs="Times New Roman"/>
        </w:rPr>
        <w:t>CU</w:t>
      </w:r>
      <w:r>
        <w:rPr>
          <w:rFonts w:eastAsia="Times New Roman" w:cs="Times New Roman"/>
        </w:rPr>
        <w:t>8</w:t>
      </w:r>
      <w:r w:rsidR="00A95123">
        <w:rPr>
          <w:rFonts w:eastAsia="Times New Roman" w:cs="Times New Roman"/>
        </w:rPr>
        <w:t>8</w:t>
      </w:r>
      <w:r w:rsidRPr="00432645">
        <w:rPr>
          <w:rFonts w:eastAsia="Times New Roman" w:cs="Times New Roman"/>
        </w:rPr>
        <w:t xml:space="preserve"> - </w:t>
      </w:r>
      <w:r w:rsidR="0044211B" w:rsidRPr="0044211B">
        <w:t>Confirmando Boleta de Honorarios</w:t>
      </w:r>
      <w:bookmarkEnd w:id="104"/>
    </w:p>
    <w:p w14:paraId="741D382F" w14:textId="77777777" w:rsidR="007D6E97" w:rsidRDefault="007D6E97">
      <w:pPr>
        <w:spacing w:line="360" w:lineRule="auto"/>
        <w:jc w:val="both"/>
        <w:rPr>
          <w:rFonts w:eastAsia="Times New Roman" w:cs="Times New Roman"/>
        </w:rPr>
      </w:pPr>
    </w:p>
    <w:p w14:paraId="3B170C1D" w14:textId="77777777" w:rsidR="00920CDE" w:rsidRDefault="00920CDE" w:rsidP="00920CDE">
      <w:pPr>
        <w:spacing w:line="360" w:lineRule="auto"/>
        <w:jc w:val="both"/>
        <w:rPr>
          <w:rFonts w:eastAsia="Times New Roman" w:cs="Times New Roman"/>
          <w:szCs w:val="22"/>
          <w:lang w:val="en-US" w:eastAsia="en-US"/>
        </w:rPr>
      </w:pPr>
      <w:r w:rsidRPr="00920CDE">
        <w:rPr>
          <w:rFonts w:eastAsia="Times New Roman" w:cs="Times New Roman"/>
          <w:szCs w:val="22"/>
          <w:lang w:val="en-US" w:eastAsia="en-US"/>
        </w:rPr>
        <w:t xml:space="preserve">En la </w:t>
      </w:r>
      <w:proofErr w:type="spellStart"/>
      <w:r w:rsidRPr="00920CDE">
        <w:rPr>
          <w:rFonts w:eastAsia="Times New Roman" w:cs="Times New Roman"/>
          <w:szCs w:val="22"/>
          <w:lang w:val="en-US" w:eastAsia="en-US"/>
        </w:rPr>
        <w:t>Figura</w:t>
      </w:r>
      <w:proofErr w:type="spellEnd"/>
      <w:r w:rsidRPr="00920CDE">
        <w:rPr>
          <w:rFonts w:eastAsia="Times New Roman" w:cs="Times New Roman"/>
          <w:szCs w:val="22"/>
          <w:lang w:val="en-US" w:eastAsia="en-US"/>
        </w:rPr>
        <w:t xml:space="preserve"> 6.2 se </w:t>
      </w:r>
      <w:proofErr w:type="spellStart"/>
      <w:r w:rsidRPr="00920CDE">
        <w:rPr>
          <w:rFonts w:eastAsia="Times New Roman" w:cs="Times New Roman"/>
          <w:szCs w:val="22"/>
          <w:lang w:val="en-US" w:eastAsia="en-US"/>
        </w:rPr>
        <w:t>puede</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visualizar</w:t>
      </w:r>
      <w:proofErr w:type="spellEnd"/>
      <w:r w:rsidRPr="00920CDE">
        <w:rPr>
          <w:rFonts w:eastAsia="Times New Roman" w:cs="Times New Roman"/>
          <w:szCs w:val="22"/>
          <w:lang w:val="en-US" w:eastAsia="en-US"/>
        </w:rPr>
        <w:t xml:space="preserve"> que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usuario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abre</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una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Boleta</w:t>
      </w:r>
      <w:proofErr w:type="spellEnd"/>
      <w:r w:rsidRPr="00920CDE">
        <w:rPr>
          <w:rFonts w:eastAsia="Times New Roman" w:cs="Times New Roman"/>
          <w:szCs w:val="22"/>
          <w:lang w:val="en-US" w:eastAsia="en-US"/>
        </w:rPr>
        <w:t xml:space="preserve"> de </w:t>
      </w:r>
      <w:proofErr w:type="spellStart"/>
      <w:r w:rsidRPr="00920CDE">
        <w:rPr>
          <w:rFonts w:eastAsia="Times New Roman" w:cs="Times New Roman"/>
          <w:szCs w:val="22"/>
          <w:lang w:val="en-US" w:eastAsia="en-US"/>
        </w:rPr>
        <w:t>Honorarios</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pendiente</w:t>
      </w:r>
      <w:proofErr w:type="spellEnd"/>
      <w:r w:rsidRPr="00920CDE">
        <w:rPr>
          <w:rFonts w:eastAsia="Times New Roman" w:cs="Times New Roman"/>
          <w:szCs w:val="22"/>
          <w:lang w:val="en-US" w:eastAsia="en-US"/>
        </w:rPr>
        <w:t xml:space="preserve"> y </w:t>
      </w:r>
      <w:proofErr w:type="spellStart"/>
      <w:r w:rsidRPr="00920CDE">
        <w:rPr>
          <w:rFonts w:eastAsia="Times New Roman" w:cs="Times New Roman"/>
          <w:szCs w:val="22"/>
          <w:lang w:val="en-US" w:eastAsia="en-US"/>
        </w:rPr>
        <w:t>revisa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documento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prestador</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monto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bruto</w:t>
      </w:r>
      <w:proofErr w:type="spellEnd"/>
      <w:r w:rsidRPr="00920CDE">
        <w:rPr>
          <w:rFonts w:eastAsia="Times New Roman" w:cs="Times New Roman"/>
          <w:szCs w:val="22"/>
          <w:lang w:val="en-US" w:eastAsia="en-US"/>
        </w:rPr>
        <w:t xml:space="preserve">, la </w:t>
      </w:r>
      <w:proofErr w:type="spellStart"/>
      <w:r w:rsidRPr="00920CDE">
        <w:rPr>
          <w:rFonts w:eastAsia="Times New Roman" w:cs="Times New Roman"/>
          <w:szCs w:val="22"/>
          <w:lang w:val="en-US" w:eastAsia="en-US"/>
        </w:rPr>
        <w:t>modalidad</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tributaria</w:t>
      </w:r>
      <w:proofErr w:type="spellEnd"/>
      <w:r w:rsidRPr="00920CDE">
        <w:rPr>
          <w:rFonts w:eastAsia="Times New Roman" w:cs="Times New Roman"/>
          <w:szCs w:val="22"/>
          <w:lang w:val="en-US" w:eastAsia="en-US"/>
        </w:rPr>
        <w:t xml:space="preserve"> y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cálculo</w:t>
      </w:r>
      <w:proofErr w:type="spellEnd"/>
      <w:r w:rsidRPr="00920CDE">
        <w:rPr>
          <w:rFonts w:eastAsia="Times New Roman" w:cs="Times New Roman"/>
          <w:szCs w:val="22"/>
          <w:lang w:val="en-US" w:eastAsia="en-US"/>
        </w:rPr>
        <w:t xml:space="preserve"> de </w:t>
      </w:r>
      <w:proofErr w:type="spellStart"/>
      <w:r w:rsidRPr="00920CDE">
        <w:rPr>
          <w:rFonts w:eastAsia="Times New Roman" w:cs="Times New Roman"/>
          <w:szCs w:val="22"/>
          <w:lang w:val="en-US" w:eastAsia="en-US"/>
        </w:rPr>
        <w:t>retención</w:t>
      </w:r>
      <w:proofErr w:type="spellEnd"/>
      <w:r w:rsidRPr="00920CDE">
        <w:rPr>
          <w:rFonts w:eastAsia="Times New Roman" w:cs="Times New Roman"/>
          <w:szCs w:val="22"/>
          <w:lang w:val="en-US" w:eastAsia="en-US"/>
        </w:rPr>
        <w:t xml:space="preserve"> o la </w:t>
      </w:r>
      <w:proofErr w:type="spellStart"/>
      <w:r w:rsidRPr="00920CDE">
        <w:rPr>
          <w:rFonts w:eastAsia="Times New Roman" w:cs="Times New Roman"/>
          <w:szCs w:val="22"/>
          <w:lang w:val="en-US" w:eastAsia="en-US"/>
        </w:rPr>
        <w:t>modalidad</w:t>
      </w:r>
      <w:proofErr w:type="spellEnd"/>
      <w:r w:rsidRPr="00920CDE">
        <w:rPr>
          <w:rFonts w:eastAsia="Times New Roman" w:cs="Times New Roman"/>
          <w:szCs w:val="22"/>
          <w:lang w:val="en-US" w:eastAsia="en-US"/>
        </w:rPr>
        <w:t xml:space="preserve"> de </w:t>
      </w:r>
      <w:proofErr w:type="spellStart"/>
      <w:r w:rsidRPr="00920CDE">
        <w:rPr>
          <w:rFonts w:eastAsia="Times New Roman" w:cs="Times New Roman"/>
          <w:szCs w:val="22"/>
          <w:lang w:val="en-US" w:eastAsia="en-US"/>
        </w:rPr>
        <w:t>pago</w:t>
      </w:r>
      <w:proofErr w:type="spellEnd"/>
      <w:r w:rsidRPr="00920CDE">
        <w:rPr>
          <w:rFonts w:eastAsia="Times New Roman" w:cs="Times New Roman"/>
          <w:szCs w:val="22"/>
          <w:lang w:val="en-US" w:eastAsia="en-US"/>
        </w:rPr>
        <w:t xml:space="preserve"> provisional </w:t>
      </w:r>
      <w:proofErr w:type="spellStart"/>
      <w:r w:rsidRPr="00920CDE">
        <w:rPr>
          <w:rFonts w:eastAsia="Times New Roman" w:cs="Times New Roman"/>
          <w:szCs w:val="22"/>
          <w:lang w:val="en-US" w:eastAsia="en-US"/>
        </w:rPr>
        <w:t>mensual</w:t>
      </w:r>
      <w:proofErr w:type="spellEnd"/>
      <w:r w:rsidRPr="00920CDE">
        <w:rPr>
          <w:rFonts w:eastAsia="Times New Roman" w:cs="Times New Roman"/>
          <w:szCs w:val="22"/>
          <w:lang w:val="en-US" w:eastAsia="en-US"/>
        </w:rPr>
        <w:t xml:space="preserve"> a cargo del </w:t>
      </w:r>
      <w:proofErr w:type="spellStart"/>
      <w:r w:rsidRPr="00920CDE">
        <w:rPr>
          <w:rFonts w:eastAsia="Times New Roman" w:cs="Times New Roman"/>
          <w:szCs w:val="22"/>
          <w:lang w:val="en-US" w:eastAsia="en-US"/>
        </w:rPr>
        <w:t>emisor</w:t>
      </w:r>
      <w:proofErr w:type="spellEnd"/>
      <w:r w:rsidRPr="00920CDE">
        <w:rPr>
          <w:rFonts w:eastAsia="Times New Roman" w:cs="Times New Roman"/>
          <w:szCs w:val="22"/>
          <w:lang w:val="en-US" w:eastAsia="en-US"/>
        </w:rPr>
        <w:t xml:space="preserve">. El </w:t>
      </w:r>
      <w:proofErr w:type="spellStart"/>
      <w:r w:rsidRPr="00920CDE">
        <w:rPr>
          <w:rFonts w:eastAsia="Times New Roman" w:cs="Times New Roman"/>
          <w:szCs w:val="22"/>
          <w:lang w:val="en-US" w:eastAsia="en-US"/>
        </w:rPr>
        <w:t>sistema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verifica</w:t>
      </w:r>
      <w:proofErr w:type="spellEnd"/>
      <w:r w:rsidRPr="00920CDE">
        <w:rPr>
          <w:rFonts w:eastAsia="Times New Roman" w:cs="Times New Roman"/>
          <w:szCs w:val="22"/>
          <w:lang w:val="en-US" w:eastAsia="en-US"/>
        </w:rPr>
        <w:t xml:space="preserve"> que la </w:t>
      </w:r>
      <w:proofErr w:type="spellStart"/>
      <w:r w:rsidRPr="00920CDE">
        <w:rPr>
          <w:rFonts w:eastAsia="Times New Roman" w:cs="Times New Roman"/>
          <w:szCs w:val="22"/>
          <w:lang w:val="en-US" w:eastAsia="en-US"/>
        </w:rPr>
        <w:t>boleta</w:t>
      </w:r>
      <w:proofErr w:type="spellEnd"/>
      <w:r w:rsidRPr="00920CDE">
        <w:rPr>
          <w:rFonts w:eastAsia="Times New Roman" w:cs="Times New Roman"/>
          <w:szCs w:val="22"/>
          <w:lang w:val="en-US" w:eastAsia="en-US"/>
        </w:rPr>
        <w:t xml:space="preserve"> conserve un </w:t>
      </w:r>
      <w:proofErr w:type="spellStart"/>
      <w:r w:rsidRPr="00920CDE">
        <w:rPr>
          <w:rFonts w:eastAsia="Times New Roman" w:cs="Times New Roman"/>
          <w:szCs w:val="22"/>
          <w:lang w:val="en-US" w:eastAsia="en-US"/>
        </w:rPr>
        <w:t>respaldo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válido</w:t>
      </w:r>
      <w:proofErr w:type="spellEnd"/>
      <w:r w:rsidRPr="00920CDE">
        <w:rPr>
          <w:rFonts w:eastAsia="Times New Roman" w:cs="Times New Roman"/>
          <w:szCs w:val="22"/>
          <w:lang w:val="en-US" w:eastAsia="en-US"/>
        </w:rPr>
        <w:t xml:space="preserve"> y que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cálculo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tributario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requerido</w:t>
      </w:r>
      <w:proofErr w:type="spellEnd"/>
      <w:r w:rsidRPr="00920CDE">
        <w:rPr>
          <w:rFonts w:eastAsia="Times New Roman" w:cs="Times New Roman"/>
          <w:szCs w:val="22"/>
          <w:lang w:val="en-US" w:eastAsia="en-US"/>
        </w:rPr>
        <w:t xml:space="preserve"> se </w:t>
      </w:r>
      <w:proofErr w:type="spellStart"/>
      <w:r w:rsidRPr="00920CDE">
        <w:rPr>
          <w:rFonts w:eastAsia="Times New Roman" w:cs="Times New Roman"/>
          <w:szCs w:val="22"/>
          <w:lang w:val="en-US" w:eastAsia="en-US"/>
        </w:rPr>
        <w:t>encuentre</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completo</w:t>
      </w:r>
      <w:proofErr w:type="spellEnd"/>
      <w:r w:rsidRPr="00920CDE">
        <w:rPr>
          <w:rFonts w:eastAsia="Times New Roman" w:cs="Times New Roman"/>
          <w:szCs w:val="22"/>
          <w:lang w:val="en-US" w:eastAsia="en-US"/>
        </w:rPr>
        <w:t xml:space="preserve"> y </w:t>
      </w:r>
      <w:proofErr w:type="spellStart"/>
      <w:r w:rsidRPr="00920CDE">
        <w:rPr>
          <w:rFonts w:eastAsia="Times New Roman" w:cs="Times New Roman"/>
          <w:szCs w:val="22"/>
          <w:lang w:val="en-US" w:eastAsia="en-US"/>
        </w:rPr>
        <w:t>vigente</w:t>
      </w:r>
      <w:proofErr w:type="spellEnd"/>
      <w:r w:rsidRPr="00920CDE">
        <w:rPr>
          <w:rFonts w:eastAsia="Times New Roman" w:cs="Times New Roman"/>
          <w:szCs w:val="22"/>
          <w:lang w:val="en-US" w:eastAsia="en-US"/>
        </w:rPr>
        <w:t xml:space="preserve">. El </w:t>
      </w:r>
      <w:proofErr w:type="spellStart"/>
      <w:r w:rsidRPr="00920CDE">
        <w:rPr>
          <w:rFonts w:eastAsia="Times New Roman" w:cs="Times New Roman"/>
          <w:szCs w:val="22"/>
          <w:lang w:val="en-US" w:eastAsia="en-US"/>
        </w:rPr>
        <w:t>usuario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confirma</w:t>
      </w:r>
      <w:proofErr w:type="spellEnd"/>
      <w:r w:rsidRPr="00920CDE">
        <w:rPr>
          <w:rFonts w:eastAsia="Times New Roman" w:cs="Times New Roman"/>
          <w:szCs w:val="22"/>
          <w:lang w:val="en-US" w:eastAsia="en-US"/>
        </w:rPr>
        <w:t xml:space="preserve"> la </w:t>
      </w:r>
      <w:proofErr w:type="spellStart"/>
      <w:r w:rsidRPr="00920CDE">
        <w:rPr>
          <w:rFonts w:eastAsia="Times New Roman" w:cs="Times New Roman"/>
          <w:szCs w:val="22"/>
          <w:lang w:val="en-US" w:eastAsia="en-US"/>
        </w:rPr>
        <w:t>Boleta</w:t>
      </w:r>
      <w:proofErr w:type="spellEnd"/>
      <w:r w:rsidRPr="00920CDE">
        <w:rPr>
          <w:rFonts w:eastAsia="Times New Roman" w:cs="Times New Roman"/>
          <w:szCs w:val="22"/>
          <w:lang w:val="en-US" w:eastAsia="en-US"/>
        </w:rPr>
        <w:t xml:space="preserve"> de </w:t>
      </w:r>
      <w:proofErr w:type="spellStart"/>
      <w:r w:rsidRPr="00920CDE">
        <w:rPr>
          <w:rFonts w:eastAsia="Times New Roman" w:cs="Times New Roman"/>
          <w:szCs w:val="22"/>
          <w:lang w:val="en-US" w:eastAsia="en-US"/>
        </w:rPr>
        <w:t>Honorarios</w:t>
      </w:r>
      <w:proofErr w:type="spellEnd"/>
      <w:r w:rsidRPr="00920CDE">
        <w:rPr>
          <w:rFonts w:eastAsia="Times New Roman" w:cs="Times New Roman"/>
          <w:szCs w:val="22"/>
          <w:lang w:val="en-US" w:eastAsia="en-US"/>
        </w:rPr>
        <w:t xml:space="preserve">. El </w:t>
      </w:r>
      <w:proofErr w:type="spellStart"/>
      <w:r w:rsidRPr="00920CDE">
        <w:rPr>
          <w:rFonts w:eastAsia="Times New Roman" w:cs="Times New Roman"/>
          <w:szCs w:val="22"/>
          <w:lang w:val="en-US" w:eastAsia="en-US"/>
        </w:rPr>
        <w:t>sistema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registra</w:t>
      </w:r>
      <w:proofErr w:type="spellEnd"/>
      <w:r w:rsidRPr="00920CDE">
        <w:rPr>
          <w:rFonts w:eastAsia="Times New Roman" w:cs="Times New Roman"/>
          <w:szCs w:val="22"/>
          <w:lang w:val="en-US" w:eastAsia="en-US"/>
        </w:rPr>
        <w:t xml:space="preserve"> la </w:t>
      </w:r>
      <w:proofErr w:type="spellStart"/>
      <w:r w:rsidRPr="00920CDE">
        <w:rPr>
          <w:rFonts w:eastAsia="Times New Roman" w:cs="Times New Roman"/>
          <w:szCs w:val="22"/>
          <w:lang w:val="en-US" w:eastAsia="en-US"/>
        </w:rPr>
        <w:t>confirmación</w:t>
      </w:r>
      <w:proofErr w:type="spellEnd"/>
      <w:r w:rsidRPr="00920CDE">
        <w:rPr>
          <w:rFonts w:eastAsia="Times New Roman" w:cs="Times New Roman"/>
          <w:szCs w:val="22"/>
          <w:lang w:val="en-US" w:eastAsia="en-US"/>
        </w:rPr>
        <w:t xml:space="preserve">, protege </w:t>
      </w:r>
      <w:proofErr w:type="spellStart"/>
      <w:r w:rsidRPr="00920CDE">
        <w:rPr>
          <w:rFonts w:eastAsia="Times New Roman" w:cs="Times New Roman"/>
          <w:szCs w:val="22"/>
          <w:lang w:val="en-US" w:eastAsia="en-US"/>
        </w:rPr>
        <w:t>los</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antecedentes</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confirmados</w:t>
      </w:r>
      <w:proofErr w:type="spellEnd"/>
      <w:r w:rsidRPr="00920CDE">
        <w:rPr>
          <w:rFonts w:eastAsia="Times New Roman" w:cs="Times New Roman"/>
          <w:szCs w:val="22"/>
          <w:lang w:val="en-US" w:eastAsia="en-US"/>
        </w:rPr>
        <w:t xml:space="preserve"> contra </w:t>
      </w:r>
      <w:proofErr w:type="spellStart"/>
      <w:r w:rsidRPr="00920CDE">
        <w:rPr>
          <w:rFonts w:eastAsia="Times New Roman" w:cs="Times New Roman"/>
          <w:szCs w:val="22"/>
          <w:lang w:val="en-US" w:eastAsia="en-US"/>
        </w:rPr>
        <w:t>modificaciones</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ordinarias</w:t>
      </w:r>
      <w:proofErr w:type="spellEnd"/>
      <w:r w:rsidRPr="00920CDE">
        <w:rPr>
          <w:rFonts w:eastAsia="Times New Roman" w:cs="Times New Roman"/>
          <w:szCs w:val="22"/>
          <w:lang w:val="en-US" w:eastAsia="en-US"/>
        </w:rPr>
        <w:t xml:space="preserve"> y </w:t>
      </w:r>
      <w:proofErr w:type="spellStart"/>
      <w:r w:rsidRPr="00920CDE">
        <w:rPr>
          <w:rFonts w:eastAsia="Times New Roman" w:cs="Times New Roman"/>
          <w:szCs w:val="22"/>
          <w:lang w:val="en-US" w:eastAsia="en-US"/>
        </w:rPr>
        <w:t>habilita</w:t>
      </w:r>
      <w:proofErr w:type="spellEnd"/>
      <w:r w:rsidRPr="00920CDE">
        <w:rPr>
          <w:rFonts w:eastAsia="Times New Roman" w:cs="Times New Roman"/>
          <w:szCs w:val="22"/>
          <w:lang w:val="en-US" w:eastAsia="en-US"/>
        </w:rPr>
        <w:t xml:space="preserve"> la </w:t>
      </w:r>
      <w:proofErr w:type="spellStart"/>
      <w:r w:rsidRPr="00920CDE">
        <w:rPr>
          <w:rFonts w:eastAsia="Times New Roman" w:cs="Times New Roman"/>
          <w:szCs w:val="22"/>
          <w:lang w:val="en-US" w:eastAsia="en-US"/>
        </w:rPr>
        <w:t>obligación</w:t>
      </w:r>
      <w:proofErr w:type="spellEnd"/>
      <w:r w:rsidRPr="00920CDE">
        <w:rPr>
          <w:rFonts w:eastAsia="Times New Roman" w:cs="Times New Roman"/>
          <w:szCs w:val="22"/>
          <w:lang w:val="en-US" w:eastAsia="en-US"/>
        </w:rPr>
        <w:t xml:space="preserve"> para </w:t>
      </w:r>
      <w:proofErr w:type="spellStart"/>
      <w:r w:rsidRPr="00920CDE">
        <w:rPr>
          <w:rFonts w:eastAsia="Times New Roman" w:cs="Times New Roman"/>
          <w:szCs w:val="22"/>
          <w:lang w:val="en-US" w:eastAsia="en-US"/>
        </w:rPr>
        <w:t>su</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pago</w:t>
      </w:r>
      <w:proofErr w:type="spellEnd"/>
      <w:r w:rsidRPr="00920CDE">
        <w:rPr>
          <w:rFonts w:eastAsia="Times New Roman" w:cs="Times New Roman"/>
          <w:szCs w:val="22"/>
          <w:lang w:val="en-US" w:eastAsia="en-US"/>
        </w:rPr>
        <w:t xml:space="preserve">. Si </w:t>
      </w:r>
      <w:proofErr w:type="spellStart"/>
      <w:r w:rsidRPr="00920CDE">
        <w:rPr>
          <w:rFonts w:eastAsia="Times New Roman" w:cs="Times New Roman"/>
          <w:szCs w:val="22"/>
          <w:lang w:val="en-US" w:eastAsia="en-US"/>
        </w:rPr>
        <w:t>falta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respaldo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existe</w:t>
      </w:r>
      <w:proofErr w:type="spellEnd"/>
      <w:r w:rsidRPr="00920CDE">
        <w:rPr>
          <w:rFonts w:eastAsia="Times New Roman" w:cs="Times New Roman"/>
          <w:szCs w:val="22"/>
          <w:lang w:val="en-US" w:eastAsia="en-US"/>
        </w:rPr>
        <w:t xml:space="preserve"> un </w:t>
      </w:r>
      <w:proofErr w:type="spellStart"/>
      <w:r w:rsidRPr="00920CDE">
        <w:rPr>
          <w:rFonts w:eastAsia="Times New Roman" w:cs="Times New Roman"/>
          <w:szCs w:val="22"/>
          <w:lang w:val="en-US" w:eastAsia="en-US"/>
        </w:rPr>
        <w:t>cálculo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tributario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incompleto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o</w:t>
      </w:r>
      <w:proofErr w:type="spellEnd"/>
      <w:r w:rsidRPr="00920CDE">
        <w:rPr>
          <w:rFonts w:eastAsia="Times New Roman" w:cs="Times New Roman"/>
          <w:szCs w:val="22"/>
          <w:lang w:val="en-US" w:eastAsia="en-US"/>
        </w:rPr>
        <w:t xml:space="preserve"> la </w:t>
      </w:r>
      <w:proofErr w:type="spellStart"/>
      <w:r w:rsidRPr="00920CDE">
        <w:rPr>
          <w:rFonts w:eastAsia="Times New Roman" w:cs="Times New Roman"/>
          <w:szCs w:val="22"/>
          <w:lang w:val="en-US" w:eastAsia="en-US"/>
        </w:rPr>
        <w:t>boleta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ya</w:t>
      </w:r>
      <w:proofErr w:type="spellEnd"/>
      <w:r w:rsidRPr="00920CDE">
        <w:rPr>
          <w:rFonts w:eastAsia="Times New Roman" w:cs="Times New Roman"/>
          <w:szCs w:val="22"/>
          <w:lang w:val="en-US" w:eastAsia="en-US"/>
        </w:rPr>
        <w:t xml:space="preserve"> no se </w:t>
      </w:r>
      <w:proofErr w:type="spellStart"/>
      <w:r w:rsidRPr="00920CDE">
        <w:rPr>
          <w:rFonts w:eastAsia="Times New Roman" w:cs="Times New Roman"/>
          <w:szCs w:val="22"/>
          <w:lang w:val="en-US" w:eastAsia="en-US"/>
        </w:rPr>
        <w:t>encuentra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en</w:t>
      </w:r>
      <w:proofErr w:type="spellEnd"/>
      <w:r w:rsidRPr="00920CDE">
        <w:rPr>
          <w:rFonts w:eastAsia="Times New Roman" w:cs="Times New Roman"/>
          <w:szCs w:val="22"/>
          <w:lang w:val="en-US" w:eastAsia="en-US"/>
        </w:rPr>
        <w:t xml:space="preserve"> un </w:t>
      </w:r>
      <w:proofErr w:type="spellStart"/>
      <w:r w:rsidRPr="00920CDE">
        <w:rPr>
          <w:rFonts w:eastAsia="Times New Roman" w:cs="Times New Roman"/>
          <w:szCs w:val="22"/>
          <w:lang w:val="en-US" w:eastAsia="en-US"/>
        </w:rPr>
        <w:t>estado</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válido</w:t>
      </w:r>
      <w:proofErr w:type="spellEnd"/>
      <w:r w:rsidRPr="00920CDE">
        <w:rPr>
          <w:rFonts w:eastAsia="Times New Roman" w:cs="Times New Roman"/>
          <w:szCs w:val="22"/>
          <w:lang w:val="en-US" w:eastAsia="en-US"/>
        </w:rPr>
        <w:t xml:space="preserve"> para </w:t>
      </w:r>
      <w:proofErr w:type="spellStart"/>
      <w:r w:rsidRPr="00920CDE">
        <w:rPr>
          <w:rFonts w:eastAsia="Times New Roman" w:cs="Times New Roman"/>
          <w:szCs w:val="22"/>
          <w:lang w:val="en-US" w:eastAsia="en-US"/>
        </w:rPr>
        <w:t>confirmación</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el</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sistema</w:t>
      </w:r>
      <w:proofErr w:type="spellEnd"/>
      <w:r w:rsidRPr="00920CDE">
        <w:rPr>
          <w:rFonts w:eastAsia="Times New Roman" w:cs="Times New Roman"/>
          <w:szCs w:val="22"/>
          <w:lang w:val="en-US" w:eastAsia="en-US"/>
        </w:rPr>
        <w:t xml:space="preserve"> </w:t>
      </w:r>
      <w:proofErr w:type="spellStart"/>
      <w:r w:rsidRPr="00920CDE">
        <w:rPr>
          <w:rFonts w:eastAsia="Times New Roman" w:cs="Times New Roman"/>
          <w:szCs w:val="22"/>
          <w:lang w:val="en-US" w:eastAsia="en-US"/>
        </w:rPr>
        <w:t>bloquea</w:t>
      </w:r>
      <w:proofErr w:type="spellEnd"/>
      <w:r w:rsidRPr="00920CDE">
        <w:rPr>
          <w:rFonts w:eastAsia="Times New Roman" w:cs="Times New Roman"/>
          <w:szCs w:val="22"/>
          <w:lang w:val="en-US" w:eastAsia="en-US"/>
        </w:rPr>
        <w:t xml:space="preserve"> la </w:t>
      </w:r>
      <w:proofErr w:type="spellStart"/>
      <w:r w:rsidRPr="00920CDE">
        <w:rPr>
          <w:rFonts w:eastAsia="Times New Roman" w:cs="Times New Roman"/>
          <w:szCs w:val="22"/>
          <w:lang w:val="en-US" w:eastAsia="en-US"/>
        </w:rPr>
        <w:t>operación</w:t>
      </w:r>
      <w:proofErr w:type="spellEnd"/>
      <w:r w:rsidRPr="00920CDE">
        <w:rPr>
          <w:rFonts w:eastAsia="Times New Roman" w:cs="Times New Roman"/>
          <w:szCs w:val="22"/>
          <w:lang w:val="en-US" w:eastAsia="en-US"/>
        </w:rPr>
        <w:t xml:space="preserve"> e </w:t>
      </w:r>
      <w:proofErr w:type="spellStart"/>
      <w:r w:rsidRPr="00920CDE">
        <w:rPr>
          <w:rFonts w:eastAsia="Times New Roman" w:cs="Times New Roman"/>
          <w:szCs w:val="22"/>
          <w:lang w:val="en-US" w:eastAsia="en-US"/>
        </w:rPr>
        <w:t>informa</w:t>
      </w:r>
      <w:proofErr w:type="spellEnd"/>
      <w:r w:rsidRPr="00920CDE">
        <w:rPr>
          <w:rFonts w:eastAsia="Times New Roman" w:cs="Times New Roman"/>
          <w:szCs w:val="22"/>
          <w:lang w:val="en-US" w:eastAsia="en-US"/>
        </w:rPr>
        <w:t xml:space="preserve"> la causa.</w:t>
      </w:r>
    </w:p>
    <w:p w14:paraId="0659E201" w14:textId="77777777" w:rsidR="00920CDE" w:rsidRPr="00920CDE" w:rsidRDefault="00920CDE" w:rsidP="00920CDE">
      <w:pPr>
        <w:spacing w:line="360" w:lineRule="auto"/>
        <w:jc w:val="both"/>
        <w:rPr>
          <w:rFonts w:eastAsia="Times New Roman" w:cs="Times New Roman"/>
          <w:szCs w:val="22"/>
          <w:lang w:val="en-US" w:eastAsia="en-US"/>
        </w:rPr>
      </w:pPr>
    </w:p>
    <w:p w14:paraId="57F48FA7" w14:textId="79AEF173" w:rsidR="000E6355" w:rsidRPr="000E6355" w:rsidRDefault="000E6355" w:rsidP="000E6355">
      <w:pPr>
        <w:pStyle w:val="Descripcin"/>
      </w:pPr>
      <w:bookmarkStart w:id="105" w:name="_Toc242050315"/>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w:t>
      </w:r>
      <w:r w:rsidR="000462BE">
        <w:fldChar w:fldCharType="end"/>
      </w:r>
      <w:r>
        <w:t xml:space="preserve"> </w:t>
      </w:r>
      <w:r w:rsidRPr="00B076A6">
        <w:t>“DS-CU0</w:t>
      </w:r>
      <w:r w:rsidR="00A95123">
        <w:t>88</w:t>
      </w:r>
      <w:r w:rsidRPr="00B076A6">
        <w:t xml:space="preserve"> - </w:t>
      </w:r>
      <w:r w:rsidR="00A95123" w:rsidRPr="00A95123">
        <w:t>Confirmando Boleta de Honorarios</w:t>
      </w:r>
      <w:r w:rsidR="00A95123">
        <w:t>”.</w:t>
      </w:r>
      <w:bookmarkEnd w:id="105"/>
    </w:p>
    <w:p w14:paraId="2E15C1A4" w14:textId="77777777" w:rsidR="00EC160E" w:rsidRPr="00EC160E" w:rsidRDefault="00EC160E" w:rsidP="00EC160E"/>
    <w:p w14:paraId="6BB4D3A1" w14:textId="1BDDE886" w:rsidR="007D6E97" w:rsidRDefault="00C67EE5" w:rsidP="00105100">
      <w:pPr>
        <w:spacing w:line="360" w:lineRule="auto"/>
        <w:jc w:val="center"/>
        <w:rPr>
          <w:rFonts w:eastAsia="Times New Roman" w:cs="Times New Roman"/>
        </w:rPr>
      </w:pPr>
      <w:r>
        <w:drawing>
          <wp:inline distT="0" distB="0" distL="0" distR="0" wp14:anchorId="19743EA0" wp14:editId="2F0BEC36">
            <wp:extent cx="5971540" cy="2598420"/>
            <wp:effectExtent l="0" t="0" r="0" b="0"/>
            <wp:docPr id="1361400659" name="Imagen 4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0659" name="Imagen 40" descr="Tabla&#10;&#10;Descripción generada automáticament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1540" cy="2598420"/>
                    </a:xfrm>
                    <a:prstGeom prst="rect">
                      <a:avLst/>
                    </a:prstGeom>
                    <a:noFill/>
                    <a:ln>
                      <a:noFill/>
                    </a:ln>
                  </pic:spPr>
                </pic:pic>
              </a:graphicData>
            </a:graphic>
          </wp:inline>
        </w:drawing>
      </w:r>
    </w:p>
    <w:p w14:paraId="1327B257" w14:textId="3D09B3B0" w:rsidR="007D6E97" w:rsidRPr="00105100" w:rsidRDefault="000479C4" w:rsidP="00105100">
      <w:pPr>
        <w:pStyle w:val="Cita"/>
      </w:pPr>
      <w:r w:rsidRPr="00105100">
        <w:t>Fuente: Elaborado por los estudiantes de acuerdo con el proyecto.</w:t>
      </w:r>
    </w:p>
    <w:p w14:paraId="74F167FA" w14:textId="77777777" w:rsidR="007D6E97" w:rsidRDefault="007D6E97">
      <w:pPr>
        <w:spacing w:after="200" w:line="360" w:lineRule="auto"/>
        <w:rPr>
          <w:rFonts w:eastAsia="Times New Roman" w:cs="Times New Roman"/>
          <w:color w:val="000000"/>
          <w:sz w:val="18"/>
          <w:szCs w:val="18"/>
        </w:rPr>
      </w:pPr>
    </w:p>
    <w:p w14:paraId="0394C7A1" w14:textId="1D55B9CC" w:rsidR="00E46CE8" w:rsidRPr="00432645" w:rsidRDefault="00E46CE8" w:rsidP="00E46CE8">
      <w:pPr>
        <w:pStyle w:val="Ttulo2"/>
        <w:rPr>
          <w:rFonts w:eastAsia="Times New Roman" w:cs="Times New Roman"/>
        </w:rPr>
      </w:pPr>
      <w:bookmarkStart w:id="106" w:name="_Toc242051042"/>
      <w:r w:rsidRPr="00432645">
        <w:rPr>
          <w:rFonts w:eastAsia="Times New Roman" w:cs="Times New Roman"/>
        </w:rPr>
        <w:t>CU</w:t>
      </w:r>
      <w:r>
        <w:rPr>
          <w:rFonts w:eastAsia="Times New Roman" w:cs="Times New Roman"/>
        </w:rPr>
        <w:t>8</w:t>
      </w:r>
      <w:r w:rsidR="00CA26E5">
        <w:rPr>
          <w:rFonts w:eastAsia="Times New Roman" w:cs="Times New Roman"/>
        </w:rPr>
        <w:t>9</w:t>
      </w:r>
      <w:r w:rsidRPr="00432645">
        <w:rPr>
          <w:rFonts w:eastAsia="Times New Roman" w:cs="Times New Roman"/>
        </w:rPr>
        <w:t xml:space="preserve"> - </w:t>
      </w:r>
      <w:r w:rsidR="00CA26E5" w:rsidRPr="00CA26E5">
        <w:t>Pagando honorarios</w:t>
      </w:r>
      <w:bookmarkEnd w:id="106"/>
    </w:p>
    <w:p w14:paraId="4B1CB5EC" w14:textId="77777777" w:rsidR="007D6E97" w:rsidRDefault="007D6E97">
      <w:pPr>
        <w:spacing w:line="360" w:lineRule="auto"/>
        <w:rPr>
          <w:rFonts w:eastAsia="Times New Roman" w:cs="Times New Roman"/>
        </w:rPr>
      </w:pPr>
    </w:p>
    <w:p w14:paraId="53B4F9E7" w14:textId="77777777" w:rsidR="0084716E" w:rsidRPr="0084716E" w:rsidRDefault="0084716E" w:rsidP="0084716E">
      <w:pPr>
        <w:spacing w:line="360" w:lineRule="auto"/>
        <w:jc w:val="both"/>
        <w:rPr>
          <w:rFonts w:eastAsia="Times New Roman" w:cs="Times New Roman"/>
          <w:szCs w:val="22"/>
          <w:lang w:val="en-US" w:eastAsia="en-US"/>
        </w:rPr>
      </w:pPr>
      <w:r w:rsidRPr="0084716E">
        <w:rPr>
          <w:rFonts w:eastAsia="Times New Roman" w:cs="Times New Roman"/>
          <w:szCs w:val="22"/>
          <w:lang w:val="en-US" w:eastAsia="en-US"/>
        </w:rPr>
        <w:t xml:space="preserve">En la </w:t>
      </w:r>
      <w:proofErr w:type="spellStart"/>
      <w:r w:rsidRPr="0084716E">
        <w:rPr>
          <w:rFonts w:eastAsia="Times New Roman" w:cs="Times New Roman"/>
          <w:szCs w:val="22"/>
          <w:lang w:val="en-US" w:eastAsia="en-US"/>
        </w:rPr>
        <w:t>Figura</w:t>
      </w:r>
      <w:proofErr w:type="spellEnd"/>
      <w:r w:rsidRPr="0084716E">
        <w:rPr>
          <w:rFonts w:eastAsia="Times New Roman" w:cs="Times New Roman"/>
          <w:szCs w:val="22"/>
          <w:lang w:val="en-US" w:eastAsia="en-US"/>
        </w:rPr>
        <w:t xml:space="preserve"> 6.3 se </w:t>
      </w:r>
      <w:proofErr w:type="spellStart"/>
      <w:r w:rsidRPr="0084716E">
        <w:rPr>
          <w:rFonts w:eastAsia="Times New Roman" w:cs="Times New Roman"/>
          <w:szCs w:val="22"/>
          <w:lang w:val="en-US" w:eastAsia="en-US"/>
        </w:rPr>
        <w:t>puede</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visualizar</w:t>
      </w:r>
      <w:proofErr w:type="spellEnd"/>
      <w:r w:rsidRPr="0084716E">
        <w:rPr>
          <w:rFonts w:eastAsia="Times New Roman" w:cs="Times New Roman"/>
          <w:szCs w:val="22"/>
          <w:lang w:val="en-US" w:eastAsia="en-US"/>
        </w:rPr>
        <w:t xml:space="preserve"> que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usuario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selecciona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una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Boleta</w:t>
      </w:r>
      <w:proofErr w:type="spellEnd"/>
      <w:r w:rsidRPr="0084716E">
        <w:rPr>
          <w:rFonts w:eastAsia="Times New Roman" w:cs="Times New Roman"/>
          <w:szCs w:val="22"/>
          <w:lang w:val="en-US" w:eastAsia="en-US"/>
        </w:rPr>
        <w:t xml:space="preserve"> de </w:t>
      </w:r>
      <w:proofErr w:type="spellStart"/>
      <w:r w:rsidRPr="0084716E">
        <w:rPr>
          <w:rFonts w:eastAsia="Times New Roman" w:cs="Times New Roman"/>
          <w:szCs w:val="22"/>
          <w:lang w:val="en-US" w:eastAsia="en-US"/>
        </w:rPr>
        <w:t>Honorarios</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confirmada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elige</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medio de </w:t>
      </w:r>
      <w:proofErr w:type="spellStart"/>
      <w:r w:rsidRPr="0084716E">
        <w:rPr>
          <w:rFonts w:eastAsia="Times New Roman" w:cs="Times New Roman"/>
          <w:szCs w:val="22"/>
          <w:lang w:val="en-US" w:eastAsia="en-US"/>
        </w:rPr>
        <w:t>pago</w:t>
      </w:r>
      <w:proofErr w:type="spellEnd"/>
      <w:r w:rsidRPr="0084716E">
        <w:rPr>
          <w:rFonts w:eastAsia="Times New Roman" w:cs="Times New Roman"/>
          <w:szCs w:val="22"/>
          <w:lang w:val="en-US" w:eastAsia="en-US"/>
        </w:rPr>
        <w:t xml:space="preserve"> e </w:t>
      </w:r>
      <w:proofErr w:type="spellStart"/>
      <w:r w:rsidRPr="0084716E">
        <w:rPr>
          <w:rFonts w:eastAsia="Times New Roman" w:cs="Times New Roman"/>
          <w:szCs w:val="22"/>
          <w:lang w:val="en-US" w:eastAsia="en-US"/>
        </w:rPr>
        <w:t>incorpora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los</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antecedentes</w:t>
      </w:r>
      <w:proofErr w:type="spellEnd"/>
      <w:r w:rsidRPr="0084716E">
        <w:rPr>
          <w:rFonts w:eastAsia="Times New Roman" w:cs="Times New Roman"/>
          <w:szCs w:val="22"/>
          <w:lang w:val="en-US" w:eastAsia="en-US"/>
        </w:rPr>
        <w:t xml:space="preserve"> y </w:t>
      </w:r>
      <w:proofErr w:type="spellStart"/>
      <w:r w:rsidRPr="0084716E">
        <w:rPr>
          <w:rFonts w:eastAsia="Times New Roman" w:cs="Times New Roman"/>
          <w:szCs w:val="22"/>
          <w:lang w:val="en-US" w:eastAsia="en-US"/>
        </w:rPr>
        <w:t>respaldos</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exigidos</w:t>
      </w:r>
      <w:proofErr w:type="spellEnd"/>
      <w:r w:rsidRPr="0084716E">
        <w:rPr>
          <w:rFonts w:eastAsia="Times New Roman" w:cs="Times New Roman"/>
          <w:szCs w:val="22"/>
          <w:lang w:val="en-US" w:eastAsia="en-US"/>
        </w:rPr>
        <w:t xml:space="preserve"> para ese medio. El </w:t>
      </w:r>
      <w:proofErr w:type="spellStart"/>
      <w:r w:rsidRPr="0084716E">
        <w:rPr>
          <w:rFonts w:eastAsia="Times New Roman" w:cs="Times New Roman"/>
          <w:szCs w:val="22"/>
          <w:lang w:val="en-US" w:eastAsia="en-US"/>
        </w:rPr>
        <w:t>sistema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valida</w:t>
      </w:r>
      <w:proofErr w:type="spellEnd"/>
      <w:r w:rsidRPr="0084716E">
        <w:rPr>
          <w:rFonts w:eastAsia="Times New Roman" w:cs="Times New Roman"/>
          <w:szCs w:val="22"/>
          <w:lang w:val="en-US" w:eastAsia="en-US"/>
        </w:rPr>
        <w:t xml:space="preserve"> que la </w:t>
      </w:r>
      <w:proofErr w:type="spellStart"/>
      <w:r w:rsidRPr="0084716E">
        <w:rPr>
          <w:rFonts w:eastAsia="Times New Roman" w:cs="Times New Roman"/>
          <w:szCs w:val="22"/>
          <w:lang w:val="en-US" w:eastAsia="en-US"/>
        </w:rPr>
        <w:t>obligación</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continúe</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pendiente</w:t>
      </w:r>
      <w:proofErr w:type="spellEnd"/>
      <w:r w:rsidRPr="0084716E">
        <w:rPr>
          <w:rFonts w:eastAsia="Times New Roman" w:cs="Times New Roman"/>
          <w:szCs w:val="22"/>
          <w:lang w:val="en-US" w:eastAsia="en-US"/>
        </w:rPr>
        <w:t xml:space="preserve">, que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monto</w:t>
      </w:r>
      <w:proofErr w:type="spellEnd"/>
      <w:r w:rsidRPr="0084716E">
        <w:rPr>
          <w:rFonts w:eastAsia="Times New Roman" w:cs="Times New Roman"/>
          <w:szCs w:val="22"/>
          <w:lang w:val="en-US" w:eastAsia="en-US"/>
        </w:rPr>
        <w:t xml:space="preserve"> a </w:t>
      </w:r>
      <w:proofErr w:type="spellStart"/>
      <w:r w:rsidRPr="0084716E">
        <w:rPr>
          <w:rFonts w:eastAsia="Times New Roman" w:cs="Times New Roman"/>
          <w:szCs w:val="22"/>
          <w:lang w:val="en-US" w:eastAsia="en-US"/>
        </w:rPr>
        <w:t>pagar</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corresponda</w:t>
      </w:r>
      <w:proofErr w:type="spellEnd"/>
      <w:r w:rsidRPr="0084716E">
        <w:rPr>
          <w:rFonts w:eastAsia="Times New Roman" w:cs="Times New Roman"/>
          <w:szCs w:val="22"/>
          <w:lang w:val="en-US" w:eastAsia="en-US"/>
        </w:rPr>
        <w:t xml:space="preserve"> al </w:t>
      </w:r>
      <w:proofErr w:type="spellStart"/>
      <w:r w:rsidRPr="0084716E">
        <w:rPr>
          <w:rFonts w:eastAsia="Times New Roman" w:cs="Times New Roman"/>
          <w:szCs w:val="22"/>
          <w:lang w:val="en-US" w:eastAsia="en-US"/>
        </w:rPr>
        <w:t>líquido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calculado</w:t>
      </w:r>
      <w:proofErr w:type="spellEnd"/>
      <w:r w:rsidRPr="0084716E">
        <w:rPr>
          <w:rFonts w:eastAsia="Times New Roman" w:cs="Times New Roman"/>
          <w:szCs w:val="22"/>
          <w:lang w:val="en-US" w:eastAsia="en-US"/>
        </w:rPr>
        <w:t xml:space="preserve"> y que </w:t>
      </w:r>
      <w:proofErr w:type="spellStart"/>
      <w:r w:rsidRPr="0084716E">
        <w:rPr>
          <w:rFonts w:eastAsia="Times New Roman" w:cs="Times New Roman"/>
          <w:szCs w:val="22"/>
          <w:lang w:val="en-US" w:eastAsia="en-US"/>
        </w:rPr>
        <w:t>los</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respaldos</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requeridos</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estén</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presentes</w:t>
      </w:r>
      <w:proofErr w:type="spellEnd"/>
      <w:r w:rsidRPr="0084716E">
        <w:rPr>
          <w:rFonts w:eastAsia="Times New Roman" w:cs="Times New Roman"/>
          <w:szCs w:val="22"/>
          <w:lang w:val="en-US" w:eastAsia="en-US"/>
        </w:rPr>
        <w:t xml:space="preserve">. El </w:t>
      </w:r>
      <w:proofErr w:type="spellStart"/>
      <w:r w:rsidRPr="0084716E">
        <w:rPr>
          <w:rFonts w:eastAsia="Times New Roman" w:cs="Times New Roman"/>
          <w:szCs w:val="22"/>
          <w:lang w:val="en-US" w:eastAsia="en-US"/>
        </w:rPr>
        <w:t>usuario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confirma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pago</w:t>
      </w:r>
      <w:proofErr w:type="spellEnd"/>
      <w:r w:rsidRPr="0084716E">
        <w:rPr>
          <w:rFonts w:eastAsia="Times New Roman" w:cs="Times New Roman"/>
          <w:szCs w:val="22"/>
          <w:lang w:val="en-US" w:eastAsia="en-US"/>
        </w:rPr>
        <w:t xml:space="preserve">. El </w:t>
      </w:r>
      <w:proofErr w:type="spellStart"/>
      <w:r w:rsidRPr="0084716E">
        <w:rPr>
          <w:rFonts w:eastAsia="Times New Roman" w:cs="Times New Roman"/>
          <w:szCs w:val="22"/>
          <w:lang w:val="en-US" w:eastAsia="en-US"/>
        </w:rPr>
        <w:t>sistema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registra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pago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como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efectuado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bloquea</w:t>
      </w:r>
      <w:proofErr w:type="spellEnd"/>
      <w:r w:rsidRPr="0084716E">
        <w:rPr>
          <w:rFonts w:eastAsia="Times New Roman" w:cs="Times New Roman"/>
          <w:szCs w:val="22"/>
          <w:lang w:val="en-US" w:eastAsia="en-US"/>
        </w:rPr>
        <w:t xml:space="preserve"> la </w:t>
      </w:r>
      <w:proofErr w:type="spellStart"/>
      <w:r w:rsidRPr="0084716E">
        <w:rPr>
          <w:rFonts w:eastAsia="Times New Roman" w:cs="Times New Roman"/>
          <w:szCs w:val="22"/>
          <w:lang w:val="en-US" w:eastAsia="en-US"/>
        </w:rPr>
        <w:t>edición</w:t>
      </w:r>
      <w:proofErr w:type="spellEnd"/>
      <w:r w:rsidRPr="0084716E">
        <w:rPr>
          <w:rFonts w:eastAsia="Times New Roman" w:cs="Times New Roman"/>
          <w:szCs w:val="22"/>
          <w:lang w:val="en-US" w:eastAsia="en-US"/>
        </w:rPr>
        <w:t xml:space="preserve"> del </w:t>
      </w:r>
      <w:proofErr w:type="spellStart"/>
      <w:r w:rsidRPr="0084716E">
        <w:rPr>
          <w:rFonts w:eastAsia="Times New Roman" w:cs="Times New Roman"/>
          <w:szCs w:val="22"/>
          <w:lang w:val="en-US" w:eastAsia="en-US"/>
        </w:rPr>
        <w:t>registro</w:t>
      </w:r>
      <w:proofErr w:type="spellEnd"/>
      <w:r w:rsidRPr="0084716E">
        <w:rPr>
          <w:rFonts w:eastAsia="Times New Roman" w:cs="Times New Roman"/>
          <w:szCs w:val="22"/>
          <w:lang w:val="en-US" w:eastAsia="en-US"/>
        </w:rPr>
        <w:t xml:space="preserve"> original, </w:t>
      </w:r>
      <w:proofErr w:type="spellStart"/>
      <w:r w:rsidRPr="0084716E">
        <w:rPr>
          <w:rFonts w:eastAsia="Times New Roman" w:cs="Times New Roman"/>
          <w:szCs w:val="22"/>
          <w:lang w:val="en-US" w:eastAsia="en-US"/>
        </w:rPr>
        <w:t>asocia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respaldo</w:t>
      </w:r>
      <w:proofErr w:type="spellEnd"/>
      <w:r w:rsidRPr="0084716E">
        <w:rPr>
          <w:rFonts w:eastAsia="Times New Roman" w:cs="Times New Roman"/>
          <w:szCs w:val="22"/>
          <w:lang w:val="en-US" w:eastAsia="en-US"/>
        </w:rPr>
        <w:t xml:space="preserve"> y genera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movimiento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financiero</w:t>
      </w:r>
      <w:proofErr w:type="spellEnd"/>
      <w:r w:rsidRPr="0084716E">
        <w:rPr>
          <w:rFonts w:eastAsia="Times New Roman" w:cs="Times New Roman"/>
          <w:szCs w:val="22"/>
          <w:lang w:val="en-US" w:eastAsia="en-US"/>
        </w:rPr>
        <w:t xml:space="preserve"> individual con la </w:t>
      </w:r>
      <w:proofErr w:type="spellStart"/>
      <w:r w:rsidRPr="0084716E">
        <w:rPr>
          <w:rFonts w:eastAsia="Times New Roman" w:cs="Times New Roman"/>
          <w:szCs w:val="22"/>
          <w:lang w:val="en-US" w:eastAsia="en-US"/>
        </w:rPr>
        <w:t>información</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mínima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necesaria</w:t>
      </w:r>
      <w:proofErr w:type="spellEnd"/>
      <w:r w:rsidRPr="0084716E">
        <w:rPr>
          <w:rFonts w:eastAsia="Times New Roman" w:cs="Times New Roman"/>
          <w:szCs w:val="22"/>
          <w:lang w:val="en-US" w:eastAsia="en-US"/>
        </w:rPr>
        <w:t xml:space="preserve"> para </w:t>
      </w:r>
      <w:proofErr w:type="spellStart"/>
      <w:r w:rsidRPr="0084716E">
        <w:rPr>
          <w:rFonts w:eastAsia="Times New Roman" w:cs="Times New Roman"/>
          <w:szCs w:val="22"/>
          <w:lang w:val="en-US" w:eastAsia="en-US"/>
        </w:rPr>
        <w:t>reflejar</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egreso</w:t>
      </w:r>
      <w:proofErr w:type="spellEnd"/>
      <w:r w:rsidRPr="0084716E">
        <w:rPr>
          <w:rFonts w:eastAsia="Times New Roman" w:cs="Times New Roman"/>
          <w:szCs w:val="22"/>
          <w:lang w:val="en-US" w:eastAsia="en-US"/>
        </w:rPr>
        <w:t xml:space="preserve">. Si la </w:t>
      </w:r>
      <w:proofErr w:type="spellStart"/>
      <w:r w:rsidRPr="0084716E">
        <w:rPr>
          <w:rFonts w:eastAsia="Times New Roman" w:cs="Times New Roman"/>
          <w:szCs w:val="22"/>
          <w:lang w:val="en-US" w:eastAsia="en-US"/>
        </w:rPr>
        <w:t>obligación</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ya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fue</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pagada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monto</w:t>
      </w:r>
      <w:proofErr w:type="spellEnd"/>
      <w:r w:rsidRPr="0084716E">
        <w:rPr>
          <w:rFonts w:eastAsia="Times New Roman" w:cs="Times New Roman"/>
          <w:szCs w:val="22"/>
          <w:lang w:val="en-US" w:eastAsia="en-US"/>
        </w:rPr>
        <w:t xml:space="preserve"> no coincide con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líquido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vigente</w:t>
      </w:r>
      <w:proofErr w:type="spellEnd"/>
      <w:r w:rsidRPr="0084716E">
        <w:rPr>
          <w:rFonts w:eastAsia="Times New Roman" w:cs="Times New Roman"/>
          <w:szCs w:val="22"/>
          <w:lang w:val="en-US" w:eastAsia="en-US"/>
        </w:rPr>
        <w:t xml:space="preserve"> o </w:t>
      </w:r>
      <w:proofErr w:type="spellStart"/>
      <w:r w:rsidRPr="0084716E">
        <w:rPr>
          <w:rFonts w:eastAsia="Times New Roman" w:cs="Times New Roman"/>
          <w:szCs w:val="22"/>
          <w:lang w:val="en-US" w:eastAsia="en-US"/>
        </w:rPr>
        <w:t>falta</w:t>
      </w:r>
      <w:proofErr w:type="spellEnd"/>
      <w:r w:rsidRPr="0084716E">
        <w:rPr>
          <w:rFonts w:eastAsia="Times New Roman" w:cs="Times New Roman"/>
          <w:szCs w:val="22"/>
          <w:lang w:val="en-US" w:eastAsia="en-US"/>
        </w:rPr>
        <w:t xml:space="preserve"> un </w:t>
      </w:r>
      <w:proofErr w:type="spellStart"/>
      <w:r w:rsidRPr="0084716E">
        <w:rPr>
          <w:rFonts w:eastAsia="Times New Roman" w:cs="Times New Roman"/>
          <w:szCs w:val="22"/>
          <w:lang w:val="en-US" w:eastAsia="en-US"/>
        </w:rPr>
        <w:t>respaldo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requerido</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el</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sistema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bloquea</w:t>
      </w:r>
      <w:proofErr w:type="spellEnd"/>
      <w:r w:rsidRPr="0084716E">
        <w:rPr>
          <w:rFonts w:eastAsia="Times New Roman" w:cs="Times New Roman"/>
          <w:szCs w:val="22"/>
          <w:lang w:val="en-US" w:eastAsia="en-US"/>
        </w:rPr>
        <w:t xml:space="preserve"> la </w:t>
      </w:r>
      <w:proofErr w:type="spellStart"/>
      <w:r w:rsidRPr="0084716E">
        <w:rPr>
          <w:rFonts w:eastAsia="Times New Roman" w:cs="Times New Roman"/>
          <w:szCs w:val="22"/>
          <w:lang w:val="en-US" w:eastAsia="en-US"/>
        </w:rPr>
        <w:t>confirmación</w:t>
      </w:r>
      <w:proofErr w:type="spellEnd"/>
      <w:r w:rsidRPr="0084716E">
        <w:rPr>
          <w:rFonts w:eastAsia="Times New Roman" w:cs="Times New Roman"/>
          <w:szCs w:val="22"/>
          <w:lang w:val="en-US" w:eastAsia="en-US"/>
        </w:rPr>
        <w:t xml:space="preserve"> y </w:t>
      </w:r>
      <w:proofErr w:type="spellStart"/>
      <w:r w:rsidRPr="0084716E">
        <w:rPr>
          <w:rFonts w:eastAsia="Times New Roman" w:cs="Times New Roman"/>
          <w:szCs w:val="22"/>
          <w:lang w:val="en-US" w:eastAsia="en-US"/>
        </w:rPr>
        <w:t>mantiene</w:t>
      </w:r>
      <w:proofErr w:type="spellEnd"/>
      <w:r w:rsidRPr="0084716E">
        <w:rPr>
          <w:rFonts w:eastAsia="Times New Roman" w:cs="Times New Roman"/>
          <w:szCs w:val="22"/>
          <w:lang w:val="en-US" w:eastAsia="en-US"/>
        </w:rPr>
        <w:t xml:space="preserve"> la </w:t>
      </w:r>
      <w:proofErr w:type="spellStart"/>
      <w:r w:rsidRPr="0084716E">
        <w:rPr>
          <w:rFonts w:eastAsia="Times New Roman" w:cs="Times New Roman"/>
          <w:szCs w:val="22"/>
          <w:lang w:val="en-US" w:eastAsia="en-US"/>
        </w:rPr>
        <w:t>boleta</w:t>
      </w:r>
      <w:proofErr w:type="spellEnd"/>
      <w:r w:rsidRPr="0084716E">
        <w:rPr>
          <w:rFonts w:eastAsia="Times New Roman" w:cs="Times New Roman"/>
          <w:szCs w:val="22"/>
          <w:lang w:val="en-US" w:eastAsia="en-US"/>
        </w:rPr>
        <w:t xml:space="preserve"> </w:t>
      </w:r>
      <w:proofErr w:type="spellStart"/>
      <w:r w:rsidRPr="0084716E">
        <w:rPr>
          <w:rFonts w:eastAsia="Times New Roman" w:cs="Times New Roman"/>
          <w:szCs w:val="22"/>
          <w:lang w:val="en-US" w:eastAsia="en-US"/>
        </w:rPr>
        <w:t>pendiente</w:t>
      </w:r>
      <w:proofErr w:type="spellEnd"/>
      <w:r w:rsidRPr="0084716E">
        <w:rPr>
          <w:rFonts w:eastAsia="Times New Roman" w:cs="Times New Roman"/>
          <w:szCs w:val="22"/>
          <w:lang w:val="en-US" w:eastAsia="en-US"/>
        </w:rPr>
        <w:t xml:space="preserve"> de </w:t>
      </w:r>
      <w:proofErr w:type="spellStart"/>
      <w:r w:rsidRPr="0084716E">
        <w:rPr>
          <w:rFonts w:eastAsia="Times New Roman" w:cs="Times New Roman"/>
          <w:szCs w:val="22"/>
          <w:lang w:val="en-US" w:eastAsia="en-US"/>
        </w:rPr>
        <w:t>pago</w:t>
      </w:r>
      <w:proofErr w:type="spellEnd"/>
      <w:r w:rsidRPr="0084716E">
        <w:rPr>
          <w:rFonts w:eastAsia="Times New Roman" w:cs="Times New Roman"/>
          <w:szCs w:val="22"/>
          <w:lang w:val="en-US" w:eastAsia="en-US"/>
        </w:rPr>
        <w:t>.</w:t>
      </w:r>
    </w:p>
    <w:p w14:paraId="5A972A17" w14:textId="77777777" w:rsidR="007D6E97" w:rsidRDefault="007D6E97">
      <w:pPr>
        <w:spacing w:line="360" w:lineRule="auto"/>
        <w:jc w:val="both"/>
        <w:rPr>
          <w:rFonts w:eastAsia="Times New Roman" w:cs="Times New Roman"/>
        </w:rPr>
      </w:pPr>
    </w:p>
    <w:p w14:paraId="74369562" w14:textId="77777777" w:rsidR="007D6E97" w:rsidRDefault="007D6E97" w:rsidP="0033483F">
      <w:pPr>
        <w:pStyle w:val="Descripcin"/>
      </w:pPr>
    </w:p>
    <w:p w14:paraId="421FC109" w14:textId="344C7710" w:rsidR="005A76AF" w:rsidRPr="005A76AF" w:rsidRDefault="005A76AF" w:rsidP="005A76AF">
      <w:pPr>
        <w:pStyle w:val="Descripcin"/>
      </w:pPr>
      <w:bookmarkStart w:id="107" w:name="_heading=h.gwdywu3gre4m" w:colFirst="0" w:colLast="0"/>
      <w:bookmarkStart w:id="108" w:name="_Toc242050316"/>
      <w:bookmarkEnd w:id="107"/>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w:t>
      </w:r>
      <w:r w:rsidR="000462BE">
        <w:fldChar w:fldCharType="end"/>
      </w:r>
      <w:r>
        <w:t xml:space="preserve"> </w:t>
      </w:r>
      <w:r w:rsidRPr="002008AC">
        <w:t>“DS-CU</w:t>
      </w:r>
      <w:r w:rsidR="000E56DB">
        <w:t>89</w:t>
      </w:r>
      <w:r w:rsidRPr="002008AC">
        <w:t xml:space="preserve"> - </w:t>
      </w:r>
      <w:r w:rsidR="000E56DB" w:rsidRPr="000E56DB">
        <w:t>Pagando honorarios</w:t>
      </w:r>
      <w:r w:rsidRPr="002008AC">
        <w:t>”.</w:t>
      </w:r>
      <w:bookmarkEnd w:id="108"/>
    </w:p>
    <w:p w14:paraId="28B73965" w14:textId="415BAEBC" w:rsidR="005677CE" w:rsidRDefault="005677CE" w:rsidP="00653E5D">
      <w:pPr>
        <w:pStyle w:val="Descripcin"/>
        <w:jc w:val="left"/>
      </w:pPr>
    </w:p>
    <w:p w14:paraId="475AD1C9" w14:textId="1A3B6DFB" w:rsidR="007D6E97" w:rsidRDefault="00EE0C32">
      <w:pPr>
        <w:spacing w:after="200" w:line="360" w:lineRule="auto"/>
        <w:jc w:val="center"/>
        <w:rPr>
          <w:rFonts w:eastAsia="Times New Roman" w:cs="Times New Roman"/>
        </w:rPr>
      </w:pPr>
      <w:r>
        <w:drawing>
          <wp:inline distT="0" distB="0" distL="0" distR="0" wp14:anchorId="63246EA7" wp14:editId="3BD9C8FE">
            <wp:extent cx="5971540" cy="2820035"/>
            <wp:effectExtent l="0" t="0" r="0" b="0"/>
            <wp:docPr id="726724931" name="Imagen 4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4931" name="Imagen 42" descr="Imagen que contiene Interfaz de usuario gráfica&#10;&#10;Descripción generada automáticament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1540" cy="2820035"/>
                    </a:xfrm>
                    <a:prstGeom prst="rect">
                      <a:avLst/>
                    </a:prstGeom>
                    <a:noFill/>
                    <a:ln>
                      <a:noFill/>
                    </a:ln>
                  </pic:spPr>
                </pic:pic>
              </a:graphicData>
            </a:graphic>
          </wp:inline>
        </w:drawing>
      </w:r>
    </w:p>
    <w:p w14:paraId="022EE5DD" w14:textId="77777777" w:rsidR="007D6E97" w:rsidRDefault="000479C4" w:rsidP="006736A3">
      <w:pPr>
        <w:pStyle w:val="Cita"/>
        <w:rPr>
          <w:rFonts w:eastAsia="Times New Roman" w:cs="Times New Roman"/>
        </w:rPr>
      </w:pPr>
      <w:r>
        <w:t xml:space="preserve">Fuente: </w:t>
      </w:r>
      <w:r>
        <w:rPr>
          <w:rFonts w:eastAsia="Times New Roman" w:cs="Times New Roman"/>
          <w:szCs w:val="18"/>
        </w:rPr>
        <w:t>Elaborado por los estudiantes de acuerdo con el proyecto.</w:t>
      </w:r>
    </w:p>
    <w:p w14:paraId="5C34FA98" w14:textId="77777777" w:rsidR="007D6E97" w:rsidRDefault="007D6E97">
      <w:pPr>
        <w:spacing w:after="200" w:line="360" w:lineRule="auto"/>
        <w:rPr>
          <w:rFonts w:eastAsia="Times New Roman" w:cs="Times New Roman"/>
          <w:color w:val="000000"/>
          <w:sz w:val="18"/>
          <w:szCs w:val="18"/>
        </w:rPr>
      </w:pPr>
    </w:p>
    <w:p w14:paraId="0351CCD8" w14:textId="6E1F9853" w:rsidR="00E46CE8" w:rsidRPr="00432645" w:rsidRDefault="00E46CE8" w:rsidP="00E46CE8">
      <w:pPr>
        <w:pStyle w:val="Ttulo2"/>
        <w:rPr>
          <w:rFonts w:eastAsia="Times New Roman" w:cs="Times New Roman"/>
        </w:rPr>
      </w:pPr>
      <w:bookmarkStart w:id="109" w:name="_Toc242051043"/>
      <w:r w:rsidRPr="00432645">
        <w:rPr>
          <w:rFonts w:eastAsia="Times New Roman" w:cs="Times New Roman"/>
        </w:rPr>
        <w:t>CU</w:t>
      </w:r>
      <w:r w:rsidR="00A768E7">
        <w:rPr>
          <w:rFonts w:eastAsia="Times New Roman" w:cs="Times New Roman"/>
        </w:rPr>
        <w:t>90</w:t>
      </w:r>
      <w:r w:rsidRPr="00432645">
        <w:rPr>
          <w:rFonts w:eastAsia="Times New Roman" w:cs="Times New Roman"/>
        </w:rPr>
        <w:t xml:space="preserve"> - </w:t>
      </w:r>
      <w:r w:rsidR="00A768E7" w:rsidRPr="00A768E7">
        <w:t>Anulando pago de honorarios</w:t>
      </w:r>
      <w:bookmarkEnd w:id="109"/>
    </w:p>
    <w:p w14:paraId="29902DFC" w14:textId="77777777" w:rsidR="007D6E97" w:rsidRDefault="007D6E97">
      <w:pPr>
        <w:spacing w:line="360" w:lineRule="auto"/>
        <w:rPr>
          <w:rFonts w:eastAsia="Times New Roman" w:cs="Times New Roman"/>
        </w:rPr>
      </w:pPr>
    </w:p>
    <w:p w14:paraId="20E682F0" w14:textId="2CDCE5A8" w:rsidR="007D6E97" w:rsidRPr="00A12EDD" w:rsidRDefault="00A12EDD">
      <w:pPr>
        <w:spacing w:line="360" w:lineRule="auto"/>
        <w:jc w:val="both"/>
        <w:rPr>
          <w:rFonts w:eastAsia="Times New Roman" w:cs="Times New Roman"/>
          <w:szCs w:val="22"/>
          <w:lang w:val="en-US" w:eastAsia="en-US"/>
        </w:rPr>
      </w:pPr>
      <w:r w:rsidRPr="00A12EDD">
        <w:rPr>
          <w:rFonts w:eastAsia="Times New Roman" w:cs="Times New Roman"/>
          <w:szCs w:val="22"/>
          <w:lang w:val="en-US" w:eastAsia="en-US"/>
        </w:rPr>
        <w:t xml:space="preserve">En la </w:t>
      </w:r>
      <w:proofErr w:type="spellStart"/>
      <w:r w:rsidRPr="00A12EDD">
        <w:rPr>
          <w:rFonts w:eastAsia="Times New Roman" w:cs="Times New Roman"/>
          <w:szCs w:val="22"/>
          <w:lang w:val="en-US" w:eastAsia="en-US"/>
        </w:rPr>
        <w:t>Figura</w:t>
      </w:r>
      <w:proofErr w:type="spellEnd"/>
      <w:r w:rsidRPr="00A12EDD">
        <w:rPr>
          <w:rFonts w:eastAsia="Times New Roman" w:cs="Times New Roman"/>
          <w:szCs w:val="22"/>
          <w:lang w:val="en-US" w:eastAsia="en-US"/>
        </w:rPr>
        <w:t xml:space="preserve"> 6.4 se </w:t>
      </w:r>
      <w:proofErr w:type="spellStart"/>
      <w:r w:rsidRPr="00A12EDD">
        <w:rPr>
          <w:rFonts w:eastAsia="Times New Roman" w:cs="Times New Roman"/>
          <w:szCs w:val="22"/>
          <w:lang w:val="en-US" w:eastAsia="en-US"/>
        </w:rPr>
        <w:t>puede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visualizar</w:t>
      </w:r>
      <w:proofErr w:type="spellEnd"/>
      <w:r w:rsidRPr="00A12EDD">
        <w:rPr>
          <w:rFonts w:eastAsia="Times New Roman" w:cs="Times New Roman"/>
          <w:szCs w:val="22"/>
          <w:lang w:val="en-US" w:eastAsia="en-US"/>
        </w:rPr>
        <w:t xml:space="preserve"> que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usuario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selecciona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pago</w:t>
      </w:r>
      <w:proofErr w:type="spellEnd"/>
      <w:r w:rsidRPr="00A12EDD">
        <w:rPr>
          <w:rFonts w:eastAsia="Times New Roman" w:cs="Times New Roman"/>
          <w:szCs w:val="22"/>
          <w:lang w:val="en-US" w:eastAsia="en-US"/>
        </w:rPr>
        <w:t xml:space="preserve"> de </w:t>
      </w:r>
      <w:proofErr w:type="spellStart"/>
      <w:r w:rsidRPr="00A12EDD">
        <w:rPr>
          <w:rFonts w:eastAsia="Times New Roman" w:cs="Times New Roman"/>
          <w:szCs w:val="22"/>
          <w:lang w:val="en-US" w:eastAsia="en-US"/>
        </w:rPr>
        <w:t>Honorarios</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confirmado</w:t>
      </w:r>
      <w:proofErr w:type="spellEnd"/>
      <w:r w:rsidRPr="00A12EDD">
        <w:rPr>
          <w:rFonts w:eastAsia="Times New Roman" w:cs="Times New Roman"/>
          <w:szCs w:val="22"/>
          <w:lang w:val="en-US" w:eastAsia="en-US"/>
        </w:rPr>
        <w:t xml:space="preserve"> que </w:t>
      </w:r>
      <w:proofErr w:type="spellStart"/>
      <w:r w:rsidRPr="00A12EDD">
        <w:rPr>
          <w:rFonts w:eastAsia="Times New Roman" w:cs="Times New Roman"/>
          <w:szCs w:val="22"/>
          <w:lang w:val="en-US" w:eastAsia="en-US"/>
        </w:rPr>
        <w:t>requiere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corrección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solicita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su</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anulación</w:t>
      </w:r>
      <w:proofErr w:type="spellEnd"/>
      <w:r w:rsidRPr="00A12EDD">
        <w:rPr>
          <w:rFonts w:eastAsia="Times New Roman" w:cs="Times New Roman"/>
          <w:szCs w:val="22"/>
          <w:lang w:val="en-US" w:eastAsia="en-US"/>
        </w:rPr>
        <w:t xml:space="preserve"> e </w:t>
      </w:r>
      <w:proofErr w:type="spellStart"/>
      <w:r w:rsidRPr="00A12EDD">
        <w:rPr>
          <w:rFonts w:eastAsia="Times New Roman" w:cs="Times New Roman"/>
          <w:szCs w:val="22"/>
          <w:lang w:val="en-US" w:eastAsia="en-US"/>
        </w:rPr>
        <w:t>ingresa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motivo</w:t>
      </w:r>
      <w:proofErr w:type="spellEnd"/>
      <w:r w:rsidRPr="00A12EDD">
        <w:rPr>
          <w:rFonts w:eastAsia="Times New Roman" w:cs="Times New Roman"/>
          <w:szCs w:val="22"/>
          <w:lang w:val="en-US" w:eastAsia="en-US"/>
        </w:rPr>
        <w:t xml:space="preserve">. El </w:t>
      </w:r>
      <w:proofErr w:type="spellStart"/>
      <w:r w:rsidRPr="00A12EDD">
        <w:rPr>
          <w:rFonts w:eastAsia="Times New Roman" w:cs="Times New Roman"/>
          <w:szCs w:val="22"/>
          <w:lang w:val="en-US" w:eastAsia="en-US"/>
        </w:rPr>
        <w:t>sistema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valida</w:t>
      </w:r>
      <w:proofErr w:type="spellEnd"/>
      <w:r w:rsidRPr="00A12EDD">
        <w:rPr>
          <w:rFonts w:eastAsia="Times New Roman" w:cs="Times New Roman"/>
          <w:szCs w:val="22"/>
          <w:lang w:val="en-US" w:eastAsia="en-US"/>
        </w:rPr>
        <w:t xml:space="preserve"> que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registro</w:t>
      </w:r>
      <w:proofErr w:type="spellEnd"/>
      <w:r w:rsidRPr="00A12EDD">
        <w:rPr>
          <w:rFonts w:eastAsia="Times New Roman" w:cs="Times New Roman"/>
          <w:szCs w:val="22"/>
          <w:lang w:val="en-US" w:eastAsia="en-US"/>
        </w:rPr>
        <w:t xml:space="preserve"> se </w:t>
      </w:r>
      <w:proofErr w:type="spellStart"/>
      <w:r w:rsidRPr="00A12EDD">
        <w:rPr>
          <w:rFonts w:eastAsia="Times New Roman" w:cs="Times New Roman"/>
          <w:szCs w:val="22"/>
          <w:lang w:val="en-US" w:eastAsia="en-US"/>
        </w:rPr>
        <w:t>encuentre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en</w:t>
      </w:r>
      <w:proofErr w:type="spellEnd"/>
      <w:r w:rsidRPr="00A12EDD">
        <w:rPr>
          <w:rFonts w:eastAsia="Times New Roman" w:cs="Times New Roman"/>
          <w:szCs w:val="22"/>
          <w:lang w:val="en-US" w:eastAsia="en-US"/>
        </w:rPr>
        <w:t xml:space="preserve"> un </w:t>
      </w:r>
      <w:proofErr w:type="spellStart"/>
      <w:r w:rsidRPr="00A12EDD">
        <w:rPr>
          <w:rFonts w:eastAsia="Times New Roman" w:cs="Times New Roman"/>
          <w:szCs w:val="22"/>
          <w:lang w:val="en-US" w:eastAsia="en-US"/>
        </w:rPr>
        <w:t>estado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anulable</w:t>
      </w:r>
      <w:proofErr w:type="spellEnd"/>
      <w:r w:rsidRPr="00A12EDD">
        <w:rPr>
          <w:rFonts w:eastAsia="Times New Roman" w:cs="Times New Roman"/>
          <w:szCs w:val="22"/>
          <w:lang w:val="en-US" w:eastAsia="en-US"/>
        </w:rPr>
        <w:t xml:space="preserve"> y que la </w:t>
      </w:r>
      <w:proofErr w:type="spellStart"/>
      <w:r w:rsidRPr="00A12EDD">
        <w:rPr>
          <w:rFonts w:eastAsia="Times New Roman" w:cs="Times New Roman"/>
          <w:szCs w:val="22"/>
          <w:lang w:val="en-US" w:eastAsia="en-US"/>
        </w:rPr>
        <w:t>corrección</w:t>
      </w:r>
      <w:proofErr w:type="spellEnd"/>
      <w:r w:rsidRPr="00A12EDD">
        <w:rPr>
          <w:rFonts w:eastAsia="Times New Roman" w:cs="Times New Roman"/>
          <w:szCs w:val="22"/>
          <w:lang w:val="en-US" w:eastAsia="en-US"/>
        </w:rPr>
        <w:t xml:space="preserve"> no </w:t>
      </w:r>
      <w:proofErr w:type="spellStart"/>
      <w:r w:rsidRPr="00A12EDD">
        <w:rPr>
          <w:rFonts w:eastAsia="Times New Roman" w:cs="Times New Roman"/>
          <w:szCs w:val="22"/>
          <w:lang w:val="en-US" w:eastAsia="en-US"/>
        </w:rPr>
        <w:t>implique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una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devolución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económica</w:t>
      </w:r>
      <w:proofErr w:type="spellEnd"/>
      <w:r w:rsidRPr="00A12EDD">
        <w:rPr>
          <w:rFonts w:eastAsia="Times New Roman" w:cs="Times New Roman"/>
          <w:szCs w:val="22"/>
          <w:lang w:val="en-US" w:eastAsia="en-US"/>
        </w:rPr>
        <w:t xml:space="preserve"> real. El </w:t>
      </w:r>
      <w:proofErr w:type="spellStart"/>
      <w:r w:rsidRPr="00A12EDD">
        <w:rPr>
          <w:rFonts w:eastAsia="Times New Roman" w:cs="Times New Roman"/>
          <w:szCs w:val="22"/>
          <w:lang w:val="en-US" w:eastAsia="en-US"/>
        </w:rPr>
        <w:t>usuario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confirma</w:t>
      </w:r>
      <w:proofErr w:type="spellEnd"/>
      <w:r w:rsidRPr="00A12EDD">
        <w:rPr>
          <w:rFonts w:eastAsia="Times New Roman" w:cs="Times New Roman"/>
          <w:szCs w:val="22"/>
          <w:lang w:val="en-US" w:eastAsia="en-US"/>
        </w:rPr>
        <w:t xml:space="preserve"> la </w:t>
      </w:r>
      <w:proofErr w:type="spellStart"/>
      <w:r w:rsidRPr="00A12EDD">
        <w:rPr>
          <w:rFonts w:eastAsia="Times New Roman" w:cs="Times New Roman"/>
          <w:szCs w:val="22"/>
          <w:lang w:val="en-US" w:eastAsia="en-US"/>
        </w:rPr>
        <w:t>anulación</w:t>
      </w:r>
      <w:proofErr w:type="spellEnd"/>
      <w:r w:rsidRPr="00A12EDD">
        <w:rPr>
          <w:rFonts w:eastAsia="Times New Roman" w:cs="Times New Roman"/>
          <w:szCs w:val="22"/>
          <w:lang w:val="en-US" w:eastAsia="en-US"/>
        </w:rPr>
        <w:t xml:space="preserve">. El </w:t>
      </w:r>
      <w:proofErr w:type="spellStart"/>
      <w:r w:rsidRPr="00A12EDD">
        <w:rPr>
          <w:rFonts w:eastAsia="Times New Roman" w:cs="Times New Roman"/>
          <w:szCs w:val="22"/>
          <w:lang w:val="en-US" w:eastAsia="en-US"/>
        </w:rPr>
        <w:t>sistema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conserva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intacto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pago</w:t>
      </w:r>
      <w:proofErr w:type="spellEnd"/>
      <w:r w:rsidRPr="00A12EDD">
        <w:rPr>
          <w:rFonts w:eastAsia="Times New Roman" w:cs="Times New Roman"/>
          <w:szCs w:val="22"/>
          <w:lang w:val="en-US" w:eastAsia="en-US"/>
        </w:rPr>
        <w:t xml:space="preserve"> original, </w:t>
      </w:r>
      <w:proofErr w:type="spellStart"/>
      <w:r w:rsidRPr="00A12EDD">
        <w:rPr>
          <w:rFonts w:eastAsia="Times New Roman" w:cs="Times New Roman"/>
          <w:szCs w:val="22"/>
          <w:lang w:val="en-US" w:eastAsia="en-US"/>
        </w:rPr>
        <w:t>crea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registro</w:t>
      </w:r>
      <w:proofErr w:type="spellEnd"/>
      <w:r w:rsidRPr="00A12EDD">
        <w:rPr>
          <w:rFonts w:eastAsia="Times New Roman" w:cs="Times New Roman"/>
          <w:szCs w:val="22"/>
          <w:lang w:val="en-US" w:eastAsia="en-US"/>
        </w:rPr>
        <w:t xml:space="preserve"> de </w:t>
      </w:r>
      <w:proofErr w:type="spellStart"/>
      <w:r w:rsidRPr="00A12EDD">
        <w:rPr>
          <w:rFonts w:eastAsia="Times New Roman" w:cs="Times New Roman"/>
          <w:szCs w:val="22"/>
          <w:lang w:val="en-US" w:eastAsia="en-US"/>
        </w:rPr>
        <w:t>anulación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actualiza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estado</w:t>
      </w:r>
      <w:proofErr w:type="spellEnd"/>
      <w:r w:rsidRPr="00A12EDD">
        <w:rPr>
          <w:rFonts w:eastAsia="Times New Roman" w:cs="Times New Roman"/>
          <w:szCs w:val="22"/>
          <w:lang w:val="en-US" w:eastAsia="en-US"/>
        </w:rPr>
        <w:t xml:space="preserve"> de la </w:t>
      </w:r>
      <w:proofErr w:type="spellStart"/>
      <w:r w:rsidRPr="00A12EDD">
        <w:rPr>
          <w:rFonts w:eastAsia="Times New Roman" w:cs="Times New Roman"/>
          <w:szCs w:val="22"/>
          <w:lang w:val="en-US" w:eastAsia="en-US"/>
        </w:rPr>
        <w:t>obligación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cuando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corresponda</w:t>
      </w:r>
      <w:proofErr w:type="spellEnd"/>
      <w:r w:rsidRPr="00A12EDD">
        <w:rPr>
          <w:rFonts w:eastAsia="Times New Roman" w:cs="Times New Roman"/>
          <w:szCs w:val="22"/>
          <w:lang w:val="en-US" w:eastAsia="en-US"/>
        </w:rPr>
        <w:t xml:space="preserve"> y </w:t>
      </w:r>
      <w:proofErr w:type="spellStart"/>
      <w:r w:rsidRPr="00A12EDD">
        <w:rPr>
          <w:rFonts w:eastAsia="Times New Roman" w:cs="Times New Roman"/>
          <w:szCs w:val="22"/>
          <w:lang w:val="en-US" w:eastAsia="en-US"/>
        </w:rPr>
        <w:t>registra</w:t>
      </w:r>
      <w:proofErr w:type="spellEnd"/>
      <w:r w:rsidRPr="00A12EDD">
        <w:rPr>
          <w:rFonts w:eastAsia="Times New Roman" w:cs="Times New Roman"/>
          <w:szCs w:val="22"/>
          <w:lang w:val="en-US" w:eastAsia="en-US"/>
        </w:rPr>
        <w:t xml:space="preserve"> la </w:t>
      </w:r>
      <w:proofErr w:type="spellStart"/>
      <w:r w:rsidRPr="00A12EDD">
        <w:rPr>
          <w:rFonts w:eastAsia="Times New Roman" w:cs="Times New Roman"/>
          <w:szCs w:val="22"/>
          <w:lang w:val="en-US" w:eastAsia="en-US"/>
        </w:rPr>
        <w:t>trazabilidad</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financiera</w:t>
      </w:r>
      <w:proofErr w:type="spellEnd"/>
      <w:r w:rsidRPr="00A12EDD">
        <w:rPr>
          <w:rFonts w:eastAsia="Times New Roman" w:cs="Times New Roman"/>
          <w:szCs w:val="22"/>
          <w:lang w:val="en-US" w:eastAsia="en-US"/>
        </w:rPr>
        <w:t xml:space="preserve"> de la </w:t>
      </w:r>
      <w:proofErr w:type="spellStart"/>
      <w:r w:rsidRPr="00A12EDD">
        <w:rPr>
          <w:rFonts w:eastAsia="Times New Roman" w:cs="Times New Roman"/>
          <w:szCs w:val="22"/>
          <w:lang w:val="en-US" w:eastAsia="en-US"/>
        </w:rPr>
        <w:t>corrección</w:t>
      </w:r>
      <w:proofErr w:type="spellEnd"/>
      <w:r w:rsidRPr="00A12EDD">
        <w:rPr>
          <w:rFonts w:eastAsia="Times New Roman" w:cs="Times New Roman"/>
          <w:szCs w:val="22"/>
          <w:lang w:val="en-US" w:eastAsia="en-US"/>
        </w:rPr>
        <w:t xml:space="preserve"> sin </w:t>
      </w:r>
      <w:proofErr w:type="spellStart"/>
      <w:r w:rsidRPr="00A12EDD">
        <w:rPr>
          <w:rFonts w:eastAsia="Times New Roman" w:cs="Times New Roman"/>
          <w:szCs w:val="22"/>
          <w:lang w:val="en-US" w:eastAsia="en-US"/>
        </w:rPr>
        <w:t>generar</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una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devolución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económica</w:t>
      </w:r>
      <w:proofErr w:type="spellEnd"/>
      <w:r w:rsidRPr="00A12EDD">
        <w:rPr>
          <w:rFonts w:eastAsia="Times New Roman" w:cs="Times New Roman"/>
          <w:szCs w:val="22"/>
          <w:lang w:val="en-US" w:eastAsia="en-US"/>
        </w:rPr>
        <w:t xml:space="preserve">. Si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estado</w:t>
      </w:r>
      <w:proofErr w:type="spellEnd"/>
      <w:r w:rsidRPr="00A12EDD">
        <w:rPr>
          <w:rFonts w:eastAsia="Times New Roman" w:cs="Times New Roman"/>
          <w:szCs w:val="22"/>
          <w:lang w:val="en-US" w:eastAsia="en-US"/>
        </w:rPr>
        <w:t xml:space="preserve"> del </w:t>
      </w:r>
      <w:proofErr w:type="spellStart"/>
      <w:r w:rsidRPr="00A12EDD">
        <w:rPr>
          <w:rFonts w:eastAsia="Times New Roman" w:cs="Times New Roman"/>
          <w:szCs w:val="22"/>
          <w:lang w:val="en-US" w:eastAsia="en-US"/>
        </w:rPr>
        <w:t>pago</w:t>
      </w:r>
      <w:proofErr w:type="spellEnd"/>
      <w:r w:rsidRPr="00A12EDD">
        <w:rPr>
          <w:rFonts w:eastAsia="Times New Roman" w:cs="Times New Roman"/>
          <w:szCs w:val="22"/>
          <w:lang w:val="en-US" w:eastAsia="en-US"/>
        </w:rPr>
        <w:t xml:space="preserve"> no </w:t>
      </w:r>
      <w:proofErr w:type="spellStart"/>
      <w:r w:rsidRPr="00A12EDD">
        <w:rPr>
          <w:rFonts w:eastAsia="Times New Roman" w:cs="Times New Roman"/>
          <w:szCs w:val="22"/>
          <w:lang w:val="en-US" w:eastAsia="en-US"/>
        </w:rPr>
        <w:t>permite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anularlo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o</w:t>
      </w:r>
      <w:proofErr w:type="spellEnd"/>
      <w:r w:rsidRPr="00A12EDD">
        <w:rPr>
          <w:rFonts w:eastAsia="Times New Roman" w:cs="Times New Roman"/>
          <w:szCs w:val="22"/>
          <w:lang w:val="en-US" w:eastAsia="en-US"/>
        </w:rPr>
        <w:t xml:space="preserve"> la </w:t>
      </w:r>
      <w:proofErr w:type="spellStart"/>
      <w:r w:rsidRPr="00A12EDD">
        <w:rPr>
          <w:rFonts w:eastAsia="Times New Roman" w:cs="Times New Roman"/>
          <w:szCs w:val="22"/>
          <w:lang w:val="en-US" w:eastAsia="en-US"/>
        </w:rPr>
        <w:t>corrección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requiere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deshacer</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económicamente</w:t>
      </w:r>
      <w:proofErr w:type="spellEnd"/>
      <w:r w:rsidRPr="00A12EDD">
        <w:rPr>
          <w:rFonts w:eastAsia="Times New Roman" w:cs="Times New Roman"/>
          <w:szCs w:val="22"/>
          <w:lang w:val="en-US" w:eastAsia="en-US"/>
        </w:rPr>
        <w:t xml:space="preserve"> un </w:t>
      </w:r>
      <w:proofErr w:type="spellStart"/>
      <w:r w:rsidRPr="00A12EDD">
        <w:rPr>
          <w:rFonts w:eastAsia="Times New Roman" w:cs="Times New Roman"/>
          <w:szCs w:val="22"/>
          <w:lang w:val="en-US" w:eastAsia="en-US"/>
        </w:rPr>
        <w:t>pago</w:t>
      </w:r>
      <w:proofErr w:type="spellEnd"/>
      <w:r w:rsidRPr="00A12EDD">
        <w:rPr>
          <w:rFonts w:eastAsia="Times New Roman" w:cs="Times New Roman"/>
          <w:szCs w:val="22"/>
          <w:lang w:val="en-US" w:eastAsia="en-US"/>
        </w:rPr>
        <w:t xml:space="preserve"> real, </w:t>
      </w:r>
      <w:proofErr w:type="spellStart"/>
      <w:r w:rsidRPr="00A12EDD">
        <w:rPr>
          <w:rFonts w:eastAsia="Times New Roman" w:cs="Times New Roman"/>
          <w:szCs w:val="22"/>
          <w:lang w:val="en-US" w:eastAsia="en-US"/>
        </w:rPr>
        <w:t>el</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sistema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bloquea</w:t>
      </w:r>
      <w:proofErr w:type="spellEnd"/>
      <w:r w:rsidRPr="00A12EDD">
        <w:rPr>
          <w:rFonts w:eastAsia="Times New Roman" w:cs="Times New Roman"/>
          <w:szCs w:val="22"/>
          <w:lang w:val="en-US" w:eastAsia="en-US"/>
        </w:rPr>
        <w:t xml:space="preserve"> la </w:t>
      </w:r>
      <w:proofErr w:type="spellStart"/>
      <w:r w:rsidRPr="00A12EDD">
        <w:rPr>
          <w:rFonts w:eastAsia="Times New Roman" w:cs="Times New Roman"/>
          <w:szCs w:val="22"/>
          <w:lang w:val="en-US" w:eastAsia="en-US"/>
        </w:rPr>
        <w:t>anulación</w:t>
      </w:r>
      <w:proofErr w:type="spellEnd"/>
      <w:r w:rsidRPr="00A12EDD">
        <w:rPr>
          <w:rFonts w:eastAsia="Times New Roman" w:cs="Times New Roman"/>
          <w:szCs w:val="22"/>
          <w:lang w:val="en-US" w:eastAsia="en-US"/>
        </w:rPr>
        <w:t xml:space="preserve"> e </w:t>
      </w:r>
      <w:proofErr w:type="spellStart"/>
      <w:r w:rsidRPr="00A12EDD">
        <w:rPr>
          <w:rFonts w:eastAsia="Times New Roman" w:cs="Times New Roman"/>
          <w:szCs w:val="22"/>
          <w:lang w:val="en-US" w:eastAsia="en-US"/>
        </w:rPr>
        <w:t>informa</w:t>
      </w:r>
      <w:proofErr w:type="spellEnd"/>
      <w:r w:rsidRPr="00A12EDD">
        <w:rPr>
          <w:rFonts w:eastAsia="Times New Roman" w:cs="Times New Roman"/>
          <w:szCs w:val="22"/>
          <w:lang w:val="en-US" w:eastAsia="en-US"/>
        </w:rPr>
        <w:t xml:space="preserve"> que </w:t>
      </w:r>
      <w:proofErr w:type="spellStart"/>
      <w:r w:rsidRPr="00A12EDD">
        <w:rPr>
          <w:rFonts w:eastAsia="Times New Roman" w:cs="Times New Roman"/>
          <w:szCs w:val="22"/>
          <w:lang w:val="en-US" w:eastAsia="en-US"/>
        </w:rPr>
        <w:t>debe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utilizarse</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una</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reversión</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cuando</w:t>
      </w:r>
      <w:proofErr w:type="spellEnd"/>
      <w:r w:rsidRPr="00A12EDD">
        <w:rPr>
          <w:rFonts w:eastAsia="Times New Roman" w:cs="Times New Roman"/>
          <w:szCs w:val="22"/>
          <w:lang w:val="en-US" w:eastAsia="en-US"/>
        </w:rPr>
        <w:t xml:space="preserve"> </w:t>
      </w:r>
      <w:proofErr w:type="spellStart"/>
      <w:r w:rsidRPr="00A12EDD">
        <w:rPr>
          <w:rFonts w:eastAsia="Times New Roman" w:cs="Times New Roman"/>
          <w:szCs w:val="22"/>
          <w:lang w:val="en-US" w:eastAsia="en-US"/>
        </w:rPr>
        <w:t>corresponda</w:t>
      </w:r>
      <w:proofErr w:type="spellEnd"/>
      <w:r w:rsidRPr="00A12EDD">
        <w:rPr>
          <w:rFonts w:eastAsia="Times New Roman" w:cs="Times New Roman"/>
          <w:szCs w:val="22"/>
          <w:lang w:val="en-US" w:eastAsia="en-US"/>
        </w:rPr>
        <w:t>.</w:t>
      </w:r>
    </w:p>
    <w:p w14:paraId="463A076E" w14:textId="77777777" w:rsidR="007D6E97" w:rsidRDefault="007D6E97">
      <w:pPr>
        <w:spacing w:line="360" w:lineRule="auto"/>
        <w:jc w:val="both"/>
        <w:rPr>
          <w:rFonts w:eastAsia="Times New Roman" w:cs="Times New Roman"/>
        </w:rPr>
      </w:pPr>
    </w:p>
    <w:p w14:paraId="3B3BE36C" w14:textId="1DD46EBB" w:rsidR="007D6E97" w:rsidRPr="0033483F" w:rsidRDefault="000479C4" w:rsidP="0033483F">
      <w:pPr>
        <w:pStyle w:val="Descripcin"/>
      </w:pPr>
      <w:bookmarkStart w:id="110" w:name="_heading=h.wh6ohocgcjdu" w:colFirst="0" w:colLast="0"/>
      <w:bookmarkStart w:id="111" w:name="_Toc242050317"/>
      <w:bookmarkEnd w:id="110"/>
      <w:r w:rsidRPr="0033483F">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4</w:t>
      </w:r>
      <w:r w:rsidR="000462BE">
        <w:fldChar w:fldCharType="end"/>
      </w:r>
      <w:r w:rsidRPr="0033483F">
        <w:t xml:space="preserve"> “DS-CU</w:t>
      </w:r>
      <w:r w:rsidR="00C34F2E">
        <w:t>90</w:t>
      </w:r>
      <w:r w:rsidRPr="0033483F">
        <w:t xml:space="preserve"> - </w:t>
      </w:r>
      <w:r w:rsidR="00C34F2E" w:rsidRPr="00C34F2E">
        <w:t>Anulando pago de honorarios</w:t>
      </w:r>
      <w:r w:rsidRPr="0033483F">
        <w:t>”.</w:t>
      </w:r>
      <w:bookmarkEnd w:id="111"/>
    </w:p>
    <w:p w14:paraId="0390859F" w14:textId="7B530D46" w:rsidR="007D6E97" w:rsidRDefault="001316F0">
      <w:pPr>
        <w:pBdr>
          <w:top w:val="nil"/>
          <w:left w:val="nil"/>
          <w:bottom w:val="nil"/>
          <w:right w:val="nil"/>
          <w:between w:val="nil"/>
        </w:pBdr>
        <w:spacing w:after="200" w:line="360" w:lineRule="auto"/>
        <w:jc w:val="center"/>
        <w:rPr>
          <w:rFonts w:eastAsia="Times New Roman" w:cs="Times New Roman"/>
          <w:color w:val="000000"/>
          <w:sz w:val="18"/>
          <w:szCs w:val="18"/>
        </w:rPr>
      </w:pPr>
      <w:r>
        <w:drawing>
          <wp:inline distT="0" distB="0" distL="0" distR="0" wp14:anchorId="26162CED" wp14:editId="0C5A71DF">
            <wp:extent cx="5971540" cy="3006725"/>
            <wp:effectExtent l="0" t="0" r="0" b="3175"/>
            <wp:docPr id="1864833924" name="Imagen 44"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33924" name="Imagen 44" descr="Interfaz de usuario gráfica&#10;&#10;Descripción generada automáticamente con confianza baj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1540" cy="3006725"/>
                    </a:xfrm>
                    <a:prstGeom prst="rect">
                      <a:avLst/>
                    </a:prstGeom>
                    <a:noFill/>
                    <a:ln>
                      <a:noFill/>
                    </a:ln>
                  </pic:spPr>
                </pic:pic>
              </a:graphicData>
            </a:graphic>
          </wp:inline>
        </w:drawing>
      </w:r>
    </w:p>
    <w:p w14:paraId="5A62E101" w14:textId="77777777" w:rsidR="007D6E97" w:rsidRDefault="000479C4" w:rsidP="006736A3">
      <w:pPr>
        <w:pStyle w:val="Cita"/>
        <w:rPr>
          <w:rFonts w:eastAsia="Times New Roman" w:cs="Times New Roman"/>
          <w:i w:val="0"/>
          <w:color w:val="000000"/>
          <w:szCs w:val="18"/>
        </w:rPr>
      </w:pPr>
      <w:r>
        <w:t xml:space="preserve">Fuente: Elaborado por los estudiantes de acuerdo con el </w:t>
      </w:r>
      <w:r>
        <w:rPr>
          <w:rFonts w:eastAsia="Times New Roman" w:cs="Times New Roman"/>
          <w:color w:val="000000"/>
          <w:szCs w:val="18"/>
        </w:rPr>
        <w:t>proyecto.</w:t>
      </w:r>
    </w:p>
    <w:p w14:paraId="1E5EBEB4" w14:textId="77777777" w:rsidR="007D6E97" w:rsidRDefault="007D6E97">
      <w:pPr>
        <w:spacing w:after="200" w:line="360" w:lineRule="auto"/>
        <w:rPr>
          <w:rFonts w:eastAsia="Times New Roman" w:cs="Times New Roman"/>
          <w:i/>
          <w:iCs/>
          <w:color w:val="000000"/>
          <w:sz w:val="18"/>
          <w:szCs w:val="18"/>
        </w:rPr>
      </w:pPr>
    </w:p>
    <w:p w14:paraId="71FC9B4C" w14:textId="3A49F7E2" w:rsidR="00E46CE8" w:rsidRPr="00432645" w:rsidRDefault="00E46CE8" w:rsidP="00E46CE8">
      <w:pPr>
        <w:pStyle w:val="Ttulo2"/>
        <w:rPr>
          <w:rFonts w:eastAsia="Times New Roman" w:cs="Times New Roman"/>
        </w:rPr>
      </w:pPr>
      <w:bookmarkStart w:id="112" w:name="_Toc242051044"/>
      <w:r w:rsidRPr="00432645">
        <w:rPr>
          <w:rFonts w:eastAsia="Times New Roman" w:cs="Times New Roman"/>
        </w:rPr>
        <w:t>CU</w:t>
      </w:r>
      <w:r w:rsidR="00AE0718">
        <w:rPr>
          <w:rFonts w:eastAsia="Times New Roman" w:cs="Times New Roman"/>
        </w:rPr>
        <w:t>91</w:t>
      </w:r>
      <w:r w:rsidRPr="00432645">
        <w:rPr>
          <w:rFonts w:eastAsia="Times New Roman" w:cs="Times New Roman"/>
        </w:rPr>
        <w:t xml:space="preserve"> - </w:t>
      </w:r>
      <w:r w:rsidR="00AE0718" w:rsidRPr="00AE0718">
        <w:t>Revirtiendo pago de honorarios</w:t>
      </w:r>
      <w:bookmarkEnd w:id="112"/>
    </w:p>
    <w:p w14:paraId="2EDD8588" w14:textId="77777777" w:rsidR="007D6E97" w:rsidRDefault="007D6E97">
      <w:pPr>
        <w:spacing w:line="360" w:lineRule="auto"/>
        <w:rPr>
          <w:rFonts w:eastAsia="Times New Roman" w:cs="Times New Roman"/>
        </w:rPr>
      </w:pPr>
    </w:p>
    <w:p w14:paraId="40877C75" w14:textId="77777777" w:rsidR="00502FDF" w:rsidRPr="00502FDF" w:rsidRDefault="00502FDF" w:rsidP="00502FDF">
      <w:pPr>
        <w:spacing w:line="360" w:lineRule="auto"/>
        <w:jc w:val="both"/>
        <w:rPr>
          <w:rFonts w:eastAsia="Times New Roman" w:cs="Times New Roman"/>
          <w:szCs w:val="22"/>
          <w:lang w:val="en-US" w:eastAsia="en-US"/>
        </w:rPr>
      </w:pPr>
      <w:r w:rsidRPr="00502FDF">
        <w:rPr>
          <w:rFonts w:eastAsia="Times New Roman" w:cs="Times New Roman"/>
          <w:szCs w:val="22"/>
          <w:lang w:val="en-US" w:eastAsia="en-US"/>
        </w:rPr>
        <w:t xml:space="preserve">En la </w:t>
      </w:r>
      <w:proofErr w:type="spellStart"/>
      <w:r w:rsidRPr="00502FDF">
        <w:rPr>
          <w:rFonts w:eastAsia="Times New Roman" w:cs="Times New Roman"/>
          <w:szCs w:val="22"/>
          <w:lang w:val="en-US" w:eastAsia="en-US"/>
        </w:rPr>
        <w:t>Figura</w:t>
      </w:r>
      <w:proofErr w:type="spellEnd"/>
      <w:r w:rsidRPr="00502FDF">
        <w:rPr>
          <w:rFonts w:eastAsia="Times New Roman" w:cs="Times New Roman"/>
          <w:szCs w:val="22"/>
          <w:lang w:val="en-US" w:eastAsia="en-US"/>
        </w:rPr>
        <w:t xml:space="preserve"> 6.5 se </w:t>
      </w:r>
      <w:proofErr w:type="spellStart"/>
      <w:r w:rsidRPr="00502FDF">
        <w:rPr>
          <w:rFonts w:eastAsia="Times New Roman" w:cs="Times New Roman"/>
          <w:szCs w:val="22"/>
          <w:lang w:val="en-US" w:eastAsia="en-US"/>
        </w:rPr>
        <w:t>puede</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visualizar</w:t>
      </w:r>
      <w:proofErr w:type="spellEnd"/>
      <w:r w:rsidRPr="00502FDF">
        <w:rPr>
          <w:rFonts w:eastAsia="Times New Roman" w:cs="Times New Roman"/>
          <w:szCs w:val="22"/>
          <w:lang w:val="en-US" w:eastAsia="en-US"/>
        </w:rPr>
        <w:t xml:space="preserve"> que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usuario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selecciona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pago</w:t>
      </w:r>
      <w:proofErr w:type="spellEnd"/>
      <w:r w:rsidRPr="00502FDF">
        <w:rPr>
          <w:rFonts w:eastAsia="Times New Roman" w:cs="Times New Roman"/>
          <w:szCs w:val="22"/>
          <w:lang w:val="en-US" w:eastAsia="en-US"/>
        </w:rPr>
        <w:t xml:space="preserve"> de </w:t>
      </w:r>
      <w:proofErr w:type="spellStart"/>
      <w:r w:rsidRPr="00502FDF">
        <w:rPr>
          <w:rFonts w:eastAsia="Times New Roman" w:cs="Times New Roman"/>
          <w:szCs w:val="22"/>
          <w:lang w:val="en-US" w:eastAsia="en-US"/>
        </w:rPr>
        <w:t>Honorarios</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confirmado</w:t>
      </w:r>
      <w:proofErr w:type="spellEnd"/>
      <w:r w:rsidRPr="00502FDF">
        <w:rPr>
          <w:rFonts w:eastAsia="Times New Roman" w:cs="Times New Roman"/>
          <w:szCs w:val="22"/>
          <w:lang w:val="en-US" w:eastAsia="en-US"/>
        </w:rPr>
        <w:t xml:space="preserve">, indica </w:t>
      </w:r>
      <w:proofErr w:type="spellStart"/>
      <w:r w:rsidRPr="00502FDF">
        <w:rPr>
          <w:rFonts w:eastAsia="Times New Roman" w:cs="Times New Roman"/>
          <w:szCs w:val="22"/>
          <w:lang w:val="en-US" w:eastAsia="en-US"/>
        </w:rPr>
        <w:t>si</w:t>
      </w:r>
      <w:proofErr w:type="spellEnd"/>
      <w:r w:rsidRPr="00502FDF">
        <w:rPr>
          <w:rFonts w:eastAsia="Times New Roman" w:cs="Times New Roman"/>
          <w:szCs w:val="22"/>
          <w:lang w:val="en-US" w:eastAsia="en-US"/>
        </w:rPr>
        <w:t xml:space="preserve"> la </w:t>
      </w:r>
      <w:proofErr w:type="spellStart"/>
      <w:r w:rsidRPr="00502FDF">
        <w:rPr>
          <w:rFonts w:eastAsia="Times New Roman" w:cs="Times New Roman"/>
          <w:szCs w:val="22"/>
          <w:lang w:val="en-US" w:eastAsia="en-US"/>
        </w:rPr>
        <w:t>reversión</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será</w:t>
      </w:r>
      <w:proofErr w:type="spellEnd"/>
      <w:r w:rsidRPr="00502FDF">
        <w:rPr>
          <w:rFonts w:eastAsia="Times New Roman" w:cs="Times New Roman"/>
          <w:szCs w:val="22"/>
          <w:lang w:val="en-US" w:eastAsia="en-US"/>
        </w:rPr>
        <w:t xml:space="preserve"> total o </w:t>
      </w:r>
      <w:proofErr w:type="spellStart"/>
      <w:r w:rsidRPr="00502FDF">
        <w:rPr>
          <w:rFonts w:eastAsia="Times New Roman" w:cs="Times New Roman"/>
          <w:szCs w:val="22"/>
          <w:lang w:val="en-US" w:eastAsia="en-US"/>
        </w:rPr>
        <w:t>parcial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ingresa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monto</w:t>
      </w:r>
      <w:proofErr w:type="spellEnd"/>
      <w:r w:rsidRPr="00502FDF">
        <w:rPr>
          <w:rFonts w:eastAsia="Times New Roman" w:cs="Times New Roman"/>
          <w:szCs w:val="22"/>
          <w:lang w:val="en-US" w:eastAsia="en-US"/>
        </w:rPr>
        <w:t xml:space="preserve"> a </w:t>
      </w:r>
      <w:proofErr w:type="spellStart"/>
      <w:r w:rsidRPr="00502FDF">
        <w:rPr>
          <w:rFonts w:eastAsia="Times New Roman" w:cs="Times New Roman"/>
          <w:szCs w:val="22"/>
          <w:lang w:val="en-US" w:eastAsia="en-US"/>
        </w:rPr>
        <w:t>revertir</w:t>
      </w:r>
      <w:proofErr w:type="spellEnd"/>
      <w:r w:rsidRPr="00502FDF">
        <w:rPr>
          <w:rFonts w:eastAsia="Times New Roman" w:cs="Times New Roman"/>
          <w:szCs w:val="22"/>
          <w:lang w:val="en-US" w:eastAsia="en-US"/>
        </w:rPr>
        <w:t xml:space="preserve"> y </w:t>
      </w:r>
      <w:proofErr w:type="spellStart"/>
      <w:r w:rsidRPr="00502FDF">
        <w:rPr>
          <w:rFonts w:eastAsia="Times New Roman" w:cs="Times New Roman"/>
          <w:szCs w:val="22"/>
          <w:lang w:val="en-US" w:eastAsia="en-US"/>
        </w:rPr>
        <w:t>registra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motivo</w:t>
      </w:r>
      <w:proofErr w:type="spellEnd"/>
      <w:r w:rsidRPr="00502FDF">
        <w:rPr>
          <w:rFonts w:eastAsia="Times New Roman" w:cs="Times New Roman"/>
          <w:szCs w:val="22"/>
          <w:lang w:val="en-US" w:eastAsia="en-US"/>
        </w:rPr>
        <w:t xml:space="preserve">. El </w:t>
      </w:r>
      <w:proofErr w:type="spellStart"/>
      <w:r w:rsidRPr="00502FDF">
        <w:rPr>
          <w:rFonts w:eastAsia="Times New Roman" w:cs="Times New Roman"/>
          <w:szCs w:val="22"/>
          <w:lang w:val="en-US" w:eastAsia="en-US"/>
        </w:rPr>
        <w:t>sistema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valida</w:t>
      </w:r>
      <w:proofErr w:type="spellEnd"/>
      <w:r w:rsidRPr="00502FDF">
        <w:rPr>
          <w:rFonts w:eastAsia="Times New Roman" w:cs="Times New Roman"/>
          <w:szCs w:val="22"/>
          <w:lang w:val="en-US" w:eastAsia="en-US"/>
        </w:rPr>
        <w:t xml:space="preserve"> que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pago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admita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reversión</w:t>
      </w:r>
      <w:proofErr w:type="spellEnd"/>
      <w:r w:rsidRPr="00502FDF">
        <w:rPr>
          <w:rFonts w:eastAsia="Times New Roman" w:cs="Times New Roman"/>
          <w:szCs w:val="22"/>
          <w:lang w:val="en-US" w:eastAsia="en-US"/>
        </w:rPr>
        <w:t xml:space="preserve">, que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monto</w:t>
      </w:r>
      <w:proofErr w:type="spellEnd"/>
      <w:r w:rsidRPr="00502FDF">
        <w:rPr>
          <w:rFonts w:eastAsia="Times New Roman" w:cs="Times New Roman"/>
          <w:szCs w:val="22"/>
          <w:lang w:val="en-US" w:eastAsia="en-US"/>
        </w:rPr>
        <w:t xml:space="preserve"> sea mayor que cero y que no </w:t>
      </w:r>
      <w:proofErr w:type="spellStart"/>
      <w:r w:rsidRPr="00502FDF">
        <w:rPr>
          <w:rFonts w:eastAsia="Times New Roman" w:cs="Times New Roman"/>
          <w:szCs w:val="22"/>
          <w:lang w:val="en-US" w:eastAsia="en-US"/>
        </w:rPr>
        <w:t>exceda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monto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económicamente</w:t>
      </w:r>
      <w:proofErr w:type="spellEnd"/>
      <w:r w:rsidRPr="00502FDF">
        <w:rPr>
          <w:rFonts w:eastAsia="Times New Roman" w:cs="Times New Roman"/>
          <w:szCs w:val="22"/>
          <w:lang w:val="en-US" w:eastAsia="en-US"/>
        </w:rPr>
        <w:t xml:space="preserve"> reversible del </w:t>
      </w:r>
      <w:proofErr w:type="spellStart"/>
      <w:r w:rsidRPr="00502FDF">
        <w:rPr>
          <w:rFonts w:eastAsia="Times New Roman" w:cs="Times New Roman"/>
          <w:szCs w:val="22"/>
          <w:lang w:val="en-US" w:eastAsia="en-US"/>
        </w:rPr>
        <w:t>pago</w:t>
      </w:r>
      <w:proofErr w:type="spellEnd"/>
      <w:r w:rsidRPr="00502FDF">
        <w:rPr>
          <w:rFonts w:eastAsia="Times New Roman" w:cs="Times New Roman"/>
          <w:szCs w:val="22"/>
          <w:lang w:val="en-US" w:eastAsia="en-US"/>
        </w:rPr>
        <w:t xml:space="preserve"> original. El </w:t>
      </w:r>
      <w:proofErr w:type="spellStart"/>
      <w:r w:rsidRPr="00502FDF">
        <w:rPr>
          <w:rFonts w:eastAsia="Times New Roman" w:cs="Times New Roman"/>
          <w:szCs w:val="22"/>
          <w:lang w:val="en-US" w:eastAsia="en-US"/>
        </w:rPr>
        <w:t>usuario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confirma</w:t>
      </w:r>
      <w:proofErr w:type="spellEnd"/>
      <w:r w:rsidRPr="00502FDF">
        <w:rPr>
          <w:rFonts w:eastAsia="Times New Roman" w:cs="Times New Roman"/>
          <w:szCs w:val="22"/>
          <w:lang w:val="en-US" w:eastAsia="en-US"/>
        </w:rPr>
        <w:t xml:space="preserve"> la </w:t>
      </w:r>
      <w:proofErr w:type="spellStart"/>
      <w:r w:rsidRPr="00502FDF">
        <w:rPr>
          <w:rFonts w:eastAsia="Times New Roman" w:cs="Times New Roman"/>
          <w:szCs w:val="22"/>
          <w:lang w:val="en-US" w:eastAsia="en-US"/>
        </w:rPr>
        <w:t>reversión</w:t>
      </w:r>
      <w:proofErr w:type="spellEnd"/>
      <w:r w:rsidRPr="00502FDF">
        <w:rPr>
          <w:rFonts w:eastAsia="Times New Roman" w:cs="Times New Roman"/>
          <w:szCs w:val="22"/>
          <w:lang w:val="en-US" w:eastAsia="en-US"/>
        </w:rPr>
        <w:t xml:space="preserve">. El </w:t>
      </w:r>
      <w:proofErr w:type="spellStart"/>
      <w:r w:rsidRPr="00502FDF">
        <w:rPr>
          <w:rFonts w:eastAsia="Times New Roman" w:cs="Times New Roman"/>
          <w:szCs w:val="22"/>
          <w:lang w:val="en-US" w:eastAsia="en-US"/>
        </w:rPr>
        <w:t>sistema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conserva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intacto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pago</w:t>
      </w:r>
      <w:proofErr w:type="spellEnd"/>
      <w:r w:rsidRPr="00502FDF">
        <w:rPr>
          <w:rFonts w:eastAsia="Times New Roman" w:cs="Times New Roman"/>
          <w:szCs w:val="22"/>
          <w:lang w:val="en-US" w:eastAsia="en-US"/>
        </w:rPr>
        <w:t xml:space="preserve"> original, </w:t>
      </w:r>
      <w:proofErr w:type="spellStart"/>
      <w:r w:rsidRPr="00502FDF">
        <w:rPr>
          <w:rFonts w:eastAsia="Times New Roman" w:cs="Times New Roman"/>
          <w:szCs w:val="22"/>
          <w:lang w:val="en-US" w:eastAsia="en-US"/>
        </w:rPr>
        <w:t>crea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registro</w:t>
      </w:r>
      <w:proofErr w:type="spellEnd"/>
      <w:r w:rsidRPr="00502FDF">
        <w:rPr>
          <w:rFonts w:eastAsia="Times New Roman" w:cs="Times New Roman"/>
          <w:szCs w:val="22"/>
          <w:lang w:val="en-US" w:eastAsia="en-US"/>
        </w:rPr>
        <w:t xml:space="preserve"> de </w:t>
      </w:r>
      <w:proofErr w:type="spellStart"/>
      <w:r w:rsidRPr="00502FDF">
        <w:rPr>
          <w:rFonts w:eastAsia="Times New Roman" w:cs="Times New Roman"/>
          <w:szCs w:val="22"/>
          <w:lang w:val="en-US" w:eastAsia="en-US"/>
        </w:rPr>
        <w:t>reversión</w:t>
      </w:r>
      <w:proofErr w:type="spellEnd"/>
      <w:r w:rsidRPr="00502FDF">
        <w:rPr>
          <w:rFonts w:eastAsia="Times New Roman" w:cs="Times New Roman"/>
          <w:szCs w:val="22"/>
          <w:lang w:val="en-US" w:eastAsia="en-US"/>
        </w:rPr>
        <w:t xml:space="preserve"> con </w:t>
      </w:r>
      <w:proofErr w:type="spellStart"/>
      <w:r w:rsidRPr="00502FDF">
        <w:rPr>
          <w:rFonts w:eastAsia="Times New Roman" w:cs="Times New Roman"/>
          <w:szCs w:val="22"/>
          <w:lang w:val="en-US" w:eastAsia="en-US"/>
        </w:rPr>
        <w:t>su</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monto</w:t>
      </w:r>
      <w:proofErr w:type="spellEnd"/>
      <w:r w:rsidRPr="00502FDF">
        <w:rPr>
          <w:rFonts w:eastAsia="Times New Roman" w:cs="Times New Roman"/>
          <w:szCs w:val="22"/>
          <w:lang w:val="en-US" w:eastAsia="en-US"/>
        </w:rPr>
        <w:t xml:space="preserve"> y </w:t>
      </w:r>
      <w:proofErr w:type="spellStart"/>
      <w:r w:rsidRPr="00502FDF">
        <w:rPr>
          <w:rFonts w:eastAsia="Times New Roman" w:cs="Times New Roman"/>
          <w:szCs w:val="22"/>
          <w:lang w:val="en-US" w:eastAsia="en-US"/>
        </w:rPr>
        <w:t>motivo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actualiza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estado</w:t>
      </w:r>
      <w:proofErr w:type="spellEnd"/>
      <w:r w:rsidRPr="00502FDF">
        <w:rPr>
          <w:rFonts w:eastAsia="Times New Roman" w:cs="Times New Roman"/>
          <w:szCs w:val="22"/>
          <w:lang w:val="en-US" w:eastAsia="en-US"/>
        </w:rPr>
        <w:t xml:space="preserve"> o </w:t>
      </w:r>
      <w:proofErr w:type="spellStart"/>
      <w:r w:rsidRPr="00502FDF">
        <w:rPr>
          <w:rFonts w:eastAsia="Times New Roman" w:cs="Times New Roman"/>
          <w:szCs w:val="22"/>
          <w:lang w:val="en-US" w:eastAsia="en-US"/>
        </w:rPr>
        <w:t>saldo</w:t>
      </w:r>
      <w:proofErr w:type="spellEnd"/>
      <w:r w:rsidRPr="00502FDF">
        <w:rPr>
          <w:rFonts w:eastAsia="Times New Roman" w:cs="Times New Roman"/>
          <w:szCs w:val="22"/>
          <w:lang w:val="en-US" w:eastAsia="en-US"/>
        </w:rPr>
        <w:t xml:space="preserve"> de la </w:t>
      </w:r>
      <w:proofErr w:type="spellStart"/>
      <w:r w:rsidRPr="00502FDF">
        <w:rPr>
          <w:rFonts w:eastAsia="Times New Roman" w:cs="Times New Roman"/>
          <w:szCs w:val="22"/>
          <w:lang w:val="en-US" w:eastAsia="en-US"/>
        </w:rPr>
        <w:t>obligación</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cuando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corresponda</w:t>
      </w:r>
      <w:proofErr w:type="spellEnd"/>
      <w:r w:rsidRPr="00502FDF">
        <w:rPr>
          <w:rFonts w:eastAsia="Times New Roman" w:cs="Times New Roman"/>
          <w:szCs w:val="22"/>
          <w:lang w:val="en-US" w:eastAsia="en-US"/>
        </w:rPr>
        <w:t xml:space="preserve"> y genera la </w:t>
      </w:r>
      <w:proofErr w:type="spellStart"/>
      <w:r w:rsidRPr="00502FDF">
        <w:rPr>
          <w:rFonts w:eastAsia="Times New Roman" w:cs="Times New Roman"/>
          <w:szCs w:val="22"/>
          <w:lang w:val="en-US" w:eastAsia="en-US"/>
        </w:rPr>
        <w:t>trazabilidad</w:t>
      </w:r>
      <w:proofErr w:type="spellEnd"/>
      <w:r w:rsidRPr="00502FDF">
        <w:rPr>
          <w:rFonts w:eastAsia="Times New Roman" w:cs="Times New Roman"/>
          <w:szCs w:val="22"/>
          <w:lang w:val="en-US" w:eastAsia="en-US"/>
        </w:rPr>
        <w:t xml:space="preserve"> y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movimiento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financiero</w:t>
      </w:r>
      <w:proofErr w:type="spellEnd"/>
      <w:r w:rsidRPr="00502FDF">
        <w:rPr>
          <w:rFonts w:eastAsia="Times New Roman" w:cs="Times New Roman"/>
          <w:szCs w:val="22"/>
          <w:lang w:val="en-US" w:eastAsia="en-US"/>
        </w:rPr>
        <w:t xml:space="preserve"> de </w:t>
      </w:r>
      <w:proofErr w:type="spellStart"/>
      <w:r w:rsidRPr="00502FDF">
        <w:rPr>
          <w:rFonts w:eastAsia="Times New Roman" w:cs="Times New Roman"/>
          <w:szCs w:val="22"/>
          <w:lang w:val="en-US" w:eastAsia="en-US"/>
        </w:rPr>
        <w:t>reversa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aplicable</w:t>
      </w:r>
      <w:proofErr w:type="spellEnd"/>
      <w:r w:rsidRPr="00502FDF">
        <w:rPr>
          <w:rFonts w:eastAsia="Times New Roman" w:cs="Times New Roman"/>
          <w:szCs w:val="22"/>
          <w:lang w:val="en-US" w:eastAsia="en-US"/>
        </w:rPr>
        <w:t xml:space="preserve">. Si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estado</w:t>
      </w:r>
      <w:proofErr w:type="spellEnd"/>
      <w:r w:rsidRPr="00502FDF">
        <w:rPr>
          <w:rFonts w:eastAsia="Times New Roman" w:cs="Times New Roman"/>
          <w:szCs w:val="22"/>
          <w:lang w:val="en-US" w:eastAsia="en-US"/>
        </w:rPr>
        <w:t xml:space="preserve"> del </w:t>
      </w:r>
      <w:proofErr w:type="spellStart"/>
      <w:r w:rsidRPr="00502FDF">
        <w:rPr>
          <w:rFonts w:eastAsia="Times New Roman" w:cs="Times New Roman"/>
          <w:szCs w:val="22"/>
          <w:lang w:val="en-US" w:eastAsia="en-US"/>
        </w:rPr>
        <w:t>pago</w:t>
      </w:r>
      <w:proofErr w:type="spellEnd"/>
      <w:r w:rsidRPr="00502FDF">
        <w:rPr>
          <w:rFonts w:eastAsia="Times New Roman" w:cs="Times New Roman"/>
          <w:szCs w:val="22"/>
          <w:lang w:val="en-US" w:eastAsia="en-US"/>
        </w:rPr>
        <w:t xml:space="preserve"> no </w:t>
      </w:r>
      <w:proofErr w:type="spellStart"/>
      <w:r w:rsidRPr="00502FDF">
        <w:rPr>
          <w:rFonts w:eastAsia="Times New Roman" w:cs="Times New Roman"/>
          <w:szCs w:val="22"/>
          <w:lang w:val="en-US" w:eastAsia="en-US"/>
        </w:rPr>
        <w:t>permite</w:t>
      </w:r>
      <w:proofErr w:type="spellEnd"/>
      <w:r w:rsidRPr="00502FDF">
        <w:rPr>
          <w:rFonts w:eastAsia="Times New Roman" w:cs="Times New Roman"/>
          <w:szCs w:val="22"/>
          <w:lang w:val="en-US" w:eastAsia="en-US"/>
        </w:rPr>
        <w:t xml:space="preserve"> la </w:t>
      </w:r>
      <w:proofErr w:type="spellStart"/>
      <w:r w:rsidRPr="00502FDF">
        <w:rPr>
          <w:rFonts w:eastAsia="Times New Roman" w:cs="Times New Roman"/>
          <w:szCs w:val="22"/>
          <w:lang w:val="en-US" w:eastAsia="en-US"/>
        </w:rPr>
        <w:t>reversión</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monto</w:t>
      </w:r>
      <w:proofErr w:type="spellEnd"/>
      <w:r w:rsidRPr="00502FDF">
        <w:rPr>
          <w:rFonts w:eastAsia="Times New Roman" w:cs="Times New Roman"/>
          <w:szCs w:val="22"/>
          <w:lang w:val="en-US" w:eastAsia="en-US"/>
        </w:rPr>
        <w:t xml:space="preserve"> es </w:t>
      </w:r>
      <w:proofErr w:type="spellStart"/>
      <w:r w:rsidRPr="00502FDF">
        <w:rPr>
          <w:rFonts w:eastAsia="Times New Roman" w:cs="Times New Roman"/>
          <w:szCs w:val="22"/>
          <w:lang w:val="en-US" w:eastAsia="en-US"/>
        </w:rPr>
        <w:t>igual</w:t>
      </w:r>
      <w:proofErr w:type="spellEnd"/>
      <w:r w:rsidRPr="00502FDF">
        <w:rPr>
          <w:rFonts w:eastAsia="Times New Roman" w:cs="Times New Roman"/>
          <w:szCs w:val="22"/>
          <w:lang w:val="en-US" w:eastAsia="en-US"/>
        </w:rPr>
        <w:t xml:space="preserve"> o </w:t>
      </w:r>
      <w:proofErr w:type="spellStart"/>
      <w:r w:rsidRPr="00502FDF">
        <w:rPr>
          <w:rFonts w:eastAsia="Times New Roman" w:cs="Times New Roman"/>
          <w:szCs w:val="22"/>
          <w:lang w:val="en-US" w:eastAsia="en-US"/>
        </w:rPr>
        <w:t>menor</w:t>
      </w:r>
      <w:proofErr w:type="spellEnd"/>
      <w:r w:rsidRPr="00502FDF">
        <w:rPr>
          <w:rFonts w:eastAsia="Times New Roman" w:cs="Times New Roman"/>
          <w:szCs w:val="22"/>
          <w:lang w:val="en-US" w:eastAsia="en-US"/>
        </w:rPr>
        <w:t xml:space="preserve"> que cero o </w:t>
      </w:r>
      <w:proofErr w:type="spellStart"/>
      <w:r w:rsidRPr="00502FDF">
        <w:rPr>
          <w:rFonts w:eastAsia="Times New Roman" w:cs="Times New Roman"/>
          <w:szCs w:val="22"/>
          <w:lang w:val="en-US" w:eastAsia="en-US"/>
        </w:rPr>
        <w:t>supera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monto</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económicamente</w:t>
      </w:r>
      <w:proofErr w:type="spellEnd"/>
      <w:r w:rsidRPr="00502FDF">
        <w:rPr>
          <w:rFonts w:eastAsia="Times New Roman" w:cs="Times New Roman"/>
          <w:szCs w:val="22"/>
          <w:lang w:val="en-US" w:eastAsia="en-US"/>
        </w:rPr>
        <w:t xml:space="preserve"> reversible, </w:t>
      </w:r>
      <w:proofErr w:type="spellStart"/>
      <w:r w:rsidRPr="00502FDF">
        <w:rPr>
          <w:rFonts w:eastAsia="Times New Roman" w:cs="Times New Roman"/>
          <w:szCs w:val="22"/>
          <w:lang w:val="en-US" w:eastAsia="en-US"/>
        </w:rPr>
        <w:t>el</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sistema</w:t>
      </w:r>
      <w:proofErr w:type="spellEnd"/>
      <w:r w:rsidRPr="00502FDF">
        <w:rPr>
          <w:rFonts w:eastAsia="Times New Roman" w:cs="Times New Roman"/>
          <w:szCs w:val="22"/>
          <w:lang w:val="en-US" w:eastAsia="en-US"/>
        </w:rPr>
        <w:t xml:space="preserve"> </w:t>
      </w:r>
      <w:proofErr w:type="spellStart"/>
      <w:r w:rsidRPr="00502FDF">
        <w:rPr>
          <w:rFonts w:eastAsia="Times New Roman" w:cs="Times New Roman"/>
          <w:szCs w:val="22"/>
          <w:lang w:val="en-US" w:eastAsia="en-US"/>
        </w:rPr>
        <w:t>bloquea</w:t>
      </w:r>
      <w:proofErr w:type="spellEnd"/>
      <w:r w:rsidRPr="00502FDF">
        <w:rPr>
          <w:rFonts w:eastAsia="Times New Roman" w:cs="Times New Roman"/>
          <w:szCs w:val="22"/>
          <w:lang w:val="en-US" w:eastAsia="en-US"/>
        </w:rPr>
        <w:t xml:space="preserve"> la </w:t>
      </w:r>
      <w:proofErr w:type="spellStart"/>
      <w:r w:rsidRPr="00502FDF">
        <w:rPr>
          <w:rFonts w:eastAsia="Times New Roman" w:cs="Times New Roman"/>
          <w:szCs w:val="22"/>
          <w:lang w:val="en-US" w:eastAsia="en-US"/>
        </w:rPr>
        <w:t>operación</w:t>
      </w:r>
      <w:proofErr w:type="spellEnd"/>
      <w:r w:rsidRPr="00502FDF">
        <w:rPr>
          <w:rFonts w:eastAsia="Times New Roman" w:cs="Times New Roman"/>
          <w:szCs w:val="22"/>
          <w:lang w:val="en-US" w:eastAsia="en-US"/>
        </w:rPr>
        <w:t xml:space="preserve"> e </w:t>
      </w:r>
      <w:proofErr w:type="spellStart"/>
      <w:r w:rsidRPr="00502FDF">
        <w:rPr>
          <w:rFonts w:eastAsia="Times New Roman" w:cs="Times New Roman"/>
          <w:szCs w:val="22"/>
          <w:lang w:val="en-US" w:eastAsia="en-US"/>
        </w:rPr>
        <w:t>informa</w:t>
      </w:r>
      <w:proofErr w:type="spellEnd"/>
      <w:r w:rsidRPr="00502FDF">
        <w:rPr>
          <w:rFonts w:eastAsia="Times New Roman" w:cs="Times New Roman"/>
          <w:szCs w:val="22"/>
          <w:lang w:val="en-US" w:eastAsia="en-US"/>
        </w:rPr>
        <w:t xml:space="preserve"> la causa.</w:t>
      </w:r>
    </w:p>
    <w:p w14:paraId="7670C569" w14:textId="77777777" w:rsidR="007D6E97" w:rsidRDefault="007D6E97">
      <w:pPr>
        <w:spacing w:after="200" w:line="360" w:lineRule="auto"/>
        <w:rPr>
          <w:rFonts w:eastAsia="Times New Roman" w:cs="Times New Roman"/>
        </w:rPr>
      </w:pPr>
    </w:p>
    <w:p w14:paraId="5F524122" w14:textId="4C29AF8E" w:rsidR="007D6E97" w:rsidRPr="0033483F" w:rsidRDefault="000479C4" w:rsidP="0033483F">
      <w:pPr>
        <w:pStyle w:val="Descripcin"/>
      </w:pPr>
      <w:bookmarkStart w:id="113" w:name="_heading=h.rl7ihyjrlf7" w:colFirst="0" w:colLast="0"/>
      <w:bookmarkStart w:id="114" w:name="_Toc242050318"/>
      <w:bookmarkEnd w:id="113"/>
      <w:r w:rsidRPr="0033483F">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5</w:t>
      </w:r>
      <w:r w:rsidR="000462BE">
        <w:fldChar w:fldCharType="end"/>
      </w:r>
      <w:r w:rsidRPr="0033483F">
        <w:t xml:space="preserve"> “DS-CU</w:t>
      </w:r>
      <w:r w:rsidR="00E95997">
        <w:t>91</w:t>
      </w:r>
      <w:r w:rsidRPr="0033483F">
        <w:t xml:space="preserve"> - </w:t>
      </w:r>
      <w:r w:rsidR="00E95997" w:rsidRPr="00E95997">
        <w:t>Revirtiendo pago de honorarios</w:t>
      </w:r>
      <w:r w:rsidRPr="0033483F">
        <w:t>”.</w:t>
      </w:r>
      <w:bookmarkEnd w:id="114"/>
    </w:p>
    <w:p w14:paraId="1BD469D6" w14:textId="668495EF" w:rsidR="004E6810" w:rsidRPr="004E6810" w:rsidRDefault="004E6810" w:rsidP="004E6810">
      <w:pPr>
        <w:spacing w:after="200" w:line="360" w:lineRule="auto"/>
        <w:jc w:val="center"/>
        <w:rPr>
          <w:rFonts w:eastAsia="Times New Roman" w:cs="Times New Roman"/>
        </w:rPr>
      </w:pPr>
      <w:r w:rsidRPr="004E6810">
        <w:rPr>
          <w:rFonts w:eastAsia="Times New Roman" w:cs="Times New Roman"/>
        </w:rPr>
        <w:drawing>
          <wp:inline distT="0" distB="0" distL="0" distR="0" wp14:anchorId="20F96CEC" wp14:editId="10FD2364">
            <wp:extent cx="5971540" cy="3615690"/>
            <wp:effectExtent l="0" t="0" r="0" b="3810"/>
            <wp:docPr id="1314236627" name="Imagen 46"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36627" name="Imagen 46" descr="Diagrama&#10;&#10;Descripción generada automáticamente con confianza medi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1540" cy="3615690"/>
                    </a:xfrm>
                    <a:prstGeom prst="rect">
                      <a:avLst/>
                    </a:prstGeom>
                    <a:noFill/>
                    <a:ln>
                      <a:noFill/>
                    </a:ln>
                  </pic:spPr>
                </pic:pic>
              </a:graphicData>
            </a:graphic>
          </wp:inline>
        </w:drawing>
      </w:r>
    </w:p>
    <w:p w14:paraId="71999615" w14:textId="68405795" w:rsidR="007D6E97" w:rsidRDefault="007D6E97">
      <w:pPr>
        <w:spacing w:after="200" w:line="360" w:lineRule="auto"/>
        <w:jc w:val="center"/>
        <w:rPr>
          <w:rFonts w:eastAsia="Times New Roman" w:cs="Times New Roman"/>
        </w:rPr>
      </w:pPr>
    </w:p>
    <w:p w14:paraId="2C1F9094" w14:textId="6CFA6315" w:rsidR="007D6E97" w:rsidRDefault="000479C4" w:rsidP="00386DBE">
      <w:pPr>
        <w:pStyle w:val="Cita"/>
        <w:rPr>
          <w:i w:val="0"/>
          <w:color w:val="000000"/>
        </w:rPr>
      </w:pPr>
      <w:r>
        <w:t>Fuente: Elaborado por los estudiantes de acuerdo con el proyecto.</w:t>
      </w:r>
    </w:p>
    <w:p w14:paraId="51FA3570" w14:textId="77777777" w:rsidR="007D6E97" w:rsidRDefault="007D6E97">
      <w:pPr>
        <w:spacing w:after="200" w:line="360" w:lineRule="auto"/>
        <w:rPr>
          <w:rFonts w:eastAsia="Times New Roman" w:cs="Times New Roman"/>
          <w:i/>
          <w:iCs/>
          <w:color w:val="000000"/>
          <w:sz w:val="18"/>
          <w:szCs w:val="18"/>
        </w:rPr>
      </w:pPr>
    </w:p>
    <w:p w14:paraId="41C357B8" w14:textId="26A450C2" w:rsidR="00E46CE8" w:rsidRPr="00432645" w:rsidRDefault="00E46CE8" w:rsidP="00E46CE8">
      <w:pPr>
        <w:pStyle w:val="Ttulo2"/>
        <w:rPr>
          <w:rFonts w:eastAsia="Times New Roman" w:cs="Times New Roman"/>
        </w:rPr>
      </w:pPr>
      <w:bookmarkStart w:id="115" w:name="_Toc242051045"/>
      <w:r w:rsidRPr="00432645">
        <w:rPr>
          <w:rFonts w:eastAsia="Times New Roman" w:cs="Times New Roman"/>
        </w:rPr>
        <w:t>CU</w:t>
      </w:r>
      <w:r w:rsidR="00A23939">
        <w:rPr>
          <w:rFonts w:eastAsia="Times New Roman" w:cs="Times New Roman"/>
        </w:rPr>
        <w:t>92</w:t>
      </w:r>
      <w:r w:rsidRPr="00432645">
        <w:rPr>
          <w:rFonts w:eastAsia="Times New Roman" w:cs="Times New Roman"/>
        </w:rPr>
        <w:t xml:space="preserve"> - </w:t>
      </w:r>
      <w:r w:rsidR="00A23939" w:rsidRPr="00A23939">
        <w:t>Registrando Empleado</w:t>
      </w:r>
      <w:bookmarkEnd w:id="115"/>
    </w:p>
    <w:p w14:paraId="415590FB" w14:textId="77777777" w:rsidR="007D6E97" w:rsidRDefault="007D6E97">
      <w:pPr>
        <w:spacing w:line="360" w:lineRule="auto"/>
        <w:jc w:val="both"/>
        <w:rPr>
          <w:rFonts w:eastAsia="Times New Roman" w:cs="Times New Roman"/>
        </w:rPr>
      </w:pPr>
    </w:p>
    <w:p w14:paraId="13B79644" w14:textId="77777777" w:rsidR="00321BE6" w:rsidRPr="00321BE6" w:rsidRDefault="00321BE6" w:rsidP="00321BE6">
      <w:pPr>
        <w:spacing w:line="360" w:lineRule="auto"/>
        <w:jc w:val="both"/>
        <w:rPr>
          <w:rFonts w:eastAsia="Times New Roman" w:cs="Times New Roman"/>
          <w:szCs w:val="22"/>
          <w:lang w:val="en-US" w:eastAsia="en-US"/>
        </w:rPr>
      </w:pPr>
      <w:r w:rsidRPr="00321BE6">
        <w:rPr>
          <w:rFonts w:eastAsia="Times New Roman" w:cs="Times New Roman"/>
          <w:szCs w:val="22"/>
          <w:lang w:val="en-US" w:eastAsia="en-US"/>
        </w:rPr>
        <w:t xml:space="preserve">En la </w:t>
      </w:r>
      <w:proofErr w:type="spellStart"/>
      <w:r w:rsidRPr="00321BE6">
        <w:rPr>
          <w:rFonts w:eastAsia="Times New Roman" w:cs="Times New Roman"/>
          <w:szCs w:val="22"/>
          <w:lang w:val="en-US" w:eastAsia="en-US"/>
        </w:rPr>
        <w:t>Figura</w:t>
      </w:r>
      <w:proofErr w:type="spellEnd"/>
      <w:r w:rsidRPr="00321BE6">
        <w:rPr>
          <w:rFonts w:eastAsia="Times New Roman" w:cs="Times New Roman"/>
          <w:szCs w:val="22"/>
          <w:lang w:val="en-US" w:eastAsia="en-US"/>
        </w:rPr>
        <w:t xml:space="preserve"> 6.6 se </w:t>
      </w:r>
      <w:proofErr w:type="spellStart"/>
      <w:r w:rsidRPr="00321BE6">
        <w:rPr>
          <w:rFonts w:eastAsia="Times New Roman" w:cs="Times New Roman"/>
          <w:szCs w:val="22"/>
          <w:lang w:val="en-US" w:eastAsia="en-US"/>
        </w:rPr>
        <w:t>puede</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visualizar</w:t>
      </w:r>
      <w:proofErr w:type="spellEnd"/>
      <w:r w:rsidRPr="00321BE6">
        <w:rPr>
          <w:rFonts w:eastAsia="Times New Roman" w:cs="Times New Roman"/>
          <w:szCs w:val="22"/>
          <w:lang w:val="en-US" w:eastAsia="en-US"/>
        </w:rPr>
        <w:t xml:space="preserve"> que </w:t>
      </w:r>
      <w:proofErr w:type="spellStart"/>
      <w:r w:rsidRPr="00321BE6">
        <w:rPr>
          <w:rFonts w:eastAsia="Times New Roman" w:cs="Times New Roman"/>
          <w:szCs w:val="22"/>
          <w:lang w:val="en-US" w:eastAsia="en-US"/>
        </w:rPr>
        <w:t>el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usuario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selecciona</w:t>
      </w:r>
      <w:proofErr w:type="spellEnd"/>
      <w:r w:rsidRPr="00321BE6">
        <w:rPr>
          <w:rFonts w:eastAsia="Times New Roman" w:cs="Times New Roman"/>
          <w:szCs w:val="22"/>
          <w:lang w:val="en-US" w:eastAsia="en-US"/>
        </w:rPr>
        <w:t xml:space="preserve"> la </w:t>
      </w:r>
      <w:proofErr w:type="spellStart"/>
      <w:r w:rsidRPr="00321BE6">
        <w:rPr>
          <w:rFonts w:eastAsia="Times New Roman" w:cs="Times New Roman"/>
          <w:szCs w:val="22"/>
          <w:lang w:val="en-US" w:eastAsia="en-US"/>
        </w:rPr>
        <w:t>opción</w:t>
      </w:r>
      <w:proofErr w:type="spellEnd"/>
      <w:r w:rsidRPr="00321BE6">
        <w:rPr>
          <w:rFonts w:eastAsia="Times New Roman" w:cs="Times New Roman"/>
          <w:szCs w:val="22"/>
          <w:lang w:val="en-US" w:eastAsia="en-US"/>
        </w:rPr>
        <w:t xml:space="preserve"> para registrar un nuevo </w:t>
      </w:r>
      <w:proofErr w:type="spellStart"/>
      <w:r w:rsidRPr="00321BE6">
        <w:rPr>
          <w:rFonts w:eastAsia="Times New Roman" w:cs="Times New Roman"/>
          <w:szCs w:val="22"/>
          <w:lang w:val="en-US" w:eastAsia="en-US"/>
        </w:rPr>
        <w:t>Empleado</w:t>
      </w:r>
      <w:proofErr w:type="spellEnd"/>
      <w:r w:rsidRPr="00321BE6">
        <w:rPr>
          <w:rFonts w:eastAsia="Times New Roman" w:cs="Times New Roman"/>
          <w:szCs w:val="22"/>
          <w:lang w:val="en-US" w:eastAsia="en-US"/>
        </w:rPr>
        <w:t xml:space="preserve"> e </w:t>
      </w:r>
      <w:proofErr w:type="spellStart"/>
      <w:r w:rsidRPr="00321BE6">
        <w:rPr>
          <w:rFonts w:eastAsia="Times New Roman" w:cs="Times New Roman"/>
          <w:szCs w:val="22"/>
          <w:lang w:val="en-US" w:eastAsia="en-US"/>
        </w:rPr>
        <w:t>ingresa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su</w:t>
      </w:r>
      <w:proofErr w:type="spellEnd"/>
      <w:r w:rsidRPr="00321BE6">
        <w:rPr>
          <w:rFonts w:eastAsia="Times New Roman" w:cs="Times New Roman"/>
          <w:szCs w:val="22"/>
          <w:lang w:val="en-US" w:eastAsia="en-US"/>
        </w:rPr>
        <w:t xml:space="preserve"> Rol </w:t>
      </w:r>
      <w:proofErr w:type="spellStart"/>
      <w:r w:rsidRPr="00321BE6">
        <w:rPr>
          <w:rFonts w:eastAsia="Times New Roman" w:cs="Times New Roman"/>
          <w:szCs w:val="22"/>
          <w:lang w:val="en-US" w:eastAsia="en-US"/>
        </w:rPr>
        <w:t>Único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Tributario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nombre</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datos</w:t>
      </w:r>
      <w:proofErr w:type="spellEnd"/>
      <w:r w:rsidRPr="00321BE6">
        <w:rPr>
          <w:rFonts w:eastAsia="Times New Roman" w:cs="Times New Roman"/>
          <w:szCs w:val="22"/>
          <w:lang w:val="en-US" w:eastAsia="en-US"/>
        </w:rPr>
        <w:t xml:space="preserve"> de </w:t>
      </w:r>
      <w:proofErr w:type="spellStart"/>
      <w:r w:rsidRPr="00321BE6">
        <w:rPr>
          <w:rFonts w:eastAsia="Times New Roman" w:cs="Times New Roman"/>
          <w:szCs w:val="22"/>
          <w:lang w:val="en-US" w:eastAsia="en-US"/>
        </w:rPr>
        <w:t>contacto</w:t>
      </w:r>
      <w:proofErr w:type="spellEnd"/>
      <w:r w:rsidRPr="00321BE6">
        <w:rPr>
          <w:rFonts w:eastAsia="Times New Roman" w:cs="Times New Roman"/>
          <w:szCs w:val="22"/>
          <w:lang w:val="en-US" w:eastAsia="en-US"/>
        </w:rPr>
        <w:t xml:space="preserve">, cargo, </w:t>
      </w:r>
      <w:proofErr w:type="spellStart"/>
      <w:r w:rsidRPr="00321BE6">
        <w:rPr>
          <w:rFonts w:eastAsia="Times New Roman" w:cs="Times New Roman"/>
          <w:szCs w:val="22"/>
          <w:lang w:val="en-US" w:eastAsia="en-US"/>
        </w:rPr>
        <w:t>estado</w:t>
      </w:r>
      <w:proofErr w:type="spellEnd"/>
      <w:r w:rsidRPr="00321BE6">
        <w:rPr>
          <w:rFonts w:eastAsia="Times New Roman" w:cs="Times New Roman"/>
          <w:szCs w:val="22"/>
          <w:lang w:val="en-US" w:eastAsia="en-US"/>
        </w:rPr>
        <w:t xml:space="preserve"> y </w:t>
      </w:r>
      <w:proofErr w:type="spellStart"/>
      <w:r w:rsidRPr="00321BE6">
        <w:rPr>
          <w:rFonts w:eastAsia="Times New Roman" w:cs="Times New Roman"/>
          <w:szCs w:val="22"/>
          <w:lang w:val="en-US" w:eastAsia="en-US"/>
        </w:rPr>
        <w:t>antecedentes</w:t>
      </w:r>
      <w:proofErr w:type="spellEnd"/>
      <w:r w:rsidRPr="00321BE6">
        <w:rPr>
          <w:rFonts w:eastAsia="Times New Roman" w:cs="Times New Roman"/>
          <w:szCs w:val="22"/>
          <w:lang w:val="en-US" w:eastAsia="en-US"/>
        </w:rPr>
        <w:t xml:space="preserve"> de </w:t>
      </w:r>
      <w:proofErr w:type="spellStart"/>
      <w:r w:rsidRPr="00321BE6">
        <w:rPr>
          <w:rFonts w:eastAsia="Times New Roman" w:cs="Times New Roman"/>
          <w:szCs w:val="22"/>
          <w:lang w:val="en-US" w:eastAsia="en-US"/>
        </w:rPr>
        <w:t>vigencia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laboral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requeridos</w:t>
      </w:r>
      <w:proofErr w:type="spellEnd"/>
      <w:r w:rsidRPr="00321BE6">
        <w:rPr>
          <w:rFonts w:eastAsia="Times New Roman" w:cs="Times New Roman"/>
          <w:szCs w:val="22"/>
          <w:lang w:val="en-US" w:eastAsia="en-US"/>
        </w:rPr>
        <w:t xml:space="preserve">. El </w:t>
      </w:r>
      <w:proofErr w:type="spellStart"/>
      <w:r w:rsidRPr="00321BE6">
        <w:rPr>
          <w:rFonts w:eastAsia="Times New Roman" w:cs="Times New Roman"/>
          <w:szCs w:val="22"/>
          <w:lang w:val="en-US" w:eastAsia="en-US"/>
        </w:rPr>
        <w:t>sistema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valida</w:t>
      </w:r>
      <w:proofErr w:type="spellEnd"/>
      <w:r w:rsidRPr="00321BE6">
        <w:rPr>
          <w:rFonts w:eastAsia="Times New Roman" w:cs="Times New Roman"/>
          <w:szCs w:val="22"/>
          <w:lang w:val="en-US" w:eastAsia="en-US"/>
        </w:rPr>
        <w:t xml:space="preserve"> que </w:t>
      </w:r>
      <w:proofErr w:type="spellStart"/>
      <w:r w:rsidRPr="00321BE6">
        <w:rPr>
          <w:rFonts w:eastAsia="Times New Roman" w:cs="Times New Roman"/>
          <w:szCs w:val="22"/>
          <w:lang w:val="en-US" w:eastAsia="en-US"/>
        </w:rPr>
        <w:t>los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datos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obligatorios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sean</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válidos</w:t>
      </w:r>
      <w:proofErr w:type="spellEnd"/>
      <w:r w:rsidRPr="00321BE6">
        <w:rPr>
          <w:rFonts w:eastAsia="Times New Roman" w:cs="Times New Roman"/>
          <w:szCs w:val="22"/>
          <w:lang w:val="en-US" w:eastAsia="en-US"/>
        </w:rPr>
        <w:t xml:space="preserve"> y </w:t>
      </w:r>
      <w:proofErr w:type="spellStart"/>
      <w:r w:rsidRPr="00321BE6">
        <w:rPr>
          <w:rFonts w:eastAsia="Times New Roman" w:cs="Times New Roman"/>
          <w:szCs w:val="22"/>
          <w:lang w:val="en-US" w:eastAsia="en-US"/>
        </w:rPr>
        <w:t>comprueba</w:t>
      </w:r>
      <w:proofErr w:type="spellEnd"/>
      <w:r w:rsidRPr="00321BE6">
        <w:rPr>
          <w:rFonts w:eastAsia="Times New Roman" w:cs="Times New Roman"/>
          <w:szCs w:val="22"/>
          <w:lang w:val="en-US" w:eastAsia="en-US"/>
        </w:rPr>
        <w:t xml:space="preserve"> que la </w:t>
      </w:r>
      <w:proofErr w:type="spellStart"/>
      <w:r w:rsidRPr="00321BE6">
        <w:rPr>
          <w:rFonts w:eastAsia="Times New Roman" w:cs="Times New Roman"/>
          <w:szCs w:val="22"/>
          <w:lang w:val="en-US" w:eastAsia="en-US"/>
        </w:rPr>
        <w:t>identidad</w:t>
      </w:r>
      <w:proofErr w:type="spellEnd"/>
      <w:r w:rsidRPr="00321BE6">
        <w:rPr>
          <w:rFonts w:eastAsia="Times New Roman" w:cs="Times New Roman"/>
          <w:szCs w:val="22"/>
          <w:lang w:val="en-US" w:eastAsia="en-US"/>
        </w:rPr>
        <w:t xml:space="preserve"> del </w:t>
      </w:r>
      <w:proofErr w:type="spellStart"/>
      <w:r w:rsidRPr="00321BE6">
        <w:rPr>
          <w:rFonts w:eastAsia="Times New Roman" w:cs="Times New Roman"/>
          <w:szCs w:val="22"/>
          <w:lang w:val="en-US" w:eastAsia="en-US"/>
        </w:rPr>
        <w:t>trabajador</w:t>
      </w:r>
      <w:proofErr w:type="spellEnd"/>
      <w:r w:rsidRPr="00321BE6">
        <w:rPr>
          <w:rFonts w:eastAsia="Times New Roman" w:cs="Times New Roman"/>
          <w:szCs w:val="22"/>
          <w:lang w:val="en-US" w:eastAsia="en-US"/>
        </w:rPr>
        <w:t xml:space="preserve"> no se </w:t>
      </w:r>
      <w:proofErr w:type="spellStart"/>
      <w:r w:rsidRPr="00321BE6">
        <w:rPr>
          <w:rFonts w:eastAsia="Times New Roman" w:cs="Times New Roman"/>
          <w:szCs w:val="22"/>
          <w:lang w:val="en-US" w:eastAsia="en-US"/>
        </w:rPr>
        <w:t>encuentre</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duplicada</w:t>
      </w:r>
      <w:proofErr w:type="spellEnd"/>
      <w:r w:rsidRPr="00321BE6">
        <w:rPr>
          <w:rFonts w:eastAsia="Times New Roman" w:cs="Times New Roman"/>
          <w:szCs w:val="22"/>
          <w:lang w:val="en-US" w:eastAsia="en-US"/>
        </w:rPr>
        <w:t xml:space="preserve">. El </w:t>
      </w:r>
      <w:proofErr w:type="spellStart"/>
      <w:r w:rsidRPr="00321BE6">
        <w:rPr>
          <w:rFonts w:eastAsia="Times New Roman" w:cs="Times New Roman"/>
          <w:szCs w:val="22"/>
          <w:lang w:val="en-US" w:eastAsia="en-US"/>
        </w:rPr>
        <w:t>usuario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confirma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registro</w:t>
      </w:r>
      <w:proofErr w:type="spellEnd"/>
      <w:r w:rsidRPr="00321BE6">
        <w:rPr>
          <w:rFonts w:eastAsia="Times New Roman" w:cs="Times New Roman"/>
          <w:szCs w:val="22"/>
          <w:lang w:val="en-US" w:eastAsia="en-US"/>
        </w:rPr>
        <w:t xml:space="preserve">. El </w:t>
      </w:r>
      <w:proofErr w:type="spellStart"/>
      <w:r w:rsidRPr="00321BE6">
        <w:rPr>
          <w:rFonts w:eastAsia="Times New Roman" w:cs="Times New Roman"/>
          <w:szCs w:val="22"/>
          <w:lang w:val="en-US" w:eastAsia="en-US"/>
        </w:rPr>
        <w:t>sistema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crea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Empleado</w:t>
      </w:r>
      <w:proofErr w:type="spellEnd"/>
      <w:r w:rsidRPr="00321BE6">
        <w:rPr>
          <w:rFonts w:eastAsia="Times New Roman" w:cs="Times New Roman"/>
          <w:szCs w:val="22"/>
          <w:lang w:val="en-US" w:eastAsia="en-US"/>
        </w:rPr>
        <w:t xml:space="preserve"> y lo </w:t>
      </w:r>
      <w:proofErr w:type="spellStart"/>
      <w:r w:rsidRPr="00321BE6">
        <w:rPr>
          <w:rFonts w:eastAsia="Times New Roman" w:cs="Times New Roman"/>
          <w:szCs w:val="22"/>
          <w:lang w:val="en-US" w:eastAsia="en-US"/>
        </w:rPr>
        <w:t>deja</w:t>
      </w:r>
      <w:proofErr w:type="spellEnd"/>
      <w:r w:rsidRPr="00321BE6">
        <w:rPr>
          <w:rFonts w:eastAsia="Times New Roman" w:cs="Times New Roman"/>
          <w:szCs w:val="22"/>
          <w:lang w:val="en-US" w:eastAsia="en-US"/>
        </w:rPr>
        <w:t xml:space="preserve"> disponible para </w:t>
      </w:r>
      <w:proofErr w:type="spellStart"/>
      <w:r w:rsidRPr="00321BE6">
        <w:rPr>
          <w:rFonts w:eastAsia="Times New Roman" w:cs="Times New Roman"/>
          <w:szCs w:val="22"/>
          <w:lang w:val="en-US" w:eastAsia="en-US"/>
        </w:rPr>
        <w:t>su</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configuración</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remuneracional</w:t>
      </w:r>
      <w:proofErr w:type="spellEnd"/>
      <w:r w:rsidRPr="00321BE6">
        <w:rPr>
          <w:rFonts w:eastAsia="Times New Roman" w:cs="Times New Roman"/>
          <w:szCs w:val="22"/>
          <w:lang w:val="en-US" w:eastAsia="en-US"/>
        </w:rPr>
        <w:t xml:space="preserve">, sin </w:t>
      </w:r>
      <w:proofErr w:type="spellStart"/>
      <w:r w:rsidRPr="00321BE6">
        <w:rPr>
          <w:rFonts w:eastAsia="Times New Roman" w:cs="Times New Roman"/>
          <w:szCs w:val="22"/>
          <w:lang w:val="en-US" w:eastAsia="en-US"/>
        </w:rPr>
        <w:t>exigir</w:t>
      </w:r>
      <w:proofErr w:type="spellEnd"/>
      <w:r w:rsidRPr="00321BE6">
        <w:rPr>
          <w:rFonts w:eastAsia="Times New Roman" w:cs="Times New Roman"/>
          <w:szCs w:val="22"/>
          <w:lang w:val="en-US" w:eastAsia="en-US"/>
        </w:rPr>
        <w:t xml:space="preserve"> la </w:t>
      </w:r>
      <w:proofErr w:type="spellStart"/>
      <w:r w:rsidRPr="00321BE6">
        <w:rPr>
          <w:rFonts w:eastAsia="Times New Roman" w:cs="Times New Roman"/>
          <w:szCs w:val="22"/>
          <w:lang w:val="en-US" w:eastAsia="en-US"/>
        </w:rPr>
        <w:t>creación</w:t>
      </w:r>
      <w:proofErr w:type="spellEnd"/>
      <w:r w:rsidRPr="00321BE6">
        <w:rPr>
          <w:rFonts w:eastAsia="Times New Roman" w:cs="Times New Roman"/>
          <w:szCs w:val="22"/>
          <w:lang w:val="en-US" w:eastAsia="en-US"/>
        </w:rPr>
        <w:t xml:space="preserve"> de </w:t>
      </w:r>
      <w:proofErr w:type="spellStart"/>
      <w:r w:rsidRPr="00321BE6">
        <w:rPr>
          <w:rFonts w:eastAsia="Times New Roman" w:cs="Times New Roman"/>
          <w:szCs w:val="22"/>
          <w:lang w:val="en-US" w:eastAsia="en-US"/>
        </w:rPr>
        <w:t>una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cuenta</w:t>
      </w:r>
      <w:proofErr w:type="spellEnd"/>
      <w:r w:rsidRPr="00321BE6">
        <w:rPr>
          <w:rFonts w:eastAsia="Times New Roman" w:cs="Times New Roman"/>
          <w:szCs w:val="22"/>
          <w:lang w:val="en-US" w:eastAsia="en-US"/>
        </w:rPr>
        <w:t xml:space="preserve"> de </w:t>
      </w:r>
      <w:proofErr w:type="spellStart"/>
      <w:r w:rsidRPr="00321BE6">
        <w:rPr>
          <w:rFonts w:eastAsia="Times New Roman" w:cs="Times New Roman"/>
          <w:szCs w:val="22"/>
          <w:lang w:val="en-US" w:eastAsia="en-US"/>
        </w:rPr>
        <w:t>Usuario</w:t>
      </w:r>
      <w:proofErr w:type="spellEnd"/>
      <w:r w:rsidRPr="00321BE6">
        <w:rPr>
          <w:rFonts w:eastAsia="Times New Roman" w:cs="Times New Roman"/>
          <w:szCs w:val="22"/>
          <w:lang w:val="en-US" w:eastAsia="en-US"/>
        </w:rPr>
        <w:t xml:space="preserve">. Ante </w:t>
      </w:r>
      <w:proofErr w:type="spellStart"/>
      <w:r w:rsidRPr="00321BE6">
        <w:rPr>
          <w:rFonts w:eastAsia="Times New Roman" w:cs="Times New Roman"/>
          <w:szCs w:val="22"/>
          <w:lang w:val="en-US" w:eastAsia="en-US"/>
        </w:rPr>
        <w:t>datos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laborales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incompletos</w:t>
      </w:r>
      <w:proofErr w:type="spellEnd"/>
      <w:r w:rsidRPr="00321BE6">
        <w:rPr>
          <w:rFonts w:eastAsia="Times New Roman" w:cs="Times New Roman"/>
          <w:szCs w:val="22"/>
          <w:lang w:val="en-US" w:eastAsia="en-US"/>
        </w:rPr>
        <w:t xml:space="preserve"> o </w:t>
      </w:r>
      <w:proofErr w:type="spellStart"/>
      <w:r w:rsidRPr="00321BE6">
        <w:rPr>
          <w:rFonts w:eastAsia="Times New Roman" w:cs="Times New Roman"/>
          <w:szCs w:val="22"/>
          <w:lang w:val="en-US" w:eastAsia="en-US"/>
        </w:rPr>
        <w:t>inválidos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sistema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informa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los</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antecedentes</w:t>
      </w:r>
      <w:proofErr w:type="spellEnd"/>
      <w:r w:rsidRPr="00321BE6">
        <w:rPr>
          <w:rFonts w:eastAsia="Times New Roman" w:cs="Times New Roman"/>
          <w:szCs w:val="22"/>
          <w:lang w:val="en-US" w:eastAsia="en-US"/>
        </w:rPr>
        <w:t xml:space="preserve"> que </w:t>
      </w:r>
      <w:proofErr w:type="spellStart"/>
      <w:r w:rsidRPr="00321BE6">
        <w:rPr>
          <w:rFonts w:eastAsia="Times New Roman" w:cs="Times New Roman"/>
          <w:szCs w:val="22"/>
          <w:lang w:val="en-US" w:eastAsia="en-US"/>
        </w:rPr>
        <w:t>deben</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corregirse</w:t>
      </w:r>
      <w:proofErr w:type="spellEnd"/>
      <w:r w:rsidRPr="00321BE6">
        <w:rPr>
          <w:rFonts w:eastAsia="Times New Roman" w:cs="Times New Roman"/>
          <w:szCs w:val="22"/>
          <w:lang w:val="en-US" w:eastAsia="en-US"/>
        </w:rPr>
        <w:t xml:space="preserve"> y no </w:t>
      </w:r>
      <w:proofErr w:type="spellStart"/>
      <w:r w:rsidRPr="00321BE6">
        <w:rPr>
          <w:rFonts w:eastAsia="Times New Roman" w:cs="Times New Roman"/>
          <w:szCs w:val="22"/>
          <w:lang w:val="en-US" w:eastAsia="en-US"/>
        </w:rPr>
        <w:t>registra</w:t>
      </w:r>
      <w:proofErr w:type="spellEnd"/>
      <w:r w:rsidRPr="00321BE6">
        <w:rPr>
          <w:rFonts w:eastAsia="Times New Roman" w:cs="Times New Roman"/>
          <w:szCs w:val="22"/>
          <w:lang w:val="en-US" w:eastAsia="en-US"/>
        </w:rPr>
        <w:t xml:space="preserve"> al </w:t>
      </w:r>
      <w:proofErr w:type="spellStart"/>
      <w:r w:rsidRPr="00321BE6">
        <w:rPr>
          <w:rFonts w:eastAsia="Times New Roman" w:cs="Times New Roman"/>
          <w:szCs w:val="22"/>
          <w:lang w:val="en-US" w:eastAsia="en-US"/>
        </w:rPr>
        <w:t>Empleado</w:t>
      </w:r>
      <w:proofErr w:type="spellEnd"/>
      <w:r w:rsidRPr="00321BE6">
        <w:rPr>
          <w:rFonts w:eastAsia="Times New Roman" w:cs="Times New Roman"/>
          <w:szCs w:val="22"/>
          <w:lang w:val="en-US" w:eastAsia="en-US"/>
        </w:rPr>
        <w:t xml:space="preserve">. Ante </w:t>
      </w:r>
      <w:proofErr w:type="spellStart"/>
      <w:r w:rsidRPr="00321BE6">
        <w:rPr>
          <w:rFonts w:eastAsia="Times New Roman" w:cs="Times New Roman"/>
          <w:szCs w:val="22"/>
          <w:lang w:val="en-US" w:eastAsia="en-US"/>
        </w:rPr>
        <w:t>empleado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ya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registrado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sistema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evita</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crear</w:t>
      </w:r>
      <w:proofErr w:type="spellEnd"/>
      <w:r w:rsidRPr="00321BE6">
        <w:rPr>
          <w:rFonts w:eastAsia="Times New Roman" w:cs="Times New Roman"/>
          <w:szCs w:val="22"/>
          <w:lang w:val="en-US" w:eastAsia="en-US"/>
        </w:rPr>
        <w:t xml:space="preserve"> un </w:t>
      </w:r>
      <w:proofErr w:type="spellStart"/>
      <w:r w:rsidRPr="00321BE6">
        <w:rPr>
          <w:rFonts w:eastAsia="Times New Roman" w:cs="Times New Roman"/>
          <w:szCs w:val="22"/>
          <w:lang w:val="en-US" w:eastAsia="en-US"/>
        </w:rPr>
        <w:t>duplicado</w:t>
      </w:r>
      <w:proofErr w:type="spellEnd"/>
      <w:r w:rsidRPr="00321BE6">
        <w:rPr>
          <w:rFonts w:eastAsia="Times New Roman" w:cs="Times New Roman"/>
          <w:szCs w:val="22"/>
          <w:lang w:val="en-US" w:eastAsia="en-US"/>
        </w:rPr>
        <w:t xml:space="preserve"> e </w:t>
      </w:r>
      <w:proofErr w:type="spellStart"/>
      <w:r w:rsidRPr="00321BE6">
        <w:rPr>
          <w:rFonts w:eastAsia="Times New Roman" w:cs="Times New Roman"/>
          <w:szCs w:val="22"/>
          <w:lang w:val="en-US" w:eastAsia="en-US"/>
        </w:rPr>
        <w:t>informa</w:t>
      </w:r>
      <w:proofErr w:type="spellEnd"/>
      <w:r w:rsidRPr="00321BE6">
        <w:rPr>
          <w:rFonts w:eastAsia="Times New Roman" w:cs="Times New Roman"/>
          <w:szCs w:val="22"/>
          <w:lang w:val="en-US" w:eastAsia="en-US"/>
        </w:rPr>
        <w:t xml:space="preserve"> que </w:t>
      </w:r>
      <w:proofErr w:type="spellStart"/>
      <w:r w:rsidRPr="00321BE6">
        <w:rPr>
          <w:rFonts w:eastAsia="Times New Roman" w:cs="Times New Roman"/>
          <w:szCs w:val="22"/>
          <w:lang w:val="en-US" w:eastAsia="en-US"/>
        </w:rPr>
        <w:t>debe</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utilizarse</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el</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registro</w:t>
      </w:r>
      <w:proofErr w:type="spellEnd"/>
      <w:r w:rsidRPr="00321BE6">
        <w:rPr>
          <w:rFonts w:eastAsia="Times New Roman" w:cs="Times New Roman"/>
          <w:szCs w:val="22"/>
          <w:lang w:val="en-US" w:eastAsia="en-US"/>
        </w:rPr>
        <w:t xml:space="preserve"> </w:t>
      </w:r>
      <w:proofErr w:type="spellStart"/>
      <w:r w:rsidRPr="00321BE6">
        <w:rPr>
          <w:rFonts w:eastAsia="Times New Roman" w:cs="Times New Roman"/>
          <w:szCs w:val="22"/>
          <w:lang w:val="en-US" w:eastAsia="en-US"/>
        </w:rPr>
        <w:t>existente</w:t>
      </w:r>
      <w:proofErr w:type="spellEnd"/>
      <w:r w:rsidRPr="00321BE6">
        <w:rPr>
          <w:rFonts w:eastAsia="Times New Roman" w:cs="Times New Roman"/>
          <w:szCs w:val="22"/>
          <w:lang w:val="en-US" w:eastAsia="en-US"/>
        </w:rPr>
        <w:t>.</w:t>
      </w:r>
    </w:p>
    <w:p w14:paraId="41162D30" w14:textId="77777777" w:rsidR="007D6E97" w:rsidRDefault="007D6E97">
      <w:pPr>
        <w:spacing w:after="200" w:line="360" w:lineRule="auto"/>
        <w:rPr>
          <w:rFonts w:eastAsia="Times New Roman" w:cs="Times New Roman"/>
        </w:rPr>
      </w:pPr>
    </w:p>
    <w:p w14:paraId="0AD05119" w14:textId="385FA369" w:rsidR="007D6E97" w:rsidRPr="0033483F" w:rsidRDefault="000479C4" w:rsidP="0033483F">
      <w:pPr>
        <w:pStyle w:val="Descripcin"/>
      </w:pPr>
      <w:bookmarkStart w:id="116" w:name="_heading=h.66j777ordb9z" w:colFirst="0" w:colLast="0"/>
      <w:bookmarkStart w:id="117" w:name="_Toc242050319"/>
      <w:bookmarkEnd w:id="116"/>
      <w:r w:rsidRPr="0033483F">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6</w:t>
      </w:r>
      <w:r w:rsidR="000462BE">
        <w:fldChar w:fldCharType="end"/>
      </w:r>
      <w:r w:rsidRPr="0033483F">
        <w:t xml:space="preserve"> “DS-CU</w:t>
      </w:r>
      <w:r w:rsidR="0039721D">
        <w:t>92</w:t>
      </w:r>
      <w:r w:rsidRPr="0033483F">
        <w:t xml:space="preserve"> - </w:t>
      </w:r>
      <w:r w:rsidR="0039721D" w:rsidRPr="0039721D">
        <w:t>Registrando Empleado</w:t>
      </w:r>
      <w:r w:rsidRPr="0033483F">
        <w:t>”.</w:t>
      </w:r>
      <w:bookmarkEnd w:id="117"/>
    </w:p>
    <w:p w14:paraId="793836BC" w14:textId="72950BE3" w:rsidR="004E6810" w:rsidRPr="004E6810" w:rsidRDefault="004E6810" w:rsidP="004E6810">
      <w:pPr>
        <w:spacing w:line="360" w:lineRule="auto"/>
        <w:jc w:val="center"/>
        <w:rPr>
          <w:rFonts w:eastAsia="Times New Roman" w:cs="Times New Roman"/>
        </w:rPr>
      </w:pPr>
      <w:r w:rsidRPr="004E6810">
        <w:rPr>
          <w:rFonts w:eastAsia="Times New Roman" w:cs="Times New Roman"/>
        </w:rPr>
        <w:drawing>
          <wp:inline distT="0" distB="0" distL="0" distR="0" wp14:anchorId="754F2B2C" wp14:editId="33103CE6">
            <wp:extent cx="5971540" cy="2775585"/>
            <wp:effectExtent l="0" t="0" r="0" b="5715"/>
            <wp:docPr id="323788068" name="Imagen 4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8068" name="Imagen 48" descr="Imagen que contiene Diagrama&#10;&#10;Descripción generada automáticament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1540" cy="2775585"/>
                    </a:xfrm>
                    <a:prstGeom prst="rect">
                      <a:avLst/>
                    </a:prstGeom>
                    <a:noFill/>
                    <a:ln>
                      <a:noFill/>
                    </a:ln>
                  </pic:spPr>
                </pic:pic>
              </a:graphicData>
            </a:graphic>
          </wp:inline>
        </w:drawing>
      </w:r>
    </w:p>
    <w:p w14:paraId="74C3EA92" w14:textId="6F33BEB9" w:rsidR="007D6E97" w:rsidRDefault="007D6E97">
      <w:pPr>
        <w:spacing w:line="360" w:lineRule="auto"/>
        <w:jc w:val="center"/>
        <w:rPr>
          <w:rFonts w:eastAsia="Times New Roman" w:cs="Times New Roman"/>
        </w:rPr>
      </w:pPr>
    </w:p>
    <w:p w14:paraId="1B0ACF9D" w14:textId="77777777" w:rsidR="007D6E97" w:rsidRDefault="000479C4" w:rsidP="006736A3">
      <w:pPr>
        <w:pStyle w:val="Cita"/>
        <w:rPr>
          <w:rFonts w:eastAsia="Times New Roman" w:cs="Times New Roman"/>
          <w:color w:val="000000"/>
          <w:szCs w:val="18"/>
        </w:rPr>
      </w:pPr>
      <w:r>
        <w:t>Fuente: Elaborado por los estudiantes de acuerdo con el proyecto.</w:t>
      </w:r>
    </w:p>
    <w:p w14:paraId="08CB7528" w14:textId="77777777" w:rsidR="007D6E97" w:rsidRDefault="007D6E97">
      <w:pPr>
        <w:spacing w:after="200" w:line="360" w:lineRule="auto"/>
        <w:rPr>
          <w:rFonts w:eastAsia="Times New Roman" w:cs="Times New Roman"/>
        </w:rPr>
      </w:pPr>
    </w:p>
    <w:p w14:paraId="005A3F13" w14:textId="77777777" w:rsidR="007D6E97" w:rsidRDefault="007D6E97">
      <w:pPr>
        <w:spacing w:after="200" w:line="360" w:lineRule="auto"/>
        <w:rPr>
          <w:rFonts w:eastAsia="Times New Roman" w:cs="Times New Roman"/>
        </w:rPr>
      </w:pPr>
    </w:p>
    <w:p w14:paraId="611CFA20" w14:textId="7B580729" w:rsidR="00E46CE8" w:rsidRPr="00432645" w:rsidRDefault="00E46CE8" w:rsidP="00E46CE8">
      <w:pPr>
        <w:pStyle w:val="Ttulo2"/>
        <w:rPr>
          <w:rFonts w:eastAsia="Times New Roman" w:cs="Times New Roman"/>
        </w:rPr>
      </w:pPr>
      <w:bookmarkStart w:id="118" w:name="_Toc242051046"/>
      <w:r w:rsidRPr="00432645">
        <w:rPr>
          <w:rFonts w:eastAsia="Times New Roman" w:cs="Times New Roman"/>
        </w:rPr>
        <w:t>CU</w:t>
      </w:r>
      <w:r w:rsidR="001B3F89">
        <w:rPr>
          <w:rFonts w:eastAsia="Times New Roman" w:cs="Times New Roman"/>
        </w:rPr>
        <w:t>93</w:t>
      </w:r>
      <w:r w:rsidRPr="00432645">
        <w:rPr>
          <w:rFonts w:eastAsia="Times New Roman" w:cs="Times New Roman"/>
        </w:rPr>
        <w:t xml:space="preserve"> - </w:t>
      </w:r>
      <w:r w:rsidR="001B3F89" w:rsidRPr="001B3F89">
        <w:t>Configurando sueldo base</w:t>
      </w:r>
      <w:bookmarkEnd w:id="118"/>
    </w:p>
    <w:p w14:paraId="730D1AE8" w14:textId="77777777" w:rsidR="007D6E97" w:rsidRDefault="007D6E97">
      <w:pPr>
        <w:spacing w:line="360" w:lineRule="auto"/>
        <w:rPr>
          <w:rFonts w:eastAsia="Times New Roman" w:cs="Times New Roman"/>
        </w:rPr>
      </w:pPr>
    </w:p>
    <w:p w14:paraId="58E40ED0" w14:textId="77777777" w:rsidR="005C390C" w:rsidRPr="005C390C" w:rsidRDefault="005C390C" w:rsidP="005C390C">
      <w:pPr>
        <w:spacing w:line="360" w:lineRule="auto"/>
        <w:jc w:val="both"/>
        <w:rPr>
          <w:rFonts w:eastAsia="Times New Roman" w:cs="Times New Roman"/>
          <w:szCs w:val="22"/>
          <w:lang w:val="en-US" w:eastAsia="en-US"/>
        </w:rPr>
      </w:pPr>
      <w:r w:rsidRPr="005C390C">
        <w:rPr>
          <w:rFonts w:eastAsia="Times New Roman" w:cs="Times New Roman"/>
          <w:szCs w:val="22"/>
          <w:lang w:val="en-US" w:eastAsia="en-US"/>
        </w:rPr>
        <w:t xml:space="preserve">En la </w:t>
      </w:r>
      <w:proofErr w:type="spellStart"/>
      <w:r w:rsidRPr="005C390C">
        <w:rPr>
          <w:rFonts w:eastAsia="Times New Roman" w:cs="Times New Roman"/>
          <w:szCs w:val="22"/>
          <w:lang w:val="en-US" w:eastAsia="en-US"/>
        </w:rPr>
        <w:t>Figura</w:t>
      </w:r>
      <w:proofErr w:type="spellEnd"/>
      <w:r w:rsidRPr="005C390C">
        <w:rPr>
          <w:rFonts w:eastAsia="Times New Roman" w:cs="Times New Roman"/>
          <w:szCs w:val="22"/>
          <w:lang w:val="en-US" w:eastAsia="en-US"/>
        </w:rPr>
        <w:t xml:space="preserve"> 6.7 se </w:t>
      </w:r>
      <w:proofErr w:type="spellStart"/>
      <w:r w:rsidRPr="005C390C">
        <w:rPr>
          <w:rFonts w:eastAsia="Times New Roman" w:cs="Times New Roman"/>
          <w:szCs w:val="22"/>
          <w:lang w:val="en-US" w:eastAsia="en-US"/>
        </w:rPr>
        <w:t>puede</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visualizar</w:t>
      </w:r>
      <w:proofErr w:type="spellEnd"/>
      <w:r w:rsidRPr="005C390C">
        <w:rPr>
          <w:rFonts w:eastAsia="Times New Roman" w:cs="Times New Roman"/>
          <w:szCs w:val="22"/>
          <w:lang w:val="en-US" w:eastAsia="en-US"/>
        </w:rPr>
        <w:t xml:space="preserve"> que </w:t>
      </w:r>
      <w:proofErr w:type="spellStart"/>
      <w:r w:rsidRPr="005C390C">
        <w:rPr>
          <w:rFonts w:eastAsia="Times New Roman" w:cs="Times New Roman"/>
          <w:szCs w:val="22"/>
          <w:lang w:val="en-US" w:eastAsia="en-US"/>
        </w:rPr>
        <w:t>el</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usuario</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selecciona</w:t>
      </w:r>
      <w:proofErr w:type="spellEnd"/>
      <w:r w:rsidRPr="005C390C">
        <w:rPr>
          <w:rFonts w:eastAsia="Times New Roman" w:cs="Times New Roman"/>
          <w:szCs w:val="22"/>
          <w:lang w:val="en-US" w:eastAsia="en-US"/>
        </w:rPr>
        <w:t xml:space="preserve"> al </w:t>
      </w:r>
      <w:proofErr w:type="spellStart"/>
      <w:r w:rsidRPr="005C390C">
        <w:rPr>
          <w:rFonts w:eastAsia="Times New Roman" w:cs="Times New Roman"/>
          <w:szCs w:val="22"/>
          <w:lang w:val="en-US" w:eastAsia="en-US"/>
        </w:rPr>
        <w:t>Empleado</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ingresa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el</w:t>
      </w:r>
      <w:proofErr w:type="spellEnd"/>
      <w:r w:rsidRPr="005C390C">
        <w:rPr>
          <w:rFonts w:eastAsia="Times New Roman" w:cs="Times New Roman"/>
          <w:szCs w:val="22"/>
          <w:lang w:val="en-US" w:eastAsia="en-US"/>
        </w:rPr>
        <w:t xml:space="preserve"> nuevo </w:t>
      </w:r>
      <w:proofErr w:type="spellStart"/>
      <w:r w:rsidRPr="005C390C">
        <w:rPr>
          <w:rFonts w:eastAsia="Times New Roman" w:cs="Times New Roman"/>
          <w:szCs w:val="22"/>
          <w:lang w:val="en-US" w:eastAsia="en-US"/>
        </w:rPr>
        <w:t>monto</w:t>
      </w:r>
      <w:proofErr w:type="spellEnd"/>
      <w:r w:rsidRPr="005C390C">
        <w:rPr>
          <w:rFonts w:eastAsia="Times New Roman" w:cs="Times New Roman"/>
          <w:szCs w:val="22"/>
          <w:lang w:val="en-US" w:eastAsia="en-US"/>
        </w:rPr>
        <w:t xml:space="preserve"> de </w:t>
      </w:r>
      <w:proofErr w:type="spellStart"/>
      <w:r w:rsidRPr="005C390C">
        <w:rPr>
          <w:rFonts w:eastAsia="Times New Roman" w:cs="Times New Roman"/>
          <w:szCs w:val="22"/>
          <w:lang w:val="en-US" w:eastAsia="en-US"/>
        </w:rPr>
        <w:t>sueldo</w:t>
      </w:r>
      <w:proofErr w:type="spellEnd"/>
      <w:r w:rsidRPr="005C390C">
        <w:rPr>
          <w:rFonts w:eastAsia="Times New Roman" w:cs="Times New Roman"/>
          <w:szCs w:val="22"/>
          <w:lang w:val="en-US" w:eastAsia="en-US"/>
        </w:rPr>
        <w:t xml:space="preserve"> base y define </w:t>
      </w:r>
      <w:proofErr w:type="spellStart"/>
      <w:r w:rsidRPr="005C390C">
        <w:rPr>
          <w:rFonts w:eastAsia="Times New Roman" w:cs="Times New Roman"/>
          <w:szCs w:val="22"/>
          <w:lang w:val="en-US" w:eastAsia="en-US"/>
        </w:rPr>
        <w:t>su</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fecha</w:t>
      </w:r>
      <w:proofErr w:type="spellEnd"/>
      <w:r w:rsidRPr="005C390C">
        <w:rPr>
          <w:rFonts w:eastAsia="Times New Roman" w:cs="Times New Roman"/>
          <w:szCs w:val="22"/>
          <w:lang w:val="en-US" w:eastAsia="en-US"/>
        </w:rPr>
        <w:t xml:space="preserve"> de </w:t>
      </w:r>
      <w:proofErr w:type="spellStart"/>
      <w:r w:rsidRPr="005C390C">
        <w:rPr>
          <w:rFonts w:eastAsia="Times New Roman" w:cs="Times New Roman"/>
          <w:szCs w:val="22"/>
          <w:lang w:val="en-US" w:eastAsia="en-US"/>
        </w:rPr>
        <w:t>vigencia</w:t>
      </w:r>
      <w:proofErr w:type="spellEnd"/>
      <w:r w:rsidRPr="005C390C">
        <w:rPr>
          <w:rFonts w:eastAsia="Times New Roman" w:cs="Times New Roman"/>
          <w:szCs w:val="22"/>
          <w:lang w:val="en-US" w:eastAsia="en-US"/>
        </w:rPr>
        <w:t xml:space="preserve">. El </w:t>
      </w:r>
      <w:proofErr w:type="spellStart"/>
      <w:r w:rsidRPr="005C390C">
        <w:rPr>
          <w:rFonts w:eastAsia="Times New Roman" w:cs="Times New Roman"/>
          <w:szCs w:val="22"/>
          <w:lang w:val="en-US" w:eastAsia="en-US"/>
        </w:rPr>
        <w:t>sistema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valida</w:t>
      </w:r>
      <w:proofErr w:type="spellEnd"/>
      <w:r w:rsidRPr="005C390C">
        <w:rPr>
          <w:rFonts w:eastAsia="Times New Roman" w:cs="Times New Roman"/>
          <w:szCs w:val="22"/>
          <w:lang w:val="en-US" w:eastAsia="en-US"/>
        </w:rPr>
        <w:t xml:space="preserve"> que </w:t>
      </w:r>
      <w:proofErr w:type="spellStart"/>
      <w:r w:rsidRPr="005C390C">
        <w:rPr>
          <w:rFonts w:eastAsia="Times New Roman" w:cs="Times New Roman"/>
          <w:szCs w:val="22"/>
          <w:lang w:val="en-US" w:eastAsia="en-US"/>
        </w:rPr>
        <w:t>el</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monto</w:t>
      </w:r>
      <w:proofErr w:type="spellEnd"/>
      <w:r w:rsidRPr="005C390C">
        <w:rPr>
          <w:rFonts w:eastAsia="Times New Roman" w:cs="Times New Roman"/>
          <w:szCs w:val="22"/>
          <w:lang w:val="en-US" w:eastAsia="en-US"/>
        </w:rPr>
        <w:t xml:space="preserve"> y la </w:t>
      </w:r>
      <w:proofErr w:type="spellStart"/>
      <w:r w:rsidRPr="005C390C">
        <w:rPr>
          <w:rFonts w:eastAsia="Times New Roman" w:cs="Times New Roman"/>
          <w:szCs w:val="22"/>
          <w:lang w:val="en-US" w:eastAsia="en-US"/>
        </w:rPr>
        <w:t>vigencia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sean</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aceptables</w:t>
      </w:r>
      <w:proofErr w:type="spellEnd"/>
      <w:r w:rsidRPr="005C390C">
        <w:rPr>
          <w:rFonts w:eastAsia="Times New Roman" w:cs="Times New Roman"/>
          <w:szCs w:val="22"/>
          <w:lang w:val="en-US" w:eastAsia="en-US"/>
        </w:rPr>
        <w:t xml:space="preserve"> para la </w:t>
      </w:r>
      <w:proofErr w:type="spellStart"/>
      <w:r w:rsidRPr="005C390C">
        <w:rPr>
          <w:rFonts w:eastAsia="Times New Roman" w:cs="Times New Roman"/>
          <w:szCs w:val="22"/>
          <w:lang w:val="en-US" w:eastAsia="en-US"/>
        </w:rPr>
        <w:t>configuración</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remuneracional</w:t>
      </w:r>
      <w:proofErr w:type="spellEnd"/>
      <w:r w:rsidRPr="005C390C">
        <w:rPr>
          <w:rFonts w:eastAsia="Times New Roman" w:cs="Times New Roman"/>
          <w:szCs w:val="22"/>
          <w:lang w:val="en-US" w:eastAsia="en-US"/>
        </w:rPr>
        <w:t xml:space="preserve">. El </w:t>
      </w:r>
      <w:proofErr w:type="spellStart"/>
      <w:r w:rsidRPr="005C390C">
        <w:rPr>
          <w:rFonts w:eastAsia="Times New Roman" w:cs="Times New Roman"/>
          <w:szCs w:val="22"/>
          <w:lang w:val="en-US" w:eastAsia="en-US"/>
        </w:rPr>
        <w:t>usuario</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confirma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el</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cambio</w:t>
      </w:r>
      <w:proofErr w:type="spellEnd"/>
      <w:r w:rsidRPr="005C390C">
        <w:rPr>
          <w:rFonts w:eastAsia="Times New Roman" w:cs="Times New Roman"/>
          <w:szCs w:val="22"/>
          <w:lang w:val="en-US" w:eastAsia="en-US"/>
        </w:rPr>
        <w:t xml:space="preserve">. El </w:t>
      </w:r>
      <w:proofErr w:type="spellStart"/>
      <w:r w:rsidRPr="005C390C">
        <w:rPr>
          <w:rFonts w:eastAsia="Times New Roman" w:cs="Times New Roman"/>
          <w:szCs w:val="22"/>
          <w:lang w:val="en-US" w:eastAsia="en-US"/>
        </w:rPr>
        <w:t>sistema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crea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una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nueva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versión</w:t>
      </w:r>
      <w:proofErr w:type="spellEnd"/>
      <w:r w:rsidRPr="005C390C">
        <w:rPr>
          <w:rFonts w:eastAsia="Times New Roman" w:cs="Times New Roman"/>
          <w:szCs w:val="22"/>
          <w:lang w:val="en-US" w:eastAsia="en-US"/>
        </w:rPr>
        <w:t xml:space="preserve"> de </w:t>
      </w:r>
      <w:proofErr w:type="spellStart"/>
      <w:r w:rsidRPr="005C390C">
        <w:rPr>
          <w:rFonts w:eastAsia="Times New Roman" w:cs="Times New Roman"/>
          <w:szCs w:val="22"/>
          <w:lang w:val="en-US" w:eastAsia="en-US"/>
        </w:rPr>
        <w:t>sueldo</w:t>
      </w:r>
      <w:proofErr w:type="spellEnd"/>
      <w:r w:rsidRPr="005C390C">
        <w:rPr>
          <w:rFonts w:eastAsia="Times New Roman" w:cs="Times New Roman"/>
          <w:szCs w:val="22"/>
          <w:lang w:val="en-US" w:eastAsia="en-US"/>
        </w:rPr>
        <w:t xml:space="preserve"> base </w:t>
      </w:r>
      <w:proofErr w:type="spellStart"/>
      <w:r w:rsidRPr="005C390C">
        <w:rPr>
          <w:rFonts w:eastAsia="Times New Roman" w:cs="Times New Roman"/>
          <w:szCs w:val="22"/>
          <w:lang w:val="en-US" w:eastAsia="en-US"/>
        </w:rPr>
        <w:t>desde</w:t>
      </w:r>
      <w:proofErr w:type="spellEnd"/>
      <w:r w:rsidRPr="005C390C">
        <w:rPr>
          <w:rFonts w:eastAsia="Times New Roman" w:cs="Times New Roman"/>
          <w:szCs w:val="22"/>
          <w:lang w:val="en-US" w:eastAsia="en-US"/>
        </w:rPr>
        <w:t xml:space="preserve"> la </w:t>
      </w:r>
      <w:proofErr w:type="spellStart"/>
      <w:r w:rsidRPr="005C390C">
        <w:rPr>
          <w:rFonts w:eastAsia="Times New Roman" w:cs="Times New Roman"/>
          <w:szCs w:val="22"/>
          <w:lang w:val="en-US" w:eastAsia="en-US"/>
        </w:rPr>
        <w:t>fecha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indicada</w:t>
      </w:r>
      <w:proofErr w:type="spellEnd"/>
      <w:r w:rsidRPr="005C390C">
        <w:rPr>
          <w:rFonts w:eastAsia="Times New Roman" w:cs="Times New Roman"/>
          <w:szCs w:val="22"/>
          <w:lang w:val="en-US" w:eastAsia="en-US"/>
        </w:rPr>
        <w:t xml:space="preserve"> y </w:t>
      </w:r>
      <w:proofErr w:type="spellStart"/>
      <w:r w:rsidRPr="005C390C">
        <w:rPr>
          <w:rFonts w:eastAsia="Times New Roman" w:cs="Times New Roman"/>
          <w:szCs w:val="22"/>
          <w:lang w:val="en-US" w:eastAsia="en-US"/>
        </w:rPr>
        <w:t>conserva</w:t>
      </w:r>
      <w:proofErr w:type="spellEnd"/>
      <w:r w:rsidRPr="005C390C">
        <w:rPr>
          <w:rFonts w:eastAsia="Times New Roman" w:cs="Times New Roman"/>
          <w:szCs w:val="22"/>
          <w:lang w:val="en-US" w:eastAsia="en-US"/>
        </w:rPr>
        <w:t xml:space="preserve"> las </w:t>
      </w:r>
      <w:proofErr w:type="spellStart"/>
      <w:r w:rsidRPr="005C390C">
        <w:rPr>
          <w:rFonts w:eastAsia="Times New Roman" w:cs="Times New Roman"/>
          <w:szCs w:val="22"/>
          <w:lang w:val="en-US" w:eastAsia="en-US"/>
        </w:rPr>
        <w:t>versiones</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anteriores</w:t>
      </w:r>
      <w:proofErr w:type="spellEnd"/>
      <w:r w:rsidRPr="005C390C">
        <w:rPr>
          <w:rFonts w:eastAsia="Times New Roman" w:cs="Times New Roman"/>
          <w:szCs w:val="22"/>
          <w:lang w:val="en-US" w:eastAsia="en-US"/>
        </w:rPr>
        <w:t xml:space="preserve"> para </w:t>
      </w:r>
      <w:proofErr w:type="spellStart"/>
      <w:r w:rsidRPr="005C390C">
        <w:rPr>
          <w:rFonts w:eastAsia="Times New Roman" w:cs="Times New Roman"/>
          <w:szCs w:val="22"/>
          <w:lang w:val="en-US" w:eastAsia="en-US"/>
        </w:rPr>
        <w:t>los</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períodos</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históricos</w:t>
      </w:r>
      <w:proofErr w:type="spellEnd"/>
      <w:r w:rsidRPr="005C390C">
        <w:rPr>
          <w:rFonts w:eastAsia="Times New Roman" w:cs="Times New Roman"/>
          <w:szCs w:val="22"/>
          <w:lang w:val="en-US" w:eastAsia="en-US"/>
        </w:rPr>
        <w:t xml:space="preserve">. Ante </w:t>
      </w:r>
      <w:proofErr w:type="spellStart"/>
      <w:r w:rsidRPr="005C390C">
        <w:rPr>
          <w:rFonts w:eastAsia="Times New Roman" w:cs="Times New Roman"/>
          <w:szCs w:val="22"/>
          <w:lang w:val="en-US" w:eastAsia="en-US"/>
        </w:rPr>
        <w:t>monto</w:t>
      </w:r>
      <w:proofErr w:type="spellEnd"/>
      <w:r w:rsidRPr="005C390C">
        <w:rPr>
          <w:rFonts w:eastAsia="Times New Roman" w:cs="Times New Roman"/>
          <w:szCs w:val="22"/>
          <w:lang w:val="en-US" w:eastAsia="en-US"/>
        </w:rPr>
        <w:t xml:space="preserve"> o </w:t>
      </w:r>
      <w:proofErr w:type="spellStart"/>
      <w:r w:rsidRPr="005C390C">
        <w:rPr>
          <w:rFonts w:eastAsia="Times New Roman" w:cs="Times New Roman"/>
          <w:szCs w:val="22"/>
          <w:lang w:val="en-US" w:eastAsia="en-US"/>
        </w:rPr>
        <w:t>vigencia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inválidos</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el</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sistema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rechaza</w:t>
      </w:r>
      <w:proofErr w:type="spellEnd"/>
      <w:r w:rsidRPr="005C390C">
        <w:rPr>
          <w:rFonts w:eastAsia="Times New Roman" w:cs="Times New Roman"/>
          <w:szCs w:val="22"/>
          <w:lang w:val="en-US" w:eastAsia="en-US"/>
        </w:rPr>
        <w:t xml:space="preserve"> la </w:t>
      </w:r>
      <w:proofErr w:type="spellStart"/>
      <w:r w:rsidRPr="005C390C">
        <w:rPr>
          <w:rFonts w:eastAsia="Times New Roman" w:cs="Times New Roman"/>
          <w:szCs w:val="22"/>
          <w:lang w:val="en-US" w:eastAsia="en-US"/>
        </w:rPr>
        <w:t>configuración</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cuando</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el</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monto</w:t>
      </w:r>
      <w:proofErr w:type="spellEnd"/>
      <w:r w:rsidRPr="005C390C">
        <w:rPr>
          <w:rFonts w:eastAsia="Times New Roman" w:cs="Times New Roman"/>
          <w:szCs w:val="22"/>
          <w:lang w:val="en-US" w:eastAsia="en-US"/>
        </w:rPr>
        <w:t xml:space="preserve"> no es </w:t>
      </w:r>
      <w:proofErr w:type="spellStart"/>
      <w:r w:rsidRPr="005C390C">
        <w:rPr>
          <w:rFonts w:eastAsia="Times New Roman" w:cs="Times New Roman"/>
          <w:szCs w:val="22"/>
          <w:lang w:val="en-US" w:eastAsia="en-US"/>
        </w:rPr>
        <w:t>válido</w:t>
      </w:r>
      <w:proofErr w:type="spellEnd"/>
      <w:r w:rsidRPr="005C390C">
        <w:rPr>
          <w:rFonts w:eastAsia="Times New Roman" w:cs="Times New Roman"/>
          <w:szCs w:val="22"/>
          <w:lang w:val="en-US" w:eastAsia="en-US"/>
        </w:rPr>
        <w:t xml:space="preserve"> o la </w:t>
      </w:r>
      <w:proofErr w:type="spellStart"/>
      <w:r w:rsidRPr="005C390C">
        <w:rPr>
          <w:rFonts w:eastAsia="Times New Roman" w:cs="Times New Roman"/>
          <w:szCs w:val="22"/>
          <w:lang w:val="en-US" w:eastAsia="en-US"/>
        </w:rPr>
        <w:t>vigencia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resulta</w:t>
      </w:r>
      <w:proofErr w:type="spellEnd"/>
      <w:r w:rsidRPr="005C390C">
        <w:rPr>
          <w:rFonts w:eastAsia="Times New Roman" w:cs="Times New Roman"/>
          <w:szCs w:val="22"/>
          <w:lang w:val="en-US" w:eastAsia="en-US"/>
        </w:rPr>
        <w:t xml:space="preserve"> incompatible con la </w:t>
      </w:r>
      <w:proofErr w:type="spellStart"/>
      <w:r w:rsidRPr="005C390C">
        <w:rPr>
          <w:rFonts w:eastAsia="Times New Roman" w:cs="Times New Roman"/>
          <w:szCs w:val="22"/>
          <w:lang w:val="en-US" w:eastAsia="en-US"/>
        </w:rPr>
        <w:t>historia</w:t>
      </w:r>
      <w:proofErr w:type="spellEnd"/>
      <w:r w:rsidRPr="005C390C">
        <w:rPr>
          <w:rFonts w:eastAsia="Times New Roman" w:cs="Times New Roman"/>
          <w:szCs w:val="22"/>
          <w:lang w:val="en-US" w:eastAsia="en-US"/>
        </w:rPr>
        <w:t xml:space="preserve"> </w:t>
      </w:r>
      <w:proofErr w:type="spellStart"/>
      <w:r w:rsidRPr="005C390C">
        <w:rPr>
          <w:rFonts w:eastAsia="Times New Roman" w:cs="Times New Roman"/>
          <w:szCs w:val="22"/>
          <w:lang w:val="en-US" w:eastAsia="en-US"/>
        </w:rPr>
        <w:t>registrada</w:t>
      </w:r>
      <w:proofErr w:type="spellEnd"/>
      <w:r w:rsidRPr="005C390C">
        <w:rPr>
          <w:rFonts w:eastAsia="Times New Roman" w:cs="Times New Roman"/>
          <w:szCs w:val="22"/>
          <w:lang w:val="en-US" w:eastAsia="en-US"/>
        </w:rPr>
        <w:t>.</w:t>
      </w:r>
    </w:p>
    <w:p w14:paraId="379421E9" w14:textId="77777777" w:rsidR="007D6E97" w:rsidRDefault="007D6E97">
      <w:pPr>
        <w:spacing w:line="360" w:lineRule="auto"/>
        <w:jc w:val="both"/>
        <w:rPr>
          <w:rFonts w:eastAsia="Times New Roman" w:cs="Times New Roman"/>
        </w:rPr>
      </w:pPr>
    </w:p>
    <w:p w14:paraId="48E5A636" w14:textId="4386EF5D" w:rsidR="007D6E97" w:rsidRDefault="000479C4" w:rsidP="006844D0">
      <w:pPr>
        <w:pStyle w:val="Descripcin"/>
        <w:rPr>
          <w:rFonts w:eastAsia="Times New Roman" w:cs="Times New Roman"/>
          <w:b w:val="0"/>
          <w:bCs w:val="0"/>
          <w:color w:val="4D4D4D"/>
          <w:szCs w:val="18"/>
        </w:rPr>
      </w:pPr>
      <w:bookmarkStart w:id="119" w:name="_heading=h.gwp3fuc5s4ki" w:colFirst="0" w:colLast="0"/>
      <w:bookmarkStart w:id="120" w:name="_Toc242050320"/>
      <w:bookmarkEnd w:id="119"/>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7</w:t>
      </w:r>
      <w:r w:rsidR="000462BE">
        <w:fldChar w:fldCharType="end"/>
      </w:r>
      <w:r>
        <w:t xml:space="preserve"> </w:t>
      </w:r>
      <w:r>
        <w:rPr>
          <w:rFonts w:eastAsia="Times New Roman" w:cs="Times New Roman"/>
          <w:color w:val="4D4D4D"/>
          <w:szCs w:val="18"/>
        </w:rPr>
        <w:t>“DS-CU</w:t>
      </w:r>
      <w:r w:rsidR="00736152">
        <w:rPr>
          <w:rFonts w:eastAsia="Times New Roman" w:cs="Times New Roman"/>
          <w:color w:val="4D4D4D"/>
          <w:szCs w:val="18"/>
        </w:rPr>
        <w:t>93</w:t>
      </w:r>
      <w:r>
        <w:rPr>
          <w:rFonts w:eastAsia="Times New Roman" w:cs="Times New Roman"/>
          <w:color w:val="4D4D4D"/>
          <w:szCs w:val="18"/>
        </w:rPr>
        <w:t xml:space="preserve"> - </w:t>
      </w:r>
      <w:r w:rsidR="00736152" w:rsidRPr="00736152">
        <w:rPr>
          <w:rFonts w:eastAsia="Times New Roman" w:cs="Times New Roman"/>
          <w:color w:val="4D4D4D"/>
          <w:szCs w:val="18"/>
        </w:rPr>
        <w:t>Configurando sueldo base</w:t>
      </w:r>
      <w:r>
        <w:rPr>
          <w:rFonts w:eastAsia="Times New Roman" w:cs="Times New Roman"/>
          <w:color w:val="4D4D4D"/>
          <w:szCs w:val="18"/>
        </w:rPr>
        <w:t>”.</w:t>
      </w:r>
      <w:bookmarkEnd w:id="120"/>
    </w:p>
    <w:p w14:paraId="3D35162C" w14:textId="52D3CF25" w:rsidR="00F04BF5" w:rsidRPr="00F04BF5" w:rsidRDefault="00F04BF5" w:rsidP="00F04BF5">
      <w:pPr>
        <w:spacing w:after="200" w:line="360" w:lineRule="auto"/>
        <w:jc w:val="center"/>
        <w:rPr>
          <w:rFonts w:eastAsia="Times New Roman" w:cs="Times New Roman"/>
        </w:rPr>
      </w:pPr>
      <w:r w:rsidRPr="00F04BF5">
        <w:rPr>
          <w:rFonts w:eastAsia="Times New Roman" w:cs="Times New Roman"/>
        </w:rPr>
        <w:drawing>
          <wp:inline distT="0" distB="0" distL="0" distR="0" wp14:anchorId="28721FA7" wp14:editId="2202DE09">
            <wp:extent cx="5971540" cy="3319780"/>
            <wp:effectExtent l="0" t="0" r="0" b="0"/>
            <wp:docPr id="1809733570" name="Imagen 50"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3570" name="Imagen 50" descr="Diagrama&#10;&#10;Descripción generada automáticamente con confianza baja"/>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1540" cy="3319780"/>
                    </a:xfrm>
                    <a:prstGeom prst="rect">
                      <a:avLst/>
                    </a:prstGeom>
                    <a:noFill/>
                    <a:ln>
                      <a:noFill/>
                    </a:ln>
                  </pic:spPr>
                </pic:pic>
              </a:graphicData>
            </a:graphic>
          </wp:inline>
        </w:drawing>
      </w:r>
    </w:p>
    <w:p w14:paraId="2D2632CB" w14:textId="41C82204" w:rsidR="007D6E97" w:rsidRDefault="007D6E97">
      <w:pPr>
        <w:spacing w:after="200" w:line="360" w:lineRule="auto"/>
        <w:jc w:val="center"/>
        <w:rPr>
          <w:rFonts w:eastAsia="Times New Roman" w:cs="Times New Roman"/>
        </w:rPr>
      </w:pPr>
    </w:p>
    <w:p w14:paraId="2D777309" w14:textId="6BFE8473" w:rsidR="007D6E97" w:rsidRDefault="000479C4" w:rsidP="00105100">
      <w:pPr>
        <w:pStyle w:val="Cita"/>
        <w:rPr>
          <w:i w:val="0"/>
        </w:rPr>
      </w:pPr>
      <w:r>
        <w:t>Fuente: Elaborado por los estudiantes de acuerdo con el proyecto.</w:t>
      </w:r>
    </w:p>
    <w:p w14:paraId="5A84D937" w14:textId="77777777" w:rsidR="007D6E97" w:rsidRDefault="007D6E97">
      <w:pPr>
        <w:spacing w:after="200" w:line="360" w:lineRule="auto"/>
        <w:jc w:val="both"/>
        <w:rPr>
          <w:rFonts w:eastAsia="Times New Roman" w:cs="Times New Roman"/>
          <w:i/>
          <w:iCs/>
          <w:color w:val="000000"/>
          <w:sz w:val="18"/>
          <w:szCs w:val="18"/>
        </w:rPr>
      </w:pPr>
    </w:p>
    <w:p w14:paraId="358DEE9E" w14:textId="77777777" w:rsidR="007D6E97" w:rsidRDefault="007D6E97">
      <w:pPr>
        <w:spacing w:after="200" w:line="360" w:lineRule="auto"/>
        <w:jc w:val="both"/>
        <w:rPr>
          <w:rFonts w:eastAsia="Times New Roman" w:cs="Times New Roman"/>
        </w:rPr>
      </w:pPr>
    </w:p>
    <w:p w14:paraId="2BCBF592" w14:textId="0224551E" w:rsidR="00E46CE8" w:rsidRPr="00432645" w:rsidRDefault="00E46CE8" w:rsidP="00E46CE8">
      <w:pPr>
        <w:pStyle w:val="Ttulo2"/>
        <w:rPr>
          <w:rFonts w:eastAsia="Times New Roman" w:cs="Times New Roman"/>
        </w:rPr>
      </w:pPr>
      <w:bookmarkStart w:id="121" w:name="_Toc242051047"/>
      <w:r w:rsidRPr="00432645">
        <w:rPr>
          <w:rFonts w:eastAsia="Times New Roman" w:cs="Times New Roman"/>
        </w:rPr>
        <w:t>CU</w:t>
      </w:r>
      <w:r w:rsidR="005F6F53">
        <w:rPr>
          <w:rFonts w:eastAsia="Times New Roman" w:cs="Times New Roman"/>
        </w:rPr>
        <w:t>94</w:t>
      </w:r>
      <w:r w:rsidRPr="00432645">
        <w:rPr>
          <w:rFonts w:eastAsia="Times New Roman" w:cs="Times New Roman"/>
        </w:rPr>
        <w:t xml:space="preserve"> - </w:t>
      </w:r>
      <w:r w:rsidR="005F6F53">
        <w:t xml:space="preserve">Gestionando esquema </w:t>
      </w:r>
      <w:proofErr w:type="spellStart"/>
      <w:r w:rsidR="005F6F53">
        <w:t>remuneracional</w:t>
      </w:r>
      <w:proofErr w:type="spellEnd"/>
      <w:r w:rsidR="005F6F53">
        <w:t xml:space="preserve"> variable</w:t>
      </w:r>
      <w:bookmarkEnd w:id="121"/>
    </w:p>
    <w:p w14:paraId="45CF5500" w14:textId="77777777" w:rsidR="007D6E97" w:rsidRDefault="007D6E97">
      <w:pPr>
        <w:spacing w:line="360" w:lineRule="auto"/>
        <w:jc w:val="both"/>
        <w:rPr>
          <w:rFonts w:eastAsia="Times New Roman" w:cs="Times New Roman"/>
        </w:rPr>
      </w:pPr>
    </w:p>
    <w:p w14:paraId="20EC5EB5" w14:textId="77777777" w:rsidR="00BB769C" w:rsidRPr="00BB769C" w:rsidRDefault="00BB769C" w:rsidP="00BB769C">
      <w:pPr>
        <w:spacing w:line="360" w:lineRule="auto"/>
        <w:jc w:val="both"/>
        <w:rPr>
          <w:rFonts w:eastAsia="Times New Roman" w:cs="Times New Roman"/>
          <w:szCs w:val="22"/>
          <w:lang w:val="en-US" w:eastAsia="en-US"/>
        </w:rPr>
      </w:pPr>
      <w:r w:rsidRPr="00BB769C">
        <w:rPr>
          <w:rFonts w:eastAsia="Times New Roman" w:cs="Times New Roman"/>
          <w:szCs w:val="22"/>
          <w:lang w:val="en-US" w:eastAsia="en-US"/>
        </w:rPr>
        <w:t xml:space="preserve">En la </w:t>
      </w:r>
      <w:proofErr w:type="spellStart"/>
      <w:r w:rsidRPr="00BB769C">
        <w:rPr>
          <w:rFonts w:eastAsia="Times New Roman" w:cs="Times New Roman"/>
          <w:szCs w:val="22"/>
          <w:lang w:val="en-US" w:eastAsia="en-US"/>
        </w:rPr>
        <w:t>Figura</w:t>
      </w:r>
      <w:proofErr w:type="spellEnd"/>
      <w:r w:rsidRPr="00BB769C">
        <w:rPr>
          <w:rFonts w:eastAsia="Times New Roman" w:cs="Times New Roman"/>
          <w:szCs w:val="22"/>
          <w:lang w:val="en-US" w:eastAsia="en-US"/>
        </w:rPr>
        <w:t xml:space="preserve"> 6.8 se </w:t>
      </w:r>
      <w:proofErr w:type="spellStart"/>
      <w:r w:rsidRPr="00BB769C">
        <w:rPr>
          <w:rFonts w:eastAsia="Times New Roman" w:cs="Times New Roman"/>
          <w:szCs w:val="22"/>
          <w:lang w:val="en-US" w:eastAsia="en-US"/>
        </w:rPr>
        <w:t>puede</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visualizar</w:t>
      </w:r>
      <w:proofErr w:type="spellEnd"/>
      <w:r w:rsidRPr="00BB769C">
        <w:rPr>
          <w:rFonts w:eastAsia="Times New Roman" w:cs="Times New Roman"/>
          <w:szCs w:val="22"/>
          <w:lang w:val="en-US" w:eastAsia="en-US"/>
        </w:rPr>
        <w:t xml:space="preserve"> que </w:t>
      </w:r>
      <w:proofErr w:type="spellStart"/>
      <w:r w:rsidRPr="00BB769C">
        <w:rPr>
          <w:rFonts w:eastAsia="Times New Roman" w:cs="Times New Roman"/>
          <w:szCs w:val="22"/>
          <w:lang w:val="en-US" w:eastAsia="en-US"/>
        </w:rPr>
        <w:t>el</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usuario</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selecciona</w:t>
      </w:r>
      <w:proofErr w:type="spellEnd"/>
      <w:r w:rsidRPr="00BB769C">
        <w:rPr>
          <w:rFonts w:eastAsia="Times New Roman" w:cs="Times New Roman"/>
          <w:szCs w:val="22"/>
          <w:lang w:val="en-US" w:eastAsia="en-US"/>
        </w:rPr>
        <w:t xml:space="preserve"> la </w:t>
      </w:r>
      <w:proofErr w:type="spellStart"/>
      <w:r w:rsidRPr="00BB769C">
        <w:rPr>
          <w:rFonts w:eastAsia="Times New Roman" w:cs="Times New Roman"/>
          <w:szCs w:val="22"/>
          <w:lang w:val="en-US" w:eastAsia="en-US"/>
        </w:rPr>
        <w:t>gestión</w:t>
      </w:r>
      <w:proofErr w:type="spellEnd"/>
      <w:r w:rsidRPr="00BB769C">
        <w:rPr>
          <w:rFonts w:eastAsia="Times New Roman" w:cs="Times New Roman"/>
          <w:szCs w:val="22"/>
          <w:lang w:val="en-US" w:eastAsia="en-US"/>
        </w:rPr>
        <w:t xml:space="preserve"> de </w:t>
      </w:r>
      <w:proofErr w:type="spellStart"/>
      <w:r w:rsidRPr="00BB769C">
        <w:rPr>
          <w:rFonts w:eastAsia="Times New Roman" w:cs="Times New Roman"/>
          <w:szCs w:val="22"/>
          <w:lang w:val="en-US" w:eastAsia="en-US"/>
        </w:rPr>
        <w:t>esquemas</w:t>
      </w:r>
      <w:proofErr w:type="spellEnd"/>
      <w:r w:rsidRPr="00BB769C">
        <w:rPr>
          <w:rFonts w:eastAsia="Times New Roman" w:cs="Times New Roman"/>
          <w:szCs w:val="22"/>
          <w:lang w:val="en-US" w:eastAsia="en-US"/>
        </w:rPr>
        <w:t xml:space="preserve"> y </w:t>
      </w:r>
      <w:proofErr w:type="spellStart"/>
      <w:r w:rsidRPr="00BB769C">
        <w:rPr>
          <w:rFonts w:eastAsia="Times New Roman" w:cs="Times New Roman"/>
          <w:szCs w:val="22"/>
          <w:lang w:val="en-US" w:eastAsia="en-US"/>
        </w:rPr>
        <w:t>crea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modifica</w:t>
      </w:r>
      <w:proofErr w:type="spellEnd"/>
      <w:r w:rsidRPr="00BB769C">
        <w:rPr>
          <w:rFonts w:eastAsia="Times New Roman" w:cs="Times New Roman"/>
          <w:szCs w:val="22"/>
          <w:lang w:val="en-US" w:eastAsia="en-US"/>
        </w:rPr>
        <w:t xml:space="preserve"> o </w:t>
      </w:r>
      <w:proofErr w:type="spellStart"/>
      <w:r w:rsidRPr="00BB769C">
        <w:rPr>
          <w:rFonts w:eastAsia="Times New Roman" w:cs="Times New Roman"/>
          <w:szCs w:val="22"/>
          <w:lang w:val="en-US" w:eastAsia="en-US"/>
        </w:rPr>
        <w:t>desactiva</w:t>
      </w:r>
      <w:proofErr w:type="spellEnd"/>
      <w:r w:rsidRPr="00BB769C">
        <w:rPr>
          <w:rFonts w:eastAsia="Times New Roman" w:cs="Times New Roman"/>
          <w:szCs w:val="22"/>
          <w:lang w:val="en-US" w:eastAsia="en-US"/>
        </w:rPr>
        <w:t xml:space="preserve"> un </w:t>
      </w:r>
      <w:proofErr w:type="spellStart"/>
      <w:r w:rsidRPr="00BB769C">
        <w:rPr>
          <w:rFonts w:eastAsia="Times New Roman" w:cs="Times New Roman"/>
          <w:szCs w:val="22"/>
          <w:lang w:val="en-US" w:eastAsia="en-US"/>
        </w:rPr>
        <w:t>esquema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definiendo</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su</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identificación</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regla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financiera</w:t>
      </w:r>
      <w:proofErr w:type="spellEnd"/>
      <w:r w:rsidRPr="00BB769C">
        <w:rPr>
          <w:rFonts w:eastAsia="Times New Roman" w:cs="Times New Roman"/>
          <w:szCs w:val="22"/>
          <w:lang w:val="en-US" w:eastAsia="en-US"/>
        </w:rPr>
        <w:t xml:space="preserve"> general y las </w:t>
      </w:r>
      <w:proofErr w:type="spellStart"/>
      <w:r w:rsidRPr="00BB769C">
        <w:rPr>
          <w:rFonts w:eastAsia="Times New Roman" w:cs="Times New Roman"/>
          <w:szCs w:val="22"/>
          <w:lang w:val="en-US" w:eastAsia="en-US"/>
        </w:rPr>
        <w:t>asignaciones</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por</w:t>
      </w:r>
      <w:proofErr w:type="spellEnd"/>
      <w:r w:rsidRPr="00BB769C">
        <w:rPr>
          <w:rFonts w:eastAsia="Times New Roman" w:cs="Times New Roman"/>
          <w:szCs w:val="22"/>
          <w:lang w:val="en-US" w:eastAsia="en-US"/>
        </w:rPr>
        <w:t xml:space="preserve"> cargo o </w:t>
      </w:r>
      <w:proofErr w:type="spellStart"/>
      <w:r w:rsidRPr="00BB769C">
        <w:rPr>
          <w:rFonts w:eastAsia="Times New Roman" w:cs="Times New Roman"/>
          <w:szCs w:val="22"/>
          <w:lang w:val="en-US" w:eastAsia="en-US"/>
        </w:rPr>
        <w:t>trabajador</w:t>
      </w:r>
      <w:proofErr w:type="spellEnd"/>
      <w:r w:rsidRPr="00BB769C">
        <w:rPr>
          <w:rFonts w:eastAsia="Times New Roman" w:cs="Times New Roman"/>
          <w:szCs w:val="22"/>
          <w:lang w:val="en-US" w:eastAsia="en-US"/>
        </w:rPr>
        <w:t xml:space="preserve"> que </w:t>
      </w:r>
      <w:proofErr w:type="spellStart"/>
      <w:r w:rsidRPr="00BB769C">
        <w:rPr>
          <w:rFonts w:eastAsia="Times New Roman" w:cs="Times New Roman"/>
          <w:szCs w:val="22"/>
          <w:lang w:val="en-US" w:eastAsia="en-US"/>
        </w:rPr>
        <w:t>correspondan</w:t>
      </w:r>
      <w:proofErr w:type="spellEnd"/>
      <w:r w:rsidRPr="00BB769C">
        <w:rPr>
          <w:rFonts w:eastAsia="Times New Roman" w:cs="Times New Roman"/>
          <w:szCs w:val="22"/>
          <w:lang w:val="en-US" w:eastAsia="en-US"/>
        </w:rPr>
        <w:t xml:space="preserve">. El </w:t>
      </w:r>
      <w:proofErr w:type="spellStart"/>
      <w:r w:rsidRPr="00BB769C">
        <w:rPr>
          <w:rFonts w:eastAsia="Times New Roman" w:cs="Times New Roman"/>
          <w:szCs w:val="22"/>
          <w:lang w:val="en-US" w:eastAsia="en-US"/>
        </w:rPr>
        <w:t>sistema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valida</w:t>
      </w:r>
      <w:proofErr w:type="spellEnd"/>
      <w:r w:rsidRPr="00BB769C">
        <w:rPr>
          <w:rFonts w:eastAsia="Times New Roman" w:cs="Times New Roman"/>
          <w:szCs w:val="22"/>
          <w:lang w:val="en-US" w:eastAsia="en-US"/>
        </w:rPr>
        <w:t xml:space="preserve"> que la </w:t>
      </w:r>
      <w:proofErr w:type="spellStart"/>
      <w:r w:rsidRPr="00BB769C">
        <w:rPr>
          <w:rFonts w:eastAsia="Times New Roman" w:cs="Times New Roman"/>
          <w:szCs w:val="22"/>
          <w:lang w:val="en-US" w:eastAsia="en-US"/>
        </w:rPr>
        <w:t>configuración</w:t>
      </w:r>
      <w:proofErr w:type="spellEnd"/>
      <w:r w:rsidRPr="00BB769C">
        <w:rPr>
          <w:rFonts w:eastAsia="Times New Roman" w:cs="Times New Roman"/>
          <w:szCs w:val="22"/>
          <w:lang w:val="en-US" w:eastAsia="en-US"/>
        </w:rPr>
        <w:t xml:space="preserve"> sea </w:t>
      </w:r>
      <w:proofErr w:type="spellStart"/>
      <w:r w:rsidRPr="00BB769C">
        <w:rPr>
          <w:rFonts w:eastAsia="Times New Roman" w:cs="Times New Roman"/>
          <w:szCs w:val="22"/>
          <w:lang w:val="en-US" w:eastAsia="en-US"/>
        </w:rPr>
        <w:t>suficiente</w:t>
      </w:r>
      <w:proofErr w:type="spellEnd"/>
      <w:r w:rsidRPr="00BB769C">
        <w:rPr>
          <w:rFonts w:eastAsia="Times New Roman" w:cs="Times New Roman"/>
          <w:szCs w:val="22"/>
          <w:lang w:val="en-US" w:eastAsia="en-US"/>
        </w:rPr>
        <w:t xml:space="preserve"> para </w:t>
      </w:r>
      <w:proofErr w:type="spellStart"/>
      <w:r w:rsidRPr="00BB769C">
        <w:rPr>
          <w:rFonts w:eastAsia="Times New Roman" w:cs="Times New Roman"/>
          <w:szCs w:val="22"/>
          <w:lang w:val="en-US" w:eastAsia="en-US"/>
        </w:rPr>
        <w:t>utilizar</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el</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esquema</w:t>
      </w:r>
      <w:proofErr w:type="spellEnd"/>
      <w:r w:rsidRPr="00BB769C">
        <w:rPr>
          <w:rFonts w:eastAsia="Times New Roman" w:cs="Times New Roman"/>
          <w:szCs w:val="22"/>
          <w:lang w:val="en-US" w:eastAsia="en-US"/>
        </w:rPr>
        <w:t xml:space="preserve"> y </w:t>
      </w:r>
      <w:proofErr w:type="spellStart"/>
      <w:r w:rsidRPr="00BB769C">
        <w:rPr>
          <w:rFonts w:eastAsia="Times New Roman" w:cs="Times New Roman"/>
          <w:szCs w:val="22"/>
          <w:lang w:val="en-US" w:eastAsia="en-US"/>
        </w:rPr>
        <w:t>conserva</w:t>
      </w:r>
      <w:proofErr w:type="spellEnd"/>
      <w:r w:rsidRPr="00BB769C">
        <w:rPr>
          <w:rFonts w:eastAsia="Times New Roman" w:cs="Times New Roman"/>
          <w:szCs w:val="22"/>
          <w:lang w:val="en-US" w:eastAsia="en-US"/>
        </w:rPr>
        <w:t xml:space="preserve"> la </w:t>
      </w:r>
      <w:proofErr w:type="spellStart"/>
      <w:r w:rsidRPr="00BB769C">
        <w:rPr>
          <w:rFonts w:eastAsia="Times New Roman" w:cs="Times New Roman"/>
          <w:szCs w:val="22"/>
          <w:lang w:val="en-US" w:eastAsia="en-US"/>
        </w:rPr>
        <w:t>vigencia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histórica</w:t>
      </w:r>
      <w:proofErr w:type="spellEnd"/>
      <w:r w:rsidRPr="00BB769C">
        <w:rPr>
          <w:rFonts w:eastAsia="Times New Roman" w:cs="Times New Roman"/>
          <w:szCs w:val="22"/>
          <w:lang w:val="en-US" w:eastAsia="en-US"/>
        </w:rPr>
        <w:t xml:space="preserve"> de las </w:t>
      </w:r>
      <w:proofErr w:type="spellStart"/>
      <w:r w:rsidRPr="00BB769C">
        <w:rPr>
          <w:rFonts w:eastAsia="Times New Roman" w:cs="Times New Roman"/>
          <w:szCs w:val="22"/>
          <w:lang w:val="en-US" w:eastAsia="en-US"/>
        </w:rPr>
        <w:t>asignaciones</w:t>
      </w:r>
      <w:proofErr w:type="spellEnd"/>
      <w:r w:rsidRPr="00BB769C">
        <w:rPr>
          <w:rFonts w:eastAsia="Times New Roman" w:cs="Times New Roman"/>
          <w:szCs w:val="22"/>
          <w:lang w:val="en-US" w:eastAsia="en-US"/>
        </w:rPr>
        <w:t xml:space="preserve">. El </w:t>
      </w:r>
      <w:proofErr w:type="spellStart"/>
      <w:r w:rsidRPr="00BB769C">
        <w:rPr>
          <w:rFonts w:eastAsia="Times New Roman" w:cs="Times New Roman"/>
          <w:szCs w:val="22"/>
          <w:lang w:val="en-US" w:eastAsia="en-US"/>
        </w:rPr>
        <w:t>usuario</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confirma</w:t>
      </w:r>
      <w:proofErr w:type="spellEnd"/>
      <w:r w:rsidRPr="00BB769C">
        <w:rPr>
          <w:rFonts w:eastAsia="Times New Roman" w:cs="Times New Roman"/>
          <w:szCs w:val="22"/>
          <w:lang w:val="en-US" w:eastAsia="en-US"/>
        </w:rPr>
        <w:t xml:space="preserve"> la </w:t>
      </w:r>
      <w:proofErr w:type="spellStart"/>
      <w:r w:rsidRPr="00BB769C">
        <w:rPr>
          <w:rFonts w:eastAsia="Times New Roman" w:cs="Times New Roman"/>
          <w:szCs w:val="22"/>
          <w:lang w:val="en-US" w:eastAsia="en-US"/>
        </w:rPr>
        <w:t>operación</w:t>
      </w:r>
      <w:proofErr w:type="spellEnd"/>
      <w:r w:rsidRPr="00BB769C">
        <w:rPr>
          <w:rFonts w:eastAsia="Times New Roman" w:cs="Times New Roman"/>
          <w:szCs w:val="22"/>
          <w:lang w:val="en-US" w:eastAsia="en-US"/>
        </w:rPr>
        <w:t xml:space="preserve">. El </w:t>
      </w:r>
      <w:proofErr w:type="spellStart"/>
      <w:r w:rsidRPr="00BB769C">
        <w:rPr>
          <w:rFonts w:eastAsia="Times New Roman" w:cs="Times New Roman"/>
          <w:szCs w:val="22"/>
          <w:lang w:val="en-US" w:eastAsia="en-US"/>
        </w:rPr>
        <w:t>sistema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guarda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el</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esquema</w:t>
      </w:r>
      <w:proofErr w:type="spellEnd"/>
      <w:r w:rsidRPr="00BB769C">
        <w:rPr>
          <w:rFonts w:eastAsia="Times New Roman" w:cs="Times New Roman"/>
          <w:szCs w:val="22"/>
          <w:lang w:val="en-US" w:eastAsia="en-US"/>
        </w:rPr>
        <w:t xml:space="preserve"> y sus </w:t>
      </w:r>
      <w:proofErr w:type="spellStart"/>
      <w:r w:rsidRPr="00BB769C">
        <w:rPr>
          <w:rFonts w:eastAsia="Times New Roman" w:cs="Times New Roman"/>
          <w:szCs w:val="22"/>
          <w:lang w:val="en-US" w:eastAsia="en-US"/>
        </w:rPr>
        <w:t>asignaciones</w:t>
      </w:r>
      <w:proofErr w:type="spellEnd"/>
      <w:r w:rsidRPr="00BB769C">
        <w:rPr>
          <w:rFonts w:eastAsia="Times New Roman" w:cs="Times New Roman"/>
          <w:szCs w:val="22"/>
          <w:lang w:val="en-US" w:eastAsia="en-US"/>
        </w:rPr>
        <w:t xml:space="preserve"> sin </w:t>
      </w:r>
      <w:proofErr w:type="spellStart"/>
      <w:r w:rsidRPr="00BB769C">
        <w:rPr>
          <w:rFonts w:eastAsia="Times New Roman" w:cs="Times New Roman"/>
          <w:szCs w:val="22"/>
          <w:lang w:val="en-US" w:eastAsia="en-US"/>
        </w:rPr>
        <w:t>crear</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asignar</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ni</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modificar</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tareas</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operacionales</w:t>
      </w:r>
      <w:proofErr w:type="spellEnd"/>
      <w:r w:rsidRPr="00BB769C">
        <w:rPr>
          <w:rFonts w:eastAsia="Times New Roman" w:cs="Times New Roman"/>
          <w:szCs w:val="22"/>
          <w:lang w:val="en-US" w:eastAsia="en-US"/>
        </w:rPr>
        <w:t xml:space="preserve">. Si </w:t>
      </w:r>
      <w:proofErr w:type="spellStart"/>
      <w:r w:rsidRPr="00BB769C">
        <w:rPr>
          <w:rFonts w:eastAsia="Times New Roman" w:cs="Times New Roman"/>
          <w:szCs w:val="22"/>
          <w:lang w:val="en-US" w:eastAsia="en-US"/>
        </w:rPr>
        <w:t>el</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esquema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carece</w:t>
      </w:r>
      <w:proofErr w:type="spellEnd"/>
      <w:r w:rsidRPr="00BB769C">
        <w:rPr>
          <w:rFonts w:eastAsia="Times New Roman" w:cs="Times New Roman"/>
          <w:szCs w:val="22"/>
          <w:lang w:val="en-US" w:eastAsia="en-US"/>
        </w:rPr>
        <w:t xml:space="preserve"> de la </w:t>
      </w:r>
      <w:proofErr w:type="spellStart"/>
      <w:r w:rsidRPr="00BB769C">
        <w:rPr>
          <w:rFonts w:eastAsia="Times New Roman" w:cs="Times New Roman"/>
          <w:szCs w:val="22"/>
          <w:lang w:val="en-US" w:eastAsia="en-US"/>
        </w:rPr>
        <w:t>información</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mínima</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necesaria</w:t>
      </w:r>
      <w:proofErr w:type="spellEnd"/>
      <w:r w:rsidRPr="00BB769C">
        <w:rPr>
          <w:rFonts w:eastAsia="Times New Roman" w:cs="Times New Roman"/>
          <w:szCs w:val="22"/>
          <w:lang w:val="en-US" w:eastAsia="en-US"/>
        </w:rPr>
        <w:t xml:space="preserve"> para </w:t>
      </w:r>
      <w:proofErr w:type="spellStart"/>
      <w:r w:rsidRPr="00BB769C">
        <w:rPr>
          <w:rFonts w:eastAsia="Times New Roman" w:cs="Times New Roman"/>
          <w:szCs w:val="22"/>
          <w:lang w:val="en-US" w:eastAsia="en-US"/>
        </w:rPr>
        <w:t>su</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utilización</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remuneracional</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el</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sistema</w:t>
      </w:r>
      <w:proofErr w:type="spellEnd"/>
      <w:r w:rsidRPr="00BB769C">
        <w:rPr>
          <w:rFonts w:eastAsia="Times New Roman" w:cs="Times New Roman"/>
          <w:szCs w:val="22"/>
          <w:lang w:val="en-US" w:eastAsia="en-US"/>
        </w:rPr>
        <w:t xml:space="preserve"> no </w:t>
      </w:r>
      <w:proofErr w:type="spellStart"/>
      <w:r w:rsidRPr="00BB769C">
        <w:rPr>
          <w:rFonts w:eastAsia="Times New Roman" w:cs="Times New Roman"/>
          <w:szCs w:val="22"/>
          <w:lang w:val="en-US" w:eastAsia="en-US"/>
        </w:rPr>
        <w:t>permite</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activarlo</w:t>
      </w:r>
      <w:proofErr w:type="spellEnd"/>
      <w:r w:rsidRPr="00BB769C">
        <w:rPr>
          <w:rFonts w:eastAsia="Times New Roman" w:cs="Times New Roman"/>
          <w:szCs w:val="22"/>
          <w:lang w:val="en-US" w:eastAsia="en-US"/>
        </w:rPr>
        <w:t xml:space="preserve"> y </w:t>
      </w:r>
      <w:proofErr w:type="spellStart"/>
      <w:r w:rsidRPr="00BB769C">
        <w:rPr>
          <w:rFonts w:eastAsia="Times New Roman" w:cs="Times New Roman"/>
          <w:szCs w:val="22"/>
          <w:lang w:val="en-US" w:eastAsia="en-US"/>
        </w:rPr>
        <w:t>mantiene</w:t>
      </w:r>
      <w:proofErr w:type="spellEnd"/>
      <w:r w:rsidRPr="00BB769C">
        <w:rPr>
          <w:rFonts w:eastAsia="Times New Roman" w:cs="Times New Roman"/>
          <w:szCs w:val="22"/>
          <w:lang w:val="en-US" w:eastAsia="en-US"/>
        </w:rPr>
        <w:t xml:space="preserve"> la </w:t>
      </w:r>
      <w:proofErr w:type="spellStart"/>
      <w:r w:rsidRPr="00BB769C">
        <w:rPr>
          <w:rFonts w:eastAsia="Times New Roman" w:cs="Times New Roman"/>
          <w:szCs w:val="22"/>
          <w:lang w:val="en-US" w:eastAsia="en-US"/>
        </w:rPr>
        <w:t>configuración</w:t>
      </w:r>
      <w:proofErr w:type="spellEnd"/>
      <w:r w:rsidRPr="00BB769C">
        <w:rPr>
          <w:rFonts w:eastAsia="Times New Roman" w:cs="Times New Roman"/>
          <w:szCs w:val="22"/>
          <w:lang w:val="en-US" w:eastAsia="en-US"/>
        </w:rPr>
        <w:t xml:space="preserve"> </w:t>
      </w:r>
      <w:proofErr w:type="spellStart"/>
      <w:r w:rsidRPr="00BB769C">
        <w:rPr>
          <w:rFonts w:eastAsia="Times New Roman" w:cs="Times New Roman"/>
          <w:szCs w:val="22"/>
          <w:lang w:val="en-US" w:eastAsia="en-US"/>
        </w:rPr>
        <w:t>pendiente</w:t>
      </w:r>
      <w:proofErr w:type="spellEnd"/>
      <w:r w:rsidRPr="00BB769C">
        <w:rPr>
          <w:rFonts w:eastAsia="Times New Roman" w:cs="Times New Roman"/>
          <w:szCs w:val="22"/>
          <w:lang w:val="en-US" w:eastAsia="en-US"/>
        </w:rPr>
        <w:t xml:space="preserve"> de </w:t>
      </w:r>
      <w:proofErr w:type="spellStart"/>
      <w:r w:rsidRPr="00BB769C">
        <w:rPr>
          <w:rFonts w:eastAsia="Times New Roman" w:cs="Times New Roman"/>
          <w:szCs w:val="22"/>
          <w:lang w:val="en-US" w:eastAsia="en-US"/>
        </w:rPr>
        <w:t>corrección</w:t>
      </w:r>
      <w:proofErr w:type="spellEnd"/>
      <w:r w:rsidRPr="00BB769C">
        <w:rPr>
          <w:rFonts w:eastAsia="Times New Roman" w:cs="Times New Roman"/>
          <w:szCs w:val="22"/>
          <w:lang w:val="en-US" w:eastAsia="en-US"/>
        </w:rPr>
        <w:t>.</w:t>
      </w:r>
    </w:p>
    <w:p w14:paraId="1F219ECA" w14:textId="77777777" w:rsidR="007D6E97" w:rsidRDefault="007D6E97">
      <w:pPr>
        <w:spacing w:line="360" w:lineRule="auto"/>
        <w:jc w:val="both"/>
        <w:rPr>
          <w:rFonts w:eastAsia="Times New Roman" w:cs="Times New Roman"/>
        </w:rPr>
      </w:pPr>
    </w:p>
    <w:p w14:paraId="67D56FA4" w14:textId="4680E4D6" w:rsidR="007D6E97" w:rsidRDefault="000479C4" w:rsidP="006844D0">
      <w:pPr>
        <w:pStyle w:val="Descripcin"/>
        <w:rPr>
          <w:rFonts w:eastAsia="Times New Roman" w:cs="Times New Roman"/>
          <w:b w:val="0"/>
          <w:bCs w:val="0"/>
          <w:color w:val="4D4D4D"/>
          <w:szCs w:val="18"/>
        </w:rPr>
      </w:pPr>
      <w:bookmarkStart w:id="122" w:name="_heading=h.4hx4xa5oco3k" w:colFirst="0" w:colLast="0"/>
      <w:bookmarkStart w:id="123" w:name="_Toc242050321"/>
      <w:bookmarkEnd w:id="122"/>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8</w:t>
      </w:r>
      <w:r w:rsidR="000462BE">
        <w:fldChar w:fldCharType="end"/>
      </w:r>
      <w:r>
        <w:t xml:space="preserve"> </w:t>
      </w:r>
      <w:r>
        <w:rPr>
          <w:rFonts w:eastAsia="Times New Roman" w:cs="Times New Roman"/>
          <w:color w:val="4D4D4D"/>
          <w:szCs w:val="18"/>
        </w:rPr>
        <w:t>“DS-CU</w:t>
      </w:r>
      <w:r w:rsidR="00A55D8C">
        <w:rPr>
          <w:rFonts w:eastAsia="Times New Roman" w:cs="Times New Roman"/>
          <w:color w:val="4D4D4D"/>
          <w:szCs w:val="18"/>
        </w:rPr>
        <w:t>94</w:t>
      </w:r>
      <w:r>
        <w:rPr>
          <w:rFonts w:eastAsia="Times New Roman" w:cs="Times New Roman"/>
          <w:color w:val="4D4D4D"/>
          <w:szCs w:val="18"/>
        </w:rPr>
        <w:t xml:space="preserve"> - </w:t>
      </w:r>
      <w:r w:rsidR="00A55D8C" w:rsidRPr="00A55D8C">
        <w:rPr>
          <w:rFonts w:eastAsia="Times New Roman" w:cs="Times New Roman"/>
          <w:color w:val="4D4D4D"/>
          <w:szCs w:val="18"/>
        </w:rPr>
        <w:t xml:space="preserve">Gestionando esquema </w:t>
      </w:r>
      <w:proofErr w:type="spellStart"/>
      <w:r w:rsidR="00A55D8C" w:rsidRPr="00A55D8C">
        <w:rPr>
          <w:rFonts w:eastAsia="Times New Roman" w:cs="Times New Roman"/>
          <w:color w:val="4D4D4D"/>
          <w:szCs w:val="18"/>
        </w:rPr>
        <w:t>remuneracional</w:t>
      </w:r>
      <w:proofErr w:type="spellEnd"/>
      <w:r w:rsidR="00A55D8C" w:rsidRPr="00A55D8C">
        <w:rPr>
          <w:rFonts w:eastAsia="Times New Roman" w:cs="Times New Roman"/>
          <w:color w:val="4D4D4D"/>
          <w:szCs w:val="18"/>
        </w:rPr>
        <w:t xml:space="preserve"> variable</w:t>
      </w:r>
      <w:r>
        <w:rPr>
          <w:rFonts w:eastAsia="Times New Roman" w:cs="Times New Roman"/>
          <w:color w:val="4D4D4D"/>
          <w:szCs w:val="18"/>
        </w:rPr>
        <w:t>”.</w:t>
      </w:r>
      <w:bookmarkEnd w:id="123"/>
    </w:p>
    <w:p w14:paraId="2FB7B3B8" w14:textId="409667F8" w:rsidR="00960C90" w:rsidRPr="00960C90" w:rsidRDefault="00960C90" w:rsidP="00960C90">
      <w:pPr>
        <w:spacing w:after="200" w:line="360" w:lineRule="auto"/>
        <w:jc w:val="center"/>
        <w:rPr>
          <w:rFonts w:eastAsia="Times New Roman" w:cs="Times New Roman"/>
        </w:rPr>
      </w:pPr>
      <w:r w:rsidRPr="00960C90">
        <w:rPr>
          <w:rFonts w:eastAsia="Times New Roman" w:cs="Times New Roman"/>
        </w:rPr>
        <w:drawing>
          <wp:inline distT="0" distB="0" distL="0" distR="0" wp14:anchorId="01EE5822" wp14:editId="5A2C2A2F">
            <wp:extent cx="5971540" cy="2545715"/>
            <wp:effectExtent l="0" t="0" r="0" b="6985"/>
            <wp:docPr id="1026512395" name="Imagen 5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2395" name="Imagen 52" descr="Diagrama&#10;&#10;Descripción generada automáticament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1540" cy="2545715"/>
                    </a:xfrm>
                    <a:prstGeom prst="rect">
                      <a:avLst/>
                    </a:prstGeom>
                    <a:noFill/>
                    <a:ln>
                      <a:noFill/>
                    </a:ln>
                  </pic:spPr>
                </pic:pic>
              </a:graphicData>
            </a:graphic>
          </wp:inline>
        </w:drawing>
      </w:r>
    </w:p>
    <w:p w14:paraId="0228D2A1" w14:textId="277FA37F" w:rsidR="007D6E97" w:rsidRDefault="007D6E97">
      <w:pPr>
        <w:spacing w:after="200" w:line="360" w:lineRule="auto"/>
        <w:jc w:val="center"/>
        <w:rPr>
          <w:rFonts w:eastAsia="Times New Roman" w:cs="Times New Roman"/>
        </w:rPr>
      </w:pPr>
    </w:p>
    <w:p w14:paraId="73251B1D" w14:textId="20D58B2E" w:rsidR="007D6E97" w:rsidRPr="00105100" w:rsidRDefault="000479C4" w:rsidP="00105100">
      <w:pPr>
        <w:pStyle w:val="Cita"/>
      </w:pPr>
      <w:r w:rsidRPr="00105100">
        <w:t>Fuente: Elaborado por los estudiantes de acuerdo con el proyecto.</w:t>
      </w:r>
    </w:p>
    <w:p w14:paraId="718E2351" w14:textId="77777777" w:rsidR="007D6E97" w:rsidRDefault="007D6E97">
      <w:pPr>
        <w:spacing w:after="200" w:line="360" w:lineRule="auto"/>
        <w:rPr>
          <w:rFonts w:eastAsia="Times New Roman" w:cs="Times New Roman"/>
          <w:i/>
          <w:iCs/>
          <w:color w:val="000000"/>
          <w:sz w:val="18"/>
          <w:szCs w:val="18"/>
        </w:rPr>
      </w:pPr>
    </w:p>
    <w:p w14:paraId="1441081B" w14:textId="40191029" w:rsidR="00E46CE8" w:rsidRPr="00432645" w:rsidRDefault="00E46CE8" w:rsidP="00E46CE8">
      <w:pPr>
        <w:pStyle w:val="Ttulo2"/>
        <w:rPr>
          <w:rFonts w:eastAsia="Times New Roman" w:cs="Times New Roman"/>
        </w:rPr>
      </w:pPr>
      <w:bookmarkStart w:id="124" w:name="_Toc242051048"/>
      <w:r w:rsidRPr="00432645">
        <w:rPr>
          <w:rFonts w:eastAsia="Times New Roman" w:cs="Times New Roman"/>
        </w:rPr>
        <w:t>CU</w:t>
      </w:r>
      <w:r w:rsidR="008205C2">
        <w:rPr>
          <w:rFonts w:eastAsia="Times New Roman" w:cs="Times New Roman"/>
        </w:rPr>
        <w:t>95</w:t>
      </w:r>
      <w:r w:rsidRPr="00432645">
        <w:rPr>
          <w:rFonts w:eastAsia="Times New Roman" w:cs="Times New Roman"/>
        </w:rPr>
        <w:t xml:space="preserve"> - </w:t>
      </w:r>
      <w:r w:rsidR="008205C2" w:rsidRPr="008205C2">
        <w:t xml:space="preserve">Versionando tarifa </w:t>
      </w:r>
      <w:proofErr w:type="spellStart"/>
      <w:r w:rsidR="008205C2" w:rsidRPr="008205C2">
        <w:t>remuneracional</w:t>
      </w:r>
      <w:bookmarkEnd w:id="124"/>
      <w:proofErr w:type="spellEnd"/>
    </w:p>
    <w:p w14:paraId="7487F070" w14:textId="77777777" w:rsidR="007D6E97" w:rsidRDefault="007D6E97">
      <w:pPr>
        <w:spacing w:line="360" w:lineRule="auto"/>
        <w:rPr>
          <w:rFonts w:eastAsia="Times New Roman" w:cs="Times New Roman"/>
        </w:rPr>
      </w:pPr>
    </w:p>
    <w:p w14:paraId="4B5CD76B" w14:textId="7198791B" w:rsidR="007D6E97" w:rsidRPr="007770DA" w:rsidRDefault="00B314B8">
      <w:pPr>
        <w:spacing w:line="360" w:lineRule="auto"/>
        <w:jc w:val="both"/>
        <w:rPr>
          <w:rFonts w:eastAsia="Times New Roman" w:cs="Times New Roman"/>
          <w:szCs w:val="22"/>
          <w:lang w:val="en-US" w:eastAsia="en-US"/>
        </w:rPr>
      </w:pPr>
      <w:r w:rsidRPr="00B314B8">
        <w:rPr>
          <w:rFonts w:eastAsia="Times New Roman" w:cs="Times New Roman"/>
          <w:szCs w:val="22"/>
          <w:lang w:val="en-US" w:eastAsia="en-US"/>
        </w:rPr>
        <w:t xml:space="preserve">En la </w:t>
      </w:r>
      <w:proofErr w:type="spellStart"/>
      <w:r w:rsidRPr="00B314B8">
        <w:rPr>
          <w:rFonts w:eastAsia="Times New Roman" w:cs="Times New Roman"/>
          <w:szCs w:val="22"/>
          <w:lang w:val="en-US" w:eastAsia="en-US"/>
        </w:rPr>
        <w:t>Figura</w:t>
      </w:r>
      <w:proofErr w:type="spellEnd"/>
      <w:r w:rsidRPr="00B314B8">
        <w:rPr>
          <w:rFonts w:eastAsia="Times New Roman" w:cs="Times New Roman"/>
          <w:szCs w:val="22"/>
          <w:lang w:val="en-US" w:eastAsia="en-US"/>
        </w:rPr>
        <w:t xml:space="preserve"> 6.9 se </w:t>
      </w:r>
      <w:proofErr w:type="spellStart"/>
      <w:r w:rsidRPr="00B314B8">
        <w:rPr>
          <w:rFonts w:eastAsia="Times New Roman" w:cs="Times New Roman"/>
          <w:szCs w:val="22"/>
          <w:lang w:val="en-US" w:eastAsia="en-US"/>
        </w:rPr>
        <w:t>puede</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visualizar</w:t>
      </w:r>
      <w:proofErr w:type="spellEnd"/>
      <w:r w:rsidRPr="00B314B8">
        <w:rPr>
          <w:rFonts w:eastAsia="Times New Roman" w:cs="Times New Roman"/>
          <w:szCs w:val="22"/>
          <w:lang w:val="en-US" w:eastAsia="en-US"/>
        </w:rPr>
        <w:t xml:space="preserve"> que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usuario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selecciona</w:t>
      </w:r>
      <w:proofErr w:type="spellEnd"/>
      <w:r w:rsidRPr="00B314B8">
        <w:rPr>
          <w:rFonts w:eastAsia="Times New Roman" w:cs="Times New Roman"/>
          <w:szCs w:val="22"/>
          <w:lang w:val="en-US" w:eastAsia="en-US"/>
        </w:rPr>
        <w:t xml:space="preserve"> un </w:t>
      </w:r>
      <w:proofErr w:type="spellStart"/>
      <w:r w:rsidRPr="00B314B8">
        <w:rPr>
          <w:rFonts w:eastAsia="Times New Roman" w:cs="Times New Roman"/>
          <w:szCs w:val="22"/>
          <w:lang w:val="en-US" w:eastAsia="en-US"/>
        </w:rPr>
        <w:t>esquema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ingresa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nueva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tarifa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fórmula</w:t>
      </w:r>
      <w:proofErr w:type="spellEnd"/>
      <w:r w:rsidRPr="00B314B8">
        <w:rPr>
          <w:rFonts w:eastAsia="Times New Roman" w:cs="Times New Roman"/>
          <w:szCs w:val="22"/>
          <w:lang w:val="en-US" w:eastAsia="en-US"/>
        </w:rPr>
        <w:t xml:space="preserve"> o </w:t>
      </w:r>
      <w:proofErr w:type="spellStart"/>
      <w:r w:rsidRPr="00B314B8">
        <w:rPr>
          <w:rFonts w:eastAsia="Times New Roman" w:cs="Times New Roman"/>
          <w:szCs w:val="22"/>
          <w:lang w:val="en-US" w:eastAsia="en-US"/>
        </w:rPr>
        <w:t>regla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monetaria</w:t>
      </w:r>
      <w:proofErr w:type="spellEnd"/>
      <w:r w:rsidRPr="00B314B8">
        <w:rPr>
          <w:rFonts w:eastAsia="Times New Roman" w:cs="Times New Roman"/>
          <w:szCs w:val="22"/>
          <w:lang w:val="en-US" w:eastAsia="en-US"/>
        </w:rPr>
        <w:t xml:space="preserve"> y define </w:t>
      </w:r>
      <w:proofErr w:type="spellStart"/>
      <w:r w:rsidRPr="00B314B8">
        <w:rPr>
          <w:rFonts w:eastAsia="Times New Roman" w:cs="Times New Roman"/>
          <w:szCs w:val="22"/>
          <w:lang w:val="en-US" w:eastAsia="en-US"/>
        </w:rPr>
        <w:t>su</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fecha</w:t>
      </w:r>
      <w:proofErr w:type="spellEnd"/>
      <w:r w:rsidRPr="00B314B8">
        <w:rPr>
          <w:rFonts w:eastAsia="Times New Roman" w:cs="Times New Roman"/>
          <w:szCs w:val="22"/>
          <w:lang w:val="en-US" w:eastAsia="en-US"/>
        </w:rPr>
        <w:t xml:space="preserve"> de </w:t>
      </w:r>
      <w:proofErr w:type="spellStart"/>
      <w:r w:rsidRPr="00B314B8">
        <w:rPr>
          <w:rFonts w:eastAsia="Times New Roman" w:cs="Times New Roman"/>
          <w:szCs w:val="22"/>
          <w:lang w:val="en-US" w:eastAsia="en-US"/>
        </w:rPr>
        <w:t>vigencia</w:t>
      </w:r>
      <w:proofErr w:type="spellEnd"/>
      <w:r w:rsidRPr="00B314B8">
        <w:rPr>
          <w:rFonts w:eastAsia="Times New Roman" w:cs="Times New Roman"/>
          <w:szCs w:val="22"/>
          <w:lang w:val="en-US" w:eastAsia="en-US"/>
        </w:rPr>
        <w:t xml:space="preserve">. El </w:t>
      </w:r>
      <w:proofErr w:type="spellStart"/>
      <w:r w:rsidRPr="00B314B8">
        <w:rPr>
          <w:rFonts w:eastAsia="Times New Roman" w:cs="Times New Roman"/>
          <w:szCs w:val="22"/>
          <w:lang w:val="en-US" w:eastAsia="en-US"/>
        </w:rPr>
        <w:t>sistema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valida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nueva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y </w:t>
      </w:r>
      <w:proofErr w:type="spellStart"/>
      <w:r w:rsidRPr="00B314B8">
        <w:rPr>
          <w:rFonts w:eastAsia="Times New Roman" w:cs="Times New Roman"/>
          <w:szCs w:val="22"/>
          <w:lang w:val="en-US" w:eastAsia="en-US"/>
        </w:rPr>
        <w:t>comprueba</w:t>
      </w:r>
      <w:proofErr w:type="spellEnd"/>
      <w:r w:rsidRPr="00B314B8">
        <w:rPr>
          <w:rFonts w:eastAsia="Times New Roman" w:cs="Times New Roman"/>
          <w:szCs w:val="22"/>
          <w:lang w:val="en-US" w:eastAsia="en-US"/>
        </w:rPr>
        <w:t xml:space="preserve"> que </w:t>
      </w:r>
      <w:proofErr w:type="spellStart"/>
      <w:r w:rsidRPr="00B314B8">
        <w:rPr>
          <w:rFonts w:eastAsia="Times New Roman" w:cs="Times New Roman"/>
          <w:szCs w:val="22"/>
          <w:lang w:val="en-US" w:eastAsia="en-US"/>
        </w:rPr>
        <w:t>su</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vigencia</w:t>
      </w:r>
      <w:proofErr w:type="spellEnd"/>
      <w:r w:rsidRPr="00B314B8">
        <w:rPr>
          <w:rFonts w:eastAsia="Times New Roman" w:cs="Times New Roman"/>
          <w:szCs w:val="22"/>
          <w:lang w:val="en-US" w:eastAsia="en-US"/>
        </w:rPr>
        <w:t xml:space="preserve"> no </w:t>
      </w:r>
      <w:proofErr w:type="spellStart"/>
      <w:r w:rsidRPr="00B314B8">
        <w:rPr>
          <w:rFonts w:eastAsia="Times New Roman" w:cs="Times New Roman"/>
          <w:szCs w:val="22"/>
          <w:lang w:val="en-US" w:eastAsia="en-US"/>
        </w:rPr>
        <w:t>genere</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una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superposición</w:t>
      </w:r>
      <w:proofErr w:type="spellEnd"/>
      <w:r w:rsidRPr="00B314B8">
        <w:rPr>
          <w:rFonts w:eastAsia="Times New Roman" w:cs="Times New Roman"/>
          <w:szCs w:val="22"/>
          <w:lang w:val="en-US" w:eastAsia="en-US"/>
        </w:rPr>
        <w:t xml:space="preserve"> incompatible. El </w:t>
      </w:r>
      <w:proofErr w:type="spellStart"/>
      <w:r w:rsidRPr="00B314B8">
        <w:rPr>
          <w:rFonts w:eastAsia="Times New Roman" w:cs="Times New Roman"/>
          <w:szCs w:val="22"/>
          <w:lang w:val="en-US" w:eastAsia="en-US"/>
        </w:rPr>
        <w:t>usuario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confirma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El </w:t>
      </w:r>
      <w:proofErr w:type="spellStart"/>
      <w:r w:rsidRPr="00B314B8">
        <w:rPr>
          <w:rFonts w:eastAsia="Times New Roman" w:cs="Times New Roman"/>
          <w:szCs w:val="22"/>
          <w:lang w:val="en-US" w:eastAsia="en-US"/>
        </w:rPr>
        <w:t>sistema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conserva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anterior, </w:t>
      </w:r>
      <w:proofErr w:type="spellStart"/>
      <w:r w:rsidRPr="00B314B8">
        <w:rPr>
          <w:rFonts w:eastAsia="Times New Roman" w:cs="Times New Roman"/>
          <w:szCs w:val="22"/>
          <w:lang w:val="en-US" w:eastAsia="en-US"/>
        </w:rPr>
        <w:t>registra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nueva</w:t>
      </w:r>
      <w:proofErr w:type="spellEnd"/>
      <w:r w:rsidRPr="00B314B8">
        <w:rPr>
          <w:rFonts w:eastAsia="Times New Roman" w:cs="Times New Roman"/>
          <w:szCs w:val="22"/>
          <w:lang w:val="en-US" w:eastAsia="en-US"/>
        </w:rPr>
        <w:t xml:space="preserve"> y la </w:t>
      </w:r>
      <w:proofErr w:type="spellStart"/>
      <w:r w:rsidRPr="00B314B8">
        <w:rPr>
          <w:rFonts w:eastAsia="Times New Roman" w:cs="Times New Roman"/>
          <w:szCs w:val="22"/>
          <w:lang w:val="en-US" w:eastAsia="en-US"/>
        </w:rPr>
        <w:t>aplica</w:t>
      </w:r>
      <w:proofErr w:type="spellEnd"/>
      <w:r w:rsidRPr="00B314B8">
        <w:rPr>
          <w:rFonts w:eastAsia="Times New Roman" w:cs="Times New Roman"/>
          <w:szCs w:val="22"/>
          <w:lang w:val="en-US" w:eastAsia="en-US"/>
        </w:rPr>
        <w:t xml:space="preserve"> a </w:t>
      </w:r>
      <w:proofErr w:type="spellStart"/>
      <w:r w:rsidRPr="00B314B8">
        <w:rPr>
          <w:rFonts w:eastAsia="Times New Roman" w:cs="Times New Roman"/>
          <w:szCs w:val="22"/>
          <w:lang w:val="en-US" w:eastAsia="en-US"/>
        </w:rPr>
        <w:t>los</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trabajadores</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asociados</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desde</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su</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vigencia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Cuando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corresponda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usuario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solicita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mantener</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temporalmente</w:t>
      </w:r>
      <w:proofErr w:type="spellEnd"/>
      <w:r w:rsidRPr="00B314B8">
        <w:rPr>
          <w:rFonts w:eastAsia="Times New Roman" w:cs="Times New Roman"/>
          <w:szCs w:val="22"/>
          <w:lang w:val="en-US" w:eastAsia="en-US"/>
        </w:rPr>
        <w:t xml:space="preserve"> a un </w:t>
      </w:r>
      <w:proofErr w:type="spellStart"/>
      <w:r w:rsidRPr="00B314B8">
        <w:rPr>
          <w:rFonts w:eastAsia="Times New Roman" w:cs="Times New Roman"/>
          <w:szCs w:val="22"/>
          <w:lang w:val="en-US" w:eastAsia="en-US"/>
        </w:rPr>
        <w:t>trabajador</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en</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anterior e </w:t>
      </w:r>
      <w:proofErr w:type="spellStart"/>
      <w:r w:rsidRPr="00B314B8">
        <w:rPr>
          <w:rFonts w:eastAsia="Times New Roman" w:cs="Times New Roman"/>
          <w:szCs w:val="22"/>
          <w:lang w:val="en-US" w:eastAsia="en-US"/>
        </w:rPr>
        <w:t>ingresa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motivo</w:t>
      </w:r>
      <w:proofErr w:type="spellEnd"/>
      <w:r w:rsidRPr="00B314B8">
        <w:rPr>
          <w:rFonts w:eastAsia="Times New Roman" w:cs="Times New Roman"/>
          <w:szCs w:val="22"/>
          <w:lang w:val="en-US" w:eastAsia="en-US"/>
        </w:rPr>
        <w:t xml:space="preserve"> y la </w:t>
      </w:r>
      <w:proofErr w:type="spellStart"/>
      <w:r w:rsidRPr="00B314B8">
        <w:rPr>
          <w:rFonts w:eastAsia="Times New Roman" w:cs="Times New Roman"/>
          <w:szCs w:val="22"/>
          <w:lang w:val="en-US" w:eastAsia="en-US"/>
        </w:rPr>
        <w:t>fecha</w:t>
      </w:r>
      <w:proofErr w:type="spellEnd"/>
      <w:r w:rsidRPr="00B314B8">
        <w:rPr>
          <w:rFonts w:eastAsia="Times New Roman" w:cs="Times New Roman"/>
          <w:szCs w:val="22"/>
          <w:lang w:val="en-US" w:eastAsia="en-US"/>
        </w:rPr>
        <w:t xml:space="preserve"> de </w:t>
      </w:r>
      <w:proofErr w:type="spellStart"/>
      <w:r w:rsidRPr="00B314B8">
        <w:rPr>
          <w:rFonts w:eastAsia="Times New Roman" w:cs="Times New Roman"/>
          <w:szCs w:val="22"/>
          <w:lang w:val="en-US" w:eastAsia="en-US"/>
        </w:rPr>
        <w:t>término</w:t>
      </w:r>
      <w:proofErr w:type="spellEnd"/>
      <w:r w:rsidRPr="00B314B8">
        <w:rPr>
          <w:rFonts w:eastAsia="Times New Roman" w:cs="Times New Roman"/>
          <w:szCs w:val="22"/>
          <w:lang w:val="en-US" w:eastAsia="en-US"/>
        </w:rPr>
        <w:t xml:space="preserve">. El </w:t>
      </w:r>
      <w:proofErr w:type="spellStart"/>
      <w:r w:rsidRPr="00B314B8">
        <w:rPr>
          <w:rFonts w:eastAsia="Times New Roman" w:cs="Times New Roman"/>
          <w:szCs w:val="22"/>
          <w:lang w:val="en-US" w:eastAsia="en-US"/>
        </w:rPr>
        <w:t>sistema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valida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autorización</w:t>
      </w:r>
      <w:proofErr w:type="spellEnd"/>
      <w:r w:rsidRPr="00B314B8">
        <w:rPr>
          <w:rFonts w:eastAsia="Times New Roman" w:cs="Times New Roman"/>
          <w:szCs w:val="22"/>
          <w:lang w:val="en-US" w:eastAsia="en-US"/>
        </w:rPr>
        <w:t xml:space="preserve"> y </w:t>
      </w:r>
      <w:proofErr w:type="spellStart"/>
      <w:r w:rsidRPr="00B314B8">
        <w:rPr>
          <w:rFonts w:eastAsia="Times New Roman" w:cs="Times New Roman"/>
          <w:szCs w:val="22"/>
          <w:lang w:val="en-US" w:eastAsia="en-US"/>
        </w:rPr>
        <w:t>registra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excepción</w:t>
      </w:r>
      <w:proofErr w:type="spellEnd"/>
      <w:r w:rsidRPr="00B314B8">
        <w:rPr>
          <w:rFonts w:eastAsia="Times New Roman" w:cs="Times New Roman"/>
          <w:szCs w:val="22"/>
          <w:lang w:val="en-US" w:eastAsia="en-US"/>
        </w:rPr>
        <w:t xml:space="preserve"> temporal sin </w:t>
      </w:r>
      <w:proofErr w:type="spellStart"/>
      <w:r w:rsidRPr="00B314B8">
        <w:rPr>
          <w:rFonts w:eastAsia="Times New Roman" w:cs="Times New Roman"/>
          <w:szCs w:val="22"/>
          <w:lang w:val="en-US" w:eastAsia="en-US"/>
        </w:rPr>
        <w:t>modificar</w:t>
      </w:r>
      <w:proofErr w:type="spellEnd"/>
      <w:r w:rsidRPr="00B314B8">
        <w:rPr>
          <w:rFonts w:eastAsia="Times New Roman" w:cs="Times New Roman"/>
          <w:szCs w:val="22"/>
          <w:lang w:val="en-US" w:eastAsia="en-US"/>
        </w:rPr>
        <w:t xml:space="preserve"> las </w:t>
      </w:r>
      <w:proofErr w:type="spellStart"/>
      <w:r w:rsidRPr="00B314B8">
        <w:rPr>
          <w:rFonts w:eastAsia="Times New Roman" w:cs="Times New Roman"/>
          <w:szCs w:val="22"/>
          <w:lang w:val="en-US" w:eastAsia="en-US"/>
        </w:rPr>
        <w:t>versiones</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históricas</w:t>
      </w:r>
      <w:proofErr w:type="spellEnd"/>
      <w:r w:rsidRPr="00B314B8">
        <w:rPr>
          <w:rFonts w:eastAsia="Times New Roman" w:cs="Times New Roman"/>
          <w:szCs w:val="22"/>
          <w:lang w:val="en-US" w:eastAsia="en-US"/>
        </w:rPr>
        <w:t xml:space="preserve">. Ante </w:t>
      </w:r>
      <w:proofErr w:type="spellStart"/>
      <w:r w:rsidRPr="00B314B8">
        <w:rPr>
          <w:rFonts w:eastAsia="Times New Roman" w:cs="Times New Roman"/>
          <w:szCs w:val="22"/>
          <w:lang w:val="en-US" w:eastAsia="en-US"/>
        </w:rPr>
        <w:t>vigencia</w:t>
      </w:r>
      <w:proofErr w:type="spellEnd"/>
      <w:r w:rsidRPr="00B314B8">
        <w:rPr>
          <w:rFonts w:eastAsia="Times New Roman" w:cs="Times New Roman"/>
          <w:szCs w:val="22"/>
          <w:lang w:val="en-US" w:eastAsia="en-US"/>
        </w:rPr>
        <w:t xml:space="preserve"> incompatible,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sistema</w:t>
      </w:r>
      <w:proofErr w:type="spellEnd"/>
      <w:r w:rsidRPr="00B314B8">
        <w:rPr>
          <w:rFonts w:eastAsia="Times New Roman" w:cs="Times New Roman"/>
          <w:szCs w:val="22"/>
          <w:lang w:val="en-US" w:eastAsia="en-US"/>
        </w:rPr>
        <w:t xml:space="preserve"> no </w:t>
      </w:r>
      <w:proofErr w:type="spellStart"/>
      <w:r w:rsidRPr="00B314B8">
        <w:rPr>
          <w:rFonts w:eastAsia="Times New Roman" w:cs="Times New Roman"/>
          <w:szCs w:val="22"/>
          <w:lang w:val="en-US" w:eastAsia="en-US"/>
        </w:rPr>
        <w:t>registra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una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que se </w:t>
      </w:r>
      <w:proofErr w:type="spellStart"/>
      <w:r w:rsidRPr="00B314B8">
        <w:rPr>
          <w:rFonts w:eastAsia="Times New Roman" w:cs="Times New Roman"/>
          <w:szCs w:val="22"/>
          <w:lang w:val="en-US" w:eastAsia="en-US"/>
        </w:rPr>
        <w:t>superponga</w:t>
      </w:r>
      <w:proofErr w:type="spellEnd"/>
      <w:r w:rsidRPr="00B314B8">
        <w:rPr>
          <w:rFonts w:eastAsia="Times New Roman" w:cs="Times New Roman"/>
          <w:szCs w:val="22"/>
          <w:lang w:val="en-US" w:eastAsia="en-US"/>
        </w:rPr>
        <w:t xml:space="preserve"> de forma </w:t>
      </w:r>
      <w:proofErr w:type="spellStart"/>
      <w:r w:rsidRPr="00B314B8">
        <w:rPr>
          <w:rFonts w:eastAsia="Times New Roman" w:cs="Times New Roman"/>
          <w:szCs w:val="22"/>
          <w:lang w:val="en-US" w:eastAsia="en-US"/>
        </w:rPr>
        <w:t>inválida</w:t>
      </w:r>
      <w:proofErr w:type="spellEnd"/>
      <w:r w:rsidRPr="00B314B8">
        <w:rPr>
          <w:rFonts w:eastAsia="Times New Roman" w:cs="Times New Roman"/>
          <w:szCs w:val="22"/>
          <w:lang w:val="en-US" w:eastAsia="en-US"/>
        </w:rPr>
        <w:t xml:space="preserve"> con </w:t>
      </w:r>
      <w:proofErr w:type="spellStart"/>
      <w:r w:rsidRPr="00B314B8">
        <w:rPr>
          <w:rFonts w:eastAsia="Times New Roman" w:cs="Times New Roman"/>
          <w:szCs w:val="22"/>
          <w:lang w:val="en-US" w:eastAsia="en-US"/>
        </w:rPr>
        <w:t>otra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aplicable</w:t>
      </w:r>
      <w:proofErr w:type="spellEnd"/>
      <w:r w:rsidRPr="00B314B8">
        <w:rPr>
          <w:rFonts w:eastAsia="Times New Roman" w:cs="Times New Roman"/>
          <w:szCs w:val="22"/>
          <w:lang w:val="en-US" w:eastAsia="en-US"/>
        </w:rPr>
        <w:t xml:space="preserve"> al </w:t>
      </w:r>
      <w:proofErr w:type="spellStart"/>
      <w:r w:rsidRPr="00B314B8">
        <w:rPr>
          <w:rFonts w:eastAsia="Times New Roman" w:cs="Times New Roman"/>
          <w:szCs w:val="22"/>
          <w:lang w:val="en-US" w:eastAsia="en-US"/>
        </w:rPr>
        <w:t>mismo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esquema</w:t>
      </w:r>
      <w:proofErr w:type="spellEnd"/>
      <w:r w:rsidRPr="00B314B8">
        <w:rPr>
          <w:rFonts w:eastAsia="Times New Roman" w:cs="Times New Roman"/>
          <w:szCs w:val="22"/>
          <w:lang w:val="en-US" w:eastAsia="en-US"/>
        </w:rPr>
        <w:t xml:space="preserve">. Ante </w:t>
      </w:r>
      <w:proofErr w:type="spellStart"/>
      <w:r w:rsidRPr="00B314B8">
        <w:rPr>
          <w:rFonts w:eastAsia="Times New Roman" w:cs="Times New Roman"/>
          <w:szCs w:val="22"/>
          <w:lang w:val="en-US" w:eastAsia="en-US"/>
        </w:rPr>
        <w:t>excepción</w:t>
      </w:r>
      <w:proofErr w:type="spellEnd"/>
      <w:r w:rsidRPr="00B314B8">
        <w:rPr>
          <w:rFonts w:eastAsia="Times New Roman" w:cs="Times New Roman"/>
          <w:szCs w:val="22"/>
          <w:lang w:val="en-US" w:eastAsia="en-US"/>
        </w:rPr>
        <w:t xml:space="preserve"> de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no </w:t>
      </w:r>
      <w:proofErr w:type="spellStart"/>
      <w:r w:rsidRPr="00B314B8">
        <w:rPr>
          <w:rFonts w:eastAsia="Times New Roman" w:cs="Times New Roman"/>
          <w:szCs w:val="22"/>
          <w:lang w:val="en-US" w:eastAsia="en-US"/>
        </w:rPr>
        <w:t>autorizada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sistema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bloquea</w:t>
      </w:r>
      <w:proofErr w:type="spellEnd"/>
      <w:r w:rsidRPr="00B314B8">
        <w:rPr>
          <w:rFonts w:eastAsia="Times New Roman" w:cs="Times New Roman"/>
          <w:szCs w:val="22"/>
          <w:lang w:val="en-US" w:eastAsia="en-US"/>
        </w:rPr>
        <w:t xml:space="preserve"> la </w:t>
      </w:r>
      <w:proofErr w:type="spellStart"/>
      <w:r w:rsidRPr="00B314B8">
        <w:rPr>
          <w:rFonts w:eastAsia="Times New Roman" w:cs="Times New Roman"/>
          <w:szCs w:val="22"/>
          <w:lang w:val="en-US" w:eastAsia="en-US"/>
        </w:rPr>
        <w:t>permanencia</w:t>
      </w:r>
      <w:proofErr w:type="spellEnd"/>
      <w:r w:rsidRPr="00B314B8">
        <w:rPr>
          <w:rFonts w:eastAsia="Times New Roman" w:cs="Times New Roman"/>
          <w:szCs w:val="22"/>
          <w:lang w:val="en-US" w:eastAsia="en-US"/>
        </w:rPr>
        <w:t xml:space="preserve"> temporal </w:t>
      </w:r>
      <w:proofErr w:type="spellStart"/>
      <w:r w:rsidRPr="00B314B8">
        <w:rPr>
          <w:rFonts w:eastAsia="Times New Roman" w:cs="Times New Roman"/>
          <w:szCs w:val="22"/>
          <w:lang w:val="en-US" w:eastAsia="en-US"/>
        </w:rPr>
        <w:t>en</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una</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versión</w:t>
      </w:r>
      <w:proofErr w:type="spellEnd"/>
      <w:r w:rsidRPr="00B314B8">
        <w:rPr>
          <w:rFonts w:eastAsia="Times New Roman" w:cs="Times New Roman"/>
          <w:szCs w:val="22"/>
          <w:lang w:val="en-US" w:eastAsia="en-US"/>
        </w:rPr>
        <w:t xml:space="preserve"> anterior </w:t>
      </w:r>
      <w:proofErr w:type="spellStart"/>
      <w:r w:rsidRPr="00B314B8">
        <w:rPr>
          <w:rFonts w:eastAsia="Times New Roman" w:cs="Times New Roman"/>
          <w:szCs w:val="22"/>
          <w:lang w:val="en-US" w:eastAsia="en-US"/>
        </w:rPr>
        <w:t>cuando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usuario</w:t>
      </w:r>
      <w:proofErr w:type="spellEnd"/>
      <w:r w:rsidRPr="00B314B8">
        <w:rPr>
          <w:rFonts w:eastAsia="Times New Roman" w:cs="Times New Roman"/>
          <w:szCs w:val="22"/>
          <w:lang w:val="en-US" w:eastAsia="en-US"/>
        </w:rPr>
        <w:t xml:space="preserve"> no </w:t>
      </w:r>
      <w:proofErr w:type="spellStart"/>
      <w:r w:rsidRPr="00B314B8">
        <w:rPr>
          <w:rFonts w:eastAsia="Times New Roman" w:cs="Times New Roman"/>
          <w:szCs w:val="22"/>
          <w:lang w:val="en-US" w:eastAsia="en-US"/>
        </w:rPr>
        <w:t>posee</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el</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permiso</w:t>
      </w:r>
      <w:proofErr w:type="spellEnd"/>
      <w:r w:rsidRPr="00B314B8">
        <w:rPr>
          <w:rFonts w:eastAsia="Times New Roman" w:cs="Times New Roman"/>
          <w:szCs w:val="22"/>
          <w:lang w:val="en-US" w:eastAsia="en-US"/>
        </w:rPr>
        <w:t xml:space="preserve"> </w:t>
      </w:r>
      <w:proofErr w:type="spellStart"/>
      <w:r w:rsidRPr="00B314B8">
        <w:rPr>
          <w:rFonts w:eastAsia="Times New Roman" w:cs="Times New Roman"/>
          <w:szCs w:val="22"/>
          <w:lang w:val="en-US" w:eastAsia="en-US"/>
        </w:rPr>
        <w:t>requerido</w:t>
      </w:r>
      <w:proofErr w:type="spellEnd"/>
      <w:r w:rsidRPr="00B314B8">
        <w:rPr>
          <w:rFonts w:eastAsia="Times New Roman" w:cs="Times New Roman"/>
          <w:szCs w:val="22"/>
          <w:lang w:val="en-US" w:eastAsia="en-US"/>
        </w:rPr>
        <w:t>.</w:t>
      </w:r>
    </w:p>
    <w:p w14:paraId="43C1122A" w14:textId="77777777" w:rsidR="007D6E97" w:rsidRDefault="007D6E97">
      <w:pPr>
        <w:spacing w:line="360" w:lineRule="auto"/>
        <w:jc w:val="both"/>
        <w:rPr>
          <w:rFonts w:eastAsia="Times New Roman" w:cs="Times New Roman"/>
        </w:rPr>
      </w:pPr>
    </w:p>
    <w:p w14:paraId="33D1BF00" w14:textId="7D17039D" w:rsidR="006844D0" w:rsidRPr="00777B4C" w:rsidRDefault="006844D0" w:rsidP="00777B4C">
      <w:pPr>
        <w:pStyle w:val="Descripcin"/>
      </w:pPr>
      <w:bookmarkStart w:id="125" w:name="_heading=h.z02nprtoqwwi" w:colFirst="0" w:colLast="0"/>
      <w:bookmarkStart w:id="126" w:name="_Toc242050322"/>
      <w:bookmarkEnd w:id="125"/>
      <w:r w:rsidRPr="00777B4C">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9</w:t>
      </w:r>
      <w:r w:rsidR="000462BE">
        <w:fldChar w:fldCharType="end"/>
      </w:r>
      <w:r w:rsidRPr="00777B4C">
        <w:t xml:space="preserve"> “DS-CU</w:t>
      </w:r>
      <w:r w:rsidR="007770DA">
        <w:t>95</w:t>
      </w:r>
      <w:r w:rsidRPr="00777B4C">
        <w:t xml:space="preserve"> - </w:t>
      </w:r>
      <w:r w:rsidR="007770DA" w:rsidRPr="007770DA">
        <w:t xml:space="preserve">Versionando tarifa </w:t>
      </w:r>
      <w:proofErr w:type="spellStart"/>
      <w:r w:rsidR="007770DA" w:rsidRPr="007770DA">
        <w:t>remuneracional</w:t>
      </w:r>
      <w:proofErr w:type="spellEnd"/>
      <w:r w:rsidRPr="00777B4C">
        <w:t>”.</w:t>
      </w:r>
      <w:bookmarkEnd w:id="126"/>
    </w:p>
    <w:p w14:paraId="60F135F0" w14:textId="09A1CB81" w:rsidR="00960C90" w:rsidRPr="00960C90" w:rsidRDefault="00960C90" w:rsidP="00960C90">
      <w:pPr>
        <w:spacing w:after="200" w:line="360" w:lineRule="auto"/>
        <w:jc w:val="center"/>
        <w:rPr>
          <w:rFonts w:eastAsia="Times New Roman" w:cs="Times New Roman"/>
        </w:rPr>
      </w:pPr>
      <w:r w:rsidRPr="00960C90">
        <w:rPr>
          <w:rFonts w:eastAsia="Times New Roman" w:cs="Times New Roman"/>
        </w:rPr>
        <w:drawing>
          <wp:inline distT="0" distB="0" distL="0" distR="0" wp14:anchorId="7D271F85" wp14:editId="7FCC42D0">
            <wp:extent cx="5971540" cy="3514725"/>
            <wp:effectExtent l="0" t="0" r="0" b="9525"/>
            <wp:docPr id="20832947" name="Imagen 5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47" name="Imagen 54" descr="Tabla&#10;&#10;Descripción generada automáticament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1540" cy="3514725"/>
                    </a:xfrm>
                    <a:prstGeom prst="rect">
                      <a:avLst/>
                    </a:prstGeom>
                    <a:noFill/>
                    <a:ln>
                      <a:noFill/>
                    </a:ln>
                  </pic:spPr>
                </pic:pic>
              </a:graphicData>
            </a:graphic>
          </wp:inline>
        </w:drawing>
      </w:r>
    </w:p>
    <w:p w14:paraId="758C0AEC" w14:textId="5996F60F" w:rsidR="007D6E97" w:rsidRDefault="007D6E97">
      <w:pPr>
        <w:spacing w:after="200" w:line="360" w:lineRule="auto"/>
        <w:jc w:val="center"/>
        <w:rPr>
          <w:rFonts w:eastAsia="Times New Roman" w:cs="Times New Roman"/>
        </w:rPr>
      </w:pPr>
    </w:p>
    <w:p w14:paraId="188BE783" w14:textId="3984082A" w:rsidR="007D6E97" w:rsidRDefault="000479C4" w:rsidP="00105100">
      <w:pPr>
        <w:pStyle w:val="Cita"/>
        <w:rPr>
          <w:i w:val="0"/>
        </w:rPr>
      </w:pPr>
      <w:r>
        <w:t>Fuente: Elaborado por los estudiantes de acuerdo con el proyecto.</w:t>
      </w:r>
    </w:p>
    <w:p w14:paraId="4A3D5618" w14:textId="77777777" w:rsidR="007D6E97" w:rsidRDefault="007D6E97">
      <w:pPr>
        <w:spacing w:after="200" w:line="360" w:lineRule="auto"/>
        <w:rPr>
          <w:rFonts w:eastAsia="Times New Roman" w:cs="Times New Roman"/>
          <w:i/>
          <w:iCs/>
          <w:color w:val="000000"/>
          <w:sz w:val="18"/>
          <w:szCs w:val="18"/>
        </w:rPr>
      </w:pPr>
    </w:p>
    <w:p w14:paraId="1BDD0E7B" w14:textId="4E1390B3" w:rsidR="00E46CE8" w:rsidRPr="00432645" w:rsidRDefault="00E46CE8" w:rsidP="00E46CE8">
      <w:pPr>
        <w:pStyle w:val="Ttulo2"/>
        <w:rPr>
          <w:rFonts w:eastAsia="Times New Roman" w:cs="Times New Roman"/>
        </w:rPr>
      </w:pPr>
      <w:bookmarkStart w:id="127" w:name="_Toc242051049"/>
      <w:r w:rsidRPr="00432645">
        <w:rPr>
          <w:rFonts w:eastAsia="Times New Roman" w:cs="Times New Roman"/>
        </w:rPr>
        <w:t>CU</w:t>
      </w:r>
      <w:r w:rsidR="00B25C04">
        <w:rPr>
          <w:rFonts w:eastAsia="Times New Roman" w:cs="Times New Roman"/>
        </w:rPr>
        <w:t>96</w:t>
      </w:r>
      <w:r w:rsidRPr="00432645">
        <w:rPr>
          <w:rFonts w:eastAsia="Times New Roman" w:cs="Times New Roman"/>
        </w:rPr>
        <w:t xml:space="preserve"> - </w:t>
      </w:r>
      <w:r w:rsidR="00B25C04" w:rsidRPr="00B25C04">
        <w:t>Incorporando hechos operacionales validados</w:t>
      </w:r>
      <w:bookmarkEnd w:id="127"/>
    </w:p>
    <w:p w14:paraId="2073CA10" w14:textId="77777777" w:rsidR="007D6E97" w:rsidRDefault="007D6E97">
      <w:pPr>
        <w:spacing w:line="360" w:lineRule="auto"/>
        <w:jc w:val="both"/>
        <w:rPr>
          <w:rFonts w:eastAsia="Times New Roman" w:cs="Times New Roman"/>
        </w:rPr>
      </w:pPr>
    </w:p>
    <w:p w14:paraId="0A51CBF6" w14:textId="77777777" w:rsidR="00A35E3E" w:rsidRPr="00A35E3E" w:rsidRDefault="00A35E3E" w:rsidP="00A35E3E">
      <w:pPr>
        <w:spacing w:line="360" w:lineRule="auto"/>
        <w:jc w:val="both"/>
        <w:rPr>
          <w:rFonts w:eastAsia="Times New Roman" w:cs="Times New Roman"/>
          <w:szCs w:val="22"/>
          <w:lang w:val="en-US" w:eastAsia="en-US"/>
        </w:rPr>
      </w:pPr>
      <w:bookmarkStart w:id="128" w:name="_heading=h.imbpdekk5jv6" w:colFirst="0" w:colLast="0"/>
      <w:bookmarkEnd w:id="128"/>
      <w:r w:rsidRPr="00A35E3E">
        <w:rPr>
          <w:rFonts w:eastAsia="Times New Roman" w:cs="Times New Roman"/>
          <w:szCs w:val="22"/>
          <w:lang w:val="en-US" w:eastAsia="en-US"/>
        </w:rPr>
        <w:t xml:space="preserve">En la </w:t>
      </w:r>
      <w:proofErr w:type="spellStart"/>
      <w:r w:rsidRPr="00A35E3E">
        <w:rPr>
          <w:rFonts w:eastAsia="Times New Roman" w:cs="Times New Roman"/>
          <w:szCs w:val="22"/>
          <w:lang w:val="en-US" w:eastAsia="en-US"/>
        </w:rPr>
        <w:t>Figura</w:t>
      </w:r>
      <w:proofErr w:type="spellEnd"/>
      <w:r w:rsidRPr="00A35E3E">
        <w:rPr>
          <w:rFonts w:eastAsia="Times New Roman" w:cs="Times New Roman"/>
          <w:szCs w:val="22"/>
          <w:lang w:val="en-US" w:eastAsia="en-US"/>
        </w:rPr>
        <w:t xml:space="preserve"> 6.10 se </w:t>
      </w:r>
      <w:proofErr w:type="spellStart"/>
      <w:r w:rsidRPr="00A35E3E">
        <w:rPr>
          <w:rFonts w:eastAsia="Times New Roman" w:cs="Times New Roman"/>
          <w:szCs w:val="22"/>
          <w:lang w:val="en-US" w:eastAsia="en-US"/>
        </w:rPr>
        <w:t>puede</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visualizar</w:t>
      </w:r>
      <w:proofErr w:type="spellEnd"/>
      <w:r w:rsidRPr="00A35E3E">
        <w:rPr>
          <w:rFonts w:eastAsia="Times New Roman" w:cs="Times New Roman"/>
          <w:szCs w:val="22"/>
          <w:lang w:val="en-US" w:eastAsia="en-US"/>
        </w:rPr>
        <w:t xml:space="preserve"> que </w:t>
      </w:r>
      <w:proofErr w:type="spellStart"/>
      <w:r w:rsidRPr="00A35E3E">
        <w:rPr>
          <w:rFonts w:eastAsia="Times New Roman" w:cs="Times New Roman"/>
          <w:szCs w:val="22"/>
          <w:lang w:val="en-US" w:eastAsia="en-US"/>
        </w:rPr>
        <w:t>el</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usuario</w:t>
      </w:r>
      <w:proofErr w:type="spellEnd"/>
      <w:r w:rsidRPr="00A35E3E">
        <w:rPr>
          <w:rFonts w:eastAsia="Times New Roman" w:cs="Times New Roman"/>
          <w:szCs w:val="22"/>
          <w:lang w:val="en-US" w:eastAsia="en-US"/>
        </w:rPr>
        <w:t xml:space="preserve"> accede a </w:t>
      </w:r>
      <w:proofErr w:type="spellStart"/>
      <w:r w:rsidRPr="00A35E3E">
        <w:rPr>
          <w:rFonts w:eastAsia="Times New Roman" w:cs="Times New Roman"/>
          <w:szCs w:val="22"/>
          <w:lang w:val="en-US" w:eastAsia="en-US"/>
        </w:rPr>
        <w:t>los</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hechos</w:t>
      </w:r>
      <w:proofErr w:type="spellEnd"/>
      <w:r w:rsidRPr="00A35E3E">
        <w:rPr>
          <w:rFonts w:eastAsia="Times New Roman" w:cs="Times New Roman"/>
          <w:szCs w:val="22"/>
          <w:lang w:val="en-US" w:eastAsia="en-US"/>
        </w:rPr>
        <w:t xml:space="preserve"> de </w:t>
      </w:r>
      <w:proofErr w:type="spellStart"/>
      <w:r w:rsidRPr="00A35E3E">
        <w:rPr>
          <w:rFonts w:eastAsia="Times New Roman" w:cs="Times New Roman"/>
          <w:szCs w:val="22"/>
          <w:lang w:val="en-US" w:eastAsia="en-US"/>
        </w:rPr>
        <w:t>trabajo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disponibles</w:t>
      </w:r>
      <w:proofErr w:type="spellEnd"/>
      <w:r w:rsidRPr="00A35E3E">
        <w:rPr>
          <w:rFonts w:eastAsia="Times New Roman" w:cs="Times New Roman"/>
          <w:szCs w:val="22"/>
          <w:lang w:val="en-US" w:eastAsia="en-US"/>
        </w:rPr>
        <w:t xml:space="preserve"> y </w:t>
      </w:r>
      <w:proofErr w:type="spellStart"/>
      <w:r w:rsidRPr="00A35E3E">
        <w:rPr>
          <w:rFonts w:eastAsia="Times New Roman" w:cs="Times New Roman"/>
          <w:szCs w:val="22"/>
          <w:lang w:val="en-US" w:eastAsia="en-US"/>
        </w:rPr>
        <w:t>selecciona</w:t>
      </w:r>
      <w:proofErr w:type="spellEnd"/>
      <w:r w:rsidRPr="00A35E3E">
        <w:rPr>
          <w:rFonts w:eastAsia="Times New Roman" w:cs="Times New Roman"/>
          <w:szCs w:val="22"/>
          <w:lang w:val="en-US" w:eastAsia="en-US"/>
        </w:rPr>
        <w:t xml:space="preserve"> o </w:t>
      </w:r>
      <w:proofErr w:type="spellStart"/>
      <w:r w:rsidRPr="00A35E3E">
        <w:rPr>
          <w:rFonts w:eastAsia="Times New Roman" w:cs="Times New Roman"/>
          <w:szCs w:val="22"/>
          <w:lang w:val="en-US" w:eastAsia="en-US"/>
        </w:rPr>
        <w:t>solicita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incorporar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aquellos</w:t>
      </w:r>
      <w:proofErr w:type="spellEnd"/>
      <w:r w:rsidRPr="00A35E3E">
        <w:rPr>
          <w:rFonts w:eastAsia="Times New Roman" w:cs="Times New Roman"/>
          <w:szCs w:val="22"/>
          <w:lang w:val="en-US" w:eastAsia="en-US"/>
        </w:rPr>
        <w:t xml:space="preserve"> que </w:t>
      </w:r>
      <w:proofErr w:type="spellStart"/>
      <w:r w:rsidRPr="00A35E3E">
        <w:rPr>
          <w:rFonts w:eastAsia="Times New Roman" w:cs="Times New Roman"/>
          <w:szCs w:val="22"/>
          <w:lang w:val="en-US" w:eastAsia="en-US"/>
        </w:rPr>
        <w:t>resulten</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aplicables</w:t>
      </w:r>
      <w:proofErr w:type="spellEnd"/>
      <w:r w:rsidRPr="00A35E3E">
        <w:rPr>
          <w:rFonts w:eastAsia="Times New Roman" w:cs="Times New Roman"/>
          <w:szCs w:val="22"/>
          <w:lang w:val="en-US" w:eastAsia="en-US"/>
        </w:rPr>
        <w:t xml:space="preserve"> para </w:t>
      </w:r>
      <w:proofErr w:type="spellStart"/>
      <w:r w:rsidRPr="00A35E3E">
        <w:rPr>
          <w:rFonts w:eastAsia="Times New Roman" w:cs="Times New Roman"/>
          <w:szCs w:val="22"/>
          <w:lang w:val="en-US" w:eastAsia="en-US"/>
        </w:rPr>
        <w:t>remuneración</w:t>
      </w:r>
      <w:proofErr w:type="spellEnd"/>
      <w:r w:rsidRPr="00A35E3E">
        <w:rPr>
          <w:rFonts w:eastAsia="Times New Roman" w:cs="Times New Roman"/>
          <w:szCs w:val="22"/>
          <w:lang w:val="en-US" w:eastAsia="en-US"/>
        </w:rPr>
        <w:t xml:space="preserve">. El </w:t>
      </w:r>
      <w:proofErr w:type="spellStart"/>
      <w:r w:rsidRPr="00A35E3E">
        <w:rPr>
          <w:rFonts w:eastAsia="Times New Roman" w:cs="Times New Roman"/>
          <w:szCs w:val="22"/>
          <w:lang w:val="en-US" w:eastAsia="en-US"/>
        </w:rPr>
        <w:t>sistema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verifica</w:t>
      </w:r>
      <w:proofErr w:type="spellEnd"/>
      <w:r w:rsidRPr="00A35E3E">
        <w:rPr>
          <w:rFonts w:eastAsia="Times New Roman" w:cs="Times New Roman"/>
          <w:szCs w:val="22"/>
          <w:lang w:val="en-US" w:eastAsia="en-US"/>
        </w:rPr>
        <w:t xml:space="preserve"> que </w:t>
      </w:r>
      <w:proofErr w:type="spellStart"/>
      <w:r w:rsidRPr="00A35E3E">
        <w:rPr>
          <w:rFonts w:eastAsia="Times New Roman" w:cs="Times New Roman"/>
          <w:szCs w:val="22"/>
          <w:lang w:val="en-US" w:eastAsia="en-US"/>
        </w:rPr>
        <w:t>cada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hecho</w:t>
      </w:r>
      <w:proofErr w:type="spellEnd"/>
      <w:r w:rsidRPr="00A35E3E">
        <w:rPr>
          <w:rFonts w:eastAsia="Times New Roman" w:cs="Times New Roman"/>
          <w:szCs w:val="22"/>
          <w:lang w:val="en-US" w:eastAsia="en-US"/>
        </w:rPr>
        <w:t xml:space="preserve"> se </w:t>
      </w:r>
      <w:proofErr w:type="spellStart"/>
      <w:r w:rsidRPr="00A35E3E">
        <w:rPr>
          <w:rFonts w:eastAsia="Times New Roman" w:cs="Times New Roman"/>
          <w:szCs w:val="22"/>
          <w:lang w:val="en-US" w:eastAsia="en-US"/>
        </w:rPr>
        <w:t>encuentre</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previamente</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ejecutado</w:t>
      </w:r>
      <w:proofErr w:type="spellEnd"/>
      <w:r w:rsidRPr="00A35E3E">
        <w:rPr>
          <w:rFonts w:eastAsia="Times New Roman" w:cs="Times New Roman"/>
          <w:szCs w:val="22"/>
          <w:lang w:val="en-US" w:eastAsia="en-US"/>
        </w:rPr>
        <w:t xml:space="preserve"> y </w:t>
      </w:r>
      <w:proofErr w:type="spellStart"/>
      <w:r w:rsidRPr="00A35E3E">
        <w:rPr>
          <w:rFonts w:eastAsia="Times New Roman" w:cs="Times New Roman"/>
          <w:szCs w:val="22"/>
          <w:lang w:val="en-US" w:eastAsia="en-US"/>
        </w:rPr>
        <w:t>validado</w:t>
      </w:r>
      <w:proofErr w:type="spellEnd"/>
      <w:r w:rsidRPr="00A35E3E">
        <w:rPr>
          <w:rFonts w:eastAsia="Times New Roman" w:cs="Times New Roman"/>
          <w:szCs w:val="22"/>
          <w:lang w:val="en-US" w:eastAsia="en-US"/>
        </w:rPr>
        <w:t xml:space="preserve"> y que </w:t>
      </w:r>
      <w:proofErr w:type="spellStart"/>
      <w:r w:rsidRPr="00A35E3E">
        <w:rPr>
          <w:rFonts w:eastAsia="Times New Roman" w:cs="Times New Roman"/>
          <w:szCs w:val="22"/>
          <w:lang w:val="en-US" w:eastAsia="en-US"/>
        </w:rPr>
        <w:t>contenga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como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mínimo</w:t>
      </w:r>
      <w:proofErr w:type="spellEnd"/>
      <w:r w:rsidRPr="00A35E3E">
        <w:rPr>
          <w:rFonts w:eastAsia="Times New Roman" w:cs="Times New Roman"/>
          <w:szCs w:val="22"/>
          <w:lang w:val="en-US" w:eastAsia="en-US"/>
        </w:rPr>
        <w:t xml:space="preserve">, al </w:t>
      </w:r>
      <w:proofErr w:type="spellStart"/>
      <w:r w:rsidRPr="00A35E3E">
        <w:rPr>
          <w:rFonts w:eastAsia="Times New Roman" w:cs="Times New Roman"/>
          <w:szCs w:val="22"/>
          <w:lang w:val="en-US" w:eastAsia="en-US"/>
        </w:rPr>
        <w:t>trabajador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responsable</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tarea</w:t>
      </w:r>
      <w:proofErr w:type="spellEnd"/>
      <w:r w:rsidRPr="00A35E3E">
        <w:rPr>
          <w:rFonts w:eastAsia="Times New Roman" w:cs="Times New Roman"/>
          <w:szCs w:val="22"/>
          <w:lang w:val="en-US" w:eastAsia="en-US"/>
        </w:rPr>
        <w:t xml:space="preserve"> o </w:t>
      </w:r>
      <w:proofErr w:type="spellStart"/>
      <w:r w:rsidRPr="00A35E3E">
        <w:rPr>
          <w:rFonts w:eastAsia="Times New Roman" w:cs="Times New Roman"/>
          <w:szCs w:val="22"/>
          <w:lang w:val="en-US" w:eastAsia="en-US"/>
        </w:rPr>
        <w:t>actividad</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cantidad</w:t>
      </w:r>
      <w:proofErr w:type="spellEnd"/>
      <w:r w:rsidRPr="00A35E3E">
        <w:rPr>
          <w:rFonts w:eastAsia="Times New Roman" w:cs="Times New Roman"/>
          <w:szCs w:val="22"/>
          <w:lang w:val="en-US" w:eastAsia="en-US"/>
        </w:rPr>
        <w:t xml:space="preserve"> o </w:t>
      </w:r>
      <w:proofErr w:type="spellStart"/>
      <w:r w:rsidRPr="00A35E3E">
        <w:rPr>
          <w:rFonts w:eastAsia="Times New Roman" w:cs="Times New Roman"/>
          <w:szCs w:val="22"/>
          <w:lang w:val="en-US" w:eastAsia="en-US"/>
        </w:rPr>
        <w:t>unidad</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cuando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corresponda</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fecha</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referencia</w:t>
      </w:r>
      <w:proofErr w:type="spellEnd"/>
      <w:r w:rsidRPr="00A35E3E">
        <w:rPr>
          <w:rFonts w:eastAsia="Times New Roman" w:cs="Times New Roman"/>
          <w:szCs w:val="22"/>
          <w:lang w:val="en-US" w:eastAsia="en-US"/>
        </w:rPr>
        <w:t xml:space="preserve"> a la Orden de </w:t>
      </w:r>
      <w:proofErr w:type="spellStart"/>
      <w:r w:rsidRPr="00A35E3E">
        <w:rPr>
          <w:rFonts w:eastAsia="Times New Roman" w:cs="Times New Roman"/>
          <w:szCs w:val="22"/>
          <w:lang w:val="en-US" w:eastAsia="en-US"/>
        </w:rPr>
        <w:t>Trabajo</w:t>
      </w:r>
      <w:proofErr w:type="spellEnd"/>
      <w:r w:rsidRPr="00A35E3E">
        <w:rPr>
          <w:rFonts w:eastAsia="Times New Roman" w:cs="Times New Roman"/>
          <w:szCs w:val="22"/>
          <w:lang w:val="en-US" w:eastAsia="en-US"/>
        </w:rPr>
        <w:t xml:space="preserve"> o Proyecto y la causa de </w:t>
      </w:r>
      <w:proofErr w:type="spellStart"/>
      <w:r w:rsidRPr="00A35E3E">
        <w:rPr>
          <w:rFonts w:eastAsia="Times New Roman" w:cs="Times New Roman"/>
          <w:szCs w:val="22"/>
          <w:lang w:val="en-US" w:eastAsia="en-US"/>
        </w:rPr>
        <w:t>retrabajo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cuando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resulte</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aplicable</w:t>
      </w:r>
      <w:proofErr w:type="spellEnd"/>
      <w:r w:rsidRPr="00A35E3E">
        <w:rPr>
          <w:rFonts w:eastAsia="Times New Roman" w:cs="Times New Roman"/>
          <w:szCs w:val="22"/>
          <w:lang w:val="en-US" w:eastAsia="en-US"/>
        </w:rPr>
        <w:t xml:space="preserve">. El </w:t>
      </w:r>
      <w:proofErr w:type="spellStart"/>
      <w:r w:rsidRPr="00A35E3E">
        <w:rPr>
          <w:rFonts w:eastAsia="Times New Roman" w:cs="Times New Roman"/>
          <w:szCs w:val="22"/>
          <w:lang w:val="en-US" w:eastAsia="en-US"/>
        </w:rPr>
        <w:t>usuario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confirma</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incorporación</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cuando</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corresponda</w:t>
      </w:r>
      <w:proofErr w:type="spellEnd"/>
      <w:r w:rsidRPr="00A35E3E">
        <w:rPr>
          <w:rFonts w:eastAsia="Times New Roman" w:cs="Times New Roman"/>
          <w:szCs w:val="22"/>
          <w:lang w:val="en-US" w:eastAsia="en-US"/>
        </w:rPr>
        <w:t xml:space="preserve">. El </w:t>
      </w:r>
      <w:proofErr w:type="spellStart"/>
      <w:r w:rsidRPr="00A35E3E">
        <w:rPr>
          <w:rFonts w:eastAsia="Times New Roman" w:cs="Times New Roman"/>
          <w:szCs w:val="22"/>
          <w:lang w:val="en-US" w:eastAsia="en-US"/>
        </w:rPr>
        <w:t>sistema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conserva</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referencia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remuneracional</w:t>
      </w:r>
      <w:proofErr w:type="spellEnd"/>
      <w:r w:rsidRPr="00A35E3E">
        <w:rPr>
          <w:rFonts w:eastAsia="Times New Roman" w:cs="Times New Roman"/>
          <w:szCs w:val="22"/>
          <w:lang w:val="en-US" w:eastAsia="en-US"/>
        </w:rPr>
        <w:t xml:space="preserve"> al </w:t>
      </w:r>
      <w:proofErr w:type="spellStart"/>
      <w:r w:rsidRPr="00A35E3E">
        <w:rPr>
          <w:rFonts w:eastAsia="Times New Roman" w:cs="Times New Roman"/>
          <w:szCs w:val="22"/>
          <w:lang w:val="en-US" w:eastAsia="en-US"/>
        </w:rPr>
        <w:t>hecho</w:t>
      </w:r>
      <w:proofErr w:type="spellEnd"/>
      <w:r w:rsidRPr="00A35E3E">
        <w:rPr>
          <w:rFonts w:eastAsia="Times New Roman" w:cs="Times New Roman"/>
          <w:szCs w:val="22"/>
          <w:lang w:val="en-US" w:eastAsia="en-US"/>
        </w:rPr>
        <w:t xml:space="preserve"> y lo </w:t>
      </w:r>
      <w:proofErr w:type="spellStart"/>
      <w:r w:rsidRPr="00A35E3E">
        <w:rPr>
          <w:rFonts w:eastAsia="Times New Roman" w:cs="Times New Roman"/>
          <w:szCs w:val="22"/>
          <w:lang w:val="en-US" w:eastAsia="en-US"/>
        </w:rPr>
        <w:t>deja</w:t>
      </w:r>
      <w:proofErr w:type="spellEnd"/>
      <w:r w:rsidRPr="00A35E3E">
        <w:rPr>
          <w:rFonts w:eastAsia="Times New Roman" w:cs="Times New Roman"/>
          <w:szCs w:val="22"/>
          <w:lang w:val="en-US" w:eastAsia="en-US"/>
        </w:rPr>
        <w:t xml:space="preserve"> disponible para </w:t>
      </w:r>
      <w:proofErr w:type="spellStart"/>
      <w:r w:rsidRPr="00A35E3E">
        <w:rPr>
          <w:rFonts w:eastAsia="Times New Roman" w:cs="Times New Roman"/>
          <w:szCs w:val="22"/>
          <w:lang w:val="en-US" w:eastAsia="en-US"/>
        </w:rPr>
        <w:t>determinar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su</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tratamiento</w:t>
      </w:r>
      <w:proofErr w:type="spellEnd"/>
      <w:r w:rsidRPr="00A35E3E">
        <w:rPr>
          <w:rFonts w:eastAsia="Times New Roman" w:cs="Times New Roman"/>
          <w:szCs w:val="22"/>
          <w:lang w:val="en-US" w:eastAsia="en-US"/>
        </w:rPr>
        <w:t xml:space="preserve"> y </w:t>
      </w:r>
      <w:proofErr w:type="spellStart"/>
      <w:r w:rsidRPr="00A35E3E">
        <w:rPr>
          <w:rFonts w:eastAsia="Times New Roman" w:cs="Times New Roman"/>
          <w:szCs w:val="22"/>
          <w:lang w:val="en-US" w:eastAsia="en-US"/>
        </w:rPr>
        <w:t>valorización</w:t>
      </w:r>
      <w:proofErr w:type="spellEnd"/>
      <w:r w:rsidRPr="00A35E3E">
        <w:rPr>
          <w:rFonts w:eastAsia="Times New Roman" w:cs="Times New Roman"/>
          <w:szCs w:val="22"/>
          <w:lang w:val="en-US" w:eastAsia="en-US"/>
        </w:rPr>
        <w:t xml:space="preserve">, sin </w:t>
      </w:r>
      <w:proofErr w:type="spellStart"/>
      <w:r w:rsidRPr="00A35E3E">
        <w:rPr>
          <w:rFonts w:eastAsia="Times New Roman" w:cs="Times New Roman"/>
          <w:szCs w:val="22"/>
          <w:lang w:val="en-US" w:eastAsia="en-US"/>
        </w:rPr>
        <w:t>crear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asignar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ejecutar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ni</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validar</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productivamente</w:t>
      </w:r>
      <w:proofErr w:type="spellEnd"/>
      <w:r w:rsidRPr="00A35E3E">
        <w:rPr>
          <w:rFonts w:eastAsia="Times New Roman" w:cs="Times New Roman"/>
          <w:szCs w:val="22"/>
          <w:lang w:val="en-US" w:eastAsia="en-US"/>
        </w:rPr>
        <w:t xml:space="preserve"> la </w:t>
      </w:r>
      <w:proofErr w:type="spellStart"/>
      <w:r w:rsidRPr="00A35E3E">
        <w:rPr>
          <w:rFonts w:eastAsia="Times New Roman" w:cs="Times New Roman"/>
          <w:szCs w:val="22"/>
          <w:lang w:val="en-US" w:eastAsia="en-US"/>
        </w:rPr>
        <w:t>tarea</w:t>
      </w:r>
      <w:proofErr w:type="spellEnd"/>
      <w:r w:rsidRPr="00A35E3E">
        <w:rPr>
          <w:rFonts w:eastAsia="Times New Roman" w:cs="Times New Roman"/>
          <w:szCs w:val="22"/>
          <w:lang w:val="en-US" w:eastAsia="en-US"/>
        </w:rPr>
        <w:t xml:space="preserve">. Si </w:t>
      </w:r>
      <w:proofErr w:type="spellStart"/>
      <w:r w:rsidRPr="00A35E3E">
        <w:rPr>
          <w:rFonts w:eastAsia="Times New Roman" w:cs="Times New Roman"/>
          <w:szCs w:val="22"/>
          <w:lang w:val="en-US" w:eastAsia="en-US"/>
        </w:rPr>
        <w:t>el</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hecho</w:t>
      </w:r>
      <w:proofErr w:type="spellEnd"/>
      <w:r w:rsidRPr="00A35E3E">
        <w:rPr>
          <w:rFonts w:eastAsia="Times New Roman" w:cs="Times New Roman"/>
          <w:szCs w:val="22"/>
          <w:lang w:val="en-US" w:eastAsia="en-US"/>
        </w:rPr>
        <w:t xml:space="preserve"> no se </w:t>
      </w:r>
      <w:proofErr w:type="spellStart"/>
      <w:r w:rsidRPr="00A35E3E">
        <w:rPr>
          <w:rFonts w:eastAsia="Times New Roman" w:cs="Times New Roman"/>
          <w:szCs w:val="22"/>
          <w:lang w:val="en-US" w:eastAsia="en-US"/>
        </w:rPr>
        <w:t>encuentra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previamente</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ejecutado</w:t>
      </w:r>
      <w:proofErr w:type="spellEnd"/>
      <w:r w:rsidRPr="00A35E3E">
        <w:rPr>
          <w:rFonts w:eastAsia="Times New Roman" w:cs="Times New Roman"/>
          <w:szCs w:val="22"/>
          <w:lang w:val="en-US" w:eastAsia="en-US"/>
        </w:rPr>
        <w:t xml:space="preserve"> y </w:t>
      </w:r>
      <w:proofErr w:type="spellStart"/>
      <w:r w:rsidRPr="00A35E3E">
        <w:rPr>
          <w:rFonts w:eastAsia="Times New Roman" w:cs="Times New Roman"/>
          <w:szCs w:val="22"/>
          <w:lang w:val="en-US" w:eastAsia="en-US"/>
        </w:rPr>
        <w:t>validado</w:t>
      </w:r>
      <w:proofErr w:type="spellEnd"/>
      <w:r w:rsidRPr="00A35E3E">
        <w:rPr>
          <w:rFonts w:eastAsia="Times New Roman" w:cs="Times New Roman"/>
          <w:szCs w:val="22"/>
          <w:lang w:val="en-US" w:eastAsia="en-US"/>
        </w:rPr>
        <w:t xml:space="preserve"> o </w:t>
      </w:r>
      <w:proofErr w:type="spellStart"/>
      <w:r w:rsidRPr="00A35E3E">
        <w:rPr>
          <w:rFonts w:eastAsia="Times New Roman" w:cs="Times New Roman"/>
          <w:szCs w:val="22"/>
          <w:lang w:val="en-US" w:eastAsia="en-US"/>
        </w:rPr>
        <w:t>carece</w:t>
      </w:r>
      <w:proofErr w:type="spellEnd"/>
      <w:r w:rsidRPr="00A35E3E">
        <w:rPr>
          <w:rFonts w:eastAsia="Times New Roman" w:cs="Times New Roman"/>
          <w:szCs w:val="22"/>
          <w:lang w:val="en-US" w:eastAsia="en-US"/>
        </w:rPr>
        <w:t xml:space="preserve"> de la </w:t>
      </w:r>
      <w:proofErr w:type="spellStart"/>
      <w:r w:rsidRPr="00A35E3E">
        <w:rPr>
          <w:rFonts w:eastAsia="Times New Roman" w:cs="Times New Roman"/>
          <w:szCs w:val="22"/>
          <w:lang w:val="en-US" w:eastAsia="en-US"/>
        </w:rPr>
        <w:t>información</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mínima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requerida</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el</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sistema</w:t>
      </w:r>
      <w:proofErr w:type="spellEnd"/>
      <w:r w:rsidRPr="00A35E3E">
        <w:rPr>
          <w:rFonts w:eastAsia="Times New Roman" w:cs="Times New Roman"/>
          <w:szCs w:val="22"/>
          <w:lang w:val="en-US" w:eastAsia="en-US"/>
        </w:rPr>
        <w:t xml:space="preserve"> no lo </w:t>
      </w:r>
      <w:proofErr w:type="spellStart"/>
      <w:r w:rsidRPr="00A35E3E">
        <w:rPr>
          <w:rFonts w:eastAsia="Times New Roman" w:cs="Times New Roman"/>
          <w:szCs w:val="22"/>
          <w:lang w:val="en-US" w:eastAsia="en-US"/>
        </w:rPr>
        <w:t>habilita</w:t>
      </w:r>
      <w:proofErr w:type="spellEnd"/>
      <w:r w:rsidRPr="00A35E3E">
        <w:rPr>
          <w:rFonts w:eastAsia="Times New Roman" w:cs="Times New Roman"/>
          <w:szCs w:val="22"/>
          <w:lang w:val="en-US" w:eastAsia="en-US"/>
        </w:rPr>
        <w:t xml:space="preserve"> para </w:t>
      </w:r>
      <w:proofErr w:type="spellStart"/>
      <w:r w:rsidRPr="00A35E3E">
        <w:rPr>
          <w:rFonts w:eastAsia="Times New Roman" w:cs="Times New Roman"/>
          <w:szCs w:val="22"/>
          <w:lang w:val="en-US" w:eastAsia="en-US"/>
        </w:rPr>
        <w:t>valorización</w:t>
      </w:r>
      <w:proofErr w:type="spellEnd"/>
      <w:r w:rsidRPr="00A35E3E">
        <w:rPr>
          <w:rFonts w:eastAsia="Times New Roman" w:cs="Times New Roman"/>
          <w:szCs w:val="22"/>
          <w:lang w:val="en-US" w:eastAsia="en-US"/>
        </w:rPr>
        <w:t xml:space="preserve"> e </w:t>
      </w:r>
      <w:proofErr w:type="spellStart"/>
      <w:r w:rsidRPr="00A35E3E">
        <w:rPr>
          <w:rFonts w:eastAsia="Times New Roman" w:cs="Times New Roman"/>
          <w:szCs w:val="22"/>
          <w:lang w:val="en-US" w:eastAsia="en-US"/>
        </w:rPr>
        <w:t>informa</w:t>
      </w:r>
      <w:proofErr w:type="spellEnd"/>
      <w:r w:rsidRPr="00A35E3E">
        <w:rPr>
          <w:rFonts w:eastAsia="Times New Roman" w:cs="Times New Roman"/>
          <w:szCs w:val="22"/>
          <w:lang w:val="en-US" w:eastAsia="en-US"/>
        </w:rPr>
        <w:t xml:space="preserve"> que </w:t>
      </w:r>
      <w:proofErr w:type="spellStart"/>
      <w:r w:rsidRPr="00A35E3E">
        <w:rPr>
          <w:rFonts w:eastAsia="Times New Roman" w:cs="Times New Roman"/>
          <w:szCs w:val="22"/>
          <w:lang w:val="en-US" w:eastAsia="en-US"/>
        </w:rPr>
        <w:t>debe</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completarse</w:t>
      </w:r>
      <w:proofErr w:type="spellEnd"/>
      <w:r w:rsidRPr="00A35E3E">
        <w:rPr>
          <w:rFonts w:eastAsia="Times New Roman" w:cs="Times New Roman"/>
          <w:szCs w:val="22"/>
          <w:lang w:val="en-US" w:eastAsia="en-US"/>
        </w:rPr>
        <w:t xml:space="preserve"> o </w:t>
      </w:r>
      <w:proofErr w:type="spellStart"/>
      <w:r w:rsidRPr="00A35E3E">
        <w:rPr>
          <w:rFonts w:eastAsia="Times New Roman" w:cs="Times New Roman"/>
          <w:szCs w:val="22"/>
          <w:lang w:val="en-US" w:eastAsia="en-US"/>
        </w:rPr>
        <w:t>corregirse</w:t>
      </w:r>
      <w:proofErr w:type="spellEnd"/>
      <w:r w:rsidRPr="00A35E3E">
        <w:rPr>
          <w:rFonts w:eastAsia="Times New Roman" w:cs="Times New Roman"/>
          <w:szCs w:val="22"/>
          <w:lang w:val="en-US" w:eastAsia="en-US"/>
        </w:rPr>
        <w:t xml:space="preserve"> antes de </w:t>
      </w:r>
      <w:proofErr w:type="spellStart"/>
      <w:r w:rsidRPr="00A35E3E">
        <w:rPr>
          <w:rFonts w:eastAsia="Times New Roman" w:cs="Times New Roman"/>
          <w:szCs w:val="22"/>
          <w:lang w:val="en-US" w:eastAsia="en-US"/>
        </w:rPr>
        <w:t>su</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incorporación</w:t>
      </w:r>
      <w:proofErr w:type="spellEnd"/>
      <w:r w:rsidRPr="00A35E3E">
        <w:rPr>
          <w:rFonts w:eastAsia="Times New Roman" w:cs="Times New Roman"/>
          <w:szCs w:val="22"/>
          <w:lang w:val="en-US" w:eastAsia="en-US"/>
        </w:rPr>
        <w:t xml:space="preserve"> </w:t>
      </w:r>
      <w:proofErr w:type="spellStart"/>
      <w:r w:rsidRPr="00A35E3E">
        <w:rPr>
          <w:rFonts w:eastAsia="Times New Roman" w:cs="Times New Roman"/>
          <w:szCs w:val="22"/>
          <w:lang w:val="en-US" w:eastAsia="en-US"/>
        </w:rPr>
        <w:t>remuneracional</w:t>
      </w:r>
      <w:proofErr w:type="spellEnd"/>
      <w:r w:rsidRPr="00A35E3E">
        <w:rPr>
          <w:rFonts w:eastAsia="Times New Roman" w:cs="Times New Roman"/>
          <w:szCs w:val="22"/>
          <w:lang w:val="en-US" w:eastAsia="en-US"/>
        </w:rPr>
        <w:t>.</w:t>
      </w:r>
    </w:p>
    <w:p w14:paraId="5E85C751" w14:textId="77777777" w:rsidR="007D6E97" w:rsidRDefault="007D6E97">
      <w:pPr>
        <w:pBdr>
          <w:top w:val="nil"/>
          <w:left w:val="nil"/>
          <w:bottom w:val="nil"/>
          <w:right w:val="nil"/>
          <w:between w:val="nil"/>
        </w:pBdr>
        <w:spacing w:line="360" w:lineRule="auto"/>
        <w:rPr>
          <w:rFonts w:eastAsia="Times New Roman" w:cs="Times New Roman"/>
          <w:b/>
          <w:bCs/>
          <w:color w:val="4D4D4D"/>
          <w:sz w:val="18"/>
          <w:szCs w:val="18"/>
        </w:rPr>
      </w:pPr>
    </w:p>
    <w:p w14:paraId="583528FA" w14:textId="613EE482" w:rsidR="006844D0" w:rsidRPr="00777B4C" w:rsidRDefault="006844D0" w:rsidP="00777B4C">
      <w:pPr>
        <w:pStyle w:val="Descripcin"/>
      </w:pPr>
      <w:bookmarkStart w:id="129" w:name="_heading=h.x7c8vshryccg" w:colFirst="0" w:colLast="0"/>
      <w:bookmarkStart w:id="130" w:name="_Toc242050323"/>
      <w:bookmarkEnd w:id="129"/>
      <w:r w:rsidRPr="00777B4C">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10</w:t>
      </w:r>
      <w:r w:rsidR="000462BE">
        <w:fldChar w:fldCharType="end"/>
      </w:r>
      <w:r w:rsidRPr="00777B4C">
        <w:t xml:space="preserve"> “DS-CU</w:t>
      </w:r>
      <w:r w:rsidR="00432064">
        <w:t>96</w:t>
      </w:r>
      <w:r w:rsidRPr="00777B4C">
        <w:t xml:space="preserve"> - </w:t>
      </w:r>
      <w:r w:rsidR="00432064" w:rsidRPr="00432064">
        <w:t>Incorporando hechos operacionales validados</w:t>
      </w:r>
      <w:r w:rsidRPr="00777B4C">
        <w:t>”.</w:t>
      </w:r>
      <w:bookmarkEnd w:id="130"/>
    </w:p>
    <w:p w14:paraId="0BD927FA" w14:textId="7CF526FD" w:rsidR="006432FD" w:rsidRPr="006432FD" w:rsidRDefault="006432FD" w:rsidP="006432FD">
      <w:pPr>
        <w:spacing w:after="200" w:line="360" w:lineRule="auto"/>
        <w:jc w:val="center"/>
        <w:rPr>
          <w:rFonts w:eastAsia="Times New Roman" w:cs="Times New Roman"/>
        </w:rPr>
      </w:pPr>
      <w:r w:rsidRPr="006432FD">
        <w:rPr>
          <w:rFonts w:eastAsia="Times New Roman" w:cs="Times New Roman"/>
        </w:rPr>
        <w:drawing>
          <wp:inline distT="0" distB="0" distL="0" distR="0" wp14:anchorId="57C06B17" wp14:editId="0FD80368">
            <wp:extent cx="5971540" cy="1748790"/>
            <wp:effectExtent l="0" t="0" r="0" b="3810"/>
            <wp:docPr id="1551375037" name="Imagen 5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75037" name="Imagen 56" descr="Interfaz de usuario gráfica, Aplicación&#10;&#10;Descripción generada automáticament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1540" cy="1748790"/>
                    </a:xfrm>
                    <a:prstGeom prst="rect">
                      <a:avLst/>
                    </a:prstGeom>
                    <a:noFill/>
                    <a:ln>
                      <a:noFill/>
                    </a:ln>
                  </pic:spPr>
                </pic:pic>
              </a:graphicData>
            </a:graphic>
          </wp:inline>
        </w:drawing>
      </w:r>
    </w:p>
    <w:p w14:paraId="1C374FAE" w14:textId="5C1D700A" w:rsidR="007D6E97" w:rsidRDefault="007D6E97">
      <w:pPr>
        <w:spacing w:after="200" w:line="360" w:lineRule="auto"/>
        <w:jc w:val="center"/>
        <w:rPr>
          <w:rFonts w:eastAsia="Times New Roman" w:cs="Times New Roman"/>
        </w:rPr>
      </w:pPr>
    </w:p>
    <w:p w14:paraId="6A5C2C15" w14:textId="75E2D250" w:rsidR="007D6E97" w:rsidRDefault="000479C4" w:rsidP="00386DBE">
      <w:pPr>
        <w:pStyle w:val="Cita"/>
      </w:pPr>
      <w:r>
        <w:t>Fuente: Elaborado por los estudiantes de acuerdo con el proyecto.</w:t>
      </w:r>
    </w:p>
    <w:p w14:paraId="5C18DF2B" w14:textId="77777777" w:rsidR="00386DBE" w:rsidRPr="00386DBE" w:rsidRDefault="00386DBE" w:rsidP="00386DBE"/>
    <w:p w14:paraId="34FD3DA1" w14:textId="77777777" w:rsidR="00386DBE" w:rsidRPr="00386DBE" w:rsidRDefault="00386DBE" w:rsidP="00386DBE"/>
    <w:p w14:paraId="04C65116" w14:textId="11DAC27C" w:rsidR="00E46CE8" w:rsidRPr="00432645" w:rsidRDefault="00E46CE8" w:rsidP="00E46CE8">
      <w:pPr>
        <w:pStyle w:val="Ttulo2"/>
        <w:rPr>
          <w:rFonts w:eastAsia="Times New Roman" w:cs="Times New Roman"/>
        </w:rPr>
      </w:pPr>
      <w:bookmarkStart w:id="131" w:name="_Toc242051050"/>
      <w:r w:rsidRPr="00432645">
        <w:rPr>
          <w:rFonts w:eastAsia="Times New Roman" w:cs="Times New Roman"/>
        </w:rPr>
        <w:t>CU</w:t>
      </w:r>
      <w:r w:rsidR="00E72C86">
        <w:rPr>
          <w:rFonts w:eastAsia="Times New Roman" w:cs="Times New Roman"/>
        </w:rPr>
        <w:t>97</w:t>
      </w:r>
      <w:r w:rsidRPr="00432645">
        <w:rPr>
          <w:rFonts w:eastAsia="Times New Roman" w:cs="Times New Roman"/>
        </w:rPr>
        <w:t xml:space="preserve"> - </w:t>
      </w:r>
      <w:r w:rsidR="00E72C86" w:rsidRPr="00E72C86">
        <w:t xml:space="preserve">Resolviendo </w:t>
      </w:r>
      <w:proofErr w:type="spellStart"/>
      <w:r w:rsidR="00E72C86" w:rsidRPr="00E72C86">
        <w:t>remunerabilidad</w:t>
      </w:r>
      <w:proofErr w:type="spellEnd"/>
      <w:r w:rsidR="00E72C86" w:rsidRPr="00E72C86">
        <w:t xml:space="preserve"> de retrabajo</w:t>
      </w:r>
      <w:bookmarkEnd w:id="131"/>
    </w:p>
    <w:p w14:paraId="52B0C97A" w14:textId="77777777" w:rsidR="007D6E97" w:rsidRDefault="007D6E97">
      <w:pPr>
        <w:spacing w:line="360" w:lineRule="auto"/>
        <w:jc w:val="both"/>
        <w:rPr>
          <w:rFonts w:eastAsia="Times New Roman" w:cs="Times New Roman"/>
        </w:rPr>
      </w:pPr>
    </w:p>
    <w:p w14:paraId="001C397B" w14:textId="01EDC57C" w:rsidR="007D6E97" w:rsidRPr="00750C21" w:rsidRDefault="00750C21">
      <w:pPr>
        <w:spacing w:line="360" w:lineRule="auto"/>
        <w:jc w:val="both"/>
        <w:rPr>
          <w:rFonts w:eastAsia="Times New Roman" w:cs="Times New Roman"/>
          <w:szCs w:val="22"/>
          <w:lang w:val="en-US" w:eastAsia="en-US"/>
        </w:rPr>
      </w:pPr>
      <w:bookmarkStart w:id="132" w:name="_heading=h.oyq5mg6bcstq" w:colFirst="0" w:colLast="0"/>
      <w:bookmarkEnd w:id="132"/>
      <w:r w:rsidRPr="00750C21">
        <w:rPr>
          <w:rFonts w:eastAsia="Times New Roman" w:cs="Times New Roman"/>
          <w:szCs w:val="22"/>
          <w:lang w:val="en-US" w:eastAsia="en-US"/>
        </w:rPr>
        <w:t xml:space="preserve">En la </w:t>
      </w:r>
      <w:proofErr w:type="spellStart"/>
      <w:r w:rsidRPr="00750C21">
        <w:rPr>
          <w:rFonts w:eastAsia="Times New Roman" w:cs="Times New Roman"/>
          <w:szCs w:val="22"/>
          <w:lang w:val="en-US" w:eastAsia="en-US"/>
        </w:rPr>
        <w:t>Figura</w:t>
      </w:r>
      <w:proofErr w:type="spellEnd"/>
      <w:r w:rsidRPr="00750C21">
        <w:rPr>
          <w:rFonts w:eastAsia="Times New Roman" w:cs="Times New Roman"/>
          <w:szCs w:val="22"/>
          <w:lang w:val="en-US" w:eastAsia="en-US"/>
        </w:rPr>
        <w:t xml:space="preserve"> 6.11 se </w:t>
      </w:r>
      <w:proofErr w:type="spellStart"/>
      <w:r w:rsidRPr="00750C21">
        <w:rPr>
          <w:rFonts w:eastAsia="Times New Roman" w:cs="Times New Roman"/>
          <w:szCs w:val="22"/>
          <w:lang w:val="en-US" w:eastAsia="en-US"/>
        </w:rPr>
        <w:t>puede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visualizar</w:t>
      </w:r>
      <w:proofErr w:type="spellEnd"/>
      <w:r w:rsidRPr="00750C21">
        <w:rPr>
          <w:rFonts w:eastAsia="Times New Roman" w:cs="Times New Roman"/>
          <w:szCs w:val="22"/>
          <w:lang w:val="en-US" w:eastAsia="en-US"/>
        </w:rPr>
        <w:t xml:space="preserve"> que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sistema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revisa</w:t>
      </w:r>
      <w:proofErr w:type="spellEnd"/>
      <w:r w:rsidRPr="00750C21">
        <w:rPr>
          <w:rFonts w:eastAsia="Times New Roman" w:cs="Times New Roman"/>
          <w:szCs w:val="22"/>
          <w:lang w:val="en-US" w:eastAsia="en-US"/>
        </w:rPr>
        <w:t xml:space="preserve"> la causa del </w:t>
      </w:r>
      <w:proofErr w:type="spellStart"/>
      <w:r w:rsidRPr="00750C21">
        <w:rPr>
          <w:rFonts w:eastAsia="Times New Roman" w:cs="Times New Roman"/>
          <w:szCs w:val="22"/>
          <w:lang w:val="en-US" w:eastAsia="en-US"/>
        </w:rPr>
        <w:t>retrabajo</w:t>
      </w:r>
      <w:proofErr w:type="spellEnd"/>
      <w:r w:rsidRPr="00750C21">
        <w:rPr>
          <w:rFonts w:eastAsia="Times New Roman" w:cs="Times New Roman"/>
          <w:szCs w:val="22"/>
          <w:lang w:val="en-US" w:eastAsia="en-US"/>
        </w:rPr>
        <w:t xml:space="preserve">. Si es </w:t>
      </w:r>
      <w:proofErr w:type="spellStart"/>
      <w:r w:rsidRPr="00750C21">
        <w:rPr>
          <w:rFonts w:eastAsia="Times New Roman" w:cs="Times New Roman"/>
          <w:szCs w:val="22"/>
          <w:lang w:val="en-US" w:eastAsia="en-US"/>
        </w:rPr>
        <w:t>atribuible</w:t>
      </w:r>
      <w:proofErr w:type="spellEnd"/>
      <w:r w:rsidRPr="00750C21">
        <w:rPr>
          <w:rFonts w:eastAsia="Times New Roman" w:cs="Times New Roman"/>
          <w:szCs w:val="22"/>
          <w:lang w:val="en-US" w:eastAsia="en-US"/>
        </w:rPr>
        <w:t xml:space="preserve"> al </w:t>
      </w:r>
      <w:proofErr w:type="spellStart"/>
      <w:r w:rsidRPr="00750C21">
        <w:rPr>
          <w:rFonts w:eastAsia="Times New Roman" w:cs="Times New Roman"/>
          <w:szCs w:val="22"/>
          <w:lang w:val="en-US" w:eastAsia="en-US"/>
        </w:rPr>
        <w:t>trabajador</w:t>
      </w:r>
      <w:proofErr w:type="spellEnd"/>
      <w:r w:rsidRPr="00750C21">
        <w:rPr>
          <w:rFonts w:eastAsia="Times New Roman" w:cs="Times New Roman"/>
          <w:szCs w:val="22"/>
          <w:lang w:val="en-US" w:eastAsia="en-US"/>
        </w:rPr>
        <w:t xml:space="preserve">, lo </w:t>
      </w:r>
      <w:proofErr w:type="spellStart"/>
      <w:r w:rsidRPr="00750C21">
        <w:rPr>
          <w:rFonts w:eastAsia="Times New Roman" w:cs="Times New Roman"/>
          <w:szCs w:val="22"/>
          <w:lang w:val="en-US" w:eastAsia="en-US"/>
        </w:rPr>
        <w:t>identifica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como</w:t>
      </w:r>
      <w:proofErr w:type="spellEnd"/>
      <w:r w:rsidRPr="00750C21">
        <w:rPr>
          <w:rFonts w:eastAsia="Times New Roman" w:cs="Times New Roman"/>
          <w:szCs w:val="22"/>
          <w:lang w:val="en-US" w:eastAsia="en-US"/>
        </w:rPr>
        <w:t xml:space="preserve"> no </w:t>
      </w:r>
      <w:proofErr w:type="spellStart"/>
      <w:r w:rsidRPr="00750C21">
        <w:rPr>
          <w:rFonts w:eastAsia="Times New Roman" w:cs="Times New Roman"/>
          <w:szCs w:val="22"/>
          <w:lang w:val="en-US" w:eastAsia="en-US"/>
        </w:rPr>
        <w:t>generador</w:t>
      </w:r>
      <w:proofErr w:type="spellEnd"/>
      <w:r w:rsidRPr="00750C21">
        <w:rPr>
          <w:rFonts w:eastAsia="Times New Roman" w:cs="Times New Roman"/>
          <w:szCs w:val="22"/>
          <w:lang w:val="en-US" w:eastAsia="en-US"/>
        </w:rPr>
        <w:t xml:space="preserve"> de un bono </w:t>
      </w:r>
      <w:proofErr w:type="spellStart"/>
      <w:r w:rsidRPr="00750C21">
        <w:rPr>
          <w:rFonts w:eastAsia="Times New Roman" w:cs="Times New Roman"/>
          <w:szCs w:val="22"/>
          <w:lang w:val="en-US" w:eastAsia="en-US"/>
        </w:rPr>
        <w:t>adicional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si</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corresponde</w:t>
      </w:r>
      <w:proofErr w:type="spellEnd"/>
      <w:r w:rsidRPr="00750C21">
        <w:rPr>
          <w:rFonts w:eastAsia="Times New Roman" w:cs="Times New Roman"/>
          <w:szCs w:val="22"/>
          <w:lang w:val="en-US" w:eastAsia="en-US"/>
        </w:rPr>
        <w:t xml:space="preserve"> a </w:t>
      </w:r>
      <w:proofErr w:type="spellStart"/>
      <w:r w:rsidRPr="00750C21">
        <w:rPr>
          <w:rFonts w:eastAsia="Times New Roman" w:cs="Times New Roman"/>
          <w:szCs w:val="22"/>
          <w:lang w:val="en-US" w:eastAsia="en-US"/>
        </w:rPr>
        <w:t>una</w:t>
      </w:r>
      <w:proofErr w:type="spellEnd"/>
      <w:r w:rsidRPr="00750C21">
        <w:rPr>
          <w:rFonts w:eastAsia="Times New Roman" w:cs="Times New Roman"/>
          <w:szCs w:val="22"/>
          <w:lang w:val="en-US" w:eastAsia="en-US"/>
        </w:rPr>
        <w:t xml:space="preserve"> causa externa, lo </w:t>
      </w:r>
      <w:proofErr w:type="spellStart"/>
      <w:r w:rsidRPr="00750C21">
        <w:rPr>
          <w:rFonts w:eastAsia="Times New Roman" w:cs="Times New Roman"/>
          <w:szCs w:val="22"/>
          <w:lang w:val="en-US" w:eastAsia="en-US"/>
        </w:rPr>
        <w:t>identifica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como</w:t>
      </w:r>
      <w:proofErr w:type="spellEnd"/>
      <w:r w:rsidRPr="00750C21">
        <w:rPr>
          <w:rFonts w:eastAsia="Times New Roman" w:cs="Times New Roman"/>
          <w:szCs w:val="22"/>
          <w:lang w:val="en-US" w:eastAsia="en-US"/>
        </w:rPr>
        <w:t xml:space="preserve"> remunerable </w:t>
      </w:r>
      <w:proofErr w:type="spellStart"/>
      <w:r w:rsidRPr="00750C21">
        <w:rPr>
          <w:rFonts w:eastAsia="Times New Roman" w:cs="Times New Roman"/>
          <w:szCs w:val="22"/>
          <w:lang w:val="en-US" w:eastAsia="en-US"/>
        </w:rPr>
        <w:t>una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vez</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validado</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Cuando</w:t>
      </w:r>
      <w:proofErr w:type="spellEnd"/>
      <w:r w:rsidRPr="00750C21">
        <w:rPr>
          <w:rFonts w:eastAsia="Times New Roman" w:cs="Times New Roman"/>
          <w:szCs w:val="22"/>
          <w:lang w:val="en-US" w:eastAsia="en-US"/>
        </w:rPr>
        <w:t xml:space="preserve"> la </w:t>
      </w:r>
      <w:proofErr w:type="spellStart"/>
      <w:r w:rsidRPr="00750C21">
        <w:rPr>
          <w:rFonts w:eastAsia="Times New Roman" w:cs="Times New Roman"/>
          <w:szCs w:val="22"/>
          <w:lang w:val="en-US" w:eastAsia="en-US"/>
        </w:rPr>
        <w:t>responsabilidad</w:t>
      </w:r>
      <w:proofErr w:type="spellEnd"/>
      <w:r w:rsidRPr="00750C21">
        <w:rPr>
          <w:rFonts w:eastAsia="Times New Roman" w:cs="Times New Roman"/>
          <w:szCs w:val="22"/>
          <w:lang w:val="en-US" w:eastAsia="en-US"/>
        </w:rPr>
        <w:t xml:space="preserve"> sea </w:t>
      </w:r>
      <w:proofErr w:type="spellStart"/>
      <w:r w:rsidRPr="00750C21">
        <w:rPr>
          <w:rFonts w:eastAsia="Times New Roman" w:cs="Times New Roman"/>
          <w:szCs w:val="22"/>
          <w:lang w:val="en-US" w:eastAsia="en-US"/>
        </w:rPr>
        <w:t>mixta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compartida</w:t>
      </w:r>
      <w:proofErr w:type="spellEnd"/>
      <w:r w:rsidRPr="00750C21">
        <w:rPr>
          <w:rFonts w:eastAsia="Times New Roman" w:cs="Times New Roman"/>
          <w:szCs w:val="22"/>
          <w:lang w:val="en-US" w:eastAsia="en-US"/>
        </w:rPr>
        <w:t xml:space="preserve"> o </w:t>
      </w:r>
      <w:proofErr w:type="spellStart"/>
      <w:r w:rsidRPr="00750C21">
        <w:rPr>
          <w:rFonts w:eastAsia="Times New Roman" w:cs="Times New Roman"/>
          <w:szCs w:val="22"/>
          <w:lang w:val="en-US" w:eastAsia="en-US"/>
        </w:rPr>
        <w:t>indeterminada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sistema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solicita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una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resolución</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autorizada</w:t>
      </w:r>
      <w:proofErr w:type="spellEnd"/>
      <w:r w:rsidRPr="00750C21">
        <w:rPr>
          <w:rFonts w:eastAsia="Times New Roman" w:cs="Times New Roman"/>
          <w:szCs w:val="22"/>
          <w:lang w:val="en-US" w:eastAsia="en-US"/>
        </w:rPr>
        <w:t xml:space="preserve">. El </w:t>
      </w:r>
      <w:proofErr w:type="spellStart"/>
      <w:r w:rsidRPr="00750C21">
        <w:rPr>
          <w:rFonts w:eastAsia="Times New Roman" w:cs="Times New Roman"/>
          <w:szCs w:val="22"/>
          <w:lang w:val="en-US" w:eastAsia="en-US"/>
        </w:rPr>
        <w:t>usuario</w:t>
      </w:r>
      <w:proofErr w:type="spellEnd"/>
      <w:r w:rsidRPr="00750C21">
        <w:rPr>
          <w:rFonts w:eastAsia="Times New Roman" w:cs="Times New Roman"/>
          <w:szCs w:val="22"/>
          <w:lang w:val="en-US" w:eastAsia="en-US"/>
        </w:rPr>
        <w:t xml:space="preserve"> decide </w:t>
      </w:r>
      <w:proofErr w:type="spellStart"/>
      <w:r w:rsidRPr="00750C21">
        <w:rPr>
          <w:rFonts w:eastAsia="Times New Roman" w:cs="Times New Roman"/>
          <w:szCs w:val="22"/>
          <w:lang w:val="en-US" w:eastAsia="en-US"/>
        </w:rPr>
        <w:t>si</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retrabajo</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será</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remunerado</w:t>
      </w:r>
      <w:proofErr w:type="spellEnd"/>
      <w:r w:rsidRPr="00750C21">
        <w:rPr>
          <w:rFonts w:eastAsia="Times New Roman" w:cs="Times New Roman"/>
          <w:szCs w:val="22"/>
          <w:lang w:val="en-US" w:eastAsia="en-US"/>
        </w:rPr>
        <w:t xml:space="preserve"> e </w:t>
      </w:r>
      <w:proofErr w:type="spellStart"/>
      <w:r w:rsidRPr="00750C21">
        <w:rPr>
          <w:rFonts w:eastAsia="Times New Roman" w:cs="Times New Roman"/>
          <w:szCs w:val="22"/>
          <w:lang w:val="en-US" w:eastAsia="en-US"/>
        </w:rPr>
        <w:t>ingresa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motivo</w:t>
      </w:r>
      <w:proofErr w:type="spellEnd"/>
      <w:r w:rsidRPr="00750C21">
        <w:rPr>
          <w:rFonts w:eastAsia="Times New Roman" w:cs="Times New Roman"/>
          <w:szCs w:val="22"/>
          <w:lang w:val="en-US" w:eastAsia="en-US"/>
        </w:rPr>
        <w:t xml:space="preserve"> de la </w:t>
      </w:r>
      <w:proofErr w:type="spellStart"/>
      <w:r w:rsidRPr="00750C21">
        <w:rPr>
          <w:rFonts w:eastAsia="Times New Roman" w:cs="Times New Roman"/>
          <w:szCs w:val="22"/>
          <w:lang w:val="en-US" w:eastAsia="en-US"/>
        </w:rPr>
        <w:t>decisión</w:t>
      </w:r>
      <w:proofErr w:type="spellEnd"/>
      <w:r w:rsidRPr="00750C21">
        <w:rPr>
          <w:rFonts w:eastAsia="Times New Roman" w:cs="Times New Roman"/>
          <w:szCs w:val="22"/>
          <w:lang w:val="en-US" w:eastAsia="en-US"/>
        </w:rPr>
        <w:t xml:space="preserve">. El </w:t>
      </w:r>
      <w:proofErr w:type="spellStart"/>
      <w:r w:rsidRPr="00750C21">
        <w:rPr>
          <w:rFonts w:eastAsia="Times New Roman" w:cs="Times New Roman"/>
          <w:szCs w:val="22"/>
          <w:lang w:val="en-US" w:eastAsia="en-US"/>
        </w:rPr>
        <w:t>sistema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registra</w:t>
      </w:r>
      <w:proofErr w:type="spellEnd"/>
      <w:r w:rsidRPr="00750C21">
        <w:rPr>
          <w:rFonts w:eastAsia="Times New Roman" w:cs="Times New Roman"/>
          <w:szCs w:val="22"/>
          <w:lang w:val="en-US" w:eastAsia="en-US"/>
        </w:rPr>
        <w:t xml:space="preserve"> la </w:t>
      </w:r>
      <w:proofErr w:type="spellStart"/>
      <w:r w:rsidRPr="00750C21">
        <w:rPr>
          <w:rFonts w:eastAsia="Times New Roman" w:cs="Times New Roman"/>
          <w:szCs w:val="22"/>
          <w:lang w:val="en-US" w:eastAsia="en-US"/>
        </w:rPr>
        <w:t>resolución</w:t>
      </w:r>
      <w:proofErr w:type="spellEnd"/>
      <w:r w:rsidRPr="00750C21">
        <w:rPr>
          <w:rFonts w:eastAsia="Times New Roman" w:cs="Times New Roman"/>
          <w:szCs w:val="22"/>
          <w:lang w:val="en-US" w:eastAsia="en-US"/>
        </w:rPr>
        <w:t xml:space="preserve"> y, </w:t>
      </w:r>
      <w:proofErr w:type="spellStart"/>
      <w:r w:rsidRPr="00750C21">
        <w:rPr>
          <w:rFonts w:eastAsia="Times New Roman" w:cs="Times New Roman"/>
          <w:szCs w:val="22"/>
          <w:lang w:val="en-US" w:eastAsia="en-US"/>
        </w:rPr>
        <w:t>cuando</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retrabajo</w:t>
      </w:r>
      <w:proofErr w:type="spellEnd"/>
      <w:r w:rsidRPr="00750C21">
        <w:rPr>
          <w:rFonts w:eastAsia="Times New Roman" w:cs="Times New Roman"/>
          <w:szCs w:val="22"/>
          <w:lang w:val="en-US" w:eastAsia="en-US"/>
        </w:rPr>
        <w:t xml:space="preserve"> sea remunerable, </w:t>
      </w:r>
      <w:proofErr w:type="spellStart"/>
      <w:r w:rsidRPr="00750C21">
        <w:rPr>
          <w:rFonts w:eastAsia="Times New Roman" w:cs="Times New Roman"/>
          <w:szCs w:val="22"/>
          <w:lang w:val="en-US" w:eastAsia="en-US"/>
        </w:rPr>
        <w:t>determina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si</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puede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utilizar</w:t>
      </w:r>
      <w:proofErr w:type="spellEnd"/>
      <w:r w:rsidRPr="00750C21">
        <w:rPr>
          <w:rFonts w:eastAsia="Times New Roman" w:cs="Times New Roman"/>
          <w:szCs w:val="22"/>
          <w:lang w:val="en-US" w:eastAsia="en-US"/>
        </w:rPr>
        <w:t xml:space="preserve"> la </w:t>
      </w:r>
      <w:proofErr w:type="spellStart"/>
      <w:r w:rsidRPr="00750C21">
        <w:rPr>
          <w:rFonts w:eastAsia="Times New Roman" w:cs="Times New Roman"/>
          <w:szCs w:val="22"/>
          <w:lang w:val="en-US" w:eastAsia="en-US"/>
        </w:rPr>
        <w:t>tarifa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vigente</w:t>
      </w:r>
      <w:proofErr w:type="spellEnd"/>
      <w:r w:rsidRPr="00750C21">
        <w:rPr>
          <w:rFonts w:eastAsia="Times New Roman" w:cs="Times New Roman"/>
          <w:szCs w:val="22"/>
          <w:lang w:val="en-US" w:eastAsia="en-US"/>
        </w:rPr>
        <w:t xml:space="preserve"> o </w:t>
      </w:r>
      <w:proofErr w:type="spellStart"/>
      <w:r w:rsidRPr="00750C21">
        <w:rPr>
          <w:rFonts w:eastAsia="Times New Roman" w:cs="Times New Roman"/>
          <w:szCs w:val="22"/>
          <w:lang w:val="en-US" w:eastAsia="en-US"/>
        </w:rPr>
        <w:t>si</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debe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tratarse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como</w:t>
      </w:r>
      <w:proofErr w:type="spellEnd"/>
      <w:r w:rsidRPr="00750C21">
        <w:rPr>
          <w:rFonts w:eastAsia="Times New Roman" w:cs="Times New Roman"/>
          <w:szCs w:val="22"/>
          <w:lang w:val="en-US" w:eastAsia="en-US"/>
        </w:rPr>
        <w:t xml:space="preserve"> un </w:t>
      </w:r>
      <w:proofErr w:type="spellStart"/>
      <w:r w:rsidRPr="00750C21">
        <w:rPr>
          <w:rFonts w:eastAsia="Times New Roman" w:cs="Times New Roman"/>
          <w:szCs w:val="22"/>
          <w:lang w:val="en-US" w:eastAsia="en-US"/>
        </w:rPr>
        <w:t>componente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excepcional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positivo</w:t>
      </w:r>
      <w:proofErr w:type="spellEnd"/>
      <w:r w:rsidRPr="00750C21">
        <w:rPr>
          <w:rFonts w:eastAsia="Times New Roman" w:cs="Times New Roman"/>
          <w:szCs w:val="22"/>
          <w:lang w:val="en-US" w:eastAsia="en-US"/>
        </w:rPr>
        <w:t xml:space="preserve">. Si la causa </w:t>
      </w:r>
      <w:proofErr w:type="spellStart"/>
      <w:r w:rsidRPr="00750C21">
        <w:rPr>
          <w:rFonts w:eastAsia="Times New Roman" w:cs="Times New Roman"/>
          <w:szCs w:val="22"/>
          <w:lang w:val="en-US" w:eastAsia="en-US"/>
        </w:rPr>
        <w:t>operacional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registrada</w:t>
      </w:r>
      <w:proofErr w:type="spellEnd"/>
      <w:r w:rsidRPr="00750C21">
        <w:rPr>
          <w:rFonts w:eastAsia="Times New Roman" w:cs="Times New Roman"/>
          <w:szCs w:val="22"/>
          <w:lang w:val="en-US" w:eastAsia="en-US"/>
        </w:rPr>
        <w:t xml:space="preserve"> no </w:t>
      </w:r>
      <w:proofErr w:type="spellStart"/>
      <w:r w:rsidRPr="00750C21">
        <w:rPr>
          <w:rFonts w:eastAsia="Times New Roman" w:cs="Times New Roman"/>
          <w:szCs w:val="22"/>
          <w:lang w:val="en-US" w:eastAsia="en-US"/>
        </w:rPr>
        <w:t>permite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clasificar</w:t>
      </w:r>
      <w:proofErr w:type="spellEnd"/>
      <w:r w:rsidRPr="00750C21">
        <w:rPr>
          <w:rFonts w:eastAsia="Times New Roman" w:cs="Times New Roman"/>
          <w:szCs w:val="22"/>
          <w:lang w:val="en-US" w:eastAsia="en-US"/>
        </w:rPr>
        <w:t xml:space="preserve"> o resolver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retrabajo</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sistema</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mantiene</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el</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hecho</w:t>
      </w:r>
      <w:proofErr w:type="spellEnd"/>
      <w:r w:rsidRPr="00750C21">
        <w:rPr>
          <w:rFonts w:eastAsia="Times New Roman" w:cs="Times New Roman"/>
          <w:szCs w:val="22"/>
          <w:lang w:val="en-US" w:eastAsia="en-US"/>
        </w:rPr>
        <w:t xml:space="preserve"> sin </w:t>
      </w:r>
      <w:proofErr w:type="spellStart"/>
      <w:r w:rsidRPr="00750C21">
        <w:rPr>
          <w:rFonts w:eastAsia="Times New Roman" w:cs="Times New Roman"/>
          <w:szCs w:val="22"/>
          <w:lang w:val="en-US" w:eastAsia="en-US"/>
        </w:rPr>
        <w:t>valorización</w:t>
      </w:r>
      <w:proofErr w:type="spellEnd"/>
      <w:r w:rsidRPr="00750C21">
        <w:rPr>
          <w:rFonts w:eastAsia="Times New Roman" w:cs="Times New Roman"/>
          <w:szCs w:val="22"/>
          <w:lang w:val="en-US" w:eastAsia="en-US"/>
        </w:rPr>
        <w:t xml:space="preserve"> hasta </w:t>
      </w:r>
      <w:proofErr w:type="spellStart"/>
      <w:r w:rsidRPr="00750C21">
        <w:rPr>
          <w:rFonts w:eastAsia="Times New Roman" w:cs="Times New Roman"/>
          <w:szCs w:val="22"/>
          <w:lang w:val="en-US" w:eastAsia="en-US"/>
        </w:rPr>
        <w:t>contar</w:t>
      </w:r>
      <w:proofErr w:type="spellEnd"/>
      <w:r w:rsidRPr="00750C21">
        <w:rPr>
          <w:rFonts w:eastAsia="Times New Roman" w:cs="Times New Roman"/>
          <w:szCs w:val="22"/>
          <w:lang w:val="en-US" w:eastAsia="en-US"/>
        </w:rPr>
        <w:t xml:space="preserve"> con la </w:t>
      </w:r>
      <w:proofErr w:type="spellStart"/>
      <w:r w:rsidRPr="00750C21">
        <w:rPr>
          <w:rFonts w:eastAsia="Times New Roman" w:cs="Times New Roman"/>
          <w:szCs w:val="22"/>
          <w:lang w:val="en-US" w:eastAsia="en-US"/>
        </w:rPr>
        <w:t>información</w:t>
      </w:r>
      <w:proofErr w:type="spellEnd"/>
      <w:r w:rsidRPr="00750C21">
        <w:rPr>
          <w:rFonts w:eastAsia="Times New Roman" w:cs="Times New Roman"/>
          <w:szCs w:val="22"/>
          <w:lang w:val="en-US" w:eastAsia="en-US"/>
        </w:rPr>
        <w:t xml:space="preserve"> </w:t>
      </w:r>
      <w:proofErr w:type="spellStart"/>
      <w:r w:rsidRPr="00750C21">
        <w:rPr>
          <w:rFonts w:eastAsia="Times New Roman" w:cs="Times New Roman"/>
          <w:szCs w:val="22"/>
          <w:lang w:val="en-US" w:eastAsia="en-US"/>
        </w:rPr>
        <w:t>necesaria</w:t>
      </w:r>
      <w:proofErr w:type="spellEnd"/>
      <w:r w:rsidRPr="00750C21">
        <w:rPr>
          <w:rFonts w:eastAsia="Times New Roman" w:cs="Times New Roman"/>
          <w:szCs w:val="22"/>
          <w:lang w:val="en-US" w:eastAsia="en-US"/>
        </w:rPr>
        <w:t>.</w:t>
      </w:r>
    </w:p>
    <w:p w14:paraId="55D5CB2B" w14:textId="77777777" w:rsidR="007D6E97" w:rsidRDefault="007D6E97">
      <w:pPr>
        <w:pBdr>
          <w:top w:val="nil"/>
          <w:left w:val="nil"/>
          <w:bottom w:val="nil"/>
          <w:right w:val="nil"/>
          <w:between w:val="nil"/>
        </w:pBdr>
        <w:spacing w:line="360" w:lineRule="auto"/>
        <w:rPr>
          <w:rFonts w:eastAsia="Times New Roman" w:cs="Times New Roman"/>
          <w:b/>
          <w:bCs/>
          <w:color w:val="4D4D4D"/>
          <w:sz w:val="18"/>
          <w:szCs w:val="18"/>
        </w:rPr>
      </w:pPr>
    </w:p>
    <w:p w14:paraId="05E02644" w14:textId="54718753" w:rsidR="007D6E97" w:rsidRPr="0008098A" w:rsidRDefault="000479C4" w:rsidP="0008098A">
      <w:pPr>
        <w:pStyle w:val="Descripcin"/>
      </w:pPr>
      <w:bookmarkStart w:id="133" w:name="_heading=h.p18pod38f0vj" w:colFirst="0" w:colLast="0"/>
      <w:bookmarkStart w:id="134" w:name="_Toc242050324"/>
      <w:bookmarkEnd w:id="133"/>
      <w:r w:rsidRPr="0008098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11</w:t>
      </w:r>
      <w:r w:rsidR="000462BE">
        <w:fldChar w:fldCharType="end"/>
      </w:r>
      <w:r w:rsidRPr="0008098A">
        <w:t xml:space="preserve"> “DS-CU</w:t>
      </w:r>
      <w:r w:rsidR="00E72C86">
        <w:t>97</w:t>
      </w:r>
      <w:r w:rsidRPr="0008098A">
        <w:t xml:space="preserve"> - </w:t>
      </w:r>
      <w:r w:rsidR="003427AC" w:rsidRPr="003427AC">
        <w:t xml:space="preserve">Resolviendo </w:t>
      </w:r>
      <w:proofErr w:type="spellStart"/>
      <w:r w:rsidR="003427AC" w:rsidRPr="003427AC">
        <w:t>remunerabilidad</w:t>
      </w:r>
      <w:proofErr w:type="spellEnd"/>
      <w:r w:rsidR="003427AC" w:rsidRPr="003427AC">
        <w:t xml:space="preserve"> de retrabajo</w:t>
      </w:r>
      <w:r w:rsidRPr="0008098A">
        <w:t>”.</w:t>
      </w:r>
      <w:bookmarkEnd w:id="134"/>
    </w:p>
    <w:p w14:paraId="57BC8EE5" w14:textId="36BC38C2" w:rsidR="00A91117" w:rsidRPr="00A91117" w:rsidRDefault="00A91117" w:rsidP="00A91117">
      <w:pPr>
        <w:spacing w:after="200" w:line="360" w:lineRule="auto"/>
        <w:jc w:val="center"/>
        <w:rPr>
          <w:rFonts w:eastAsia="Times New Roman" w:cs="Times New Roman"/>
        </w:rPr>
      </w:pPr>
      <w:r w:rsidRPr="00A91117">
        <w:rPr>
          <w:rFonts w:eastAsia="Times New Roman" w:cs="Times New Roman"/>
        </w:rPr>
        <w:drawing>
          <wp:inline distT="0" distB="0" distL="0" distR="0" wp14:anchorId="0BDDD18C" wp14:editId="0AABD3D3">
            <wp:extent cx="5971540" cy="3051175"/>
            <wp:effectExtent l="0" t="0" r="0" b="0"/>
            <wp:docPr id="784720909" name="Imagen 58"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0909" name="Imagen 58" descr="Imagen que contiene Tabla&#10;&#10;Descripción generada automáticament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1540" cy="3051175"/>
                    </a:xfrm>
                    <a:prstGeom prst="rect">
                      <a:avLst/>
                    </a:prstGeom>
                    <a:noFill/>
                    <a:ln>
                      <a:noFill/>
                    </a:ln>
                  </pic:spPr>
                </pic:pic>
              </a:graphicData>
            </a:graphic>
          </wp:inline>
        </w:drawing>
      </w:r>
    </w:p>
    <w:p w14:paraId="0328A0F3" w14:textId="50C1FA45" w:rsidR="007D6E97" w:rsidRDefault="007D6E97">
      <w:pPr>
        <w:spacing w:after="200" w:line="360" w:lineRule="auto"/>
        <w:jc w:val="center"/>
        <w:rPr>
          <w:rFonts w:eastAsia="Times New Roman" w:cs="Times New Roman"/>
        </w:rPr>
      </w:pPr>
    </w:p>
    <w:p w14:paraId="1F634625" w14:textId="4FABDB94" w:rsidR="007D6E97" w:rsidRDefault="000479C4" w:rsidP="00386DBE">
      <w:pPr>
        <w:pStyle w:val="Cita"/>
      </w:pPr>
      <w:r w:rsidRPr="00105100">
        <w:t>Fuente: Elaborado por los estudiantes de acuerdo con el proyecto.</w:t>
      </w:r>
    </w:p>
    <w:p w14:paraId="65BD5CE7" w14:textId="77777777" w:rsidR="002D11EA" w:rsidRPr="002D11EA" w:rsidRDefault="002D11EA" w:rsidP="002D11EA"/>
    <w:p w14:paraId="249D55ED" w14:textId="02297996" w:rsidR="00E46CE8" w:rsidRPr="00432645" w:rsidRDefault="00E46CE8" w:rsidP="00E46CE8">
      <w:pPr>
        <w:pStyle w:val="Ttulo2"/>
        <w:rPr>
          <w:rFonts w:eastAsia="Times New Roman" w:cs="Times New Roman"/>
        </w:rPr>
      </w:pPr>
      <w:bookmarkStart w:id="135" w:name="_Toc242051051"/>
      <w:r w:rsidRPr="00432645">
        <w:rPr>
          <w:rFonts w:eastAsia="Times New Roman" w:cs="Times New Roman"/>
        </w:rPr>
        <w:t>CU</w:t>
      </w:r>
      <w:r w:rsidR="00292F1D">
        <w:rPr>
          <w:rFonts w:eastAsia="Times New Roman" w:cs="Times New Roman"/>
        </w:rPr>
        <w:t>98</w:t>
      </w:r>
      <w:r w:rsidRPr="00432645">
        <w:rPr>
          <w:rFonts w:eastAsia="Times New Roman" w:cs="Times New Roman"/>
        </w:rPr>
        <w:t xml:space="preserve"> - </w:t>
      </w:r>
      <w:r w:rsidR="00292F1D" w:rsidRPr="00292F1D">
        <w:t>Calculando bonos variables</w:t>
      </w:r>
      <w:bookmarkEnd w:id="135"/>
    </w:p>
    <w:p w14:paraId="25575977" w14:textId="77777777" w:rsidR="007D6E97" w:rsidRDefault="007D6E97">
      <w:pPr>
        <w:spacing w:line="360" w:lineRule="auto"/>
        <w:jc w:val="both"/>
        <w:rPr>
          <w:rFonts w:eastAsia="Times New Roman" w:cs="Times New Roman"/>
        </w:rPr>
      </w:pPr>
    </w:p>
    <w:p w14:paraId="640C9AC8" w14:textId="77777777" w:rsidR="002D11EA" w:rsidRPr="002D11EA" w:rsidRDefault="002D11EA" w:rsidP="002D11EA">
      <w:pPr>
        <w:spacing w:line="360" w:lineRule="auto"/>
        <w:jc w:val="both"/>
        <w:rPr>
          <w:rFonts w:eastAsia="Times New Roman" w:cs="Times New Roman"/>
          <w:szCs w:val="22"/>
          <w:lang w:val="en-US" w:eastAsia="en-US"/>
        </w:rPr>
      </w:pPr>
      <w:r w:rsidRPr="002D11EA">
        <w:rPr>
          <w:rFonts w:eastAsia="Times New Roman" w:cs="Times New Roman"/>
          <w:szCs w:val="22"/>
          <w:lang w:val="en-US" w:eastAsia="en-US"/>
        </w:rPr>
        <w:t xml:space="preserve">En la </w:t>
      </w:r>
      <w:proofErr w:type="spellStart"/>
      <w:r w:rsidRPr="002D11EA">
        <w:rPr>
          <w:rFonts w:eastAsia="Times New Roman" w:cs="Times New Roman"/>
          <w:szCs w:val="22"/>
          <w:lang w:val="en-US" w:eastAsia="en-US"/>
        </w:rPr>
        <w:t>Figura</w:t>
      </w:r>
      <w:proofErr w:type="spellEnd"/>
      <w:r w:rsidRPr="002D11EA">
        <w:rPr>
          <w:rFonts w:eastAsia="Times New Roman" w:cs="Times New Roman"/>
          <w:szCs w:val="22"/>
          <w:lang w:val="en-US" w:eastAsia="en-US"/>
        </w:rPr>
        <w:t xml:space="preserve"> 6.12 se </w:t>
      </w:r>
      <w:proofErr w:type="spellStart"/>
      <w:r w:rsidRPr="002D11EA">
        <w:rPr>
          <w:rFonts w:eastAsia="Times New Roman" w:cs="Times New Roman"/>
          <w:szCs w:val="22"/>
          <w:lang w:val="en-US" w:eastAsia="en-US"/>
        </w:rPr>
        <w:t>puede</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visualizar</w:t>
      </w:r>
      <w:proofErr w:type="spellEnd"/>
      <w:r w:rsidRPr="002D11EA">
        <w:rPr>
          <w:rFonts w:eastAsia="Times New Roman" w:cs="Times New Roman"/>
          <w:szCs w:val="22"/>
          <w:lang w:val="en-US" w:eastAsia="en-US"/>
        </w:rPr>
        <w:t xml:space="preserve"> que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usuario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selecciona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período</w:t>
      </w:r>
      <w:proofErr w:type="spellEnd"/>
      <w:r w:rsidRPr="002D11EA">
        <w:rPr>
          <w:rFonts w:eastAsia="Times New Roman" w:cs="Times New Roman"/>
          <w:szCs w:val="22"/>
          <w:lang w:val="en-US" w:eastAsia="en-US"/>
        </w:rPr>
        <w:t xml:space="preserve"> y </w:t>
      </w:r>
      <w:proofErr w:type="spellStart"/>
      <w:r w:rsidRPr="002D11EA">
        <w:rPr>
          <w:rFonts w:eastAsia="Times New Roman" w:cs="Times New Roman"/>
          <w:szCs w:val="22"/>
          <w:lang w:val="en-US" w:eastAsia="en-US"/>
        </w:rPr>
        <w:t>solicita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calcular</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los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bonos</w:t>
      </w:r>
      <w:proofErr w:type="spellEnd"/>
      <w:r w:rsidRPr="002D11EA">
        <w:rPr>
          <w:rFonts w:eastAsia="Times New Roman" w:cs="Times New Roman"/>
          <w:szCs w:val="22"/>
          <w:lang w:val="en-US" w:eastAsia="en-US"/>
        </w:rPr>
        <w:t xml:space="preserve"> o </w:t>
      </w:r>
      <w:proofErr w:type="spellStart"/>
      <w:r w:rsidRPr="002D11EA">
        <w:rPr>
          <w:rFonts w:eastAsia="Times New Roman" w:cs="Times New Roman"/>
          <w:szCs w:val="22"/>
          <w:lang w:val="en-US" w:eastAsia="en-US"/>
        </w:rPr>
        <w:t>componentes</w:t>
      </w:r>
      <w:proofErr w:type="spellEnd"/>
      <w:r w:rsidRPr="002D11EA">
        <w:rPr>
          <w:rFonts w:eastAsia="Times New Roman" w:cs="Times New Roman"/>
          <w:szCs w:val="22"/>
          <w:lang w:val="en-US" w:eastAsia="en-US"/>
        </w:rPr>
        <w:t xml:space="preserve"> variables del </w:t>
      </w:r>
      <w:proofErr w:type="spellStart"/>
      <w:r w:rsidRPr="002D11EA">
        <w:rPr>
          <w:rFonts w:eastAsia="Times New Roman" w:cs="Times New Roman"/>
          <w:szCs w:val="22"/>
          <w:lang w:val="en-US" w:eastAsia="en-US"/>
        </w:rPr>
        <w:t>trabajador</w:t>
      </w:r>
      <w:proofErr w:type="spellEnd"/>
      <w:r w:rsidRPr="002D11EA">
        <w:rPr>
          <w:rFonts w:eastAsia="Times New Roman" w:cs="Times New Roman"/>
          <w:szCs w:val="22"/>
          <w:lang w:val="en-US" w:eastAsia="en-US"/>
        </w:rPr>
        <w:t xml:space="preserve">. El </w:t>
      </w:r>
      <w:proofErr w:type="spellStart"/>
      <w:r w:rsidRPr="002D11EA">
        <w:rPr>
          <w:rFonts w:eastAsia="Times New Roman" w:cs="Times New Roman"/>
          <w:szCs w:val="22"/>
          <w:lang w:val="en-US" w:eastAsia="en-US"/>
        </w:rPr>
        <w:t>sistema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reúne</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los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hechos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remunerables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elegibles</w:t>
      </w:r>
      <w:proofErr w:type="spellEnd"/>
      <w:r w:rsidRPr="002D11EA">
        <w:rPr>
          <w:rFonts w:eastAsia="Times New Roman" w:cs="Times New Roman"/>
          <w:szCs w:val="22"/>
          <w:lang w:val="en-US" w:eastAsia="en-US"/>
        </w:rPr>
        <w:t xml:space="preserve"> y </w:t>
      </w:r>
      <w:proofErr w:type="spellStart"/>
      <w:r w:rsidRPr="002D11EA">
        <w:rPr>
          <w:rFonts w:eastAsia="Times New Roman" w:cs="Times New Roman"/>
          <w:szCs w:val="22"/>
          <w:lang w:val="en-US" w:eastAsia="en-US"/>
        </w:rPr>
        <w:t>obtiene</w:t>
      </w:r>
      <w:proofErr w:type="spellEnd"/>
      <w:r w:rsidRPr="002D11EA">
        <w:rPr>
          <w:rFonts w:eastAsia="Times New Roman" w:cs="Times New Roman"/>
          <w:szCs w:val="22"/>
          <w:lang w:val="en-US" w:eastAsia="en-US"/>
        </w:rPr>
        <w:t xml:space="preserve"> para </w:t>
      </w:r>
      <w:proofErr w:type="spellStart"/>
      <w:r w:rsidRPr="002D11EA">
        <w:rPr>
          <w:rFonts w:eastAsia="Times New Roman" w:cs="Times New Roman"/>
          <w:szCs w:val="22"/>
          <w:lang w:val="en-US" w:eastAsia="en-US"/>
        </w:rPr>
        <w:t>cada</w:t>
      </w:r>
      <w:proofErr w:type="spellEnd"/>
      <w:r w:rsidRPr="002D11EA">
        <w:rPr>
          <w:rFonts w:eastAsia="Times New Roman" w:cs="Times New Roman"/>
          <w:szCs w:val="22"/>
          <w:lang w:val="en-US" w:eastAsia="en-US"/>
        </w:rPr>
        <w:t xml:space="preserve"> uno la </w:t>
      </w:r>
      <w:proofErr w:type="spellStart"/>
      <w:r w:rsidRPr="002D11EA">
        <w:rPr>
          <w:rFonts w:eastAsia="Times New Roman" w:cs="Times New Roman"/>
          <w:szCs w:val="22"/>
          <w:lang w:val="en-US" w:eastAsia="en-US"/>
        </w:rPr>
        <w:t>tarifa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fórmula</w:t>
      </w:r>
      <w:proofErr w:type="spellEnd"/>
      <w:r w:rsidRPr="002D11EA">
        <w:rPr>
          <w:rFonts w:eastAsia="Times New Roman" w:cs="Times New Roman"/>
          <w:szCs w:val="22"/>
          <w:lang w:val="en-US" w:eastAsia="en-US"/>
        </w:rPr>
        <w:t xml:space="preserve"> o </w:t>
      </w:r>
      <w:proofErr w:type="spellStart"/>
      <w:r w:rsidRPr="002D11EA">
        <w:rPr>
          <w:rFonts w:eastAsia="Times New Roman" w:cs="Times New Roman"/>
          <w:szCs w:val="22"/>
          <w:lang w:val="en-US" w:eastAsia="en-US"/>
        </w:rPr>
        <w:t>regla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vigente</w:t>
      </w:r>
      <w:proofErr w:type="spellEnd"/>
      <w:r w:rsidRPr="002D11EA">
        <w:rPr>
          <w:rFonts w:eastAsia="Times New Roman" w:cs="Times New Roman"/>
          <w:szCs w:val="22"/>
          <w:lang w:val="en-US" w:eastAsia="en-US"/>
        </w:rPr>
        <w:t xml:space="preserve"> que </w:t>
      </w:r>
      <w:proofErr w:type="spellStart"/>
      <w:r w:rsidRPr="002D11EA">
        <w:rPr>
          <w:rFonts w:eastAsia="Times New Roman" w:cs="Times New Roman"/>
          <w:szCs w:val="22"/>
          <w:lang w:val="en-US" w:eastAsia="en-US"/>
        </w:rPr>
        <w:t>corresponda</w:t>
      </w:r>
      <w:proofErr w:type="spellEnd"/>
      <w:r w:rsidRPr="002D11EA">
        <w:rPr>
          <w:rFonts w:eastAsia="Times New Roman" w:cs="Times New Roman"/>
          <w:szCs w:val="22"/>
          <w:lang w:val="en-US" w:eastAsia="en-US"/>
        </w:rPr>
        <w:t xml:space="preserve">. El </w:t>
      </w:r>
      <w:proofErr w:type="spellStart"/>
      <w:r w:rsidRPr="002D11EA">
        <w:rPr>
          <w:rFonts w:eastAsia="Times New Roman" w:cs="Times New Roman"/>
          <w:szCs w:val="22"/>
          <w:lang w:val="en-US" w:eastAsia="en-US"/>
        </w:rPr>
        <w:t>sistema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verifica</w:t>
      </w:r>
      <w:proofErr w:type="spellEnd"/>
      <w:r w:rsidRPr="002D11EA">
        <w:rPr>
          <w:rFonts w:eastAsia="Times New Roman" w:cs="Times New Roman"/>
          <w:szCs w:val="22"/>
          <w:lang w:val="en-US" w:eastAsia="en-US"/>
        </w:rPr>
        <w:t xml:space="preserve"> que </w:t>
      </w:r>
      <w:proofErr w:type="spellStart"/>
      <w:r w:rsidRPr="002D11EA">
        <w:rPr>
          <w:rFonts w:eastAsia="Times New Roman" w:cs="Times New Roman"/>
          <w:szCs w:val="22"/>
          <w:lang w:val="en-US" w:eastAsia="en-US"/>
        </w:rPr>
        <w:t>los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retrabajos</w:t>
      </w:r>
      <w:proofErr w:type="spellEnd"/>
      <w:r w:rsidRPr="002D11EA">
        <w:rPr>
          <w:rFonts w:eastAsia="Times New Roman" w:cs="Times New Roman"/>
          <w:szCs w:val="22"/>
          <w:lang w:val="en-US" w:eastAsia="en-US"/>
        </w:rPr>
        <w:t xml:space="preserve"> que </w:t>
      </w:r>
      <w:proofErr w:type="spellStart"/>
      <w:r w:rsidRPr="002D11EA">
        <w:rPr>
          <w:rFonts w:eastAsia="Times New Roman" w:cs="Times New Roman"/>
          <w:szCs w:val="22"/>
          <w:lang w:val="en-US" w:eastAsia="en-US"/>
        </w:rPr>
        <w:t>requieran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decisión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estén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resueltos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aplica</w:t>
      </w:r>
      <w:proofErr w:type="spellEnd"/>
      <w:r w:rsidRPr="002D11EA">
        <w:rPr>
          <w:rFonts w:eastAsia="Times New Roman" w:cs="Times New Roman"/>
          <w:szCs w:val="22"/>
          <w:lang w:val="en-US" w:eastAsia="en-US"/>
        </w:rPr>
        <w:t xml:space="preserve"> las </w:t>
      </w:r>
      <w:proofErr w:type="spellStart"/>
      <w:r w:rsidRPr="002D11EA">
        <w:rPr>
          <w:rFonts w:eastAsia="Times New Roman" w:cs="Times New Roman"/>
          <w:szCs w:val="22"/>
          <w:lang w:val="en-US" w:eastAsia="en-US"/>
        </w:rPr>
        <w:t>reglas</w:t>
      </w:r>
      <w:proofErr w:type="spellEnd"/>
      <w:r w:rsidRPr="002D11EA">
        <w:rPr>
          <w:rFonts w:eastAsia="Times New Roman" w:cs="Times New Roman"/>
          <w:szCs w:val="22"/>
          <w:lang w:val="en-US" w:eastAsia="en-US"/>
        </w:rPr>
        <w:t xml:space="preserve"> de </w:t>
      </w:r>
      <w:proofErr w:type="spellStart"/>
      <w:r w:rsidRPr="002D11EA">
        <w:rPr>
          <w:rFonts w:eastAsia="Times New Roman" w:cs="Times New Roman"/>
          <w:szCs w:val="22"/>
          <w:lang w:val="en-US" w:eastAsia="en-US"/>
        </w:rPr>
        <w:t>valorización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suma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los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subtotales</w:t>
      </w:r>
      <w:proofErr w:type="spellEnd"/>
      <w:r w:rsidRPr="002D11EA">
        <w:rPr>
          <w:rFonts w:eastAsia="Times New Roman" w:cs="Times New Roman"/>
          <w:szCs w:val="22"/>
          <w:lang w:val="en-US" w:eastAsia="en-US"/>
        </w:rPr>
        <w:t xml:space="preserve"> y </w:t>
      </w:r>
      <w:proofErr w:type="spellStart"/>
      <w:r w:rsidRPr="002D11EA">
        <w:rPr>
          <w:rFonts w:eastAsia="Times New Roman" w:cs="Times New Roman"/>
          <w:szCs w:val="22"/>
          <w:lang w:val="en-US" w:eastAsia="en-US"/>
        </w:rPr>
        <w:t>conserva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origen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resumido</w:t>
      </w:r>
      <w:proofErr w:type="spellEnd"/>
      <w:r w:rsidRPr="002D11EA">
        <w:rPr>
          <w:rFonts w:eastAsia="Times New Roman" w:cs="Times New Roman"/>
          <w:szCs w:val="22"/>
          <w:lang w:val="en-US" w:eastAsia="en-US"/>
        </w:rPr>
        <w:t xml:space="preserve"> y la forma de </w:t>
      </w:r>
      <w:proofErr w:type="spellStart"/>
      <w:r w:rsidRPr="002D11EA">
        <w:rPr>
          <w:rFonts w:eastAsia="Times New Roman" w:cs="Times New Roman"/>
          <w:szCs w:val="22"/>
          <w:lang w:val="en-US" w:eastAsia="en-US"/>
        </w:rPr>
        <w:t>cálculo</w:t>
      </w:r>
      <w:proofErr w:type="spellEnd"/>
      <w:r w:rsidRPr="002D11EA">
        <w:rPr>
          <w:rFonts w:eastAsia="Times New Roman" w:cs="Times New Roman"/>
          <w:szCs w:val="22"/>
          <w:lang w:val="en-US" w:eastAsia="en-US"/>
        </w:rPr>
        <w:t xml:space="preserve"> de </w:t>
      </w:r>
      <w:proofErr w:type="spellStart"/>
      <w:r w:rsidRPr="002D11EA">
        <w:rPr>
          <w:rFonts w:eastAsia="Times New Roman" w:cs="Times New Roman"/>
          <w:szCs w:val="22"/>
          <w:lang w:val="en-US" w:eastAsia="en-US"/>
        </w:rPr>
        <w:t>cada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componente</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Cuando</w:t>
      </w:r>
      <w:proofErr w:type="spellEnd"/>
      <w:r w:rsidRPr="002D11EA">
        <w:rPr>
          <w:rFonts w:eastAsia="Times New Roman" w:cs="Times New Roman"/>
          <w:szCs w:val="22"/>
          <w:lang w:val="en-US" w:eastAsia="en-US"/>
        </w:rPr>
        <w:t xml:space="preserve"> no </w:t>
      </w:r>
      <w:proofErr w:type="spellStart"/>
      <w:r w:rsidRPr="002D11EA">
        <w:rPr>
          <w:rFonts w:eastAsia="Times New Roman" w:cs="Times New Roman"/>
          <w:szCs w:val="22"/>
          <w:lang w:val="en-US" w:eastAsia="en-US"/>
        </w:rPr>
        <w:t>existan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hechos</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remunerables</w:t>
      </w:r>
      <w:proofErr w:type="spellEnd"/>
      <w:r w:rsidRPr="002D11EA">
        <w:rPr>
          <w:rFonts w:eastAsia="Times New Roman" w:cs="Times New Roman"/>
          <w:szCs w:val="22"/>
          <w:lang w:val="en-US" w:eastAsia="en-US"/>
        </w:rPr>
        <w:t xml:space="preserve"> para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período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sistema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registra</w:t>
      </w:r>
      <w:proofErr w:type="spellEnd"/>
      <w:r w:rsidRPr="002D11EA">
        <w:rPr>
          <w:rFonts w:eastAsia="Times New Roman" w:cs="Times New Roman"/>
          <w:szCs w:val="22"/>
          <w:lang w:val="en-US" w:eastAsia="en-US"/>
        </w:rPr>
        <w:t xml:space="preserve"> un </w:t>
      </w:r>
      <w:proofErr w:type="spellStart"/>
      <w:r w:rsidRPr="002D11EA">
        <w:rPr>
          <w:rFonts w:eastAsia="Times New Roman" w:cs="Times New Roman"/>
          <w:szCs w:val="22"/>
          <w:lang w:val="en-US" w:eastAsia="en-US"/>
        </w:rPr>
        <w:t>componente</w:t>
      </w:r>
      <w:proofErr w:type="spellEnd"/>
      <w:r w:rsidRPr="002D11EA">
        <w:rPr>
          <w:rFonts w:eastAsia="Times New Roman" w:cs="Times New Roman"/>
          <w:szCs w:val="22"/>
          <w:lang w:val="en-US" w:eastAsia="en-US"/>
        </w:rPr>
        <w:t xml:space="preserve"> variable </w:t>
      </w:r>
      <w:proofErr w:type="spellStart"/>
      <w:r w:rsidRPr="002D11EA">
        <w:rPr>
          <w:rFonts w:eastAsia="Times New Roman" w:cs="Times New Roman"/>
          <w:szCs w:val="22"/>
          <w:lang w:val="en-US" w:eastAsia="en-US"/>
        </w:rPr>
        <w:t>igual</w:t>
      </w:r>
      <w:proofErr w:type="spellEnd"/>
      <w:r w:rsidRPr="002D11EA">
        <w:rPr>
          <w:rFonts w:eastAsia="Times New Roman" w:cs="Times New Roman"/>
          <w:szCs w:val="22"/>
          <w:lang w:val="en-US" w:eastAsia="en-US"/>
        </w:rPr>
        <w:t xml:space="preserve"> a cero sin </w:t>
      </w:r>
      <w:proofErr w:type="spellStart"/>
      <w:r w:rsidRPr="002D11EA">
        <w:rPr>
          <w:rFonts w:eastAsia="Times New Roman" w:cs="Times New Roman"/>
          <w:szCs w:val="22"/>
          <w:lang w:val="en-US" w:eastAsia="en-US"/>
        </w:rPr>
        <w:t>tratarlo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como</w:t>
      </w:r>
      <w:proofErr w:type="spellEnd"/>
      <w:r w:rsidRPr="002D11EA">
        <w:rPr>
          <w:rFonts w:eastAsia="Times New Roman" w:cs="Times New Roman"/>
          <w:szCs w:val="22"/>
          <w:lang w:val="en-US" w:eastAsia="en-US"/>
        </w:rPr>
        <w:t xml:space="preserve"> error. Si un </w:t>
      </w:r>
      <w:proofErr w:type="spellStart"/>
      <w:r w:rsidRPr="002D11EA">
        <w:rPr>
          <w:rFonts w:eastAsia="Times New Roman" w:cs="Times New Roman"/>
          <w:szCs w:val="22"/>
          <w:lang w:val="en-US" w:eastAsia="en-US"/>
        </w:rPr>
        <w:t>hecho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elegible</w:t>
      </w:r>
      <w:proofErr w:type="spellEnd"/>
      <w:r w:rsidRPr="002D11EA">
        <w:rPr>
          <w:rFonts w:eastAsia="Times New Roman" w:cs="Times New Roman"/>
          <w:szCs w:val="22"/>
          <w:lang w:val="en-US" w:eastAsia="en-US"/>
        </w:rPr>
        <w:t xml:space="preserve"> no </w:t>
      </w:r>
      <w:proofErr w:type="spellStart"/>
      <w:r w:rsidRPr="002D11EA">
        <w:rPr>
          <w:rFonts w:eastAsia="Times New Roman" w:cs="Times New Roman"/>
          <w:szCs w:val="22"/>
          <w:lang w:val="en-US" w:eastAsia="en-US"/>
        </w:rPr>
        <w:t>posee</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una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versión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válida</w:t>
      </w:r>
      <w:proofErr w:type="spellEnd"/>
      <w:r w:rsidRPr="002D11EA">
        <w:rPr>
          <w:rFonts w:eastAsia="Times New Roman" w:cs="Times New Roman"/>
          <w:szCs w:val="22"/>
          <w:lang w:val="en-US" w:eastAsia="en-US"/>
        </w:rPr>
        <w:t xml:space="preserve"> para </w:t>
      </w:r>
      <w:proofErr w:type="spellStart"/>
      <w:r w:rsidRPr="002D11EA">
        <w:rPr>
          <w:rFonts w:eastAsia="Times New Roman" w:cs="Times New Roman"/>
          <w:szCs w:val="22"/>
          <w:lang w:val="en-US" w:eastAsia="en-US"/>
        </w:rPr>
        <w:t>su</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valorización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sistema</w:t>
      </w:r>
      <w:proofErr w:type="spellEnd"/>
      <w:r w:rsidRPr="002D11EA">
        <w:rPr>
          <w:rFonts w:eastAsia="Times New Roman" w:cs="Times New Roman"/>
          <w:szCs w:val="22"/>
          <w:lang w:val="en-US" w:eastAsia="en-US"/>
        </w:rPr>
        <w:t xml:space="preserve"> no </w:t>
      </w:r>
      <w:proofErr w:type="spellStart"/>
      <w:r w:rsidRPr="002D11EA">
        <w:rPr>
          <w:rFonts w:eastAsia="Times New Roman" w:cs="Times New Roman"/>
          <w:szCs w:val="22"/>
          <w:lang w:val="en-US" w:eastAsia="en-US"/>
        </w:rPr>
        <w:t>completa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cálculo</w:t>
      </w:r>
      <w:proofErr w:type="spellEnd"/>
      <w:r w:rsidRPr="002D11EA">
        <w:rPr>
          <w:rFonts w:eastAsia="Times New Roman" w:cs="Times New Roman"/>
          <w:szCs w:val="22"/>
          <w:lang w:val="en-US" w:eastAsia="en-US"/>
        </w:rPr>
        <w:t xml:space="preserve"> del </w:t>
      </w:r>
      <w:proofErr w:type="spellStart"/>
      <w:r w:rsidRPr="002D11EA">
        <w:rPr>
          <w:rFonts w:eastAsia="Times New Roman" w:cs="Times New Roman"/>
          <w:szCs w:val="22"/>
          <w:lang w:val="en-US" w:eastAsia="en-US"/>
        </w:rPr>
        <w:t>componente</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afectado</w:t>
      </w:r>
      <w:proofErr w:type="spellEnd"/>
      <w:r w:rsidRPr="002D11EA">
        <w:rPr>
          <w:rFonts w:eastAsia="Times New Roman" w:cs="Times New Roman"/>
          <w:szCs w:val="22"/>
          <w:lang w:val="en-US" w:eastAsia="en-US"/>
        </w:rPr>
        <w:t xml:space="preserve"> y lo </w:t>
      </w:r>
      <w:proofErr w:type="spellStart"/>
      <w:r w:rsidRPr="002D11EA">
        <w:rPr>
          <w:rFonts w:eastAsia="Times New Roman" w:cs="Times New Roman"/>
          <w:szCs w:val="22"/>
          <w:lang w:val="en-US" w:eastAsia="en-US"/>
        </w:rPr>
        <w:t>identifica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como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pendiente</w:t>
      </w:r>
      <w:proofErr w:type="spellEnd"/>
      <w:r w:rsidRPr="002D11EA">
        <w:rPr>
          <w:rFonts w:eastAsia="Times New Roman" w:cs="Times New Roman"/>
          <w:szCs w:val="22"/>
          <w:lang w:val="en-US" w:eastAsia="en-US"/>
        </w:rPr>
        <w:t xml:space="preserve">. Ante </w:t>
      </w:r>
      <w:proofErr w:type="spellStart"/>
      <w:r w:rsidRPr="002D11EA">
        <w:rPr>
          <w:rFonts w:eastAsia="Times New Roman" w:cs="Times New Roman"/>
          <w:szCs w:val="22"/>
          <w:lang w:val="en-US" w:eastAsia="en-US"/>
        </w:rPr>
        <w:t>retrabajo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pendiente</w:t>
      </w:r>
      <w:proofErr w:type="spellEnd"/>
      <w:r w:rsidRPr="002D11EA">
        <w:rPr>
          <w:rFonts w:eastAsia="Times New Roman" w:cs="Times New Roman"/>
          <w:szCs w:val="22"/>
          <w:lang w:val="en-US" w:eastAsia="en-US"/>
        </w:rPr>
        <w:t xml:space="preserve"> de </w:t>
      </w:r>
      <w:proofErr w:type="spellStart"/>
      <w:r w:rsidRPr="002D11EA">
        <w:rPr>
          <w:rFonts w:eastAsia="Times New Roman" w:cs="Times New Roman"/>
          <w:szCs w:val="22"/>
          <w:lang w:val="en-US" w:eastAsia="en-US"/>
        </w:rPr>
        <w:t>resolución</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el</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sistema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excluye</w:t>
      </w:r>
      <w:proofErr w:type="spellEnd"/>
      <w:r w:rsidRPr="002D11EA">
        <w:rPr>
          <w:rFonts w:eastAsia="Times New Roman" w:cs="Times New Roman"/>
          <w:szCs w:val="22"/>
          <w:lang w:val="en-US" w:eastAsia="en-US"/>
        </w:rPr>
        <w:t xml:space="preserve"> del </w:t>
      </w:r>
      <w:proofErr w:type="spellStart"/>
      <w:r w:rsidRPr="002D11EA">
        <w:rPr>
          <w:rFonts w:eastAsia="Times New Roman" w:cs="Times New Roman"/>
          <w:szCs w:val="22"/>
          <w:lang w:val="en-US" w:eastAsia="en-US"/>
        </w:rPr>
        <w:t>cálculo</w:t>
      </w:r>
      <w:proofErr w:type="spellEnd"/>
      <w:r w:rsidRPr="002D11EA">
        <w:rPr>
          <w:rFonts w:eastAsia="Times New Roman" w:cs="Times New Roman"/>
          <w:szCs w:val="22"/>
          <w:lang w:val="en-US" w:eastAsia="en-US"/>
        </w:rPr>
        <w:t xml:space="preserve"> final </w:t>
      </w:r>
      <w:proofErr w:type="spellStart"/>
      <w:r w:rsidRPr="002D11EA">
        <w:rPr>
          <w:rFonts w:eastAsia="Times New Roman" w:cs="Times New Roman"/>
          <w:szCs w:val="22"/>
          <w:lang w:val="en-US" w:eastAsia="en-US"/>
        </w:rPr>
        <w:t>cualquier</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retrabajo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cuya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remunerabilidad</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todavía</w:t>
      </w:r>
      <w:proofErr w:type="spellEnd"/>
      <w:r w:rsidRPr="002D11EA">
        <w:rPr>
          <w:rFonts w:eastAsia="Times New Roman" w:cs="Times New Roman"/>
          <w:szCs w:val="22"/>
          <w:lang w:val="en-US" w:eastAsia="en-US"/>
        </w:rPr>
        <w:t xml:space="preserve"> no </w:t>
      </w:r>
      <w:proofErr w:type="spellStart"/>
      <w:r w:rsidRPr="002D11EA">
        <w:rPr>
          <w:rFonts w:eastAsia="Times New Roman" w:cs="Times New Roman"/>
          <w:szCs w:val="22"/>
          <w:lang w:val="en-US" w:eastAsia="en-US"/>
        </w:rPr>
        <w:t>haya</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sido</w:t>
      </w:r>
      <w:proofErr w:type="spellEnd"/>
      <w:r w:rsidRPr="002D11EA">
        <w:rPr>
          <w:rFonts w:eastAsia="Times New Roman" w:cs="Times New Roman"/>
          <w:szCs w:val="22"/>
          <w:lang w:val="en-US" w:eastAsia="en-US"/>
        </w:rPr>
        <w:t xml:space="preserve"> </w:t>
      </w:r>
      <w:proofErr w:type="spellStart"/>
      <w:r w:rsidRPr="002D11EA">
        <w:rPr>
          <w:rFonts w:eastAsia="Times New Roman" w:cs="Times New Roman"/>
          <w:szCs w:val="22"/>
          <w:lang w:val="en-US" w:eastAsia="en-US"/>
        </w:rPr>
        <w:t>resuelta</w:t>
      </w:r>
      <w:proofErr w:type="spellEnd"/>
      <w:r w:rsidRPr="002D11EA">
        <w:rPr>
          <w:rFonts w:eastAsia="Times New Roman" w:cs="Times New Roman"/>
          <w:szCs w:val="22"/>
          <w:lang w:val="en-US" w:eastAsia="en-US"/>
        </w:rPr>
        <w:t>.</w:t>
      </w:r>
    </w:p>
    <w:p w14:paraId="34236A22" w14:textId="77777777" w:rsidR="007D6E97" w:rsidRDefault="007D6E97">
      <w:pPr>
        <w:spacing w:line="360" w:lineRule="auto"/>
        <w:jc w:val="both"/>
        <w:rPr>
          <w:rFonts w:eastAsia="Times New Roman" w:cs="Times New Roman"/>
        </w:rPr>
      </w:pPr>
    </w:p>
    <w:p w14:paraId="4DAB5F36" w14:textId="261C2C17" w:rsidR="007D6E97" w:rsidRPr="0008098A" w:rsidRDefault="000479C4" w:rsidP="0008098A">
      <w:pPr>
        <w:pStyle w:val="Descripcin"/>
      </w:pPr>
      <w:bookmarkStart w:id="136" w:name="_heading=h.9ycrwvpoh5c1" w:colFirst="0" w:colLast="0"/>
      <w:bookmarkStart w:id="137" w:name="_Toc242050325"/>
      <w:bookmarkEnd w:id="136"/>
      <w:r w:rsidRPr="0008098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12</w:t>
      </w:r>
      <w:r w:rsidR="000462BE">
        <w:fldChar w:fldCharType="end"/>
      </w:r>
      <w:r w:rsidRPr="0008098A">
        <w:t xml:space="preserve"> “DS-CU</w:t>
      </w:r>
      <w:r w:rsidR="002E2CE0">
        <w:t>98</w:t>
      </w:r>
      <w:r w:rsidRPr="0008098A">
        <w:t xml:space="preserve"> - </w:t>
      </w:r>
      <w:r w:rsidR="002E2CE0" w:rsidRPr="002E2CE0">
        <w:t>Calculando bonos variables</w:t>
      </w:r>
      <w:r w:rsidRPr="0008098A">
        <w:t>”.</w:t>
      </w:r>
      <w:bookmarkEnd w:id="137"/>
    </w:p>
    <w:p w14:paraId="0F99263B" w14:textId="3A1BA245" w:rsidR="00AA14CE" w:rsidRPr="00AA14CE" w:rsidRDefault="00AA14CE" w:rsidP="00AA14CE">
      <w:pPr>
        <w:pBdr>
          <w:top w:val="nil"/>
          <w:left w:val="nil"/>
          <w:bottom w:val="nil"/>
          <w:right w:val="nil"/>
          <w:between w:val="nil"/>
        </w:pBdr>
        <w:spacing w:after="200" w:line="360" w:lineRule="auto"/>
        <w:jc w:val="center"/>
        <w:rPr>
          <w:rFonts w:eastAsia="Times New Roman" w:cs="Times New Roman"/>
          <w:i/>
          <w:iCs/>
          <w:color w:val="000000"/>
          <w:sz w:val="18"/>
          <w:szCs w:val="18"/>
        </w:rPr>
      </w:pPr>
      <w:r w:rsidRPr="00AA14CE">
        <w:rPr>
          <w:rFonts w:eastAsia="Times New Roman" w:cs="Times New Roman"/>
          <w:i/>
          <w:iCs/>
          <w:color w:val="000000"/>
          <w:sz w:val="18"/>
          <w:szCs w:val="18"/>
        </w:rPr>
        <w:drawing>
          <wp:inline distT="0" distB="0" distL="0" distR="0" wp14:anchorId="437F8EE1" wp14:editId="09ACAAC5">
            <wp:extent cx="5971540" cy="2256790"/>
            <wp:effectExtent l="0" t="0" r="0" b="0"/>
            <wp:docPr id="1171503234" name="Imagen 6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3234" name="Imagen 60" descr="Tabla&#10;&#10;Descripción generada automáticament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1540" cy="2256790"/>
                    </a:xfrm>
                    <a:prstGeom prst="rect">
                      <a:avLst/>
                    </a:prstGeom>
                    <a:noFill/>
                    <a:ln>
                      <a:noFill/>
                    </a:ln>
                  </pic:spPr>
                </pic:pic>
              </a:graphicData>
            </a:graphic>
          </wp:inline>
        </w:drawing>
      </w:r>
    </w:p>
    <w:p w14:paraId="427071AF" w14:textId="680D9D17" w:rsidR="007D6E97" w:rsidRDefault="007D6E97">
      <w:pPr>
        <w:pBdr>
          <w:top w:val="nil"/>
          <w:left w:val="nil"/>
          <w:bottom w:val="nil"/>
          <w:right w:val="nil"/>
          <w:between w:val="nil"/>
        </w:pBdr>
        <w:spacing w:after="200" w:line="360" w:lineRule="auto"/>
        <w:jc w:val="center"/>
        <w:rPr>
          <w:rFonts w:eastAsia="Times New Roman" w:cs="Times New Roman"/>
          <w:i/>
          <w:iCs/>
          <w:color w:val="000000"/>
          <w:sz w:val="18"/>
          <w:szCs w:val="18"/>
        </w:rPr>
      </w:pPr>
    </w:p>
    <w:p w14:paraId="6EC622F5" w14:textId="77777777" w:rsidR="007D6E97" w:rsidRDefault="000479C4" w:rsidP="006736A3">
      <w:pPr>
        <w:pStyle w:val="Cita"/>
        <w:rPr>
          <w:rFonts w:eastAsia="Times New Roman" w:cs="Times New Roman"/>
          <w:color w:val="000000"/>
          <w:szCs w:val="18"/>
        </w:rPr>
      </w:pPr>
      <w:r>
        <w:t>Fuente: Elaborado por los estudiantes de acuerdo con el proyecto.</w:t>
      </w:r>
    </w:p>
    <w:p w14:paraId="42380FC8" w14:textId="77777777" w:rsidR="007D6E97" w:rsidRDefault="007D6E97">
      <w:pPr>
        <w:spacing w:line="360" w:lineRule="auto"/>
        <w:rPr>
          <w:rFonts w:eastAsia="Times New Roman" w:cs="Times New Roman"/>
        </w:rPr>
      </w:pPr>
    </w:p>
    <w:p w14:paraId="5501412E" w14:textId="6164E8DE" w:rsidR="004839FF" w:rsidRPr="00432645" w:rsidRDefault="004839FF" w:rsidP="004839FF">
      <w:pPr>
        <w:pStyle w:val="Ttulo2"/>
        <w:rPr>
          <w:rFonts w:eastAsia="Times New Roman" w:cs="Times New Roman"/>
        </w:rPr>
      </w:pPr>
      <w:bookmarkStart w:id="138" w:name="_Toc242051052"/>
      <w:r w:rsidRPr="00432645">
        <w:rPr>
          <w:rFonts w:eastAsia="Times New Roman" w:cs="Times New Roman"/>
        </w:rPr>
        <w:t>CU</w:t>
      </w:r>
      <w:r w:rsidR="004F2D27">
        <w:rPr>
          <w:rFonts w:eastAsia="Times New Roman" w:cs="Times New Roman"/>
        </w:rPr>
        <w:t>99</w:t>
      </w:r>
      <w:r w:rsidRPr="00432645">
        <w:rPr>
          <w:rFonts w:eastAsia="Times New Roman" w:cs="Times New Roman"/>
        </w:rPr>
        <w:t xml:space="preserve"> - </w:t>
      </w:r>
      <w:r w:rsidR="004F2D27" w:rsidRPr="004F2D27">
        <w:t>Aplicando deducciones válidas</w:t>
      </w:r>
      <w:bookmarkEnd w:id="138"/>
    </w:p>
    <w:p w14:paraId="7A3C71B2" w14:textId="77777777" w:rsidR="007D6E97" w:rsidRDefault="007D6E97">
      <w:pPr>
        <w:spacing w:line="360" w:lineRule="auto"/>
        <w:rPr>
          <w:rFonts w:eastAsia="Times New Roman" w:cs="Times New Roman"/>
        </w:rPr>
      </w:pPr>
    </w:p>
    <w:p w14:paraId="7AA5B20E" w14:textId="77777777" w:rsidR="00583599" w:rsidRPr="00583599" w:rsidRDefault="00583599" w:rsidP="00583599">
      <w:pPr>
        <w:spacing w:line="360" w:lineRule="auto"/>
        <w:jc w:val="both"/>
        <w:rPr>
          <w:rFonts w:eastAsia="Times New Roman" w:cs="Times New Roman"/>
          <w:szCs w:val="22"/>
          <w:lang w:val="en-US" w:eastAsia="en-US"/>
        </w:rPr>
      </w:pPr>
      <w:r w:rsidRPr="00583599">
        <w:rPr>
          <w:rFonts w:eastAsia="Times New Roman" w:cs="Times New Roman"/>
          <w:szCs w:val="22"/>
          <w:lang w:val="en-US" w:eastAsia="en-US"/>
        </w:rPr>
        <w:t xml:space="preserve">En la </w:t>
      </w:r>
      <w:proofErr w:type="spellStart"/>
      <w:r w:rsidRPr="00583599">
        <w:rPr>
          <w:rFonts w:eastAsia="Times New Roman" w:cs="Times New Roman"/>
          <w:szCs w:val="22"/>
          <w:lang w:val="en-US" w:eastAsia="en-US"/>
        </w:rPr>
        <w:t>Figura</w:t>
      </w:r>
      <w:proofErr w:type="spellEnd"/>
      <w:r w:rsidRPr="00583599">
        <w:rPr>
          <w:rFonts w:eastAsia="Times New Roman" w:cs="Times New Roman"/>
          <w:szCs w:val="22"/>
          <w:lang w:val="en-US" w:eastAsia="en-US"/>
        </w:rPr>
        <w:t xml:space="preserve"> 6.13 se </w:t>
      </w:r>
      <w:proofErr w:type="spellStart"/>
      <w:r w:rsidRPr="00583599">
        <w:rPr>
          <w:rFonts w:eastAsia="Times New Roman" w:cs="Times New Roman"/>
          <w:szCs w:val="22"/>
          <w:lang w:val="en-US" w:eastAsia="en-US"/>
        </w:rPr>
        <w:t>puede</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visualizar</w:t>
      </w:r>
      <w:proofErr w:type="spellEnd"/>
      <w:r w:rsidRPr="00583599">
        <w:rPr>
          <w:rFonts w:eastAsia="Times New Roman" w:cs="Times New Roman"/>
          <w:szCs w:val="22"/>
          <w:lang w:val="en-US" w:eastAsia="en-US"/>
        </w:rPr>
        <w:t xml:space="preserve"> que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usuario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selecciona</w:t>
      </w:r>
      <w:proofErr w:type="spellEnd"/>
      <w:r w:rsidRPr="00583599">
        <w:rPr>
          <w:rFonts w:eastAsia="Times New Roman" w:cs="Times New Roman"/>
          <w:szCs w:val="22"/>
          <w:lang w:val="en-US" w:eastAsia="en-US"/>
        </w:rPr>
        <w:t xml:space="preserve"> al </w:t>
      </w:r>
      <w:proofErr w:type="spellStart"/>
      <w:r w:rsidRPr="00583599">
        <w:rPr>
          <w:rFonts w:eastAsia="Times New Roman" w:cs="Times New Roman"/>
          <w:szCs w:val="22"/>
          <w:lang w:val="en-US" w:eastAsia="en-US"/>
        </w:rPr>
        <w:t>trabajador</w:t>
      </w:r>
      <w:proofErr w:type="spellEnd"/>
      <w:r w:rsidRPr="00583599">
        <w:rPr>
          <w:rFonts w:eastAsia="Times New Roman" w:cs="Times New Roman"/>
          <w:szCs w:val="22"/>
          <w:lang w:val="en-US" w:eastAsia="en-US"/>
        </w:rPr>
        <w:t xml:space="preserve"> y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período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elige</w:t>
      </w:r>
      <w:proofErr w:type="spellEnd"/>
      <w:r w:rsidRPr="00583599">
        <w:rPr>
          <w:rFonts w:eastAsia="Times New Roman" w:cs="Times New Roman"/>
          <w:szCs w:val="22"/>
          <w:lang w:val="en-US" w:eastAsia="en-US"/>
        </w:rPr>
        <w:t xml:space="preserve"> un </w:t>
      </w:r>
      <w:proofErr w:type="spellStart"/>
      <w:r w:rsidRPr="00583599">
        <w:rPr>
          <w:rFonts w:eastAsia="Times New Roman" w:cs="Times New Roman"/>
          <w:szCs w:val="22"/>
          <w:lang w:val="en-US" w:eastAsia="en-US"/>
        </w:rPr>
        <w:t>concepto</w:t>
      </w:r>
      <w:proofErr w:type="spellEnd"/>
      <w:r w:rsidRPr="00583599">
        <w:rPr>
          <w:rFonts w:eastAsia="Times New Roman" w:cs="Times New Roman"/>
          <w:szCs w:val="22"/>
          <w:lang w:val="en-US" w:eastAsia="en-US"/>
        </w:rPr>
        <w:t xml:space="preserve"> de </w:t>
      </w:r>
      <w:proofErr w:type="spellStart"/>
      <w:r w:rsidRPr="00583599">
        <w:rPr>
          <w:rFonts w:eastAsia="Times New Roman" w:cs="Times New Roman"/>
          <w:szCs w:val="22"/>
          <w:lang w:val="en-US" w:eastAsia="en-US"/>
        </w:rPr>
        <w:t>deducción</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vigente</w:t>
      </w:r>
      <w:proofErr w:type="spellEnd"/>
      <w:r w:rsidRPr="00583599">
        <w:rPr>
          <w:rFonts w:eastAsia="Times New Roman" w:cs="Times New Roman"/>
          <w:szCs w:val="22"/>
          <w:lang w:val="en-US" w:eastAsia="en-US"/>
        </w:rPr>
        <w:t xml:space="preserve"> e </w:t>
      </w:r>
      <w:proofErr w:type="spellStart"/>
      <w:r w:rsidRPr="00583599">
        <w:rPr>
          <w:rFonts w:eastAsia="Times New Roman" w:cs="Times New Roman"/>
          <w:szCs w:val="22"/>
          <w:lang w:val="en-US" w:eastAsia="en-US"/>
        </w:rPr>
        <w:t>ingresa</w:t>
      </w:r>
      <w:proofErr w:type="spellEnd"/>
      <w:r w:rsidRPr="00583599">
        <w:rPr>
          <w:rFonts w:eastAsia="Times New Roman" w:cs="Times New Roman"/>
          <w:szCs w:val="22"/>
          <w:lang w:val="en-US" w:eastAsia="en-US"/>
        </w:rPr>
        <w:t xml:space="preserve"> o </w:t>
      </w:r>
      <w:proofErr w:type="spellStart"/>
      <w:r w:rsidRPr="00583599">
        <w:rPr>
          <w:rFonts w:eastAsia="Times New Roman" w:cs="Times New Roman"/>
          <w:szCs w:val="22"/>
          <w:lang w:val="en-US" w:eastAsia="en-US"/>
        </w:rPr>
        <w:t>confirma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los</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antecedentes</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necesarios</w:t>
      </w:r>
      <w:proofErr w:type="spellEnd"/>
      <w:r w:rsidRPr="00583599">
        <w:rPr>
          <w:rFonts w:eastAsia="Times New Roman" w:cs="Times New Roman"/>
          <w:szCs w:val="22"/>
          <w:lang w:val="en-US" w:eastAsia="en-US"/>
        </w:rPr>
        <w:t xml:space="preserve"> para </w:t>
      </w:r>
      <w:proofErr w:type="spellStart"/>
      <w:r w:rsidRPr="00583599">
        <w:rPr>
          <w:rFonts w:eastAsia="Times New Roman" w:cs="Times New Roman"/>
          <w:szCs w:val="22"/>
          <w:lang w:val="en-US" w:eastAsia="en-US"/>
        </w:rPr>
        <w:t>su</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cálculo</w:t>
      </w:r>
      <w:proofErr w:type="spellEnd"/>
      <w:r w:rsidRPr="00583599">
        <w:rPr>
          <w:rFonts w:eastAsia="Times New Roman" w:cs="Times New Roman"/>
          <w:szCs w:val="22"/>
          <w:lang w:val="en-US" w:eastAsia="en-US"/>
        </w:rPr>
        <w:t xml:space="preserve">. El </w:t>
      </w:r>
      <w:proofErr w:type="spellStart"/>
      <w:r w:rsidRPr="00583599">
        <w:rPr>
          <w:rFonts w:eastAsia="Times New Roman" w:cs="Times New Roman"/>
          <w:szCs w:val="22"/>
          <w:lang w:val="en-US" w:eastAsia="en-US"/>
        </w:rPr>
        <w:t>sistema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valida</w:t>
      </w:r>
      <w:proofErr w:type="spellEnd"/>
      <w:r w:rsidRPr="00583599">
        <w:rPr>
          <w:rFonts w:eastAsia="Times New Roman" w:cs="Times New Roman"/>
          <w:szCs w:val="22"/>
          <w:lang w:val="en-US" w:eastAsia="en-US"/>
        </w:rPr>
        <w:t xml:space="preserve"> que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concepto</w:t>
      </w:r>
      <w:proofErr w:type="spellEnd"/>
      <w:r w:rsidRPr="00583599">
        <w:rPr>
          <w:rFonts w:eastAsia="Times New Roman" w:cs="Times New Roman"/>
          <w:szCs w:val="22"/>
          <w:lang w:val="en-US" w:eastAsia="en-US"/>
        </w:rPr>
        <w:t xml:space="preserve"> se </w:t>
      </w:r>
      <w:proofErr w:type="spellStart"/>
      <w:r w:rsidRPr="00583599">
        <w:rPr>
          <w:rFonts w:eastAsia="Times New Roman" w:cs="Times New Roman"/>
          <w:szCs w:val="22"/>
          <w:lang w:val="en-US" w:eastAsia="en-US"/>
        </w:rPr>
        <w:t>encuentre</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activo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parametrizado</w:t>
      </w:r>
      <w:proofErr w:type="spellEnd"/>
      <w:r w:rsidRPr="00583599">
        <w:rPr>
          <w:rFonts w:eastAsia="Times New Roman" w:cs="Times New Roman"/>
          <w:szCs w:val="22"/>
          <w:lang w:val="en-US" w:eastAsia="en-US"/>
        </w:rPr>
        <w:t xml:space="preserve"> y </w:t>
      </w:r>
      <w:proofErr w:type="spellStart"/>
      <w:r w:rsidRPr="00583599">
        <w:rPr>
          <w:rFonts w:eastAsia="Times New Roman" w:cs="Times New Roman"/>
          <w:szCs w:val="22"/>
          <w:lang w:val="en-US" w:eastAsia="en-US"/>
        </w:rPr>
        <w:t>dentro</w:t>
      </w:r>
      <w:proofErr w:type="spellEnd"/>
      <w:r w:rsidRPr="00583599">
        <w:rPr>
          <w:rFonts w:eastAsia="Times New Roman" w:cs="Times New Roman"/>
          <w:szCs w:val="22"/>
          <w:lang w:val="en-US" w:eastAsia="en-US"/>
        </w:rPr>
        <w:t xml:space="preserve"> de las </w:t>
      </w:r>
      <w:proofErr w:type="spellStart"/>
      <w:r w:rsidRPr="00583599">
        <w:rPr>
          <w:rFonts w:eastAsia="Times New Roman" w:cs="Times New Roman"/>
          <w:szCs w:val="22"/>
          <w:lang w:val="en-US" w:eastAsia="en-US"/>
        </w:rPr>
        <w:t>reglas</w:t>
      </w:r>
      <w:proofErr w:type="spellEnd"/>
      <w:r w:rsidRPr="00583599">
        <w:rPr>
          <w:rFonts w:eastAsia="Times New Roman" w:cs="Times New Roman"/>
          <w:szCs w:val="22"/>
          <w:lang w:val="en-US" w:eastAsia="en-US"/>
        </w:rPr>
        <w:t xml:space="preserve"> o </w:t>
      </w:r>
      <w:proofErr w:type="spellStart"/>
      <w:r w:rsidRPr="00583599">
        <w:rPr>
          <w:rFonts w:eastAsia="Times New Roman" w:cs="Times New Roman"/>
          <w:szCs w:val="22"/>
          <w:lang w:val="en-US" w:eastAsia="en-US"/>
        </w:rPr>
        <w:t>límites</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aplicables</w:t>
      </w:r>
      <w:proofErr w:type="spellEnd"/>
      <w:r w:rsidRPr="00583599">
        <w:rPr>
          <w:rFonts w:eastAsia="Times New Roman" w:cs="Times New Roman"/>
          <w:szCs w:val="22"/>
          <w:lang w:val="en-US" w:eastAsia="en-US"/>
        </w:rPr>
        <w:t xml:space="preserve">. El </w:t>
      </w:r>
      <w:proofErr w:type="spellStart"/>
      <w:r w:rsidRPr="00583599">
        <w:rPr>
          <w:rFonts w:eastAsia="Times New Roman" w:cs="Times New Roman"/>
          <w:szCs w:val="22"/>
          <w:lang w:val="en-US" w:eastAsia="en-US"/>
        </w:rPr>
        <w:t>usuario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confirma</w:t>
      </w:r>
      <w:proofErr w:type="spellEnd"/>
      <w:r w:rsidRPr="00583599">
        <w:rPr>
          <w:rFonts w:eastAsia="Times New Roman" w:cs="Times New Roman"/>
          <w:szCs w:val="22"/>
          <w:lang w:val="en-US" w:eastAsia="en-US"/>
        </w:rPr>
        <w:t xml:space="preserve"> la </w:t>
      </w:r>
      <w:proofErr w:type="spellStart"/>
      <w:r w:rsidRPr="00583599">
        <w:rPr>
          <w:rFonts w:eastAsia="Times New Roman" w:cs="Times New Roman"/>
          <w:szCs w:val="22"/>
          <w:lang w:val="en-US" w:eastAsia="en-US"/>
        </w:rPr>
        <w:t>deducción</w:t>
      </w:r>
      <w:proofErr w:type="spellEnd"/>
      <w:r w:rsidRPr="00583599">
        <w:rPr>
          <w:rFonts w:eastAsia="Times New Roman" w:cs="Times New Roman"/>
          <w:szCs w:val="22"/>
          <w:lang w:val="en-US" w:eastAsia="en-US"/>
        </w:rPr>
        <w:t xml:space="preserve">. El </w:t>
      </w:r>
      <w:proofErr w:type="spellStart"/>
      <w:r w:rsidRPr="00583599">
        <w:rPr>
          <w:rFonts w:eastAsia="Times New Roman" w:cs="Times New Roman"/>
          <w:szCs w:val="22"/>
          <w:lang w:val="en-US" w:eastAsia="en-US"/>
        </w:rPr>
        <w:t>sistema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registra</w:t>
      </w:r>
      <w:proofErr w:type="spellEnd"/>
      <w:r w:rsidRPr="00583599">
        <w:rPr>
          <w:rFonts w:eastAsia="Times New Roman" w:cs="Times New Roman"/>
          <w:szCs w:val="22"/>
          <w:lang w:val="en-US" w:eastAsia="en-US"/>
        </w:rPr>
        <w:t xml:space="preserve"> la </w:t>
      </w:r>
      <w:proofErr w:type="spellStart"/>
      <w:r w:rsidRPr="00583599">
        <w:rPr>
          <w:rFonts w:eastAsia="Times New Roman" w:cs="Times New Roman"/>
          <w:szCs w:val="22"/>
          <w:lang w:val="en-US" w:eastAsia="en-US"/>
        </w:rPr>
        <w:t>deducción</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como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componente</w:t>
      </w:r>
      <w:proofErr w:type="spellEnd"/>
      <w:r w:rsidRPr="00583599">
        <w:rPr>
          <w:rFonts w:eastAsia="Times New Roman" w:cs="Times New Roman"/>
          <w:szCs w:val="22"/>
          <w:lang w:val="en-US" w:eastAsia="en-US"/>
        </w:rPr>
        <w:t xml:space="preserve"> que reduce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líquido</w:t>
      </w:r>
      <w:proofErr w:type="spellEnd"/>
      <w:r w:rsidRPr="00583599">
        <w:rPr>
          <w:rFonts w:eastAsia="Times New Roman" w:cs="Times New Roman"/>
          <w:szCs w:val="22"/>
          <w:lang w:val="en-US" w:eastAsia="en-US"/>
        </w:rPr>
        <w:t xml:space="preserve"> y </w:t>
      </w:r>
      <w:proofErr w:type="spellStart"/>
      <w:r w:rsidRPr="00583599">
        <w:rPr>
          <w:rFonts w:eastAsia="Times New Roman" w:cs="Times New Roman"/>
          <w:szCs w:val="22"/>
          <w:lang w:val="en-US" w:eastAsia="en-US"/>
        </w:rPr>
        <w:t>mantiene</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separados</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los</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aportes</w:t>
      </w:r>
      <w:proofErr w:type="spellEnd"/>
      <w:r w:rsidRPr="00583599">
        <w:rPr>
          <w:rFonts w:eastAsia="Times New Roman" w:cs="Times New Roman"/>
          <w:szCs w:val="22"/>
          <w:lang w:val="en-US" w:eastAsia="en-US"/>
        </w:rPr>
        <w:t xml:space="preserve"> de cargo del </w:t>
      </w:r>
      <w:proofErr w:type="spellStart"/>
      <w:r w:rsidRPr="00583599">
        <w:rPr>
          <w:rFonts w:eastAsia="Times New Roman" w:cs="Times New Roman"/>
          <w:szCs w:val="22"/>
          <w:lang w:val="en-US" w:eastAsia="en-US"/>
        </w:rPr>
        <w:t>empleador</w:t>
      </w:r>
      <w:proofErr w:type="spellEnd"/>
      <w:r w:rsidRPr="00583599">
        <w:rPr>
          <w:rFonts w:eastAsia="Times New Roman" w:cs="Times New Roman"/>
          <w:szCs w:val="22"/>
          <w:lang w:val="en-US" w:eastAsia="en-US"/>
        </w:rPr>
        <w:t xml:space="preserve">. Si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usuario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intenta</w:t>
      </w:r>
      <w:proofErr w:type="spellEnd"/>
      <w:r w:rsidRPr="00583599">
        <w:rPr>
          <w:rFonts w:eastAsia="Times New Roman" w:cs="Times New Roman"/>
          <w:szCs w:val="22"/>
          <w:lang w:val="en-US" w:eastAsia="en-US"/>
        </w:rPr>
        <w:t xml:space="preserve"> registrar un </w:t>
      </w:r>
      <w:proofErr w:type="spellStart"/>
      <w:r w:rsidRPr="00583599">
        <w:rPr>
          <w:rFonts w:eastAsia="Times New Roman" w:cs="Times New Roman"/>
          <w:szCs w:val="22"/>
          <w:lang w:val="en-US" w:eastAsia="en-US"/>
        </w:rPr>
        <w:t>descuento</w:t>
      </w:r>
      <w:proofErr w:type="spellEnd"/>
      <w:r w:rsidRPr="00583599">
        <w:rPr>
          <w:rFonts w:eastAsia="Times New Roman" w:cs="Times New Roman"/>
          <w:szCs w:val="22"/>
          <w:lang w:val="en-US" w:eastAsia="en-US"/>
        </w:rPr>
        <w:t xml:space="preserve"> libre o </w:t>
      </w:r>
      <w:proofErr w:type="spellStart"/>
      <w:r w:rsidRPr="00583599">
        <w:rPr>
          <w:rFonts w:eastAsia="Times New Roman" w:cs="Times New Roman"/>
          <w:szCs w:val="22"/>
          <w:lang w:val="en-US" w:eastAsia="en-US"/>
        </w:rPr>
        <w:t>punitivo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por</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pérdida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daño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merma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negligencia</w:t>
      </w:r>
      <w:proofErr w:type="spellEnd"/>
      <w:r w:rsidRPr="00583599">
        <w:rPr>
          <w:rFonts w:eastAsia="Times New Roman" w:cs="Times New Roman"/>
          <w:szCs w:val="22"/>
          <w:lang w:val="en-US" w:eastAsia="en-US"/>
        </w:rPr>
        <w:t xml:space="preserve"> o error,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sistema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rechaza</w:t>
      </w:r>
      <w:proofErr w:type="spellEnd"/>
      <w:r w:rsidRPr="00583599">
        <w:rPr>
          <w:rFonts w:eastAsia="Times New Roman" w:cs="Times New Roman"/>
          <w:szCs w:val="22"/>
          <w:lang w:val="en-US" w:eastAsia="en-US"/>
        </w:rPr>
        <w:t xml:space="preserve"> ese </w:t>
      </w:r>
      <w:proofErr w:type="spellStart"/>
      <w:r w:rsidRPr="00583599">
        <w:rPr>
          <w:rFonts w:eastAsia="Times New Roman" w:cs="Times New Roman"/>
          <w:szCs w:val="22"/>
          <w:lang w:val="en-US" w:eastAsia="en-US"/>
        </w:rPr>
        <w:t>intento</w:t>
      </w:r>
      <w:proofErr w:type="spellEnd"/>
      <w:r w:rsidRPr="00583599">
        <w:rPr>
          <w:rFonts w:eastAsia="Times New Roman" w:cs="Times New Roman"/>
          <w:szCs w:val="22"/>
          <w:lang w:val="en-US" w:eastAsia="en-US"/>
        </w:rPr>
        <w:t xml:space="preserve">. Ante </w:t>
      </w:r>
      <w:proofErr w:type="spellStart"/>
      <w:r w:rsidRPr="00583599">
        <w:rPr>
          <w:rFonts w:eastAsia="Times New Roman" w:cs="Times New Roman"/>
          <w:szCs w:val="22"/>
          <w:lang w:val="en-US" w:eastAsia="en-US"/>
        </w:rPr>
        <w:t>concepto</w:t>
      </w:r>
      <w:proofErr w:type="spellEnd"/>
      <w:r w:rsidRPr="00583599">
        <w:rPr>
          <w:rFonts w:eastAsia="Times New Roman" w:cs="Times New Roman"/>
          <w:szCs w:val="22"/>
          <w:lang w:val="en-US" w:eastAsia="en-US"/>
        </w:rPr>
        <w:t xml:space="preserve"> de </w:t>
      </w:r>
      <w:proofErr w:type="spellStart"/>
      <w:r w:rsidRPr="00583599">
        <w:rPr>
          <w:rFonts w:eastAsia="Times New Roman" w:cs="Times New Roman"/>
          <w:szCs w:val="22"/>
          <w:lang w:val="en-US" w:eastAsia="en-US"/>
        </w:rPr>
        <w:t>deducción</w:t>
      </w:r>
      <w:proofErr w:type="spellEnd"/>
      <w:r w:rsidRPr="00583599">
        <w:rPr>
          <w:rFonts w:eastAsia="Times New Roman" w:cs="Times New Roman"/>
          <w:szCs w:val="22"/>
          <w:lang w:val="en-US" w:eastAsia="en-US"/>
        </w:rPr>
        <w:t xml:space="preserve"> no </w:t>
      </w:r>
      <w:proofErr w:type="spellStart"/>
      <w:r w:rsidRPr="00583599">
        <w:rPr>
          <w:rFonts w:eastAsia="Times New Roman" w:cs="Times New Roman"/>
          <w:szCs w:val="22"/>
          <w:lang w:val="en-US" w:eastAsia="en-US"/>
        </w:rPr>
        <w:t>válido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sistema</w:t>
      </w:r>
      <w:proofErr w:type="spellEnd"/>
      <w:r w:rsidRPr="00583599">
        <w:rPr>
          <w:rFonts w:eastAsia="Times New Roman" w:cs="Times New Roman"/>
          <w:szCs w:val="22"/>
          <w:lang w:val="en-US" w:eastAsia="en-US"/>
        </w:rPr>
        <w:t xml:space="preserve"> no </w:t>
      </w:r>
      <w:proofErr w:type="spellStart"/>
      <w:r w:rsidRPr="00583599">
        <w:rPr>
          <w:rFonts w:eastAsia="Times New Roman" w:cs="Times New Roman"/>
          <w:szCs w:val="22"/>
          <w:lang w:val="en-US" w:eastAsia="en-US"/>
        </w:rPr>
        <w:t>aplica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una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deducción</w:t>
      </w:r>
      <w:proofErr w:type="spellEnd"/>
      <w:r w:rsidRPr="00583599">
        <w:rPr>
          <w:rFonts w:eastAsia="Times New Roman" w:cs="Times New Roman"/>
          <w:szCs w:val="22"/>
          <w:lang w:val="en-US" w:eastAsia="en-US"/>
        </w:rPr>
        <w:t xml:space="preserve"> sin </w:t>
      </w:r>
      <w:proofErr w:type="spellStart"/>
      <w:r w:rsidRPr="00583599">
        <w:rPr>
          <w:rFonts w:eastAsia="Times New Roman" w:cs="Times New Roman"/>
          <w:szCs w:val="22"/>
          <w:lang w:val="en-US" w:eastAsia="en-US"/>
        </w:rPr>
        <w:t>configuración</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activa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fundamento</w:t>
      </w:r>
      <w:proofErr w:type="spellEnd"/>
      <w:r w:rsidRPr="00583599">
        <w:rPr>
          <w:rFonts w:eastAsia="Times New Roman" w:cs="Times New Roman"/>
          <w:szCs w:val="22"/>
          <w:lang w:val="en-US" w:eastAsia="en-US"/>
        </w:rPr>
        <w:t xml:space="preserve"> o </w:t>
      </w:r>
      <w:proofErr w:type="spellStart"/>
      <w:r w:rsidRPr="00583599">
        <w:rPr>
          <w:rFonts w:eastAsia="Times New Roman" w:cs="Times New Roman"/>
          <w:szCs w:val="22"/>
          <w:lang w:val="en-US" w:eastAsia="en-US"/>
        </w:rPr>
        <w:t>límites</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válidos</w:t>
      </w:r>
      <w:proofErr w:type="spellEnd"/>
      <w:r w:rsidRPr="00583599">
        <w:rPr>
          <w:rFonts w:eastAsia="Times New Roman" w:cs="Times New Roman"/>
          <w:szCs w:val="22"/>
          <w:lang w:val="en-US" w:eastAsia="en-US"/>
        </w:rPr>
        <w:t xml:space="preserve">. Ante </w:t>
      </w:r>
      <w:proofErr w:type="spellStart"/>
      <w:r w:rsidRPr="00583599">
        <w:rPr>
          <w:rFonts w:eastAsia="Times New Roman" w:cs="Times New Roman"/>
          <w:szCs w:val="22"/>
          <w:lang w:val="en-US" w:eastAsia="en-US"/>
        </w:rPr>
        <w:t>descuento</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punitivo</w:t>
      </w:r>
      <w:proofErr w:type="spellEnd"/>
      <w:r w:rsidRPr="00583599">
        <w:rPr>
          <w:rFonts w:eastAsia="Times New Roman" w:cs="Times New Roman"/>
          <w:szCs w:val="22"/>
          <w:lang w:val="en-US" w:eastAsia="en-US"/>
        </w:rPr>
        <w:t xml:space="preserve"> o libre, </w:t>
      </w:r>
      <w:proofErr w:type="spellStart"/>
      <w:r w:rsidRPr="00583599">
        <w:rPr>
          <w:rFonts w:eastAsia="Times New Roman" w:cs="Times New Roman"/>
          <w:szCs w:val="22"/>
          <w:lang w:val="en-US" w:eastAsia="en-US"/>
        </w:rPr>
        <w:t>el</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sistema</w:t>
      </w:r>
      <w:proofErr w:type="spellEnd"/>
      <w:r w:rsidRPr="00583599">
        <w:rPr>
          <w:rFonts w:eastAsia="Times New Roman" w:cs="Times New Roman"/>
          <w:szCs w:val="22"/>
          <w:lang w:val="en-US" w:eastAsia="en-US"/>
        </w:rPr>
        <w:t xml:space="preserve"> </w:t>
      </w:r>
      <w:proofErr w:type="spellStart"/>
      <w:r w:rsidRPr="00583599">
        <w:rPr>
          <w:rFonts w:eastAsia="Times New Roman" w:cs="Times New Roman"/>
          <w:szCs w:val="22"/>
          <w:lang w:val="en-US" w:eastAsia="en-US"/>
        </w:rPr>
        <w:t>bloquea</w:t>
      </w:r>
      <w:proofErr w:type="spellEnd"/>
      <w:r w:rsidRPr="00583599">
        <w:rPr>
          <w:rFonts w:eastAsia="Times New Roman" w:cs="Times New Roman"/>
          <w:szCs w:val="22"/>
          <w:lang w:val="en-US" w:eastAsia="en-US"/>
        </w:rPr>
        <w:t xml:space="preserve"> la </w:t>
      </w:r>
      <w:proofErr w:type="spellStart"/>
      <w:r w:rsidRPr="00583599">
        <w:rPr>
          <w:rFonts w:eastAsia="Times New Roman" w:cs="Times New Roman"/>
          <w:szCs w:val="22"/>
          <w:lang w:val="en-US" w:eastAsia="en-US"/>
        </w:rPr>
        <w:t>operación</w:t>
      </w:r>
      <w:proofErr w:type="spellEnd"/>
      <w:r w:rsidRPr="00583599">
        <w:rPr>
          <w:rFonts w:eastAsia="Times New Roman" w:cs="Times New Roman"/>
          <w:szCs w:val="22"/>
          <w:lang w:val="en-US" w:eastAsia="en-US"/>
        </w:rPr>
        <w:t xml:space="preserve"> y no </w:t>
      </w:r>
      <w:proofErr w:type="spellStart"/>
      <w:r w:rsidRPr="00583599">
        <w:rPr>
          <w:rFonts w:eastAsia="Times New Roman" w:cs="Times New Roman"/>
          <w:szCs w:val="22"/>
          <w:lang w:val="en-US" w:eastAsia="en-US"/>
        </w:rPr>
        <w:t>modifica</w:t>
      </w:r>
      <w:proofErr w:type="spellEnd"/>
      <w:r w:rsidRPr="00583599">
        <w:rPr>
          <w:rFonts w:eastAsia="Times New Roman" w:cs="Times New Roman"/>
          <w:szCs w:val="22"/>
          <w:lang w:val="en-US" w:eastAsia="en-US"/>
        </w:rPr>
        <w:t xml:space="preserve"> la </w:t>
      </w:r>
      <w:proofErr w:type="spellStart"/>
      <w:r w:rsidRPr="00583599">
        <w:rPr>
          <w:rFonts w:eastAsia="Times New Roman" w:cs="Times New Roman"/>
          <w:szCs w:val="22"/>
          <w:lang w:val="en-US" w:eastAsia="en-US"/>
        </w:rPr>
        <w:t>remuneración</w:t>
      </w:r>
      <w:proofErr w:type="spellEnd"/>
      <w:r w:rsidRPr="00583599">
        <w:rPr>
          <w:rFonts w:eastAsia="Times New Roman" w:cs="Times New Roman"/>
          <w:szCs w:val="22"/>
          <w:lang w:val="en-US" w:eastAsia="en-US"/>
        </w:rPr>
        <w:t xml:space="preserve"> del </w:t>
      </w:r>
      <w:proofErr w:type="spellStart"/>
      <w:r w:rsidRPr="00583599">
        <w:rPr>
          <w:rFonts w:eastAsia="Times New Roman" w:cs="Times New Roman"/>
          <w:szCs w:val="22"/>
          <w:lang w:val="en-US" w:eastAsia="en-US"/>
        </w:rPr>
        <w:t>trabajador</w:t>
      </w:r>
      <w:proofErr w:type="spellEnd"/>
      <w:r w:rsidRPr="00583599">
        <w:rPr>
          <w:rFonts w:eastAsia="Times New Roman" w:cs="Times New Roman"/>
          <w:szCs w:val="22"/>
          <w:lang w:val="en-US" w:eastAsia="en-US"/>
        </w:rPr>
        <w:t>.</w:t>
      </w:r>
    </w:p>
    <w:p w14:paraId="41DF23F8" w14:textId="77777777" w:rsidR="007D6E97" w:rsidRDefault="007D6E97">
      <w:pPr>
        <w:spacing w:line="360" w:lineRule="auto"/>
        <w:jc w:val="both"/>
        <w:rPr>
          <w:rFonts w:eastAsia="Times New Roman" w:cs="Times New Roman"/>
        </w:rPr>
      </w:pPr>
    </w:p>
    <w:p w14:paraId="2873AAE6" w14:textId="65AE1B04" w:rsidR="007D6E97" w:rsidRPr="0008098A" w:rsidRDefault="000479C4" w:rsidP="0008098A">
      <w:pPr>
        <w:pStyle w:val="Descripcin"/>
      </w:pPr>
      <w:bookmarkStart w:id="139" w:name="_heading=h.insna4nhmz79" w:colFirst="0" w:colLast="0"/>
      <w:bookmarkStart w:id="140" w:name="_Toc242050326"/>
      <w:bookmarkEnd w:id="139"/>
      <w:r w:rsidRPr="0008098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13</w:t>
      </w:r>
      <w:r w:rsidR="000462BE">
        <w:fldChar w:fldCharType="end"/>
      </w:r>
      <w:r w:rsidRPr="0008098A">
        <w:t xml:space="preserve"> “DS-CU</w:t>
      </w:r>
      <w:r w:rsidR="00A71CBA">
        <w:t>99</w:t>
      </w:r>
      <w:r w:rsidRPr="0008098A">
        <w:t xml:space="preserve"> - </w:t>
      </w:r>
      <w:r w:rsidR="00A71CBA" w:rsidRPr="00A71CBA">
        <w:t>Aplicando deducciones válidas</w:t>
      </w:r>
      <w:r w:rsidRPr="0008098A">
        <w:t>”.</w:t>
      </w:r>
      <w:bookmarkEnd w:id="140"/>
    </w:p>
    <w:p w14:paraId="024FC908" w14:textId="1C276FE7" w:rsidR="00D65E8F" w:rsidRPr="00D65E8F" w:rsidRDefault="00D65E8F" w:rsidP="00D65E8F">
      <w:pPr>
        <w:spacing w:after="200" w:line="360" w:lineRule="auto"/>
        <w:jc w:val="center"/>
        <w:rPr>
          <w:rFonts w:eastAsia="Times New Roman" w:cs="Times New Roman"/>
        </w:rPr>
      </w:pPr>
      <w:r w:rsidRPr="00D65E8F">
        <w:rPr>
          <w:rFonts w:eastAsia="Times New Roman" w:cs="Times New Roman"/>
        </w:rPr>
        <w:drawing>
          <wp:inline distT="0" distB="0" distL="0" distR="0" wp14:anchorId="23EAD08F" wp14:editId="59B1D723">
            <wp:extent cx="5971540" cy="3282950"/>
            <wp:effectExtent l="0" t="0" r="0" b="0"/>
            <wp:docPr id="974586545" name="Imagen 62"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6545" name="Imagen 62" descr="Imagen que contiene Tabla&#10;&#10;Descripción generada automáticament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1540" cy="3282950"/>
                    </a:xfrm>
                    <a:prstGeom prst="rect">
                      <a:avLst/>
                    </a:prstGeom>
                    <a:noFill/>
                    <a:ln>
                      <a:noFill/>
                    </a:ln>
                  </pic:spPr>
                </pic:pic>
              </a:graphicData>
            </a:graphic>
          </wp:inline>
        </w:drawing>
      </w:r>
    </w:p>
    <w:p w14:paraId="7870102B" w14:textId="55F4689A" w:rsidR="007D6E97" w:rsidRDefault="007D6E97">
      <w:pPr>
        <w:spacing w:after="200" w:line="360" w:lineRule="auto"/>
        <w:jc w:val="center"/>
        <w:rPr>
          <w:rFonts w:eastAsia="Times New Roman" w:cs="Times New Roman"/>
        </w:rPr>
      </w:pPr>
    </w:p>
    <w:p w14:paraId="0FAC8EF4" w14:textId="38DC59AB" w:rsidR="007D6E97" w:rsidRDefault="000479C4" w:rsidP="00405B30">
      <w:pPr>
        <w:pStyle w:val="Cita"/>
      </w:pPr>
      <w:r>
        <w:t>Fuente: Elaborado por los estudiantes de acuerdo con el proyecto.</w:t>
      </w:r>
    </w:p>
    <w:p w14:paraId="51EBA354" w14:textId="77777777" w:rsidR="0008098A" w:rsidRDefault="0008098A" w:rsidP="0008098A"/>
    <w:p w14:paraId="237F9B22" w14:textId="77777777" w:rsidR="0008098A" w:rsidRDefault="0008098A" w:rsidP="0008098A"/>
    <w:p w14:paraId="25A1D90B" w14:textId="77777777" w:rsidR="0008098A" w:rsidRPr="0008098A" w:rsidRDefault="0008098A" w:rsidP="0008098A"/>
    <w:p w14:paraId="49190A7F" w14:textId="04001967" w:rsidR="004839FF" w:rsidRPr="00432645" w:rsidRDefault="004839FF" w:rsidP="004839FF">
      <w:pPr>
        <w:pStyle w:val="Ttulo2"/>
        <w:rPr>
          <w:rFonts w:eastAsia="Times New Roman" w:cs="Times New Roman"/>
        </w:rPr>
      </w:pPr>
      <w:bookmarkStart w:id="141" w:name="_Toc242051053"/>
      <w:r w:rsidRPr="00432645">
        <w:rPr>
          <w:rFonts w:eastAsia="Times New Roman" w:cs="Times New Roman"/>
        </w:rPr>
        <w:t>CU</w:t>
      </w:r>
      <w:r w:rsidR="000F0E55">
        <w:rPr>
          <w:rFonts w:eastAsia="Times New Roman" w:cs="Times New Roman"/>
        </w:rPr>
        <w:t>100</w:t>
      </w:r>
      <w:r w:rsidRPr="00432645">
        <w:rPr>
          <w:rFonts w:eastAsia="Times New Roman" w:cs="Times New Roman"/>
        </w:rPr>
        <w:t xml:space="preserve">- </w:t>
      </w:r>
      <w:r w:rsidR="000F0E55" w:rsidRPr="000F0E55">
        <w:t>Calculando remuneración mensual</w:t>
      </w:r>
      <w:bookmarkEnd w:id="141"/>
    </w:p>
    <w:p w14:paraId="6B70DE1D" w14:textId="77777777" w:rsidR="007D6E97" w:rsidRDefault="007D6E97">
      <w:pPr>
        <w:spacing w:line="360" w:lineRule="auto"/>
        <w:jc w:val="both"/>
        <w:rPr>
          <w:rFonts w:eastAsia="Times New Roman" w:cs="Times New Roman"/>
        </w:rPr>
      </w:pPr>
    </w:p>
    <w:p w14:paraId="03DD69FC" w14:textId="77777777" w:rsidR="00E06455" w:rsidRPr="00E06455" w:rsidRDefault="00E06455" w:rsidP="00E06455">
      <w:pPr>
        <w:spacing w:line="360" w:lineRule="auto"/>
        <w:jc w:val="both"/>
        <w:rPr>
          <w:rFonts w:eastAsia="Times New Roman" w:cs="Times New Roman"/>
          <w:szCs w:val="22"/>
          <w:lang w:val="en-US" w:eastAsia="en-US"/>
        </w:rPr>
      </w:pPr>
      <w:r w:rsidRPr="00E06455">
        <w:rPr>
          <w:rFonts w:eastAsia="Times New Roman" w:cs="Times New Roman"/>
          <w:szCs w:val="22"/>
          <w:lang w:val="en-US" w:eastAsia="en-US"/>
        </w:rPr>
        <w:t xml:space="preserve">En la </w:t>
      </w:r>
      <w:proofErr w:type="spellStart"/>
      <w:r w:rsidRPr="00E06455">
        <w:rPr>
          <w:rFonts w:eastAsia="Times New Roman" w:cs="Times New Roman"/>
          <w:szCs w:val="22"/>
          <w:lang w:val="en-US" w:eastAsia="en-US"/>
        </w:rPr>
        <w:t>Figura</w:t>
      </w:r>
      <w:proofErr w:type="spellEnd"/>
      <w:r w:rsidRPr="00E06455">
        <w:rPr>
          <w:rFonts w:eastAsia="Times New Roman" w:cs="Times New Roman"/>
          <w:szCs w:val="22"/>
          <w:lang w:val="en-US" w:eastAsia="en-US"/>
        </w:rPr>
        <w:t xml:space="preserve"> 6.14 se </w:t>
      </w:r>
      <w:proofErr w:type="spellStart"/>
      <w:r w:rsidRPr="00E06455">
        <w:rPr>
          <w:rFonts w:eastAsia="Times New Roman" w:cs="Times New Roman"/>
          <w:szCs w:val="22"/>
          <w:lang w:val="en-US" w:eastAsia="en-US"/>
        </w:rPr>
        <w:t>puede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visualizar</w:t>
      </w:r>
      <w:proofErr w:type="spellEnd"/>
      <w:r w:rsidRPr="00E06455">
        <w:rPr>
          <w:rFonts w:eastAsia="Times New Roman" w:cs="Times New Roman"/>
          <w:szCs w:val="22"/>
          <w:lang w:val="en-US" w:eastAsia="en-US"/>
        </w:rPr>
        <w:t xml:space="preserve"> que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usuario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selecciona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período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abierto</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solicita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calcular</w:t>
      </w:r>
      <w:proofErr w:type="spellEnd"/>
      <w:r w:rsidRPr="00E06455">
        <w:rPr>
          <w:rFonts w:eastAsia="Times New Roman" w:cs="Times New Roman"/>
          <w:szCs w:val="22"/>
          <w:lang w:val="en-US" w:eastAsia="en-US"/>
        </w:rPr>
        <w:t xml:space="preserve"> las </w:t>
      </w:r>
      <w:proofErr w:type="spellStart"/>
      <w:r w:rsidRPr="00E06455">
        <w:rPr>
          <w:rFonts w:eastAsia="Times New Roman" w:cs="Times New Roman"/>
          <w:szCs w:val="22"/>
          <w:lang w:val="en-US" w:eastAsia="en-US"/>
        </w:rPr>
        <w:t>remuneraciones</w:t>
      </w:r>
      <w:proofErr w:type="spellEnd"/>
      <w:r w:rsidRPr="00E06455">
        <w:rPr>
          <w:rFonts w:eastAsia="Times New Roman" w:cs="Times New Roman"/>
          <w:szCs w:val="22"/>
          <w:lang w:val="en-US" w:eastAsia="en-US"/>
        </w:rPr>
        <w:t xml:space="preserve">. El </w:t>
      </w:r>
      <w:proofErr w:type="spellStart"/>
      <w:r w:rsidRPr="00E06455">
        <w:rPr>
          <w:rFonts w:eastAsia="Times New Roman" w:cs="Times New Roman"/>
          <w:szCs w:val="22"/>
          <w:lang w:val="en-US" w:eastAsia="en-US"/>
        </w:rPr>
        <w:t>sistema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identifica</w:t>
      </w:r>
      <w:proofErr w:type="spellEnd"/>
      <w:r w:rsidRPr="00E06455">
        <w:rPr>
          <w:rFonts w:eastAsia="Times New Roman" w:cs="Times New Roman"/>
          <w:szCs w:val="22"/>
          <w:lang w:val="en-US" w:eastAsia="en-US"/>
        </w:rPr>
        <w:t xml:space="preserve"> a </w:t>
      </w:r>
      <w:proofErr w:type="spellStart"/>
      <w:r w:rsidRPr="00E06455">
        <w:rPr>
          <w:rFonts w:eastAsia="Times New Roman" w:cs="Times New Roman"/>
          <w:szCs w:val="22"/>
          <w:lang w:val="en-US" w:eastAsia="en-US"/>
        </w:rPr>
        <w:t>todo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Empleado</w:t>
      </w:r>
      <w:proofErr w:type="spellEnd"/>
      <w:r w:rsidRPr="00E06455">
        <w:rPr>
          <w:rFonts w:eastAsia="Times New Roman" w:cs="Times New Roman"/>
          <w:szCs w:val="22"/>
          <w:lang w:val="en-US" w:eastAsia="en-US"/>
        </w:rPr>
        <w:t xml:space="preserve"> que </w:t>
      </w:r>
      <w:proofErr w:type="spellStart"/>
      <w:r w:rsidRPr="00E06455">
        <w:rPr>
          <w:rFonts w:eastAsia="Times New Roman" w:cs="Times New Roman"/>
          <w:szCs w:val="22"/>
          <w:lang w:val="en-US" w:eastAsia="en-US"/>
        </w:rPr>
        <w:t>haya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tenido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relación</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laboral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vigente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durante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período</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obtiene</w:t>
      </w:r>
      <w:proofErr w:type="spellEnd"/>
      <w:r w:rsidRPr="00E06455">
        <w:rPr>
          <w:rFonts w:eastAsia="Times New Roman" w:cs="Times New Roman"/>
          <w:szCs w:val="22"/>
          <w:lang w:val="en-US" w:eastAsia="en-US"/>
        </w:rPr>
        <w:t xml:space="preserve"> las </w:t>
      </w:r>
      <w:proofErr w:type="spellStart"/>
      <w:r w:rsidRPr="00E06455">
        <w:rPr>
          <w:rFonts w:eastAsia="Times New Roman" w:cs="Times New Roman"/>
          <w:szCs w:val="22"/>
          <w:lang w:val="en-US" w:eastAsia="en-US"/>
        </w:rPr>
        <w:t>versiones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aplicables</w:t>
      </w:r>
      <w:proofErr w:type="spellEnd"/>
      <w:r w:rsidRPr="00E06455">
        <w:rPr>
          <w:rFonts w:eastAsia="Times New Roman" w:cs="Times New Roman"/>
          <w:szCs w:val="22"/>
          <w:lang w:val="en-US" w:eastAsia="en-US"/>
        </w:rPr>
        <w:t xml:space="preserve"> de </w:t>
      </w:r>
      <w:proofErr w:type="spellStart"/>
      <w:r w:rsidRPr="00E06455">
        <w:rPr>
          <w:rFonts w:eastAsia="Times New Roman" w:cs="Times New Roman"/>
          <w:szCs w:val="22"/>
          <w:lang w:val="en-US" w:eastAsia="en-US"/>
        </w:rPr>
        <w:t>sueldo</w:t>
      </w:r>
      <w:proofErr w:type="spellEnd"/>
      <w:r w:rsidRPr="00E06455">
        <w:rPr>
          <w:rFonts w:eastAsia="Times New Roman" w:cs="Times New Roman"/>
          <w:szCs w:val="22"/>
          <w:lang w:val="en-US" w:eastAsia="en-US"/>
        </w:rPr>
        <w:t xml:space="preserve"> base, haberes, </w:t>
      </w:r>
      <w:proofErr w:type="spellStart"/>
      <w:r w:rsidRPr="00E06455">
        <w:rPr>
          <w:rFonts w:eastAsia="Times New Roman" w:cs="Times New Roman"/>
          <w:szCs w:val="22"/>
          <w:lang w:val="en-US" w:eastAsia="en-US"/>
        </w:rPr>
        <w:t>componentes</w:t>
      </w:r>
      <w:proofErr w:type="spellEnd"/>
      <w:r w:rsidRPr="00E06455">
        <w:rPr>
          <w:rFonts w:eastAsia="Times New Roman" w:cs="Times New Roman"/>
          <w:szCs w:val="22"/>
          <w:lang w:val="en-US" w:eastAsia="en-US"/>
        </w:rPr>
        <w:t xml:space="preserve"> variables, </w:t>
      </w:r>
      <w:proofErr w:type="spellStart"/>
      <w:r w:rsidRPr="00E06455">
        <w:rPr>
          <w:rFonts w:eastAsia="Times New Roman" w:cs="Times New Roman"/>
          <w:szCs w:val="22"/>
          <w:lang w:val="en-US" w:eastAsia="en-US"/>
        </w:rPr>
        <w:t>deducciones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ajustes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aportes</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reglas</w:t>
      </w:r>
      <w:proofErr w:type="spellEnd"/>
      <w:r w:rsidRPr="00E06455">
        <w:rPr>
          <w:rFonts w:eastAsia="Times New Roman" w:cs="Times New Roman"/>
          <w:szCs w:val="22"/>
          <w:lang w:val="en-US" w:eastAsia="en-US"/>
        </w:rPr>
        <w:t xml:space="preserve"> de </w:t>
      </w:r>
      <w:proofErr w:type="spellStart"/>
      <w:r w:rsidRPr="00E06455">
        <w:rPr>
          <w:rFonts w:eastAsia="Times New Roman" w:cs="Times New Roman"/>
          <w:szCs w:val="22"/>
          <w:lang w:val="en-US" w:eastAsia="en-US"/>
        </w:rPr>
        <w:t>cálculo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proporcional</w:t>
      </w:r>
      <w:proofErr w:type="spellEnd"/>
      <w:r w:rsidRPr="00E06455">
        <w:rPr>
          <w:rFonts w:eastAsia="Times New Roman" w:cs="Times New Roman"/>
          <w:szCs w:val="22"/>
          <w:lang w:val="en-US" w:eastAsia="en-US"/>
        </w:rPr>
        <w:t xml:space="preserve">, junto con </w:t>
      </w:r>
      <w:proofErr w:type="spellStart"/>
      <w:r w:rsidRPr="00E06455">
        <w:rPr>
          <w:rFonts w:eastAsia="Times New Roman" w:cs="Times New Roman"/>
          <w:szCs w:val="22"/>
          <w:lang w:val="en-US" w:eastAsia="en-US"/>
        </w:rPr>
        <w:t>los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antecedentes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previsionales</w:t>
      </w:r>
      <w:proofErr w:type="spellEnd"/>
      <w:r w:rsidRPr="00E06455">
        <w:rPr>
          <w:rFonts w:eastAsia="Times New Roman" w:cs="Times New Roman"/>
          <w:szCs w:val="22"/>
          <w:lang w:val="en-US" w:eastAsia="en-US"/>
        </w:rPr>
        <w:t xml:space="preserve">, de </w:t>
      </w:r>
      <w:proofErr w:type="spellStart"/>
      <w:r w:rsidRPr="00E06455">
        <w:rPr>
          <w:rFonts w:eastAsia="Times New Roman" w:cs="Times New Roman"/>
          <w:szCs w:val="22"/>
          <w:lang w:val="en-US" w:eastAsia="en-US"/>
        </w:rPr>
        <w:t>salud</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tributarios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vigentes</w:t>
      </w:r>
      <w:proofErr w:type="spellEnd"/>
      <w:r w:rsidRPr="00E06455">
        <w:rPr>
          <w:rFonts w:eastAsia="Times New Roman" w:cs="Times New Roman"/>
          <w:szCs w:val="22"/>
          <w:lang w:val="en-US" w:eastAsia="en-US"/>
        </w:rPr>
        <w:t xml:space="preserve"> del </w:t>
      </w:r>
      <w:proofErr w:type="spellStart"/>
      <w:r w:rsidRPr="00E06455">
        <w:rPr>
          <w:rFonts w:eastAsia="Times New Roman" w:cs="Times New Roman"/>
          <w:szCs w:val="22"/>
          <w:lang w:val="en-US" w:eastAsia="en-US"/>
        </w:rPr>
        <w:t>trabajador</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los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parámetros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legales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previsionales</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tributarios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aplicables</w:t>
      </w:r>
      <w:proofErr w:type="spellEnd"/>
      <w:r w:rsidRPr="00E06455">
        <w:rPr>
          <w:rFonts w:eastAsia="Times New Roman" w:cs="Times New Roman"/>
          <w:szCs w:val="22"/>
          <w:lang w:val="en-US" w:eastAsia="en-US"/>
        </w:rPr>
        <w:t xml:space="preserve"> al </w:t>
      </w:r>
      <w:proofErr w:type="spellStart"/>
      <w:r w:rsidRPr="00E06455">
        <w:rPr>
          <w:rFonts w:eastAsia="Times New Roman" w:cs="Times New Roman"/>
          <w:szCs w:val="22"/>
          <w:lang w:val="en-US" w:eastAsia="en-US"/>
        </w:rPr>
        <w:t>período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cuando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corresponda</w:t>
      </w:r>
      <w:proofErr w:type="spellEnd"/>
      <w:r w:rsidRPr="00E06455">
        <w:rPr>
          <w:rFonts w:eastAsia="Times New Roman" w:cs="Times New Roman"/>
          <w:szCs w:val="22"/>
          <w:lang w:val="en-US" w:eastAsia="en-US"/>
        </w:rPr>
        <w:t xml:space="preserve">. El </w:t>
      </w:r>
      <w:proofErr w:type="spellStart"/>
      <w:r w:rsidRPr="00E06455">
        <w:rPr>
          <w:rFonts w:eastAsia="Times New Roman" w:cs="Times New Roman"/>
          <w:szCs w:val="22"/>
          <w:lang w:val="en-US" w:eastAsia="en-US"/>
        </w:rPr>
        <w:t>sistema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verifica</w:t>
      </w:r>
      <w:proofErr w:type="spellEnd"/>
      <w:r w:rsidRPr="00E06455">
        <w:rPr>
          <w:rFonts w:eastAsia="Times New Roman" w:cs="Times New Roman"/>
          <w:szCs w:val="22"/>
          <w:lang w:val="en-US" w:eastAsia="en-US"/>
        </w:rPr>
        <w:t xml:space="preserve"> que no </w:t>
      </w:r>
      <w:proofErr w:type="spellStart"/>
      <w:r w:rsidRPr="00E06455">
        <w:rPr>
          <w:rFonts w:eastAsia="Times New Roman" w:cs="Times New Roman"/>
          <w:szCs w:val="22"/>
          <w:lang w:val="en-US" w:eastAsia="en-US"/>
        </w:rPr>
        <w:t>existan</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conceptos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parámetros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ajustes</w:t>
      </w:r>
      <w:proofErr w:type="spellEnd"/>
      <w:r w:rsidRPr="00E06455">
        <w:rPr>
          <w:rFonts w:eastAsia="Times New Roman" w:cs="Times New Roman"/>
          <w:szCs w:val="22"/>
          <w:lang w:val="en-US" w:eastAsia="en-US"/>
        </w:rPr>
        <w:t xml:space="preserve"> o </w:t>
      </w:r>
      <w:proofErr w:type="spellStart"/>
      <w:r w:rsidRPr="00E06455">
        <w:rPr>
          <w:rFonts w:eastAsia="Times New Roman" w:cs="Times New Roman"/>
          <w:szCs w:val="22"/>
          <w:lang w:val="en-US" w:eastAsia="en-US"/>
        </w:rPr>
        <w:t>decisiones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pendientes</w:t>
      </w:r>
      <w:proofErr w:type="spellEnd"/>
      <w:r w:rsidRPr="00E06455">
        <w:rPr>
          <w:rFonts w:eastAsia="Times New Roman" w:cs="Times New Roman"/>
          <w:szCs w:val="22"/>
          <w:lang w:val="en-US" w:eastAsia="en-US"/>
        </w:rPr>
        <w:t xml:space="preserve"> que </w:t>
      </w:r>
      <w:proofErr w:type="spellStart"/>
      <w:r w:rsidRPr="00E06455">
        <w:rPr>
          <w:rFonts w:eastAsia="Times New Roman" w:cs="Times New Roman"/>
          <w:szCs w:val="22"/>
          <w:lang w:val="en-US" w:eastAsia="en-US"/>
        </w:rPr>
        <w:t>bloqueen</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cálculo</w:t>
      </w:r>
      <w:proofErr w:type="spellEnd"/>
      <w:r w:rsidRPr="00E06455">
        <w:rPr>
          <w:rFonts w:eastAsia="Times New Roman" w:cs="Times New Roman"/>
          <w:szCs w:val="22"/>
          <w:lang w:val="en-US" w:eastAsia="en-US"/>
        </w:rPr>
        <w:t xml:space="preserve">. El </w:t>
      </w:r>
      <w:proofErr w:type="spellStart"/>
      <w:r w:rsidRPr="00E06455">
        <w:rPr>
          <w:rFonts w:eastAsia="Times New Roman" w:cs="Times New Roman"/>
          <w:szCs w:val="22"/>
          <w:lang w:val="en-US" w:eastAsia="en-US"/>
        </w:rPr>
        <w:t>sistema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calcula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cada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remuneración</w:t>
      </w:r>
      <w:proofErr w:type="spellEnd"/>
      <w:r w:rsidRPr="00E06455">
        <w:rPr>
          <w:rFonts w:eastAsia="Times New Roman" w:cs="Times New Roman"/>
          <w:szCs w:val="22"/>
          <w:lang w:val="en-US" w:eastAsia="en-US"/>
        </w:rPr>
        <w:t xml:space="preserve"> individual, </w:t>
      </w:r>
      <w:proofErr w:type="spellStart"/>
      <w:r w:rsidRPr="00E06455">
        <w:rPr>
          <w:rFonts w:eastAsia="Times New Roman" w:cs="Times New Roman"/>
          <w:szCs w:val="22"/>
          <w:lang w:val="en-US" w:eastAsia="en-US"/>
        </w:rPr>
        <w:t>descuenta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los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anticipos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efectivamente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pagados</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como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pagos</w:t>
      </w:r>
      <w:proofErr w:type="spellEnd"/>
      <w:r w:rsidRPr="00E06455">
        <w:rPr>
          <w:rFonts w:eastAsia="Times New Roman" w:cs="Times New Roman"/>
          <w:szCs w:val="22"/>
          <w:lang w:val="en-US" w:eastAsia="en-US"/>
        </w:rPr>
        <w:t xml:space="preserve"> a </w:t>
      </w:r>
      <w:proofErr w:type="spellStart"/>
      <w:r w:rsidRPr="00E06455">
        <w:rPr>
          <w:rFonts w:eastAsia="Times New Roman" w:cs="Times New Roman"/>
          <w:szCs w:val="22"/>
          <w:lang w:val="en-US" w:eastAsia="en-US"/>
        </w:rPr>
        <w:t>cuenta</w:t>
      </w:r>
      <w:proofErr w:type="spellEnd"/>
      <w:r w:rsidRPr="00E06455">
        <w:rPr>
          <w:rFonts w:eastAsia="Times New Roman" w:cs="Times New Roman"/>
          <w:szCs w:val="22"/>
          <w:lang w:val="en-US" w:eastAsia="en-US"/>
        </w:rPr>
        <w:t xml:space="preserve"> y </w:t>
      </w:r>
      <w:proofErr w:type="spellStart"/>
      <w:r w:rsidRPr="00E06455">
        <w:rPr>
          <w:rFonts w:eastAsia="Times New Roman" w:cs="Times New Roman"/>
          <w:szCs w:val="22"/>
          <w:lang w:val="en-US" w:eastAsia="en-US"/>
        </w:rPr>
        <w:t>determina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saldo</w:t>
      </w:r>
      <w:proofErr w:type="spellEnd"/>
      <w:r w:rsidRPr="00E06455">
        <w:rPr>
          <w:rFonts w:eastAsia="Times New Roman" w:cs="Times New Roman"/>
          <w:szCs w:val="22"/>
          <w:lang w:val="en-US" w:eastAsia="en-US"/>
        </w:rPr>
        <w:t xml:space="preserve"> final, </w:t>
      </w:r>
      <w:proofErr w:type="spellStart"/>
      <w:r w:rsidRPr="00E06455">
        <w:rPr>
          <w:rFonts w:eastAsia="Times New Roman" w:cs="Times New Roman"/>
          <w:szCs w:val="22"/>
          <w:lang w:val="en-US" w:eastAsia="en-US"/>
        </w:rPr>
        <w:t>conservando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desglose</w:t>
      </w:r>
      <w:proofErr w:type="spellEnd"/>
      <w:r w:rsidRPr="00E06455">
        <w:rPr>
          <w:rFonts w:eastAsia="Times New Roman" w:cs="Times New Roman"/>
          <w:szCs w:val="22"/>
          <w:lang w:val="en-US" w:eastAsia="en-US"/>
        </w:rPr>
        <w:t xml:space="preserve"> y la </w:t>
      </w:r>
      <w:proofErr w:type="spellStart"/>
      <w:r w:rsidRPr="00E06455">
        <w:rPr>
          <w:rFonts w:eastAsia="Times New Roman" w:cs="Times New Roman"/>
          <w:szCs w:val="22"/>
          <w:lang w:val="en-US" w:eastAsia="en-US"/>
        </w:rPr>
        <w:t>versión</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preliminar</w:t>
      </w:r>
      <w:proofErr w:type="spellEnd"/>
      <w:r w:rsidRPr="00E06455">
        <w:rPr>
          <w:rFonts w:eastAsia="Times New Roman" w:cs="Times New Roman"/>
          <w:szCs w:val="22"/>
          <w:lang w:val="en-US" w:eastAsia="en-US"/>
        </w:rPr>
        <w:t xml:space="preserve"> del </w:t>
      </w:r>
      <w:proofErr w:type="spellStart"/>
      <w:r w:rsidRPr="00E06455">
        <w:rPr>
          <w:rFonts w:eastAsia="Times New Roman" w:cs="Times New Roman"/>
          <w:szCs w:val="22"/>
          <w:lang w:val="en-US" w:eastAsia="en-US"/>
        </w:rPr>
        <w:t>período</w:t>
      </w:r>
      <w:proofErr w:type="spellEnd"/>
      <w:r w:rsidRPr="00E06455">
        <w:rPr>
          <w:rFonts w:eastAsia="Times New Roman" w:cs="Times New Roman"/>
          <w:szCs w:val="22"/>
          <w:lang w:val="en-US" w:eastAsia="en-US"/>
        </w:rPr>
        <w:t xml:space="preserve">. Si </w:t>
      </w:r>
      <w:proofErr w:type="spellStart"/>
      <w:r w:rsidRPr="00E06455">
        <w:rPr>
          <w:rFonts w:eastAsia="Times New Roman" w:cs="Times New Roman"/>
          <w:szCs w:val="22"/>
          <w:lang w:val="en-US" w:eastAsia="en-US"/>
        </w:rPr>
        <w:t>falta</w:t>
      </w:r>
      <w:proofErr w:type="spellEnd"/>
      <w:r w:rsidRPr="00E06455">
        <w:rPr>
          <w:rFonts w:eastAsia="Times New Roman" w:cs="Times New Roman"/>
          <w:szCs w:val="22"/>
          <w:lang w:val="en-US" w:eastAsia="en-US"/>
        </w:rPr>
        <w:t xml:space="preserve"> un </w:t>
      </w:r>
      <w:proofErr w:type="spellStart"/>
      <w:r w:rsidRPr="00E06455">
        <w:rPr>
          <w:rFonts w:eastAsia="Times New Roman" w:cs="Times New Roman"/>
          <w:szCs w:val="22"/>
          <w:lang w:val="en-US" w:eastAsia="en-US"/>
        </w:rPr>
        <w:t>parámetro</w:t>
      </w:r>
      <w:proofErr w:type="spellEnd"/>
      <w:r w:rsidRPr="00E06455">
        <w:rPr>
          <w:rFonts w:eastAsia="Times New Roman" w:cs="Times New Roman"/>
          <w:szCs w:val="22"/>
          <w:lang w:val="en-US" w:eastAsia="en-US"/>
        </w:rPr>
        <w:t xml:space="preserve"> o </w:t>
      </w:r>
      <w:proofErr w:type="spellStart"/>
      <w:r w:rsidRPr="00E06455">
        <w:rPr>
          <w:rFonts w:eastAsia="Times New Roman" w:cs="Times New Roman"/>
          <w:szCs w:val="22"/>
          <w:lang w:val="en-US" w:eastAsia="en-US"/>
        </w:rPr>
        <w:t>concepto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obligatorio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existe</w:t>
      </w:r>
      <w:proofErr w:type="spellEnd"/>
      <w:r w:rsidRPr="00E06455">
        <w:rPr>
          <w:rFonts w:eastAsia="Times New Roman" w:cs="Times New Roman"/>
          <w:szCs w:val="22"/>
          <w:lang w:val="en-US" w:eastAsia="en-US"/>
        </w:rPr>
        <w:t xml:space="preserve"> un </w:t>
      </w:r>
      <w:proofErr w:type="spellStart"/>
      <w:r w:rsidRPr="00E06455">
        <w:rPr>
          <w:rFonts w:eastAsia="Times New Roman" w:cs="Times New Roman"/>
          <w:szCs w:val="22"/>
          <w:lang w:val="en-US" w:eastAsia="en-US"/>
        </w:rPr>
        <w:t>ajuste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pendiente</w:t>
      </w:r>
      <w:proofErr w:type="spellEnd"/>
      <w:r w:rsidRPr="00E06455">
        <w:rPr>
          <w:rFonts w:eastAsia="Times New Roman" w:cs="Times New Roman"/>
          <w:szCs w:val="22"/>
          <w:lang w:val="en-US" w:eastAsia="en-US"/>
        </w:rPr>
        <w:t xml:space="preserve"> o </w:t>
      </w:r>
      <w:proofErr w:type="spellStart"/>
      <w:r w:rsidRPr="00E06455">
        <w:rPr>
          <w:rFonts w:eastAsia="Times New Roman" w:cs="Times New Roman"/>
          <w:szCs w:val="22"/>
          <w:lang w:val="en-US" w:eastAsia="en-US"/>
        </w:rPr>
        <w:t>una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regla</w:t>
      </w:r>
      <w:proofErr w:type="spellEnd"/>
      <w:r w:rsidRPr="00E06455">
        <w:rPr>
          <w:rFonts w:eastAsia="Times New Roman" w:cs="Times New Roman"/>
          <w:szCs w:val="22"/>
          <w:lang w:val="en-US" w:eastAsia="en-US"/>
        </w:rPr>
        <w:t xml:space="preserve"> de </w:t>
      </w:r>
      <w:proofErr w:type="spellStart"/>
      <w:r w:rsidRPr="00E06455">
        <w:rPr>
          <w:rFonts w:eastAsia="Times New Roman" w:cs="Times New Roman"/>
          <w:szCs w:val="22"/>
          <w:lang w:val="en-US" w:eastAsia="en-US"/>
        </w:rPr>
        <w:t>cálculo</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proporcional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necesaria</w:t>
      </w:r>
      <w:proofErr w:type="spellEnd"/>
      <w:r w:rsidRPr="00E06455">
        <w:rPr>
          <w:rFonts w:eastAsia="Times New Roman" w:cs="Times New Roman"/>
          <w:szCs w:val="22"/>
          <w:lang w:val="en-US" w:eastAsia="en-US"/>
        </w:rPr>
        <w:t xml:space="preserve"> no </w:t>
      </w:r>
      <w:proofErr w:type="spellStart"/>
      <w:r w:rsidRPr="00E06455">
        <w:rPr>
          <w:rFonts w:eastAsia="Times New Roman" w:cs="Times New Roman"/>
          <w:szCs w:val="22"/>
          <w:lang w:val="en-US" w:eastAsia="en-US"/>
        </w:rPr>
        <w:t>está</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validada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el</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sistema</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mantiene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afectada</w:t>
      </w:r>
      <w:proofErr w:type="spellEnd"/>
      <w:r w:rsidRPr="00E06455">
        <w:rPr>
          <w:rFonts w:eastAsia="Times New Roman" w:cs="Times New Roman"/>
          <w:szCs w:val="22"/>
          <w:lang w:val="en-US" w:eastAsia="en-US"/>
        </w:rPr>
        <w:t xml:space="preserve"> la </w:t>
      </w:r>
      <w:proofErr w:type="spellStart"/>
      <w:r w:rsidRPr="00E06455">
        <w:rPr>
          <w:rFonts w:eastAsia="Times New Roman" w:cs="Times New Roman"/>
          <w:szCs w:val="22"/>
          <w:lang w:val="en-US" w:eastAsia="en-US"/>
        </w:rPr>
        <w:t>remuneración</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abierta</w:t>
      </w:r>
      <w:proofErr w:type="spellEnd"/>
      <w:r w:rsidRPr="00E06455">
        <w:rPr>
          <w:rFonts w:eastAsia="Times New Roman" w:cs="Times New Roman"/>
          <w:szCs w:val="22"/>
          <w:lang w:val="en-US" w:eastAsia="en-US"/>
        </w:rPr>
        <w:t xml:space="preserve"> e </w:t>
      </w:r>
      <w:proofErr w:type="spellStart"/>
      <w:r w:rsidRPr="00E06455">
        <w:rPr>
          <w:rFonts w:eastAsia="Times New Roman" w:cs="Times New Roman"/>
          <w:szCs w:val="22"/>
          <w:lang w:val="en-US" w:eastAsia="en-US"/>
        </w:rPr>
        <w:t>informa</w:t>
      </w:r>
      <w:proofErr w:type="spellEnd"/>
      <w:r w:rsidRPr="00E06455">
        <w:rPr>
          <w:rFonts w:eastAsia="Times New Roman" w:cs="Times New Roman"/>
          <w:szCs w:val="22"/>
          <w:lang w:val="en-US" w:eastAsia="en-US"/>
        </w:rPr>
        <w:t xml:space="preserve"> la causa que </w:t>
      </w:r>
      <w:proofErr w:type="spellStart"/>
      <w:r w:rsidRPr="00E06455">
        <w:rPr>
          <w:rFonts w:eastAsia="Times New Roman" w:cs="Times New Roman"/>
          <w:szCs w:val="22"/>
          <w:lang w:val="en-US" w:eastAsia="en-US"/>
        </w:rPr>
        <w:t>debe</w:t>
      </w:r>
      <w:proofErr w:type="spellEnd"/>
      <w:r w:rsidRPr="00E06455">
        <w:rPr>
          <w:rFonts w:eastAsia="Times New Roman" w:cs="Times New Roman"/>
          <w:szCs w:val="22"/>
          <w:lang w:val="en-US" w:eastAsia="en-US"/>
        </w:rPr>
        <w:t xml:space="preserve"> </w:t>
      </w:r>
      <w:proofErr w:type="spellStart"/>
      <w:r w:rsidRPr="00E06455">
        <w:rPr>
          <w:rFonts w:eastAsia="Times New Roman" w:cs="Times New Roman"/>
          <w:szCs w:val="22"/>
          <w:lang w:val="en-US" w:eastAsia="en-US"/>
        </w:rPr>
        <w:t>resolverse</w:t>
      </w:r>
      <w:proofErr w:type="spellEnd"/>
      <w:r w:rsidRPr="00E06455">
        <w:rPr>
          <w:rFonts w:eastAsia="Times New Roman" w:cs="Times New Roman"/>
          <w:szCs w:val="22"/>
          <w:lang w:val="en-US" w:eastAsia="en-US"/>
        </w:rPr>
        <w:t xml:space="preserve"> antes del </w:t>
      </w:r>
      <w:proofErr w:type="spellStart"/>
      <w:r w:rsidRPr="00E06455">
        <w:rPr>
          <w:rFonts w:eastAsia="Times New Roman" w:cs="Times New Roman"/>
          <w:szCs w:val="22"/>
          <w:lang w:val="en-US" w:eastAsia="en-US"/>
        </w:rPr>
        <w:t>cierre</w:t>
      </w:r>
      <w:proofErr w:type="spellEnd"/>
      <w:r w:rsidRPr="00E06455">
        <w:rPr>
          <w:rFonts w:eastAsia="Times New Roman" w:cs="Times New Roman"/>
          <w:szCs w:val="22"/>
          <w:lang w:val="en-US" w:eastAsia="en-US"/>
        </w:rPr>
        <w:t>.</w:t>
      </w:r>
    </w:p>
    <w:p w14:paraId="50280297" w14:textId="77777777" w:rsidR="007D6E97" w:rsidRDefault="007D6E97">
      <w:pPr>
        <w:pBdr>
          <w:top w:val="nil"/>
          <w:left w:val="nil"/>
          <w:bottom w:val="nil"/>
          <w:right w:val="nil"/>
          <w:between w:val="nil"/>
        </w:pBdr>
        <w:spacing w:after="200" w:line="360" w:lineRule="auto"/>
        <w:rPr>
          <w:rFonts w:eastAsia="Times New Roman" w:cs="Times New Roman"/>
          <w:color w:val="000000"/>
          <w:sz w:val="18"/>
          <w:szCs w:val="18"/>
        </w:rPr>
      </w:pPr>
    </w:p>
    <w:p w14:paraId="61BEF3A1" w14:textId="69355EC3" w:rsidR="006844D0" w:rsidRDefault="006844D0" w:rsidP="006844D0">
      <w:pPr>
        <w:pStyle w:val="Descripcin"/>
      </w:pPr>
      <w:bookmarkStart w:id="142" w:name="_heading=h.10ap5iynawvl" w:colFirst="0" w:colLast="0"/>
      <w:bookmarkStart w:id="143" w:name="_Toc242050327"/>
      <w:bookmarkEnd w:id="142"/>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14</w:t>
      </w:r>
      <w:r w:rsidR="000462BE">
        <w:fldChar w:fldCharType="end"/>
      </w:r>
      <w:r>
        <w:t xml:space="preserve"> </w:t>
      </w:r>
      <w:r w:rsidRPr="00E74188">
        <w:t>“DS-CU</w:t>
      </w:r>
      <w:r w:rsidR="007346A2">
        <w:t>100</w:t>
      </w:r>
      <w:r w:rsidRPr="00E74188">
        <w:t xml:space="preserve"> - </w:t>
      </w:r>
      <w:r w:rsidR="007346A2" w:rsidRPr="007346A2">
        <w:t>Calculando remuneración mensual</w:t>
      </w:r>
      <w:r w:rsidRPr="00E74188">
        <w:t>”.</w:t>
      </w:r>
      <w:bookmarkEnd w:id="143"/>
    </w:p>
    <w:p w14:paraId="30773BD0" w14:textId="789B459C" w:rsidR="000855E3" w:rsidRPr="000855E3" w:rsidRDefault="000855E3" w:rsidP="000855E3">
      <w:pPr>
        <w:spacing w:after="200" w:line="360" w:lineRule="auto"/>
        <w:jc w:val="center"/>
        <w:rPr>
          <w:rFonts w:eastAsia="Times New Roman" w:cs="Times New Roman"/>
        </w:rPr>
      </w:pPr>
      <w:r w:rsidRPr="000855E3">
        <w:rPr>
          <w:rFonts w:eastAsia="Times New Roman" w:cs="Times New Roman"/>
        </w:rPr>
        <w:drawing>
          <wp:inline distT="0" distB="0" distL="0" distR="0" wp14:anchorId="0AB3D822" wp14:editId="1C80CDC6">
            <wp:extent cx="5971540" cy="1936750"/>
            <wp:effectExtent l="0" t="0" r="0" b="6350"/>
            <wp:docPr id="780456402" name="Imagen 66"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6402" name="Imagen 66" descr="Tabla&#10;&#10;Descripción generada automáticamente con confianza medi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71540" cy="1936750"/>
                    </a:xfrm>
                    <a:prstGeom prst="rect">
                      <a:avLst/>
                    </a:prstGeom>
                    <a:noFill/>
                    <a:ln>
                      <a:noFill/>
                    </a:ln>
                  </pic:spPr>
                </pic:pic>
              </a:graphicData>
            </a:graphic>
          </wp:inline>
        </w:drawing>
      </w:r>
    </w:p>
    <w:p w14:paraId="30699517" w14:textId="0B54EE1E" w:rsidR="007D6E97" w:rsidRDefault="007D6E97">
      <w:pPr>
        <w:spacing w:after="200" w:line="360" w:lineRule="auto"/>
        <w:jc w:val="center"/>
        <w:rPr>
          <w:rFonts w:eastAsia="Times New Roman" w:cs="Times New Roman"/>
        </w:rPr>
      </w:pPr>
    </w:p>
    <w:p w14:paraId="5D895C7C" w14:textId="4C17A5AF" w:rsidR="007D6E97" w:rsidRDefault="000479C4" w:rsidP="00105100">
      <w:pPr>
        <w:pStyle w:val="Cita"/>
        <w:rPr>
          <w:i w:val="0"/>
        </w:rPr>
      </w:pPr>
      <w:r>
        <w:t>Fuente: Elaborado por los estudiantes de acuerdo con el proyecto.</w:t>
      </w:r>
    </w:p>
    <w:p w14:paraId="79ADE5AC" w14:textId="77777777" w:rsidR="007D6E97" w:rsidRDefault="007D6E97">
      <w:pPr>
        <w:spacing w:after="200" w:line="360" w:lineRule="auto"/>
        <w:jc w:val="both"/>
        <w:rPr>
          <w:rFonts w:eastAsia="Times New Roman" w:cs="Times New Roman"/>
        </w:rPr>
      </w:pPr>
    </w:p>
    <w:p w14:paraId="5ECC611F" w14:textId="2306E6B5" w:rsidR="004839FF" w:rsidRPr="00432645" w:rsidRDefault="004839FF" w:rsidP="004839FF">
      <w:pPr>
        <w:pStyle w:val="Ttulo2"/>
        <w:rPr>
          <w:rFonts w:eastAsia="Times New Roman" w:cs="Times New Roman"/>
        </w:rPr>
      </w:pPr>
      <w:bookmarkStart w:id="144" w:name="_Toc242051054"/>
      <w:r w:rsidRPr="00432645">
        <w:rPr>
          <w:rFonts w:eastAsia="Times New Roman" w:cs="Times New Roman"/>
        </w:rPr>
        <w:t>CU</w:t>
      </w:r>
      <w:r w:rsidR="00F80178">
        <w:rPr>
          <w:rFonts w:eastAsia="Times New Roman" w:cs="Times New Roman"/>
        </w:rPr>
        <w:t>101</w:t>
      </w:r>
      <w:r w:rsidRPr="00432645">
        <w:rPr>
          <w:rFonts w:eastAsia="Times New Roman" w:cs="Times New Roman"/>
        </w:rPr>
        <w:t xml:space="preserve"> - </w:t>
      </w:r>
      <w:r w:rsidR="00F80178" w:rsidRPr="00F80178">
        <w:t>Consultando desglose preliminar de remuneración</w:t>
      </w:r>
      <w:bookmarkEnd w:id="144"/>
    </w:p>
    <w:p w14:paraId="173B5017" w14:textId="77777777" w:rsidR="007D6E97" w:rsidRDefault="007D6E97">
      <w:pPr>
        <w:spacing w:line="360" w:lineRule="auto"/>
        <w:jc w:val="both"/>
        <w:rPr>
          <w:rFonts w:eastAsia="Times New Roman" w:cs="Times New Roman"/>
        </w:rPr>
      </w:pPr>
    </w:p>
    <w:p w14:paraId="1F959004" w14:textId="77777777" w:rsidR="008D4B5A" w:rsidRPr="008D4B5A" w:rsidRDefault="008D4B5A" w:rsidP="008D4B5A">
      <w:pPr>
        <w:spacing w:line="360" w:lineRule="auto"/>
        <w:jc w:val="both"/>
        <w:rPr>
          <w:rFonts w:eastAsia="Times New Roman" w:cs="Times New Roman"/>
          <w:szCs w:val="22"/>
          <w:lang w:val="en-US" w:eastAsia="en-US"/>
        </w:rPr>
      </w:pPr>
      <w:bookmarkStart w:id="145" w:name="_heading=h.7violqmy1uyy" w:colFirst="0" w:colLast="0"/>
      <w:bookmarkEnd w:id="145"/>
      <w:r w:rsidRPr="008D4B5A">
        <w:rPr>
          <w:rFonts w:eastAsia="Times New Roman" w:cs="Times New Roman"/>
          <w:szCs w:val="22"/>
          <w:lang w:val="en-US" w:eastAsia="en-US"/>
        </w:rPr>
        <w:t xml:space="preserve">En la </w:t>
      </w:r>
      <w:proofErr w:type="spellStart"/>
      <w:r w:rsidRPr="008D4B5A">
        <w:rPr>
          <w:rFonts w:eastAsia="Times New Roman" w:cs="Times New Roman"/>
          <w:szCs w:val="22"/>
          <w:lang w:val="en-US" w:eastAsia="en-US"/>
        </w:rPr>
        <w:t>Figura</w:t>
      </w:r>
      <w:proofErr w:type="spellEnd"/>
      <w:r w:rsidRPr="008D4B5A">
        <w:rPr>
          <w:rFonts w:eastAsia="Times New Roman" w:cs="Times New Roman"/>
          <w:szCs w:val="22"/>
          <w:lang w:val="en-US" w:eastAsia="en-US"/>
        </w:rPr>
        <w:t xml:space="preserve"> 6.15 se </w:t>
      </w:r>
      <w:proofErr w:type="spellStart"/>
      <w:r w:rsidRPr="008D4B5A">
        <w:rPr>
          <w:rFonts w:eastAsia="Times New Roman" w:cs="Times New Roman"/>
          <w:szCs w:val="22"/>
          <w:lang w:val="en-US" w:eastAsia="en-US"/>
        </w:rPr>
        <w:t>puede</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visualizar</w:t>
      </w:r>
      <w:proofErr w:type="spellEnd"/>
      <w:r w:rsidRPr="008D4B5A">
        <w:rPr>
          <w:rFonts w:eastAsia="Times New Roman" w:cs="Times New Roman"/>
          <w:szCs w:val="22"/>
          <w:lang w:val="en-US" w:eastAsia="en-US"/>
        </w:rPr>
        <w:t xml:space="preserve"> que </w:t>
      </w:r>
      <w:proofErr w:type="spellStart"/>
      <w:r w:rsidRPr="008D4B5A">
        <w:rPr>
          <w:rFonts w:eastAsia="Times New Roman" w:cs="Times New Roman"/>
          <w:szCs w:val="22"/>
          <w:lang w:val="en-US" w:eastAsia="en-US"/>
        </w:rPr>
        <w:t>el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usuario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selecciona</w:t>
      </w:r>
      <w:proofErr w:type="spellEnd"/>
      <w:r w:rsidRPr="008D4B5A">
        <w:rPr>
          <w:rFonts w:eastAsia="Times New Roman" w:cs="Times New Roman"/>
          <w:szCs w:val="22"/>
          <w:lang w:val="en-US" w:eastAsia="en-US"/>
        </w:rPr>
        <w:t xml:space="preserve"> al </w:t>
      </w:r>
      <w:proofErr w:type="spellStart"/>
      <w:r w:rsidRPr="008D4B5A">
        <w:rPr>
          <w:rFonts w:eastAsia="Times New Roman" w:cs="Times New Roman"/>
          <w:szCs w:val="22"/>
          <w:lang w:val="en-US" w:eastAsia="en-US"/>
        </w:rPr>
        <w:t>trabajador</w:t>
      </w:r>
      <w:proofErr w:type="spellEnd"/>
      <w:r w:rsidRPr="008D4B5A">
        <w:rPr>
          <w:rFonts w:eastAsia="Times New Roman" w:cs="Times New Roman"/>
          <w:szCs w:val="22"/>
          <w:lang w:val="en-US" w:eastAsia="en-US"/>
        </w:rPr>
        <w:t xml:space="preserve"> y </w:t>
      </w:r>
      <w:proofErr w:type="spellStart"/>
      <w:r w:rsidRPr="008D4B5A">
        <w:rPr>
          <w:rFonts w:eastAsia="Times New Roman" w:cs="Times New Roman"/>
          <w:szCs w:val="22"/>
          <w:lang w:val="en-US" w:eastAsia="en-US"/>
        </w:rPr>
        <w:t>el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período</w:t>
      </w:r>
      <w:proofErr w:type="spellEnd"/>
      <w:r w:rsidRPr="008D4B5A">
        <w:rPr>
          <w:rFonts w:eastAsia="Times New Roman" w:cs="Times New Roman"/>
          <w:szCs w:val="22"/>
          <w:lang w:val="en-US" w:eastAsia="en-US"/>
        </w:rPr>
        <w:t xml:space="preserve"> que </w:t>
      </w:r>
      <w:proofErr w:type="spellStart"/>
      <w:r w:rsidRPr="008D4B5A">
        <w:rPr>
          <w:rFonts w:eastAsia="Times New Roman" w:cs="Times New Roman"/>
          <w:szCs w:val="22"/>
          <w:lang w:val="en-US" w:eastAsia="en-US"/>
        </w:rPr>
        <w:t>desea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revisar</w:t>
      </w:r>
      <w:proofErr w:type="spellEnd"/>
      <w:r w:rsidRPr="008D4B5A">
        <w:rPr>
          <w:rFonts w:eastAsia="Times New Roman" w:cs="Times New Roman"/>
          <w:szCs w:val="22"/>
          <w:lang w:val="en-US" w:eastAsia="en-US"/>
        </w:rPr>
        <w:t xml:space="preserve">. El </w:t>
      </w:r>
      <w:proofErr w:type="spellStart"/>
      <w:r w:rsidRPr="008D4B5A">
        <w:rPr>
          <w:rFonts w:eastAsia="Times New Roman" w:cs="Times New Roman"/>
          <w:szCs w:val="22"/>
          <w:lang w:val="en-US" w:eastAsia="en-US"/>
        </w:rPr>
        <w:t>sistema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valida</w:t>
      </w:r>
      <w:proofErr w:type="spellEnd"/>
      <w:r w:rsidRPr="008D4B5A">
        <w:rPr>
          <w:rFonts w:eastAsia="Times New Roman" w:cs="Times New Roman"/>
          <w:szCs w:val="22"/>
          <w:lang w:val="en-US" w:eastAsia="en-US"/>
        </w:rPr>
        <w:t xml:space="preserve"> que </w:t>
      </w:r>
      <w:proofErr w:type="spellStart"/>
      <w:r w:rsidRPr="008D4B5A">
        <w:rPr>
          <w:rFonts w:eastAsia="Times New Roman" w:cs="Times New Roman"/>
          <w:szCs w:val="22"/>
          <w:lang w:val="en-US" w:eastAsia="en-US"/>
        </w:rPr>
        <w:t>el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usuario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tenga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permiso</w:t>
      </w:r>
      <w:proofErr w:type="spellEnd"/>
      <w:r w:rsidRPr="008D4B5A">
        <w:rPr>
          <w:rFonts w:eastAsia="Times New Roman" w:cs="Times New Roman"/>
          <w:szCs w:val="22"/>
          <w:lang w:val="en-US" w:eastAsia="en-US"/>
        </w:rPr>
        <w:t xml:space="preserve"> para </w:t>
      </w:r>
      <w:proofErr w:type="spellStart"/>
      <w:r w:rsidRPr="008D4B5A">
        <w:rPr>
          <w:rFonts w:eastAsia="Times New Roman" w:cs="Times New Roman"/>
          <w:szCs w:val="22"/>
          <w:lang w:val="en-US" w:eastAsia="en-US"/>
        </w:rPr>
        <w:t>consultar</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información</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preliminar</w:t>
      </w:r>
      <w:proofErr w:type="spellEnd"/>
      <w:r w:rsidRPr="008D4B5A">
        <w:rPr>
          <w:rFonts w:eastAsia="Times New Roman" w:cs="Times New Roman"/>
          <w:szCs w:val="22"/>
          <w:lang w:val="en-US" w:eastAsia="en-US"/>
        </w:rPr>
        <w:t xml:space="preserve"> y </w:t>
      </w:r>
      <w:proofErr w:type="spellStart"/>
      <w:r w:rsidRPr="008D4B5A">
        <w:rPr>
          <w:rFonts w:eastAsia="Times New Roman" w:cs="Times New Roman"/>
          <w:szCs w:val="22"/>
          <w:lang w:val="en-US" w:eastAsia="en-US"/>
        </w:rPr>
        <w:t>muestra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el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desglose</w:t>
      </w:r>
      <w:proofErr w:type="spellEnd"/>
      <w:r w:rsidRPr="008D4B5A">
        <w:rPr>
          <w:rFonts w:eastAsia="Times New Roman" w:cs="Times New Roman"/>
          <w:szCs w:val="22"/>
          <w:lang w:val="en-US" w:eastAsia="en-US"/>
        </w:rPr>
        <w:t xml:space="preserve"> del </w:t>
      </w:r>
      <w:proofErr w:type="spellStart"/>
      <w:r w:rsidRPr="008D4B5A">
        <w:rPr>
          <w:rFonts w:eastAsia="Times New Roman" w:cs="Times New Roman"/>
          <w:szCs w:val="22"/>
          <w:lang w:val="en-US" w:eastAsia="en-US"/>
        </w:rPr>
        <w:t>sueldo</w:t>
      </w:r>
      <w:proofErr w:type="spellEnd"/>
      <w:r w:rsidRPr="008D4B5A">
        <w:rPr>
          <w:rFonts w:eastAsia="Times New Roman" w:cs="Times New Roman"/>
          <w:szCs w:val="22"/>
          <w:lang w:val="en-US" w:eastAsia="en-US"/>
        </w:rPr>
        <w:t xml:space="preserve"> base, </w:t>
      </w:r>
      <w:proofErr w:type="spellStart"/>
      <w:r w:rsidRPr="008D4B5A">
        <w:rPr>
          <w:rFonts w:eastAsia="Times New Roman" w:cs="Times New Roman"/>
          <w:szCs w:val="22"/>
          <w:lang w:val="en-US" w:eastAsia="en-US"/>
        </w:rPr>
        <w:t>componentes</w:t>
      </w:r>
      <w:proofErr w:type="spellEnd"/>
      <w:r w:rsidRPr="008D4B5A">
        <w:rPr>
          <w:rFonts w:eastAsia="Times New Roman" w:cs="Times New Roman"/>
          <w:szCs w:val="22"/>
          <w:lang w:val="en-US" w:eastAsia="en-US"/>
        </w:rPr>
        <w:t xml:space="preserve"> variables, </w:t>
      </w:r>
      <w:proofErr w:type="spellStart"/>
      <w:r w:rsidRPr="008D4B5A">
        <w:rPr>
          <w:rFonts w:eastAsia="Times New Roman" w:cs="Times New Roman"/>
          <w:szCs w:val="22"/>
          <w:lang w:val="en-US" w:eastAsia="en-US"/>
        </w:rPr>
        <w:t>otros</w:t>
      </w:r>
      <w:proofErr w:type="spellEnd"/>
      <w:r w:rsidRPr="008D4B5A">
        <w:rPr>
          <w:rFonts w:eastAsia="Times New Roman" w:cs="Times New Roman"/>
          <w:szCs w:val="22"/>
          <w:lang w:val="en-US" w:eastAsia="en-US"/>
        </w:rPr>
        <w:t xml:space="preserve"> haberes, </w:t>
      </w:r>
      <w:proofErr w:type="spellStart"/>
      <w:r w:rsidRPr="008D4B5A">
        <w:rPr>
          <w:rFonts w:eastAsia="Times New Roman" w:cs="Times New Roman"/>
          <w:szCs w:val="22"/>
          <w:lang w:val="en-US" w:eastAsia="en-US"/>
        </w:rPr>
        <w:t>deducciones</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aportes</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ajustes</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anticipos</w:t>
      </w:r>
      <w:proofErr w:type="spellEnd"/>
      <w:r w:rsidRPr="008D4B5A">
        <w:rPr>
          <w:rFonts w:eastAsia="Times New Roman" w:cs="Times New Roman"/>
          <w:szCs w:val="22"/>
          <w:lang w:val="en-US" w:eastAsia="en-US"/>
        </w:rPr>
        <w:t xml:space="preserve"> y </w:t>
      </w:r>
      <w:proofErr w:type="spellStart"/>
      <w:r w:rsidRPr="008D4B5A">
        <w:rPr>
          <w:rFonts w:eastAsia="Times New Roman" w:cs="Times New Roman"/>
          <w:szCs w:val="22"/>
          <w:lang w:val="en-US" w:eastAsia="en-US"/>
        </w:rPr>
        <w:t>saldo</w:t>
      </w:r>
      <w:proofErr w:type="spellEnd"/>
      <w:r w:rsidRPr="008D4B5A">
        <w:rPr>
          <w:rFonts w:eastAsia="Times New Roman" w:cs="Times New Roman"/>
          <w:szCs w:val="22"/>
          <w:lang w:val="en-US" w:eastAsia="en-US"/>
        </w:rPr>
        <w:t xml:space="preserve"> final, </w:t>
      </w:r>
      <w:proofErr w:type="spellStart"/>
      <w:r w:rsidRPr="008D4B5A">
        <w:rPr>
          <w:rFonts w:eastAsia="Times New Roman" w:cs="Times New Roman"/>
          <w:szCs w:val="22"/>
          <w:lang w:val="en-US" w:eastAsia="en-US"/>
        </w:rPr>
        <w:t>identificándolo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expresamente</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como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preliminar</w:t>
      </w:r>
      <w:proofErr w:type="spellEnd"/>
      <w:r w:rsidRPr="008D4B5A">
        <w:rPr>
          <w:rFonts w:eastAsia="Times New Roman" w:cs="Times New Roman"/>
          <w:szCs w:val="22"/>
          <w:lang w:val="en-US" w:eastAsia="en-US"/>
        </w:rPr>
        <w:t xml:space="preserve"> y no </w:t>
      </w:r>
      <w:proofErr w:type="spellStart"/>
      <w:r w:rsidRPr="008D4B5A">
        <w:rPr>
          <w:rFonts w:eastAsia="Times New Roman" w:cs="Times New Roman"/>
          <w:szCs w:val="22"/>
          <w:lang w:val="en-US" w:eastAsia="en-US"/>
        </w:rPr>
        <w:t>oficial</w:t>
      </w:r>
      <w:proofErr w:type="spellEnd"/>
      <w:r w:rsidRPr="008D4B5A">
        <w:rPr>
          <w:rFonts w:eastAsia="Times New Roman" w:cs="Times New Roman"/>
          <w:szCs w:val="22"/>
          <w:lang w:val="en-US" w:eastAsia="en-US"/>
        </w:rPr>
        <w:t xml:space="preserve">. El </w:t>
      </w:r>
      <w:proofErr w:type="spellStart"/>
      <w:r w:rsidRPr="008D4B5A">
        <w:rPr>
          <w:rFonts w:eastAsia="Times New Roman" w:cs="Times New Roman"/>
          <w:szCs w:val="22"/>
          <w:lang w:val="en-US" w:eastAsia="en-US"/>
        </w:rPr>
        <w:t>usuario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revisa</w:t>
      </w:r>
      <w:proofErr w:type="spellEnd"/>
      <w:r w:rsidRPr="008D4B5A">
        <w:rPr>
          <w:rFonts w:eastAsia="Times New Roman" w:cs="Times New Roman"/>
          <w:szCs w:val="22"/>
          <w:lang w:val="en-US" w:eastAsia="en-US"/>
        </w:rPr>
        <w:t xml:space="preserve"> la </w:t>
      </w:r>
      <w:proofErr w:type="spellStart"/>
      <w:r w:rsidRPr="008D4B5A">
        <w:rPr>
          <w:rFonts w:eastAsia="Times New Roman" w:cs="Times New Roman"/>
          <w:szCs w:val="22"/>
          <w:lang w:val="en-US" w:eastAsia="en-US"/>
        </w:rPr>
        <w:t>información</w:t>
      </w:r>
      <w:proofErr w:type="spellEnd"/>
      <w:r w:rsidRPr="008D4B5A">
        <w:rPr>
          <w:rFonts w:eastAsia="Times New Roman" w:cs="Times New Roman"/>
          <w:szCs w:val="22"/>
          <w:lang w:val="en-US" w:eastAsia="en-US"/>
        </w:rPr>
        <w:t xml:space="preserve"> y </w:t>
      </w:r>
      <w:proofErr w:type="spellStart"/>
      <w:r w:rsidRPr="008D4B5A">
        <w:rPr>
          <w:rFonts w:eastAsia="Times New Roman" w:cs="Times New Roman"/>
          <w:szCs w:val="22"/>
          <w:lang w:val="en-US" w:eastAsia="en-US"/>
        </w:rPr>
        <w:t>vuelve</w:t>
      </w:r>
      <w:proofErr w:type="spellEnd"/>
      <w:r w:rsidRPr="008D4B5A">
        <w:rPr>
          <w:rFonts w:eastAsia="Times New Roman" w:cs="Times New Roman"/>
          <w:szCs w:val="22"/>
          <w:lang w:val="en-US" w:eastAsia="en-US"/>
        </w:rPr>
        <w:t xml:space="preserve"> a la </w:t>
      </w:r>
      <w:proofErr w:type="spellStart"/>
      <w:r w:rsidRPr="008D4B5A">
        <w:rPr>
          <w:rFonts w:eastAsia="Times New Roman" w:cs="Times New Roman"/>
          <w:szCs w:val="22"/>
          <w:lang w:val="en-US" w:eastAsia="en-US"/>
        </w:rPr>
        <w:t>gestión</w:t>
      </w:r>
      <w:proofErr w:type="spellEnd"/>
      <w:r w:rsidRPr="008D4B5A">
        <w:rPr>
          <w:rFonts w:eastAsia="Times New Roman" w:cs="Times New Roman"/>
          <w:szCs w:val="22"/>
          <w:lang w:val="en-US" w:eastAsia="en-US"/>
        </w:rPr>
        <w:t xml:space="preserve"> del </w:t>
      </w:r>
      <w:proofErr w:type="spellStart"/>
      <w:r w:rsidRPr="008D4B5A">
        <w:rPr>
          <w:rFonts w:eastAsia="Times New Roman" w:cs="Times New Roman"/>
          <w:szCs w:val="22"/>
          <w:lang w:val="en-US" w:eastAsia="en-US"/>
        </w:rPr>
        <w:t>período</w:t>
      </w:r>
      <w:proofErr w:type="spellEnd"/>
      <w:r w:rsidRPr="008D4B5A">
        <w:rPr>
          <w:rFonts w:eastAsia="Times New Roman" w:cs="Times New Roman"/>
          <w:szCs w:val="22"/>
          <w:lang w:val="en-US" w:eastAsia="en-US"/>
        </w:rPr>
        <w:t xml:space="preserve"> sin </w:t>
      </w:r>
      <w:proofErr w:type="spellStart"/>
      <w:r w:rsidRPr="008D4B5A">
        <w:rPr>
          <w:rFonts w:eastAsia="Times New Roman" w:cs="Times New Roman"/>
          <w:szCs w:val="22"/>
          <w:lang w:val="en-US" w:eastAsia="en-US"/>
        </w:rPr>
        <w:t>cerrar</w:t>
      </w:r>
      <w:proofErr w:type="spellEnd"/>
      <w:r w:rsidRPr="008D4B5A">
        <w:rPr>
          <w:rFonts w:eastAsia="Times New Roman" w:cs="Times New Roman"/>
          <w:szCs w:val="22"/>
          <w:lang w:val="en-US" w:eastAsia="en-US"/>
        </w:rPr>
        <w:t xml:space="preserve"> la </w:t>
      </w:r>
      <w:proofErr w:type="spellStart"/>
      <w:r w:rsidRPr="008D4B5A">
        <w:rPr>
          <w:rFonts w:eastAsia="Times New Roman" w:cs="Times New Roman"/>
          <w:szCs w:val="22"/>
          <w:lang w:val="en-US" w:eastAsia="en-US"/>
        </w:rPr>
        <w:t>remuneración</w:t>
      </w:r>
      <w:proofErr w:type="spellEnd"/>
      <w:r w:rsidRPr="008D4B5A">
        <w:rPr>
          <w:rFonts w:eastAsia="Times New Roman" w:cs="Times New Roman"/>
          <w:szCs w:val="22"/>
          <w:lang w:val="en-US" w:eastAsia="en-US"/>
        </w:rPr>
        <w:t xml:space="preserve">. El </w:t>
      </w:r>
      <w:proofErr w:type="spellStart"/>
      <w:r w:rsidRPr="008D4B5A">
        <w:rPr>
          <w:rFonts w:eastAsia="Times New Roman" w:cs="Times New Roman"/>
          <w:szCs w:val="22"/>
          <w:lang w:val="en-US" w:eastAsia="en-US"/>
        </w:rPr>
        <w:t>sistema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conserva</w:t>
      </w:r>
      <w:proofErr w:type="spellEnd"/>
      <w:r w:rsidRPr="008D4B5A">
        <w:rPr>
          <w:rFonts w:eastAsia="Times New Roman" w:cs="Times New Roman"/>
          <w:szCs w:val="22"/>
          <w:lang w:val="en-US" w:eastAsia="en-US"/>
        </w:rPr>
        <w:t xml:space="preserve"> la </w:t>
      </w:r>
      <w:proofErr w:type="spellStart"/>
      <w:r w:rsidRPr="008D4B5A">
        <w:rPr>
          <w:rFonts w:eastAsia="Times New Roman" w:cs="Times New Roman"/>
          <w:szCs w:val="22"/>
          <w:lang w:val="en-US" w:eastAsia="en-US"/>
        </w:rPr>
        <w:t>remuneración</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abierta</w:t>
      </w:r>
      <w:proofErr w:type="spellEnd"/>
      <w:r w:rsidRPr="008D4B5A">
        <w:rPr>
          <w:rFonts w:eastAsia="Times New Roman" w:cs="Times New Roman"/>
          <w:szCs w:val="22"/>
          <w:lang w:val="en-US" w:eastAsia="en-US"/>
        </w:rPr>
        <w:t xml:space="preserve"> y sin </w:t>
      </w:r>
      <w:proofErr w:type="spellStart"/>
      <w:r w:rsidRPr="008D4B5A">
        <w:rPr>
          <w:rFonts w:eastAsia="Times New Roman" w:cs="Times New Roman"/>
          <w:szCs w:val="22"/>
          <w:lang w:val="en-US" w:eastAsia="en-US"/>
        </w:rPr>
        <w:t>generar</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una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liquidación</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oficial</w:t>
      </w:r>
      <w:proofErr w:type="spellEnd"/>
      <w:r w:rsidRPr="008D4B5A">
        <w:rPr>
          <w:rFonts w:eastAsia="Times New Roman" w:cs="Times New Roman"/>
          <w:szCs w:val="22"/>
          <w:lang w:val="en-US" w:eastAsia="en-US"/>
        </w:rPr>
        <w:t xml:space="preserve">. Ante </w:t>
      </w:r>
      <w:proofErr w:type="spellStart"/>
      <w:r w:rsidRPr="008D4B5A">
        <w:rPr>
          <w:rFonts w:eastAsia="Times New Roman" w:cs="Times New Roman"/>
          <w:szCs w:val="22"/>
          <w:lang w:val="en-US" w:eastAsia="en-US"/>
        </w:rPr>
        <w:t>acceso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preliminar</w:t>
      </w:r>
      <w:proofErr w:type="spellEnd"/>
      <w:r w:rsidRPr="008D4B5A">
        <w:rPr>
          <w:rFonts w:eastAsia="Times New Roman" w:cs="Times New Roman"/>
          <w:szCs w:val="22"/>
          <w:lang w:val="en-US" w:eastAsia="en-US"/>
        </w:rPr>
        <w:t xml:space="preserve"> no </w:t>
      </w:r>
      <w:proofErr w:type="spellStart"/>
      <w:r w:rsidRPr="008D4B5A">
        <w:rPr>
          <w:rFonts w:eastAsia="Times New Roman" w:cs="Times New Roman"/>
          <w:szCs w:val="22"/>
          <w:lang w:val="en-US" w:eastAsia="en-US"/>
        </w:rPr>
        <w:t>autorizado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el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sistema</w:t>
      </w:r>
      <w:proofErr w:type="spellEnd"/>
      <w:r w:rsidRPr="008D4B5A">
        <w:rPr>
          <w:rFonts w:eastAsia="Times New Roman" w:cs="Times New Roman"/>
          <w:szCs w:val="22"/>
          <w:lang w:val="en-US" w:eastAsia="en-US"/>
        </w:rPr>
        <w:t xml:space="preserve"> no </w:t>
      </w:r>
      <w:proofErr w:type="spellStart"/>
      <w:r w:rsidRPr="008D4B5A">
        <w:rPr>
          <w:rFonts w:eastAsia="Times New Roman" w:cs="Times New Roman"/>
          <w:szCs w:val="22"/>
          <w:lang w:val="en-US" w:eastAsia="en-US"/>
        </w:rPr>
        <w:t>muestra</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el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cálculo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abierto</w:t>
      </w:r>
      <w:proofErr w:type="spellEnd"/>
      <w:r w:rsidRPr="008D4B5A">
        <w:rPr>
          <w:rFonts w:eastAsia="Times New Roman" w:cs="Times New Roman"/>
          <w:szCs w:val="22"/>
          <w:lang w:val="en-US" w:eastAsia="en-US"/>
        </w:rPr>
        <w:t xml:space="preserve"> a </w:t>
      </w:r>
      <w:proofErr w:type="spellStart"/>
      <w:r w:rsidRPr="008D4B5A">
        <w:rPr>
          <w:rFonts w:eastAsia="Times New Roman" w:cs="Times New Roman"/>
          <w:szCs w:val="22"/>
          <w:lang w:val="en-US" w:eastAsia="en-US"/>
        </w:rPr>
        <w:t>perfiles</w:t>
      </w:r>
      <w:proofErr w:type="spellEnd"/>
      <w:r w:rsidRPr="008D4B5A">
        <w:rPr>
          <w:rFonts w:eastAsia="Times New Roman" w:cs="Times New Roman"/>
          <w:szCs w:val="22"/>
          <w:lang w:val="en-US" w:eastAsia="en-US"/>
        </w:rPr>
        <w:t xml:space="preserve"> que </w:t>
      </w:r>
      <w:proofErr w:type="spellStart"/>
      <w:r w:rsidRPr="008D4B5A">
        <w:rPr>
          <w:rFonts w:eastAsia="Times New Roman" w:cs="Times New Roman"/>
          <w:szCs w:val="22"/>
          <w:lang w:val="en-US" w:eastAsia="en-US"/>
        </w:rPr>
        <w:t>sólo</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tengan</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acceso</w:t>
      </w:r>
      <w:proofErr w:type="spellEnd"/>
      <w:r w:rsidRPr="008D4B5A">
        <w:rPr>
          <w:rFonts w:eastAsia="Times New Roman" w:cs="Times New Roman"/>
          <w:szCs w:val="22"/>
          <w:lang w:val="en-US" w:eastAsia="en-US"/>
        </w:rPr>
        <w:t xml:space="preserve"> a </w:t>
      </w:r>
      <w:proofErr w:type="spellStart"/>
      <w:r w:rsidRPr="008D4B5A">
        <w:rPr>
          <w:rFonts w:eastAsia="Times New Roman" w:cs="Times New Roman"/>
          <w:szCs w:val="22"/>
          <w:lang w:val="en-US" w:eastAsia="en-US"/>
        </w:rPr>
        <w:t>documentación</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oficial</w:t>
      </w:r>
      <w:proofErr w:type="spellEnd"/>
      <w:r w:rsidRPr="008D4B5A">
        <w:rPr>
          <w:rFonts w:eastAsia="Times New Roman" w:cs="Times New Roman"/>
          <w:szCs w:val="22"/>
          <w:lang w:val="en-US" w:eastAsia="en-US"/>
        </w:rPr>
        <w:t xml:space="preserve"> </w:t>
      </w:r>
      <w:proofErr w:type="spellStart"/>
      <w:r w:rsidRPr="008D4B5A">
        <w:rPr>
          <w:rFonts w:eastAsia="Times New Roman" w:cs="Times New Roman"/>
          <w:szCs w:val="22"/>
          <w:lang w:val="en-US" w:eastAsia="en-US"/>
        </w:rPr>
        <w:t>cerrada</w:t>
      </w:r>
      <w:proofErr w:type="spellEnd"/>
      <w:r w:rsidRPr="008D4B5A">
        <w:rPr>
          <w:rFonts w:eastAsia="Times New Roman" w:cs="Times New Roman"/>
          <w:szCs w:val="22"/>
          <w:lang w:val="en-US" w:eastAsia="en-US"/>
        </w:rPr>
        <w:t>.</w:t>
      </w:r>
    </w:p>
    <w:p w14:paraId="1112510C" w14:textId="77777777" w:rsidR="007D6E97" w:rsidRDefault="007D6E97">
      <w:pPr>
        <w:pBdr>
          <w:top w:val="nil"/>
          <w:left w:val="nil"/>
          <w:bottom w:val="nil"/>
          <w:right w:val="nil"/>
          <w:between w:val="nil"/>
        </w:pBdr>
        <w:spacing w:line="360" w:lineRule="auto"/>
        <w:jc w:val="center"/>
        <w:rPr>
          <w:rFonts w:eastAsia="Times New Roman" w:cs="Times New Roman"/>
          <w:b/>
          <w:bCs/>
          <w:color w:val="4D4D4D"/>
          <w:sz w:val="18"/>
          <w:szCs w:val="18"/>
        </w:rPr>
      </w:pPr>
    </w:p>
    <w:p w14:paraId="40D3657C" w14:textId="7A1CAFD6" w:rsidR="006844D0" w:rsidRDefault="006844D0" w:rsidP="006844D0">
      <w:pPr>
        <w:pStyle w:val="Descripcin"/>
      </w:pPr>
      <w:bookmarkStart w:id="146" w:name="_heading=h.862n9toce9c8" w:colFirst="0" w:colLast="0"/>
      <w:bookmarkStart w:id="147" w:name="_Toc242050328"/>
      <w:bookmarkEnd w:id="146"/>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15</w:t>
      </w:r>
      <w:r w:rsidR="000462BE">
        <w:fldChar w:fldCharType="end"/>
      </w:r>
      <w:r>
        <w:t xml:space="preserve"> </w:t>
      </w:r>
      <w:r w:rsidRPr="007A1749">
        <w:t>“DS-CU</w:t>
      </w:r>
      <w:r w:rsidR="007E3A3A">
        <w:t>101</w:t>
      </w:r>
      <w:r w:rsidRPr="007A1749">
        <w:t xml:space="preserve"> - </w:t>
      </w:r>
      <w:r w:rsidR="007E3A3A" w:rsidRPr="007E3A3A">
        <w:t>Consultando desglose preliminar de remuneración</w:t>
      </w:r>
      <w:r w:rsidRPr="007A1749">
        <w:t>”.</w:t>
      </w:r>
      <w:bookmarkEnd w:id="147"/>
    </w:p>
    <w:p w14:paraId="447BA195" w14:textId="43957EA9" w:rsidR="002C0211" w:rsidRPr="002C0211" w:rsidRDefault="002C0211" w:rsidP="002C0211">
      <w:pPr>
        <w:pBdr>
          <w:top w:val="nil"/>
          <w:left w:val="nil"/>
          <w:bottom w:val="nil"/>
          <w:right w:val="nil"/>
          <w:between w:val="nil"/>
        </w:pBdr>
        <w:spacing w:line="360" w:lineRule="auto"/>
        <w:jc w:val="center"/>
        <w:rPr>
          <w:rFonts w:eastAsia="Times New Roman" w:cs="Times New Roman"/>
          <w:b/>
          <w:bCs/>
          <w:color w:val="4D4D4D"/>
          <w:sz w:val="18"/>
          <w:szCs w:val="18"/>
        </w:rPr>
      </w:pPr>
      <w:r w:rsidRPr="002C0211">
        <w:rPr>
          <w:rFonts w:eastAsia="Times New Roman" w:cs="Times New Roman"/>
          <w:b/>
          <w:bCs/>
          <w:color w:val="4D4D4D"/>
          <w:sz w:val="18"/>
          <w:szCs w:val="18"/>
        </w:rPr>
        <w:drawing>
          <wp:inline distT="0" distB="0" distL="0" distR="0" wp14:anchorId="21152D68" wp14:editId="799FE6C4">
            <wp:extent cx="5971540" cy="2358390"/>
            <wp:effectExtent l="0" t="0" r="0" b="3810"/>
            <wp:docPr id="1381259410" name="Imagen 6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9410" name="Imagen 68" descr="Diagrama&#10;&#10;Descripción generada automáticament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1540" cy="2358390"/>
                    </a:xfrm>
                    <a:prstGeom prst="rect">
                      <a:avLst/>
                    </a:prstGeom>
                    <a:noFill/>
                    <a:ln>
                      <a:noFill/>
                    </a:ln>
                  </pic:spPr>
                </pic:pic>
              </a:graphicData>
            </a:graphic>
          </wp:inline>
        </w:drawing>
      </w:r>
    </w:p>
    <w:p w14:paraId="75F4B752" w14:textId="6CCA8F50" w:rsidR="007D6E97" w:rsidRDefault="007D6E97" w:rsidP="00105100">
      <w:pPr>
        <w:pBdr>
          <w:top w:val="nil"/>
          <w:left w:val="nil"/>
          <w:bottom w:val="nil"/>
          <w:right w:val="nil"/>
          <w:between w:val="nil"/>
        </w:pBdr>
        <w:spacing w:line="360" w:lineRule="auto"/>
        <w:jc w:val="center"/>
        <w:rPr>
          <w:rFonts w:eastAsia="Times New Roman" w:cs="Times New Roman"/>
          <w:b/>
          <w:bCs/>
          <w:color w:val="4D4D4D"/>
          <w:sz w:val="18"/>
          <w:szCs w:val="18"/>
        </w:rPr>
      </w:pPr>
    </w:p>
    <w:p w14:paraId="4829B901" w14:textId="1650ED29" w:rsidR="007D6E97" w:rsidRDefault="000479C4" w:rsidP="00105100">
      <w:pPr>
        <w:pStyle w:val="Cita"/>
      </w:pPr>
      <w:r>
        <w:t>Fuente: Elaborado por los estudiantes de acuerdo con el proyecto.</w:t>
      </w:r>
    </w:p>
    <w:p w14:paraId="03AB2AB7" w14:textId="77777777" w:rsidR="007D6E97" w:rsidRDefault="007D6E97">
      <w:pPr>
        <w:spacing w:after="200" w:line="360" w:lineRule="auto"/>
        <w:rPr>
          <w:rFonts w:eastAsia="Times New Roman" w:cs="Times New Roman"/>
          <w:i/>
          <w:iCs/>
          <w:color w:val="000000"/>
          <w:sz w:val="18"/>
          <w:szCs w:val="18"/>
        </w:rPr>
      </w:pPr>
    </w:p>
    <w:p w14:paraId="06CCEB3A" w14:textId="7FD297DA" w:rsidR="004839FF" w:rsidRPr="00432645" w:rsidRDefault="004839FF" w:rsidP="004839FF">
      <w:pPr>
        <w:pStyle w:val="Ttulo2"/>
        <w:rPr>
          <w:rFonts w:eastAsia="Times New Roman" w:cs="Times New Roman"/>
        </w:rPr>
      </w:pPr>
      <w:bookmarkStart w:id="148" w:name="_Toc242051055"/>
      <w:r w:rsidRPr="00432645">
        <w:rPr>
          <w:rFonts w:eastAsia="Times New Roman" w:cs="Times New Roman"/>
        </w:rPr>
        <w:t>CU</w:t>
      </w:r>
      <w:r w:rsidR="005B135F">
        <w:rPr>
          <w:rFonts w:eastAsia="Times New Roman" w:cs="Times New Roman"/>
        </w:rPr>
        <w:t>102</w:t>
      </w:r>
      <w:r w:rsidRPr="00432645">
        <w:rPr>
          <w:rFonts w:eastAsia="Times New Roman" w:cs="Times New Roman"/>
        </w:rPr>
        <w:t xml:space="preserve"> - </w:t>
      </w:r>
      <w:r w:rsidR="0037107F" w:rsidRPr="0037107F">
        <w:t>Cerrando remuneración y generando liquidación oficial</w:t>
      </w:r>
      <w:bookmarkEnd w:id="148"/>
    </w:p>
    <w:p w14:paraId="020CE27F" w14:textId="77777777" w:rsidR="007D6E97" w:rsidRDefault="007D6E97">
      <w:pPr>
        <w:spacing w:line="360" w:lineRule="auto"/>
        <w:jc w:val="both"/>
        <w:rPr>
          <w:rFonts w:eastAsia="Times New Roman" w:cs="Times New Roman"/>
        </w:rPr>
      </w:pPr>
    </w:p>
    <w:p w14:paraId="09F49E95" w14:textId="77777777" w:rsidR="00ED7ACC" w:rsidRPr="00ED7ACC" w:rsidRDefault="00ED7ACC" w:rsidP="00ED7ACC">
      <w:pPr>
        <w:spacing w:line="360" w:lineRule="auto"/>
        <w:jc w:val="both"/>
        <w:rPr>
          <w:rFonts w:eastAsia="Times New Roman" w:cs="Times New Roman"/>
          <w:szCs w:val="22"/>
          <w:lang w:val="en-US" w:eastAsia="en-US"/>
        </w:rPr>
      </w:pPr>
      <w:r w:rsidRPr="00ED7ACC">
        <w:rPr>
          <w:rFonts w:eastAsia="Times New Roman" w:cs="Times New Roman"/>
          <w:szCs w:val="22"/>
          <w:lang w:val="en-US" w:eastAsia="en-US"/>
        </w:rPr>
        <w:t xml:space="preserve">En la </w:t>
      </w:r>
      <w:proofErr w:type="spellStart"/>
      <w:r w:rsidRPr="00ED7ACC">
        <w:rPr>
          <w:rFonts w:eastAsia="Times New Roman" w:cs="Times New Roman"/>
          <w:szCs w:val="22"/>
          <w:lang w:val="en-US" w:eastAsia="en-US"/>
        </w:rPr>
        <w:t>Figura</w:t>
      </w:r>
      <w:proofErr w:type="spellEnd"/>
      <w:r w:rsidRPr="00ED7ACC">
        <w:rPr>
          <w:rFonts w:eastAsia="Times New Roman" w:cs="Times New Roman"/>
          <w:szCs w:val="22"/>
          <w:lang w:val="en-US" w:eastAsia="en-US"/>
        </w:rPr>
        <w:t xml:space="preserve"> 6.16 se </w:t>
      </w:r>
      <w:proofErr w:type="spellStart"/>
      <w:r w:rsidRPr="00ED7ACC">
        <w:rPr>
          <w:rFonts w:eastAsia="Times New Roman" w:cs="Times New Roman"/>
          <w:szCs w:val="22"/>
          <w:lang w:val="en-US" w:eastAsia="en-US"/>
        </w:rPr>
        <w:t>puede</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visualizar</w:t>
      </w:r>
      <w:proofErr w:type="spellEnd"/>
      <w:r w:rsidRPr="00ED7ACC">
        <w:rPr>
          <w:rFonts w:eastAsia="Times New Roman" w:cs="Times New Roman"/>
          <w:szCs w:val="22"/>
          <w:lang w:val="en-US" w:eastAsia="en-US"/>
        </w:rPr>
        <w:t xml:space="preserve"> que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usuario</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selecciona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una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remuneración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calculada</w:t>
      </w:r>
      <w:proofErr w:type="spellEnd"/>
      <w:r w:rsidRPr="00ED7ACC">
        <w:rPr>
          <w:rFonts w:eastAsia="Times New Roman" w:cs="Times New Roman"/>
          <w:szCs w:val="22"/>
          <w:lang w:val="en-US" w:eastAsia="en-US"/>
        </w:rPr>
        <w:t xml:space="preserve"> y </w:t>
      </w:r>
      <w:proofErr w:type="spellStart"/>
      <w:r w:rsidRPr="00ED7ACC">
        <w:rPr>
          <w:rFonts w:eastAsia="Times New Roman" w:cs="Times New Roman"/>
          <w:szCs w:val="22"/>
          <w:lang w:val="en-US" w:eastAsia="en-US"/>
        </w:rPr>
        <w:t>solicita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su</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cierre</w:t>
      </w:r>
      <w:proofErr w:type="spellEnd"/>
      <w:r w:rsidRPr="00ED7ACC">
        <w:rPr>
          <w:rFonts w:eastAsia="Times New Roman" w:cs="Times New Roman"/>
          <w:szCs w:val="22"/>
          <w:lang w:val="en-US" w:eastAsia="en-US"/>
        </w:rPr>
        <w:t xml:space="preserve">. El </w:t>
      </w:r>
      <w:proofErr w:type="spellStart"/>
      <w:r w:rsidRPr="00ED7ACC">
        <w:rPr>
          <w:rFonts w:eastAsia="Times New Roman" w:cs="Times New Roman"/>
          <w:szCs w:val="22"/>
          <w:lang w:val="en-US" w:eastAsia="en-US"/>
        </w:rPr>
        <w:t>sistema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revalida</w:t>
      </w:r>
      <w:proofErr w:type="spellEnd"/>
      <w:r w:rsidRPr="00ED7ACC">
        <w:rPr>
          <w:rFonts w:eastAsia="Times New Roman" w:cs="Times New Roman"/>
          <w:szCs w:val="22"/>
          <w:lang w:val="en-US" w:eastAsia="en-US"/>
        </w:rPr>
        <w:t xml:space="preserve"> que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cálculo</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esté</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completo</w:t>
      </w:r>
      <w:proofErr w:type="spellEnd"/>
      <w:r w:rsidRPr="00ED7ACC">
        <w:rPr>
          <w:rFonts w:eastAsia="Times New Roman" w:cs="Times New Roman"/>
          <w:szCs w:val="22"/>
          <w:lang w:val="en-US" w:eastAsia="en-US"/>
        </w:rPr>
        <w:t xml:space="preserve"> y que no </w:t>
      </w:r>
      <w:proofErr w:type="spellStart"/>
      <w:r w:rsidRPr="00ED7ACC">
        <w:rPr>
          <w:rFonts w:eastAsia="Times New Roman" w:cs="Times New Roman"/>
          <w:szCs w:val="22"/>
          <w:lang w:val="en-US" w:eastAsia="en-US"/>
        </w:rPr>
        <w:t>existan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deducciones</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parámetros</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ajustes</w:t>
      </w:r>
      <w:proofErr w:type="spellEnd"/>
      <w:r w:rsidRPr="00ED7ACC">
        <w:rPr>
          <w:rFonts w:eastAsia="Times New Roman" w:cs="Times New Roman"/>
          <w:szCs w:val="22"/>
          <w:lang w:val="en-US" w:eastAsia="en-US"/>
        </w:rPr>
        <w:t xml:space="preserve"> o </w:t>
      </w:r>
      <w:proofErr w:type="spellStart"/>
      <w:r w:rsidRPr="00ED7ACC">
        <w:rPr>
          <w:rFonts w:eastAsia="Times New Roman" w:cs="Times New Roman"/>
          <w:szCs w:val="22"/>
          <w:lang w:val="en-US" w:eastAsia="en-US"/>
        </w:rPr>
        <w:t>decisiones</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pendientes</w:t>
      </w:r>
      <w:proofErr w:type="spellEnd"/>
      <w:r w:rsidRPr="00ED7ACC">
        <w:rPr>
          <w:rFonts w:eastAsia="Times New Roman" w:cs="Times New Roman"/>
          <w:szCs w:val="22"/>
          <w:lang w:val="en-US" w:eastAsia="en-US"/>
        </w:rPr>
        <w:t xml:space="preserve"> que </w:t>
      </w:r>
      <w:proofErr w:type="spellStart"/>
      <w:r w:rsidRPr="00ED7ACC">
        <w:rPr>
          <w:rFonts w:eastAsia="Times New Roman" w:cs="Times New Roman"/>
          <w:szCs w:val="22"/>
          <w:lang w:val="en-US" w:eastAsia="en-US"/>
        </w:rPr>
        <w:t>impidan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cerrarlo</w:t>
      </w:r>
      <w:proofErr w:type="spellEnd"/>
      <w:r w:rsidRPr="00ED7ACC">
        <w:rPr>
          <w:rFonts w:eastAsia="Times New Roman" w:cs="Times New Roman"/>
          <w:szCs w:val="22"/>
          <w:lang w:val="en-US" w:eastAsia="en-US"/>
        </w:rPr>
        <w:t xml:space="preserve">. El </w:t>
      </w:r>
      <w:proofErr w:type="spellStart"/>
      <w:r w:rsidRPr="00ED7ACC">
        <w:rPr>
          <w:rFonts w:eastAsia="Times New Roman" w:cs="Times New Roman"/>
          <w:szCs w:val="22"/>
          <w:lang w:val="en-US" w:eastAsia="en-US"/>
        </w:rPr>
        <w:t>usuario</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confirma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cierre</w:t>
      </w:r>
      <w:proofErr w:type="spellEnd"/>
      <w:r w:rsidRPr="00ED7ACC">
        <w:rPr>
          <w:rFonts w:eastAsia="Times New Roman" w:cs="Times New Roman"/>
          <w:szCs w:val="22"/>
          <w:lang w:val="en-US" w:eastAsia="en-US"/>
        </w:rPr>
        <w:t xml:space="preserve">. El </w:t>
      </w:r>
      <w:proofErr w:type="spellStart"/>
      <w:r w:rsidRPr="00ED7ACC">
        <w:rPr>
          <w:rFonts w:eastAsia="Times New Roman" w:cs="Times New Roman"/>
          <w:szCs w:val="22"/>
          <w:lang w:val="en-US" w:eastAsia="en-US"/>
        </w:rPr>
        <w:t>sistema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cierra</w:t>
      </w:r>
      <w:proofErr w:type="spellEnd"/>
      <w:r w:rsidRPr="00ED7ACC">
        <w:rPr>
          <w:rFonts w:eastAsia="Times New Roman" w:cs="Times New Roman"/>
          <w:szCs w:val="22"/>
          <w:lang w:val="en-US" w:eastAsia="en-US"/>
        </w:rPr>
        <w:t xml:space="preserve"> la </w:t>
      </w:r>
      <w:proofErr w:type="spellStart"/>
      <w:r w:rsidRPr="00ED7ACC">
        <w:rPr>
          <w:rFonts w:eastAsia="Times New Roman" w:cs="Times New Roman"/>
          <w:szCs w:val="22"/>
          <w:lang w:val="en-US" w:eastAsia="en-US"/>
        </w:rPr>
        <w:t>remuneración</w:t>
      </w:r>
      <w:proofErr w:type="spellEnd"/>
      <w:r w:rsidRPr="00ED7ACC">
        <w:rPr>
          <w:rFonts w:eastAsia="Times New Roman" w:cs="Times New Roman"/>
          <w:szCs w:val="22"/>
          <w:lang w:val="en-US" w:eastAsia="en-US"/>
        </w:rPr>
        <w:t xml:space="preserve"> y genera </w:t>
      </w:r>
      <w:proofErr w:type="spellStart"/>
      <w:r w:rsidRPr="00ED7ACC">
        <w:rPr>
          <w:rFonts w:eastAsia="Times New Roman" w:cs="Times New Roman"/>
          <w:szCs w:val="22"/>
          <w:lang w:val="en-US" w:eastAsia="en-US"/>
        </w:rPr>
        <w:t>una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liquidación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oficial</w:t>
      </w:r>
      <w:proofErr w:type="spellEnd"/>
      <w:r w:rsidRPr="00ED7ACC">
        <w:rPr>
          <w:rFonts w:eastAsia="Times New Roman" w:cs="Times New Roman"/>
          <w:szCs w:val="22"/>
          <w:lang w:val="en-US" w:eastAsia="en-US"/>
        </w:rPr>
        <w:t xml:space="preserve"> no editable con </w:t>
      </w:r>
      <w:proofErr w:type="spellStart"/>
      <w:r w:rsidRPr="00ED7ACC">
        <w:rPr>
          <w:rFonts w:eastAsia="Times New Roman" w:cs="Times New Roman"/>
          <w:szCs w:val="22"/>
          <w:lang w:val="en-US" w:eastAsia="en-US"/>
        </w:rPr>
        <w:t>trabajador</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período</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versión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fecha</w:t>
      </w:r>
      <w:proofErr w:type="spellEnd"/>
      <w:r w:rsidRPr="00ED7ACC">
        <w:rPr>
          <w:rFonts w:eastAsia="Times New Roman" w:cs="Times New Roman"/>
          <w:szCs w:val="22"/>
          <w:lang w:val="en-US" w:eastAsia="en-US"/>
        </w:rPr>
        <w:t xml:space="preserve"> de </w:t>
      </w:r>
      <w:proofErr w:type="spellStart"/>
      <w:r w:rsidRPr="00ED7ACC">
        <w:rPr>
          <w:rFonts w:eastAsia="Times New Roman" w:cs="Times New Roman"/>
          <w:szCs w:val="22"/>
          <w:lang w:val="en-US" w:eastAsia="en-US"/>
        </w:rPr>
        <w:t>emisión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estado</w:t>
      </w:r>
      <w:proofErr w:type="spellEnd"/>
      <w:r w:rsidRPr="00ED7ACC">
        <w:rPr>
          <w:rFonts w:eastAsia="Times New Roman" w:cs="Times New Roman"/>
          <w:szCs w:val="22"/>
          <w:lang w:val="en-US" w:eastAsia="en-US"/>
        </w:rPr>
        <w:t xml:space="preserve"> de </w:t>
      </w:r>
      <w:proofErr w:type="spellStart"/>
      <w:r w:rsidRPr="00ED7ACC">
        <w:rPr>
          <w:rFonts w:eastAsia="Times New Roman" w:cs="Times New Roman"/>
          <w:szCs w:val="22"/>
          <w:lang w:val="en-US" w:eastAsia="en-US"/>
        </w:rPr>
        <w:t>vigencia</w:t>
      </w:r>
      <w:proofErr w:type="spellEnd"/>
      <w:r w:rsidRPr="00ED7ACC">
        <w:rPr>
          <w:rFonts w:eastAsia="Times New Roman" w:cs="Times New Roman"/>
          <w:szCs w:val="22"/>
          <w:lang w:val="en-US" w:eastAsia="en-US"/>
        </w:rPr>
        <w:t xml:space="preserve"> y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desglose</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aplicable</w:t>
      </w:r>
      <w:proofErr w:type="spellEnd"/>
      <w:r w:rsidRPr="00ED7ACC">
        <w:rPr>
          <w:rFonts w:eastAsia="Times New Roman" w:cs="Times New Roman"/>
          <w:szCs w:val="22"/>
          <w:lang w:val="en-US" w:eastAsia="en-US"/>
        </w:rPr>
        <w:t xml:space="preserve">. Si la </w:t>
      </w:r>
      <w:proofErr w:type="spellStart"/>
      <w:r w:rsidRPr="00ED7ACC">
        <w:rPr>
          <w:rFonts w:eastAsia="Times New Roman" w:cs="Times New Roman"/>
          <w:szCs w:val="22"/>
          <w:lang w:val="en-US" w:eastAsia="en-US"/>
        </w:rPr>
        <w:t>liquidación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corresponde</w:t>
      </w:r>
      <w:proofErr w:type="spellEnd"/>
      <w:r w:rsidRPr="00ED7ACC">
        <w:rPr>
          <w:rFonts w:eastAsia="Times New Roman" w:cs="Times New Roman"/>
          <w:szCs w:val="22"/>
          <w:lang w:val="en-US" w:eastAsia="en-US"/>
        </w:rPr>
        <w:t xml:space="preserve"> a </w:t>
      </w:r>
      <w:proofErr w:type="spellStart"/>
      <w:r w:rsidRPr="00ED7ACC">
        <w:rPr>
          <w:rFonts w:eastAsia="Times New Roman" w:cs="Times New Roman"/>
          <w:szCs w:val="22"/>
          <w:lang w:val="en-US" w:eastAsia="en-US"/>
        </w:rPr>
        <w:t>una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nueva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versión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originada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por</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una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corrección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permitida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sistema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conserva</w:t>
      </w:r>
      <w:proofErr w:type="spellEnd"/>
      <w:r w:rsidRPr="00ED7ACC">
        <w:rPr>
          <w:rFonts w:eastAsia="Times New Roman" w:cs="Times New Roman"/>
          <w:szCs w:val="22"/>
          <w:lang w:val="en-US" w:eastAsia="en-US"/>
        </w:rPr>
        <w:t xml:space="preserve"> la </w:t>
      </w:r>
      <w:proofErr w:type="spellStart"/>
      <w:r w:rsidRPr="00ED7ACC">
        <w:rPr>
          <w:rFonts w:eastAsia="Times New Roman" w:cs="Times New Roman"/>
          <w:szCs w:val="22"/>
          <w:lang w:val="en-US" w:eastAsia="en-US"/>
        </w:rPr>
        <w:t>versión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oficial</w:t>
      </w:r>
      <w:proofErr w:type="spellEnd"/>
      <w:r w:rsidRPr="00ED7ACC">
        <w:rPr>
          <w:rFonts w:eastAsia="Times New Roman" w:cs="Times New Roman"/>
          <w:szCs w:val="22"/>
          <w:lang w:val="en-US" w:eastAsia="en-US"/>
        </w:rPr>
        <w:t xml:space="preserve"> anterior y la </w:t>
      </w:r>
      <w:proofErr w:type="spellStart"/>
      <w:r w:rsidRPr="00ED7ACC">
        <w:rPr>
          <w:rFonts w:eastAsia="Times New Roman" w:cs="Times New Roman"/>
          <w:szCs w:val="22"/>
          <w:lang w:val="en-US" w:eastAsia="en-US"/>
        </w:rPr>
        <w:t>marca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como</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reemplazada</w:t>
      </w:r>
      <w:proofErr w:type="spellEnd"/>
      <w:r w:rsidRPr="00ED7ACC">
        <w:rPr>
          <w:rFonts w:eastAsia="Times New Roman" w:cs="Times New Roman"/>
          <w:szCs w:val="22"/>
          <w:lang w:val="en-US" w:eastAsia="en-US"/>
        </w:rPr>
        <w:t xml:space="preserve"> o no </w:t>
      </w:r>
      <w:proofErr w:type="spellStart"/>
      <w:r w:rsidRPr="00ED7ACC">
        <w:rPr>
          <w:rFonts w:eastAsia="Times New Roman" w:cs="Times New Roman"/>
          <w:szCs w:val="22"/>
          <w:lang w:val="en-US" w:eastAsia="en-US"/>
        </w:rPr>
        <w:t>vigente</w:t>
      </w:r>
      <w:proofErr w:type="spellEnd"/>
      <w:r w:rsidRPr="00ED7ACC">
        <w:rPr>
          <w:rFonts w:eastAsia="Times New Roman" w:cs="Times New Roman"/>
          <w:szCs w:val="22"/>
          <w:lang w:val="en-US" w:eastAsia="en-US"/>
        </w:rPr>
        <w:t xml:space="preserve">. Si </w:t>
      </w:r>
      <w:proofErr w:type="spellStart"/>
      <w:r w:rsidRPr="00ED7ACC">
        <w:rPr>
          <w:rFonts w:eastAsia="Times New Roman" w:cs="Times New Roman"/>
          <w:szCs w:val="22"/>
          <w:lang w:val="en-US" w:eastAsia="en-US"/>
        </w:rPr>
        <w:t>existe</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cualquier</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información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obligatoria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pendiente</w:t>
      </w:r>
      <w:proofErr w:type="spellEnd"/>
      <w:r w:rsidRPr="00ED7ACC">
        <w:rPr>
          <w:rFonts w:eastAsia="Times New Roman" w:cs="Times New Roman"/>
          <w:szCs w:val="22"/>
          <w:lang w:val="en-US" w:eastAsia="en-US"/>
        </w:rPr>
        <w:t xml:space="preserve"> o </w:t>
      </w:r>
      <w:proofErr w:type="spellStart"/>
      <w:r w:rsidRPr="00ED7ACC">
        <w:rPr>
          <w:rFonts w:eastAsia="Times New Roman" w:cs="Times New Roman"/>
          <w:szCs w:val="22"/>
          <w:lang w:val="en-US" w:eastAsia="en-US"/>
        </w:rPr>
        <w:t>inconsistente</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sistema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bloquea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el</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cierre</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mantiene</w:t>
      </w:r>
      <w:proofErr w:type="spellEnd"/>
      <w:r w:rsidRPr="00ED7ACC">
        <w:rPr>
          <w:rFonts w:eastAsia="Times New Roman" w:cs="Times New Roman"/>
          <w:szCs w:val="22"/>
          <w:lang w:val="en-US" w:eastAsia="en-US"/>
        </w:rPr>
        <w:t xml:space="preserve"> la </w:t>
      </w:r>
      <w:proofErr w:type="spellStart"/>
      <w:r w:rsidRPr="00ED7ACC">
        <w:rPr>
          <w:rFonts w:eastAsia="Times New Roman" w:cs="Times New Roman"/>
          <w:szCs w:val="22"/>
          <w:lang w:val="en-US" w:eastAsia="en-US"/>
        </w:rPr>
        <w:t>remuneración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abierta</w:t>
      </w:r>
      <w:proofErr w:type="spellEnd"/>
      <w:r w:rsidRPr="00ED7ACC">
        <w:rPr>
          <w:rFonts w:eastAsia="Times New Roman" w:cs="Times New Roman"/>
          <w:szCs w:val="22"/>
          <w:lang w:val="en-US" w:eastAsia="en-US"/>
        </w:rPr>
        <w:t xml:space="preserve"> e </w:t>
      </w:r>
      <w:proofErr w:type="spellStart"/>
      <w:r w:rsidRPr="00ED7ACC">
        <w:rPr>
          <w:rFonts w:eastAsia="Times New Roman" w:cs="Times New Roman"/>
          <w:szCs w:val="22"/>
          <w:lang w:val="en-US" w:eastAsia="en-US"/>
        </w:rPr>
        <w:t>informa</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los</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elementos</w:t>
      </w:r>
      <w:proofErr w:type="spellEnd"/>
      <w:r w:rsidRPr="00ED7ACC">
        <w:rPr>
          <w:rFonts w:eastAsia="Times New Roman" w:cs="Times New Roman"/>
          <w:szCs w:val="22"/>
          <w:lang w:val="en-US" w:eastAsia="en-US"/>
        </w:rPr>
        <w:t xml:space="preserve"> que </w:t>
      </w:r>
      <w:proofErr w:type="spellStart"/>
      <w:r w:rsidRPr="00ED7ACC">
        <w:rPr>
          <w:rFonts w:eastAsia="Times New Roman" w:cs="Times New Roman"/>
          <w:szCs w:val="22"/>
          <w:lang w:val="en-US" w:eastAsia="en-US"/>
        </w:rPr>
        <w:t>deben</w:t>
      </w:r>
      <w:proofErr w:type="spellEnd"/>
      <w:r w:rsidRPr="00ED7ACC">
        <w:rPr>
          <w:rFonts w:eastAsia="Times New Roman" w:cs="Times New Roman"/>
          <w:szCs w:val="22"/>
          <w:lang w:val="en-US" w:eastAsia="en-US"/>
        </w:rPr>
        <w:t xml:space="preserve"> </w:t>
      </w:r>
      <w:proofErr w:type="spellStart"/>
      <w:r w:rsidRPr="00ED7ACC">
        <w:rPr>
          <w:rFonts w:eastAsia="Times New Roman" w:cs="Times New Roman"/>
          <w:szCs w:val="22"/>
          <w:lang w:val="en-US" w:eastAsia="en-US"/>
        </w:rPr>
        <w:t>resolverse</w:t>
      </w:r>
      <w:proofErr w:type="spellEnd"/>
      <w:r w:rsidRPr="00ED7ACC">
        <w:rPr>
          <w:rFonts w:eastAsia="Times New Roman" w:cs="Times New Roman"/>
          <w:szCs w:val="22"/>
          <w:lang w:val="en-US" w:eastAsia="en-US"/>
        </w:rPr>
        <w:t>.</w:t>
      </w:r>
    </w:p>
    <w:p w14:paraId="677064B3" w14:textId="77777777" w:rsidR="007D6E97" w:rsidRDefault="007D6E97">
      <w:pPr>
        <w:pBdr>
          <w:top w:val="nil"/>
          <w:left w:val="nil"/>
          <w:bottom w:val="nil"/>
          <w:right w:val="nil"/>
          <w:between w:val="nil"/>
        </w:pBdr>
        <w:spacing w:line="360" w:lineRule="auto"/>
        <w:rPr>
          <w:rFonts w:eastAsia="Times New Roman" w:cs="Times New Roman"/>
          <w:b/>
          <w:bCs/>
          <w:color w:val="4D4D4D"/>
          <w:sz w:val="18"/>
          <w:szCs w:val="18"/>
        </w:rPr>
      </w:pPr>
    </w:p>
    <w:p w14:paraId="498C825E" w14:textId="2BC4E1B9" w:rsidR="006844D0" w:rsidRPr="0008098A" w:rsidRDefault="006844D0" w:rsidP="0008098A">
      <w:pPr>
        <w:pStyle w:val="Descripcin"/>
      </w:pPr>
      <w:bookmarkStart w:id="149" w:name="_heading=h.24spzshrbzob" w:colFirst="0" w:colLast="0"/>
      <w:bookmarkStart w:id="150" w:name="_Toc242050329"/>
      <w:bookmarkEnd w:id="149"/>
      <w:r w:rsidRPr="0008098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16</w:t>
      </w:r>
      <w:r w:rsidR="000462BE">
        <w:fldChar w:fldCharType="end"/>
      </w:r>
      <w:r w:rsidRPr="0008098A">
        <w:t xml:space="preserve"> “DS-CU</w:t>
      </w:r>
      <w:r w:rsidR="005B135F">
        <w:t>102</w:t>
      </w:r>
      <w:r w:rsidRPr="0008098A">
        <w:t xml:space="preserve"> - </w:t>
      </w:r>
      <w:r w:rsidR="005B135F" w:rsidRPr="005B135F">
        <w:t>Cerrando remuneración y generando liquidación oficial</w:t>
      </w:r>
      <w:r w:rsidRPr="0008098A">
        <w:t>”.</w:t>
      </w:r>
      <w:bookmarkEnd w:id="150"/>
    </w:p>
    <w:p w14:paraId="2848E96D" w14:textId="07C228A5" w:rsidR="00F449AF" w:rsidRPr="00F449AF" w:rsidRDefault="00F449AF" w:rsidP="00F449AF">
      <w:pPr>
        <w:spacing w:after="200" w:line="360" w:lineRule="auto"/>
        <w:jc w:val="center"/>
        <w:rPr>
          <w:rFonts w:eastAsia="Times New Roman" w:cs="Times New Roman"/>
        </w:rPr>
      </w:pPr>
      <w:r w:rsidRPr="00F449AF">
        <w:rPr>
          <w:rFonts w:eastAsia="Times New Roman" w:cs="Times New Roman"/>
        </w:rPr>
        <w:drawing>
          <wp:inline distT="0" distB="0" distL="0" distR="0" wp14:anchorId="53596A1E" wp14:editId="26D2D7B9">
            <wp:extent cx="5971540" cy="2353945"/>
            <wp:effectExtent l="0" t="0" r="0" b="8255"/>
            <wp:docPr id="1349283708" name="Imagen 7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3708" name="Imagen 70" descr="Diagrama&#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1540" cy="2353945"/>
                    </a:xfrm>
                    <a:prstGeom prst="rect">
                      <a:avLst/>
                    </a:prstGeom>
                    <a:noFill/>
                    <a:ln>
                      <a:noFill/>
                    </a:ln>
                  </pic:spPr>
                </pic:pic>
              </a:graphicData>
            </a:graphic>
          </wp:inline>
        </w:drawing>
      </w:r>
    </w:p>
    <w:p w14:paraId="2D53E6BB" w14:textId="731D98E2" w:rsidR="007D6E97" w:rsidRDefault="007D6E97">
      <w:pPr>
        <w:spacing w:after="200" w:line="360" w:lineRule="auto"/>
        <w:jc w:val="center"/>
        <w:rPr>
          <w:rFonts w:eastAsia="Times New Roman" w:cs="Times New Roman"/>
        </w:rPr>
      </w:pPr>
    </w:p>
    <w:p w14:paraId="06C758F2" w14:textId="6806F457" w:rsidR="007D6E97" w:rsidRDefault="000479C4" w:rsidP="00105100">
      <w:pPr>
        <w:pStyle w:val="Cita"/>
        <w:rPr>
          <w:i w:val="0"/>
          <w:color w:val="000000"/>
        </w:rPr>
      </w:pPr>
      <w:r>
        <w:t>Fuente: Elaborado por los estudiantes de acuerdo con el proyecto.</w:t>
      </w:r>
    </w:p>
    <w:p w14:paraId="28ABFA8E" w14:textId="77777777" w:rsidR="007D6E97" w:rsidRDefault="007D6E97">
      <w:pPr>
        <w:spacing w:after="200" w:line="360" w:lineRule="auto"/>
        <w:rPr>
          <w:rFonts w:eastAsia="Times New Roman" w:cs="Times New Roman"/>
          <w:b/>
          <w:bCs/>
          <w:color w:val="676767"/>
        </w:rPr>
      </w:pPr>
    </w:p>
    <w:p w14:paraId="391B1D79" w14:textId="77777777" w:rsidR="0008098A" w:rsidRDefault="0008098A">
      <w:pPr>
        <w:spacing w:after="200" w:line="360" w:lineRule="auto"/>
        <w:rPr>
          <w:rFonts w:eastAsia="Times New Roman" w:cs="Times New Roman"/>
          <w:b/>
          <w:bCs/>
          <w:color w:val="676767"/>
        </w:rPr>
      </w:pPr>
    </w:p>
    <w:p w14:paraId="17370C26" w14:textId="4E1AE004" w:rsidR="004839FF" w:rsidRPr="00432645" w:rsidRDefault="004839FF" w:rsidP="004839FF">
      <w:pPr>
        <w:pStyle w:val="Ttulo2"/>
        <w:rPr>
          <w:rFonts w:eastAsia="Times New Roman" w:cs="Times New Roman"/>
        </w:rPr>
      </w:pPr>
      <w:bookmarkStart w:id="151" w:name="_Toc242051056"/>
      <w:r w:rsidRPr="00432645">
        <w:rPr>
          <w:rFonts w:eastAsia="Times New Roman" w:cs="Times New Roman"/>
        </w:rPr>
        <w:t>CU</w:t>
      </w:r>
      <w:r w:rsidR="00B446D1">
        <w:rPr>
          <w:rFonts w:eastAsia="Times New Roman" w:cs="Times New Roman"/>
        </w:rPr>
        <w:t>103</w:t>
      </w:r>
      <w:r w:rsidRPr="00432645">
        <w:rPr>
          <w:rFonts w:eastAsia="Times New Roman" w:cs="Times New Roman"/>
        </w:rPr>
        <w:t xml:space="preserve"> - </w:t>
      </w:r>
      <w:r w:rsidR="00B446D1" w:rsidRPr="00B446D1">
        <w:t>Entregando liquidación oficial</w:t>
      </w:r>
      <w:bookmarkEnd w:id="151"/>
    </w:p>
    <w:p w14:paraId="5C215564" w14:textId="77777777" w:rsidR="007D6E97" w:rsidRDefault="007D6E97">
      <w:pPr>
        <w:spacing w:line="360" w:lineRule="auto"/>
        <w:rPr>
          <w:rFonts w:eastAsia="Times New Roman" w:cs="Times New Roman"/>
        </w:rPr>
      </w:pPr>
    </w:p>
    <w:p w14:paraId="328651BB" w14:textId="77777777" w:rsidR="00075A76" w:rsidRPr="00075A76" w:rsidRDefault="00075A76" w:rsidP="00075A76">
      <w:pPr>
        <w:spacing w:line="360" w:lineRule="auto"/>
        <w:jc w:val="both"/>
        <w:rPr>
          <w:rFonts w:eastAsia="Times New Roman" w:cs="Times New Roman"/>
          <w:szCs w:val="22"/>
          <w:lang w:val="en-US" w:eastAsia="en-US"/>
        </w:rPr>
      </w:pPr>
      <w:r w:rsidRPr="00075A76">
        <w:rPr>
          <w:rFonts w:eastAsia="Times New Roman" w:cs="Times New Roman"/>
          <w:szCs w:val="22"/>
          <w:lang w:val="en-US" w:eastAsia="en-US"/>
        </w:rPr>
        <w:t xml:space="preserve">En la </w:t>
      </w:r>
      <w:proofErr w:type="spellStart"/>
      <w:r w:rsidRPr="00075A76">
        <w:rPr>
          <w:rFonts w:eastAsia="Times New Roman" w:cs="Times New Roman"/>
          <w:szCs w:val="22"/>
          <w:lang w:val="en-US" w:eastAsia="en-US"/>
        </w:rPr>
        <w:t>Figura</w:t>
      </w:r>
      <w:proofErr w:type="spellEnd"/>
      <w:r w:rsidRPr="00075A76">
        <w:rPr>
          <w:rFonts w:eastAsia="Times New Roman" w:cs="Times New Roman"/>
          <w:szCs w:val="22"/>
          <w:lang w:val="en-US" w:eastAsia="en-US"/>
        </w:rPr>
        <w:t xml:space="preserve"> 6.17 se </w:t>
      </w:r>
      <w:proofErr w:type="spellStart"/>
      <w:r w:rsidRPr="00075A76">
        <w:rPr>
          <w:rFonts w:eastAsia="Times New Roman" w:cs="Times New Roman"/>
          <w:szCs w:val="22"/>
          <w:lang w:val="en-US" w:eastAsia="en-US"/>
        </w:rPr>
        <w:t>puede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visualizar</w:t>
      </w:r>
      <w:proofErr w:type="spellEnd"/>
      <w:r w:rsidRPr="00075A76">
        <w:rPr>
          <w:rFonts w:eastAsia="Times New Roman" w:cs="Times New Roman"/>
          <w:szCs w:val="22"/>
          <w:lang w:val="en-US" w:eastAsia="en-US"/>
        </w:rPr>
        <w:t xml:space="preserve"> que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sistema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identifica</w:t>
      </w:r>
      <w:proofErr w:type="spellEnd"/>
      <w:r w:rsidRPr="00075A76">
        <w:rPr>
          <w:rFonts w:eastAsia="Times New Roman" w:cs="Times New Roman"/>
          <w:szCs w:val="22"/>
          <w:lang w:val="en-US" w:eastAsia="en-US"/>
        </w:rPr>
        <w:t xml:space="preserve"> la </w:t>
      </w:r>
      <w:proofErr w:type="spellStart"/>
      <w:r w:rsidRPr="00075A76">
        <w:rPr>
          <w:rFonts w:eastAsia="Times New Roman" w:cs="Times New Roman"/>
          <w:szCs w:val="22"/>
          <w:lang w:val="en-US" w:eastAsia="en-US"/>
        </w:rPr>
        <w:t>liquidación</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oficial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vigente</w:t>
      </w:r>
      <w:proofErr w:type="spellEnd"/>
      <w:r w:rsidRPr="00075A76">
        <w:rPr>
          <w:rFonts w:eastAsia="Times New Roman" w:cs="Times New Roman"/>
          <w:szCs w:val="22"/>
          <w:lang w:val="en-US" w:eastAsia="en-US"/>
        </w:rPr>
        <w:t xml:space="preserve"> y </w:t>
      </w:r>
      <w:proofErr w:type="spellStart"/>
      <w:r w:rsidRPr="00075A76">
        <w:rPr>
          <w:rFonts w:eastAsia="Times New Roman" w:cs="Times New Roman"/>
          <w:szCs w:val="22"/>
          <w:lang w:val="en-US" w:eastAsia="en-US"/>
        </w:rPr>
        <w:t>verifica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si</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trabajador</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mantiene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consentimiento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electrónico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vigente</w:t>
      </w:r>
      <w:proofErr w:type="spellEnd"/>
      <w:r w:rsidRPr="00075A76">
        <w:rPr>
          <w:rFonts w:eastAsia="Times New Roman" w:cs="Times New Roman"/>
          <w:szCs w:val="22"/>
          <w:lang w:val="en-US" w:eastAsia="en-US"/>
        </w:rPr>
        <w:t xml:space="preserve"> y un </w:t>
      </w:r>
      <w:proofErr w:type="spellStart"/>
      <w:r w:rsidRPr="00075A76">
        <w:rPr>
          <w:rFonts w:eastAsia="Times New Roman" w:cs="Times New Roman"/>
          <w:szCs w:val="22"/>
          <w:lang w:val="en-US" w:eastAsia="en-US"/>
        </w:rPr>
        <w:t>correo</w:t>
      </w:r>
      <w:proofErr w:type="spellEnd"/>
      <w:r w:rsidRPr="00075A76">
        <w:rPr>
          <w:rFonts w:eastAsia="Times New Roman" w:cs="Times New Roman"/>
          <w:szCs w:val="22"/>
          <w:lang w:val="en-US" w:eastAsia="en-US"/>
        </w:rPr>
        <w:t xml:space="preserve"> </w:t>
      </w:r>
      <w:proofErr w:type="gramStart"/>
      <w:r w:rsidRPr="00075A76">
        <w:rPr>
          <w:rFonts w:eastAsia="Times New Roman" w:cs="Times New Roman"/>
          <w:szCs w:val="22"/>
          <w:lang w:val="en-US" w:eastAsia="en-US"/>
        </w:rPr>
        <w:t xml:space="preserve">particular </w:t>
      </w:r>
      <w:proofErr w:type="spellStart"/>
      <w:r w:rsidRPr="00075A76">
        <w:rPr>
          <w:rFonts w:eastAsia="Times New Roman" w:cs="Times New Roman"/>
          <w:szCs w:val="22"/>
          <w:lang w:val="en-US" w:eastAsia="en-US"/>
        </w:rPr>
        <w:t>válido</w:t>
      </w:r>
      <w:proofErr w:type="spellEnd"/>
      <w:proofErr w:type="gram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Cuando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existe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consentimiento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electrónico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envía</w:t>
      </w:r>
      <w:proofErr w:type="spellEnd"/>
      <w:r w:rsidRPr="00075A76">
        <w:rPr>
          <w:rFonts w:eastAsia="Times New Roman" w:cs="Times New Roman"/>
          <w:szCs w:val="22"/>
          <w:lang w:val="en-US" w:eastAsia="en-US"/>
        </w:rPr>
        <w:t xml:space="preserve"> la </w:t>
      </w:r>
      <w:proofErr w:type="spellStart"/>
      <w:r w:rsidRPr="00075A76">
        <w:rPr>
          <w:rFonts w:eastAsia="Times New Roman" w:cs="Times New Roman"/>
          <w:szCs w:val="22"/>
          <w:lang w:val="en-US" w:eastAsia="en-US"/>
        </w:rPr>
        <w:t>liquidación</w:t>
      </w:r>
      <w:proofErr w:type="spellEnd"/>
      <w:r w:rsidRPr="00075A76">
        <w:rPr>
          <w:rFonts w:eastAsia="Times New Roman" w:cs="Times New Roman"/>
          <w:szCs w:val="22"/>
          <w:lang w:val="en-US" w:eastAsia="en-US"/>
        </w:rPr>
        <w:t xml:space="preserve"> al </w:t>
      </w:r>
      <w:proofErr w:type="spellStart"/>
      <w:r w:rsidRPr="00075A76">
        <w:rPr>
          <w:rFonts w:eastAsia="Times New Roman" w:cs="Times New Roman"/>
          <w:szCs w:val="22"/>
          <w:lang w:val="en-US" w:eastAsia="en-US"/>
        </w:rPr>
        <w:t>correo</w:t>
      </w:r>
      <w:proofErr w:type="spellEnd"/>
      <w:r w:rsidRPr="00075A76">
        <w:rPr>
          <w:rFonts w:eastAsia="Times New Roman" w:cs="Times New Roman"/>
          <w:szCs w:val="22"/>
          <w:lang w:val="en-US" w:eastAsia="en-US"/>
        </w:rPr>
        <w:t xml:space="preserve"> </w:t>
      </w:r>
      <w:proofErr w:type="gramStart"/>
      <w:r w:rsidRPr="00075A76">
        <w:rPr>
          <w:rFonts w:eastAsia="Times New Roman" w:cs="Times New Roman"/>
          <w:szCs w:val="22"/>
          <w:lang w:val="en-US" w:eastAsia="en-US"/>
        </w:rPr>
        <w:t>particular y</w:t>
      </w:r>
      <w:proofErr w:type="gram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registra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resultado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cuando</w:t>
      </w:r>
      <w:proofErr w:type="spellEnd"/>
      <w:r w:rsidRPr="00075A76">
        <w:rPr>
          <w:rFonts w:eastAsia="Times New Roman" w:cs="Times New Roman"/>
          <w:szCs w:val="22"/>
          <w:lang w:val="en-US" w:eastAsia="en-US"/>
        </w:rPr>
        <w:t xml:space="preserve"> no </w:t>
      </w:r>
      <w:proofErr w:type="spellStart"/>
      <w:r w:rsidRPr="00075A76">
        <w:rPr>
          <w:rFonts w:eastAsia="Times New Roman" w:cs="Times New Roman"/>
          <w:szCs w:val="22"/>
          <w:lang w:val="en-US" w:eastAsia="en-US"/>
        </w:rPr>
        <w:t>existe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consentimiento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mantiene</w:t>
      </w:r>
      <w:proofErr w:type="spellEnd"/>
      <w:r w:rsidRPr="00075A76">
        <w:rPr>
          <w:rFonts w:eastAsia="Times New Roman" w:cs="Times New Roman"/>
          <w:szCs w:val="22"/>
          <w:lang w:val="en-US" w:eastAsia="en-US"/>
        </w:rPr>
        <w:t xml:space="preserve"> la </w:t>
      </w:r>
      <w:proofErr w:type="spellStart"/>
      <w:r w:rsidRPr="00075A76">
        <w:rPr>
          <w:rFonts w:eastAsia="Times New Roman" w:cs="Times New Roman"/>
          <w:szCs w:val="22"/>
          <w:lang w:val="en-US" w:eastAsia="en-US"/>
        </w:rPr>
        <w:t>entrega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física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como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modalidad</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aplicable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Cuando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corresponda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una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entrega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física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usuario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registra</w:t>
      </w:r>
      <w:proofErr w:type="spellEnd"/>
      <w:r w:rsidRPr="00075A76">
        <w:rPr>
          <w:rFonts w:eastAsia="Times New Roman" w:cs="Times New Roman"/>
          <w:szCs w:val="22"/>
          <w:lang w:val="en-US" w:eastAsia="en-US"/>
        </w:rPr>
        <w:t xml:space="preserve"> que la </w:t>
      </w:r>
      <w:proofErr w:type="spellStart"/>
      <w:r w:rsidRPr="00075A76">
        <w:rPr>
          <w:rFonts w:eastAsia="Times New Roman" w:cs="Times New Roman"/>
          <w:szCs w:val="22"/>
          <w:lang w:val="en-US" w:eastAsia="en-US"/>
        </w:rPr>
        <w:t>liquidación</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fue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entregada</w:t>
      </w:r>
      <w:proofErr w:type="spellEnd"/>
      <w:r w:rsidRPr="00075A76">
        <w:rPr>
          <w:rFonts w:eastAsia="Times New Roman" w:cs="Times New Roman"/>
          <w:szCs w:val="22"/>
          <w:lang w:val="en-US" w:eastAsia="en-US"/>
        </w:rPr>
        <w:t xml:space="preserve"> al </w:t>
      </w:r>
      <w:proofErr w:type="spellStart"/>
      <w:r w:rsidRPr="00075A76">
        <w:rPr>
          <w:rFonts w:eastAsia="Times New Roman" w:cs="Times New Roman"/>
          <w:szCs w:val="22"/>
          <w:lang w:val="en-US" w:eastAsia="en-US"/>
        </w:rPr>
        <w:t>trabajador</w:t>
      </w:r>
      <w:proofErr w:type="spellEnd"/>
      <w:r w:rsidRPr="00075A76">
        <w:rPr>
          <w:rFonts w:eastAsia="Times New Roman" w:cs="Times New Roman"/>
          <w:szCs w:val="22"/>
          <w:lang w:val="en-US" w:eastAsia="en-US"/>
        </w:rPr>
        <w:t xml:space="preserve">. El </w:t>
      </w:r>
      <w:proofErr w:type="spellStart"/>
      <w:r w:rsidRPr="00075A76">
        <w:rPr>
          <w:rFonts w:eastAsia="Times New Roman" w:cs="Times New Roman"/>
          <w:szCs w:val="22"/>
          <w:lang w:val="en-US" w:eastAsia="en-US"/>
        </w:rPr>
        <w:t>sistema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conserva</w:t>
      </w:r>
      <w:proofErr w:type="spellEnd"/>
      <w:r w:rsidRPr="00075A76">
        <w:rPr>
          <w:rFonts w:eastAsia="Times New Roman" w:cs="Times New Roman"/>
          <w:szCs w:val="22"/>
          <w:lang w:val="en-US" w:eastAsia="en-US"/>
        </w:rPr>
        <w:t xml:space="preserve"> la </w:t>
      </w:r>
      <w:proofErr w:type="spellStart"/>
      <w:r w:rsidRPr="00075A76">
        <w:rPr>
          <w:rFonts w:eastAsia="Times New Roman" w:cs="Times New Roman"/>
          <w:szCs w:val="22"/>
          <w:lang w:val="en-US" w:eastAsia="en-US"/>
        </w:rPr>
        <w:t>evidencia</w:t>
      </w:r>
      <w:proofErr w:type="spellEnd"/>
      <w:r w:rsidRPr="00075A76">
        <w:rPr>
          <w:rFonts w:eastAsia="Times New Roman" w:cs="Times New Roman"/>
          <w:szCs w:val="22"/>
          <w:lang w:val="en-US" w:eastAsia="en-US"/>
        </w:rPr>
        <w:t xml:space="preserve"> y </w:t>
      </w:r>
      <w:proofErr w:type="spellStart"/>
      <w:r w:rsidRPr="00075A76">
        <w:rPr>
          <w:rFonts w:eastAsia="Times New Roman" w:cs="Times New Roman"/>
          <w:szCs w:val="22"/>
          <w:lang w:val="en-US" w:eastAsia="en-US"/>
        </w:rPr>
        <w:t>fecha</w:t>
      </w:r>
      <w:proofErr w:type="spellEnd"/>
      <w:r w:rsidRPr="00075A76">
        <w:rPr>
          <w:rFonts w:eastAsia="Times New Roman" w:cs="Times New Roman"/>
          <w:szCs w:val="22"/>
          <w:lang w:val="en-US" w:eastAsia="en-US"/>
        </w:rPr>
        <w:t xml:space="preserve"> de </w:t>
      </w:r>
      <w:proofErr w:type="spellStart"/>
      <w:r w:rsidRPr="00075A76">
        <w:rPr>
          <w:rFonts w:eastAsia="Times New Roman" w:cs="Times New Roman"/>
          <w:szCs w:val="22"/>
          <w:lang w:val="en-US" w:eastAsia="en-US"/>
        </w:rPr>
        <w:t>entrega</w:t>
      </w:r>
      <w:proofErr w:type="spellEnd"/>
      <w:r w:rsidRPr="00075A76">
        <w:rPr>
          <w:rFonts w:eastAsia="Times New Roman" w:cs="Times New Roman"/>
          <w:szCs w:val="22"/>
          <w:lang w:val="en-US" w:eastAsia="en-US"/>
        </w:rPr>
        <w:t xml:space="preserve">. El </w:t>
      </w:r>
      <w:proofErr w:type="spellStart"/>
      <w:r w:rsidRPr="00075A76">
        <w:rPr>
          <w:rFonts w:eastAsia="Times New Roman" w:cs="Times New Roman"/>
          <w:szCs w:val="22"/>
          <w:lang w:val="en-US" w:eastAsia="en-US"/>
        </w:rPr>
        <w:t>usuario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puede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solicitar</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reenvío</w:t>
      </w:r>
      <w:proofErr w:type="spellEnd"/>
      <w:r w:rsidRPr="00075A76">
        <w:rPr>
          <w:rFonts w:eastAsia="Times New Roman" w:cs="Times New Roman"/>
          <w:szCs w:val="22"/>
          <w:lang w:val="en-US" w:eastAsia="en-US"/>
        </w:rPr>
        <w:t xml:space="preserve"> de la </w:t>
      </w:r>
      <w:proofErr w:type="spellStart"/>
      <w:r w:rsidRPr="00075A76">
        <w:rPr>
          <w:rFonts w:eastAsia="Times New Roman" w:cs="Times New Roman"/>
          <w:szCs w:val="22"/>
          <w:lang w:val="en-US" w:eastAsia="en-US"/>
        </w:rPr>
        <w:t>versión</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vigente</w:t>
      </w:r>
      <w:proofErr w:type="spellEnd"/>
      <w:r w:rsidRPr="00075A76">
        <w:rPr>
          <w:rFonts w:eastAsia="Times New Roman" w:cs="Times New Roman"/>
          <w:szCs w:val="22"/>
          <w:lang w:val="en-US" w:eastAsia="en-US"/>
        </w:rPr>
        <w:t xml:space="preserve">. El </w:t>
      </w:r>
      <w:proofErr w:type="spellStart"/>
      <w:r w:rsidRPr="00075A76">
        <w:rPr>
          <w:rFonts w:eastAsia="Times New Roman" w:cs="Times New Roman"/>
          <w:szCs w:val="22"/>
          <w:lang w:val="en-US" w:eastAsia="en-US"/>
        </w:rPr>
        <w:t>sistema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efectúa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reenvío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conforme</w:t>
      </w:r>
      <w:proofErr w:type="spellEnd"/>
      <w:r w:rsidRPr="00075A76">
        <w:rPr>
          <w:rFonts w:eastAsia="Times New Roman" w:cs="Times New Roman"/>
          <w:szCs w:val="22"/>
          <w:lang w:val="en-US" w:eastAsia="en-US"/>
        </w:rPr>
        <w:t xml:space="preserve"> a </w:t>
      </w:r>
      <w:proofErr w:type="spellStart"/>
      <w:r w:rsidRPr="00075A76">
        <w:rPr>
          <w:rFonts w:eastAsia="Times New Roman" w:cs="Times New Roman"/>
          <w:szCs w:val="22"/>
          <w:lang w:val="en-US" w:eastAsia="en-US"/>
        </w:rPr>
        <w:t>los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permisos</w:t>
      </w:r>
      <w:proofErr w:type="spellEnd"/>
      <w:r w:rsidRPr="00075A76">
        <w:rPr>
          <w:rFonts w:eastAsia="Times New Roman" w:cs="Times New Roman"/>
          <w:szCs w:val="22"/>
          <w:lang w:val="en-US" w:eastAsia="en-US"/>
        </w:rPr>
        <w:t xml:space="preserve"> y </w:t>
      </w:r>
      <w:proofErr w:type="spellStart"/>
      <w:r w:rsidRPr="00075A76">
        <w:rPr>
          <w:rFonts w:eastAsia="Times New Roman" w:cs="Times New Roman"/>
          <w:szCs w:val="22"/>
          <w:lang w:val="en-US" w:eastAsia="en-US"/>
        </w:rPr>
        <w:t>registra</w:t>
      </w:r>
      <w:proofErr w:type="spellEnd"/>
      <w:r w:rsidRPr="00075A76">
        <w:rPr>
          <w:rFonts w:eastAsia="Times New Roman" w:cs="Times New Roman"/>
          <w:szCs w:val="22"/>
          <w:lang w:val="en-US" w:eastAsia="en-US"/>
        </w:rPr>
        <w:t xml:space="preserve"> la </w:t>
      </w:r>
      <w:proofErr w:type="spellStart"/>
      <w:r w:rsidRPr="00075A76">
        <w:rPr>
          <w:rFonts w:eastAsia="Times New Roman" w:cs="Times New Roman"/>
          <w:szCs w:val="22"/>
          <w:lang w:val="en-US" w:eastAsia="en-US"/>
        </w:rPr>
        <w:t>trazabilidad</w:t>
      </w:r>
      <w:proofErr w:type="spellEnd"/>
      <w:r w:rsidRPr="00075A76">
        <w:rPr>
          <w:rFonts w:eastAsia="Times New Roman" w:cs="Times New Roman"/>
          <w:szCs w:val="22"/>
          <w:lang w:val="en-US" w:eastAsia="en-US"/>
        </w:rPr>
        <w:t xml:space="preserve"> de la </w:t>
      </w:r>
      <w:proofErr w:type="spellStart"/>
      <w:r w:rsidRPr="00075A76">
        <w:rPr>
          <w:rFonts w:eastAsia="Times New Roman" w:cs="Times New Roman"/>
          <w:szCs w:val="22"/>
          <w:lang w:val="en-US" w:eastAsia="en-US"/>
        </w:rPr>
        <w:t>operación</w:t>
      </w:r>
      <w:proofErr w:type="spellEnd"/>
      <w:r w:rsidRPr="00075A76">
        <w:rPr>
          <w:rFonts w:eastAsia="Times New Roman" w:cs="Times New Roman"/>
          <w:szCs w:val="22"/>
          <w:lang w:val="en-US" w:eastAsia="en-US"/>
        </w:rPr>
        <w:t xml:space="preserve">. Ante </w:t>
      </w:r>
      <w:proofErr w:type="spellStart"/>
      <w:r w:rsidRPr="00075A76">
        <w:rPr>
          <w:rFonts w:eastAsia="Times New Roman" w:cs="Times New Roman"/>
          <w:szCs w:val="22"/>
          <w:lang w:val="en-US" w:eastAsia="en-US"/>
        </w:rPr>
        <w:t>fallo</w:t>
      </w:r>
      <w:proofErr w:type="spellEnd"/>
      <w:r w:rsidRPr="00075A76">
        <w:rPr>
          <w:rFonts w:eastAsia="Times New Roman" w:cs="Times New Roman"/>
          <w:szCs w:val="22"/>
          <w:lang w:val="en-US" w:eastAsia="en-US"/>
        </w:rPr>
        <w:t xml:space="preserve"> de </w:t>
      </w:r>
      <w:proofErr w:type="spellStart"/>
      <w:r w:rsidRPr="00075A76">
        <w:rPr>
          <w:rFonts w:eastAsia="Times New Roman" w:cs="Times New Roman"/>
          <w:szCs w:val="22"/>
          <w:lang w:val="en-US" w:eastAsia="en-US"/>
        </w:rPr>
        <w:t>entrega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electrónica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sistema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realiza</w:t>
      </w:r>
      <w:proofErr w:type="spellEnd"/>
      <w:r w:rsidRPr="00075A76">
        <w:rPr>
          <w:rFonts w:eastAsia="Times New Roman" w:cs="Times New Roman"/>
          <w:szCs w:val="22"/>
          <w:lang w:val="en-US" w:eastAsia="en-US"/>
        </w:rPr>
        <w:t xml:space="preserve"> hasta </w:t>
      </w:r>
      <w:proofErr w:type="spellStart"/>
      <w:r w:rsidRPr="00075A76">
        <w:rPr>
          <w:rFonts w:eastAsia="Times New Roman" w:cs="Times New Roman"/>
          <w:szCs w:val="22"/>
          <w:lang w:val="en-US" w:eastAsia="en-US"/>
        </w:rPr>
        <w:t>tres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intentos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totales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si</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tercero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falla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marca</w:t>
      </w:r>
      <w:proofErr w:type="spellEnd"/>
      <w:r w:rsidRPr="00075A76">
        <w:rPr>
          <w:rFonts w:eastAsia="Times New Roman" w:cs="Times New Roman"/>
          <w:szCs w:val="22"/>
          <w:lang w:val="en-US" w:eastAsia="en-US"/>
        </w:rPr>
        <w:t xml:space="preserve"> la </w:t>
      </w:r>
      <w:proofErr w:type="spellStart"/>
      <w:r w:rsidRPr="00075A76">
        <w:rPr>
          <w:rFonts w:eastAsia="Times New Roman" w:cs="Times New Roman"/>
          <w:szCs w:val="22"/>
          <w:lang w:val="en-US" w:eastAsia="en-US"/>
        </w:rPr>
        <w:t>entrega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como</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fallida</w:t>
      </w:r>
      <w:proofErr w:type="spellEnd"/>
      <w:r w:rsidRPr="00075A76">
        <w:rPr>
          <w:rFonts w:eastAsia="Times New Roman" w:cs="Times New Roman"/>
          <w:szCs w:val="22"/>
          <w:lang w:val="en-US" w:eastAsia="en-US"/>
        </w:rPr>
        <w:t xml:space="preserve"> y </w:t>
      </w:r>
      <w:proofErr w:type="spellStart"/>
      <w:r w:rsidRPr="00075A76">
        <w:rPr>
          <w:rFonts w:eastAsia="Times New Roman" w:cs="Times New Roman"/>
          <w:szCs w:val="22"/>
          <w:lang w:val="en-US" w:eastAsia="en-US"/>
        </w:rPr>
        <w:t>alerta</w:t>
      </w:r>
      <w:proofErr w:type="spellEnd"/>
      <w:r w:rsidRPr="00075A76">
        <w:rPr>
          <w:rFonts w:eastAsia="Times New Roman" w:cs="Times New Roman"/>
          <w:szCs w:val="22"/>
          <w:lang w:val="en-US" w:eastAsia="en-US"/>
        </w:rPr>
        <w:t xml:space="preserve"> a </w:t>
      </w:r>
      <w:proofErr w:type="spellStart"/>
      <w:r w:rsidRPr="00075A76">
        <w:rPr>
          <w:rFonts w:eastAsia="Times New Roman" w:cs="Times New Roman"/>
          <w:szCs w:val="22"/>
          <w:lang w:val="en-US" w:eastAsia="en-US"/>
        </w:rPr>
        <w:t>los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perfiles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autorizados</w:t>
      </w:r>
      <w:proofErr w:type="spellEnd"/>
      <w:r w:rsidRPr="00075A76">
        <w:rPr>
          <w:rFonts w:eastAsia="Times New Roman" w:cs="Times New Roman"/>
          <w:szCs w:val="22"/>
          <w:lang w:val="en-US" w:eastAsia="en-US"/>
        </w:rPr>
        <w:t xml:space="preserve"> para resolver </w:t>
      </w:r>
      <w:proofErr w:type="spellStart"/>
      <w:r w:rsidRPr="00075A76">
        <w:rPr>
          <w:rFonts w:eastAsia="Times New Roman" w:cs="Times New Roman"/>
          <w:szCs w:val="22"/>
          <w:lang w:val="en-US" w:eastAsia="en-US"/>
        </w:rPr>
        <w:t>el</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problema</w:t>
      </w:r>
      <w:proofErr w:type="spellEnd"/>
      <w:r w:rsidRPr="00075A76">
        <w:rPr>
          <w:rFonts w:eastAsia="Times New Roman" w:cs="Times New Roman"/>
          <w:szCs w:val="22"/>
          <w:lang w:val="en-US" w:eastAsia="en-US"/>
        </w:rPr>
        <w:t xml:space="preserve"> sin </w:t>
      </w:r>
      <w:proofErr w:type="spellStart"/>
      <w:r w:rsidRPr="00075A76">
        <w:rPr>
          <w:rFonts w:eastAsia="Times New Roman" w:cs="Times New Roman"/>
          <w:szCs w:val="22"/>
          <w:lang w:val="en-US" w:eastAsia="en-US"/>
        </w:rPr>
        <w:t>exponer</w:t>
      </w:r>
      <w:proofErr w:type="spellEnd"/>
      <w:r w:rsidRPr="00075A76">
        <w:rPr>
          <w:rFonts w:eastAsia="Times New Roman" w:cs="Times New Roman"/>
          <w:szCs w:val="22"/>
          <w:lang w:val="en-US" w:eastAsia="en-US"/>
        </w:rPr>
        <w:t xml:space="preserve"> a </w:t>
      </w:r>
      <w:proofErr w:type="spellStart"/>
      <w:r w:rsidRPr="00075A76">
        <w:rPr>
          <w:rFonts w:eastAsia="Times New Roman" w:cs="Times New Roman"/>
          <w:szCs w:val="22"/>
          <w:lang w:val="en-US" w:eastAsia="en-US"/>
        </w:rPr>
        <w:t>Secretaría</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montos</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ni</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detalle</w:t>
      </w:r>
      <w:proofErr w:type="spellEnd"/>
      <w:r w:rsidRPr="00075A76">
        <w:rPr>
          <w:rFonts w:eastAsia="Times New Roman" w:cs="Times New Roman"/>
          <w:szCs w:val="22"/>
          <w:lang w:val="en-US" w:eastAsia="en-US"/>
        </w:rPr>
        <w:t xml:space="preserve"> </w:t>
      </w:r>
      <w:proofErr w:type="spellStart"/>
      <w:r w:rsidRPr="00075A76">
        <w:rPr>
          <w:rFonts w:eastAsia="Times New Roman" w:cs="Times New Roman"/>
          <w:szCs w:val="22"/>
          <w:lang w:val="en-US" w:eastAsia="en-US"/>
        </w:rPr>
        <w:t>salarial</w:t>
      </w:r>
      <w:proofErr w:type="spellEnd"/>
      <w:r w:rsidRPr="00075A76">
        <w:rPr>
          <w:rFonts w:eastAsia="Times New Roman" w:cs="Times New Roman"/>
          <w:szCs w:val="22"/>
          <w:lang w:val="en-US" w:eastAsia="en-US"/>
        </w:rPr>
        <w:t>.</w:t>
      </w:r>
    </w:p>
    <w:p w14:paraId="2856A25B" w14:textId="77777777" w:rsidR="007D6E97" w:rsidRDefault="007D6E97">
      <w:pPr>
        <w:spacing w:after="200" w:line="360" w:lineRule="auto"/>
        <w:rPr>
          <w:rFonts w:eastAsia="Times New Roman" w:cs="Times New Roman"/>
          <w:sz w:val="28"/>
          <w:szCs w:val="28"/>
        </w:rPr>
      </w:pPr>
    </w:p>
    <w:p w14:paraId="7DDBF7D7" w14:textId="2F3F51E6" w:rsidR="006844D0" w:rsidRPr="0008098A" w:rsidRDefault="006844D0" w:rsidP="0008098A">
      <w:pPr>
        <w:pStyle w:val="Descripcin"/>
      </w:pPr>
      <w:bookmarkStart w:id="152" w:name="_heading=h.oo0ilme08x50" w:colFirst="0" w:colLast="0"/>
      <w:bookmarkStart w:id="153" w:name="_Toc242050330"/>
      <w:bookmarkEnd w:id="152"/>
      <w:r w:rsidRPr="0008098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17</w:t>
      </w:r>
      <w:r w:rsidR="000462BE">
        <w:fldChar w:fldCharType="end"/>
      </w:r>
      <w:r w:rsidRPr="0008098A">
        <w:t xml:space="preserve"> “DS-CU</w:t>
      </w:r>
      <w:r w:rsidR="00543773">
        <w:t>103</w:t>
      </w:r>
      <w:r w:rsidRPr="0008098A">
        <w:t xml:space="preserve"> - </w:t>
      </w:r>
      <w:r w:rsidR="00543773" w:rsidRPr="00543773">
        <w:t>Entregando liquidación oficial</w:t>
      </w:r>
      <w:r w:rsidRPr="0008098A">
        <w:t>”.</w:t>
      </w:r>
      <w:bookmarkEnd w:id="153"/>
    </w:p>
    <w:p w14:paraId="507EE642" w14:textId="23E96125" w:rsidR="003A5AE7" w:rsidRPr="003A5AE7" w:rsidRDefault="003A5AE7" w:rsidP="003A5AE7">
      <w:pPr>
        <w:spacing w:after="200" w:line="360" w:lineRule="auto"/>
        <w:jc w:val="center"/>
        <w:rPr>
          <w:rFonts w:eastAsia="Times New Roman" w:cs="Times New Roman"/>
        </w:rPr>
      </w:pPr>
      <w:r w:rsidRPr="003A5AE7">
        <w:rPr>
          <w:rFonts w:eastAsia="Times New Roman" w:cs="Times New Roman"/>
        </w:rPr>
        <w:drawing>
          <wp:inline distT="0" distB="0" distL="0" distR="0" wp14:anchorId="76450287" wp14:editId="38808DE5">
            <wp:extent cx="5971540" cy="2973705"/>
            <wp:effectExtent l="0" t="0" r="0" b="0"/>
            <wp:docPr id="1326255776" name="Imagen 7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55776" name="Imagen 72" descr="Tabla&#10;&#10;Descripción generada automáticament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1540" cy="2973705"/>
                    </a:xfrm>
                    <a:prstGeom prst="rect">
                      <a:avLst/>
                    </a:prstGeom>
                    <a:noFill/>
                    <a:ln>
                      <a:noFill/>
                    </a:ln>
                  </pic:spPr>
                </pic:pic>
              </a:graphicData>
            </a:graphic>
          </wp:inline>
        </w:drawing>
      </w:r>
    </w:p>
    <w:p w14:paraId="5FDB9DFC" w14:textId="1CF1D1C3" w:rsidR="007D6E97" w:rsidRDefault="007D6E97">
      <w:pPr>
        <w:spacing w:after="200" w:line="360" w:lineRule="auto"/>
        <w:jc w:val="center"/>
        <w:rPr>
          <w:rFonts w:eastAsia="Times New Roman" w:cs="Times New Roman"/>
        </w:rPr>
      </w:pPr>
    </w:p>
    <w:p w14:paraId="0748C8B5" w14:textId="77777777" w:rsidR="007D6E97" w:rsidRDefault="000479C4" w:rsidP="006736A3">
      <w:pPr>
        <w:pStyle w:val="Cita"/>
        <w:rPr>
          <w:rFonts w:eastAsia="Times New Roman" w:cs="Times New Roman"/>
        </w:rPr>
      </w:pPr>
      <w:r>
        <w:t>Fuente: Elaborado por los estudiantes de acuerdo con el proyecto.</w:t>
      </w:r>
    </w:p>
    <w:p w14:paraId="0E487A69" w14:textId="77777777" w:rsidR="007D6E97" w:rsidRDefault="007D6E97">
      <w:pPr>
        <w:spacing w:after="200" w:line="360" w:lineRule="auto"/>
        <w:jc w:val="both"/>
        <w:rPr>
          <w:rFonts w:eastAsia="Times New Roman" w:cs="Times New Roman"/>
        </w:rPr>
      </w:pPr>
    </w:p>
    <w:p w14:paraId="0D8CB988" w14:textId="77777777" w:rsidR="007D6E97" w:rsidRDefault="007D6E97">
      <w:pPr>
        <w:spacing w:after="200" w:line="360" w:lineRule="auto"/>
        <w:ind w:firstLine="720"/>
        <w:jc w:val="both"/>
        <w:rPr>
          <w:rFonts w:eastAsia="Times New Roman" w:cs="Times New Roman"/>
          <w:i/>
          <w:iCs/>
          <w:color w:val="000000"/>
          <w:sz w:val="18"/>
          <w:szCs w:val="18"/>
        </w:rPr>
      </w:pPr>
    </w:p>
    <w:p w14:paraId="749D2DEF" w14:textId="3415C542" w:rsidR="004839FF" w:rsidRPr="00432645" w:rsidRDefault="004839FF" w:rsidP="004839FF">
      <w:pPr>
        <w:pStyle w:val="Ttulo2"/>
        <w:rPr>
          <w:rFonts w:eastAsia="Times New Roman" w:cs="Times New Roman"/>
        </w:rPr>
      </w:pPr>
      <w:bookmarkStart w:id="154" w:name="_Toc242051057"/>
      <w:r w:rsidRPr="00432645">
        <w:rPr>
          <w:rFonts w:eastAsia="Times New Roman" w:cs="Times New Roman"/>
        </w:rPr>
        <w:t>CU</w:t>
      </w:r>
      <w:r w:rsidR="007D0F54">
        <w:rPr>
          <w:rFonts w:eastAsia="Times New Roman" w:cs="Times New Roman"/>
        </w:rPr>
        <w:t>104</w:t>
      </w:r>
      <w:r w:rsidRPr="00432645">
        <w:rPr>
          <w:rFonts w:eastAsia="Times New Roman" w:cs="Times New Roman"/>
        </w:rPr>
        <w:t xml:space="preserve"> - </w:t>
      </w:r>
      <w:r w:rsidR="007D0F54" w:rsidRPr="007D0F54">
        <w:t>Consultando historial de liquidaciones</w:t>
      </w:r>
      <w:bookmarkEnd w:id="154"/>
    </w:p>
    <w:p w14:paraId="71AA7EA7" w14:textId="77777777" w:rsidR="007D6E97" w:rsidRDefault="007D6E97">
      <w:pPr>
        <w:spacing w:line="360" w:lineRule="auto"/>
        <w:jc w:val="both"/>
        <w:rPr>
          <w:rFonts w:eastAsia="Times New Roman" w:cs="Times New Roman"/>
        </w:rPr>
      </w:pPr>
    </w:p>
    <w:p w14:paraId="128B8CAB" w14:textId="77777777" w:rsidR="00145A7D" w:rsidRPr="00145A7D" w:rsidRDefault="00145A7D" w:rsidP="00145A7D">
      <w:pPr>
        <w:spacing w:line="360" w:lineRule="auto"/>
        <w:jc w:val="both"/>
        <w:rPr>
          <w:rFonts w:eastAsia="Times New Roman" w:cs="Times New Roman"/>
          <w:szCs w:val="22"/>
          <w:lang w:val="en-US" w:eastAsia="en-US"/>
        </w:rPr>
      </w:pPr>
      <w:r w:rsidRPr="00145A7D">
        <w:rPr>
          <w:rFonts w:eastAsia="Times New Roman" w:cs="Times New Roman"/>
          <w:szCs w:val="22"/>
          <w:lang w:val="en-US" w:eastAsia="en-US"/>
        </w:rPr>
        <w:t xml:space="preserve">En la </w:t>
      </w:r>
      <w:proofErr w:type="spellStart"/>
      <w:r w:rsidRPr="00145A7D">
        <w:rPr>
          <w:rFonts w:eastAsia="Times New Roman" w:cs="Times New Roman"/>
          <w:szCs w:val="22"/>
          <w:lang w:val="en-US" w:eastAsia="en-US"/>
        </w:rPr>
        <w:t>Figura</w:t>
      </w:r>
      <w:proofErr w:type="spellEnd"/>
      <w:r w:rsidRPr="00145A7D">
        <w:rPr>
          <w:rFonts w:eastAsia="Times New Roman" w:cs="Times New Roman"/>
          <w:szCs w:val="22"/>
          <w:lang w:val="en-US" w:eastAsia="en-US"/>
        </w:rPr>
        <w:t xml:space="preserve"> 6.18 se </w:t>
      </w:r>
      <w:proofErr w:type="spellStart"/>
      <w:r w:rsidRPr="00145A7D">
        <w:rPr>
          <w:rFonts w:eastAsia="Times New Roman" w:cs="Times New Roman"/>
          <w:szCs w:val="22"/>
          <w:lang w:val="en-US" w:eastAsia="en-US"/>
        </w:rPr>
        <w:t>puede</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visualizar</w:t>
      </w:r>
      <w:proofErr w:type="spellEnd"/>
      <w:r w:rsidRPr="00145A7D">
        <w:rPr>
          <w:rFonts w:eastAsia="Times New Roman" w:cs="Times New Roman"/>
          <w:szCs w:val="22"/>
          <w:lang w:val="en-US" w:eastAsia="en-US"/>
        </w:rPr>
        <w:t xml:space="preserve"> que </w:t>
      </w:r>
      <w:proofErr w:type="spellStart"/>
      <w:r w:rsidRPr="00145A7D">
        <w:rPr>
          <w:rFonts w:eastAsia="Times New Roman" w:cs="Times New Roman"/>
          <w:szCs w:val="22"/>
          <w:lang w:val="en-US" w:eastAsia="en-US"/>
        </w:rPr>
        <w:t>el</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usuario</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ingresa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los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criterios</w:t>
      </w:r>
      <w:proofErr w:type="spellEnd"/>
      <w:r w:rsidRPr="00145A7D">
        <w:rPr>
          <w:rFonts w:eastAsia="Times New Roman" w:cs="Times New Roman"/>
          <w:szCs w:val="22"/>
          <w:lang w:val="en-US" w:eastAsia="en-US"/>
        </w:rPr>
        <w:t xml:space="preserve"> de </w:t>
      </w:r>
      <w:proofErr w:type="spellStart"/>
      <w:r w:rsidRPr="00145A7D">
        <w:rPr>
          <w:rFonts w:eastAsia="Times New Roman" w:cs="Times New Roman"/>
          <w:szCs w:val="22"/>
          <w:lang w:val="en-US" w:eastAsia="en-US"/>
        </w:rPr>
        <w:t>trabajador</w:t>
      </w:r>
      <w:proofErr w:type="spellEnd"/>
      <w:r w:rsidRPr="00145A7D">
        <w:rPr>
          <w:rFonts w:eastAsia="Times New Roman" w:cs="Times New Roman"/>
          <w:szCs w:val="22"/>
          <w:lang w:val="en-US" w:eastAsia="en-US"/>
        </w:rPr>
        <w:t xml:space="preserve"> y </w:t>
      </w:r>
      <w:proofErr w:type="spellStart"/>
      <w:r w:rsidRPr="00145A7D">
        <w:rPr>
          <w:rFonts w:eastAsia="Times New Roman" w:cs="Times New Roman"/>
          <w:szCs w:val="22"/>
          <w:lang w:val="en-US" w:eastAsia="en-US"/>
        </w:rPr>
        <w:t>período</w:t>
      </w:r>
      <w:proofErr w:type="spellEnd"/>
      <w:r w:rsidRPr="00145A7D">
        <w:rPr>
          <w:rFonts w:eastAsia="Times New Roman" w:cs="Times New Roman"/>
          <w:szCs w:val="22"/>
          <w:lang w:val="en-US" w:eastAsia="en-US"/>
        </w:rPr>
        <w:t xml:space="preserve"> que </w:t>
      </w:r>
      <w:proofErr w:type="spellStart"/>
      <w:r w:rsidRPr="00145A7D">
        <w:rPr>
          <w:rFonts w:eastAsia="Times New Roman" w:cs="Times New Roman"/>
          <w:szCs w:val="22"/>
          <w:lang w:val="en-US" w:eastAsia="en-US"/>
        </w:rPr>
        <w:t>desea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consultar</w:t>
      </w:r>
      <w:proofErr w:type="spellEnd"/>
      <w:r w:rsidRPr="00145A7D">
        <w:rPr>
          <w:rFonts w:eastAsia="Times New Roman" w:cs="Times New Roman"/>
          <w:szCs w:val="22"/>
          <w:lang w:val="en-US" w:eastAsia="en-US"/>
        </w:rPr>
        <w:t xml:space="preserve">. El </w:t>
      </w:r>
      <w:proofErr w:type="spellStart"/>
      <w:r w:rsidRPr="00145A7D">
        <w:rPr>
          <w:rFonts w:eastAsia="Times New Roman" w:cs="Times New Roman"/>
          <w:szCs w:val="22"/>
          <w:lang w:val="en-US" w:eastAsia="en-US"/>
        </w:rPr>
        <w:t>sistema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valida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los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permisos</w:t>
      </w:r>
      <w:proofErr w:type="spellEnd"/>
      <w:r w:rsidRPr="00145A7D">
        <w:rPr>
          <w:rFonts w:eastAsia="Times New Roman" w:cs="Times New Roman"/>
          <w:szCs w:val="22"/>
          <w:lang w:val="en-US" w:eastAsia="en-US"/>
        </w:rPr>
        <w:t xml:space="preserve"> y la </w:t>
      </w:r>
      <w:proofErr w:type="spellStart"/>
      <w:r w:rsidRPr="00145A7D">
        <w:rPr>
          <w:rFonts w:eastAsia="Times New Roman" w:cs="Times New Roman"/>
          <w:szCs w:val="22"/>
          <w:lang w:val="en-US" w:eastAsia="en-US"/>
        </w:rPr>
        <w:t>titularidad</w:t>
      </w:r>
      <w:proofErr w:type="spellEnd"/>
      <w:r w:rsidRPr="00145A7D">
        <w:rPr>
          <w:rFonts w:eastAsia="Times New Roman" w:cs="Times New Roman"/>
          <w:szCs w:val="22"/>
          <w:lang w:val="en-US" w:eastAsia="en-US"/>
        </w:rPr>
        <w:t xml:space="preserve"> de la consulta, </w:t>
      </w:r>
      <w:proofErr w:type="spellStart"/>
      <w:r w:rsidRPr="00145A7D">
        <w:rPr>
          <w:rFonts w:eastAsia="Times New Roman" w:cs="Times New Roman"/>
          <w:szCs w:val="22"/>
          <w:lang w:val="en-US" w:eastAsia="en-US"/>
        </w:rPr>
        <w:t>aplica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los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filtros</w:t>
      </w:r>
      <w:proofErr w:type="spellEnd"/>
      <w:r w:rsidRPr="00145A7D">
        <w:rPr>
          <w:rFonts w:eastAsia="Times New Roman" w:cs="Times New Roman"/>
          <w:szCs w:val="22"/>
          <w:lang w:val="en-US" w:eastAsia="en-US"/>
        </w:rPr>
        <w:t xml:space="preserve"> y </w:t>
      </w:r>
      <w:proofErr w:type="spellStart"/>
      <w:r w:rsidRPr="00145A7D">
        <w:rPr>
          <w:rFonts w:eastAsia="Times New Roman" w:cs="Times New Roman"/>
          <w:szCs w:val="22"/>
          <w:lang w:val="en-US" w:eastAsia="en-US"/>
        </w:rPr>
        <w:t>muestra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cronológicamente</w:t>
      </w:r>
      <w:proofErr w:type="spellEnd"/>
      <w:r w:rsidRPr="00145A7D">
        <w:rPr>
          <w:rFonts w:eastAsia="Times New Roman" w:cs="Times New Roman"/>
          <w:szCs w:val="22"/>
          <w:lang w:val="en-US" w:eastAsia="en-US"/>
        </w:rPr>
        <w:t xml:space="preserve"> las </w:t>
      </w:r>
      <w:proofErr w:type="spellStart"/>
      <w:r w:rsidRPr="00145A7D">
        <w:rPr>
          <w:rFonts w:eastAsia="Times New Roman" w:cs="Times New Roman"/>
          <w:szCs w:val="22"/>
          <w:lang w:val="en-US" w:eastAsia="en-US"/>
        </w:rPr>
        <w:t>liquidaciones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oficiales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encontradas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identificando</w:t>
      </w:r>
      <w:proofErr w:type="spellEnd"/>
      <w:r w:rsidRPr="00145A7D">
        <w:rPr>
          <w:rFonts w:eastAsia="Times New Roman" w:cs="Times New Roman"/>
          <w:szCs w:val="22"/>
          <w:lang w:val="en-US" w:eastAsia="en-US"/>
        </w:rPr>
        <w:t xml:space="preserve"> la </w:t>
      </w:r>
      <w:proofErr w:type="spellStart"/>
      <w:r w:rsidRPr="00145A7D">
        <w:rPr>
          <w:rFonts w:eastAsia="Times New Roman" w:cs="Times New Roman"/>
          <w:szCs w:val="22"/>
          <w:lang w:val="en-US" w:eastAsia="en-US"/>
        </w:rPr>
        <w:t>versión</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vigente</w:t>
      </w:r>
      <w:proofErr w:type="spellEnd"/>
      <w:r w:rsidRPr="00145A7D">
        <w:rPr>
          <w:rFonts w:eastAsia="Times New Roman" w:cs="Times New Roman"/>
          <w:szCs w:val="22"/>
          <w:lang w:val="en-US" w:eastAsia="en-US"/>
        </w:rPr>
        <w:t xml:space="preserve"> y las </w:t>
      </w:r>
      <w:proofErr w:type="spellStart"/>
      <w:r w:rsidRPr="00145A7D">
        <w:rPr>
          <w:rFonts w:eastAsia="Times New Roman" w:cs="Times New Roman"/>
          <w:szCs w:val="22"/>
          <w:lang w:val="en-US" w:eastAsia="en-US"/>
        </w:rPr>
        <w:t>versiones</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reemplazadas</w:t>
      </w:r>
      <w:proofErr w:type="spellEnd"/>
      <w:r w:rsidRPr="00145A7D">
        <w:rPr>
          <w:rFonts w:eastAsia="Times New Roman" w:cs="Times New Roman"/>
          <w:szCs w:val="22"/>
          <w:lang w:val="en-US" w:eastAsia="en-US"/>
        </w:rPr>
        <w:t xml:space="preserve">. El </w:t>
      </w:r>
      <w:proofErr w:type="spellStart"/>
      <w:r w:rsidRPr="00145A7D">
        <w:rPr>
          <w:rFonts w:eastAsia="Times New Roman" w:cs="Times New Roman"/>
          <w:szCs w:val="22"/>
          <w:lang w:val="en-US" w:eastAsia="en-US"/>
        </w:rPr>
        <w:t>usuario</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selecciona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una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liquidación</w:t>
      </w:r>
      <w:proofErr w:type="spellEnd"/>
      <w:r w:rsidRPr="00145A7D">
        <w:rPr>
          <w:rFonts w:eastAsia="Times New Roman" w:cs="Times New Roman"/>
          <w:szCs w:val="22"/>
          <w:lang w:val="en-US" w:eastAsia="en-US"/>
        </w:rPr>
        <w:t xml:space="preserve"> para </w:t>
      </w:r>
      <w:proofErr w:type="spellStart"/>
      <w:r w:rsidRPr="00145A7D">
        <w:rPr>
          <w:rFonts w:eastAsia="Times New Roman" w:cs="Times New Roman"/>
          <w:szCs w:val="22"/>
          <w:lang w:val="en-US" w:eastAsia="en-US"/>
        </w:rPr>
        <w:t>revisar</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su</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contenido</w:t>
      </w:r>
      <w:proofErr w:type="spellEnd"/>
      <w:r w:rsidRPr="00145A7D">
        <w:rPr>
          <w:rFonts w:eastAsia="Times New Roman" w:cs="Times New Roman"/>
          <w:szCs w:val="22"/>
          <w:lang w:val="en-US" w:eastAsia="en-US"/>
        </w:rPr>
        <w:t xml:space="preserve">. El </w:t>
      </w:r>
      <w:proofErr w:type="spellStart"/>
      <w:r w:rsidRPr="00145A7D">
        <w:rPr>
          <w:rFonts w:eastAsia="Times New Roman" w:cs="Times New Roman"/>
          <w:szCs w:val="22"/>
          <w:lang w:val="en-US" w:eastAsia="en-US"/>
        </w:rPr>
        <w:t>sistema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muestra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el</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documento</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conforme</w:t>
      </w:r>
      <w:proofErr w:type="spellEnd"/>
      <w:r w:rsidRPr="00145A7D">
        <w:rPr>
          <w:rFonts w:eastAsia="Times New Roman" w:cs="Times New Roman"/>
          <w:szCs w:val="22"/>
          <w:lang w:val="en-US" w:eastAsia="en-US"/>
        </w:rPr>
        <w:t xml:space="preserve"> al </w:t>
      </w:r>
      <w:proofErr w:type="spellStart"/>
      <w:r w:rsidRPr="00145A7D">
        <w:rPr>
          <w:rFonts w:eastAsia="Times New Roman" w:cs="Times New Roman"/>
          <w:szCs w:val="22"/>
          <w:lang w:val="en-US" w:eastAsia="en-US"/>
        </w:rPr>
        <w:t>perfil</w:t>
      </w:r>
      <w:proofErr w:type="spellEnd"/>
      <w:r w:rsidRPr="00145A7D">
        <w:rPr>
          <w:rFonts w:eastAsia="Times New Roman" w:cs="Times New Roman"/>
          <w:szCs w:val="22"/>
          <w:lang w:val="en-US" w:eastAsia="en-US"/>
        </w:rPr>
        <w:t xml:space="preserve"> del actor y </w:t>
      </w:r>
      <w:proofErr w:type="spellStart"/>
      <w:r w:rsidRPr="00145A7D">
        <w:rPr>
          <w:rFonts w:eastAsia="Times New Roman" w:cs="Times New Roman"/>
          <w:szCs w:val="22"/>
          <w:lang w:val="en-US" w:eastAsia="en-US"/>
        </w:rPr>
        <w:t>aplica</w:t>
      </w:r>
      <w:proofErr w:type="spellEnd"/>
      <w:r w:rsidRPr="00145A7D">
        <w:rPr>
          <w:rFonts w:eastAsia="Times New Roman" w:cs="Times New Roman"/>
          <w:szCs w:val="22"/>
          <w:lang w:val="en-US" w:eastAsia="en-US"/>
        </w:rPr>
        <w:t xml:space="preserve"> las </w:t>
      </w:r>
      <w:proofErr w:type="spellStart"/>
      <w:r w:rsidRPr="00145A7D">
        <w:rPr>
          <w:rFonts w:eastAsia="Times New Roman" w:cs="Times New Roman"/>
          <w:szCs w:val="22"/>
          <w:lang w:val="en-US" w:eastAsia="en-US"/>
        </w:rPr>
        <w:t>restricciones</w:t>
      </w:r>
      <w:proofErr w:type="spellEnd"/>
      <w:r w:rsidRPr="00145A7D">
        <w:rPr>
          <w:rFonts w:eastAsia="Times New Roman" w:cs="Times New Roman"/>
          <w:szCs w:val="22"/>
          <w:lang w:val="en-US" w:eastAsia="en-US"/>
        </w:rPr>
        <w:t xml:space="preserve"> de </w:t>
      </w:r>
      <w:proofErr w:type="spellStart"/>
      <w:r w:rsidRPr="00145A7D">
        <w:rPr>
          <w:rFonts w:eastAsia="Times New Roman" w:cs="Times New Roman"/>
          <w:szCs w:val="22"/>
          <w:lang w:val="en-US" w:eastAsia="en-US"/>
        </w:rPr>
        <w:t>descarga</w:t>
      </w:r>
      <w:proofErr w:type="spellEnd"/>
      <w:r w:rsidRPr="00145A7D">
        <w:rPr>
          <w:rFonts w:eastAsia="Times New Roman" w:cs="Times New Roman"/>
          <w:szCs w:val="22"/>
          <w:lang w:val="en-US" w:eastAsia="en-US"/>
        </w:rPr>
        <w:t xml:space="preserve"> o </w:t>
      </w:r>
      <w:proofErr w:type="spellStart"/>
      <w:r w:rsidRPr="00145A7D">
        <w:rPr>
          <w:rFonts w:eastAsia="Times New Roman" w:cs="Times New Roman"/>
          <w:szCs w:val="22"/>
          <w:lang w:val="en-US" w:eastAsia="en-US"/>
        </w:rPr>
        <w:t>reenvío</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asociadas</w:t>
      </w:r>
      <w:proofErr w:type="spellEnd"/>
      <w:r w:rsidRPr="00145A7D">
        <w:rPr>
          <w:rFonts w:eastAsia="Times New Roman" w:cs="Times New Roman"/>
          <w:szCs w:val="22"/>
          <w:lang w:val="en-US" w:eastAsia="en-US"/>
        </w:rPr>
        <w:t xml:space="preserve"> a la </w:t>
      </w:r>
      <w:proofErr w:type="spellStart"/>
      <w:r w:rsidRPr="00145A7D">
        <w:rPr>
          <w:rFonts w:eastAsia="Times New Roman" w:cs="Times New Roman"/>
          <w:szCs w:val="22"/>
          <w:lang w:val="en-US" w:eastAsia="en-US"/>
        </w:rPr>
        <w:t>vigencia</w:t>
      </w:r>
      <w:proofErr w:type="spellEnd"/>
      <w:r w:rsidRPr="00145A7D">
        <w:rPr>
          <w:rFonts w:eastAsia="Times New Roman" w:cs="Times New Roman"/>
          <w:szCs w:val="22"/>
          <w:lang w:val="en-US" w:eastAsia="en-US"/>
        </w:rPr>
        <w:t xml:space="preserve"> de la </w:t>
      </w:r>
      <w:proofErr w:type="spellStart"/>
      <w:r w:rsidRPr="00145A7D">
        <w:rPr>
          <w:rFonts w:eastAsia="Times New Roman" w:cs="Times New Roman"/>
          <w:szCs w:val="22"/>
          <w:lang w:val="en-US" w:eastAsia="en-US"/>
        </w:rPr>
        <w:t>versión</w:t>
      </w:r>
      <w:proofErr w:type="spellEnd"/>
      <w:r w:rsidRPr="00145A7D">
        <w:rPr>
          <w:rFonts w:eastAsia="Times New Roman" w:cs="Times New Roman"/>
          <w:szCs w:val="22"/>
          <w:lang w:val="en-US" w:eastAsia="en-US"/>
        </w:rPr>
        <w:t xml:space="preserve">. Si </w:t>
      </w:r>
      <w:proofErr w:type="spellStart"/>
      <w:r w:rsidRPr="00145A7D">
        <w:rPr>
          <w:rFonts w:eastAsia="Times New Roman" w:cs="Times New Roman"/>
          <w:szCs w:val="22"/>
          <w:lang w:val="en-US" w:eastAsia="en-US"/>
        </w:rPr>
        <w:t>el</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usuario</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intenta</w:t>
      </w:r>
      <w:proofErr w:type="spellEnd"/>
      <w:r w:rsidRPr="00145A7D">
        <w:rPr>
          <w:rFonts w:eastAsia="Times New Roman" w:cs="Times New Roman"/>
          <w:szCs w:val="22"/>
          <w:lang w:val="en-US" w:eastAsia="en-US"/>
        </w:rPr>
        <w:t xml:space="preserve"> acceder a </w:t>
      </w:r>
      <w:proofErr w:type="spellStart"/>
      <w:r w:rsidRPr="00145A7D">
        <w:rPr>
          <w:rFonts w:eastAsia="Times New Roman" w:cs="Times New Roman"/>
          <w:szCs w:val="22"/>
          <w:lang w:val="en-US" w:eastAsia="en-US"/>
        </w:rPr>
        <w:t>liquidaciones</w:t>
      </w:r>
      <w:proofErr w:type="spellEnd"/>
      <w:r w:rsidRPr="00145A7D">
        <w:rPr>
          <w:rFonts w:eastAsia="Times New Roman" w:cs="Times New Roman"/>
          <w:szCs w:val="22"/>
          <w:lang w:val="en-US" w:eastAsia="en-US"/>
        </w:rPr>
        <w:t xml:space="preserve"> para las que no </w:t>
      </w:r>
      <w:proofErr w:type="spellStart"/>
      <w:r w:rsidRPr="00145A7D">
        <w:rPr>
          <w:rFonts w:eastAsia="Times New Roman" w:cs="Times New Roman"/>
          <w:szCs w:val="22"/>
          <w:lang w:val="en-US" w:eastAsia="en-US"/>
        </w:rPr>
        <w:t>posee</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permiso</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el</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sistema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bloquea</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el</w:t>
      </w:r>
      <w:proofErr w:type="spellEnd"/>
      <w:r w:rsidRPr="00145A7D">
        <w:rPr>
          <w:rFonts w:eastAsia="Times New Roman" w:cs="Times New Roman"/>
          <w:szCs w:val="22"/>
          <w:lang w:val="en-US" w:eastAsia="en-US"/>
        </w:rPr>
        <w:t xml:space="preserve"> </w:t>
      </w:r>
      <w:proofErr w:type="spellStart"/>
      <w:r w:rsidRPr="00145A7D">
        <w:rPr>
          <w:rFonts w:eastAsia="Times New Roman" w:cs="Times New Roman"/>
          <w:szCs w:val="22"/>
          <w:lang w:val="en-US" w:eastAsia="en-US"/>
        </w:rPr>
        <w:t>acceso</w:t>
      </w:r>
      <w:proofErr w:type="spellEnd"/>
      <w:r w:rsidRPr="00145A7D">
        <w:rPr>
          <w:rFonts w:eastAsia="Times New Roman" w:cs="Times New Roman"/>
          <w:szCs w:val="22"/>
          <w:lang w:val="en-US" w:eastAsia="en-US"/>
        </w:rPr>
        <w:t>.</w:t>
      </w:r>
    </w:p>
    <w:p w14:paraId="0224EC80" w14:textId="77777777" w:rsidR="007D6E97" w:rsidRDefault="007D6E97" w:rsidP="00145A7D">
      <w:pPr>
        <w:pStyle w:val="Descripcin"/>
        <w:jc w:val="left"/>
      </w:pPr>
    </w:p>
    <w:p w14:paraId="6222A14D" w14:textId="1341C59A" w:rsidR="006844D0" w:rsidRDefault="006844D0" w:rsidP="0008098A">
      <w:pPr>
        <w:pStyle w:val="Descripcin"/>
      </w:pPr>
      <w:bookmarkStart w:id="155" w:name="_heading=h.5uxxs11yj3cm" w:colFirst="0" w:colLast="0"/>
      <w:bookmarkStart w:id="156" w:name="_Toc242050331"/>
      <w:bookmarkEnd w:id="155"/>
      <w:r>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18</w:t>
      </w:r>
      <w:r w:rsidR="000462BE">
        <w:fldChar w:fldCharType="end"/>
      </w:r>
      <w:r>
        <w:t xml:space="preserve"> </w:t>
      </w:r>
      <w:r w:rsidRPr="00E27104">
        <w:t>“DS-CU</w:t>
      </w:r>
      <w:r w:rsidR="00D5460C">
        <w:t>104</w:t>
      </w:r>
      <w:r w:rsidRPr="00E27104">
        <w:t xml:space="preserve"> - </w:t>
      </w:r>
      <w:r w:rsidR="00D5460C" w:rsidRPr="00D5460C">
        <w:t>Consultando historial de liquidaciones</w:t>
      </w:r>
      <w:r w:rsidRPr="00E27104">
        <w:t>”.</w:t>
      </w:r>
      <w:bookmarkEnd w:id="156"/>
    </w:p>
    <w:p w14:paraId="1D7CF6DA" w14:textId="6DB2B632" w:rsidR="00394B1C" w:rsidRPr="00394B1C" w:rsidRDefault="00394B1C" w:rsidP="00394B1C">
      <w:pPr>
        <w:spacing w:after="200" w:line="360" w:lineRule="auto"/>
        <w:jc w:val="center"/>
        <w:rPr>
          <w:rFonts w:eastAsia="Times New Roman" w:cs="Times New Roman"/>
        </w:rPr>
      </w:pPr>
      <w:r w:rsidRPr="00394B1C">
        <w:rPr>
          <w:rFonts w:eastAsia="Times New Roman" w:cs="Times New Roman"/>
        </w:rPr>
        <w:drawing>
          <wp:inline distT="0" distB="0" distL="0" distR="0" wp14:anchorId="7ADD7922" wp14:editId="09256058">
            <wp:extent cx="5971540" cy="2736215"/>
            <wp:effectExtent l="0" t="0" r="0" b="6985"/>
            <wp:docPr id="1086070497" name="Imagen 74"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70497" name="Imagen 74" descr="Imagen que contiene Calendario&#10;&#10;Descripción generada automáticament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1540" cy="2736215"/>
                    </a:xfrm>
                    <a:prstGeom prst="rect">
                      <a:avLst/>
                    </a:prstGeom>
                    <a:noFill/>
                    <a:ln>
                      <a:noFill/>
                    </a:ln>
                  </pic:spPr>
                </pic:pic>
              </a:graphicData>
            </a:graphic>
          </wp:inline>
        </w:drawing>
      </w:r>
    </w:p>
    <w:p w14:paraId="34C2A461" w14:textId="2F07DD76" w:rsidR="007D6E97" w:rsidRDefault="007D6E97">
      <w:pPr>
        <w:spacing w:after="200" w:line="360" w:lineRule="auto"/>
        <w:jc w:val="center"/>
        <w:rPr>
          <w:rFonts w:eastAsia="Times New Roman" w:cs="Times New Roman"/>
        </w:rPr>
      </w:pPr>
    </w:p>
    <w:p w14:paraId="2A28DB21" w14:textId="2DD879BC" w:rsidR="007D6E97" w:rsidRDefault="000479C4" w:rsidP="00105100">
      <w:pPr>
        <w:pStyle w:val="Cita"/>
        <w:rPr>
          <w:i w:val="0"/>
        </w:rPr>
      </w:pPr>
      <w:r>
        <w:t>Fuente: Elaborado por los estudiantes de acuerdo con el proyecto.</w:t>
      </w:r>
    </w:p>
    <w:p w14:paraId="7C6B5C2C" w14:textId="77777777" w:rsidR="007D6E97" w:rsidRDefault="007D6E97">
      <w:pPr>
        <w:spacing w:after="200" w:line="360" w:lineRule="auto"/>
        <w:jc w:val="both"/>
        <w:rPr>
          <w:rFonts w:eastAsia="Times New Roman" w:cs="Times New Roman"/>
          <w:i/>
          <w:iCs/>
          <w:sz w:val="18"/>
          <w:szCs w:val="18"/>
        </w:rPr>
      </w:pPr>
    </w:p>
    <w:p w14:paraId="767AD42F" w14:textId="6C49F03B" w:rsidR="00184DFF" w:rsidRPr="00432645" w:rsidRDefault="00184DFF" w:rsidP="00184DFF">
      <w:pPr>
        <w:pStyle w:val="Ttulo2"/>
        <w:rPr>
          <w:rFonts w:eastAsia="Times New Roman" w:cs="Times New Roman"/>
        </w:rPr>
      </w:pPr>
      <w:bookmarkStart w:id="157" w:name="_Toc242051058"/>
      <w:r w:rsidRPr="00432645">
        <w:rPr>
          <w:rFonts w:eastAsia="Times New Roman" w:cs="Times New Roman"/>
        </w:rPr>
        <w:t>CU</w:t>
      </w:r>
      <w:r w:rsidR="00BE5DAC">
        <w:rPr>
          <w:rFonts w:eastAsia="Times New Roman" w:cs="Times New Roman"/>
        </w:rPr>
        <w:t>105</w:t>
      </w:r>
      <w:r w:rsidRPr="00432645">
        <w:rPr>
          <w:rFonts w:eastAsia="Times New Roman" w:cs="Times New Roman"/>
        </w:rPr>
        <w:t xml:space="preserve"> - </w:t>
      </w:r>
      <w:r w:rsidR="00BE5DAC" w:rsidRPr="00BE5DAC">
        <w:t>Consultando el Panel General</w:t>
      </w:r>
      <w:bookmarkEnd w:id="157"/>
    </w:p>
    <w:p w14:paraId="0153E692" w14:textId="77777777" w:rsidR="007D6E97" w:rsidRDefault="007D6E97">
      <w:pPr>
        <w:spacing w:line="360" w:lineRule="auto"/>
        <w:jc w:val="both"/>
        <w:rPr>
          <w:rFonts w:eastAsia="Times New Roman" w:cs="Times New Roman"/>
          <w:sz w:val="28"/>
          <w:szCs w:val="28"/>
        </w:rPr>
      </w:pPr>
    </w:p>
    <w:p w14:paraId="421699E0" w14:textId="77777777" w:rsidR="000E5FC4" w:rsidRPr="000E5FC4" w:rsidRDefault="000E5FC4" w:rsidP="000E5FC4">
      <w:pPr>
        <w:spacing w:line="360" w:lineRule="auto"/>
        <w:jc w:val="both"/>
        <w:rPr>
          <w:rFonts w:eastAsia="Times New Roman" w:cs="Times New Roman"/>
          <w:szCs w:val="22"/>
          <w:lang w:val="en-US" w:eastAsia="en-US"/>
        </w:rPr>
      </w:pPr>
      <w:r w:rsidRPr="000E5FC4">
        <w:rPr>
          <w:rFonts w:eastAsia="Times New Roman" w:cs="Times New Roman"/>
          <w:szCs w:val="22"/>
          <w:lang w:val="en-US" w:eastAsia="en-US"/>
        </w:rPr>
        <w:t xml:space="preserve">En la </w:t>
      </w:r>
      <w:proofErr w:type="spellStart"/>
      <w:r w:rsidRPr="000E5FC4">
        <w:rPr>
          <w:rFonts w:eastAsia="Times New Roman" w:cs="Times New Roman"/>
          <w:szCs w:val="22"/>
          <w:lang w:val="en-US" w:eastAsia="en-US"/>
        </w:rPr>
        <w:t>Figura</w:t>
      </w:r>
      <w:proofErr w:type="spellEnd"/>
      <w:r w:rsidRPr="000E5FC4">
        <w:rPr>
          <w:rFonts w:eastAsia="Times New Roman" w:cs="Times New Roman"/>
          <w:szCs w:val="22"/>
          <w:lang w:val="en-US" w:eastAsia="en-US"/>
        </w:rPr>
        <w:t xml:space="preserve"> 6.19 se </w:t>
      </w:r>
      <w:proofErr w:type="spellStart"/>
      <w:r w:rsidRPr="000E5FC4">
        <w:rPr>
          <w:rFonts w:eastAsia="Times New Roman" w:cs="Times New Roman"/>
          <w:szCs w:val="22"/>
          <w:lang w:val="en-US" w:eastAsia="en-US"/>
        </w:rPr>
        <w:t>puede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visualizar</w:t>
      </w:r>
      <w:proofErr w:type="spellEnd"/>
      <w:r w:rsidRPr="000E5FC4">
        <w:rPr>
          <w:rFonts w:eastAsia="Times New Roman" w:cs="Times New Roman"/>
          <w:szCs w:val="22"/>
          <w:lang w:val="en-US" w:eastAsia="en-US"/>
        </w:rPr>
        <w:t xml:space="preserve"> que </w:t>
      </w:r>
      <w:proofErr w:type="spellStart"/>
      <w:r w:rsidRPr="000E5FC4">
        <w:rPr>
          <w:rFonts w:eastAsia="Times New Roman" w:cs="Times New Roman"/>
          <w:szCs w:val="22"/>
          <w:lang w:val="en-US" w:eastAsia="en-US"/>
        </w:rPr>
        <w:t>el</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usuario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ingresa</w:t>
      </w:r>
      <w:proofErr w:type="spellEnd"/>
      <w:r w:rsidRPr="000E5FC4">
        <w:rPr>
          <w:rFonts w:eastAsia="Times New Roman" w:cs="Times New Roman"/>
          <w:szCs w:val="22"/>
          <w:lang w:val="en-US" w:eastAsia="en-US"/>
        </w:rPr>
        <w:t xml:space="preserve"> al Panel General. El </w:t>
      </w:r>
      <w:proofErr w:type="spellStart"/>
      <w:r w:rsidRPr="000E5FC4">
        <w:rPr>
          <w:rFonts w:eastAsia="Times New Roman" w:cs="Times New Roman"/>
          <w:szCs w:val="22"/>
          <w:lang w:val="en-US" w:eastAsia="en-US"/>
        </w:rPr>
        <w:t>sistema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presenta</w:t>
      </w:r>
      <w:proofErr w:type="spellEnd"/>
      <w:r w:rsidRPr="000E5FC4">
        <w:rPr>
          <w:rFonts w:eastAsia="Times New Roman" w:cs="Times New Roman"/>
          <w:szCs w:val="22"/>
          <w:lang w:val="en-US" w:eastAsia="en-US"/>
        </w:rPr>
        <w:t xml:space="preserve"> la </w:t>
      </w:r>
      <w:proofErr w:type="spellStart"/>
      <w:r w:rsidRPr="000E5FC4">
        <w:rPr>
          <w:rFonts w:eastAsia="Times New Roman" w:cs="Times New Roman"/>
          <w:szCs w:val="22"/>
          <w:lang w:val="en-US" w:eastAsia="en-US"/>
        </w:rPr>
        <w:t>información</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correspondiente</w:t>
      </w:r>
      <w:proofErr w:type="spellEnd"/>
      <w:r w:rsidRPr="000E5FC4">
        <w:rPr>
          <w:rFonts w:eastAsia="Times New Roman" w:cs="Times New Roman"/>
          <w:szCs w:val="22"/>
          <w:lang w:val="en-US" w:eastAsia="en-US"/>
        </w:rPr>
        <w:t xml:space="preserve"> a las </w:t>
      </w:r>
      <w:proofErr w:type="spellStart"/>
      <w:r w:rsidRPr="000E5FC4">
        <w:rPr>
          <w:rFonts w:eastAsia="Times New Roman" w:cs="Times New Roman"/>
          <w:szCs w:val="22"/>
          <w:lang w:val="en-US" w:eastAsia="en-US"/>
        </w:rPr>
        <w:t>secciones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autorizadas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utilizando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como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período</w:t>
      </w:r>
      <w:proofErr w:type="spellEnd"/>
      <w:r w:rsidRPr="000E5FC4">
        <w:rPr>
          <w:rFonts w:eastAsia="Times New Roman" w:cs="Times New Roman"/>
          <w:szCs w:val="22"/>
          <w:lang w:val="en-US" w:eastAsia="en-US"/>
        </w:rPr>
        <w:t xml:space="preserve"> global </w:t>
      </w:r>
      <w:proofErr w:type="spellStart"/>
      <w:r w:rsidRPr="000E5FC4">
        <w:rPr>
          <w:rFonts w:eastAsia="Times New Roman" w:cs="Times New Roman"/>
          <w:szCs w:val="22"/>
          <w:lang w:val="en-US" w:eastAsia="en-US"/>
        </w:rPr>
        <w:t>inicial</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el</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mes</w:t>
      </w:r>
      <w:proofErr w:type="spellEnd"/>
      <w:r w:rsidRPr="000E5FC4">
        <w:rPr>
          <w:rFonts w:eastAsia="Times New Roman" w:cs="Times New Roman"/>
          <w:szCs w:val="22"/>
          <w:lang w:val="en-US" w:eastAsia="en-US"/>
        </w:rPr>
        <w:t xml:space="preserve"> actual. Para </w:t>
      </w:r>
      <w:proofErr w:type="spellStart"/>
      <w:r w:rsidRPr="000E5FC4">
        <w:rPr>
          <w:rFonts w:eastAsia="Times New Roman" w:cs="Times New Roman"/>
          <w:szCs w:val="22"/>
          <w:lang w:val="en-US" w:eastAsia="en-US"/>
        </w:rPr>
        <w:t>los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indicadores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periódicos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aplica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el</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período</w:t>
      </w:r>
      <w:proofErr w:type="spellEnd"/>
      <w:r w:rsidRPr="000E5FC4">
        <w:rPr>
          <w:rFonts w:eastAsia="Times New Roman" w:cs="Times New Roman"/>
          <w:szCs w:val="22"/>
          <w:lang w:val="en-US" w:eastAsia="en-US"/>
        </w:rPr>
        <w:t xml:space="preserve"> global </w:t>
      </w:r>
      <w:proofErr w:type="spellStart"/>
      <w:r w:rsidRPr="000E5FC4">
        <w:rPr>
          <w:rFonts w:eastAsia="Times New Roman" w:cs="Times New Roman"/>
          <w:szCs w:val="22"/>
          <w:lang w:val="en-US" w:eastAsia="en-US"/>
        </w:rPr>
        <w:t>vigente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mientras</w:t>
      </w:r>
      <w:proofErr w:type="spellEnd"/>
      <w:r w:rsidRPr="000E5FC4">
        <w:rPr>
          <w:rFonts w:eastAsia="Times New Roman" w:cs="Times New Roman"/>
          <w:szCs w:val="22"/>
          <w:lang w:val="en-US" w:eastAsia="en-US"/>
        </w:rPr>
        <w:t xml:space="preserve"> que </w:t>
      </w:r>
      <w:proofErr w:type="spellStart"/>
      <w:r w:rsidRPr="000E5FC4">
        <w:rPr>
          <w:rFonts w:eastAsia="Times New Roman" w:cs="Times New Roman"/>
          <w:szCs w:val="22"/>
          <w:lang w:val="en-US" w:eastAsia="en-US"/>
        </w:rPr>
        <w:t>los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indicadores</w:t>
      </w:r>
      <w:proofErr w:type="spellEnd"/>
      <w:r w:rsidRPr="000E5FC4">
        <w:rPr>
          <w:rFonts w:eastAsia="Times New Roman" w:cs="Times New Roman"/>
          <w:szCs w:val="22"/>
          <w:lang w:val="en-US" w:eastAsia="en-US"/>
        </w:rPr>
        <w:t xml:space="preserve"> de </w:t>
      </w:r>
      <w:proofErr w:type="spellStart"/>
      <w:r w:rsidRPr="000E5FC4">
        <w:rPr>
          <w:rFonts w:eastAsia="Times New Roman" w:cs="Times New Roman"/>
          <w:szCs w:val="22"/>
          <w:lang w:val="en-US" w:eastAsia="en-US"/>
        </w:rPr>
        <w:t>estado</w:t>
      </w:r>
      <w:proofErr w:type="spellEnd"/>
      <w:r w:rsidRPr="000E5FC4">
        <w:rPr>
          <w:rFonts w:eastAsia="Times New Roman" w:cs="Times New Roman"/>
          <w:szCs w:val="22"/>
          <w:lang w:val="en-US" w:eastAsia="en-US"/>
        </w:rPr>
        <w:t xml:space="preserve"> actual y las </w:t>
      </w:r>
      <w:proofErr w:type="spellStart"/>
      <w:r w:rsidRPr="000E5FC4">
        <w:rPr>
          <w:rFonts w:eastAsia="Times New Roman" w:cs="Times New Roman"/>
          <w:szCs w:val="22"/>
          <w:lang w:val="en-US" w:eastAsia="en-US"/>
        </w:rPr>
        <w:t>proyecciones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conservan</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su</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propia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referencia</w:t>
      </w:r>
      <w:proofErr w:type="spellEnd"/>
      <w:r w:rsidRPr="000E5FC4">
        <w:rPr>
          <w:rFonts w:eastAsia="Times New Roman" w:cs="Times New Roman"/>
          <w:szCs w:val="22"/>
          <w:lang w:val="en-US" w:eastAsia="en-US"/>
        </w:rPr>
        <w:t xml:space="preserve"> temporal. El </w:t>
      </w:r>
      <w:proofErr w:type="spellStart"/>
      <w:r w:rsidRPr="000E5FC4">
        <w:rPr>
          <w:rFonts w:eastAsia="Times New Roman" w:cs="Times New Roman"/>
          <w:szCs w:val="22"/>
          <w:lang w:val="en-US" w:eastAsia="en-US"/>
        </w:rPr>
        <w:t>sistema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presenta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únicamente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indicadores</w:t>
      </w:r>
      <w:proofErr w:type="spellEnd"/>
      <w:r w:rsidRPr="000E5FC4">
        <w:rPr>
          <w:rFonts w:eastAsia="Times New Roman" w:cs="Times New Roman"/>
          <w:szCs w:val="22"/>
          <w:lang w:val="en-US" w:eastAsia="en-US"/>
        </w:rPr>
        <w:t xml:space="preserve"> que </w:t>
      </w:r>
      <w:proofErr w:type="spellStart"/>
      <w:r w:rsidRPr="000E5FC4">
        <w:rPr>
          <w:rFonts w:eastAsia="Times New Roman" w:cs="Times New Roman"/>
          <w:szCs w:val="22"/>
          <w:lang w:val="en-US" w:eastAsia="en-US"/>
        </w:rPr>
        <w:t>cuenten</w:t>
      </w:r>
      <w:proofErr w:type="spellEnd"/>
      <w:r w:rsidRPr="000E5FC4">
        <w:rPr>
          <w:rFonts w:eastAsia="Times New Roman" w:cs="Times New Roman"/>
          <w:szCs w:val="22"/>
          <w:lang w:val="en-US" w:eastAsia="en-US"/>
        </w:rPr>
        <w:t xml:space="preserve"> con </w:t>
      </w:r>
      <w:proofErr w:type="spellStart"/>
      <w:r w:rsidRPr="000E5FC4">
        <w:rPr>
          <w:rFonts w:eastAsia="Times New Roman" w:cs="Times New Roman"/>
          <w:szCs w:val="22"/>
          <w:lang w:val="en-US" w:eastAsia="en-US"/>
        </w:rPr>
        <w:t>información</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válida</w:t>
      </w:r>
      <w:proofErr w:type="spellEnd"/>
      <w:r w:rsidRPr="000E5FC4">
        <w:rPr>
          <w:rFonts w:eastAsia="Times New Roman" w:cs="Times New Roman"/>
          <w:szCs w:val="22"/>
          <w:lang w:val="en-US" w:eastAsia="en-US"/>
        </w:rPr>
        <w:t xml:space="preserve"> y </w:t>
      </w:r>
      <w:proofErr w:type="spellStart"/>
      <w:r w:rsidRPr="000E5FC4">
        <w:rPr>
          <w:rFonts w:eastAsia="Times New Roman" w:cs="Times New Roman"/>
          <w:szCs w:val="22"/>
          <w:lang w:val="en-US" w:eastAsia="en-US"/>
        </w:rPr>
        <w:t>suficiente</w:t>
      </w:r>
      <w:proofErr w:type="spellEnd"/>
      <w:r w:rsidRPr="000E5FC4">
        <w:rPr>
          <w:rFonts w:eastAsia="Times New Roman" w:cs="Times New Roman"/>
          <w:szCs w:val="22"/>
          <w:lang w:val="en-US" w:eastAsia="en-US"/>
        </w:rPr>
        <w:t xml:space="preserve">. Si un </w:t>
      </w:r>
      <w:proofErr w:type="spellStart"/>
      <w:r w:rsidRPr="000E5FC4">
        <w:rPr>
          <w:rFonts w:eastAsia="Times New Roman" w:cs="Times New Roman"/>
          <w:szCs w:val="22"/>
          <w:lang w:val="en-US" w:eastAsia="en-US"/>
        </w:rPr>
        <w:t>indicador</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carece</w:t>
      </w:r>
      <w:proofErr w:type="spellEnd"/>
      <w:r w:rsidRPr="000E5FC4">
        <w:rPr>
          <w:rFonts w:eastAsia="Times New Roman" w:cs="Times New Roman"/>
          <w:szCs w:val="22"/>
          <w:lang w:val="en-US" w:eastAsia="en-US"/>
        </w:rPr>
        <w:t xml:space="preserve"> de base </w:t>
      </w:r>
      <w:proofErr w:type="spellStart"/>
      <w:r w:rsidRPr="000E5FC4">
        <w:rPr>
          <w:rFonts w:eastAsia="Times New Roman" w:cs="Times New Roman"/>
          <w:szCs w:val="22"/>
          <w:lang w:val="en-US" w:eastAsia="en-US"/>
        </w:rPr>
        <w:t>suficiente</w:t>
      </w:r>
      <w:proofErr w:type="spellEnd"/>
      <w:r w:rsidRPr="000E5FC4">
        <w:rPr>
          <w:rFonts w:eastAsia="Times New Roman" w:cs="Times New Roman"/>
          <w:szCs w:val="22"/>
          <w:lang w:val="en-US" w:eastAsia="en-US"/>
        </w:rPr>
        <w:t xml:space="preserve">, lo </w:t>
      </w:r>
      <w:proofErr w:type="spellStart"/>
      <w:r w:rsidRPr="000E5FC4">
        <w:rPr>
          <w:rFonts w:eastAsia="Times New Roman" w:cs="Times New Roman"/>
          <w:szCs w:val="22"/>
          <w:lang w:val="en-US" w:eastAsia="en-US"/>
        </w:rPr>
        <w:t>identifica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como</w:t>
      </w:r>
      <w:proofErr w:type="spellEnd"/>
      <w:r w:rsidRPr="000E5FC4">
        <w:rPr>
          <w:rFonts w:eastAsia="Times New Roman" w:cs="Times New Roman"/>
          <w:szCs w:val="22"/>
          <w:lang w:val="en-US" w:eastAsia="en-US"/>
        </w:rPr>
        <w:t xml:space="preserve"> sin </w:t>
      </w:r>
      <w:proofErr w:type="spellStart"/>
      <w:r w:rsidRPr="000E5FC4">
        <w:rPr>
          <w:rFonts w:eastAsia="Times New Roman" w:cs="Times New Roman"/>
          <w:szCs w:val="22"/>
          <w:lang w:val="en-US" w:eastAsia="en-US"/>
        </w:rPr>
        <w:t>datos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suficientes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si</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su</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fuente</w:t>
      </w:r>
      <w:proofErr w:type="spellEnd"/>
      <w:r w:rsidRPr="000E5FC4">
        <w:rPr>
          <w:rFonts w:eastAsia="Times New Roman" w:cs="Times New Roman"/>
          <w:szCs w:val="22"/>
          <w:lang w:val="en-US" w:eastAsia="en-US"/>
        </w:rPr>
        <w:t xml:space="preserve"> se </w:t>
      </w:r>
      <w:proofErr w:type="spellStart"/>
      <w:r w:rsidRPr="000E5FC4">
        <w:rPr>
          <w:rFonts w:eastAsia="Times New Roman" w:cs="Times New Roman"/>
          <w:szCs w:val="22"/>
          <w:lang w:val="en-US" w:eastAsia="en-US"/>
        </w:rPr>
        <w:t>encuentra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temporalmente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indisponible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identifica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únicamente</w:t>
      </w:r>
      <w:proofErr w:type="spellEnd"/>
      <w:r w:rsidRPr="000E5FC4">
        <w:rPr>
          <w:rFonts w:eastAsia="Times New Roman" w:cs="Times New Roman"/>
          <w:szCs w:val="22"/>
          <w:lang w:val="en-US" w:eastAsia="en-US"/>
        </w:rPr>
        <w:t xml:space="preserve"> la </w:t>
      </w:r>
      <w:proofErr w:type="spellStart"/>
      <w:r w:rsidRPr="000E5FC4">
        <w:rPr>
          <w:rFonts w:eastAsia="Times New Roman" w:cs="Times New Roman"/>
          <w:szCs w:val="22"/>
          <w:lang w:val="en-US" w:eastAsia="en-US"/>
        </w:rPr>
        <w:t>sección</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afectada</w:t>
      </w:r>
      <w:proofErr w:type="spellEnd"/>
      <w:r w:rsidRPr="000E5FC4">
        <w:rPr>
          <w:rFonts w:eastAsia="Times New Roman" w:cs="Times New Roman"/>
          <w:szCs w:val="22"/>
          <w:lang w:val="en-US" w:eastAsia="en-US"/>
        </w:rPr>
        <w:t xml:space="preserve">; y </w:t>
      </w:r>
      <w:proofErr w:type="spellStart"/>
      <w:r w:rsidRPr="000E5FC4">
        <w:rPr>
          <w:rFonts w:eastAsia="Times New Roman" w:cs="Times New Roman"/>
          <w:szCs w:val="22"/>
          <w:lang w:val="en-US" w:eastAsia="en-US"/>
        </w:rPr>
        <w:t>si</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existe</w:t>
      </w:r>
      <w:proofErr w:type="spellEnd"/>
      <w:r w:rsidRPr="000E5FC4">
        <w:rPr>
          <w:rFonts w:eastAsia="Times New Roman" w:cs="Times New Roman"/>
          <w:szCs w:val="22"/>
          <w:lang w:val="en-US" w:eastAsia="en-US"/>
        </w:rPr>
        <w:t xml:space="preserve"> un </w:t>
      </w:r>
      <w:proofErr w:type="spellStart"/>
      <w:r w:rsidRPr="000E5FC4">
        <w:rPr>
          <w:rFonts w:eastAsia="Times New Roman" w:cs="Times New Roman"/>
          <w:szCs w:val="22"/>
          <w:lang w:val="en-US" w:eastAsia="en-US"/>
        </w:rPr>
        <w:t>último</w:t>
      </w:r>
      <w:proofErr w:type="spellEnd"/>
      <w:r w:rsidRPr="000E5FC4">
        <w:rPr>
          <w:rFonts w:eastAsia="Times New Roman" w:cs="Times New Roman"/>
          <w:szCs w:val="22"/>
          <w:lang w:val="en-US" w:eastAsia="en-US"/>
        </w:rPr>
        <w:t xml:space="preserve"> valor </w:t>
      </w:r>
      <w:proofErr w:type="spellStart"/>
      <w:r w:rsidRPr="000E5FC4">
        <w:rPr>
          <w:rFonts w:eastAsia="Times New Roman" w:cs="Times New Roman"/>
          <w:szCs w:val="22"/>
          <w:lang w:val="en-US" w:eastAsia="en-US"/>
        </w:rPr>
        <w:t>conocido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desactualizado</w:t>
      </w:r>
      <w:proofErr w:type="spellEnd"/>
      <w:r w:rsidRPr="000E5FC4">
        <w:rPr>
          <w:rFonts w:eastAsia="Times New Roman" w:cs="Times New Roman"/>
          <w:szCs w:val="22"/>
          <w:lang w:val="en-US" w:eastAsia="en-US"/>
        </w:rPr>
        <w:t xml:space="preserve">, lo </w:t>
      </w:r>
      <w:proofErr w:type="spellStart"/>
      <w:r w:rsidRPr="000E5FC4">
        <w:rPr>
          <w:rFonts w:eastAsia="Times New Roman" w:cs="Times New Roman"/>
          <w:szCs w:val="22"/>
          <w:lang w:val="en-US" w:eastAsia="en-US"/>
        </w:rPr>
        <w:t>mantiene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identificado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como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tal</w:t>
      </w:r>
      <w:proofErr w:type="spellEnd"/>
      <w:r w:rsidRPr="000E5FC4">
        <w:rPr>
          <w:rFonts w:eastAsia="Times New Roman" w:cs="Times New Roman"/>
          <w:szCs w:val="22"/>
          <w:lang w:val="en-US" w:eastAsia="en-US"/>
        </w:rPr>
        <w:t xml:space="preserve"> junto con </w:t>
      </w:r>
      <w:proofErr w:type="spellStart"/>
      <w:r w:rsidRPr="000E5FC4">
        <w:rPr>
          <w:rFonts w:eastAsia="Times New Roman" w:cs="Times New Roman"/>
          <w:szCs w:val="22"/>
          <w:lang w:val="en-US" w:eastAsia="en-US"/>
        </w:rPr>
        <w:t>su</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referencia</w:t>
      </w:r>
      <w:proofErr w:type="spellEnd"/>
      <w:r w:rsidRPr="000E5FC4">
        <w:rPr>
          <w:rFonts w:eastAsia="Times New Roman" w:cs="Times New Roman"/>
          <w:szCs w:val="22"/>
          <w:lang w:val="en-US" w:eastAsia="en-US"/>
        </w:rPr>
        <w:t xml:space="preserve"> temporal. Las </w:t>
      </w:r>
      <w:proofErr w:type="spellStart"/>
      <w:r w:rsidRPr="000E5FC4">
        <w:rPr>
          <w:rFonts w:eastAsia="Times New Roman" w:cs="Times New Roman"/>
          <w:szCs w:val="22"/>
          <w:lang w:val="en-US" w:eastAsia="en-US"/>
        </w:rPr>
        <w:t>demás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secciones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permanecen</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disponibles</w:t>
      </w:r>
      <w:proofErr w:type="spellEnd"/>
      <w:r w:rsidRPr="000E5FC4">
        <w:rPr>
          <w:rFonts w:eastAsia="Times New Roman" w:cs="Times New Roman"/>
          <w:szCs w:val="22"/>
          <w:lang w:val="en-US" w:eastAsia="en-US"/>
        </w:rPr>
        <w:t xml:space="preserve">. El </w:t>
      </w:r>
      <w:proofErr w:type="spellStart"/>
      <w:r w:rsidRPr="000E5FC4">
        <w:rPr>
          <w:rFonts w:eastAsia="Times New Roman" w:cs="Times New Roman"/>
          <w:szCs w:val="22"/>
          <w:lang w:val="en-US" w:eastAsia="en-US"/>
        </w:rPr>
        <w:t>sistema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presenta</w:t>
      </w:r>
      <w:proofErr w:type="spellEnd"/>
      <w:r w:rsidRPr="000E5FC4">
        <w:rPr>
          <w:rFonts w:eastAsia="Times New Roman" w:cs="Times New Roman"/>
          <w:szCs w:val="22"/>
          <w:lang w:val="en-US" w:eastAsia="en-US"/>
        </w:rPr>
        <w:t xml:space="preserve"> la </w:t>
      </w:r>
      <w:proofErr w:type="spellStart"/>
      <w:r w:rsidRPr="000E5FC4">
        <w:rPr>
          <w:rFonts w:eastAsia="Times New Roman" w:cs="Times New Roman"/>
          <w:szCs w:val="22"/>
          <w:lang w:val="en-US" w:eastAsia="en-US"/>
        </w:rPr>
        <w:t>fecha</w:t>
      </w:r>
      <w:proofErr w:type="spellEnd"/>
      <w:r w:rsidRPr="000E5FC4">
        <w:rPr>
          <w:rFonts w:eastAsia="Times New Roman" w:cs="Times New Roman"/>
          <w:szCs w:val="22"/>
          <w:lang w:val="en-US" w:eastAsia="en-US"/>
        </w:rPr>
        <w:t xml:space="preserve"> y hora de </w:t>
      </w:r>
      <w:proofErr w:type="spellStart"/>
      <w:r w:rsidRPr="000E5FC4">
        <w:rPr>
          <w:rFonts w:eastAsia="Times New Roman" w:cs="Times New Roman"/>
          <w:szCs w:val="22"/>
          <w:lang w:val="en-US" w:eastAsia="en-US"/>
        </w:rPr>
        <w:t>última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actualización</w:t>
      </w:r>
      <w:proofErr w:type="spellEnd"/>
      <w:r w:rsidRPr="000E5FC4">
        <w:rPr>
          <w:rFonts w:eastAsia="Times New Roman" w:cs="Times New Roman"/>
          <w:szCs w:val="22"/>
          <w:lang w:val="en-US" w:eastAsia="en-US"/>
        </w:rPr>
        <w:t xml:space="preserve">. El </w:t>
      </w:r>
      <w:proofErr w:type="spellStart"/>
      <w:r w:rsidRPr="000E5FC4">
        <w:rPr>
          <w:rFonts w:eastAsia="Times New Roman" w:cs="Times New Roman"/>
          <w:szCs w:val="22"/>
          <w:lang w:val="en-US" w:eastAsia="en-US"/>
        </w:rPr>
        <w:t>usuario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puede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cambiar</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el</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período</w:t>
      </w:r>
      <w:proofErr w:type="spellEnd"/>
      <w:r w:rsidRPr="000E5FC4">
        <w:rPr>
          <w:rFonts w:eastAsia="Times New Roman" w:cs="Times New Roman"/>
          <w:szCs w:val="22"/>
          <w:lang w:val="en-US" w:eastAsia="en-US"/>
        </w:rPr>
        <w:t xml:space="preserve"> global. El </w:t>
      </w:r>
      <w:proofErr w:type="spellStart"/>
      <w:r w:rsidRPr="000E5FC4">
        <w:rPr>
          <w:rFonts w:eastAsia="Times New Roman" w:cs="Times New Roman"/>
          <w:szCs w:val="22"/>
          <w:lang w:val="en-US" w:eastAsia="en-US"/>
        </w:rPr>
        <w:t>sistema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actualiza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los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indicadores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dependientes</w:t>
      </w:r>
      <w:proofErr w:type="spellEnd"/>
      <w:r w:rsidRPr="000E5FC4">
        <w:rPr>
          <w:rFonts w:eastAsia="Times New Roman" w:cs="Times New Roman"/>
          <w:szCs w:val="22"/>
          <w:lang w:val="en-US" w:eastAsia="en-US"/>
        </w:rPr>
        <w:t xml:space="preserve"> del </w:t>
      </w:r>
      <w:proofErr w:type="spellStart"/>
      <w:r w:rsidRPr="000E5FC4">
        <w:rPr>
          <w:rFonts w:eastAsia="Times New Roman" w:cs="Times New Roman"/>
          <w:szCs w:val="22"/>
          <w:lang w:val="en-US" w:eastAsia="en-US"/>
        </w:rPr>
        <w:t>período</w:t>
      </w:r>
      <w:proofErr w:type="spellEnd"/>
      <w:r w:rsidRPr="000E5FC4">
        <w:rPr>
          <w:rFonts w:eastAsia="Times New Roman" w:cs="Times New Roman"/>
          <w:szCs w:val="22"/>
          <w:lang w:val="en-US" w:eastAsia="en-US"/>
        </w:rPr>
        <w:t xml:space="preserve">. El </w:t>
      </w:r>
      <w:proofErr w:type="spellStart"/>
      <w:r w:rsidRPr="000E5FC4">
        <w:rPr>
          <w:rFonts w:eastAsia="Times New Roman" w:cs="Times New Roman"/>
          <w:szCs w:val="22"/>
          <w:lang w:val="en-US" w:eastAsia="en-US"/>
        </w:rPr>
        <w:t>usuario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puede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seleccionar</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una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sección</w:t>
      </w:r>
      <w:proofErr w:type="spellEnd"/>
      <w:r w:rsidRPr="000E5FC4">
        <w:rPr>
          <w:rFonts w:eastAsia="Times New Roman" w:cs="Times New Roman"/>
          <w:szCs w:val="22"/>
          <w:lang w:val="en-US" w:eastAsia="en-US"/>
        </w:rPr>
        <w:t xml:space="preserve"> o </w:t>
      </w:r>
      <w:proofErr w:type="spellStart"/>
      <w:r w:rsidRPr="000E5FC4">
        <w:rPr>
          <w:rFonts w:eastAsia="Times New Roman" w:cs="Times New Roman"/>
          <w:szCs w:val="22"/>
          <w:lang w:val="en-US" w:eastAsia="en-US"/>
        </w:rPr>
        <w:t>indicador</w:t>
      </w:r>
      <w:proofErr w:type="spellEnd"/>
      <w:r w:rsidRPr="000E5FC4">
        <w:rPr>
          <w:rFonts w:eastAsia="Times New Roman" w:cs="Times New Roman"/>
          <w:szCs w:val="22"/>
          <w:lang w:val="en-US" w:eastAsia="en-US"/>
        </w:rPr>
        <w:t xml:space="preserve"> del Panel General para acceder al </w:t>
      </w:r>
      <w:proofErr w:type="spellStart"/>
      <w:r w:rsidRPr="000E5FC4">
        <w:rPr>
          <w:rFonts w:eastAsia="Times New Roman" w:cs="Times New Roman"/>
          <w:szCs w:val="22"/>
          <w:lang w:val="en-US" w:eastAsia="en-US"/>
        </w:rPr>
        <w:t>análisis</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detallado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correspondiente</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cuando</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disponga</w:t>
      </w:r>
      <w:proofErr w:type="spellEnd"/>
      <w:r w:rsidRPr="000E5FC4">
        <w:rPr>
          <w:rFonts w:eastAsia="Times New Roman" w:cs="Times New Roman"/>
          <w:szCs w:val="22"/>
          <w:lang w:val="en-US" w:eastAsia="en-US"/>
        </w:rPr>
        <w:t xml:space="preserve"> de </w:t>
      </w:r>
      <w:proofErr w:type="spellStart"/>
      <w:r w:rsidRPr="000E5FC4">
        <w:rPr>
          <w:rFonts w:eastAsia="Times New Roman" w:cs="Times New Roman"/>
          <w:szCs w:val="22"/>
          <w:lang w:val="en-US" w:eastAsia="en-US"/>
        </w:rPr>
        <w:t>autorización</w:t>
      </w:r>
      <w:proofErr w:type="spellEnd"/>
      <w:r w:rsidRPr="000E5FC4">
        <w:rPr>
          <w:rFonts w:eastAsia="Times New Roman" w:cs="Times New Roman"/>
          <w:szCs w:val="22"/>
          <w:lang w:val="en-US" w:eastAsia="en-US"/>
        </w:rPr>
        <w:t xml:space="preserve">. Si la </w:t>
      </w:r>
      <w:proofErr w:type="spellStart"/>
      <w:r w:rsidRPr="000E5FC4">
        <w:rPr>
          <w:rFonts w:eastAsia="Times New Roman" w:cs="Times New Roman"/>
          <w:szCs w:val="22"/>
          <w:lang w:val="en-US" w:eastAsia="en-US"/>
        </w:rPr>
        <w:t>fecha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inicial</w:t>
      </w:r>
      <w:proofErr w:type="spellEnd"/>
      <w:r w:rsidRPr="000E5FC4">
        <w:rPr>
          <w:rFonts w:eastAsia="Times New Roman" w:cs="Times New Roman"/>
          <w:szCs w:val="22"/>
          <w:lang w:val="en-US" w:eastAsia="en-US"/>
        </w:rPr>
        <w:t xml:space="preserve"> es posterior a la </w:t>
      </w:r>
      <w:proofErr w:type="spellStart"/>
      <w:r w:rsidRPr="000E5FC4">
        <w:rPr>
          <w:rFonts w:eastAsia="Times New Roman" w:cs="Times New Roman"/>
          <w:szCs w:val="22"/>
          <w:lang w:val="en-US" w:eastAsia="en-US"/>
        </w:rPr>
        <w:t>fecha</w:t>
      </w:r>
      <w:proofErr w:type="spellEnd"/>
      <w:r w:rsidRPr="000E5FC4">
        <w:rPr>
          <w:rFonts w:eastAsia="Times New Roman" w:cs="Times New Roman"/>
          <w:szCs w:val="22"/>
          <w:lang w:val="en-US" w:eastAsia="en-US"/>
        </w:rPr>
        <w:t xml:space="preserve"> final, </w:t>
      </w:r>
      <w:proofErr w:type="spellStart"/>
      <w:r w:rsidRPr="000E5FC4">
        <w:rPr>
          <w:rFonts w:eastAsia="Times New Roman" w:cs="Times New Roman"/>
          <w:szCs w:val="22"/>
          <w:lang w:val="en-US" w:eastAsia="en-US"/>
        </w:rPr>
        <w:t>el</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sistema</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informa</w:t>
      </w:r>
      <w:proofErr w:type="spellEnd"/>
      <w:r w:rsidRPr="000E5FC4">
        <w:rPr>
          <w:rFonts w:eastAsia="Times New Roman" w:cs="Times New Roman"/>
          <w:szCs w:val="22"/>
          <w:lang w:val="en-US" w:eastAsia="en-US"/>
        </w:rPr>
        <w:t xml:space="preserve"> la </w:t>
      </w:r>
      <w:proofErr w:type="spellStart"/>
      <w:r w:rsidRPr="000E5FC4">
        <w:rPr>
          <w:rFonts w:eastAsia="Times New Roman" w:cs="Times New Roman"/>
          <w:szCs w:val="22"/>
          <w:lang w:val="en-US" w:eastAsia="en-US"/>
        </w:rPr>
        <w:t>inconsistencia</w:t>
      </w:r>
      <w:proofErr w:type="spellEnd"/>
      <w:r w:rsidRPr="000E5FC4">
        <w:rPr>
          <w:rFonts w:eastAsia="Times New Roman" w:cs="Times New Roman"/>
          <w:szCs w:val="22"/>
          <w:lang w:val="en-US" w:eastAsia="en-US"/>
        </w:rPr>
        <w:t xml:space="preserve"> y </w:t>
      </w:r>
      <w:proofErr w:type="spellStart"/>
      <w:r w:rsidRPr="000E5FC4">
        <w:rPr>
          <w:rFonts w:eastAsia="Times New Roman" w:cs="Times New Roman"/>
          <w:szCs w:val="22"/>
          <w:lang w:val="en-US" w:eastAsia="en-US"/>
        </w:rPr>
        <w:t>conserva</w:t>
      </w:r>
      <w:proofErr w:type="spellEnd"/>
      <w:r w:rsidRPr="000E5FC4">
        <w:rPr>
          <w:rFonts w:eastAsia="Times New Roman" w:cs="Times New Roman"/>
          <w:szCs w:val="22"/>
          <w:lang w:val="en-US" w:eastAsia="en-US"/>
        </w:rPr>
        <w:t xml:space="preserve"> la consulta </w:t>
      </w:r>
      <w:proofErr w:type="spellStart"/>
      <w:r w:rsidRPr="000E5FC4">
        <w:rPr>
          <w:rFonts w:eastAsia="Times New Roman" w:cs="Times New Roman"/>
          <w:szCs w:val="22"/>
          <w:lang w:val="en-US" w:eastAsia="en-US"/>
        </w:rPr>
        <w:t>vigente</w:t>
      </w:r>
      <w:proofErr w:type="spellEnd"/>
      <w:r w:rsidRPr="000E5FC4">
        <w:rPr>
          <w:rFonts w:eastAsia="Times New Roman" w:cs="Times New Roman"/>
          <w:szCs w:val="22"/>
          <w:lang w:val="en-US" w:eastAsia="en-US"/>
        </w:rPr>
        <w:t xml:space="preserve"> sin </w:t>
      </w:r>
      <w:proofErr w:type="spellStart"/>
      <w:r w:rsidRPr="000E5FC4">
        <w:rPr>
          <w:rFonts w:eastAsia="Times New Roman" w:cs="Times New Roman"/>
          <w:szCs w:val="22"/>
          <w:lang w:val="en-US" w:eastAsia="en-US"/>
        </w:rPr>
        <w:t>aplicar</w:t>
      </w:r>
      <w:proofErr w:type="spellEnd"/>
      <w:r w:rsidRPr="000E5FC4">
        <w:rPr>
          <w:rFonts w:eastAsia="Times New Roman" w:cs="Times New Roman"/>
          <w:szCs w:val="22"/>
          <w:lang w:val="en-US" w:eastAsia="en-US"/>
        </w:rPr>
        <w:t xml:space="preserve"> </w:t>
      </w:r>
      <w:proofErr w:type="spellStart"/>
      <w:r w:rsidRPr="000E5FC4">
        <w:rPr>
          <w:rFonts w:eastAsia="Times New Roman" w:cs="Times New Roman"/>
          <w:szCs w:val="22"/>
          <w:lang w:val="en-US" w:eastAsia="en-US"/>
        </w:rPr>
        <w:t>el</w:t>
      </w:r>
      <w:proofErr w:type="spellEnd"/>
      <w:r w:rsidRPr="000E5FC4">
        <w:rPr>
          <w:rFonts w:eastAsia="Times New Roman" w:cs="Times New Roman"/>
          <w:szCs w:val="22"/>
          <w:lang w:val="en-US" w:eastAsia="en-US"/>
        </w:rPr>
        <w:t xml:space="preserve"> nuevo </w:t>
      </w:r>
      <w:proofErr w:type="spellStart"/>
      <w:r w:rsidRPr="000E5FC4">
        <w:rPr>
          <w:rFonts w:eastAsia="Times New Roman" w:cs="Times New Roman"/>
          <w:szCs w:val="22"/>
          <w:lang w:val="en-US" w:eastAsia="en-US"/>
        </w:rPr>
        <w:t>período</w:t>
      </w:r>
      <w:proofErr w:type="spellEnd"/>
      <w:r w:rsidRPr="000E5FC4">
        <w:rPr>
          <w:rFonts w:eastAsia="Times New Roman" w:cs="Times New Roman"/>
          <w:szCs w:val="22"/>
          <w:lang w:val="en-US" w:eastAsia="en-US"/>
        </w:rPr>
        <w:t>.</w:t>
      </w:r>
    </w:p>
    <w:p w14:paraId="30417D83" w14:textId="77777777" w:rsidR="007D6E97" w:rsidRDefault="007D6E97">
      <w:pPr>
        <w:spacing w:after="200" w:line="360" w:lineRule="auto"/>
        <w:jc w:val="both"/>
        <w:rPr>
          <w:rFonts w:eastAsia="Times New Roman" w:cs="Times New Roman"/>
          <w:sz w:val="28"/>
          <w:szCs w:val="28"/>
        </w:rPr>
      </w:pPr>
    </w:p>
    <w:p w14:paraId="5B78E151" w14:textId="6BA171C9" w:rsidR="007D6E97" w:rsidRPr="005803DB" w:rsidRDefault="000479C4" w:rsidP="005803DB">
      <w:pPr>
        <w:pStyle w:val="Descripcin"/>
      </w:pPr>
      <w:bookmarkStart w:id="158" w:name="_heading=h.chgt6it02f0" w:colFirst="0" w:colLast="0"/>
      <w:bookmarkStart w:id="159" w:name="_Toc242050332"/>
      <w:bookmarkEnd w:id="158"/>
      <w:r w:rsidRPr="005803DB">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19</w:t>
      </w:r>
      <w:r w:rsidR="000462BE">
        <w:fldChar w:fldCharType="end"/>
      </w:r>
      <w:r w:rsidRPr="005803DB">
        <w:t xml:space="preserve"> “DS-CU</w:t>
      </w:r>
      <w:r w:rsidR="00B37925">
        <w:t>105</w:t>
      </w:r>
      <w:r w:rsidRPr="005803DB">
        <w:t xml:space="preserve"> – </w:t>
      </w:r>
      <w:r w:rsidR="00B37925" w:rsidRPr="00B37925">
        <w:t>Consultando el Panel General</w:t>
      </w:r>
      <w:r w:rsidRPr="005803DB">
        <w:t>”.</w:t>
      </w:r>
      <w:bookmarkEnd w:id="159"/>
    </w:p>
    <w:p w14:paraId="4C3DA660" w14:textId="0290CCF1" w:rsidR="00BF3196" w:rsidRPr="00BF3196" w:rsidRDefault="00BF3196" w:rsidP="00BF3196">
      <w:pPr>
        <w:spacing w:line="360" w:lineRule="auto"/>
        <w:jc w:val="center"/>
        <w:rPr>
          <w:rFonts w:eastAsia="Times New Roman" w:cs="Times New Roman"/>
        </w:rPr>
      </w:pPr>
      <w:r w:rsidRPr="00BF3196">
        <w:rPr>
          <w:rFonts w:eastAsia="Times New Roman" w:cs="Times New Roman"/>
        </w:rPr>
        <w:drawing>
          <wp:inline distT="0" distB="0" distL="0" distR="0" wp14:anchorId="41E012CA" wp14:editId="3BBD3641">
            <wp:extent cx="5971540" cy="1676400"/>
            <wp:effectExtent l="0" t="0" r="0" b="0"/>
            <wp:docPr id="1022661768" name="Imagen 7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1768" name="Imagen 76" descr="Interfaz de usuario gráfica, Texto, Aplicación, Correo electrónico&#10;&#10;Descripción generada automáticament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71540" cy="1676400"/>
                    </a:xfrm>
                    <a:prstGeom prst="rect">
                      <a:avLst/>
                    </a:prstGeom>
                    <a:noFill/>
                    <a:ln>
                      <a:noFill/>
                    </a:ln>
                  </pic:spPr>
                </pic:pic>
              </a:graphicData>
            </a:graphic>
          </wp:inline>
        </w:drawing>
      </w:r>
    </w:p>
    <w:p w14:paraId="4768D700" w14:textId="0474AB72" w:rsidR="007D6E97" w:rsidRDefault="007D6E97">
      <w:pPr>
        <w:spacing w:line="360" w:lineRule="auto"/>
        <w:jc w:val="center"/>
        <w:rPr>
          <w:rFonts w:eastAsia="Times New Roman" w:cs="Times New Roman"/>
        </w:rPr>
      </w:pPr>
    </w:p>
    <w:p w14:paraId="1C0CF2D2" w14:textId="1F5A0D55" w:rsidR="007D6E97" w:rsidRDefault="000479C4" w:rsidP="00105100">
      <w:pPr>
        <w:pStyle w:val="Cita"/>
        <w:rPr>
          <w:rFonts w:eastAsia="Times New Roman" w:cs="Times New Roman"/>
          <w:i w:val="0"/>
          <w:color w:val="000000"/>
          <w:szCs w:val="18"/>
        </w:rPr>
      </w:pPr>
      <w:r>
        <w:t>Fuente: Elaborado por los estudiantes de acuerdo con el proyecto.</w:t>
      </w:r>
    </w:p>
    <w:p w14:paraId="37CC1145" w14:textId="77777777" w:rsidR="007D6E97" w:rsidRDefault="007D6E97">
      <w:pPr>
        <w:spacing w:after="200" w:line="360" w:lineRule="auto"/>
        <w:jc w:val="both"/>
        <w:rPr>
          <w:rFonts w:eastAsia="Times New Roman" w:cs="Times New Roman"/>
          <w:i/>
          <w:iCs/>
          <w:color w:val="000000"/>
          <w:sz w:val="18"/>
          <w:szCs w:val="18"/>
        </w:rPr>
      </w:pPr>
    </w:p>
    <w:p w14:paraId="3A4FA5DE" w14:textId="77777777" w:rsidR="005803DB" w:rsidRDefault="005803DB">
      <w:pPr>
        <w:spacing w:after="200" w:line="360" w:lineRule="auto"/>
        <w:jc w:val="both"/>
        <w:rPr>
          <w:rFonts w:eastAsia="Times New Roman" w:cs="Times New Roman"/>
          <w:i/>
          <w:iCs/>
          <w:color w:val="000000"/>
          <w:sz w:val="18"/>
          <w:szCs w:val="18"/>
        </w:rPr>
      </w:pPr>
    </w:p>
    <w:p w14:paraId="05548D13" w14:textId="77777777" w:rsidR="005803DB" w:rsidRDefault="005803DB">
      <w:pPr>
        <w:spacing w:after="200" w:line="360" w:lineRule="auto"/>
        <w:jc w:val="both"/>
        <w:rPr>
          <w:rFonts w:eastAsia="Times New Roman" w:cs="Times New Roman"/>
          <w:i/>
          <w:iCs/>
          <w:color w:val="000000"/>
          <w:sz w:val="18"/>
          <w:szCs w:val="18"/>
        </w:rPr>
      </w:pPr>
    </w:p>
    <w:p w14:paraId="37817593" w14:textId="135AAD2A" w:rsidR="007D6E97" w:rsidRDefault="00F22D18" w:rsidP="001A5BA1">
      <w:pPr>
        <w:pStyle w:val="Ttulo2"/>
      </w:pPr>
      <w:bookmarkStart w:id="160" w:name="_Toc242051059"/>
      <w:r w:rsidRPr="00432645">
        <w:rPr>
          <w:rFonts w:eastAsia="Times New Roman" w:cs="Times New Roman"/>
        </w:rPr>
        <w:t>CU</w:t>
      </w:r>
      <w:r w:rsidR="001A5BA1">
        <w:rPr>
          <w:rFonts w:eastAsia="Times New Roman" w:cs="Times New Roman"/>
        </w:rPr>
        <w:t>106</w:t>
      </w:r>
      <w:r w:rsidRPr="00432645">
        <w:rPr>
          <w:rFonts w:eastAsia="Times New Roman" w:cs="Times New Roman"/>
        </w:rPr>
        <w:t xml:space="preserve"> - </w:t>
      </w:r>
      <w:r w:rsidR="001A5BA1" w:rsidRPr="001A5BA1">
        <w:t>Analizando Ventas del período</w:t>
      </w:r>
      <w:bookmarkEnd w:id="160"/>
    </w:p>
    <w:p w14:paraId="687EB524" w14:textId="77777777" w:rsidR="001A5BA1" w:rsidRPr="001A5BA1" w:rsidRDefault="001A5BA1" w:rsidP="001A5BA1"/>
    <w:p w14:paraId="0AC66AD9" w14:textId="77777777" w:rsidR="00E956AC" w:rsidRPr="00E956AC" w:rsidRDefault="00E956AC" w:rsidP="00E956AC">
      <w:pPr>
        <w:spacing w:line="360" w:lineRule="auto"/>
        <w:jc w:val="both"/>
        <w:rPr>
          <w:rFonts w:eastAsia="Times New Roman" w:cs="Times New Roman"/>
          <w:szCs w:val="22"/>
          <w:lang w:val="en-US" w:eastAsia="en-US"/>
        </w:rPr>
      </w:pPr>
      <w:r w:rsidRPr="00E956AC">
        <w:rPr>
          <w:rFonts w:eastAsia="Times New Roman" w:cs="Times New Roman"/>
          <w:szCs w:val="22"/>
          <w:lang w:val="en-US" w:eastAsia="en-US"/>
        </w:rPr>
        <w:t xml:space="preserve">En la </w:t>
      </w:r>
      <w:proofErr w:type="spellStart"/>
      <w:r w:rsidRPr="00E956AC">
        <w:rPr>
          <w:rFonts w:eastAsia="Times New Roman" w:cs="Times New Roman"/>
          <w:szCs w:val="22"/>
          <w:lang w:val="en-US" w:eastAsia="en-US"/>
        </w:rPr>
        <w:t>Figura</w:t>
      </w:r>
      <w:proofErr w:type="spellEnd"/>
      <w:r w:rsidRPr="00E956AC">
        <w:rPr>
          <w:rFonts w:eastAsia="Times New Roman" w:cs="Times New Roman"/>
          <w:szCs w:val="22"/>
          <w:lang w:val="en-US" w:eastAsia="en-US"/>
        </w:rPr>
        <w:t xml:space="preserve"> 6.20 se </w:t>
      </w:r>
      <w:proofErr w:type="spellStart"/>
      <w:r w:rsidRPr="00E956AC">
        <w:rPr>
          <w:rFonts w:eastAsia="Times New Roman" w:cs="Times New Roman"/>
          <w:szCs w:val="22"/>
          <w:lang w:val="en-US" w:eastAsia="en-US"/>
        </w:rPr>
        <w:t>puede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visualizar</w:t>
      </w:r>
      <w:proofErr w:type="spellEnd"/>
      <w:r w:rsidRPr="00E956AC">
        <w:rPr>
          <w:rFonts w:eastAsia="Times New Roman" w:cs="Times New Roman"/>
          <w:szCs w:val="22"/>
          <w:lang w:val="en-US" w:eastAsia="en-US"/>
        </w:rPr>
        <w:t xml:space="preserve"> que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usuario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solicita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consultar</w:t>
      </w:r>
      <w:proofErr w:type="spellEnd"/>
      <w:r w:rsidRPr="00E956AC">
        <w:rPr>
          <w:rFonts w:eastAsia="Times New Roman" w:cs="Times New Roman"/>
          <w:szCs w:val="22"/>
          <w:lang w:val="en-US" w:eastAsia="en-US"/>
        </w:rPr>
        <w:t xml:space="preserve"> las Ventas y </w:t>
      </w:r>
      <w:proofErr w:type="spellStart"/>
      <w:r w:rsidRPr="00E956AC">
        <w:rPr>
          <w:rFonts w:eastAsia="Times New Roman" w:cs="Times New Roman"/>
          <w:szCs w:val="22"/>
          <w:lang w:val="en-US" w:eastAsia="en-US"/>
        </w:rPr>
        <w:t>selecciona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período</w:t>
      </w:r>
      <w:proofErr w:type="spellEnd"/>
      <w:r w:rsidRPr="00E956AC">
        <w:rPr>
          <w:rFonts w:eastAsia="Times New Roman" w:cs="Times New Roman"/>
          <w:szCs w:val="22"/>
          <w:lang w:val="en-US" w:eastAsia="en-US"/>
        </w:rPr>
        <w:t xml:space="preserve"> de </w:t>
      </w:r>
      <w:proofErr w:type="spellStart"/>
      <w:r w:rsidRPr="00E956AC">
        <w:rPr>
          <w:rFonts w:eastAsia="Times New Roman" w:cs="Times New Roman"/>
          <w:szCs w:val="22"/>
          <w:lang w:val="en-US" w:eastAsia="en-US"/>
        </w:rPr>
        <w:t>análisis</w:t>
      </w:r>
      <w:proofErr w:type="spellEnd"/>
      <w:r w:rsidRPr="00E956AC">
        <w:rPr>
          <w:rFonts w:eastAsia="Times New Roman" w:cs="Times New Roman"/>
          <w:szCs w:val="22"/>
          <w:lang w:val="en-US" w:eastAsia="en-US"/>
        </w:rPr>
        <w:t xml:space="preserve">. El </w:t>
      </w:r>
      <w:proofErr w:type="spellStart"/>
      <w:r w:rsidRPr="00E956AC">
        <w:rPr>
          <w:rFonts w:eastAsia="Times New Roman" w:cs="Times New Roman"/>
          <w:szCs w:val="22"/>
          <w:lang w:val="en-US" w:eastAsia="en-US"/>
        </w:rPr>
        <w:t>sistema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obtiene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únicamente</w:t>
      </w:r>
      <w:proofErr w:type="spellEnd"/>
      <w:r w:rsidRPr="00E956AC">
        <w:rPr>
          <w:rFonts w:eastAsia="Times New Roman" w:cs="Times New Roman"/>
          <w:szCs w:val="22"/>
          <w:lang w:val="en-US" w:eastAsia="en-US"/>
        </w:rPr>
        <w:t xml:space="preserve"> las </w:t>
      </w:r>
      <w:proofErr w:type="spellStart"/>
      <w:r w:rsidRPr="00E956AC">
        <w:rPr>
          <w:rFonts w:eastAsia="Times New Roman" w:cs="Times New Roman"/>
          <w:szCs w:val="22"/>
          <w:lang w:val="en-US" w:eastAsia="en-US"/>
        </w:rPr>
        <w:t>ventas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definitivas</w:t>
      </w:r>
      <w:proofErr w:type="spellEnd"/>
      <w:r w:rsidRPr="00E956AC">
        <w:rPr>
          <w:rFonts w:eastAsia="Times New Roman" w:cs="Times New Roman"/>
          <w:szCs w:val="22"/>
          <w:lang w:val="en-US" w:eastAsia="en-US"/>
        </w:rPr>
        <w:t xml:space="preserve"> o </w:t>
      </w:r>
      <w:proofErr w:type="spellStart"/>
      <w:r w:rsidRPr="00E956AC">
        <w:rPr>
          <w:rFonts w:eastAsia="Times New Roman" w:cs="Times New Roman"/>
          <w:szCs w:val="22"/>
          <w:lang w:val="en-US" w:eastAsia="en-US"/>
        </w:rPr>
        <w:t>consolidadas</w:t>
      </w:r>
      <w:proofErr w:type="spellEnd"/>
      <w:r w:rsidRPr="00E956AC">
        <w:rPr>
          <w:rFonts w:eastAsia="Times New Roman" w:cs="Times New Roman"/>
          <w:szCs w:val="22"/>
          <w:lang w:val="en-US" w:eastAsia="en-US"/>
        </w:rPr>
        <w:t xml:space="preserve"> y </w:t>
      </w:r>
      <w:proofErr w:type="spellStart"/>
      <w:r w:rsidRPr="00E956AC">
        <w:rPr>
          <w:rFonts w:eastAsia="Times New Roman" w:cs="Times New Roman"/>
          <w:szCs w:val="22"/>
          <w:lang w:val="en-US" w:eastAsia="en-US"/>
        </w:rPr>
        <w:t>utiliza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su</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fecha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efectiva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aplicable</w:t>
      </w:r>
      <w:proofErr w:type="spellEnd"/>
      <w:r w:rsidRPr="00E956AC">
        <w:rPr>
          <w:rFonts w:eastAsia="Times New Roman" w:cs="Times New Roman"/>
          <w:szCs w:val="22"/>
          <w:lang w:val="en-US" w:eastAsia="en-US"/>
        </w:rPr>
        <w:t xml:space="preserve">. El </w:t>
      </w:r>
      <w:proofErr w:type="spellStart"/>
      <w:r w:rsidRPr="00E956AC">
        <w:rPr>
          <w:rFonts w:eastAsia="Times New Roman" w:cs="Times New Roman"/>
          <w:szCs w:val="22"/>
          <w:lang w:val="en-US" w:eastAsia="en-US"/>
        </w:rPr>
        <w:t>sistema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presenta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monto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neto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correspondiente</w:t>
      </w:r>
      <w:proofErr w:type="spellEnd"/>
      <w:r w:rsidRPr="00E956AC">
        <w:rPr>
          <w:rFonts w:eastAsia="Times New Roman" w:cs="Times New Roman"/>
          <w:szCs w:val="22"/>
          <w:lang w:val="en-US" w:eastAsia="en-US"/>
        </w:rPr>
        <w:t xml:space="preserve"> al valor antes de </w:t>
      </w:r>
      <w:proofErr w:type="spellStart"/>
      <w:r w:rsidRPr="00E956AC">
        <w:rPr>
          <w:rFonts w:eastAsia="Times New Roman" w:cs="Times New Roman"/>
          <w:szCs w:val="22"/>
          <w:lang w:val="en-US" w:eastAsia="en-US"/>
        </w:rPr>
        <w:t>impuestos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como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cifra</w:t>
      </w:r>
      <w:proofErr w:type="spellEnd"/>
      <w:r w:rsidRPr="00E956AC">
        <w:rPr>
          <w:rFonts w:eastAsia="Times New Roman" w:cs="Times New Roman"/>
          <w:szCs w:val="22"/>
          <w:lang w:val="en-US" w:eastAsia="en-US"/>
        </w:rPr>
        <w:t xml:space="preserve"> principal y, </w:t>
      </w:r>
      <w:proofErr w:type="spellStart"/>
      <w:r w:rsidRPr="00E956AC">
        <w:rPr>
          <w:rFonts w:eastAsia="Times New Roman" w:cs="Times New Roman"/>
          <w:szCs w:val="22"/>
          <w:lang w:val="en-US" w:eastAsia="en-US"/>
        </w:rPr>
        <w:t>cuando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corresponda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monto</w:t>
      </w:r>
      <w:proofErr w:type="spellEnd"/>
      <w:r w:rsidRPr="00E956AC">
        <w:rPr>
          <w:rFonts w:eastAsia="Times New Roman" w:cs="Times New Roman"/>
          <w:szCs w:val="22"/>
          <w:lang w:val="en-US" w:eastAsia="en-US"/>
        </w:rPr>
        <w:t xml:space="preserve"> total con </w:t>
      </w:r>
      <w:proofErr w:type="spellStart"/>
      <w:r w:rsidRPr="00E956AC">
        <w:rPr>
          <w:rFonts w:eastAsia="Times New Roman" w:cs="Times New Roman"/>
          <w:szCs w:val="22"/>
          <w:lang w:val="en-US" w:eastAsia="en-US"/>
        </w:rPr>
        <w:t>los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impuestos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aplicables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como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información</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complementaria</w:t>
      </w:r>
      <w:proofErr w:type="spellEnd"/>
      <w:r w:rsidRPr="00E956AC">
        <w:rPr>
          <w:rFonts w:eastAsia="Times New Roman" w:cs="Times New Roman"/>
          <w:szCs w:val="22"/>
          <w:lang w:val="en-US" w:eastAsia="en-US"/>
        </w:rPr>
        <w:t xml:space="preserve">. El </w:t>
      </w:r>
      <w:proofErr w:type="spellStart"/>
      <w:r w:rsidRPr="00E956AC">
        <w:rPr>
          <w:rFonts w:eastAsia="Times New Roman" w:cs="Times New Roman"/>
          <w:szCs w:val="22"/>
          <w:lang w:val="en-US" w:eastAsia="en-US"/>
        </w:rPr>
        <w:t>usuario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puede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seleccionar</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comparaciones</w:t>
      </w:r>
      <w:proofErr w:type="spellEnd"/>
      <w:r w:rsidRPr="00E956AC">
        <w:rPr>
          <w:rFonts w:eastAsia="Times New Roman" w:cs="Times New Roman"/>
          <w:szCs w:val="22"/>
          <w:lang w:val="en-US" w:eastAsia="en-US"/>
        </w:rPr>
        <w:t xml:space="preserve"> o </w:t>
      </w:r>
      <w:proofErr w:type="spellStart"/>
      <w:r w:rsidRPr="00E956AC">
        <w:rPr>
          <w:rFonts w:eastAsia="Times New Roman" w:cs="Times New Roman"/>
          <w:szCs w:val="22"/>
          <w:lang w:val="en-US" w:eastAsia="en-US"/>
        </w:rPr>
        <w:t>criterios</w:t>
      </w:r>
      <w:proofErr w:type="spellEnd"/>
      <w:r w:rsidRPr="00E956AC">
        <w:rPr>
          <w:rFonts w:eastAsia="Times New Roman" w:cs="Times New Roman"/>
          <w:szCs w:val="22"/>
          <w:lang w:val="en-US" w:eastAsia="en-US"/>
        </w:rPr>
        <w:t xml:space="preserve"> de </w:t>
      </w:r>
      <w:proofErr w:type="spellStart"/>
      <w:r w:rsidRPr="00E956AC">
        <w:rPr>
          <w:rFonts w:eastAsia="Times New Roman" w:cs="Times New Roman"/>
          <w:szCs w:val="22"/>
          <w:lang w:val="en-US" w:eastAsia="en-US"/>
        </w:rPr>
        <w:t>análisis</w:t>
      </w:r>
      <w:proofErr w:type="spellEnd"/>
      <w:r w:rsidRPr="00E956AC">
        <w:rPr>
          <w:rFonts w:eastAsia="Times New Roman" w:cs="Times New Roman"/>
          <w:szCs w:val="22"/>
          <w:lang w:val="en-US" w:eastAsia="en-US"/>
        </w:rPr>
        <w:t xml:space="preserve">. El </w:t>
      </w:r>
      <w:proofErr w:type="spellStart"/>
      <w:r w:rsidRPr="00E956AC">
        <w:rPr>
          <w:rFonts w:eastAsia="Times New Roman" w:cs="Times New Roman"/>
          <w:szCs w:val="22"/>
          <w:lang w:val="en-US" w:eastAsia="en-US"/>
        </w:rPr>
        <w:t>sistema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presenta</w:t>
      </w:r>
      <w:proofErr w:type="spellEnd"/>
      <w:r w:rsidRPr="00E956AC">
        <w:rPr>
          <w:rFonts w:eastAsia="Times New Roman" w:cs="Times New Roman"/>
          <w:szCs w:val="22"/>
          <w:lang w:val="en-US" w:eastAsia="en-US"/>
        </w:rPr>
        <w:t xml:space="preserve"> la </w:t>
      </w:r>
      <w:proofErr w:type="spellStart"/>
      <w:r w:rsidRPr="00E956AC">
        <w:rPr>
          <w:rFonts w:eastAsia="Times New Roman" w:cs="Times New Roman"/>
          <w:szCs w:val="22"/>
          <w:lang w:val="en-US" w:eastAsia="en-US"/>
        </w:rPr>
        <w:t>evolución</w:t>
      </w:r>
      <w:proofErr w:type="spellEnd"/>
      <w:r w:rsidRPr="00E956AC">
        <w:rPr>
          <w:rFonts w:eastAsia="Times New Roman" w:cs="Times New Roman"/>
          <w:szCs w:val="22"/>
          <w:lang w:val="en-US" w:eastAsia="en-US"/>
        </w:rPr>
        <w:t xml:space="preserve"> temporal, </w:t>
      </w:r>
      <w:proofErr w:type="spellStart"/>
      <w:r w:rsidRPr="00E956AC">
        <w:rPr>
          <w:rFonts w:eastAsia="Times New Roman" w:cs="Times New Roman"/>
          <w:szCs w:val="22"/>
          <w:lang w:val="en-US" w:eastAsia="en-US"/>
        </w:rPr>
        <w:t>los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valores</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comparados</w:t>
      </w:r>
      <w:proofErr w:type="spellEnd"/>
      <w:r w:rsidRPr="00E956AC">
        <w:rPr>
          <w:rFonts w:eastAsia="Times New Roman" w:cs="Times New Roman"/>
          <w:szCs w:val="22"/>
          <w:lang w:val="en-US" w:eastAsia="en-US"/>
        </w:rPr>
        <w:t xml:space="preserve">, la </w:t>
      </w:r>
      <w:proofErr w:type="spellStart"/>
      <w:r w:rsidRPr="00E956AC">
        <w:rPr>
          <w:rFonts w:eastAsia="Times New Roman" w:cs="Times New Roman"/>
          <w:szCs w:val="22"/>
          <w:lang w:val="en-US" w:eastAsia="en-US"/>
        </w:rPr>
        <w:t>diferencia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absoluta</w:t>
      </w:r>
      <w:proofErr w:type="spellEnd"/>
      <w:r w:rsidRPr="00E956AC">
        <w:rPr>
          <w:rFonts w:eastAsia="Times New Roman" w:cs="Times New Roman"/>
          <w:szCs w:val="22"/>
          <w:lang w:val="en-US" w:eastAsia="en-US"/>
        </w:rPr>
        <w:t xml:space="preserve"> y la </w:t>
      </w:r>
      <w:proofErr w:type="spellStart"/>
      <w:r w:rsidRPr="00E956AC">
        <w:rPr>
          <w:rFonts w:eastAsia="Times New Roman" w:cs="Times New Roman"/>
          <w:szCs w:val="22"/>
          <w:lang w:val="en-US" w:eastAsia="en-US"/>
        </w:rPr>
        <w:t>variación</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porcentual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cuando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ésta</w:t>
      </w:r>
      <w:proofErr w:type="spellEnd"/>
      <w:r w:rsidRPr="00E956AC">
        <w:rPr>
          <w:rFonts w:eastAsia="Times New Roman" w:cs="Times New Roman"/>
          <w:szCs w:val="22"/>
          <w:lang w:val="en-US" w:eastAsia="en-US"/>
        </w:rPr>
        <w:t xml:space="preserve"> sea </w:t>
      </w:r>
      <w:proofErr w:type="spellStart"/>
      <w:r w:rsidRPr="00E956AC">
        <w:rPr>
          <w:rFonts w:eastAsia="Times New Roman" w:cs="Times New Roman"/>
          <w:szCs w:val="22"/>
          <w:lang w:val="en-US" w:eastAsia="en-US"/>
        </w:rPr>
        <w:t>matemáticamente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válida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si</w:t>
      </w:r>
      <w:proofErr w:type="spellEnd"/>
      <w:r w:rsidRPr="00E956AC">
        <w:rPr>
          <w:rFonts w:eastAsia="Times New Roman" w:cs="Times New Roman"/>
          <w:szCs w:val="22"/>
          <w:lang w:val="en-US" w:eastAsia="en-US"/>
        </w:rPr>
        <w:t xml:space="preserve"> la base de </w:t>
      </w:r>
      <w:proofErr w:type="spellStart"/>
      <w:r w:rsidRPr="00E956AC">
        <w:rPr>
          <w:rFonts w:eastAsia="Times New Roman" w:cs="Times New Roman"/>
          <w:szCs w:val="22"/>
          <w:lang w:val="en-US" w:eastAsia="en-US"/>
        </w:rPr>
        <w:t>comparación</w:t>
      </w:r>
      <w:proofErr w:type="spellEnd"/>
      <w:r w:rsidRPr="00E956AC">
        <w:rPr>
          <w:rFonts w:eastAsia="Times New Roman" w:cs="Times New Roman"/>
          <w:szCs w:val="22"/>
          <w:lang w:val="en-US" w:eastAsia="en-US"/>
        </w:rPr>
        <w:t xml:space="preserve"> es cero, </w:t>
      </w:r>
      <w:proofErr w:type="spellStart"/>
      <w:r w:rsidRPr="00E956AC">
        <w:rPr>
          <w:rFonts w:eastAsia="Times New Roman" w:cs="Times New Roman"/>
          <w:szCs w:val="22"/>
          <w:lang w:val="en-US" w:eastAsia="en-US"/>
        </w:rPr>
        <w:t>informa</w:t>
      </w:r>
      <w:proofErr w:type="spellEnd"/>
      <w:r w:rsidRPr="00E956AC">
        <w:rPr>
          <w:rFonts w:eastAsia="Times New Roman" w:cs="Times New Roman"/>
          <w:szCs w:val="22"/>
          <w:lang w:val="en-US" w:eastAsia="en-US"/>
        </w:rPr>
        <w:t xml:space="preserve"> que la </w:t>
      </w:r>
      <w:proofErr w:type="spellStart"/>
      <w:r w:rsidRPr="00E956AC">
        <w:rPr>
          <w:rFonts w:eastAsia="Times New Roman" w:cs="Times New Roman"/>
          <w:szCs w:val="22"/>
          <w:lang w:val="en-US" w:eastAsia="en-US"/>
        </w:rPr>
        <w:t>variación</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porcentual</w:t>
      </w:r>
      <w:proofErr w:type="spellEnd"/>
      <w:r w:rsidRPr="00E956AC">
        <w:rPr>
          <w:rFonts w:eastAsia="Times New Roman" w:cs="Times New Roman"/>
          <w:szCs w:val="22"/>
          <w:lang w:val="en-US" w:eastAsia="en-US"/>
        </w:rPr>
        <w:t xml:space="preserve"> no es </w:t>
      </w:r>
      <w:proofErr w:type="spellStart"/>
      <w:r w:rsidRPr="00E956AC">
        <w:rPr>
          <w:rFonts w:eastAsia="Times New Roman" w:cs="Times New Roman"/>
          <w:szCs w:val="22"/>
          <w:lang w:val="en-US" w:eastAsia="en-US"/>
        </w:rPr>
        <w:t>aplicable</w:t>
      </w:r>
      <w:proofErr w:type="spellEnd"/>
      <w:r w:rsidRPr="00E956AC">
        <w:rPr>
          <w:rFonts w:eastAsia="Times New Roman" w:cs="Times New Roman"/>
          <w:szCs w:val="22"/>
          <w:lang w:val="en-US" w:eastAsia="en-US"/>
        </w:rPr>
        <w:t xml:space="preserve">. El </w:t>
      </w:r>
      <w:proofErr w:type="spellStart"/>
      <w:r w:rsidRPr="00E956AC">
        <w:rPr>
          <w:rFonts w:eastAsia="Times New Roman" w:cs="Times New Roman"/>
          <w:szCs w:val="22"/>
          <w:lang w:val="en-US" w:eastAsia="en-US"/>
        </w:rPr>
        <w:t>sistema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permite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analizar</w:t>
      </w:r>
      <w:proofErr w:type="spellEnd"/>
      <w:r w:rsidRPr="00E956AC">
        <w:rPr>
          <w:rFonts w:eastAsia="Times New Roman" w:cs="Times New Roman"/>
          <w:szCs w:val="22"/>
          <w:lang w:val="en-US" w:eastAsia="en-US"/>
        </w:rPr>
        <w:t xml:space="preserve"> las Ventas </w:t>
      </w:r>
      <w:proofErr w:type="spellStart"/>
      <w:r w:rsidRPr="00E956AC">
        <w:rPr>
          <w:rFonts w:eastAsia="Times New Roman" w:cs="Times New Roman"/>
          <w:szCs w:val="22"/>
          <w:lang w:val="en-US" w:eastAsia="en-US"/>
        </w:rPr>
        <w:t>por</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cliente</w:t>
      </w:r>
      <w:proofErr w:type="spellEnd"/>
      <w:r w:rsidRPr="00E956AC">
        <w:rPr>
          <w:rFonts w:eastAsia="Times New Roman" w:cs="Times New Roman"/>
          <w:szCs w:val="22"/>
          <w:lang w:val="en-US" w:eastAsia="en-US"/>
        </w:rPr>
        <w:t xml:space="preserve"> y </w:t>
      </w:r>
      <w:proofErr w:type="spellStart"/>
      <w:r w:rsidRPr="00E956AC">
        <w:rPr>
          <w:rFonts w:eastAsia="Times New Roman" w:cs="Times New Roman"/>
          <w:szCs w:val="22"/>
          <w:lang w:val="en-US" w:eastAsia="en-US"/>
        </w:rPr>
        <w:t>tipo</w:t>
      </w:r>
      <w:proofErr w:type="spellEnd"/>
      <w:r w:rsidRPr="00E956AC">
        <w:rPr>
          <w:rFonts w:eastAsia="Times New Roman" w:cs="Times New Roman"/>
          <w:szCs w:val="22"/>
          <w:lang w:val="en-US" w:eastAsia="en-US"/>
        </w:rPr>
        <w:t xml:space="preserve"> de </w:t>
      </w:r>
      <w:proofErr w:type="spellStart"/>
      <w:r w:rsidRPr="00E956AC">
        <w:rPr>
          <w:rFonts w:eastAsia="Times New Roman" w:cs="Times New Roman"/>
          <w:szCs w:val="22"/>
          <w:lang w:val="en-US" w:eastAsia="en-US"/>
        </w:rPr>
        <w:t>cliente</w:t>
      </w:r>
      <w:proofErr w:type="spellEnd"/>
      <w:r w:rsidRPr="00E956AC">
        <w:rPr>
          <w:rFonts w:eastAsia="Times New Roman" w:cs="Times New Roman"/>
          <w:szCs w:val="22"/>
          <w:lang w:val="en-US" w:eastAsia="en-US"/>
        </w:rPr>
        <w:t xml:space="preserve"> y, </w:t>
      </w:r>
      <w:proofErr w:type="spellStart"/>
      <w:r w:rsidRPr="00E956AC">
        <w:rPr>
          <w:rFonts w:eastAsia="Times New Roman" w:cs="Times New Roman"/>
          <w:szCs w:val="22"/>
          <w:lang w:val="en-US" w:eastAsia="en-US"/>
        </w:rPr>
        <w:t>únicamente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cuando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exista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una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clasificación</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válida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por</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producto</w:t>
      </w:r>
      <w:proofErr w:type="spellEnd"/>
      <w:r w:rsidRPr="00E956AC">
        <w:rPr>
          <w:rFonts w:eastAsia="Times New Roman" w:cs="Times New Roman"/>
          <w:szCs w:val="22"/>
          <w:lang w:val="en-US" w:eastAsia="en-US"/>
        </w:rPr>
        <w:t xml:space="preserve"> o </w:t>
      </w:r>
      <w:proofErr w:type="spellStart"/>
      <w:r w:rsidRPr="00E956AC">
        <w:rPr>
          <w:rFonts w:eastAsia="Times New Roman" w:cs="Times New Roman"/>
          <w:szCs w:val="22"/>
          <w:lang w:val="en-US" w:eastAsia="en-US"/>
        </w:rPr>
        <w:t>categoría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Cuando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usuario</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selecciona</w:t>
      </w:r>
      <w:proofErr w:type="spellEnd"/>
      <w:r w:rsidRPr="00E956AC">
        <w:rPr>
          <w:rFonts w:eastAsia="Times New Roman" w:cs="Times New Roman"/>
          <w:szCs w:val="22"/>
          <w:lang w:val="en-US" w:eastAsia="en-US"/>
        </w:rPr>
        <w:t xml:space="preserve"> un </w:t>
      </w:r>
      <w:proofErr w:type="spellStart"/>
      <w:r w:rsidRPr="00E956AC">
        <w:rPr>
          <w:rFonts w:eastAsia="Times New Roman" w:cs="Times New Roman"/>
          <w:szCs w:val="22"/>
          <w:lang w:val="en-US" w:eastAsia="en-US"/>
        </w:rPr>
        <w:t>cliente</w:t>
      </w:r>
      <w:proofErr w:type="spellEnd"/>
      <w:r w:rsidRPr="00E956AC">
        <w:rPr>
          <w:rFonts w:eastAsia="Times New Roman" w:cs="Times New Roman"/>
          <w:szCs w:val="22"/>
          <w:lang w:val="en-US" w:eastAsia="en-US"/>
        </w:rPr>
        <w:t xml:space="preserve"> y dispone de </w:t>
      </w:r>
      <w:proofErr w:type="spellStart"/>
      <w:r w:rsidRPr="00E956AC">
        <w:rPr>
          <w:rFonts w:eastAsia="Times New Roman" w:cs="Times New Roman"/>
          <w:szCs w:val="22"/>
          <w:lang w:val="en-US" w:eastAsia="en-US"/>
        </w:rPr>
        <w:t>autorización</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sistema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puede</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presentar</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su</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resumen</w:t>
      </w:r>
      <w:proofErr w:type="spellEnd"/>
      <w:r w:rsidRPr="00E956AC">
        <w:rPr>
          <w:rFonts w:eastAsia="Times New Roman" w:cs="Times New Roman"/>
          <w:szCs w:val="22"/>
          <w:lang w:val="en-US" w:eastAsia="en-US"/>
        </w:rPr>
        <w:t xml:space="preserve"> contextual y </w:t>
      </w:r>
      <w:proofErr w:type="spellStart"/>
      <w:r w:rsidRPr="00E956AC">
        <w:rPr>
          <w:rFonts w:eastAsia="Times New Roman" w:cs="Times New Roman"/>
          <w:szCs w:val="22"/>
          <w:lang w:val="en-US" w:eastAsia="en-US"/>
        </w:rPr>
        <w:t>permitir</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continuar</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hacia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su</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ficha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correspondiente</w:t>
      </w:r>
      <w:proofErr w:type="spellEnd"/>
      <w:r w:rsidRPr="00E956AC">
        <w:rPr>
          <w:rFonts w:eastAsia="Times New Roman" w:cs="Times New Roman"/>
          <w:szCs w:val="22"/>
          <w:lang w:val="en-US" w:eastAsia="en-US"/>
        </w:rPr>
        <w:t xml:space="preserve">. Si la </w:t>
      </w:r>
      <w:proofErr w:type="spellStart"/>
      <w:r w:rsidRPr="00E956AC">
        <w:rPr>
          <w:rFonts w:eastAsia="Times New Roman" w:cs="Times New Roman"/>
          <w:szCs w:val="22"/>
          <w:lang w:val="en-US" w:eastAsia="en-US"/>
        </w:rPr>
        <w:t>fecha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inicial</w:t>
      </w:r>
      <w:proofErr w:type="spellEnd"/>
      <w:r w:rsidRPr="00E956AC">
        <w:rPr>
          <w:rFonts w:eastAsia="Times New Roman" w:cs="Times New Roman"/>
          <w:szCs w:val="22"/>
          <w:lang w:val="en-US" w:eastAsia="en-US"/>
        </w:rPr>
        <w:t xml:space="preserve"> es posterior a la </w:t>
      </w:r>
      <w:proofErr w:type="spellStart"/>
      <w:r w:rsidRPr="00E956AC">
        <w:rPr>
          <w:rFonts w:eastAsia="Times New Roman" w:cs="Times New Roman"/>
          <w:szCs w:val="22"/>
          <w:lang w:val="en-US" w:eastAsia="en-US"/>
        </w:rPr>
        <w:t>fecha</w:t>
      </w:r>
      <w:proofErr w:type="spellEnd"/>
      <w:r w:rsidRPr="00E956AC">
        <w:rPr>
          <w:rFonts w:eastAsia="Times New Roman" w:cs="Times New Roman"/>
          <w:szCs w:val="22"/>
          <w:lang w:val="en-US" w:eastAsia="en-US"/>
        </w:rPr>
        <w:t xml:space="preserve"> final,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sistema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informa</w:t>
      </w:r>
      <w:proofErr w:type="spellEnd"/>
      <w:r w:rsidRPr="00E956AC">
        <w:rPr>
          <w:rFonts w:eastAsia="Times New Roman" w:cs="Times New Roman"/>
          <w:szCs w:val="22"/>
          <w:lang w:val="en-US" w:eastAsia="en-US"/>
        </w:rPr>
        <w:t xml:space="preserve"> la </w:t>
      </w:r>
      <w:proofErr w:type="spellStart"/>
      <w:r w:rsidRPr="00E956AC">
        <w:rPr>
          <w:rFonts w:eastAsia="Times New Roman" w:cs="Times New Roman"/>
          <w:szCs w:val="22"/>
          <w:lang w:val="en-US" w:eastAsia="en-US"/>
        </w:rPr>
        <w:t>inconsistencia</w:t>
      </w:r>
      <w:proofErr w:type="spellEnd"/>
      <w:r w:rsidRPr="00E956AC">
        <w:rPr>
          <w:rFonts w:eastAsia="Times New Roman" w:cs="Times New Roman"/>
          <w:szCs w:val="22"/>
          <w:lang w:val="en-US" w:eastAsia="en-US"/>
        </w:rPr>
        <w:t xml:space="preserve"> y no </w:t>
      </w:r>
      <w:proofErr w:type="spellStart"/>
      <w:r w:rsidRPr="00E956AC">
        <w:rPr>
          <w:rFonts w:eastAsia="Times New Roman" w:cs="Times New Roman"/>
          <w:szCs w:val="22"/>
          <w:lang w:val="en-US" w:eastAsia="en-US"/>
        </w:rPr>
        <w:t>aplica</w:t>
      </w:r>
      <w:proofErr w:type="spellEnd"/>
      <w:r w:rsidRPr="00E956AC">
        <w:rPr>
          <w:rFonts w:eastAsia="Times New Roman" w:cs="Times New Roman"/>
          <w:szCs w:val="22"/>
          <w:lang w:val="en-US" w:eastAsia="en-US"/>
        </w:rPr>
        <w:t xml:space="preserve"> </w:t>
      </w:r>
      <w:proofErr w:type="spellStart"/>
      <w:r w:rsidRPr="00E956AC">
        <w:rPr>
          <w:rFonts w:eastAsia="Times New Roman" w:cs="Times New Roman"/>
          <w:szCs w:val="22"/>
          <w:lang w:val="en-US" w:eastAsia="en-US"/>
        </w:rPr>
        <w:t>el</w:t>
      </w:r>
      <w:proofErr w:type="spellEnd"/>
      <w:r w:rsidRPr="00E956AC">
        <w:rPr>
          <w:rFonts w:eastAsia="Times New Roman" w:cs="Times New Roman"/>
          <w:szCs w:val="22"/>
          <w:lang w:val="en-US" w:eastAsia="en-US"/>
        </w:rPr>
        <w:t xml:space="preserve"> nuevo </w:t>
      </w:r>
      <w:proofErr w:type="spellStart"/>
      <w:r w:rsidRPr="00E956AC">
        <w:rPr>
          <w:rFonts w:eastAsia="Times New Roman" w:cs="Times New Roman"/>
          <w:szCs w:val="22"/>
          <w:lang w:val="en-US" w:eastAsia="en-US"/>
        </w:rPr>
        <w:t>período</w:t>
      </w:r>
      <w:proofErr w:type="spellEnd"/>
      <w:r w:rsidRPr="00E956AC">
        <w:rPr>
          <w:rFonts w:eastAsia="Times New Roman" w:cs="Times New Roman"/>
          <w:szCs w:val="22"/>
          <w:lang w:val="en-US" w:eastAsia="en-US"/>
        </w:rPr>
        <w:t>.</w:t>
      </w:r>
    </w:p>
    <w:p w14:paraId="16675F1F" w14:textId="77777777" w:rsidR="007D6E97" w:rsidRDefault="007D6E97">
      <w:pPr>
        <w:pBdr>
          <w:top w:val="nil"/>
          <w:left w:val="nil"/>
          <w:bottom w:val="nil"/>
          <w:right w:val="nil"/>
          <w:between w:val="nil"/>
        </w:pBdr>
        <w:spacing w:line="360" w:lineRule="auto"/>
        <w:rPr>
          <w:rFonts w:eastAsia="Times New Roman" w:cs="Times New Roman"/>
          <w:b/>
          <w:bCs/>
          <w:color w:val="4D4D4D"/>
          <w:sz w:val="18"/>
          <w:szCs w:val="18"/>
        </w:rPr>
      </w:pPr>
    </w:p>
    <w:p w14:paraId="16B8EB2D" w14:textId="054D3D11" w:rsidR="007D6E97" w:rsidRPr="005803DB" w:rsidRDefault="000479C4" w:rsidP="005803DB">
      <w:pPr>
        <w:pStyle w:val="Descripcin"/>
      </w:pPr>
      <w:bookmarkStart w:id="161" w:name="_heading=h.kxp08wjus842" w:colFirst="0" w:colLast="0"/>
      <w:bookmarkStart w:id="162" w:name="_Toc242050333"/>
      <w:bookmarkEnd w:id="161"/>
      <w:r w:rsidRPr="005803DB">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20</w:t>
      </w:r>
      <w:r w:rsidR="000462BE">
        <w:fldChar w:fldCharType="end"/>
      </w:r>
      <w:r w:rsidR="006844D0" w:rsidRPr="005803DB">
        <w:t xml:space="preserve"> </w:t>
      </w:r>
      <w:r w:rsidRPr="005803DB">
        <w:t xml:space="preserve"> “DS-CU</w:t>
      </w:r>
      <w:r w:rsidR="001A5BA1">
        <w:t>106</w:t>
      </w:r>
      <w:r w:rsidRPr="005803DB">
        <w:t xml:space="preserve"> - </w:t>
      </w:r>
      <w:r w:rsidR="00F90B6D" w:rsidRPr="00F90B6D">
        <w:t>Analizando Ventas del período</w:t>
      </w:r>
      <w:r w:rsidRPr="005803DB">
        <w:t>”.</w:t>
      </w:r>
      <w:bookmarkEnd w:id="162"/>
    </w:p>
    <w:p w14:paraId="7A0F12B9" w14:textId="68342830" w:rsidR="000654F7" w:rsidRPr="000654F7" w:rsidRDefault="000654F7" w:rsidP="000654F7">
      <w:pPr>
        <w:spacing w:after="200" w:line="360" w:lineRule="auto"/>
        <w:jc w:val="center"/>
        <w:rPr>
          <w:rFonts w:eastAsia="Times New Roman" w:cs="Times New Roman"/>
        </w:rPr>
      </w:pPr>
      <w:r w:rsidRPr="000654F7">
        <w:rPr>
          <w:rFonts w:eastAsia="Times New Roman" w:cs="Times New Roman"/>
        </w:rPr>
        <w:drawing>
          <wp:inline distT="0" distB="0" distL="0" distR="0" wp14:anchorId="7F083CBD" wp14:editId="128AA7C0">
            <wp:extent cx="5971540" cy="2135505"/>
            <wp:effectExtent l="0" t="0" r="0" b="0"/>
            <wp:docPr id="362780042" name="Imagen 7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0042" name="Imagen 78" descr="Diagrama&#10;&#10;Descripción generada automáticament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71540" cy="2135505"/>
                    </a:xfrm>
                    <a:prstGeom prst="rect">
                      <a:avLst/>
                    </a:prstGeom>
                    <a:noFill/>
                    <a:ln>
                      <a:noFill/>
                    </a:ln>
                  </pic:spPr>
                </pic:pic>
              </a:graphicData>
            </a:graphic>
          </wp:inline>
        </w:drawing>
      </w:r>
    </w:p>
    <w:p w14:paraId="4F22D8B1" w14:textId="500C5722" w:rsidR="007D6E97" w:rsidRDefault="007D6E97">
      <w:pPr>
        <w:spacing w:after="200" w:line="360" w:lineRule="auto"/>
        <w:jc w:val="center"/>
        <w:rPr>
          <w:rFonts w:eastAsia="Times New Roman" w:cs="Times New Roman"/>
        </w:rPr>
      </w:pPr>
    </w:p>
    <w:p w14:paraId="06DFD2C0" w14:textId="091DEF68" w:rsidR="007D6E97" w:rsidRDefault="000479C4" w:rsidP="00105100">
      <w:pPr>
        <w:pStyle w:val="Cita"/>
        <w:rPr>
          <w:i w:val="0"/>
        </w:rPr>
      </w:pPr>
      <w:r>
        <w:t>Fuente: Elaborado por los estudiantes de acuerdo con el proyecto.</w:t>
      </w:r>
    </w:p>
    <w:p w14:paraId="53A4B810" w14:textId="77777777" w:rsidR="007D6E97" w:rsidRDefault="007D6E97">
      <w:pPr>
        <w:spacing w:after="200" w:line="360" w:lineRule="auto"/>
        <w:rPr>
          <w:rFonts w:eastAsia="Times New Roman" w:cs="Times New Roman"/>
          <w:color w:val="000000"/>
          <w:sz w:val="18"/>
          <w:szCs w:val="18"/>
        </w:rPr>
      </w:pPr>
    </w:p>
    <w:p w14:paraId="7F425F6F" w14:textId="0DA31B52" w:rsidR="00F22D18" w:rsidRPr="00432645" w:rsidRDefault="00F22D18" w:rsidP="00F22D18">
      <w:pPr>
        <w:pStyle w:val="Ttulo2"/>
        <w:rPr>
          <w:rFonts w:eastAsia="Times New Roman" w:cs="Times New Roman"/>
        </w:rPr>
      </w:pPr>
      <w:bookmarkStart w:id="163" w:name="_Toc242051060"/>
      <w:r w:rsidRPr="00432645">
        <w:rPr>
          <w:rFonts w:eastAsia="Times New Roman" w:cs="Times New Roman"/>
        </w:rPr>
        <w:t>CU</w:t>
      </w:r>
      <w:r w:rsidR="00F90B6D">
        <w:rPr>
          <w:rFonts w:eastAsia="Times New Roman" w:cs="Times New Roman"/>
        </w:rPr>
        <w:t>107</w:t>
      </w:r>
      <w:r w:rsidRPr="00432645">
        <w:rPr>
          <w:rFonts w:eastAsia="Times New Roman" w:cs="Times New Roman"/>
        </w:rPr>
        <w:t xml:space="preserve"> - </w:t>
      </w:r>
      <w:r w:rsidR="004878A0" w:rsidRPr="004878A0">
        <w:t>Analizando Cuentas por Cobrar y cobranza</w:t>
      </w:r>
      <w:bookmarkEnd w:id="163"/>
    </w:p>
    <w:p w14:paraId="4D06AD12" w14:textId="77777777" w:rsidR="007D6E97" w:rsidRDefault="007D6E97">
      <w:pPr>
        <w:spacing w:line="360" w:lineRule="auto"/>
        <w:jc w:val="both"/>
        <w:rPr>
          <w:rFonts w:eastAsia="Times New Roman" w:cs="Times New Roman"/>
        </w:rPr>
      </w:pPr>
    </w:p>
    <w:p w14:paraId="2E71EB74" w14:textId="77777777" w:rsidR="009D1D19" w:rsidRPr="009D1D19" w:rsidRDefault="009D1D19" w:rsidP="009D1D19">
      <w:pPr>
        <w:spacing w:line="360" w:lineRule="auto"/>
        <w:jc w:val="both"/>
        <w:rPr>
          <w:rFonts w:eastAsia="Times New Roman" w:cs="Times New Roman"/>
          <w:szCs w:val="22"/>
          <w:lang w:val="en-US" w:eastAsia="en-US"/>
        </w:rPr>
      </w:pPr>
      <w:r w:rsidRPr="009D1D19">
        <w:rPr>
          <w:rFonts w:eastAsia="Times New Roman" w:cs="Times New Roman"/>
          <w:szCs w:val="22"/>
          <w:lang w:val="en-US" w:eastAsia="en-US"/>
        </w:rPr>
        <w:t xml:space="preserve">En la </w:t>
      </w:r>
      <w:proofErr w:type="spellStart"/>
      <w:r w:rsidRPr="009D1D19">
        <w:rPr>
          <w:rFonts w:eastAsia="Times New Roman" w:cs="Times New Roman"/>
          <w:szCs w:val="22"/>
          <w:lang w:val="en-US" w:eastAsia="en-US"/>
        </w:rPr>
        <w:t>Figura</w:t>
      </w:r>
      <w:proofErr w:type="spellEnd"/>
      <w:r w:rsidRPr="009D1D19">
        <w:rPr>
          <w:rFonts w:eastAsia="Times New Roman" w:cs="Times New Roman"/>
          <w:szCs w:val="22"/>
          <w:lang w:val="en-US" w:eastAsia="en-US"/>
        </w:rPr>
        <w:t xml:space="preserve"> 6.21 se </w:t>
      </w:r>
      <w:proofErr w:type="spellStart"/>
      <w:r w:rsidRPr="009D1D19">
        <w:rPr>
          <w:rFonts w:eastAsia="Times New Roman" w:cs="Times New Roman"/>
          <w:szCs w:val="22"/>
          <w:lang w:val="en-US" w:eastAsia="en-US"/>
        </w:rPr>
        <w:t>puede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visualizar</w:t>
      </w:r>
      <w:proofErr w:type="spellEnd"/>
      <w:r w:rsidRPr="009D1D19">
        <w:rPr>
          <w:rFonts w:eastAsia="Times New Roman" w:cs="Times New Roman"/>
          <w:szCs w:val="22"/>
          <w:lang w:val="en-US" w:eastAsia="en-US"/>
        </w:rPr>
        <w:t xml:space="preserve"> que </w:t>
      </w:r>
      <w:proofErr w:type="spellStart"/>
      <w:r w:rsidRPr="009D1D19">
        <w:rPr>
          <w:rFonts w:eastAsia="Times New Roman" w:cs="Times New Roman"/>
          <w:szCs w:val="22"/>
          <w:lang w:val="en-US" w:eastAsia="en-US"/>
        </w:rPr>
        <w:t>el</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usuario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solicita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consultar</w:t>
      </w:r>
      <w:proofErr w:type="spellEnd"/>
      <w:r w:rsidRPr="009D1D19">
        <w:rPr>
          <w:rFonts w:eastAsia="Times New Roman" w:cs="Times New Roman"/>
          <w:szCs w:val="22"/>
          <w:lang w:val="en-US" w:eastAsia="en-US"/>
        </w:rPr>
        <w:t xml:space="preserve"> las Cuentas </w:t>
      </w:r>
      <w:proofErr w:type="spellStart"/>
      <w:r w:rsidRPr="009D1D19">
        <w:rPr>
          <w:rFonts w:eastAsia="Times New Roman" w:cs="Times New Roman"/>
          <w:szCs w:val="22"/>
          <w:lang w:val="en-US" w:eastAsia="en-US"/>
        </w:rPr>
        <w:t>por</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Cobrar</w:t>
      </w:r>
      <w:proofErr w:type="spellEnd"/>
      <w:r w:rsidRPr="009D1D19">
        <w:rPr>
          <w:rFonts w:eastAsia="Times New Roman" w:cs="Times New Roman"/>
          <w:szCs w:val="22"/>
          <w:lang w:val="en-US" w:eastAsia="en-US"/>
        </w:rPr>
        <w:t xml:space="preserve">. El </w:t>
      </w:r>
      <w:proofErr w:type="spellStart"/>
      <w:r w:rsidRPr="009D1D19">
        <w:rPr>
          <w:rFonts w:eastAsia="Times New Roman" w:cs="Times New Roman"/>
          <w:szCs w:val="22"/>
          <w:lang w:val="en-US" w:eastAsia="en-US"/>
        </w:rPr>
        <w:t>sistema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presenta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el</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saldo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pendiente</w:t>
      </w:r>
      <w:proofErr w:type="spellEnd"/>
      <w:r w:rsidRPr="009D1D19">
        <w:rPr>
          <w:rFonts w:eastAsia="Times New Roman" w:cs="Times New Roman"/>
          <w:szCs w:val="22"/>
          <w:lang w:val="en-US" w:eastAsia="en-US"/>
        </w:rPr>
        <w:t xml:space="preserve"> total </w:t>
      </w:r>
      <w:proofErr w:type="spellStart"/>
      <w:r w:rsidRPr="009D1D19">
        <w:rPr>
          <w:rFonts w:eastAsia="Times New Roman" w:cs="Times New Roman"/>
          <w:szCs w:val="22"/>
          <w:lang w:val="en-US" w:eastAsia="en-US"/>
        </w:rPr>
        <w:t>aplicable</w:t>
      </w:r>
      <w:proofErr w:type="spellEnd"/>
      <w:r w:rsidRPr="009D1D19">
        <w:rPr>
          <w:rFonts w:eastAsia="Times New Roman" w:cs="Times New Roman"/>
          <w:szCs w:val="22"/>
          <w:lang w:val="en-US" w:eastAsia="en-US"/>
        </w:rPr>
        <w:t xml:space="preserve"> y distingue las </w:t>
      </w:r>
      <w:proofErr w:type="spellStart"/>
      <w:r w:rsidRPr="009D1D19">
        <w:rPr>
          <w:rFonts w:eastAsia="Times New Roman" w:cs="Times New Roman"/>
          <w:szCs w:val="22"/>
          <w:lang w:val="en-US" w:eastAsia="en-US"/>
        </w:rPr>
        <w:t>obligaciones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vencidas</w:t>
      </w:r>
      <w:proofErr w:type="spellEnd"/>
      <w:r w:rsidRPr="009D1D19">
        <w:rPr>
          <w:rFonts w:eastAsia="Times New Roman" w:cs="Times New Roman"/>
          <w:szCs w:val="22"/>
          <w:lang w:val="en-US" w:eastAsia="en-US"/>
        </w:rPr>
        <w:t xml:space="preserve"> de las </w:t>
      </w:r>
      <w:proofErr w:type="spellStart"/>
      <w:r w:rsidRPr="009D1D19">
        <w:rPr>
          <w:rFonts w:eastAsia="Times New Roman" w:cs="Times New Roman"/>
          <w:szCs w:val="22"/>
          <w:lang w:val="en-US" w:eastAsia="en-US"/>
        </w:rPr>
        <w:t>futuras</w:t>
      </w:r>
      <w:proofErr w:type="spellEnd"/>
      <w:r w:rsidRPr="009D1D19">
        <w:rPr>
          <w:rFonts w:eastAsia="Times New Roman" w:cs="Times New Roman"/>
          <w:szCs w:val="22"/>
          <w:lang w:val="en-US" w:eastAsia="en-US"/>
        </w:rPr>
        <w:t xml:space="preserve">. Para las </w:t>
      </w:r>
      <w:proofErr w:type="spellStart"/>
      <w:r w:rsidRPr="009D1D19">
        <w:rPr>
          <w:rFonts w:eastAsia="Times New Roman" w:cs="Times New Roman"/>
          <w:szCs w:val="22"/>
          <w:lang w:val="en-US" w:eastAsia="en-US"/>
        </w:rPr>
        <w:t>obligaciones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vencidas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muestra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los</w:t>
      </w:r>
      <w:proofErr w:type="spellEnd"/>
      <w:r w:rsidRPr="009D1D19">
        <w:rPr>
          <w:rFonts w:eastAsia="Times New Roman" w:cs="Times New Roman"/>
          <w:szCs w:val="22"/>
          <w:lang w:val="en-US" w:eastAsia="en-US"/>
        </w:rPr>
        <w:t xml:space="preserve"> días </w:t>
      </w:r>
      <w:proofErr w:type="spellStart"/>
      <w:r w:rsidRPr="009D1D19">
        <w:rPr>
          <w:rFonts w:eastAsia="Times New Roman" w:cs="Times New Roman"/>
          <w:szCs w:val="22"/>
          <w:lang w:val="en-US" w:eastAsia="en-US"/>
        </w:rPr>
        <w:t>exactos</w:t>
      </w:r>
      <w:proofErr w:type="spellEnd"/>
      <w:r w:rsidRPr="009D1D19">
        <w:rPr>
          <w:rFonts w:eastAsia="Times New Roman" w:cs="Times New Roman"/>
          <w:szCs w:val="22"/>
          <w:lang w:val="en-US" w:eastAsia="en-US"/>
        </w:rPr>
        <w:t xml:space="preserve"> de </w:t>
      </w:r>
      <w:proofErr w:type="spellStart"/>
      <w:r w:rsidRPr="009D1D19">
        <w:rPr>
          <w:rFonts w:eastAsia="Times New Roman" w:cs="Times New Roman"/>
          <w:szCs w:val="22"/>
          <w:lang w:val="en-US" w:eastAsia="en-US"/>
        </w:rPr>
        <w:t>atraso</w:t>
      </w:r>
      <w:proofErr w:type="spellEnd"/>
      <w:r w:rsidRPr="009D1D19">
        <w:rPr>
          <w:rFonts w:eastAsia="Times New Roman" w:cs="Times New Roman"/>
          <w:szCs w:val="22"/>
          <w:lang w:val="en-US" w:eastAsia="en-US"/>
        </w:rPr>
        <w:t xml:space="preserve"> y </w:t>
      </w:r>
      <w:proofErr w:type="spellStart"/>
      <w:r w:rsidRPr="009D1D19">
        <w:rPr>
          <w:rFonts w:eastAsia="Times New Roman" w:cs="Times New Roman"/>
          <w:szCs w:val="22"/>
          <w:lang w:val="en-US" w:eastAsia="en-US"/>
        </w:rPr>
        <w:t>puede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agruparlos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los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rangos</w:t>
      </w:r>
      <w:proofErr w:type="spellEnd"/>
      <w:r w:rsidRPr="009D1D19">
        <w:rPr>
          <w:rFonts w:eastAsia="Times New Roman" w:cs="Times New Roman"/>
          <w:szCs w:val="22"/>
          <w:lang w:val="en-US" w:eastAsia="en-US"/>
        </w:rPr>
        <w:t xml:space="preserve"> de </w:t>
      </w:r>
      <w:proofErr w:type="spellStart"/>
      <w:r w:rsidRPr="009D1D19">
        <w:rPr>
          <w:rFonts w:eastAsia="Times New Roman" w:cs="Times New Roman"/>
          <w:szCs w:val="22"/>
          <w:lang w:val="en-US" w:eastAsia="en-US"/>
        </w:rPr>
        <w:t>antigüedad</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establecidos</w:t>
      </w:r>
      <w:proofErr w:type="spellEnd"/>
      <w:r w:rsidRPr="009D1D19">
        <w:rPr>
          <w:rFonts w:eastAsia="Times New Roman" w:cs="Times New Roman"/>
          <w:szCs w:val="22"/>
          <w:lang w:val="en-US" w:eastAsia="en-US"/>
        </w:rPr>
        <w:t xml:space="preserve">. El </w:t>
      </w:r>
      <w:proofErr w:type="spellStart"/>
      <w:r w:rsidRPr="009D1D19">
        <w:rPr>
          <w:rFonts w:eastAsia="Times New Roman" w:cs="Times New Roman"/>
          <w:szCs w:val="22"/>
          <w:lang w:val="en-US" w:eastAsia="en-US"/>
        </w:rPr>
        <w:t>sistema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muestra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los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pagos</w:t>
      </w:r>
      <w:proofErr w:type="spellEnd"/>
      <w:r w:rsidRPr="009D1D19">
        <w:rPr>
          <w:rFonts w:eastAsia="Times New Roman" w:cs="Times New Roman"/>
          <w:szCs w:val="22"/>
          <w:lang w:val="en-US" w:eastAsia="en-US"/>
        </w:rPr>
        <w:t xml:space="preserve"> o </w:t>
      </w:r>
      <w:proofErr w:type="spellStart"/>
      <w:r w:rsidRPr="009D1D19">
        <w:rPr>
          <w:rFonts w:eastAsia="Times New Roman" w:cs="Times New Roman"/>
          <w:szCs w:val="22"/>
          <w:lang w:val="en-US" w:eastAsia="en-US"/>
        </w:rPr>
        <w:t>montos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efectivamente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recibidos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Cuando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exista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información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suficiente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separa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los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pagos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correspondientes</w:t>
      </w:r>
      <w:proofErr w:type="spellEnd"/>
      <w:r w:rsidRPr="009D1D19">
        <w:rPr>
          <w:rFonts w:eastAsia="Times New Roman" w:cs="Times New Roman"/>
          <w:szCs w:val="22"/>
          <w:lang w:val="en-US" w:eastAsia="en-US"/>
        </w:rPr>
        <w:t xml:space="preserve"> </w:t>
      </w:r>
      <w:proofErr w:type="gramStart"/>
      <w:r w:rsidRPr="009D1D19">
        <w:rPr>
          <w:rFonts w:eastAsia="Times New Roman" w:cs="Times New Roman"/>
          <w:szCs w:val="22"/>
          <w:lang w:val="en-US" w:eastAsia="en-US"/>
        </w:rPr>
        <w:t>a</w:t>
      </w:r>
      <w:proofErr w:type="gram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obligaciones</w:t>
      </w:r>
      <w:proofErr w:type="spellEnd"/>
      <w:r w:rsidRPr="009D1D19">
        <w:rPr>
          <w:rFonts w:eastAsia="Times New Roman" w:cs="Times New Roman"/>
          <w:szCs w:val="22"/>
          <w:lang w:val="en-US" w:eastAsia="en-US"/>
        </w:rPr>
        <w:t xml:space="preserve"> que </w:t>
      </w:r>
      <w:proofErr w:type="spellStart"/>
      <w:r w:rsidRPr="009D1D19">
        <w:rPr>
          <w:rFonts w:eastAsia="Times New Roman" w:cs="Times New Roman"/>
          <w:szCs w:val="22"/>
          <w:lang w:val="en-US" w:eastAsia="en-US"/>
        </w:rPr>
        <w:t>vencían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el</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período</w:t>
      </w:r>
      <w:proofErr w:type="spellEnd"/>
      <w:r w:rsidRPr="009D1D19">
        <w:rPr>
          <w:rFonts w:eastAsia="Times New Roman" w:cs="Times New Roman"/>
          <w:szCs w:val="22"/>
          <w:lang w:val="en-US" w:eastAsia="en-US"/>
        </w:rPr>
        <w:t xml:space="preserve"> de </w:t>
      </w:r>
      <w:proofErr w:type="spellStart"/>
      <w:r w:rsidRPr="009D1D19">
        <w:rPr>
          <w:rFonts w:eastAsia="Times New Roman" w:cs="Times New Roman"/>
          <w:szCs w:val="22"/>
          <w:lang w:val="en-US" w:eastAsia="en-US"/>
        </w:rPr>
        <w:t>los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pagos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aplicados</w:t>
      </w:r>
      <w:proofErr w:type="spellEnd"/>
      <w:r w:rsidRPr="009D1D19">
        <w:rPr>
          <w:rFonts w:eastAsia="Times New Roman" w:cs="Times New Roman"/>
          <w:szCs w:val="22"/>
          <w:lang w:val="en-US" w:eastAsia="en-US"/>
        </w:rPr>
        <w:t xml:space="preserve"> a </w:t>
      </w:r>
      <w:proofErr w:type="spellStart"/>
      <w:r w:rsidRPr="009D1D19">
        <w:rPr>
          <w:rFonts w:eastAsia="Times New Roman" w:cs="Times New Roman"/>
          <w:szCs w:val="22"/>
          <w:lang w:val="en-US" w:eastAsia="en-US"/>
        </w:rPr>
        <w:t>obligaciones</w:t>
      </w:r>
      <w:proofErr w:type="spellEnd"/>
      <w:r w:rsidRPr="009D1D19">
        <w:rPr>
          <w:rFonts w:eastAsia="Times New Roman" w:cs="Times New Roman"/>
          <w:szCs w:val="22"/>
          <w:lang w:val="en-US" w:eastAsia="en-US"/>
        </w:rPr>
        <w:t xml:space="preserve"> que </w:t>
      </w:r>
      <w:proofErr w:type="spellStart"/>
      <w:r w:rsidRPr="009D1D19">
        <w:rPr>
          <w:rFonts w:eastAsia="Times New Roman" w:cs="Times New Roman"/>
          <w:szCs w:val="22"/>
          <w:lang w:val="en-US" w:eastAsia="en-US"/>
        </w:rPr>
        <w:t>ya</w:t>
      </w:r>
      <w:proofErr w:type="spellEnd"/>
      <w:r w:rsidRPr="009D1D19">
        <w:rPr>
          <w:rFonts w:eastAsia="Times New Roman" w:cs="Times New Roman"/>
          <w:szCs w:val="22"/>
          <w:lang w:val="en-US" w:eastAsia="en-US"/>
        </w:rPr>
        <w:t xml:space="preserve"> se </w:t>
      </w:r>
      <w:proofErr w:type="spellStart"/>
      <w:r w:rsidRPr="009D1D19">
        <w:rPr>
          <w:rFonts w:eastAsia="Times New Roman" w:cs="Times New Roman"/>
          <w:szCs w:val="22"/>
          <w:lang w:val="en-US" w:eastAsia="en-US"/>
        </w:rPr>
        <w:t>encontraban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morosas</w:t>
      </w:r>
      <w:proofErr w:type="spellEnd"/>
      <w:r w:rsidRPr="009D1D19">
        <w:rPr>
          <w:rFonts w:eastAsia="Times New Roman" w:cs="Times New Roman"/>
          <w:szCs w:val="22"/>
          <w:lang w:val="en-US" w:eastAsia="en-US"/>
        </w:rPr>
        <w:t xml:space="preserve"> al </w:t>
      </w:r>
      <w:proofErr w:type="spellStart"/>
      <w:r w:rsidRPr="009D1D19">
        <w:rPr>
          <w:rFonts w:eastAsia="Times New Roman" w:cs="Times New Roman"/>
          <w:szCs w:val="22"/>
          <w:lang w:val="en-US" w:eastAsia="en-US"/>
        </w:rPr>
        <w:t>inicio</w:t>
      </w:r>
      <w:proofErr w:type="spellEnd"/>
      <w:r w:rsidRPr="009D1D19">
        <w:rPr>
          <w:rFonts w:eastAsia="Times New Roman" w:cs="Times New Roman"/>
          <w:szCs w:val="22"/>
          <w:lang w:val="en-US" w:eastAsia="en-US"/>
        </w:rPr>
        <w:t xml:space="preserve"> del </w:t>
      </w:r>
      <w:proofErr w:type="spellStart"/>
      <w:r w:rsidRPr="009D1D19">
        <w:rPr>
          <w:rFonts w:eastAsia="Times New Roman" w:cs="Times New Roman"/>
          <w:szCs w:val="22"/>
          <w:lang w:val="en-US" w:eastAsia="en-US"/>
        </w:rPr>
        <w:t>período</w:t>
      </w:r>
      <w:proofErr w:type="spellEnd"/>
      <w:r w:rsidRPr="009D1D19">
        <w:rPr>
          <w:rFonts w:eastAsia="Times New Roman" w:cs="Times New Roman"/>
          <w:szCs w:val="22"/>
          <w:lang w:val="en-US" w:eastAsia="en-US"/>
        </w:rPr>
        <w:t xml:space="preserve">. El </w:t>
      </w:r>
      <w:proofErr w:type="spellStart"/>
      <w:r w:rsidRPr="009D1D19">
        <w:rPr>
          <w:rFonts w:eastAsia="Times New Roman" w:cs="Times New Roman"/>
          <w:szCs w:val="22"/>
          <w:lang w:val="en-US" w:eastAsia="en-US"/>
        </w:rPr>
        <w:t>usuario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puede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seleccionar</w:t>
      </w:r>
      <w:proofErr w:type="spellEnd"/>
      <w:r w:rsidRPr="009D1D19">
        <w:rPr>
          <w:rFonts w:eastAsia="Times New Roman" w:cs="Times New Roman"/>
          <w:szCs w:val="22"/>
          <w:lang w:val="en-US" w:eastAsia="en-US"/>
        </w:rPr>
        <w:t xml:space="preserve"> un </w:t>
      </w:r>
      <w:proofErr w:type="spellStart"/>
      <w:r w:rsidRPr="009D1D19">
        <w:rPr>
          <w:rFonts w:eastAsia="Times New Roman" w:cs="Times New Roman"/>
          <w:szCs w:val="22"/>
          <w:lang w:val="en-US" w:eastAsia="en-US"/>
        </w:rPr>
        <w:t>período</w:t>
      </w:r>
      <w:proofErr w:type="spellEnd"/>
      <w:r w:rsidRPr="009D1D19">
        <w:rPr>
          <w:rFonts w:eastAsia="Times New Roman" w:cs="Times New Roman"/>
          <w:szCs w:val="22"/>
          <w:lang w:val="en-US" w:eastAsia="en-US"/>
        </w:rPr>
        <w:t xml:space="preserve"> para </w:t>
      </w:r>
      <w:proofErr w:type="spellStart"/>
      <w:r w:rsidRPr="009D1D19">
        <w:rPr>
          <w:rFonts w:eastAsia="Times New Roman" w:cs="Times New Roman"/>
          <w:szCs w:val="22"/>
          <w:lang w:val="en-US" w:eastAsia="en-US"/>
        </w:rPr>
        <w:t>el</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análisis</w:t>
      </w:r>
      <w:proofErr w:type="spellEnd"/>
      <w:r w:rsidRPr="009D1D19">
        <w:rPr>
          <w:rFonts w:eastAsia="Times New Roman" w:cs="Times New Roman"/>
          <w:szCs w:val="22"/>
          <w:lang w:val="en-US" w:eastAsia="en-US"/>
        </w:rPr>
        <w:t xml:space="preserve"> de </w:t>
      </w:r>
      <w:proofErr w:type="spellStart"/>
      <w:r w:rsidRPr="009D1D19">
        <w:rPr>
          <w:rFonts w:eastAsia="Times New Roman" w:cs="Times New Roman"/>
          <w:szCs w:val="22"/>
          <w:lang w:val="en-US" w:eastAsia="en-US"/>
        </w:rPr>
        <w:t>cobranza</w:t>
      </w:r>
      <w:proofErr w:type="spellEnd"/>
      <w:r w:rsidRPr="009D1D19">
        <w:rPr>
          <w:rFonts w:eastAsia="Times New Roman" w:cs="Times New Roman"/>
          <w:szCs w:val="22"/>
          <w:lang w:val="en-US" w:eastAsia="en-US"/>
        </w:rPr>
        <w:t xml:space="preserve"> y </w:t>
      </w:r>
      <w:proofErr w:type="spellStart"/>
      <w:r w:rsidRPr="009D1D19">
        <w:rPr>
          <w:rFonts w:eastAsia="Times New Roman" w:cs="Times New Roman"/>
          <w:szCs w:val="22"/>
          <w:lang w:val="en-US" w:eastAsia="en-US"/>
        </w:rPr>
        <w:t>aplicar</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filtros</w:t>
      </w:r>
      <w:proofErr w:type="spellEnd"/>
      <w:r w:rsidRPr="009D1D19">
        <w:rPr>
          <w:rFonts w:eastAsia="Times New Roman" w:cs="Times New Roman"/>
          <w:szCs w:val="22"/>
          <w:lang w:val="en-US" w:eastAsia="en-US"/>
        </w:rPr>
        <w:t xml:space="preserve"> u </w:t>
      </w:r>
      <w:proofErr w:type="spellStart"/>
      <w:r w:rsidRPr="009D1D19">
        <w:rPr>
          <w:rFonts w:eastAsia="Times New Roman" w:cs="Times New Roman"/>
          <w:szCs w:val="22"/>
          <w:lang w:val="en-US" w:eastAsia="en-US"/>
        </w:rPr>
        <w:t>ordenamientos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por</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criterios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objetivos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como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monto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pendiente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vencimiento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atraso</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cliente</w:t>
      </w:r>
      <w:proofErr w:type="spellEnd"/>
      <w:r w:rsidRPr="009D1D19">
        <w:rPr>
          <w:rFonts w:eastAsia="Times New Roman" w:cs="Times New Roman"/>
          <w:szCs w:val="22"/>
          <w:lang w:val="en-US" w:eastAsia="en-US"/>
        </w:rPr>
        <w:t xml:space="preserve"> o </w:t>
      </w:r>
      <w:proofErr w:type="spellStart"/>
      <w:r w:rsidRPr="009D1D19">
        <w:rPr>
          <w:rFonts w:eastAsia="Times New Roman" w:cs="Times New Roman"/>
          <w:szCs w:val="22"/>
          <w:lang w:val="en-US" w:eastAsia="en-US"/>
        </w:rPr>
        <w:t>estado</w:t>
      </w:r>
      <w:proofErr w:type="spellEnd"/>
      <w:r w:rsidRPr="009D1D19">
        <w:rPr>
          <w:rFonts w:eastAsia="Times New Roman" w:cs="Times New Roman"/>
          <w:szCs w:val="22"/>
          <w:lang w:val="en-US" w:eastAsia="en-US"/>
        </w:rPr>
        <w:t xml:space="preserve">. El </w:t>
      </w:r>
      <w:proofErr w:type="spellStart"/>
      <w:r w:rsidRPr="009D1D19">
        <w:rPr>
          <w:rFonts w:eastAsia="Times New Roman" w:cs="Times New Roman"/>
          <w:szCs w:val="22"/>
          <w:lang w:val="en-US" w:eastAsia="en-US"/>
        </w:rPr>
        <w:t>sistema</w:t>
      </w:r>
      <w:proofErr w:type="spellEnd"/>
      <w:r w:rsidRPr="009D1D19">
        <w:rPr>
          <w:rFonts w:eastAsia="Times New Roman" w:cs="Times New Roman"/>
          <w:szCs w:val="22"/>
          <w:lang w:val="en-US" w:eastAsia="en-US"/>
        </w:rPr>
        <w:t xml:space="preserve"> no </w:t>
      </w:r>
      <w:proofErr w:type="spellStart"/>
      <w:r w:rsidRPr="009D1D19">
        <w:rPr>
          <w:rFonts w:eastAsia="Times New Roman" w:cs="Times New Roman"/>
          <w:szCs w:val="22"/>
          <w:lang w:val="en-US" w:eastAsia="en-US"/>
        </w:rPr>
        <w:t>calcula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ni</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presenta</w:t>
      </w:r>
      <w:proofErr w:type="spellEnd"/>
      <w:r w:rsidRPr="009D1D19">
        <w:rPr>
          <w:rFonts w:eastAsia="Times New Roman" w:cs="Times New Roman"/>
          <w:szCs w:val="22"/>
          <w:lang w:val="en-US" w:eastAsia="en-US"/>
        </w:rPr>
        <w:t xml:space="preserve"> un </w:t>
      </w:r>
      <w:proofErr w:type="spellStart"/>
      <w:r w:rsidRPr="009D1D19">
        <w:rPr>
          <w:rFonts w:eastAsia="Times New Roman" w:cs="Times New Roman"/>
          <w:szCs w:val="22"/>
          <w:lang w:val="en-US" w:eastAsia="en-US"/>
        </w:rPr>
        <w:t>puntaje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automático</w:t>
      </w:r>
      <w:proofErr w:type="spellEnd"/>
      <w:r w:rsidRPr="009D1D19">
        <w:rPr>
          <w:rFonts w:eastAsia="Times New Roman" w:cs="Times New Roman"/>
          <w:szCs w:val="22"/>
          <w:lang w:val="en-US" w:eastAsia="en-US"/>
        </w:rPr>
        <w:t xml:space="preserve"> de </w:t>
      </w:r>
      <w:proofErr w:type="spellStart"/>
      <w:r w:rsidRPr="009D1D19">
        <w:rPr>
          <w:rFonts w:eastAsia="Times New Roman" w:cs="Times New Roman"/>
          <w:szCs w:val="22"/>
          <w:lang w:val="en-US" w:eastAsia="en-US"/>
        </w:rPr>
        <w:t>prioridad</w:t>
      </w:r>
      <w:proofErr w:type="spellEnd"/>
      <w:r w:rsidRPr="009D1D19">
        <w:rPr>
          <w:rFonts w:eastAsia="Times New Roman" w:cs="Times New Roman"/>
          <w:szCs w:val="22"/>
          <w:lang w:val="en-US" w:eastAsia="en-US"/>
        </w:rPr>
        <w:t xml:space="preserve"> de </w:t>
      </w:r>
      <w:proofErr w:type="spellStart"/>
      <w:r w:rsidRPr="009D1D19">
        <w:rPr>
          <w:rFonts w:eastAsia="Times New Roman" w:cs="Times New Roman"/>
          <w:szCs w:val="22"/>
          <w:lang w:val="en-US" w:eastAsia="en-US"/>
        </w:rPr>
        <w:t>cobro</w:t>
      </w:r>
      <w:proofErr w:type="spellEnd"/>
      <w:r w:rsidRPr="009D1D19">
        <w:rPr>
          <w:rFonts w:eastAsia="Times New Roman" w:cs="Times New Roman"/>
          <w:szCs w:val="22"/>
          <w:lang w:val="en-US" w:eastAsia="en-US"/>
        </w:rPr>
        <w:t xml:space="preserve">. Las </w:t>
      </w:r>
      <w:proofErr w:type="spellStart"/>
      <w:r w:rsidRPr="009D1D19">
        <w:rPr>
          <w:rFonts w:eastAsia="Times New Roman" w:cs="Times New Roman"/>
          <w:szCs w:val="22"/>
          <w:lang w:val="en-US" w:eastAsia="en-US"/>
        </w:rPr>
        <w:t>obligaciones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futuras</w:t>
      </w:r>
      <w:proofErr w:type="spellEnd"/>
      <w:r w:rsidRPr="009D1D19">
        <w:rPr>
          <w:rFonts w:eastAsia="Times New Roman" w:cs="Times New Roman"/>
          <w:szCs w:val="22"/>
          <w:lang w:val="en-US" w:eastAsia="en-US"/>
        </w:rPr>
        <w:t xml:space="preserve"> se </w:t>
      </w:r>
      <w:proofErr w:type="spellStart"/>
      <w:r w:rsidRPr="009D1D19">
        <w:rPr>
          <w:rFonts w:eastAsia="Times New Roman" w:cs="Times New Roman"/>
          <w:szCs w:val="22"/>
          <w:lang w:val="en-US" w:eastAsia="en-US"/>
        </w:rPr>
        <w:t>mantienen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identificadas</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separadamente</w:t>
      </w:r>
      <w:proofErr w:type="spellEnd"/>
      <w:r w:rsidRPr="009D1D19">
        <w:rPr>
          <w:rFonts w:eastAsia="Times New Roman" w:cs="Times New Roman"/>
          <w:szCs w:val="22"/>
          <w:lang w:val="en-US" w:eastAsia="en-US"/>
        </w:rPr>
        <w:t xml:space="preserve"> y </w:t>
      </w:r>
      <w:proofErr w:type="spellStart"/>
      <w:r w:rsidRPr="009D1D19">
        <w:rPr>
          <w:rFonts w:eastAsia="Times New Roman" w:cs="Times New Roman"/>
          <w:szCs w:val="22"/>
          <w:lang w:val="en-US" w:eastAsia="en-US"/>
        </w:rPr>
        <w:t>pueden</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ordenarse</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por</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vencimiento</w:t>
      </w:r>
      <w:proofErr w:type="spellEnd"/>
      <w:r w:rsidRPr="009D1D19">
        <w:rPr>
          <w:rFonts w:eastAsia="Times New Roman" w:cs="Times New Roman"/>
          <w:szCs w:val="22"/>
          <w:lang w:val="en-US" w:eastAsia="en-US"/>
        </w:rPr>
        <w:t xml:space="preserve">. Si la </w:t>
      </w:r>
      <w:proofErr w:type="spellStart"/>
      <w:r w:rsidRPr="009D1D19">
        <w:rPr>
          <w:rFonts w:eastAsia="Times New Roman" w:cs="Times New Roman"/>
          <w:szCs w:val="22"/>
          <w:lang w:val="en-US" w:eastAsia="en-US"/>
        </w:rPr>
        <w:t>fecha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inicial</w:t>
      </w:r>
      <w:proofErr w:type="spellEnd"/>
      <w:r w:rsidRPr="009D1D19">
        <w:rPr>
          <w:rFonts w:eastAsia="Times New Roman" w:cs="Times New Roman"/>
          <w:szCs w:val="22"/>
          <w:lang w:val="en-US" w:eastAsia="en-US"/>
        </w:rPr>
        <w:t xml:space="preserve"> es posterior a la </w:t>
      </w:r>
      <w:proofErr w:type="spellStart"/>
      <w:r w:rsidRPr="009D1D19">
        <w:rPr>
          <w:rFonts w:eastAsia="Times New Roman" w:cs="Times New Roman"/>
          <w:szCs w:val="22"/>
          <w:lang w:val="en-US" w:eastAsia="en-US"/>
        </w:rPr>
        <w:t>fecha</w:t>
      </w:r>
      <w:proofErr w:type="spellEnd"/>
      <w:r w:rsidRPr="009D1D19">
        <w:rPr>
          <w:rFonts w:eastAsia="Times New Roman" w:cs="Times New Roman"/>
          <w:szCs w:val="22"/>
          <w:lang w:val="en-US" w:eastAsia="en-US"/>
        </w:rPr>
        <w:t xml:space="preserve"> final, </w:t>
      </w:r>
      <w:proofErr w:type="spellStart"/>
      <w:r w:rsidRPr="009D1D19">
        <w:rPr>
          <w:rFonts w:eastAsia="Times New Roman" w:cs="Times New Roman"/>
          <w:szCs w:val="22"/>
          <w:lang w:val="en-US" w:eastAsia="en-US"/>
        </w:rPr>
        <w:t>el</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sistema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informa</w:t>
      </w:r>
      <w:proofErr w:type="spellEnd"/>
      <w:r w:rsidRPr="009D1D19">
        <w:rPr>
          <w:rFonts w:eastAsia="Times New Roman" w:cs="Times New Roman"/>
          <w:szCs w:val="22"/>
          <w:lang w:val="en-US" w:eastAsia="en-US"/>
        </w:rPr>
        <w:t xml:space="preserve"> la </w:t>
      </w:r>
      <w:proofErr w:type="spellStart"/>
      <w:r w:rsidRPr="009D1D19">
        <w:rPr>
          <w:rFonts w:eastAsia="Times New Roman" w:cs="Times New Roman"/>
          <w:szCs w:val="22"/>
          <w:lang w:val="en-US" w:eastAsia="en-US"/>
        </w:rPr>
        <w:t>inconsistencia</w:t>
      </w:r>
      <w:proofErr w:type="spellEnd"/>
      <w:r w:rsidRPr="009D1D19">
        <w:rPr>
          <w:rFonts w:eastAsia="Times New Roman" w:cs="Times New Roman"/>
          <w:szCs w:val="22"/>
          <w:lang w:val="en-US" w:eastAsia="en-US"/>
        </w:rPr>
        <w:t xml:space="preserve"> y no </w:t>
      </w:r>
      <w:proofErr w:type="spellStart"/>
      <w:r w:rsidRPr="009D1D19">
        <w:rPr>
          <w:rFonts w:eastAsia="Times New Roman" w:cs="Times New Roman"/>
          <w:szCs w:val="22"/>
          <w:lang w:val="en-US" w:eastAsia="en-US"/>
        </w:rPr>
        <w:t>aplica</w:t>
      </w:r>
      <w:proofErr w:type="spellEnd"/>
      <w:r w:rsidRPr="009D1D19">
        <w:rPr>
          <w:rFonts w:eastAsia="Times New Roman" w:cs="Times New Roman"/>
          <w:szCs w:val="22"/>
          <w:lang w:val="en-US" w:eastAsia="en-US"/>
        </w:rPr>
        <w:t xml:space="preserve"> </w:t>
      </w:r>
      <w:proofErr w:type="spellStart"/>
      <w:r w:rsidRPr="009D1D19">
        <w:rPr>
          <w:rFonts w:eastAsia="Times New Roman" w:cs="Times New Roman"/>
          <w:szCs w:val="22"/>
          <w:lang w:val="en-US" w:eastAsia="en-US"/>
        </w:rPr>
        <w:t>el</w:t>
      </w:r>
      <w:proofErr w:type="spellEnd"/>
      <w:r w:rsidRPr="009D1D19">
        <w:rPr>
          <w:rFonts w:eastAsia="Times New Roman" w:cs="Times New Roman"/>
          <w:szCs w:val="22"/>
          <w:lang w:val="en-US" w:eastAsia="en-US"/>
        </w:rPr>
        <w:t xml:space="preserve"> nuevo </w:t>
      </w:r>
      <w:proofErr w:type="spellStart"/>
      <w:r w:rsidRPr="009D1D19">
        <w:rPr>
          <w:rFonts w:eastAsia="Times New Roman" w:cs="Times New Roman"/>
          <w:szCs w:val="22"/>
          <w:lang w:val="en-US" w:eastAsia="en-US"/>
        </w:rPr>
        <w:t>período</w:t>
      </w:r>
      <w:proofErr w:type="spellEnd"/>
      <w:r w:rsidRPr="009D1D19">
        <w:rPr>
          <w:rFonts w:eastAsia="Times New Roman" w:cs="Times New Roman"/>
          <w:szCs w:val="22"/>
          <w:lang w:val="en-US" w:eastAsia="en-US"/>
        </w:rPr>
        <w:t>.</w:t>
      </w:r>
    </w:p>
    <w:p w14:paraId="379761E5" w14:textId="77777777" w:rsidR="007D6E97" w:rsidRDefault="007D6E97">
      <w:pPr>
        <w:keepNext/>
        <w:spacing w:after="200" w:line="360" w:lineRule="auto"/>
        <w:rPr>
          <w:rFonts w:eastAsia="Times New Roman" w:cs="Times New Roman"/>
          <w:color w:val="000000"/>
          <w:sz w:val="18"/>
          <w:szCs w:val="18"/>
        </w:rPr>
      </w:pPr>
    </w:p>
    <w:p w14:paraId="4593719F" w14:textId="355CF147" w:rsidR="007D6E97" w:rsidRPr="005803DB" w:rsidRDefault="000479C4" w:rsidP="005803DB">
      <w:pPr>
        <w:pStyle w:val="Descripcin"/>
      </w:pPr>
      <w:bookmarkStart w:id="164" w:name="_heading=h.t0n4w7h0ocuv" w:colFirst="0" w:colLast="0"/>
      <w:bookmarkStart w:id="165" w:name="_Toc242050334"/>
      <w:bookmarkEnd w:id="164"/>
      <w:r w:rsidRPr="005803DB">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21</w:t>
      </w:r>
      <w:r w:rsidR="000462BE">
        <w:fldChar w:fldCharType="end"/>
      </w:r>
      <w:r w:rsidR="006844D0" w:rsidRPr="005803DB">
        <w:t>“</w:t>
      </w:r>
      <w:r w:rsidRPr="005803DB">
        <w:t>DS-CU</w:t>
      </w:r>
      <w:r w:rsidR="00534641">
        <w:t>107</w:t>
      </w:r>
      <w:r w:rsidRPr="005803DB">
        <w:t xml:space="preserve"> - </w:t>
      </w:r>
      <w:r w:rsidR="00534641" w:rsidRPr="00534641">
        <w:t>Analizando Cuentas por Cobrar y cobranza</w:t>
      </w:r>
      <w:r w:rsidRPr="005803DB">
        <w:t>”.</w:t>
      </w:r>
      <w:bookmarkEnd w:id="165"/>
    </w:p>
    <w:p w14:paraId="0DB62C13" w14:textId="74B5F0A4" w:rsidR="000D02E8" w:rsidRPr="000D02E8" w:rsidRDefault="000D02E8" w:rsidP="000D02E8">
      <w:pPr>
        <w:spacing w:after="200" w:line="360" w:lineRule="auto"/>
        <w:jc w:val="center"/>
        <w:rPr>
          <w:rFonts w:eastAsia="Times New Roman" w:cs="Times New Roman"/>
          <w:i/>
          <w:iCs/>
          <w:color w:val="000000"/>
          <w:sz w:val="18"/>
          <w:szCs w:val="18"/>
        </w:rPr>
      </w:pPr>
      <w:r w:rsidRPr="000D02E8">
        <w:rPr>
          <w:rFonts w:eastAsia="Times New Roman" w:cs="Times New Roman"/>
          <w:i/>
          <w:iCs/>
          <w:color w:val="000000"/>
          <w:sz w:val="18"/>
          <w:szCs w:val="18"/>
        </w:rPr>
        <w:drawing>
          <wp:inline distT="0" distB="0" distL="0" distR="0" wp14:anchorId="5B740A26" wp14:editId="44331582">
            <wp:extent cx="5971540" cy="3456305"/>
            <wp:effectExtent l="0" t="0" r="0" b="0"/>
            <wp:docPr id="1157132935" name="Imagen 8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2935" name="Imagen 80" descr="Interfaz de usuario gráfica, Aplicación&#10;&#10;Descripción generada automáticament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71540" cy="3456305"/>
                    </a:xfrm>
                    <a:prstGeom prst="rect">
                      <a:avLst/>
                    </a:prstGeom>
                    <a:noFill/>
                    <a:ln>
                      <a:noFill/>
                    </a:ln>
                  </pic:spPr>
                </pic:pic>
              </a:graphicData>
            </a:graphic>
          </wp:inline>
        </w:drawing>
      </w:r>
    </w:p>
    <w:p w14:paraId="447ABC06" w14:textId="348F548B" w:rsidR="007D6E97" w:rsidRDefault="007D6E97">
      <w:pPr>
        <w:spacing w:after="200" w:line="360" w:lineRule="auto"/>
        <w:jc w:val="center"/>
        <w:rPr>
          <w:rFonts w:eastAsia="Times New Roman" w:cs="Times New Roman"/>
          <w:i/>
          <w:iCs/>
          <w:color w:val="000000"/>
          <w:sz w:val="18"/>
          <w:szCs w:val="18"/>
        </w:rPr>
      </w:pPr>
    </w:p>
    <w:p w14:paraId="20149DB6" w14:textId="4A9E84FC" w:rsidR="007D6E97" w:rsidRDefault="000479C4" w:rsidP="006735E8">
      <w:pPr>
        <w:pStyle w:val="Cita"/>
      </w:pPr>
      <w:r>
        <w:t>Fuente: Elaborado por los estudiantes de acuerdo con el proyecto.</w:t>
      </w:r>
    </w:p>
    <w:p w14:paraId="1BCFDC75" w14:textId="77777777" w:rsidR="006735E8" w:rsidRPr="006735E8" w:rsidRDefault="006735E8" w:rsidP="006735E8"/>
    <w:p w14:paraId="3B324262" w14:textId="6DF04B0B" w:rsidR="00F22D18" w:rsidRPr="00432645" w:rsidRDefault="00F22D18" w:rsidP="00F22D18">
      <w:pPr>
        <w:pStyle w:val="Ttulo2"/>
        <w:rPr>
          <w:rFonts w:eastAsia="Times New Roman" w:cs="Times New Roman"/>
        </w:rPr>
      </w:pPr>
      <w:bookmarkStart w:id="166" w:name="_Toc242051061"/>
      <w:r w:rsidRPr="00432645">
        <w:rPr>
          <w:rFonts w:eastAsia="Times New Roman" w:cs="Times New Roman"/>
        </w:rPr>
        <w:t>CU</w:t>
      </w:r>
      <w:r w:rsidR="00C601FC">
        <w:rPr>
          <w:rFonts w:eastAsia="Times New Roman" w:cs="Times New Roman"/>
        </w:rPr>
        <w:t>108</w:t>
      </w:r>
      <w:r w:rsidRPr="00432645">
        <w:rPr>
          <w:rFonts w:eastAsia="Times New Roman" w:cs="Times New Roman"/>
        </w:rPr>
        <w:t xml:space="preserve"> - </w:t>
      </w:r>
      <w:r w:rsidR="00C601FC" w:rsidRPr="00C601FC">
        <w:t>Analizando Cuentas por Pagar</w:t>
      </w:r>
      <w:bookmarkEnd w:id="166"/>
    </w:p>
    <w:p w14:paraId="5FF8A44B" w14:textId="77777777" w:rsidR="007D6E97" w:rsidRDefault="007D6E97">
      <w:pPr>
        <w:spacing w:line="360" w:lineRule="auto"/>
        <w:jc w:val="both"/>
        <w:rPr>
          <w:rFonts w:eastAsia="Times New Roman" w:cs="Times New Roman"/>
        </w:rPr>
      </w:pPr>
    </w:p>
    <w:p w14:paraId="482782D5" w14:textId="77777777" w:rsidR="00960485" w:rsidRPr="00960485" w:rsidRDefault="00960485" w:rsidP="00960485">
      <w:pPr>
        <w:spacing w:line="360" w:lineRule="auto"/>
        <w:jc w:val="both"/>
        <w:rPr>
          <w:rFonts w:eastAsia="Times New Roman" w:cs="Times New Roman"/>
          <w:szCs w:val="22"/>
          <w:lang w:val="en-US" w:eastAsia="en-US"/>
        </w:rPr>
      </w:pPr>
      <w:r w:rsidRPr="00960485">
        <w:rPr>
          <w:rFonts w:eastAsia="Times New Roman" w:cs="Times New Roman"/>
          <w:szCs w:val="22"/>
          <w:lang w:val="en-US" w:eastAsia="en-US"/>
        </w:rPr>
        <w:t xml:space="preserve">En la </w:t>
      </w:r>
      <w:proofErr w:type="spellStart"/>
      <w:r w:rsidRPr="00960485">
        <w:rPr>
          <w:rFonts w:eastAsia="Times New Roman" w:cs="Times New Roman"/>
          <w:szCs w:val="22"/>
          <w:lang w:val="en-US" w:eastAsia="en-US"/>
        </w:rPr>
        <w:t>Figura</w:t>
      </w:r>
      <w:proofErr w:type="spellEnd"/>
      <w:r w:rsidRPr="00960485">
        <w:rPr>
          <w:rFonts w:eastAsia="Times New Roman" w:cs="Times New Roman"/>
          <w:szCs w:val="22"/>
          <w:lang w:val="en-US" w:eastAsia="en-US"/>
        </w:rPr>
        <w:t xml:space="preserve"> 6.22 se </w:t>
      </w:r>
      <w:proofErr w:type="spellStart"/>
      <w:r w:rsidRPr="00960485">
        <w:rPr>
          <w:rFonts w:eastAsia="Times New Roman" w:cs="Times New Roman"/>
          <w:szCs w:val="22"/>
          <w:lang w:val="en-US" w:eastAsia="en-US"/>
        </w:rPr>
        <w:t>puede</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visualizar</w:t>
      </w:r>
      <w:proofErr w:type="spellEnd"/>
      <w:r w:rsidRPr="00960485">
        <w:rPr>
          <w:rFonts w:eastAsia="Times New Roman" w:cs="Times New Roman"/>
          <w:szCs w:val="22"/>
          <w:lang w:val="en-US" w:eastAsia="en-US"/>
        </w:rPr>
        <w:t xml:space="preserve"> que </w:t>
      </w:r>
      <w:proofErr w:type="spellStart"/>
      <w:r w:rsidRPr="00960485">
        <w:rPr>
          <w:rFonts w:eastAsia="Times New Roman" w:cs="Times New Roman"/>
          <w:szCs w:val="22"/>
          <w:lang w:val="en-US" w:eastAsia="en-US"/>
        </w:rPr>
        <w:t>el</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usuario</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solicita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consultar</w:t>
      </w:r>
      <w:proofErr w:type="spellEnd"/>
      <w:r w:rsidRPr="00960485">
        <w:rPr>
          <w:rFonts w:eastAsia="Times New Roman" w:cs="Times New Roman"/>
          <w:szCs w:val="22"/>
          <w:lang w:val="en-US" w:eastAsia="en-US"/>
        </w:rPr>
        <w:t xml:space="preserve"> las Cuentas </w:t>
      </w:r>
      <w:proofErr w:type="spellStart"/>
      <w:r w:rsidRPr="00960485">
        <w:rPr>
          <w:rFonts w:eastAsia="Times New Roman" w:cs="Times New Roman"/>
          <w:szCs w:val="22"/>
          <w:lang w:val="en-US" w:eastAsia="en-US"/>
        </w:rPr>
        <w:t>por</w:t>
      </w:r>
      <w:proofErr w:type="spellEnd"/>
      <w:r w:rsidRPr="00960485">
        <w:rPr>
          <w:rFonts w:eastAsia="Times New Roman" w:cs="Times New Roman"/>
          <w:szCs w:val="22"/>
          <w:lang w:val="en-US" w:eastAsia="en-US"/>
        </w:rPr>
        <w:t xml:space="preserve"> Pagar. El </w:t>
      </w:r>
      <w:proofErr w:type="spellStart"/>
      <w:r w:rsidRPr="00960485">
        <w:rPr>
          <w:rFonts w:eastAsia="Times New Roman" w:cs="Times New Roman"/>
          <w:szCs w:val="22"/>
          <w:lang w:val="en-US" w:eastAsia="en-US"/>
        </w:rPr>
        <w:t>sistema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presenta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el</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saldo</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pendiente</w:t>
      </w:r>
      <w:proofErr w:type="spellEnd"/>
      <w:r w:rsidRPr="00960485">
        <w:rPr>
          <w:rFonts w:eastAsia="Times New Roman" w:cs="Times New Roman"/>
          <w:szCs w:val="22"/>
          <w:lang w:val="en-US" w:eastAsia="en-US"/>
        </w:rPr>
        <w:t xml:space="preserve"> de las </w:t>
      </w:r>
      <w:proofErr w:type="spellStart"/>
      <w:r w:rsidRPr="00960485">
        <w:rPr>
          <w:rFonts w:eastAsia="Times New Roman" w:cs="Times New Roman"/>
          <w:szCs w:val="22"/>
          <w:lang w:val="en-US" w:eastAsia="en-US"/>
        </w:rPr>
        <w:t>obligaciones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vigentes</w:t>
      </w:r>
      <w:proofErr w:type="spellEnd"/>
      <w:r w:rsidRPr="00960485">
        <w:rPr>
          <w:rFonts w:eastAsia="Times New Roman" w:cs="Times New Roman"/>
          <w:szCs w:val="22"/>
          <w:lang w:val="en-US" w:eastAsia="en-US"/>
        </w:rPr>
        <w:t xml:space="preserve"> y distingue </w:t>
      </w:r>
      <w:proofErr w:type="spellStart"/>
      <w:r w:rsidRPr="00960485">
        <w:rPr>
          <w:rFonts w:eastAsia="Times New Roman" w:cs="Times New Roman"/>
          <w:szCs w:val="22"/>
          <w:lang w:val="en-US" w:eastAsia="en-US"/>
        </w:rPr>
        <w:t>aquellas</w:t>
      </w:r>
      <w:proofErr w:type="spellEnd"/>
      <w:r w:rsidRPr="00960485">
        <w:rPr>
          <w:rFonts w:eastAsia="Times New Roman" w:cs="Times New Roman"/>
          <w:szCs w:val="22"/>
          <w:lang w:val="en-US" w:eastAsia="en-US"/>
        </w:rPr>
        <w:t xml:space="preserve"> que se </w:t>
      </w:r>
      <w:proofErr w:type="spellStart"/>
      <w:r w:rsidRPr="00960485">
        <w:rPr>
          <w:rFonts w:eastAsia="Times New Roman" w:cs="Times New Roman"/>
          <w:szCs w:val="22"/>
          <w:lang w:val="en-US" w:eastAsia="en-US"/>
        </w:rPr>
        <w:t>encuentran</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vencidas</w:t>
      </w:r>
      <w:proofErr w:type="spellEnd"/>
      <w:r w:rsidRPr="00960485">
        <w:rPr>
          <w:rFonts w:eastAsia="Times New Roman" w:cs="Times New Roman"/>
          <w:szCs w:val="22"/>
          <w:lang w:val="en-US" w:eastAsia="en-US"/>
        </w:rPr>
        <w:t xml:space="preserve"> de las </w:t>
      </w:r>
      <w:proofErr w:type="spellStart"/>
      <w:r w:rsidRPr="00960485">
        <w:rPr>
          <w:rFonts w:eastAsia="Times New Roman" w:cs="Times New Roman"/>
          <w:szCs w:val="22"/>
          <w:lang w:val="en-US" w:eastAsia="en-US"/>
        </w:rPr>
        <w:t>obligaciones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futuras</w:t>
      </w:r>
      <w:proofErr w:type="spellEnd"/>
      <w:r w:rsidRPr="00960485">
        <w:rPr>
          <w:rFonts w:eastAsia="Times New Roman" w:cs="Times New Roman"/>
          <w:szCs w:val="22"/>
          <w:lang w:val="en-US" w:eastAsia="en-US"/>
        </w:rPr>
        <w:t xml:space="preserve">. Para las </w:t>
      </w:r>
      <w:proofErr w:type="spellStart"/>
      <w:r w:rsidRPr="00960485">
        <w:rPr>
          <w:rFonts w:eastAsia="Times New Roman" w:cs="Times New Roman"/>
          <w:szCs w:val="22"/>
          <w:lang w:val="en-US" w:eastAsia="en-US"/>
        </w:rPr>
        <w:t>obligaciones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vencidas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muestra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los</w:t>
      </w:r>
      <w:proofErr w:type="spellEnd"/>
      <w:r w:rsidRPr="00960485">
        <w:rPr>
          <w:rFonts w:eastAsia="Times New Roman" w:cs="Times New Roman"/>
          <w:szCs w:val="22"/>
          <w:lang w:val="en-US" w:eastAsia="en-US"/>
        </w:rPr>
        <w:t xml:space="preserve"> días </w:t>
      </w:r>
      <w:proofErr w:type="spellStart"/>
      <w:r w:rsidRPr="00960485">
        <w:rPr>
          <w:rFonts w:eastAsia="Times New Roman" w:cs="Times New Roman"/>
          <w:szCs w:val="22"/>
          <w:lang w:val="en-US" w:eastAsia="en-US"/>
        </w:rPr>
        <w:t>exactos</w:t>
      </w:r>
      <w:proofErr w:type="spellEnd"/>
      <w:r w:rsidRPr="00960485">
        <w:rPr>
          <w:rFonts w:eastAsia="Times New Roman" w:cs="Times New Roman"/>
          <w:szCs w:val="22"/>
          <w:lang w:val="en-US" w:eastAsia="en-US"/>
        </w:rPr>
        <w:t xml:space="preserve"> de </w:t>
      </w:r>
      <w:proofErr w:type="spellStart"/>
      <w:r w:rsidRPr="00960485">
        <w:rPr>
          <w:rFonts w:eastAsia="Times New Roman" w:cs="Times New Roman"/>
          <w:szCs w:val="22"/>
          <w:lang w:val="en-US" w:eastAsia="en-US"/>
        </w:rPr>
        <w:t>atraso</w:t>
      </w:r>
      <w:proofErr w:type="spellEnd"/>
      <w:r w:rsidRPr="00960485">
        <w:rPr>
          <w:rFonts w:eastAsia="Times New Roman" w:cs="Times New Roman"/>
          <w:szCs w:val="22"/>
          <w:lang w:val="en-US" w:eastAsia="en-US"/>
        </w:rPr>
        <w:t xml:space="preserve"> y </w:t>
      </w:r>
      <w:proofErr w:type="spellStart"/>
      <w:r w:rsidRPr="00960485">
        <w:rPr>
          <w:rFonts w:eastAsia="Times New Roman" w:cs="Times New Roman"/>
          <w:szCs w:val="22"/>
          <w:lang w:val="en-US" w:eastAsia="en-US"/>
        </w:rPr>
        <w:t>puede</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agruparlos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en</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rangos</w:t>
      </w:r>
      <w:proofErr w:type="spellEnd"/>
      <w:r w:rsidRPr="00960485">
        <w:rPr>
          <w:rFonts w:eastAsia="Times New Roman" w:cs="Times New Roman"/>
          <w:szCs w:val="22"/>
          <w:lang w:val="en-US" w:eastAsia="en-US"/>
        </w:rPr>
        <w:t xml:space="preserve"> de </w:t>
      </w:r>
      <w:proofErr w:type="spellStart"/>
      <w:r w:rsidRPr="00960485">
        <w:rPr>
          <w:rFonts w:eastAsia="Times New Roman" w:cs="Times New Roman"/>
          <w:szCs w:val="22"/>
          <w:lang w:val="en-US" w:eastAsia="en-US"/>
        </w:rPr>
        <w:t>antigüedad</w:t>
      </w:r>
      <w:proofErr w:type="spellEnd"/>
      <w:r w:rsidRPr="00960485">
        <w:rPr>
          <w:rFonts w:eastAsia="Times New Roman" w:cs="Times New Roman"/>
          <w:szCs w:val="22"/>
          <w:lang w:val="en-US" w:eastAsia="en-US"/>
        </w:rPr>
        <w:t xml:space="preserve">. El </w:t>
      </w:r>
      <w:proofErr w:type="spellStart"/>
      <w:r w:rsidRPr="00960485">
        <w:rPr>
          <w:rFonts w:eastAsia="Times New Roman" w:cs="Times New Roman"/>
          <w:szCs w:val="22"/>
          <w:lang w:val="en-US" w:eastAsia="en-US"/>
        </w:rPr>
        <w:t>usuario</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puede</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aplicar</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los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criterios</w:t>
      </w:r>
      <w:proofErr w:type="spellEnd"/>
      <w:r w:rsidRPr="00960485">
        <w:rPr>
          <w:rFonts w:eastAsia="Times New Roman" w:cs="Times New Roman"/>
          <w:szCs w:val="22"/>
          <w:lang w:val="en-US" w:eastAsia="en-US"/>
        </w:rPr>
        <w:t xml:space="preserve"> de </w:t>
      </w:r>
      <w:proofErr w:type="spellStart"/>
      <w:r w:rsidRPr="00960485">
        <w:rPr>
          <w:rFonts w:eastAsia="Times New Roman" w:cs="Times New Roman"/>
          <w:szCs w:val="22"/>
          <w:lang w:val="en-US" w:eastAsia="en-US"/>
        </w:rPr>
        <w:t>período</w:t>
      </w:r>
      <w:proofErr w:type="spellEnd"/>
      <w:r w:rsidRPr="00960485">
        <w:rPr>
          <w:rFonts w:eastAsia="Times New Roman" w:cs="Times New Roman"/>
          <w:szCs w:val="22"/>
          <w:lang w:val="en-US" w:eastAsia="en-US"/>
        </w:rPr>
        <w:t xml:space="preserve"> que </w:t>
      </w:r>
      <w:proofErr w:type="spellStart"/>
      <w:r w:rsidRPr="00960485">
        <w:rPr>
          <w:rFonts w:eastAsia="Times New Roman" w:cs="Times New Roman"/>
          <w:szCs w:val="22"/>
          <w:lang w:val="en-US" w:eastAsia="en-US"/>
        </w:rPr>
        <w:t>resulten</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pertinentes</w:t>
      </w:r>
      <w:proofErr w:type="spellEnd"/>
      <w:r w:rsidRPr="00960485">
        <w:rPr>
          <w:rFonts w:eastAsia="Times New Roman" w:cs="Times New Roman"/>
          <w:szCs w:val="22"/>
          <w:lang w:val="en-US" w:eastAsia="en-US"/>
        </w:rPr>
        <w:t xml:space="preserve"> y </w:t>
      </w:r>
      <w:proofErr w:type="spellStart"/>
      <w:r w:rsidRPr="00960485">
        <w:rPr>
          <w:rFonts w:eastAsia="Times New Roman" w:cs="Times New Roman"/>
          <w:szCs w:val="22"/>
          <w:lang w:val="en-US" w:eastAsia="en-US"/>
        </w:rPr>
        <w:t>filtrar</w:t>
      </w:r>
      <w:proofErr w:type="spellEnd"/>
      <w:r w:rsidRPr="00960485">
        <w:rPr>
          <w:rFonts w:eastAsia="Times New Roman" w:cs="Times New Roman"/>
          <w:szCs w:val="22"/>
          <w:lang w:val="en-US" w:eastAsia="en-US"/>
        </w:rPr>
        <w:t xml:space="preserve"> u </w:t>
      </w:r>
      <w:proofErr w:type="spellStart"/>
      <w:r w:rsidRPr="00960485">
        <w:rPr>
          <w:rFonts w:eastAsia="Times New Roman" w:cs="Times New Roman"/>
          <w:szCs w:val="22"/>
          <w:lang w:val="en-US" w:eastAsia="en-US"/>
        </w:rPr>
        <w:t>ordenar</w:t>
      </w:r>
      <w:proofErr w:type="spellEnd"/>
      <w:r w:rsidRPr="00960485">
        <w:rPr>
          <w:rFonts w:eastAsia="Times New Roman" w:cs="Times New Roman"/>
          <w:szCs w:val="22"/>
          <w:lang w:val="en-US" w:eastAsia="en-US"/>
        </w:rPr>
        <w:t xml:space="preserve"> la </w:t>
      </w:r>
      <w:proofErr w:type="spellStart"/>
      <w:r w:rsidRPr="00960485">
        <w:rPr>
          <w:rFonts w:eastAsia="Times New Roman" w:cs="Times New Roman"/>
          <w:szCs w:val="22"/>
          <w:lang w:val="en-US" w:eastAsia="en-US"/>
        </w:rPr>
        <w:t>información</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según</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monto</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vencimiento</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atraso</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proveedor</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categoría</w:t>
      </w:r>
      <w:proofErr w:type="spellEnd"/>
      <w:r w:rsidRPr="00960485">
        <w:rPr>
          <w:rFonts w:eastAsia="Times New Roman" w:cs="Times New Roman"/>
          <w:szCs w:val="22"/>
          <w:lang w:val="en-US" w:eastAsia="en-US"/>
        </w:rPr>
        <w:t xml:space="preserve"> u </w:t>
      </w:r>
      <w:proofErr w:type="spellStart"/>
      <w:r w:rsidRPr="00960485">
        <w:rPr>
          <w:rFonts w:eastAsia="Times New Roman" w:cs="Times New Roman"/>
          <w:szCs w:val="22"/>
          <w:lang w:val="en-US" w:eastAsia="en-US"/>
        </w:rPr>
        <w:t>otros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criterios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disponibles</w:t>
      </w:r>
      <w:proofErr w:type="spellEnd"/>
      <w:r w:rsidRPr="00960485">
        <w:rPr>
          <w:rFonts w:eastAsia="Times New Roman" w:cs="Times New Roman"/>
          <w:szCs w:val="22"/>
          <w:lang w:val="en-US" w:eastAsia="en-US"/>
        </w:rPr>
        <w:t xml:space="preserve">. Las </w:t>
      </w:r>
      <w:proofErr w:type="spellStart"/>
      <w:r w:rsidRPr="00960485">
        <w:rPr>
          <w:rFonts w:eastAsia="Times New Roman" w:cs="Times New Roman"/>
          <w:szCs w:val="22"/>
          <w:lang w:val="en-US" w:eastAsia="en-US"/>
        </w:rPr>
        <w:t>obligaciones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futuras</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pueden</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ordenarse</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por</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fecha</w:t>
      </w:r>
      <w:proofErr w:type="spellEnd"/>
      <w:r w:rsidRPr="00960485">
        <w:rPr>
          <w:rFonts w:eastAsia="Times New Roman" w:cs="Times New Roman"/>
          <w:szCs w:val="22"/>
          <w:lang w:val="en-US" w:eastAsia="en-US"/>
        </w:rPr>
        <w:t xml:space="preserve"> de </w:t>
      </w:r>
      <w:proofErr w:type="spellStart"/>
      <w:r w:rsidRPr="00960485">
        <w:rPr>
          <w:rFonts w:eastAsia="Times New Roman" w:cs="Times New Roman"/>
          <w:szCs w:val="22"/>
          <w:lang w:val="en-US" w:eastAsia="en-US"/>
        </w:rPr>
        <w:t>vencimiento</w:t>
      </w:r>
      <w:proofErr w:type="spellEnd"/>
      <w:r w:rsidRPr="00960485">
        <w:rPr>
          <w:rFonts w:eastAsia="Times New Roman" w:cs="Times New Roman"/>
          <w:szCs w:val="22"/>
          <w:lang w:val="en-US" w:eastAsia="en-US"/>
        </w:rPr>
        <w:t xml:space="preserve">. El </w:t>
      </w:r>
      <w:proofErr w:type="spellStart"/>
      <w:r w:rsidRPr="00960485">
        <w:rPr>
          <w:rFonts w:eastAsia="Times New Roman" w:cs="Times New Roman"/>
          <w:szCs w:val="22"/>
          <w:lang w:val="en-US" w:eastAsia="en-US"/>
        </w:rPr>
        <w:t>sistema</w:t>
      </w:r>
      <w:proofErr w:type="spellEnd"/>
      <w:r w:rsidRPr="00960485">
        <w:rPr>
          <w:rFonts w:eastAsia="Times New Roman" w:cs="Times New Roman"/>
          <w:szCs w:val="22"/>
          <w:lang w:val="en-US" w:eastAsia="en-US"/>
        </w:rPr>
        <w:t xml:space="preserve"> no </w:t>
      </w:r>
      <w:proofErr w:type="spellStart"/>
      <w:r w:rsidRPr="00960485">
        <w:rPr>
          <w:rFonts w:eastAsia="Times New Roman" w:cs="Times New Roman"/>
          <w:szCs w:val="22"/>
          <w:lang w:val="en-US" w:eastAsia="en-US"/>
        </w:rPr>
        <w:t>calcula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ni</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presenta</w:t>
      </w:r>
      <w:proofErr w:type="spellEnd"/>
      <w:r w:rsidRPr="00960485">
        <w:rPr>
          <w:rFonts w:eastAsia="Times New Roman" w:cs="Times New Roman"/>
          <w:szCs w:val="22"/>
          <w:lang w:val="en-US" w:eastAsia="en-US"/>
        </w:rPr>
        <w:t xml:space="preserve"> un </w:t>
      </w:r>
      <w:proofErr w:type="spellStart"/>
      <w:r w:rsidRPr="00960485">
        <w:rPr>
          <w:rFonts w:eastAsia="Times New Roman" w:cs="Times New Roman"/>
          <w:szCs w:val="22"/>
          <w:lang w:val="en-US" w:eastAsia="en-US"/>
        </w:rPr>
        <w:t>puntaje</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automático</w:t>
      </w:r>
      <w:proofErr w:type="spellEnd"/>
      <w:r w:rsidRPr="00960485">
        <w:rPr>
          <w:rFonts w:eastAsia="Times New Roman" w:cs="Times New Roman"/>
          <w:szCs w:val="22"/>
          <w:lang w:val="en-US" w:eastAsia="en-US"/>
        </w:rPr>
        <w:t xml:space="preserve"> de </w:t>
      </w:r>
      <w:proofErr w:type="spellStart"/>
      <w:r w:rsidRPr="00960485">
        <w:rPr>
          <w:rFonts w:eastAsia="Times New Roman" w:cs="Times New Roman"/>
          <w:szCs w:val="22"/>
          <w:lang w:val="en-US" w:eastAsia="en-US"/>
        </w:rPr>
        <w:t>prioridad</w:t>
      </w:r>
      <w:proofErr w:type="spellEnd"/>
      <w:r w:rsidRPr="00960485">
        <w:rPr>
          <w:rFonts w:eastAsia="Times New Roman" w:cs="Times New Roman"/>
          <w:szCs w:val="22"/>
          <w:lang w:val="en-US" w:eastAsia="en-US"/>
        </w:rPr>
        <w:t xml:space="preserve"> de </w:t>
      </w:r>
      <w:proofErr w:type="spellStart"/>
      <w:r w:rsidRPr="00960485">
        <w:rPr>
          <w:rFonts w:eastAsia="Times New Roman" w:cs="Times New Roman"/>
          <w:szCs w:val="22"/>
          <w:lang w:val="en-US" w:eastAsia="en-US"/>
        </w:rPr>
        <w:t>pago</w:t>
      </w:r>
      <w:proofErr w:type="spellEnd"/>
      <w:r w:rsidRPr="00960485">
        <w:rPr>
          <w:rFonts w:eastAsia="Times New Roman" w:cs="Times New Roman"/>
          <w:szCs w:val="22"/>
          <w:lang w:val="en-US" w:eastAsia="en-US"/>
        </w:rPr>
        <w:t xml:space="preserve">. Si la </w:t>
      </w:r>
      <w:proofErr w:type="spellStart"/>
      <w:r w:rsidRPr="00960485">
        <w:rPr>
          <w:rFonts w:eastAsia="Times New Roman" w:cs="Times New Roman"/>
          <w:szCs w:val="22"/>
          <w:lang w:val="en-US" w:eastAsia="en-US"/>
        </w:rPr>
        <w:t>fecha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inicial</w:t>
      </w:r>
      <w:proofErr w:type="spellEnd"/>
      <w:r w:rsidRPr="00960485">
        <w:rPr>
          <w:rFonts w:eastAsia="Times New Roman" w:cs="Times New Roman"/>
          <w:szCs w:val="22"/>
          <w:lang w:val="en-US" w:eastAsia="en-US"/>
        </w:rPr>
        <w:t xml:space="preserve"> es posterior a la </w:t>
      </w:r>
      <w:proofErr w:type="spellStart"/>
      <w:r w:rsidRPr="00960485">
        <w:rPr>
          <w:rFonts w:eastAsia="Times New Roman" w:cs="Times New Roman"/>
          <w:szCs w:val="22"/>
          <w:lang w:val="en-US" w:eastAsia="en-US"/>
        </w:rPr>
        <w:t>fecha</w:t>
      </w:r>
      <w:proofErr w:type="spellEnd"/>
      <w:r w:rsidRPr="00960485">
        <w:rPr>
          <w:rFonts w:eastAsia="Times New Roman" w:cs="Times New Roman"/>
          <w:szCs w:val="22"/>
          <w:lang w:val="en-US" w:eastAsia="en-US"/>
        </w:rPr>
        <w:t xml:space="preserve"> final, </w:t>
      </w:r>
      <w:proofErr w:type="spellStart"/>
      <w:r w:rsidRPr="00960485">
        <w:rPr>
          <w:rFonts w:eastAsia="Times New Roman" w:cs="Times New Roman"/>
          <w:szCs w:val="22"/>
          <w:lang w:val="en-US" w:eastAsia="en-US"/>
        </w:rPr>
        <w:t>el</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sistema</w:t>
      </w:r>
      <w:proofErr w:type="spellEnd"/>
      <w:r w:rsidRPr="00960485">
        <w:rPr>
          <w:rFonts w:eastAsia="Times New Roman" w:cs="Times New Roman"/>
          <w:szCs w:val="22"/>
          <w:lang w:val="en-US" w:eastAsia="en-US"/>
        </w:rPr>
        <w:t xml:space="preserve"> </w:t>
      </w:r>
      <w:proofErr w:type="spellStart"/>
      <w:r w:rsidRPr="00960485">
        <w:rPr>
          <w:rFonts w:eastAsia="Times New Roman" w:cs="Times New Roman"/>
          <w:szCs w:val="22"/>
          <w:lang w:val="en-US" w:eastAsia="en-US"/>
        </w:rPr>
        <w:t>informa</w:t>
      </w:r>
      <w:proofErr w:type="spellEnd"/>
      <w:r w:rsidRPr="00960485">
        <w:rPr>
          <w:rFonts w:eastAsia="Times New Roman" w:cs="Times New Roman"/>
          <w:szCs w:val="22"/>
          <w:lang w:val="en-US" w:eastAsia="en-US"/>
        </w:rPr>
        <w:t xml:space="preserve"> la </w:t>
      </w:r>
      <w:proofErr w:type="spellStart"/>
      <w:r w:rsidRPr="00960485">
        <w:rPr>
          <w:rFonts w:eastAsia="Times New Roman" w:cs="Times New Roman"/>
          <w:szCs w:val="22"/>
          <w:lang w:val="en-US" w:eastAsia="en-US"/>
        </w:rPr>
        <w:t>inconsistencia</w:t>
      </w:r>
      <w:proofErr w:type="spellEnd"/>
      <w:r w:rsidRPr="00960485">
        <w:rPr>
          <w:rFonts w:eastAsia="Times New Roman" w:cs="Times New Roman"/>
          <w:szCs w:val="22"/>
          <w:lang w:val="en-US" w:eastAsia="en-US"/>
        </w:rPr>
        <w:t xml:space="preserve"> y </w:t>
      </w:r>
      <w:proofErr w:type="spellStart"/>
      <w:r w:rsidRPr="00960485">
        <w:rPr>
          <w:rFonts w:eastAsia="Times New Roman" w:cs="Times New Roman"/>
          <w:szCs w:val="22"/>
          <w:lang w:val="en-US" w:eastAsia="en-US"/>
        </w:rPr>
        <w:t>conserva</w:t>
      </w:r>
      <w:proofErr w:type="spellEnd"/>
      <w:r w:rsidRPr="00960485">
        <w:rPr>
          <w:rFonts w:eastAsia="Times New Roman" w:cs="Times New Roman"/>
          <w:szCs w:val="22"/>
          <w:lang w:val="en-US" w:eastAsia="en-US"/>
        </w:rPr>
        <w:t xml:space="preserve"> la consulta anterior.</w:t>
      </w:r>
    </w:p>
    <w:p w14:paraId="4F618753" w14:textId="77777777" w:rsidR="007D6E97" w:rsidRDefault="007D6E97">
      <w:pPr>
        <w:spacing w:after="200" w:line="360" w:lineRule="auto"/>
        <w:jc w:val="both"/>
        <w:rPr>
          <w:rFonts w:eastAsia="Times New Roman" w:cs="Times New Roman"/>
          <w:sz w:val="22"/>
          <w:szCs w:val="22"/>
        </w:rPr>
      </w:pPr>
    </w:p>
    <w:p w14:paraId="6B915F1B" w14:textId="77777777" w:rsidR="007D6E97" w:rsidRDefault="007D6E97">
      <w:pPr>
        <w:keepNext/>
        <w:spacing w:after="200" w:line="360" w:lineRule="auto"/>
        <w:rPr>
          <w:rFonts w:eastAsia="Times New Roman" w:cs="Times New Roman"/>
        </w:rPr>
      </w:pPr>
    </w:p>
    <w:p w14:paraId="42FA747D" w14:textId="01A8250C" w:rsidR="007D6E97" w:rsidRPr="005803DB" w:rsidRDefault="000479C4" w:rsidP="005803DB">
      <w:pPr>
        <w:pStyle w:val="Descripcin"/>
      </w:pPr>
      <w:bookmarkStart w:id="167" w:name="_heading=h.bvgqjjewu22m" w:colFirst="0" w:colLast="0"/>
      <w:bookmarkStart w:id="168" w:name="_Toc242050335"/>
      <w:bookmarkEnd w:id="167"/>
      <w:r w:rsidRPr="005803DB">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22</w:t>
      </w:r>
      <w:r w:rsidR="000462BE">
        <w:fldChar w:fldCharType="end"/>
      </w:r>
      <w:r w:rsidRPr="005803DB">
        <w:t xml:space="preserve"> “DS-CU</w:t>
      </w:r>
      <w:r w:rsidR="00DE7372">
        <w:t>108</w:t>
      </w:r>
      <w:r w:rsidRPr="005803DB">
        <w:t xml:space="preserve"> - </w:t>
      </w:r>
      <w:r w:rsidR="00DE7372" w:rsidRPr="00DE7372">
        <w:t>Analizando Cuentas por Pagar</w:t>
      </w:r>
      <w:r w:rsidRPr="005803DB">
        <w:t>”.</w:t>
      </w:r>
      <w:bookmarkEnd w:id="168"/>
    </w:p>
    <w:p w14:paraId="5102198B" w14:textId="472FAD82" w:rsidR="004D5C16" w:rsidRPr="004D5C16" w:rsidRDefault="004D5C16" w:rsidP="004D5C16">
      <w:pPr>
        <w:spacing w:after="200" w:line="360" w:lineRule="auto"/>
        <w:jc w:val="center"/>
        <w:rPr>
          <w:rFonts w:eastAsia="Times New Roman" w:cs="Times New Roman"/>
        </w:rPr>
      </w:pPr>
      <w:r w:rsidRPr="004D5C16">
        <w:rPr>
          <w:rFonts w:eastAsia="Times New Roman" w:cs="Times New Roman"/>
        </w:rPr>
        <w:drawing>
          <wp:inline distT="0" distB="0" distL="0" distR="0" wp14:anchorId="72BCD346" wp14:editId="50DE5CDD">
            <wp:extent cx="5971540" cy="2023745"/>
            <wp:effectExtent l="0" t="0" r="0" b="0"/>
            <wp:docPr id="540620987" name="Imagen 82"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20987" name="Imagen 82" descr="Tabla&#10;&#10;Descripción generada automáticamente con confianza medi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71540" cy="2023745"/>
                    </a:xfrm>
                    <a:prstGeom prst="rect">
                      <a:avLst/>
                    </a:prstGeom>
                    <a:noFill/>
                    <a:ln>
                      <a:noFill/>
                    </a:ln>
                  </pic:spPr>
                </pic:pic>
              </a:graphicData>
            </a:graphic>
          </wp:inline>
        </w:drawing>
      </w:r>
    </w:p>
    <w:p w14:paraId="1D53A59F" w14:textId="7FCD75DB" w:rsidR="007D6E97" w:rsidRDefault="007D6E97">
      <w:pPr>
        <w:spacing w:after="200" w:line="360" w:lineRule="auto"/>
        <w:jc w:val="center"/>
        <w:rPr>
          <w:rFonts w:eastAsia="Times New Roman" w:cs="Times New Roman"/>
        </w:rPr>
      </w:pPr>
    </w:p>
    <w:p w14:paraId="2D057FCF" w14:textId="5C1AEB68" w:rsidR="007D6E97" w:rsidRPr="00105100" w:rsidRDefault="000479C4" w:rsidP="00105100">
      <w:pPr>
        <w:pStyle w:val="Cita"/>
      </w:pPr>
      <w:r w:rsidRPr="00105100">
        <w:t>Fuente: Elaborado por los estudiantes de acuerdo con el proyecto.</w:t>
      </w:r>
    </w:p>
    <w:p w14:paraId="4704E0C5" w14:textId="77777777" w:rsidR="007D6E97" w:rsidRDefault="007D6E97">
      <w:pPr>
        <w:spacing w:after="200" w:line="360" w:lineRule="auto"/>
        <w:jc w:val="both"/>
        <w:rPr>
          <w:rFonts w:eastAsia="Times New Roman" w:cs="Times New Roman"/>
          <w:sz w:val="18"/>
          <w:szCs w:val="18"/>
        </w:rPr>
      </w:pPr>
    </w:p>
    <w:p w14:paraId="7B784965" w14:textId="7D655F72" w:rsidR="00F22D18" w:rsidRPr="00432645" w:rsidRDefault="00F22D18" w:rsidP="00F22D18">
      <w:pPr>
        <w:pStyle w:val="Ttulo2"/>
        <w:rPr>
          <w:rFonts w:eastAsia="Times New Roman" w:cs="Times New Roman"/>
        </w:rPr>
      </w:pPr>
      <w:bookmarkStart w:id="169" w:name="_Toc242051062"/>
      <w:r w:rsidRPr="00432645">
        <w:rPr>
          <w:rFonts w:eastAsia="Times New Roman" w:cs="Times New Roman"/>
        </w:rPr>
        <w:t>CU</w:t>
      </w:r>
      <w:r w:rsidR="00232C7D">
        <w:rPr>
          <w:rFonts w:eastAsia="Times New Roman" w:cs="Times New Roman"/>
        </w:rPr>
        <w:t>109</w:t>
      </w:r>
      <w:r w:rsidRPr="00432645">
        <w:rPr>
          <w:rFonts w:eastAsia="Times New Roman" w:cs="Times New Roman"/>
        </w:rPr>
        <w:t xml:space="preserve"> - </w:t>
      </w:r>
      <w:r w:rsidR="00232C7D" w:rsidRPr="00232C7D">
        <w:t>Consultando liquidez y flujo registrado</w:t>
      </w:r>
      <w:bookmarkEnd w:id="169"/>
    </w:p>
    <w:p w14:paraId="56877707" w14:textId="77777777" w:rsidR="007D6E97" w:rsidRDefault="007D6E97">
      <w:pPr>
        <w:spacing w:line="360" w:lineRule="auto"/>
        <w:jc w:val="both"/>
        <w:rPr>
          <w:rFonts w:eastAsia="Times New Roman" w:cs="Times New Roman"/>
          <w:sz w:val="28"/>
          <w:szCs w:val="28"/>
        </w:rPr>
      </w:pPr>
    </w:p>
    <w:p w14:paraId="2AAF7D43" w14:textId="77777777" w:rsidR="00996652" w:rsidRPr="00996652" w:rsidRDefault="00996652" w:rsidP="00996652">
      <w:pPr>
        <w:spacing w:line="360" w:lineRule="auto"/>
        <w:jc w:val="both"/>
        <w:rPr>
          <w:rFonts w:eastAsia="Times New Roman" w:cs="Times New Roman"/>
          <w:szCs w:val="22"/>
          <w:lang w:val="en-US" w:eastAsia="en-US"/>
        </w:rPr>
      </w:pPr>
      <w:r w:rsidRPr="00996652">
        <w:rPr>
          <w:rFonts w:eastAsia="Times New Roman" w:cs="Times New Roman"/>
          <w:szCs w:val="22"/>
          <w:lang w:val="en-US" w:eastAsia="en-US"/>
        </w:rPr>
        <w:t xml:space="preserve">En la </w:t>
      </w:r>
      <w:proofErr w:type="spellStart"/>
      <w:r w:rsidRPr="00996652">
        <w:rPr>
          <w:rFonts w:eastAsia="Times New Roman" w:cs="Times New Roman"/>
          <w:szCs w:val="22"/>
          <w:lang w:val="en-US" w:eastAsia="en-US"/>
        </w:rPr>
        <w:t>Figura</w:t>
      </w:r>
      <w:proofErr w:type="spellEnd"/>
      <w:r w:rsidRPr="00996652">
        <w:rPr>
          <w:rFonts w:eastAsia="Times New Roman" w:cs="Times New Roman"/>
          <w:szCs w:val="22"/>
          <w:lang w:val="en-US" w:eastAsia="en-US"/>
        </w:rPr>
        <w:t xml:space="preserve"> 6.23 se </w:t>
      </w:r>
      <w:proofErr w:type="spellStart"/>
      <w:r w:rsidRPr="00996652">
        <w:rPr>
          <w:rFonts w:eastAsia="Times New Roman" w:cs="Times New Roman"/>
          <w:szCs w:val="22"/>
          <w:lang w:val="en-US" w:eastAsia="en-US"/>
        </w:rPr>
        <w:t>puede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visualizar</w:t>
      </w:r>
      <w:proofErr w:type="spellEnd"/>
      <w:r w:rsidRPr="00996652">
        <w:rPr>
          <w:rFonts w:eastAsia="Times New Roman" w:cs="Times New Roman"/>
          <w:szCs w:val="22"/>
          <w:lang w:val="en-US" w:eastAsia="en-US"/>
        </w:rPr>
        <w:t xml:space="preserve"> que </w:t>
      </w:r>
      <w:proofErr w:type="spellStart"/>
      <w:r w:rsidRPr="00996652">
        <w:rPr>
          <w:rFonts w:eastAsia="Times New Roman" w:cs="Times New Roman"/>
          <w:szCs w:val="22"/>
          <w:lang w:val="en-US" w:eastAsia="en-US"/>
        </w:rPr>
        <w:t>el</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usuario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solicita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consultar</w:t>
      </w:r>
      <w:proofErr w:type="spellEnd"/>
      <w:r w:rsidRPr="00996652">
        <w:rPr>
          <w:rFonts w:eastAsia="Times New Roman" w:cs="Times New Roman"/>
          <w:szCs w:val="22"/>
          <w:lang w:val="en-US" w:eastAsia="en-US"/>
        </w:rPr>
        <w:t xml:space="preserve"> la </w:t>
      </w:r>
      <w:proofErr w:type="spellStart"/>
      <w:r w:rsidRPr="00996652">
        <w:rPr>
          <w:rFonts w:eastAsia="Times New Roman" w:cs="Times New Roman"/>
          <w:szCs w:val="22"/>
          <w:lang w:val="en-US" w:eastAsia="en-US"/>
        </w:rPr>
        <w:t>liquidez</w:t>
      </w:r>
      <w:proofErr w:type="spellEnd"/>
      <w:r w:rsidRPr="00996652">
        <w:rPr>
          <w:rFonts w:eastAsia="Times New Roman" w:cs="Times New Roman"/>
          <w:szCs w:val="22"/>
          <w:lang w:val="en-US" w:eastAsia="en-US"/>
        </w:rPr>
        <w:t xml:space="preserve"> y </w:t>
      </w:r>
      <w:proofErr w:type="spellStart"/>
      <w:r w:rsidRPr="00996652">
        <w:rPr>
          <w:rFonts w:eastAsia="Times New Roman" w:cs="Times New Roman"/>
          <w:szCs w:val="22"/>
          <w:lang w:val="en-US" w:eastAsia="en-US"/>
        </w:rPr>
        <w:t>el</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flujo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registrado</w:t>
      </w:r>
      <w:proofErr w:type="spellEnd"/>
      <w:r w:rsidRPr="00996652">
        <w:rPr>
          <w:rFonts w:eastAsia="Times New Roman" w:cs="Times New Roman"/>
          <w:szCs w:val="22"/>
          <w:lang w:val="en-US" w:eastAsia="en-US"/>
        </w:rPr>
        <w:t xml:space="preserve">. El </w:t>
      </w:r>
      <w:proofErr w:type="spellStart"/>
      <w:r w:rsidRPr="00996652">
        <w:rPr>
          <w:rFonts w:eastAsia="Times New Roman" w:cs="Times New Roman"/>
          <w:szCs w:val="22"/>
          <w:lang w:val="en-US" w:eastAsia="en-US"/>
        </w:rPr>
        <w:t>sistema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obtiene</w:t>
      </w:r>
      <w:proofErr w:type="spellEnd"/>
      <w:r w:rsidRPr="00996652">
        <w:rPr>
          <w:rFonts w:eastAsia="Times New Roman" w:cs="Times New Roman"/>
          <w:szCs w:val="22"/>
          <w:lang w:val="en-US" w:eastAsia="en-US"/>
        </w:rPr>
        <w:t xml:space="preserve"> la </w:t>
      </w:r>
      <w:proofErr w:type="spellStart"/>
      <w:r w:rsidRPr="00996652">
        <w:rPr>
          <w:rFonts w:eastAsia="Times New Roman" w:cs="Times New Roman"/>
          <w:szCs w:val="22"/>
          <w:lang w:val="en-US" w:eastAsia="en-US"/>
        </w:rPr>
        <w:t>liquidez</w:t>
      </w:r>
      <w:proofErr w:type="spellEnd"/>
      <w:r w:rsidRPr="00996652">
        <w:rPr>
          <w:rFonts w:eastAsia="Times New Roman" w:cs="Times New Roman"/>
          <w:szCs w:val="22"/>
          <w:lang w:val="en-US" w:eastAsia="en-US"/>
        </w:rPr>
        <w:t xml:space="preserve"> disponible a </w:t>
      </w:r>
      <w:proofErr w:type="spellStart"/>
      <w:r w:rsidRPr="00996652">
        <w:rPr>
          <w:rFonts w:eastAsia="Times New Roman" w:cs="Times New Roman"/>
          <w:szCs w:val="22"/>
          <w:lang w:val="en-US" w:eastAsia="en-US"/>
        </w:rPr>
        <w:t>partir</w:t>
      </w:r>
      <w:proofErr w:type="spellEnd"/>
      <w:r w:rsidRPr="00996652">
        <w:rPr>
          <w:rFonts w:eastAsia="Times New Roman" w:cs="Times New Roman"/>
          <w:szCs w:val="22"/>
          <w:lang w:val="en-US" w:eastAsia="en-US"/>
        </w:rPr>
        <w:t xml:space="preserve"> del </w:t>
      </w:r>
      <w:proofErr w:type="spellStart"/>
      <w:r w:rsidRPr="00996652">
        <w:rPr>
          <w:rFonts w:eastAsia="Times New Roman" w:cs="Times New Roman"/>
          <w:szCs w:val="22"/>
          <w:lang w:val="en-US" w:eastAsia="en-US"/>
        </w:rPr>
        <w:t>movimiento</w:t>
      </w:r>
      <w:proofErr w:type="spellEnd"/>
      <w:r w:rsidRPr="00996652">
        <w:rPr>
          <w:rFonts w:eastAsia="Times New Roman" w:cs="Times New Roman"/>
          <w:szCs w:val="22"/>
          <w:lang w:val="en-US" w:eastAsia="en-US"/>
        </w:rPr>
        <w:t xml:space="preserve"> de </w:t>
      </w:r>
      <w:proofErr w:type="spellStart"/>
      <w:r w:rsidRPr="00996652">
        <w:rPr>
          <w:rFonts w:eastAsia="Times New Roman" w:cs="Times New Roman"/>
          <w:szCs w:val="22"/>
          <w:lang w:val="en-US" w:eastAsia="en-US"/>
        </w:rPr>
        <w:t>apertura</w:t>
      </w:r>
      <w:proofErr w:type="spellEnd"/>
      <w:r w:rsidRPr="00996652">
        <w:rPr>
          <w:rFonts w:eastAsia="Times New Roman" w:cs="Times New Roman"/>
          <w:szCs w:val="22"/>
          <w:lang w:val="en-US" w:eastAsia="en-US"/>
        </w:rPr>
        <w:t xml:space="preserve"> o </w:t>
      </w:r>
      <w:proofErr w:type="spellStart"/>
      <w:r w:rsidRPr="00996652">
        <w:rPr>
          <w:rFonts w:eastAsia="Times New Roman" w:cs="Times New Roman"/>
          <w:szCs w:val="22"/>
          <w:lang w:val="en-US" w:eastAsia="en-US"/>
        </w:rPr>
        <w:t>saldo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inicial</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registrado</w:t>
      </w:r>
      <w:proofErr w:type="spellEnd"/>
      <w:r w:rsidRPr="00996652">
        <w:rPr>
          <w:rFonts w:eastAsia="Times New Roman" w:cs="Times New Roman"/>
          <w:szCs w:val="22"/>
          <w:lang w:val="en-US" w:eastAsia="en-US"/>
        </w:rPr>
        <w:t xml:space="preserve"> de </w:t>
      </w:r>
      <w:proofErr w:type="spellStart"/>
      <w:r w:rsidRPr="00996652">
        <w:rPr>
          <w:rFonts w:eastAsia="Times New Roman" w:cs="Times New Roman"/>
          <w:szCs w:val="22"/>
          <w:lang w:val="en-US" w:eastAsia="en-US"/>
        </w:rPr>
        <w:t>cada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cuenta</w:t>
      </w:r>
      <w:proofErr w:type="spellEnd"/>
      <w:r w:rsidRPr="00996652">
        <w:rPr>
          <w:rFonts w:eastAsia="Times New Roman" w:cs="Times New Roman"/>
          <w:szCs w:val="22"/>
          <w:lang w:val="en-US" w:eastAsia="en-US"/>
        </w:rPr>
        <w:t xml:space="preserve"> o </w:t>
      </w:r>
      <w:proofErr w:type="spellStart"/>
      <w:r w:rsidRPr="00996652">
        <w:rPr>
          <w:rFonts w:eastAsia="Times New Roman" w:cs="Times New Roman"/>
          <w:szCs w:val="22"/>
          <w:lang w:val="en-US" w:eastAsia="en-US"/>
        </w:rPr>
        <w:t>caja</w:t>
      </w:r>
      <w:proofErr w:type="spellEnd"/>
      <w:r w:rsidRPr="00996652">
        <w:rPr>
          <w:rFonts w:eastAsia="Times New Roman" w:cs="Times New Roman"/>
          <w:szCs w:val="22"/>
          <w:lang w:val="en-US" w:eastAsia="en-US"/>
        </w:rPr>
        <w:t xml:space="preserve"> y de </w:t>
      </w:r>
      <w:proofErr w:type="spellStart"/>
      <w:r w:rsidRPr="00996652">
        <w:rPr>
          <w:rFonts w:eastAsia="Times New Roman" w:cs="Times New Roman"/>
          <w:szCs w:val="22"/>
          <w:lang w:val="en-US" w:eastAsia="en-US"/>
        </w:rPr>
        <w:t>los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movimientos</w:t>
      </w:r>
      <w:proofErr w:type="spellEnd"/>
      <w:r w:rsidRPr="00996652">
        <w:rPr>
          <w:rFonts w:eastAsia="Times New Roman" w:cs="Times New Roman"/>
          <w:szCs w:val="22"/>
          <w:lang w:val="en-US" w:eastAsia="en-US"/>
        </w:rPr>
        <w:t xml:space="preserve"> posteriores que la </w:t>
      </w:r>
      <w:proofErr w:type="spellStart"/>
      <w:r w:rsidRPr="00996652">
        <w:rPr>
          <w:rFonts w:eastAsia="Times New Roman" w:cs="Times New Roman"/>
          <w:szCs w:val="22"/>
          <w:lang w:val="en-US" w:eastAsia="en-US"/>
        </w:rPr>
        <w:t>afecten</w:t>
      </w:r>
      <w:proofErr w:type="spellEnd"/>
      <w:r w:rsidRPr="00996652">
        <w:rPr>
          <w:rFonts w:eastAsia="Times New Roman" w:cs="Times New Roman"/>
          <w:szCs w:val="22"/>
          <w:lang w:val="en-US" w:eastAsia="en-US"/>
        </w:rPr>
        <w:t xml:space="preserve">. Los </w:t>
      </w:r>
      <w:proofErr w:type="spellStart"/>
      <w:r w:rsidRPr="00996652">
        <w:rPr>
          <w:rFonts w:eastAsia="Times New Roman" w:cs="Times New Roman"/>
          <w:szCs w:val="22"/>
          <w:lang w:val="en-US" w:eastAsia="en-US"/>
        </w:rPr>
        <w:t>fondos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identificados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por</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su</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fuente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como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bloqueados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retenidos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reservados</w:t>
      </w:r>
      <w:proofErr w:type="spellEnd"/>
      <w:r w:rsidRPr="00996652">
        <w:rPr>
          <w:rFonts w:eastAsia="Times New Roman" w:cs="Times New Roman"/>
          <w:szCs w:val="22"/>
          <w:lang w:val="en-US" w:eastAsia="en-US"/>
        </w:rPr>
        <w:t xml:space="preserve"> o </w:t>
      </w:r>
      <w:proofErr w:type="spellStart"/>
      <w:r w:rsidRPr="00996652">
        <w:rPr>
          <w:rFonts w:eastAsia="Times New Roman" w:cs="Times New Roman"/>
          <w:szCs w:val="22"/>
          <w:lang w:val="en-US" w:eastAsia="en-US"/>
        </w:rPr>
        <w:t>restringidos</w:t>
      </w:r>
      <w:proofErr w:type="spellEnd"/>
      <w:r w:rsidRPr="00996652">
        <w:rPr>
          <w:rFonts w:eastAsia="Times New Roman" w:cs="Times New Roman"/>
          <w:szCs w:val="22"/>
          <w:lang w:val="en-US" w:eastAsia="en-US"/>
        </w:rPr>
        <w:t xml:space="preserve"> se </w:t>
      </w:r>
      <w:proofErr w:type="spellStart"/>
      <w:r w:rsidRPr="00996652">
        <w:rPr>
          <w:rFonts w:eastAsia="Times New Roman" w:cs="Times New Roman"/>
          <w:szCs w:val="22"/>
          <w:lang w:val="en-US" w:eastAsia="en-US"/>
        </w:rPr>
        <w:t>excluyen</w:t>
      </w:r>
      <w:proofErr w:type="spellEnd"/>
      <w:r w:rsidRPr="00996652">
        <w:rPr>
          <w:rFonts w:eastAsia="Times New Roman" w:cs="Times New Roman"/>
          <w:szCs w:val="22"/>
          <w:lang w:val="en-US" w:eastAsia="en-US"/>
        </w:rPr>
        <w:t xml:space="preserve"> del disponible y </w:t>
      </w:r>
      <w:proofErr w:type="spellStart"/>
      <w:r w:rsidRPr="00996652">
        <w:rPr>
          <w:rFonts w:eastAsia="Times New Roman" w:cs="Times New Roman"/>
          <w:szCs w:val="22"/>
          <w:lang w:val="en-US" w:eastAsia="en-US"/>
        </w:rPr>
        <w:t>pueden</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presentarse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separadamente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cuando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exista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información</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suficiente</w:t>
      </w:r>
      <w:proofErr w:type="spellEnd"/>
      <w:r w:rsidRPr="00996652">
        <w:rPr>
          <w:rFonts w:eastAsia="Times New Roman" w:cs="Times New Roman"/>
          <w:szCs w:val="22"/>
          <w:lang w:val="en-US" w:eastAsia="en-US"/>
        </w:rPr>
        <w:t xml:space="preserve">. El </w:t>
      </w:r>
      <w:proofErr w:type="spellStart"/>
      <w:r w:rsidRPr="00996652">
        <w:rPr>
          <w:rFonts w:eastAsia="Times New Roman" w:cs="Times New Roman"/>
          <w:szCs w:val="22"/>
          <w:lang w:val="en-US" w:eastAsia="en-US"/>
        </w:rPr>
        <w:t>sistema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muestra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el</w:t>
      </w:r>
      <w:proofErr w:type="spellEnd"/>
      <w:r w:rsidRPr="00996652">
        <w:rPr>
          <w:rFonts w:eastAsia="Times New Roman" w:cs="Times New Roman"/>
          <w:szCs w:val="22"/>
          <w:lang w:val="en-US" w:eastAsia="en-US"/>
        </w:rPr>
        <w:t xml:space="preserve"> total disponible y </w:t>
      </w:r>
      <w:proofErr w:type="spellStart"/>
      <w:r w:rsidRPr="00996652">
        <w:rPr>
          <w:rFonts w:eastAsia="Times New Roman" w:cs="Times New Roman"/>
          <w:szCs w:val="22"/>
          <w:lang w:val="en-US" w:eastAsia="en-US"/>
        </w:rPr>
        <w:t>permite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consultar</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su</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desglose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por</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cuenta</w:t>
      </w:r>
      <w:proofErr w:type="spellEnd"/>
      <w:r w:rsidRPr="00996652">
        <w:rPr>
          <w:rFonts w:eastAsia="Times New Roman" w:cs="Times New Roman"/>
          <w:szCs w:val="22"/>
          <w:lang w:val="en-US" w:eastAsia="en-US"/>
        </w:rPr>
        <w:t xml:space="preserve"> o </w:t>
      </w:r>
      <w:proofErr w:type="spellStart"/>
      <w:r w:rsidRPr="00996652">
        <w:rPr>
          <w:rFonts w:eastAsia="Times New Roman" w:cs="Times New Roman"/>
          <w:szCs w:val="22"/>
          <w:lang w:val="en-US" w:eastAsia="en-US"/>
        </w:rPr>
        <w:t>caja</w:t>
      </w:r>
      <w:proofErr w:type="spellEnd"/>
      <w:r w:rsidRPr="00996652">
        <w:rPr>
          <w:rFonts w:eastAsia="Times New Roman" w:cs="Times New Roman"/>
          <w:szCs w:val="22"/>
          <w:lang w:val="en-US" w:eastAsia="en-US"/>
        </w:rPr>
        <w:t xml:space="preserve">. El </w:t>
      </w:r>
      <w:proofErr w:type="spellStart"/>
      <w:r w:rsidRPr="00996652">
        <w:rPr>
          <w:rFonts w:eastAsia="Times New Roman" w:cs="Times New Roman"/>
          <w:szCs w:val="22"/>
          <w:lang w:val="en-US" w:eastAsia="en-US"/>
        </w:rPr>
        <w:t>usuario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selecciona</w:t>
      </w:r>
      <w:proofErr w:type="spellEnd"/>
      <w:r w:rsidRPr="00996652">
        <w:rPr>
          <w:rFonts w:eastAsia="Times New Roman" w:cs="Times New Roman"/>
          <w:szCs w:val="22"/>
          <w:lang w:val="en-US" w:eastAsia="en-US"/>
        </w:rPr>
        <w:t xml:space="preserve"> un </w:t>
      </w:r>
      <w:proofErr w:type="spellStart"/>
      <w:r w:rsidRPr="00996652">
        <w:rPr>
          <w:rFonts w:eastAsia="Times New Roman" w:cs="Times New Roman"/>
          <w:szCs w:val="22"/>
          <w:lang w:val="en-US" w:eastAsia="en-US"/>
        </w:rPr>
        <w:t>período</w:t>
      </w:r>
      <w:proofErr w:type="spellEnd"/>
      <w:r w:rsidRPr="00996652">
        <w:rPr>
          <w:rFonts w:eastAsia="Times New Roman" w:cs="Times New Roman"/>
          <w:szCs w:val="22"/>
          <w:lang w:val="en-US" w:eastAsia="en-US"/>
        </w:rPr>
        <w:t xml:space="preserve"> para </w:t>
      </w:r>
      <w:proofErr w:type="spellStart"/>
      <w:r w:rsidRPr="00996652">
        <w:rPr>
          <w:rFonts w:eastAsia="Times New Roman" w:cs="Times New Roman"/>
          <w:szCs w:val="22"/>
          <w:lang w:val="en-US" w:eastAsia="en-US"/>
        </w:rPr>
        <w:t>analizar</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el</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flujo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registrado</w:t>
      </w:r>
      <w:proofErr w:type="spellEnd"/>
      <w:r w:rsidRPr="00996652">
        <w:rPr>
          <w:rFonts w:eastAsia="Times New Roman" w:cs="Times New Roman"/>
          <w:szCs w:val="22"/>
          <w:lang w:val="en-US" w:eastAsia="en-US"/>
        </w:rPr>
        <w:t xml:space="preserve">. El </w:t>
      </w:r>
      <w:proofErr w:type="spellStart"/>
      <w:r w:rsidRPr="00996652">
        <w:rPr>
          <w:rFonts w:eastAsia="Times New Roman" w:cs="Times New Roman"/>
          <w:szCs w:val="22"/>
          <w:lang w:val="en-US" w:eastAsia="en-US"/>
        </w:rPr>
        <w:t>sistema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presenta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separadamente</w:t>
      </w:r>
      <w:proofErr w:type="spellEnd"/>
      <w:r w:rsidRPr="00996652">
        <w:rPr>
          <w:rFonts w:eastAsia="Times New Roman" w:cs="Times New Roman"/>
          <w:szCs w:val="22"/>
          <w:lang w:val="en-US" w:eastAsia="en-US"/>
        </w:rPr>
        <w:t xml:space="preserve"> las entradas y </w:t>
      </w:r>
      <w:proofErr w:type="spellStart"/>
      <w:r w:rsidRPr="00996652">
        <w:rPr>
          <w:rFonts w:eastAsia="Times New Roman" w:cs="Times New Roman"/>
          <w:szCs w:val="22"/>
          <w:lang w:val="en-US" w:eastAsia="en-US"/>
        </w:rPr>
        <w:t>salidas</w:t>
      </w:r>
      <w:proofErr w:type="spellEnd"/>
      <w:r w:rsidRPr="00996652">
        <w:rPr>
          <w:rFonts w:eastAsia="Times New Roman" w:cs="Times New Roman"/>
          <w:szCs w:val="22"/>
          <w:lang w:val="en-US" w:eastAsia="en-US"/>
        </w:rPr>
        <w:t xml:space="preserve"> del </w:t>
      </w:r>
      <w:proofErr w:type="spellStart"/>
      <w:r w:rsidRPr="00996652">
        <w:rPr>
          <w:rFonts w:eastAsia="Times New Roman" w:cs="Times New Roman"/>
          <w:szCs w:val="22"/>
          <w:lang w:val="en-US" w:eastAsia="en-US"/>
        </w:rPr>
        <w:t>período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permite</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utilizar</w:t>
      </w:r>
      <w:proofErr w:type="spellEnd"/>
      <w:r w:rsidRPr="00996652">
        <w:rPr>
          <w:rFonts w:eastAsia="Times New Roman" w:cs="Times New Roman"/>
          <w:szCs w:val="22"/>
          <w:lang w:val="en-US" w:eastAsia="en-US"/>
        </w:rPr>
        <w:t xml:space="preserve"> las </w:t>
      </w:r>
      <w:proofErr w:type="spellStart"/>
      <w:r w:rsidRPr="00996652">
        <w:rPr>
          <w:rFonts w:eastAsia="Times New Roman" w:cs="Times New Roman"/>
          <w:szCs w:val="22"/>
          <w:lang w:val="en-US" w:eastAsia="en-US"/>
        </w:rPr>
        <w:t>categorías</w:t>
      </w:r>
      <w:proofErr w:type="spellEnd"/>
      <w:r w:rsidRPr="00996652">
        <w:rPr>
          <w:rFonts w:eastAsia="Times New Roman" w:cs="Times New Roman"/>
          <w:szCs w:val="22"/>
          <w:lang w:val="en-US" w:eastAsia="en-US"/>
        </w:rPr>
        <w:t xml:space="preserve"> u </w:t>
      </w:r>
      <w:proofErr w:type="spellStart"/>
      <w:r w:rsidRPr="00996652">
        <w:rPr>
          <w:rFonts w:eastAsia="Times New Roman" w:cs="Times New Roman"/>
          <w:szCs w:val="22"/>
          <w:lang w:val="en-US" w:eastAsia="en-US"/>
        </w:rPr>
        <w:t>orígenes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disponibles</w:t>
      </w:r>
      <w:proofErr w:type="spellEnd"/>
      <w:r w:rsidRPr="00996652">
        <w:rPr>
          <w:rFonts w:eastAsia="Times New Roman" w:cs="Times New Roman"/>
          <w:szCs w:val="22"/>
          <w:lang w:val="en-US" w:eastAsia="en-US"/>
        </w:rPr>
        <w:t xml:space="preserve"> y </w:t>
      </w:r>
      <w:proofErr w:type="spellStart"/>
      <w:r w:rsidRPr="00996652">
        <w:rPr>
          <w:rFonts w:eastAsia="Times New Roman" w:cs="Times New Roman"/>
          <w:szCs w:val="22"/>
          <w:lang w:val="en-US" w:eastAsia="en-US"/>
        </w:rPr>
        <w:t>realizar</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comparaciones</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cuando</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exista</w:t>
      </w:r>
      <w:proofErr w:type="spellEnd"/>
      <w:r w:rsidRPr="00996652">
        <w:rPr>
          <w:rFonts w:eastAsia="Times New Roman" w:cs="Times New Roman"/>
          <w:szCs w:val="22"/>
          <w:lang w:val="en-US" w:eastAsia="en-US"/>
        </w:rPr>
        <w:t xml:space="preserve"> base </w:t>
      </w:r>
      <w:proofErr w:type="spellStart"/>
      <w:r w:rsidRPr="00996652">
        <w:rPr>
          <w:rFonts w:eastAsia="Times New Roman" w:cs="Times New Roman"/>
          <w:szCs w:val="22"/>
          <w:lang w:val="en-US" w:eastAsia="en-US"/>
        </w:rPr>
        <w:t>suficiente</w:t>
      </w:r>
      <w:proofErr w:type="spellEnd"/>
      <w:r w:rsidRPr="00996652">
        <w:rPr>
          <w:rFonts w:eastAsia="Times New Roman" w:cs="Times New Roman"/>
          <w:szCs w:val="22"/>
          <w:lang w:val="en-US" w:eastAsia="en-US"/>
        </w:rPr>
        <w:t xml:space="preserve">. Si la </w:t>
      </w:r>
      <w:proofErr w:type="spellStart"/>
      <w:r w:rsidRPr="00996652">
        <w:rPr>
          <w:rFonts w:eastAsia="Times New Roman" w:cs="Times New Roman"/>
          <w:szCs w:val="22"/>
          <w:lang w:val="en-US" w:eastAsia="en-US"/>
        </w:rPr>
        <w:t>fecha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inicial</w:t>
      </w:r>
      <w:proofErr w:type="spellEnd"/>
      <w:r w:rsidRPr="00996652">
        <w:rPr>
          <w:rFonts w:eastAsia="Times New Roman" w:cs="Times New Roman"/>
          <w:szCs w:val="22"/>
          <w:lang w:val="en-US" w:eastAsia="en-US"/>
        </w:rPr>
        <w:t xml:space="preserve"> es posterior a la </w:t>
      </w:r>
      <w:proofErr w:type="spellStart"/>
      <w:r w:rsidRPr="00996652">
        <w:rPr>
          <w:rFonts w:eastAsia="Times New Roman" w:cs="Times New Roman"/>
          <w:szCs w:val="22"/>
          <w:lang w:val="en-US" w:eastAsia="en-US"/>
        </w:rPr>
        <w:t>fecha</w:t>
      </w:r>
      <w:proofErr w:type="spellEnd"/>
      <w:r w:rsidRPr="00996652">
        <w:rPr>
          <w:rFonts w:eastAsia="Times New Roman" w:cs="Times New Roman"/>
          <w:szCs w:val="22"/>
          <w:lang w:val="en-US" w:eastAsia="en-US"/>
        </w:rPr>
        <w:t xml:space="preserve"> final, </w:t>
      </w:r>
      <w:proofErr w:type="spellStart"/>
      <w:r w:rsidRPr="00996652">
        <w:rPr>
          <w:rFonts w:eastAsia="Times New Roman" w:cs="Times New Roman"/>
          <w:szCs w:val="22"/>
          <w:lang w:val="en-US" w:eastAsia="en-US"/>
        </w:rPr>
        <w:t>el</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sistema</w:t>
      </w:r>
      <w:proofErr w:type="spellEnd"/>
      <w:r w:rsidRPr="00996652">
        <w:rPr>
          <w:rFonts w:eastAsia="Times New Roman" w:cs="Times New Roman"/>
          <w:szCs w:val="22"/>
          <w:lang w:val="en-US" w:eastAsia="en-US"/>
        </w:rPr>
        <w:t xml:space="preserve"> </w:t>
      </w:r>
      <w:proofErr w:type="spellStart"/>
      <w:r w:rsidRPr="00996652">
        <w:rPr>
          <w:rFonts w:eastAsia="Times New Roman" w:cs="Times New Roman"/>
          <w:szCs w:val="22"/>
          <w:lang w:val="en-US" w:eastAsia="en-US"/>
        </w:rPr>
        <w:t>informa</w:t>
      </w:r>
      <w:proofErr w:type="spellEnd"/>
      <w:r w:rsidRPr="00996652">
        <w:rPr>
          <w:rFonts w:eastAsia="Times New Roman" w:cs="Times New Roman"/>
          <w:szCs w:val="22"/>
          <w:lang w:val="en-US" w:eastAsia="en-US"/>
        </w:rPr>
        <w:t xml:space="preserve"> la </w:t>
      </w:r>
      <w:proofErr w:type="spellStart"/>
      <w:r w:rsidRPr="00996652">
        <w:rPr>
          <w:rFonts w:eastAsia="Times New Roman" w:cs="Times New Roman"/>
          <w:szCs w:val="22"/>
          <w:lang w:val="en-US" w:eastAsia="en-US"/>
        </w:rPr>
        <w:t>inconsistencia</w:t>
      </w:r>
      <w:proofErr w:type="spellEnd"/>
      <w:r w:rsidRPr="00996652">
        <w:rPr>
          <w:rFonts w:eastAsia="Times New Roman" w:cs="Times New Roman"/>
          <w:szCs w:val="22"/>
          <w:lang w:val="en-US" w:eastAsia="en-US"/>
        </w:rPr>
        <w:t xml:space="preserve"> y no </w:t>
      </w:r>
      <w:proofErr w:type="spellStart"/>
      <w:r w:rsidRPr="00996652">
        <w:rPr>
          <w:rFonts w:eastAsia="Times New Roman" w:cs="Times New Roman"/>
          <w:szCs w:val="22"/>
          <w:lang w:val="en-US" w:eastAsia="en-US"/>
        </w:rPr>
        <w:t>modifica</w:t>
      </w:r>
      <w:proofErr w:type="spellEnd"/>
      <w:r w:rsidRPr="00996652">
        <w:rPr>
          <w:rFonts w:eastAsia="Times New Roman" w:cs="Times New Roman"/>
          <w:szCs w:val="22"/>
          <w:lang w:val="en-US" w:eastAsia="en-US"/>
        </w:rPr>
        <w:t xml:space="preserve"> la consulta </w:t>
      </w:r>
      <w:proofErr w:type="spellStart"/>
      <w:r w:rsidRPr="00996652">
        <w:rPr>
          <w:rFonts w:eastAsia="Times New Roman" w:cs="Times New Roman"/>
          <w:szCs w:val="22"/>
          <w:lang w:val="en-US" w:eastAsia="en-US"/>
        </w:rPr>
        <w:t>vigente</w:t>
      </w:r>
      <w:proofErr w:type="spellEnd"/>
      <w:r w:rsidRPr="00996652">
        <w:rPr>
          <w:rFonts w:eastAsia="Times New Roman" w:cs="Times New Roman"/>
          <w:szCs w:val="22"/>
          <w:lang w:val="en-US" w:eastAsia="en-US"/>
        </w:rPr>
        <w:t>.</w:t>
      </w:r>
    </w:p>
    <w:p w14:paraId="3C2D16A5" w14:textId="77777777" w:rsidR="007D6E97" w:rsidRDefault="007D6E97">
      <w:pPr>
        <w:spacing w:after="200" w:line="360" w:lineRule="auto"/>
        <w:jc w:val="both"/>
        <w:rPr>
          <w:rFonts w:eastAsia="Times New Roman" w:cs="Times New Roman"/>
        </w:rPr>
      </w:pPr>
    </w:p>
    <w:p w14:paraId="28CA845F" w14:textId="77777777" w:rsidR="007D6E97" w:rsidRDefault="007D6E97">
      <w:pPr>
        <w:pBdr>
          <w:top w:val="nil"/>
          <w:left w:val="nil"/>
          <w:bottom w:val="nil"/>
          <w:right w:val="nil"/>
          <w:between w:val="nil"/>
        </w:pBdr>
        <w:spacing w:line="360" w:lineRule="auto"/>
        <w:jc w:val="both"/>
        <w:rPr>
          <w:rFonts w:eastAsia="Times New Roman" w:cs="Times New Roman"/>
          <w:b/>
          <w:bCs/>
          <w:color w:val="4D4D4D"/>
          <w:sz w:val="18"/>
          <w:szCs w:val="18"/>
        </w:rPr>
      </w:pPr>
    </w:p>
    <w:p w14:paraId="7C44EE79" w14:textId="0DD17BF7" w:rsidR="007D6E97" w:rsidRPr="00A0719A" w:rsidRDefault="000479C4" w:rsidP="00A0719A">
      <w:pPr>
        <w:pStyle w:val="Descripcin"/>
      </w:pPr>
      <w:bookmarkStart w:id="170" w:name="_heading=h.hyweuxvbnkzz" w:colFirst="0" w:colLast="0"/>
      <w:bookmarkStart w:id="171" w:name="_Toc242050336"/>
      <w:bookmarkEnd w:id="170"/>
      <w:r w:rsidRPr="00A0719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23</w:t>
      </w:r>
      <w:r w:rsidR="000462BE">
        <w:fldChar w:fldCharType="end"/>
      </w:r>
      <w:r w:rsidRPr="00A0719A">
        <w:t xml:space="preserve"> “DS-CU</w:t>
      </w:r>
      <w:r w:rsidR="00934B2A">
        <w:t>109</w:t>
      </w:r>
      <w:r w:rsidRPr="00A0719A">
        <w:t xml:space="preserve"> - </w:t>
      </w:r>
      <w:r w:rsidR="00934B2A" w:rsidRPr="00934B2A">
        <w:t>Consultando liquidez y flujo registrado</w:t>
      </w:r>
      <w:r w:rsidRPr="00A0719A">
        <w:t>”.</w:t>
      </w:r>
      <w:bookmarkEnd w:id="171"/>
    </w:p>
    <w:p w14:paraId="16E607FB" w14:textId="73E30EEC" w:rsidR="00BA0804" w:rsidRPr="00BA0804" w:rsidRDefault="00BA0804" w:rsidP="00BA0804">
      <w:pPr>
        <w:spacing w:after="200" w:line="360" w:lineRule="auto"/>
        <w:jc w:val="center"/>
        <w:rPr>
          <w:rFonts w:eastAsia="Times New Roman" w:cs="Times New Roman"/>
        </w:rPr>
      </w:pPr>
      <w:r w:rsidRPr="00BA0804">
        <w:rPr>
          <w:rFonts w:eastAsia="Times New Roman" w:cs="Times New Roman"/>
        </w:rPr>
        <w:drawing>
          <wp:inline distT="0" distB="0" distL="0" distR="0" wp14:anchorId="52A82025" wp14:editId="501E0AEE">
            <wp:extent cx="5971540" cy="3066415"/>
            <wp:effectExtent l="0" t="0" r="0" b="635"/>
            <wp:docPr id="1520122863" name="Imagen 8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2863" name="Imagen 84" descr="Tabla&#10;&#10;Descripción generada automáticament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1540" cy="3066415"/>
                    </a:xfrm>
                    <a:prstGeom prst="rect">
                      <a:avLst/>
                    </a:prstGeom>
                    <a:noFill/>
                    <a:ln>
                      <a:noFill/>
                    </a:ln>
                  </pic:spPr>
                </pic:pic>
              </a:graphicData>
            </a:graphic>
          </wp:inline>
        </w:drawing>
      </w:r>
    </w:p>
    <w:p w14:paraId="7B7DA079" w14:textId="2434681C" w:rsidR="007D6E97" w:rsidRDefault="007D6E97">
      <w:pPr>
        <w:spacing w:after="200" w:line="360" w:lineRule="auto"/>
        <w:jc w:val="center"/>
        <w:rPr>
          <w:rFonts w:eastAsia="Times New Roman" w:cs="Times New Roman"/>
        </w:rPr>
      </w:pPr>
    </w:p>
    <w:p w14:paraId="28EBF3BF" w14:textId="11133C31" w:rsidR="007D6E97" w:rsidRDefault="000479C4" w:rsidP="006735E8">
      <w:pPr>
        <w:pStyle w:val="Cita"/>
      </w:pPr>
      <w:r>
        <w:t>Fuente: Elaborado por los estudiantes de acuerdo con el proyecto.</w:t>
      </w:r>
    </w:p>
    <w:p w14:paraId="4C9AF71E" w14:textId="77777777" w:rsidR="006735E8" w:rsidRPr="006735E8" w:rsidRDefault="006735E8" w:rsidP="006735E8"/>
    <w:p w14:paraId="6C03BDFC" w14:textId="682E9675" w:rsidR="00F22D18" w:rsidRPr="00432645" w:rsidRDefault="00F22D18" w:rsidP="00F22D18">
      <w:pPr>
        <w:pStyle w:val="Ttulo2"/>
        <w:rPr>
          <w:rFonts w:eastAsia="Times New Roman" w:cs="Times New Roman"/>
        </w:rPr>
      </w:pPr>
      <w:bookmarkStart w:id="172" w:name="_heading=h.2wt8hhvehrcv" w:colFirst="0" w:colLast="0"/>
      <w:bookmarkStart w:id="173" w:name="_Toc242051063"/>
      <w:bookmarkEnd w:id="172"/>
      <w:r w:rsidRPr="00432645">
        <w:rPr>
          <w:rFonts w:eastAsia="Times New Roman" w:cs="Times New Roman"/>
        </w:rPr>
        <w:t>CU</w:t>
      </w:r>
      <w:r w:rsidR="009015F2">
        <w:rPr>
          <w:rFonts w:eastAsia="Times New Roman" w:cs="Times New Roman"/>
        </w:rPr>
        <w:t>110</w:t>
      </w:r>
      <w:r w:rsidRPr="00432645">
        <w:rPr>
          <w:rFonts w:eastAsia="Times New Roman" w:cs="Times New Roman"/>
        </w:rPr>
        <w:t xml:space="preserve"> - </w:t>
      </w:r>
      <w:r w:rsidR="00664B8C" w:rsidRPr="00664B8C">
        <w:t>Consultando proyección de liquidez</w:t>
      </w:r>
      <w:bookmarkEnd w:id="173"/>
    </w:p>
    <w:p w14:paraId="7574C272" w14:textId="77777777" w:rsidR="007D6E97" w:rsidRDefault="007D6E97">
      <w:pPr>
        <w:spacing w:line="360" w:lineRule="auto"/>
        <w:jc w:val="both"/>
        <w:rPr>
          <w:rFonts w:eastAsia="Times New Roman" w:cs="Times New Roman"/>
        </w:rPr>
      </w:pPr>
    </w:p>
    <w:p w14:paraId="74F7A3E7" w14:textId="77777777" w:rsidR="009015F2" w:rsidRPr="009015F2" w:rsidRDefault="009015F2" w:rsidP="009015F2">
      <w:pPr>
        <w:spacing w:line="360" w:lineRule="auto"/>
        <w:jc w:val="both"/>
        <w:rPr>
          <w:rFonts w:eastAsia="Times New Roman" w:cs="Times New Roman"/>
          <w:szCs w:val="22"/>
          <w:lang w:val="en-US" w:eastAsia="en-US"/>
        </w:rPr>
      </w:pPr>
      <w:r w:rsidRPr="009015F2">
        <w:rPr>
          <w:rFonts w:eastAsia="Times New Roman" w:cs="Times New Roman"/>
          <w:szCs w:val="22"/>
          <w:lang w:val="en-US" w:eastAsia="en-US"/>
        </w:rPr>
        <w:t xml:space="preserve">En la </w:t>
      </w:r>
      <w:proofErr w:type="spellStart"/>
      <w:r w:rsidRPr="009015F2">
        <w:rPr>
          <w:rFonts w:eastAsia="Times New Roman" w:cs="Times New Roman"/>
          <w:szCs w:val="22"/>
          <w:lang w:val="en-US" w:eastAsia="en-US"/>
        </w:rPr>
        <w:t>Figura</w:t>
      </w:r>
      <w:proofErr w:type="spellEnd"/>
      <w:r w:rsidRPr="009015F2">
        <w:rPr>
          <w:rFonts w:eastAsia="Times New Roman" w:cs="Times New Roman"/>
          <w:szCs w:val="22"/>
          <w:lang w:val="en-US" w:eastAsia="en-US"/>
        </w:rPr>
        <w:t xml:space="preserve"> 6.24 se </w:t>
      </w:r>
      <w:proofErr w:type="spellStart"/>
      <w:r w:rsidRPr="009015F2">
        <w:rPr>
          <w:rFonts w:eastAsia="Times New Roman" w:cs="Times New Roman"/>
          <w:szCs w:val="22"/>
          <w:lang w:val="en-US" w:eastAsia="en-US"/>
        </w:rPr>
        <w:t>puede</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visualizar</w:t>
      </w:r>
      <w:proofErr w:type="spellEnd"/>
      <w:r w:rsidRPr="009015F2">
        <w:rPr>
          <w:rFonts w:eastAsia="Times New Roman" w:cs="Times New Roman"/>
          <w:szCs w:val="22"/>
          <w:lang w:val="en-US" w:eastAsia="en-US"/>
        </w:rPr>
        <w:t xml:space="preserve"> que </w:t>
      </w:r>
      <w:proofErr w:type="spellStart"/>
      <w:r w:rsidRPr="009015F2">
        <w:rPr>
          <w:rFonts w:eastAsia="Times New Roman" w:cs="Times New Roman"/>
          <w:szCs w:val="22"/>
          <w:lang w:val="en-US" w:eastAsia="en-US"/>
        </w:rPr>
        <w:t>el</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usuario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solicita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consultar</w:t>
      </w:r>
      <w:proofErr w:type="spellEnd"/>
      <w:r w:rsidRPr="009015F2">
        <w:rPr>
          <w:rFonts w:eastAsia="Times New Roman" w:cs="Times New Roman"/>
          <w:szCs w:val="22"/>
          <w:lang w:val="en-US" w:eastAsia="en-US"/>
        </w:rPr>
        <w:t xml:space="preserve"> la </w:t>
      </w:r>
      <w:proofErr w:type="spellStart"/>
      <w:r w:rsidRPr="009015F2">
        <w:rPr>
          <w:rFonts w:eastAsia="Times New Roman" w:cs="Times New Roman"/>
          <w:szCs w:val="22"/>
          <w:lang w:val="en-US" w:eastAsia="en-US"/>
        </w:rPr>
        <w:t>proyección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vigente</w:t>
      </w:r>
      <w:proofErr w:type="spellEnd"/>
      <w:r w:rsidRPr="009015F2">
        <w:rPr>
          <w:rFonts w:eastAsia="Times New Roman" w:cs="Times New Roman"/>
          <w:szCs w:val="22"/>
          <w:lang w:val="en-US" w:eastAsia="en-US"/>
        </w:rPr>
        <w:t xml:space="preserve"> y </w:t>
      </w:r>
      <w:proofErr w:type="spellStart"/>
      <w:r w:rsidRPr="009015F2">
        <w:rPr>
          <w:rFonts w:eastAsia="Times New Roman" w:cs="Times New Roman"/>
          <w:szCs w:val="22"/>
          <w:lang w:val="en-US" w:eastAsia="en-US"/>
        </w:rPr>
        <w:t>selecciona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una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opcion</w:t>
      </w:r>
      <w:proofErr w:type="spellEnd"/>
      <w:r w:rsidRPr="009015F2">
        <w:rPr>
          <w:rFonts w:eastAsia="Times New Roman" w:cs="Times New Roman"/>
          <w:szCs w:val="22"/>
          <w:lang w:val="en-US" w:eastAsia="en-US"/>
        </w:rPr>
        <w:t xml:space="preserve"> disponible </w:t>
      </w:r>
      <w:proofErr w:type="spellStart"/>
      <w:r w:rsidRPr="009015F2">
        <w:rPr>
          <w:rFonts w:eastAsia="Times New Roman" w:cs="Times New Roman"/>
          <w:szCs w:val="22"/>
          <w:lang w:val="en-US" w:eastAsia="en-US"/>
        </w:rPr>
        <w:t>de al</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menos</w:t>
      </w:r>
      <w:proofErr w:type="spellEnd"/>
      <w:r w:rsidRPr="009015F2">
        <w:rPr>
          <w:rFonts w:eastAsia="Times New Roman" w:cs="Times New Roman"/>
          <w:szCs w:val="22"/>
          <w:lang w:val="en-US" w:eastAsia="en-US"/>
        </w:rPr>
        <w:t xml:space="preserve"> 30, 60 o 90 días. El </w:t>
      </w:r>
      <w:proofErr w:type="spellStart"/>
      <w:r w:rsidRPr="009015F2">
        <w:rPr>
          <w:rFonts w:eastAsia="Times New Roman" w:cs="Times New Roman"/>
          <w:szCs w:val="22"/>
          <w:lang w:val="en-US" w:eastAsia="en-US"/>
        </w:rPr>
        <w:t>sistema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construye</w:t>
      </w:r>
      <w:proofErr w:type="spellEnd"/>
      <w:r w:rsidRPr="009015F2">
        <w:rPr>
          <w:rFonts w:eastAsia="Times New Roman" w:cs="Times New Roman"/>
          <w:szCs w:val="22"/>
          <w:lang w:val="en-US" w:eastAsia="en-US"/>
        </w:rPr>
        <w:t xml:space="preserve"> la </w:t>
      </w:r>
      <w:proofErr w:type="spellStart"/>
      <w:r w:rsidRPr="009015F2">
        <w:rPr>
          <w:rFonts w:eastAsia="Times New Roman" w:cs="Times New Roman"/>
          <w:szCs w:val="22"/>
          <w:lang w:val="en-US" w:eastAsia="en-US"/>
        </w:rPr>
        <w:t>proyección</w:t>
      </w:r>
      <w:proofErr w:type="spellEnd"/>
      <w:r w:rsidRPr="009015F2">
        <w:rPr>
          <w:rFonts w:eastAsia="Times New Roman" w:cs="Times New Roman"/>
          <w:szCs w:val="22"/>
          <w:lang w:val="en-US" w:eastAsia="en-US"/>
        </w:rPr>
        <w:t xml:space="preserve"> base </w:t>
      </w:r>
      <w:proofErr w:type="spellStart"/>
      <w:r w:rsidRPr="009015F2">
        <w:rPr>
          <w:rFonts w:eastAsia="Times New Roman" w:cs="Times New Roman"/>
          <w:szCs w:val="22"/>
          <w:lang w:val="en-US" w:eastAsia="en-US"/>
        </w:rPr>
        <w:t>utilizando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únicamente</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cobros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pagos</w:t>
      </w:r>
      <w:proofErr w:type="spellEnd"/>
      <w:r w:rsidRPr="009015F2">
        <w:rPr>
          <w:rFonts w:eastAsia="Times New Roman" w:cs="Times New Roman"/>
          <w:szCs w:val="22"/>
          <w:lang w:val="en-US" w:eastAsia="en-US"/>
        </w:rPr>
        <w:t xml:space="preserve"> y </w:t>
      </w:r>
      <w:proofErr w:type="spellStart"/>
      <w:r w:rsidRPr="009015F2">
        <w:rPr>
          <w:rFonts w:eastAsia="Times New Roman" w:cs="Times New Roman"/>
          <w:szCs w:val="22"/>
          <w:lang w:val="en-US" w:eastAsia="en-US"/>
        </w:rPr>
        <w:t>demás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compromisos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futuros</w:t>
      </w:r>
      <w:proofErr w:type="spellEnd"/>
      <w:r w:rsidRPr="009015F2">
        <w:rPr>
          <w:rFonts w:eastAsia="Times New Roman" w:cs="Times New Roman"/>
          <w:szCs w:val="22"/>
          <w:lang w:val="en-US" w:eastAsia="en-US"/>
        </w:rPr>
        <w:t xml:space="preserve"> que </w:t>
      </w:r>
      <w:proofErr w:type="spellStart"/>
      <w:r w:rsidRPr="009015F2">
        <w:rPr>
          <w:rFonts w:eastAsia="Times New Roman" w:cs="Times New Roman"/>
          <w:szCs w:val="22"/>
          <w:lang w:val="en-US" w:eastAsia="en-US"/>
        </w:rPr>
        <w:t>cuenten</w:t>
      </w:r>
      <w:proofErr w:type="spellEnd"/>
      <w:r w:rsidRPr="009015F2">
        <w:rPr>
          <w:rFonts w:eastAsia="Times New Roman" w:cs="Times New Roman"/>
          <w:szCs w:val="22"/>
          <w:lang w:val="en-US" w:eastAsia="en-US"/>
        </w:rPr>
        <w:t xml:space="preserve"> con </w:t>
      </w:r>
      <w:proofErr w:type="spellStart"/>
      <w:r w:rsidRPr="009015F2">
        <w:rPr>
          <w:rFonts w:eastAsia="Times New Roman" w:cs="Times New Roman"/>
          <w:szCs w:val="22"/>
          <w:lang w:val="en-US" w:eastAsia="en-US"/>
        </w:rPr>
        <w:t>montos</w:t>
      </w:r>
      <w:proofErr w:type="spellEnd"/>
      <w:r w:rsidRPr="009015F2">
        <w:rPr>
          <w:rFonts w:eastAsia="Times New Roman" w:cs="Times New Roman"/>
          <w:szCs w:val="22"/>
          <w:lang w:val="en-US" w:eastAsia="en-US"/>
        </w:rPr>
        <w:t xml:space="preserve"> y </w:t>
      </w:r>
      <w:proofErr w:type="spellStart"/>
      <w:r w:rsidRPr="009015F2">
        <w:rPr>
          <w:rFonts w:eastAsia="Times New Roman" w:cs="Times New Roman"/>
          <w:szCs w:val="22"/>
          <w:lang w:val="en-US" w:eastAsia="en-US"/>
        </w:rPr>
        <w:t>fechas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válidos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en</w:t>
      </w:r>
      <w:proofErr w:type="spellEnd"/>
      <w:r w:rsidRPr="009015F2">
        <w:rPr>
          <w:rFonts w:eastAsia="Times New Roman" w:cs="Times New Roman"/>
          <w:szCs w:val="22"/>
          <w:lang w:val="en-US" w:eastAsia="en-US"/>
        </w:rPr>
        <w:t xml:space="preserve"> sus </w:t>
      </w:r>
      <w:proofErr w:type="spellStart"/>
      <w:r w:rsidRPr="009015F2">
        <w:rPr>
          <w:rFonts w:eastAsia="Times New Roman" w:cs="Times New Roman"/>
          <w:szCs w:val="22"/>
          <w:lang w:val="en-US" w:eastAsia="en-US"/>
        </w:rPr>
        <w:t>fuentes</w:t>
      </w:r>
      <w:proofErr w:type="spellEnd"/>
      <w:r w:rsidRPr="009015F2">
        <w:rPr>
          <w:rFonts w:eastAsia="Times New Roman" w:cs="Times New Roman"/>
          <w:szCs w:val="22"/>
          <w:lang w:val="en-US" w:eastAsia="en-US"/>
        </w:rPr>
        <w:t xml:space="preserve">. El </w:t>
      </w:r>
      <w:proofErr w:type="spellStart"/>
      <w:r w:rsidRPr="009015F2">
        <w:rPr>
          <w:rFonts w:eastAsia="Times New Roman" w:cs="Times New Roman"/>
          <w:szCs w:val="22"/>
          <w:lang w:val="en-US" w:eastAsia="en-US"/>
        </w:rPr>
        <w:t>sistema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sólo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presenta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estimaciones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adicionales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cuando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exista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información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válida</w:t>
      </w:r>
      <w:proofErr w:type="spellEnd"/>
      <w:r w:rsidRPr="009015F2">
        <w:rPr>
          <w:rFonts w:eastAsia="Times New Roman" w:cs="Times New Roman"/>
          <w:szCs w:val="22"/>
          <w:lang w:val="en-US" w:eastAsia="en-US"/>
        </w:rPr>
        <w:t xml:space="preserve"> para </w:t>
      </w:r>
      <w:proofErr w:type="spellStart"/>
      <w:r w:rsidRPr="009015F2">
        <w:rPr>
          <w:rFonts w:eastAsia="Times New Roman" w:cs="Times New Roman"/>
          <w:szCs w:val="22"/>
          <w:lang w:val="en-US" w:eastAsia="en-US"/>
        </w:rPr>
        <w:t>sustentarlas</w:t>
      </w:r>
      <w:proofErr w:type="spellEnd"/>
      <w:r w:rsidRPr="009015F2">
        <w:rPr>
          <w:rFonts w:eastAsia="Times New Roman" w:cs="Times New Roman"/>
          <w:szCs w:val="22"/>
          <w:lang w:val="en-US" w:eastAsia="en-US"/>
        </w:rPr>
        <w:t xml:space="preserve"> y las </w:t>
      </w:r>
      <w:proofErr w:type="spellStart"/>
      <w:r w:rsidRPr="009015F2">
        <w:rPr>
          <w:rFonts w:eastAsia="Times New Roman" w:cs="Times New Roman"/>
          <w:szCs w:val="22"/>
          <w:lang w:val="en-US" w:eastAsia="en-US"/>
        </w:rPr>
        <w:t>mantiene</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diferenciadas</w:t>
      </w:r>
      <w:proofErr w:type="spellEnd"/>
      <w:r w:rsidRPr="009015F2">
        <w:rPr>
          <w:rFonts w:eastAsia="Times New Roman" w:cs="Times New Roman"/>
          <w:szCs w:val="22"/>
          <w:lang w:val="en-US" w:eastAsia="en-US"/>
        </w:rPr>
        <w:t xml:space="preserve"> de la </w:t>
      </w:r>
      <w:proofErr w:type="spellStart"/>
      <w:r w:rsidRPr="009015F2">
        <w:rPr>
          <w:rFonts w:eastAsia="Times New Roman" w:cs="Times New Roman"/>
          <w:szCs w:val="22"/>
          <w:lang w:val="en-US" w:eastAsia="en-US"/>
        </w:rPr>
        <w:t>proyección</w:t>
      </w:r>
      <w:proofErr w:type="spellEnd"/>
      <w:r w:rsidRPr="009015F2">
        <w:rPr>
          <w:rFonts w:eastAsia="Times New Roman" w:cs="Times New Roman"/>
          <w:szCs w:val="22"/>
          <w:lang w:val="en-US" w:eastAsia="en-US"/>
        </w:rPr>
        <w:t xml:space="preserve"> base. Los </w:t>
      </w:r>
      <w:proofErr w:type="spellStart"/>
      <w:r w:rsidRPr="009015F2">
        <w:rPr>
          <w:rFonts w:eastAsia="Times New Roman" w:cs="Times New Roman"/>
          <w:szCs w:val="22"/>
          <w:lang w:val="en-US" w:eastAsia="en-US"/>
        </w:rPr>
        <w:t>compromisos</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cuya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fecha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aplicable</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ya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haya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llegado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dejan</w:t>
      </w:r>
      <w:proofErr w:type="spellEnd"/>
      <w:r w:rsidRPr="009015F2">
        <w:rPr>
          <w:rFonts w:eastAsia="Times New Roman" w:cs="Times New Roman"/>
          <w:szCs w:val="22"/>
          <w:lang w:val="en-US" w:eastAsia="en-US"/>
        </w:rPr>
        <w:t xml:space="preserve"> de </w:t>
      </w:r>
      <w:proofErr w:type="spellStart"/>
      <w:r w:rsidRPr="009015F2">
        <w:rPr>
          <w:rFonts w:eastAsia="Times New Roman" w:cs="Times New Roman"/>
          <w:szCs w:val="22"/>
          <w:lang w:val="en-US" w:eastAsia="en-US"/>
        </w:rPr>
        <w:t>mostrarse</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como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flujo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futuro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si</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ocurrieron</w:t>
      </w:r>
      <w:proofErr w:type="spellEnd"/>
      <w:r w:rsidRPr="009015F2">
        <w:rPr>
          <w:rFonts w:eastAsia="Times New Roman" w:cs="Times New Roman"/>
          <w:szCs w:val="22"/>
          <w:lang w:val="en-US" w:eastAsia="en-US"/>
        </w:rPr>
        <w:t xml:space="preserve"> se </w:t>
      </w:r>
      <w:proofErr w:type="spellStart"/>
      <w:r w:rsidRPr="009015F2">
        <w:rPr>
          <w:rFonts w:eastAsia="Times New Roman" w:cs="Times New Roman"/>
          <w:szCs w:val="22"/>
          <w:lang w:val="en-US" w:eastAsia="en-US"/>
        </w:rPr>
        <w:t>reflejan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en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el</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flujo</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registrado</w:t>
      </w:r>
      <w:proofErr w:type="spellEnd"/>
      <w:r w:rsidRPr="009015F2">
        <w:rPr>
          <w:rFonts w:eastAsia="Times New Roman" w:cs="Times New Roman"/>
          <w:szCs w:val="22"/>
          <w:lang w:val="en-US" w:eastAsia="en-US"/>
        </w:rPr>
        <w:t xml:space="preserve"> y, </w:t>
      </w:r>
      <w:proofErr w:type="spellStart"/>
      <w:r w:rsidRPr="009015F2">
        <w:rPr>
          <w:rFonts w:eastAsia="Times New Roman" w:cs="Times New Roman"/>
          <w:szCs w:val="22"/>
          <w:lang w:val="en-US" w:eastAsia="en-US"/>
        </w:rPr>
        <w:t>si</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permanecen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pendientes</w:t>
      </w:r>
      <w:proofErr w:type="spellEnd"/>
      <w:r w:rsidRPr="009015F2">
        <w:rPr>
          <w:rFonts w:eastAsia="Times New Roman" w:cs="Times New Roman"/>
          <w:szCs w:val="22"/>
          <w:lang w:val="en-US" w:eastAsia="en-US"/>
        </w:rPr>
        <w:t xml:space="preserve">, se </w:t>
      </w:r>
      <w:proofErr w:type="spellStart"/>
      <w:r w:rsidRPr="009015F2">
        <w:rPr>
          <w:rFonts w:eastAsia="Times New Roman" w:cs="Times New Roman"/>
          <w:szCs w:val="22"/>
          <w:lang w:val="en-US" w:eastAsia="en-US"/>
        </w:rPr>
        <w:t>presentan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conforme</w:t>
      </w:r>
      <w:proofErr w:type="spellEnd"/>
      <w:r w:rsidRPr="009015F2">
        <w:rPr>
          <w:rFonts w:eastAsia="Times New Roman" w:cs="Times New Roman"/>
          <w:szCs w:val="22"/>
          <w:lang w:val="en-US" w:eastAsia="en-US"/>
        </w:rPr>
        <w:t xml:space="preserve"> a la </w:t>
      </w:r>
      <w:proofErr w:type="spellStart"/>
      <w:r w:rsidRPr="009015F2">
        <w:rPr>
          <w:rFonts w:eastAsia="Times New Roman" w:cs="Times New Roman"/>
          <w:szCs w:val="22"/>
          <w:lang w:val="en-US" w:eastAsia="en-US"/>
        </w:rPr>
        <w:t>condición</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vigente</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informada</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por</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su</w:t>
      </w:r>
      <w:proofErr w:type="spellEnd"/>
      <w:r w:rsidRPr="009015F2">
        <w:rPr>
          <w:rFonts w:eastAsia="Times New Roman" w:cs="Times New Roman"/>
          <w:szCs w:val="22"/>
          <w:lang w:val="en-US" w:eastAsia="en-US"/>
        </w:rPr>
        <w:t xml:space="preserve"> </w:t>
      </w:r>
      <w:proofErr w:type="spellStart"/>
      <w:r w:rsidRPr="009015F2">
        <w:rPr>
          <w:rFonts w:eastAsia="Times New Roman" w:cs="Times New Roman"/>
          <w:szCs w:val="22"/>
          <w:lang w:val="en-US" w:eastAsia="en-US"/>
        </w:rPr>
        <w:t>fuente</w:t>
      </w:r>
      <w:proofErr w:type="spellEnd"/>
      <w:r w:rsidRPr="009015F2">
        <w:rPr>
          <w:rFonts w:eastAsia="Times New Roman" w:cs="Times New Roman"/>
          <w:szCs w:val="22"/>
          <w:lang w:val="en-US" w:eastAsia="en-US"/>
        </w:rPr>
        <w:t>.</w:t>
      </w:r>
    </w:p>
    <w:p w14:paraId="12731C0D" w14:textId="77777777" w:rsidR="007D6E97" w:rsidRDefault="007D6E97">
      <w:pPr>
        <w:spacing w:after="200" w:line="360" w:lineRule="auto"/>
        <w:jc w:val="both"/>
        <w:rPr>
          <w:rFonts w:eastAsia="Times New Roman" w:cs="Times New Roman"/>
        </w:rPr>
      </w:pPr>
    </w:p>
    <w:p w14:paraId="6507D139" w14:textId="77777777" w:rsidR="007D6E97" w:rsidRDefault="007D6E97">
      <w:pPr>
        <w:spacing w:after="200" w:line="360" w:lineRule="auto"/>
        <w:jc w:val="both"/>
        <w:rPr>
          <w:rFonts w:eastAsia="Times New Roman" w:cs="Times New Roman"/>
          <w:sz w:val="28"/>
          <w:szCs w:val="28"/>
        </w:rPr>
      </w:pPr>
    </w:p>
    <w:p w14:paraId="43179D50" w14:textId="34CBE26B" w:rsidR="006844D0" w:rsidRPr="00A0719A" w:rsidRDefault="006844D0" w:rsidP="00A0719A">
      <w:pPr>
        <w:pStyle w:val="Descripcin"/>
      </w:pPr>
      <w:bookmarkStart w:id="174" w:name="_Toc242050337"/>
      <w:r w:rsidRPr="00A0719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24</w:t>
      </w:r>
      <w:r w:rsidR="000462BE">
        <w:fldChar w:fldCharType="end"/>
      </w:r>
      <w:r w:rsidRPr="00A0719A">
        <w:t xml:space="preserve"> “DS-CU</w:t>
      </w:r>
      <w:r w:rsidR="001A6427">
        <w:t>110</w:t>
      </w:r>
      <w:r w:rsidRPr="00A0719A">
        <w:t xml:space="preserve"> - </w:t>
      </w:r>
      <w:r w:rsidR="001A6427" w:rsidRPr="001A6427">
        <w:t>Consultando proyección de liquidez</w:t>
      </w:r>
      <w:r w:rsidRPr="00A0719A">
        <w:t>”.</w:t>
      </w:r>
      <w:bookmarkEnd w:id="174"/>
    </w:p>
    <w:p w14:paraId="794FB2AB" w14:textId="04705E7C" w:rsidR="007D2DA4" w:rsidRPr="007D2DA4" w:rsidRDefault="007D2DA4" w:rsidP="007D2DA4">
      <w:pPr>
        <w:spacing w:line="360" w:lineRule="auto"/>
        <w:jc w:val="center"/>
        <w:rPr>
          <w:rFonts w:eastAsia="Times New Roman" w:cs="Times New Roman"/>
        </w:rPr>
      </w:pPr>
      <w:r w:rsidRPr="007D2DA4">
        <w:rPr>
          <w:rFonts w:eastAsia="Times New Roman" w:cs="Times New Roman"/>
        </w:rPr>
        <w:drawing>
          <wp:inline distT="0" distB="0" distL="0" distR="0" wp14:anchorId="0E0BE4A8" wp14:editId="2ECA80CE">
            <wp:extent cx="5971540" cy="1874520"/>
            <wp:effectExtent l="0" t="0" r="0" b="0"/>
            <wp:docPr id="384315442" name="Imagen 8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15442" name="Imagen 86" descr="Diagrama&#10;&#10;Descripción generada automáticament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71540" cy="1874520"/>
                    </a:xfrm>
                    <a:prstGeom prst="rect">
                      <a:avLst/>
                    </a:prstGeom>
                    <a:noFill/>
                    <a:ln>
                      <a:noFill/>
                    </a:ln>
                  </pic:spPr>
                </pic:pic>
              </a:graphicData>
            </a:graphic>
          </wp:inline>
        </w:drawing>
      </w:r>
    </w:p>
    <w:p w14:paraId="28A1DD57" w14:textId="320B12E5" w:rsidR="007D6E97" w:rsidRDefault="007D6E97">
      <w:pPr>
        <w:spacing w:line="360" w:lineRule="auto"/>
        <w:jc w:val="center"/>
        <w:rPr>
          <w:rFonts w:eastAsia="Times New Roman" w:cs="Times New Roman"/>
        </w:rPr>
      </w:pPr>
    </w:p>
    <w:p w14:paraId="64B51BF5" w14:textId="3286957F" w:rsidR="007D6E97" w:rsidRDefault="000479C4" w:rsidP="00105100">
      <w:pPr>
        <w:pStyle w:val="Cita"/>
        <w:rPr>
          <w:i w:val="0"/>
          <w:color w:val="000000"/>
        </w:rPr>
      </w:pPr>
      <w:r>
        <w:t>Fuente: Elaborado por los estudiantes de acuerdo con el proyecto.</w:t>
      </w:r>
    </w:p>
    <w:p w14:paraId="33295408" w14:textId="058678A9" w:rsidR="00F22D18" w:rsidRPr="00432645" w:rsidRDefault="00F22D18" w:rsidP="00F22D18">
      <w:pPr>
        <w:pStyle w:val="Ttulo2"/>
        <w:rPr>
          <w:rFonts w:eastAsia="Times New Roman" w:cs="Times New Roman"/>
        </w:rPr>
      </w:pPr>
      <w:bookmarkStart w:id="175" w:name="_heading=h.uxb1irljtwdp" w:colFirst="0" w:colLast="0"/>
      <w:bookmarkStart w:id="176" w:name="_heading=h.6b915qbm4k9b" w:colFirst="0" w:colLast="0"/>
      <w:bookmarkStart w:id="177" w:name="_heading=h.ghqagkx70k5v" w:colFirst="0" w:colLast="0"/>
      <w:bookmarkStart w:id="178" w:name="_Toc242051064"/>
      <w:bookmarkEnd w:id="175"/>
      <w:bookmarkEnd w:id="176"/>
      <w:bookmarkEnd w:id="177"/>
      <w:r w:rsidRPr="00432645">
        <w:rPr>
          <w:rFonts w:eastAsia="Times New Roman" w:cs="Times New Roman"/>
        </w:rPr>
        <w:t>CU</w:t>
      </w:r>
      <w:r w:rsidR="00C649E2">
        <w:rPr>
          <w:rFonts w:eastAsia="Times New Roman" w:cs="Times New Roman"/>
        </w:rPr>
        <w:t>111</w:t>
      </w:r>
      <w:r w:rsidRPr="00432645">
        <w:rPr>
          <w:rFonts w:eastAsia="Times New Roman" w:cs="Times New Roman"/>
        </w:rPr>
        <w:t xml:space="preserve"> - </w:t>
      </w:r>
      <w:r w:rsidR="00C649E2" w:rsidRPr="00C649E2">
        <w:t>Analizando Margen directo por Proyecto</w:t>
      </w:r>
      <w:bookmarkEnd w:id="178"/>
    </w:p>
    <w:p w14:paraId="02266098" w14:textId="77777777" w:rsidR="007D6E97" w:rsidRDefault="007D6E97">
      <w:pPr>
        <w:spacing w:line="360" w:lineRule="auto"/>
        <w:jc w:val="both"/>
        <w:rPr>
          <w:rFonts w:eastAsia="Times New Roman" w:cs="Times New Roman"/>
        </w:rPr>
      </w:pPr>
    </w:p>
    <w:p w14:paraId="2FC4B6DE" w14:textId="77777777" w:rsidR="00C70B96" w:rsidRPr="00C70B96" w:rsidRDefault="00C70B96" w:rsidP="00C70B96">
      <w:pPr>
        <w:spacing w:line="360" w:lineRule="auto"/>
        <w:jc w:val="both"/>
        <w:rPr>
          <w:rFonts w:eastAsia="Times New Roman" w:cs="Times New Roman"/>
          <w:szCs w:val="22"/>
          <w:lang w:val="en-US" w:eastAsia="en-US"/>
        </w:rPr>
      </w:pPr>
      <w:r w:rsidRPr="00C70B96">
        <w:rPr>
          <w:rFonts w:eastAsia="Times New Roman" w:cs="Times New Roman"/>
          <w:szCs w:val="22"/>
          <w:lang w:val="en-US" w:eastAsia="en-US"/>
        </w:rPr>
        <w:t xml:space="preserve">En la </w:t>
      </w:r>
      <w:proofErr w:type="spellStart"/>
      <w:r w:rsidRPr="00C70B96">
        <w:rPr>
          <w:rFonts w:eastAsia="Times New Roman" w:cs="Times New Roman"/>
          <w:szCs w:val="22"/>
          <w:lang w:val="en-US" w:eastAsia="en-US"/>
        </w:rPr>
        <w:t>Figura</w:t>
      </w:r>
      <w:proofErr w:type="spellEnd"/>
      <w:r w:rsidRPr="00C70B96">
        <w:rPr>
          <w:rFonts w:eastAsia="Times New Roman" w:cs="Times New Roman"/>
          <w:szCs w:val="22"/>
          <w:lang w:val="en-US" w:eastAsia="en-US"/>
        </w:rPr>
        <w:t xml:space="preserve"> 6.25 se </w:t>
      </w:r>
      <w:proofErr w:type="spellStart"/>
      <w:r w:rsidRPr="00C70B96">
        <w:rPr>
          <w:rFonts w:eastAsia="Times New Roman" w:cs="Times New Roman"/>
          <w:szCs w:val="22"/>
          <w:lang w:val="en-US" w:eastAsia="en-US"/>
        </w:rPr>
        <w:t>puede</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visualizar</w:t>
      </w:r>
      <w:proofErr w:type="spellEnd"/>
      <w:r w:rsidRPr="00C70B96">
        <w:rPr>
          <w:rFonts w:eastAsia="Times New Roman" w:cs="Times New Roman"/>
          <w:szCs w:val="22"/>
          <w:lang w:val="en-US" w:eastAsia="en-US"/>
        </w:rPr>
        <w:t xml:space="preserve"> que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usuario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selecciona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Proyecto que </w:t>
      </w:r>
      <w:proofErr w:type="spellStart"/>
      <w:r w:rsidRPr="00C70B96">
        <w:rPr>
          <w:rFonts w:eastAsia="Times New Roman" w:cs="Times New Roman"/>
          <w:szCs w:val="22"/>
          <w:lang w:val="en-US" w:eastAsia="en-US"/>
        </w:rPr>
        <w:t>desea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analizar</w:t>
      </w:r>
      <w:proofErr w:type="spellEnd"/>
      <w:r w:rsidRPr="00C70B96">
        <w:rPr>
          <w:rFonts w:eastAsia="Times New Roman" w:cs="Times New Roman"/>
          <w:szCs w:val="22"/>
          <w:lang w:val="en-US" w:eastAsia="en-US"/>
        </w:rPr>
        <w:t xml:space="preserve">. El </w:t>
      </w:r>
      <w:proofErr w:type="spellStart"/>
      <w:r w:rsidRPr="00C70B96">
        <w:rPr>
          <w:rFonts w:eastAsia="Times New Roman" w:cs="Times New Roman"/>
          <w:szCs w:val="22"/>
          <w:lang w:val="en-US" w:eastAsia="en-US"/>
        </w:rPr>
        <w:t>sistema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obtiene</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los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ingresos</w:t>
      </w:r>
      <w:proofErr w:type="spellEnd"/>
      <w:r w:rsidRPr="00C70B96">
        <w:rPr>
          <w:rFonts w:eastAsia="Times New Roman" w:cs="Times New Roman"/>
          <w:szCs w:val="22"/>
          <w:lang w:val="en-US" w:eastAsia="en-US"/>
        </w:rPr>
        <w:t xml:space="preserve"> y </w:t>
      </w:r>
      <w:proofErr w:type="spellStart"/>
      <w:r w:rsidRPr="00C70B96">
        <w:rPr>
          <w:rFonts w:eastAsia="Times New Roman" w:cs="Times New Roman"/>
          <w:szCs w:val="22"/>
          <w:lang w:val="en-US" w:eastAsia="en-US"/>
        </w:rPr>
        <w:t>costos</w:t>
      </w:r>
      <w:proofErr w:type="spellEnd"/>
      <w:r w:rsidRPr="00C70B96">
        <w:rPr>
          <w:rFonts w:eastAsia="Times New Roman" w:cs="Times New Roman"/>
          <w:szCs w:val="22"/>
          <w:lang w:val="en-US" w:eastAsia="en-US"/>
        </w:rPr>
        <w:t xml:space="preserve"> que se </w:t>
      </w:r>
      <w:proofErr w:type="spellStart"/>
      <w:r w:rsidRPr="00C70B96">
        <w:rPr>
          <w:rFonts w:eastAsia="Times New Roman" w:cs="Times New Roman"/>
          <w:szCs w:val="22"/>
          <w:lang w:val="en-US" w:eastAsia="en-US"/>
        </w:rPr>
        <w:t>encuentren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registrados</w:t>
      </w:r>
      <w:proofErr w:type="spellEnd"/>
      <w:r w:rsidRPr="00C70B96">
        <w:rPr>
          <w:rFonts w:eastAsia="Times New Roman" w:cs="Times New Roman"/>
          <w:szCs w:val="22"/>
          <w:lang w:val="en-US" w:eastAsia="en-US"/>
        </w:rPr>
        <w:t xml:space="preserve"> con </w:t>
      </w:r>
      <w:proofErr w:type="spellStart"/>
      <w:r w:rsidRPr="00C70B96">
        <w:rPr>
          <w:rFonts w:eastAsia="Times New Roman" w:cs="Times New Roman"/>
          <w:szCs w:val="22"/>
          <w:lang w:val="en-US" w:eastAsia="en-US"/>
        </w:rPr>
        <w:t>asociación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válida</w:t>
      </w:r>
      <w:proofErr w:type="spellEnd"/>
      <w:r w:rsidRPr="00C70B96">
        <w:rPr>
          <w:rFonts w:eastAsia="Times New Roman" w:cs="Times New Roman"/>
          <w:szCs w:val="22"/>
          <w:lang w:val="en-US" w:eastAsia="en-US"/>
        </w:rPr>
        <w:t xml:space="preserve"> al Proyecto. El </w:t>
      </w:r>
      <w:proofErr w:type="spellStart"/>
      <w:r w:rsidRPr="00C70B96">
        <w:rPr>
          <w:rFonts w:eastAsia="Times New Roman" w:cs="Times New Roman"/>
          <w:szCs w:val="22"/>
          <w:lang w:val="en-US" w:eastAsia="en-US"/>
        </w:rPr>
        <w:t>sistema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calcula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Margen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directo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restando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los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costos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directos</w:t>
      </w:r>
      <w:proofErr w:type="spellEnd"/>
      <w:r w:rsidRPr="00C70B96">
        <w:rPr>
          <w:rFonts w:eastAsia="Times New Roman" w:cs="Times New Roman"/>
          <w:szCs w:val="22"/>
          <w:lang w:val="en-US" w:eastAsia="en-US"/>
        </w:rPr>
        <w:t xml:space="preserve"> de </w:t>
      </w:r>
      <w:proofErr w:type="spellStart"/>
      <w:r w:rsidRPr="00C70B96">
        <w:rPr>
          <w:rFonts w:eastAsia="Times New Roman" w:cs="Times New Roman"/>
          <w:szCs w:val="22"/>
          <w:lang w:val="en-US" w:eastAsia="en-US"/>
        </w:rPr>
        <w:t>los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ingresos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asociados</w:t>
      </w:r>
      <w:proofErr w:type="spellEnd"/>
      <w:r w:rsidRPr="00C70B96">
        <w:rPr>
          <w:rFonts w:eastAsia="Times New Roman" w:cs="Times New Roman"/>
          <w:szCs w:val="22"/>
          <w:lang w:val="en-US" w:eastAsia="en-US"/>
        </w:rPr>
        <w:t xml:space="preserve"> y </w:t>
      </w:r>
      <w:proofErr w:type="spellStart"/>
      <w:r w:rsidRPr="00C70B96">
        <w:rPr>
          <w:rFonts w:eastAsia="Times New Roman" w:cs="Times New Roman"/>
          <w:szCs w:val="22"/>
          <w:lang w:val="en-US" w:eastAsia="en-US"/>
        </w:rPr>
        <w:t>presenta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desglose</w:t>
      </w:r>
      <w:proofErr w:type="spellEnd"/>
      <w:r w:rsidRPr="00C70B96">
        <w:rPr>
          <w:rFonts w:eastAsia="Times New Roman" w:cs="Times New Roman"/>
          <w:szCs w:val="22"/>
          <w:lang w:val="en-US" w:eastAsia="en-US"/>
        </w:rPr>
        <w:t xml:space="preserve"> disponible </w:t>
      </w:r>
      <w:proofErr w:type="spellStart"/>
      <w:r w:rsidRPr="00C70B96">
        <w:rPr>
          <w:rFonts w:eastAsia="Times New Roman" w:cs="Times New Roman"/>
          <w:szCs w:val="22"/>
          <w:lang w:val="en-US" w:eastAsia="en-US"/>
        </w:rPr>
        <w:t>por</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origen</w:t>
      </w:r>
      <w:proofErr w:type="spellEnd"/>
      <w:r w:rsidRPr="00C70B96">
        <w:rPr>
          <w:rFonts w:eastAsia="Times New Roman" w:cs="Times New Roman"/>
          <w:szCs w:val="22"/>
          <w:lang w:val="en-US" w:eastAsia="en-US"/>
        </w:rPr>
        <w:t xml:space="preserve"> o </w:t>
      </w:r>
      <w:proofErr w:type="spellStart"/>
      <w:r w:rsidRPr="00C70B96">
        <w:rPr>
          <w:rFonts w:eastAsia="Times New Roman" w:cs="Times New Roman"/>
          <w:szCs w:val="22"/>
          <w:lang w:val="en-US" w:eastAsia="en-US"/>
        </w:rPr>
        <w:t>naturaleza</w:t>
      </w:r>
      <w:proofErr w:type="spellEnd"/>
      <w:r w:rsidRPr="00C70B96">
        <w:rPr>
          <w:rFonts w:eastAsia="Times New Roman" w:cs="Times New Roman"/>
          <w:szCs w:val="22"/>
          <w:lang w:val="en-US" w:eastAsia="en-US"/>
        </w:rPr>
        <w:t xml:space="preserve">. El </w:t>
      </w:r>
      <w:proofErr w:type="spellStart"/>
      <w:r w:rsidRPr="00C70B96">
        <w:rPr>
          <w:rFonts w:eastAsia="Times New Roman" w:cs="Times New Roman"/>
          <w:szCs w:val="22"/>
          <w:lang w:val="en-US" w:eastAsia="en-US"/>
        </w:rPr>
        <w:t>cálculo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considera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únicamente</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costos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directos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asociados</w:t>
      </w:r>
      <w:proofErr w:type="spellEnd"/>
      <w:r w:rsidRPr="00C70B96">
        <w:rPr>
          <w:rFonts w:eastAsia="Times New Roman" w:cs="Times New Roman"/>
          <w:szCs w:val="22"/>
          <w:lang w:val="en-US" w:eastAsia="en-US"/>
        </w:rPr>
        <w:t xml:space="preserve"> al Proyecto y </w:t>
      </w:r>
      <w:proofErr w:type="spellStart"/>
      <w:r w:rsidRPr="00C70B96">
        <w:rPr>
          <w:rFonts w:eastAsia="Times New Roman" w:cs="Times New Roman"/>
          <w:szCs w:val="22"/>
          <w:lang w:val="en-US" w:eastAsia="en-US"/>
        </w:rPr>
        <w:t>excluye</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los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gastos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generales</w:t>
      </w:r>
      <w:proofErr w:type="spellEnd"/>
      <w:r w:rsidRPr="00C70B96">
        <w:rPr>
          <w:rFonts w:eastAsia="Times New Roman" w:cs="Times New Roman"/>
          <w:szCs w:val="22"/>
          <w:lang w:val="en-US" w:eastAsia="en-US"/>
        </w:rPr>
        <w:t xml:space="preserve"> que no </w:t>
      </w:r>
      <w:proofErr w:type="spellStart"/>
      <w:r w:rsidRPr="00C70B96">
        <w:rPr>
          <w:rFonts w:eastAsia="Times New Roman" w:cs="Times New Roman"/>
          <w:szCs w:val="22"/>
          <w:lang w:val="en-US" w:eastAsia="en-US"/>
        </w:rPr>
        <w:t>posean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una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asociación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expresa</w:t>
      </w:r>
      <w:proofErr w:type="spellEnd"/>
      <w:r w:rsidRPr="00C70B96">
        <w:rPr>
          <w:rFonts w:eastAsia="Times New Roman" w:cs="Times New Roman"/>
          <w:szCs w:val="22"/>
          <w:lang w:val="en-US" w:eastAsia="en-US"/>
        </w:rPr>
        <w:t xml:space="preserve">, sin </w:t>
      </w:r>
      <w:proofErr w:type="spellStart"/>
      <w:r w:rsidRPr="00C70B96">
        <w:rPr>
          <w:rFonts w:eastAsia="Times New Roman" w:cs="Times New Roman"/>
          <w:szCs w:val="22"/>
          <w:lang w:val="en-US" w:eastAsia="en-US"/>
        </w:rPr>
        <w:t>distribuirlos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proporcionalmente</w:t>
      </w:r>
      <w:proofErr w:type="spellEnd"/>
      <w:r w:rsidRPr="00C70B96">
        <w:rPr>
          <w:rFonts w:eastAsia="Times New Roman" w:cs="Times New Roman"/>
          <w:szCs w:val="22"/>
          <w:lang w:val="en-US" w:eastAsia="en-US"/>
        </w:rPr>
        <w:t xml:space="preserve"> para </w:t>
      </w:r>
      <w:proofErr w:type="spellStart"/>
      <w:r w:rsidRPr="00C70B96">
        <w:rPr>
          <w:rFonts w:eastAsia="Times New Roman" w:cs="Times New Roman"/>
          <w:szCs w:val="22"/>
          <w:lang w:val="en-US" w:eastAsia="en-US"/>
        </w:rPr>
        <w:t>completar</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resultado</w:t>
      </w:r>
      <w:proofErr w:type="spellEnd"/>
      <w:r w:rsidRPr="00C70B96">
        <w:rPr>
          <w:rFonts w:eastAsia="Times New Roman" w:cs="Times New Roman"/>
          <w:szCs w:val="22"/>
          <w:lang w:val="en-US" w:eastAsia="en-US"/>
        </w:rPr>
        <w:t xml:space="preserve">. Si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Margen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directo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monetario</w:t>
      </w:r>
      <w:proofErr w:type="spellEnd"/>
      <w:r w:rsidRPr="00C70B96">
        <w:rPr>
          <w:rFonts w:eastAsia="Times New Roman" w:cs="Times New Roman"/>
          <w:szCs w:val="22"/>
          <w:lang w:val="en-US" w:eastAsia="en-US"/>
        </w:rPr>
        <w:t xml:space="preserve"> es </w:t>
      </w:r>
      <w:proofErr w:type="spellStart"/>
      <w:r w:rsidRPr="00C70B96">
        <w:rPr>
          <w:rFonts w:eastAsia="Times New Roman" w:cs="Times New Roman"/>
          <w:szCs w:val="22"/>
          <w:lang w:val="en-US" w:eastAsia="en-US"/>
        </w:rPr>
        <w:t>menor</w:t>
      </w:r>
      <w:proofErr w:type="spellEnd"/>
      <w:r w:rsidRPr="00C70B96">
        <w:rPr>
          <w:rFonts w:eastAsia="Times New Roman" w:cs="Times New Roman"/>
          <w:szCs w:val="22"/>
          <w:lang w:val="en-US" w:eastAsia="en-US"/>
        </w:rPr>
        <w:t xml:space="preserve"> que cero,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sistema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identifica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Proyecto con </w:t>
      </w:r>
      <w:proofErr w:type="spellStart"/>
      <w:r w:rsidRPr="00C70B96">
        <w:rPr>
          <w:rFonts w:eastAsia="Times New Roman" w:cs="Times New Roman"/>
          <w:szCs w:val="22"/>
          <w:lang w:val="en-US" w:eastAsia="en-US"/>
        </w:rPr>
        <w:t>pérdida</w:t>
      </w:r>
      <w:proofErr w:type="spellEnd"/>
      <w:r w:rsidRPr="00C70B96">
        <w:rPr>
          <w:rFonts w:eastAsia="Times New Roman" w:cs="Times New Roman"/>
          <w:szCs w:val="22"/>
          <w:lang w:val="en-US" w:eastAsia="en-US"/>
        </w:rPr>
        <w:t xml:space="preserve">. Si </w:t>
      </w:r>
      <w:proofErr w:type="spellStart"/>
      <w:r w:rsidRPr="00C70B96">
        <w:rPr>
          <w:rFonts w:eastAsia="Times New Roman" w:cs="Times New Roman"/>
          <w:szCs w:val="22"/>
          <w:lang w:val="en-US" w:eastAsia="en-US"/>
        </w:rPr>
        <w:t>existe</w:t>
      </w:r>
      <w:proofErr w:type="spellEnd"/>
      <w:r w:rsidRPr="00C70B96">
        <w:rPr>
          <w:rFonts w:eastAsia="Times New Roman" w:cs="Times New Roman"/>
          <w:szCs w:val="22"/>
          <w:lang w:val="en-US" w:eastAsia="en-US"/>
        </w:rPr>
        <w:t xml:space="preserve"> un umbral </w:t>
      </w:r>
      <w:proofErr w:type="spellStart"/>
      <w:r w:rsidRPr="00C70B96">
        <w:rPr>
          <w:rFonts w:eastAsia="Times New Roman" w:cs="Times New Roman"/>
          <w:szCs w:val="22"/>
          <w:lang w:val="en-US" w:eastAsia="en-US"/>
        </w:rPr>
        <w:t>vigente</w:t>
      </w:r>
      <w:proofErr w:type="spellEnd"/>
      <w:r w:rsidRPr="00C70B96">
        <w:rPr>
          <w:rFonts w:eastAsia="Times New Roman" w:cs="Times New Roman"/>
          <w:szCs w:val="22"/>
          <w:lang w:val="en-US" w:eastAsia="en-US"/>
        </w:rPr>
        <w:t xml:space="preserve"> y </w:t>
      </w:r>
      <w:proofErr w:type="spellStart"/>
      <w:r w:rsidRPr="00C70B96">
        <w:rPr>
          <w:rFonts w:eastAsia="Times New Roman" w:cs="Times New Roman"/>
          <w:szCs w:val="22"/>
          <w:lang w:val="en-US" w:eastAsia="en-US"/>
        </w:rPr>
        <w:t>válido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aplica</w:t>
      </w:r>
      <w:proofErr w:type="spellEnd"/>
      <w:r w:rsidRPr="00C70B96">
        <w:rPr>
          <w:rFonts w:eastAsia="Times New Roman" w:cs="Times New Roman"/>
          <w:szCs w:val="22"/>
          <w:lang w:val="en-US" w:eastAsia="en-US"/>
        </w:rPr>
        <w:t xml:space="preserve"> la </w:t>
      </w:r>
      <w:proofErr w:type="spellStart"/>
      <w:r w:rsidRPr="00C70B96">
        <w:rPr>
          <w:rFonts w:eastAsia="Times New Roman" w:cs="Times New Roman"/>
          <w:szCs w:val="22"/>
          <w:lang w:val="en-US" w:eastAsia="en-US"/>
        </w:rPr>
        <w:t>clasificación</w:t>
      </w:r>
      <w:proofErr w:type="spellEnd"/>
      <w:r w:rsidRPr="00C70B96">
        <w:rPr>
          <w:rFonts w:eastAsia="Times New Roman" w:cs="Times New Roman"/>
          <w:szCs w:val="22"/>
          <w:lang w:val="en-US" w:eastAsia="en-US"/>
        </w:rPr>
        <w:t xml:space="preserve"> de </w:t>
      </w:r>
      <w:proofErr w:type="spellStart"/>
      <w:r w:rsidRPr="00C70B96">
        <w:rPr>
          <w:rFonts w:eastAsia="Times New Roman" w:cs="Times New Roman"/>
          <w:szCs w:val="22"/>
          <w:lang w:val="en-US" w:eastAsia="en-US"/>
        </w:rPr>
        <w:t>margen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crítico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cuando</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dicha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clasificación</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utiliza</w:t>
      </w:r>
      <w:proofErr w:type="spellEnd"/>
      <w:r w:rsidRPr="00C70B96">
        <w:rPr>
          <w:rFonts w:eastAsia="Times New Roman" w:cs="Times New Roman"/>
          <w:szCs w:val="22"/>
          <w:lang w:val="en-US" w:eastAsia="en-US"/>
        </w:rPr>
        <w:t xml:space="preserve"> un </w:t>
      </w:r>
      <w:proofErr w:type="spellStart"/>
      <w:r w:rsidRPr="00C70B96">
        <w:rPr>
          <w:rFonts w:eastAsia="Times New Roman" w:cs="Times New Roman"/>
          <w:szCs w:val="22"/>
          <w:lang w:val="en-US" w:eastAsia="en-US"/>
        </w:rPr>
        <w:t>porcentaje</w:t>
      </w:r>
      <w:proofErr w:type="spellEnd"/>
      <w:r w:rsidRPr="00C70B96">
        <w:rPr>
          <w:rFonts w:eastAsia="Times New Roman" w:cs="Times New Roman"/>
          <w:szCs w:val="22"/>
          <w:lang w:val="en-US" w:eastAsia="en-US"/>
        </w:rPr>
        <w:t xml:space="preserve"> y no </w:t>
      </w:r>
      <w:proofErr w:type="spellStart"/>
      <w:r w:rsidRPr="00C70B96">
        <w:rPr>
          <w:rFonts w:eastAsia="Times New Roman" w:cs="Times New Roman"/>
          <w:szCs w:val="22"/>
          <w:lang w:val="en-US" w:eastAsia="en-US"/>
        </w:rPr>
        <w:t>existe</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una</w:t>
      </w:r>
      <w:proofErr w:type="spellEnd"/>
      <w:r w:rsidRPr="00C70B96">
        <w:rPr>
          <w:rFonts w:eastAsia="Times New Roman" w:cs="Times New Roman"/>
          <w:szCs w:val="22"/>
          <w:lang w:val="en-US" w:eastAsia="en-US"/>
        </w:rPr>
        <w:t xml:space="preserve"> base </w:t>
      </w:r>
      <w:proofErr w:type="spellStart"/>
      <w:r w:rsidRPr="00C70B96">
        <w:rPr>
          <w:rFonts w:eastAsia="Times New Roman" w:cs="Times New Roman"/>
          <w:szCs w:val="22"/>
          <w:lang w:val="en-US" w:eastAsia="en-US"/>
        </w:rPr>
        <w:t>positiva</w:t>
      </w:r>
      <w:proofErr w:type="spellEnd"/>
      <w:r w:rsidRPr="00C70B96">
        <w:rPr>
          <w:rFonts w:eastAsia="Times New Roman" w:cs="Times New Roman"/>
          <w:szCs w:val="22"/>
          <w:lang w:val="en-US" w:eastAsia="en-US"/>
        </w:rPr>
        <w:t xml:space="preserve"> de </w:t>
      </w:r>
      <w:proofErr w:type="spellStart"/>
      <w:r w:rsidRPr="00C70B96">
        <w:rPr>
          <w:rFonts w:eastAsia="Times New Roman" w:cs="Times New Roman"/>
          <w:szCs w:val="22"/>
          <w:lang w:val="en-US" w:eastAsia="en-US"/>
        </w:rPr>
        <w:t>ingresos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asociados</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el</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porcentaje</w:t>
      </w:r>
      <w:proofErr w:type="spellEnd"/>
      <w:r w:rsidRPr="00C70B96">
        <w:rPr>
          <w:rFonts w:eastAsia="Times New Roman" w:cs="Times New Roman"/>
          <w:szCs w:val="22"/>
          <w:lang w:val="en-US" w:eastAsia="en-US"/>
        </w:rPr>
        <w:t xml:space="preserve"> se </w:t>
      </w:r>
      <w:proofErr w:type="spellStart"/>
      <w:r w:rsidRPr="00C70B96">
        <w:rPr>
          <w:rFonts w:eastAsia="Times New Roman" w:cs="Times New Roman"/>
          <w:szCs w:val="22"/>
          <w:lang w:val="en-US" w:eastAsia="en-US"/>
        </w:rPr>
        <w:t>presenta</w:t>
      </w:r>
      <w:proofErr w:type="spellEnd"/>
      <w:r w:rsidRPr="00C70B96">
        <w:rPr>
          <w:rFonts w:eastAsia="Times New Roman" w:cs="Times New Roman"/>
          <w:szCs w:val="22"/>
          <w:lang w:val="en-US" w:eastAsia="en-US"/>
        </w:rPr>
        <w:t xml:space="preserve"> </w:t>
      </w:r>
      <w:proofErr w:type="spellStart"/>
      <w:r w:rsidRPr="00C70B96">
        <w:rPr>
          <w:rFonts w:eastAsia="Times New Roman" w:cs="Times New Roman"/>
          <w:szCs w:val="22"/>
          <w:lang w:val="en-US" w:eastAsia="en-US"/>
        </w:rPr>
        <w:t>como</w:t>
      </w:r>
      <w:proofErr w:type="spellEnd"/>
      <w:r w:rsidRPr="00C70B96">
        <w:rPr>
          <w:rFonts w:eastAsia="Times New Roman" w:cs="Times New Roman"/>
          <w:szCs w:val="22"/>
          <w:lang w:val="en-US" w:eastAsia="en-US"/>
        </w:rPr>
        <w:t xml:space="preserve"> no </w:t>
      </w:r>
      <w:proofErr w:type="spellStart"/>
      <w:r w:rsidRPr="00C70B96">
        <w:rPr>
          <w:rFonts w:eastAsia="Times New Roman" w:cs="Times New Roman"/>
          <w:szCs w:val="22"/>
          <w:lang w:val="en-US" w:eastAsia="en-US"/>
        </w:rPr>
        <w:t>aplicable</w:t>
      </w:r>
      <w:proofErr w:type="spellEnd"/>
      <w:r w:rsidRPr="00C70B96">
        <w:rPr>
          <w:rFonts w:eastAsia="Times New Roman" w:cs="Times New Roman"/>
          <w:szCs w:val="22"/>
          <w:lang w:val="en-US" w:eastAsia="en-US"/>
        </w:rPr>
        <w:t>.</w:t>
      </w:r>
    </w:p>
    <w:p w14:paraId="5F08BD45" w14:textId="77777777" w:rsidR="007D6E97" w:rsidRDefault="007D6E97">
      <w:pPr>
        <w:spacing w:after="120" w:line="360" w:lineRule="auto"/>
        <w:jc w:val="both"/>
        <w:rPr>
          <w:rFonts w:eastAsia="Times New Roman" w:cs="Times New Roman"/>
        </w:rPr>
      </w:pPr>
    </w:p>
    <w:p w14:paraId="6725366E" w14:textId="4C1E897F" w:rsidR="006844D0" w:rsidRPr="00A0719A" w:rsidRDefault="006844D0" w:rsidP="00A0719A">
      <w:pPr>
        <w:pStyle w:val="Descripcin"/>
      </w:pPr>
      <w:bookmarkStart w:id="179" w:name="_Toc242050338"/>
      <w:r w:rsidRPr="00A0719A">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25</w:t>
      </w:r>
      <w:r w:rsidR="000462BE">
        <w:fldChar w:fldCharType="end"/>
      </w:r>
      <w:r w:rsidRPr="00A0719A">
        <w:t xml:space="preserve"> “DS-CU</w:t>
      </w:r>
      <w:r w:rsidR="00BF120E">
        <w:t>111</w:t>
      </w:r>
      <w:r w:rsidRPr="00A0719A">
        <w:t xml:space="preserve"> - </w:t>
      </w:r>
      <w:r w:rsidR="00BF120E" w:rsidRPr="00BF120E">
        <w:t>Analizando Margen directo por Proyecto</w:t>
      </w:r>
      <w:r w:rsidRPr="00A0719A">
        <w:t>”.</w:t>
      </w:r>
      <w:bookmarkEnd w:id="179"/>
    </w:p>
    <w:p w14:paraId="4CF2E904" w14:textId="471388A3" w:rsidR="00307BB2" w:rsidRPr="00307BB2" w:rsidRDefault="00307BB2" w:rsidP="00307BB2">
      <w:pPr>
        <w:spacing w:line="360" w:lineRule="auto"/>
        <w:jc w:val="center"/>
        <w:rPr>
          <w:rFonts w:eastAsia="Times New Roman" w:cs="Times New Roman"/>
        </w:rPr>
      </w:pPr>
      <w:r w:rsidRPr="00307BB2">
        <w:rPr>
          <w:rFonts w:eastAsia="Times New Roman" w:cs="Times New Roman"/>
        </w:rPr>
        <w:drawing>
          <wp:inline distT="0" distB="0" distL="0" distR="0" wp14:anchorId="4C895E49" wp14:editId="34D0A9C7">
            <wp:extent cx="5971540" cy="2611120"/>
            <wp:effectExtent l="0" t="0" r="0" b="0"/>
            <wp:docPr id="333198765" name="Imagen 8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98765" name="Imagen 88" descr="Diagrama&#10;&#10;Descripción generada automáticament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71540" cy="2611120"/>
                    </a:xfrm>
                    <a:prstGeom prst="rect">
                      <a:avLst/>
                    </a:prstGeom>
                    <a:noFill/>
                    <a:ln>
                      <a:noFill/>
                    </a:ln>
                  </pic:spPr>
                </pic:pic>
              </a:graphicData>
            </a:graphic>
          </wp:inline>
        </w:drawing>
      </w:r>
    </w:p>
    <w:p w14:paraId="7A073518" w14:textId="38021C3E" w:rsidR="007D6E97" w:rsidRDefault="007D6E97">
      <w:pPr>
        <w:spacing w:line="360" w:lineRule="auto"/>
        <w:jc w:val="center"/>
        <w:rPr>
          <w:rFonts w:eastAsia="Times New Roman" w:cs="Times New Roman"/>
        </w:rPr>
      </w:pPr>
    </w:p>
    <w:p w14:paraId="018CD3A2" w14:textId="21F96596" w:rsidR="007D6E97" w:rsidRDefault="000479C4" w:rsidP="00105100">
      <w:pPr>
        <w:pStyle w:val="Cita"/>
      </w:pPr>
      <w:r>
        <w:t>Fuente: Elaborado por los estudiantes de acuerdo con el proyecto.</w:t>
      </w:r>
    </w:p>
    <w:p w14:paraId="0E8D6443" w14:textId="77777777" w:rsidR="00310851" w:rsidRPr="00310851" w:rsidRDefault="00310851" w:rsidP="00310851"/>
    <w:p w14:paraId="7249AAFF" w14:textId="034D0619" w:rsidR="00F22D18" w:rsidRPr="00432645" w:rsidRDefault="00F22D18" w:rsidP="00F22D18">
      <w:pPr>
        <w:pStyle w:val="Ttulo2"/>
        <w:rPr>
          <w:rFonts w:eastAsia="Times New Roman" w:cs="Times New Roman"/>
        </w:rPr>
      </w:pPr>
      <w:bookmarkStart w:id="180" w:name="_heading=h.2d242v4r3dow" w:colFirst="0" w:colLast="0"/>
      <w:bookmarkStart w:id="181" w:name="_heading=h.39k1g594jdz5" w:colFirst="0" w:colLast="0"/>
      <w:bookmarkStart w:id="182" w:name="_heading=h.v32ohse2sf8b" w:colFirst="0" w:colLast="0"/>
      <w:bookmarkStart w:id="183" w:name="_Toc242051065"/>
      <w:bookmarkEnd w:id="180"/>
      <w:bookmarkEnd w:id="181"/>
      <w:bookmarkEnd w:id="182"/>
      <w:r w:rsidRPr="00432645">
        <w:rPr>
          <w:rFonts w:eastAsia="Times New Roman" w:cs="Times New Roman"/>
        </w:rPr>
        <w:t>CU</w:t>
      </w:r>
      <w:r w:rsidR="00EA2B6B">
        <w:rPr>
          <w:rFonts w:eastAsia="Times New Roman" w:cs="Times New Roman"/>
        </w:rPr>
        <w:t>112</w:t>
      </w:r>
      <w:r w:rsidRPr="00432645">
        <w:rPr>
          <w:rFonts w:eastAsia="Times New Roman" w:cs="Times New Roman"/>
        </w:rPr>
        <w:t xml:space="preserve"> - </w:t>
      </w:r>
      <w:r w:rsidR="00EA2B6B" w:rsidRPr="00EA2B6B">
        <w:t>Configurando umbral de margen crítico</w:t>
      </w:r>
      <w:bookmarkEnd w:id="183"/>
    </w:p>
    <w:p w14:paraId="3BBF0DBA" w14:textId="77777777" w:rsidR="007D6E97" w:rsidRDefault="007D6E97">
      <w:pPr>
        <w:spacing w:line="360" w:lineRule="auto"/>
        <w:jc w:val="both"/>
        <w:rPr>
          <w:rFonts w:eastAsia="Times New Roman" w:cs="Times New Roman"/>
        </w:rPr>
      </w:pPr>
    </w:p>
    <w:p w14:paraId="6C93FA8F" w14:textId="77777777" w:rsidR="00310FF7" w:rsidRPr="00310FF7" w:rsidRDefault="00310FF7" w:rsidP="00310FF7">
      <w:pPr>
        <w:spacing w:line="360" w:lineRule="auto"/>
        <w:jc w:val="both"/>
        <w:rPr>
          <w:rFonts w:eastAsia="Times New Roman" w:cs="Times New Roman"/>
          <w:szCs w:val="22"/>
          <w:lang w:val="en-US" w:eastAsia="en-US"/>
        </w:rPr>
      </w:pPr>
      <w:r w:rsidRPr="00310FF7">
        <w:rPr>
          <w:rFonts w:eastAsia="Times New Roman" w:cs="Times New Roman"/>
          <w:szCs w:val="22"/>
          <w:lang w:val="en-US" w:eastAsia="en-US"/>
        </w:rPr>
        <w:t xml:space="preserve">En la </w:t>
      </w:r>
      <w:proofErr w:type="spellStart"/>
      <w:r w:rsidRPr="00310FF7">
        <w:rPr>
          <w:rFonts w:eastAsia="Times New Roman" w:cs="Times New Roman"/>
          <w:szCs w:val="22"/>
          <w:lang w:val="en-US" w:eastAsia="en-US"/>
        </w:rPr>
        <w:t>Figura</w:t>
      </w:r>
      <w:proofErr w:type="spellEnd"/>
      <w:r w:rsidRPr="00310FF7">
        <w:rPr>
          <w:rFonts w:eastAsia="Times New Roman" w:cs="Times New Roman"/>
          <w:szCs w:val="22"/>
          <w:lang w:val="en-US" w:eastAsia="en-US"/>
        </w:rPr>
        <w:t xml:space="preserve"> 6.26 se </w:t>
      </w:r>
      <w:proofErr w:type="spellStart"/>
      <w:r w:rsidRPr="00310FF7">
        <w:rPr>
          <w:rFonts w:eastAsia="Times New Roman" w:cs="Times New Roman"/>
          <w:szCs w:val="22"/>
          <w:lang w:val="en-US" w:eastAsia="en-US"/>
        </w:rPr>
        <w:t>puede</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visualizar</w:t>
      </w:r>
      <w:proofErr w:type="spellEnd"/>
      <w:r w:rsidRPr="00310FF7">
        <w:rPr>
          <w:rFonts w:eastAsia="Times New Roman" w:cs="Times New Roman"/>
          <w:szCs w:val="22"/>
          <w:lang w:val="en-US" w:eastAsia="en-US"/>
        </w:rPr>
        <w:t xml:space="preserve"> que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usuario</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solicita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modificar</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umbral de </w:t>
      </w:r>
      <w:proofErr w:type="spellStart"/>
      <w:r w:rsidRPr="00310FF7">
        <w:rPr>
          <w:rFonts w:eastAsia="Times New Roman" w:cs="Times New Roman"/>
          <w:szCs w:val="22"/>
          <w:lang w:val="en-US" w:eastAsia="en-US"/>
        </w:rPr>
        <w:t>margen</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crítico</w:t>
      </w:r>
      <w:proofErr w:type="spellEnd"/>
      <w:r w:rsidRPr="00310FF7">
        <w:rPr>
          <w:rFonts w:eastAsia="Times New Roman" w:cs="Times New Roman"/>
          <w:szCs w:val="22"/>
          <w:lang w:val="en-US" w:eastAsia="en-US"/>
        </w:rPr>
        <w:t xml:space="preserve">. El </w:t>
      </w:r>
      <w:proofErr w:type="spellStart"/>
      <w:r w:rsidRPr="00310FF7">
        <w:rPr>
          <w:rFonts w:eastAsia="Times New Roman" w:cs="Times New Roman"/>
          <w:szCs w:val="22"/>
          <w:lang w:val="en-US" w:eastAsia="en-US"/>
        </w:rPr>
        <w:t>sistema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presenta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valor </w:t>
      </w:r>
      <w:proofErr w:type="spellStart"/>
      <w:r w:rsidRPr="00310FF7">
        <w:rPr>
          <w:rFonts w:eastAsia="Times New Roman" w:cs="Times New Roman"/>
          <w:szCs w:val="22"/>
          <w:lang w:val="en-US" w:eastAsia="en-US"/>
        </w:rPr>
        <w:t>vigente</w:t>
      </w:r>
      <w:proofErr w:type="spellEnd"/>
      <w:r w:rsidRPr="00310FF7">
        <w:rPr>
          <w:rFonts w:eastAsia="Times New Roman" w:cs="Times New Roman"/>
          <w:szCs w:val="22"/>
          <w:lang w:val="en-US" w:eastAsia="en-US"/>
        </w:rPr>
        <w:t xml:space="preserve"> y </w:t>
      </w:r>
      <w:proofErr w:type="spellStart"/>
      <w:r w:rsidRPr="00310FF7">
        <w:rPr>
          <w:rFonts w:eastAsia="Times New Roman" w:cs="Times New Roman"/>
          <w:szCs w:val="22"/>
          <w:lang w:val="en-US" w:eastAsia="en-US"/>
        </w:rPr>
        <w:t>permite</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ingresar</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nuevo valor. El </w:t>
      </w:r>
      <w:proofErr w:type="spellStart"/>
      <w:r w:rsidRPr="00310FF7">
        <w:rPr>
          <w:rFonts w:eastAsia="Times New Roman" w:cs="Times New Roman"/>
          <w:szCs w:val="22"/>
          <w:lang w:val="en-US" w:eastAsia="en-US"/>
        </w:rPr>
        <w:t>usuario</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ingresa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umbral que </w:t>
      </w:r>
      <w:proofErr w:type="spellStart"/>
      <w:r w:rsidRPr="00310FF7">
        <w:rPr>
          <w:rFonts w:eastAsia="Times New Roman" w:cs="Times New Roman"/>
          <w:szCs w:val="22"/>
          <w:lang w:val="en-US" w:eastAsia="en-US"/>
        </w:rPr>
        <w:t>desea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utilizar</w:t>
      </w:r>
      <w:proofErr w:type="spellEnd"/>
      <w:r w:rsidRPr="00310FF7">
        <w:rPr>
          <w:rFonts w:eastAsia="Times New Roman" w:cs="Times New Roman"/>
          <w:szCs w:val="22"/>
          <w:lang w:val="en-US" w:eastAsia="en-US"/>
        </w:rPr>
        <w:t xml:space="preserve"> y </w:t>
      </w:r>
      <w:proofErr w:type="spellStart"/>
      <w:r w:rsidRPr="00310FF7">
        <w:rPr>
          <w:rFonts w:eastAsia="Times New Roman" w:cs="Times New Roman"/>
          <w:szCs w:val="22"/>
          <w:lang w:val="en-US" w:eastAsia="en-US"/>
        </w:rPr>
        <w:t>confirma</w:t>
      </w:r>
      <w:proofErr w:type="spellEnd"/>
      <w:r w:rsidRPr="00310FF7">
        <w:rPr>
          <w:rFonts w:eastAsia="Times New Roman" w:cs="Times New Roman"/>
          <w:szCs w:val="22"/>
          <w:lang w:val="en-US" w:eastAsia="en-US"/>
        </w:rPr>
        <w:t xml:space="preserve"> la </w:t>
      </w:r>
      <w:proofErr w:type="spellStart"/>
      <w:r w:rsidRPr="00310FF7">
        <w:rPr>
          <w:rFonts w:eastAsia="Times New Roman" w:cs="Times New Roman"/>
          <w:szCs w:val="22"/>
          <w:lang w:val="en-US" w:eastAsia="en-US"/>
        </w:rPr>
        <w:t>modificación</w:t>
      </w:r>
      <w:proofErr w:type="spellEnd"/>
      <w:r w:rsidRPr="00310FF7">
        <w:rPr>
          <w:rFonts w:eastAsia="Times New Roman" w:cs="Times New Roman"/>
          <w:szCs w:val="22"/>
          <w:lang w:val="en-US" w:eastAsia="en-US"/>
        </w:rPr>
        <w:t xml:space="preserve">. El </w:t>
      </w:r>
      <w:proofErr w:type="spellStart"/>
      <w:r w:rsidRPr="00310FF7">
        <w:rPr>
          <w:rFonts w:eastAsia="Times New Roman" w:cs="Times New Roman"/>
          <w:szCs w:val="22"/>
          <w:lang w:val="en-US" w:eastAsia="en-US"/>
        </w:rPr>
        <w:t>sistema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valida</w:t>
      </w:r>
      <w:proofErr w:type="spellEnd"/>
      <w:r w:rsidRPr="00310FF7">
        <w:rPr>
          <w:rFonts w:eastAsia="Times New Roman" w:cs="Times New Roman"/>
          <w:szCs w:val="22"/>
          <w:lang w:val="en-US" w:eastAsia="en-US"/>
        </w:rPr>
        <w:t xml:space="preserve"> que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valor </w:t>
      </w:r>
      <w:proofErr w:type="spellStart"/>
      <w:r w:rsidRPr="00310FF7">
        <w:rPr>
          <w:rFonts w:eastAsia="Times New Roman" w:cs="Times New Roman"/>
          <w:szCs w:val="22"/>
          <w:lang w:val="en-US" w:eastAsia="en-US"/>
        </w:rPr>
        <w:t>cumpla</w:t>
      </w:r>
      <w:proofErr w:type="spellEnd"/>
      <w:r w:rsidRPr="00310FF7">
        <w:rPr>
          <w:rFonts w:eastAsia="Times New Roman" w:cs="Times New Roman"/>
          <w:szCs w:val="22"/>
          <w:lang w:val="en-US" w:eastAsia="en-US"/>
        </w:rPr>
        <w:t xml:space="preserve"> las </w:t>
      </w:r>
      <w:proofErr w:type="spellStart"/>
      <w:r w:rsidRPr="00310FF7">
        <w:rPr>
          <w:rFonts w:eastAsia="Times New Roman" w:cs="Times New Roman"/>
          <w:szCs w:val="22"/>
          <w:lang w:val="en-US" w:eastAsia="en-US"/>
        </w:rPr>
        <w:t>condiciones</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vigentes</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aplicables</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Cuando</w:t>
      </w:r>
      <w:proofErr w:type="spellEnd"/>
      <w:r w:rsidRPr="00310FF7">
        <w:rPr>
          <w:rFonts w:eastAsia="Times New Roman" w:cs="Times New Roman"/>
          <w:szCs w:val="22"/>
          <w:lang w:val="en-US" w:eastAsia="en-US"/>
        </w:rPr>
        <w:t xml:space="preserve"> la </w:t>
      </w:r>
      <w:proofErr w:type="spellStart"/>
      <w:r w:rsidRPr="00310FF7">
        <w:rPr>
          <w:rFonts w:eastAsia="Times New Roman" w:cs="Times New Roman"/>
          <w:szCs w:val="22"/>
          <w:lang w:val="en-US" w:eastAsia="en-US"/>
        </w:rPr>
        <w:t>validación</w:t>
      </w:r>
      <w:proofErr w:type="spellEnd"/>
      <w:r w:rsidRPr="00310FF7">
        <w:rPr>
          <w:rFonts w:eastAsia="Times New Roman" w:cs="Times New Roman"/>
          <w:szCs w:val="22"/>
          <w:lang w:val="en-US" w:eastAsia="en-US"/>
        </w:rPr>
        <w:t xml:space="preserve"> es </w:t>
      </w:r>
      <w:proofErr w:type="spellStart"/>
      <w:r w:rsidRPr="00310FF7">
        <w:rPr>
          <w:rFonts w:eastAsia="Times New Roman" w:cs="Times New Roman"/>
          <w:szCs w:val="22"/>
          <w:lang w:val="en-US" w:eastAsia="en-US"/>
        </w:rPr>
        <w:t>satisfactoria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conserva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nuevo umbral </w:t>
      </w:r>
      <w:proofErr w:type="spellStart"/>
      <w:r w:rsidRPr="00310FF7">
        <w:rPr>
          <w:rFonts w:eastAsia="Times New Roman" w:cs="Times New Roman"/>
          <w:szCs w:val="22"/>
          <w:lang w:val="en-US" w:eastAsia="en-US"/>
        </w:rPr>
        <w:t>como</w:t>
      </w:r>
      <w:proofErr w:type="spellEnd"/>
      <w:r w:rsidRPr="00310FF7">
        <w:rPr>
          <w:rFonts w:eastAsia="Times New Roman" w:cs="Times New Roman"/>
          <w:szCs w:val="22"/>
          <w:lang w:val="en-US" w:eastAsia="en-US"/>
        </w:rPr>
        <w:t xml:space="preserve"> valor </w:t>
      </w:r>
      <w:proofErr w:type="spellStart"/>
      <w:r w:rsidRPr="00310FF7">
        <w:rPr>
          <w:rFonts w:eastAsia="Times New Roman" w:cs="Times New Roman"/>
          <w:szCs w:val="22"/>
          <w:lang w:val="en-US" w:eastAsia="en-US"/>
        </w:rPr>
        <w:t>vigente</w:t>
      </w:r>
      <w:proofErr w:type="spellEnd"/>
      <w:r w:rsidRPr="00310FF7">
        <w:rPr>
          <w:rFonts w:eastAsia="Times New Roman" w:cs="Times New Roman"/>
          <w:szCs w:val="22"/>
          <w:lang w:val="en-US" w:eastAsia="en-US"/>
        </w:rPr>
        <w:t xml:space="preserve"> para las </w:t>
      </w:r>
      <w:proofErr w:type="spellStart"/>
      <w:r w:rsidRPr="00310FF7">
        <w:rPr>
          <w:rFonts w:eastAsia="Times New Roman" w:cs="Times New Roman"/>
          <w:szCs w:val="22"/>
          <w:lang w:val="en-US" w:eastAsia="en-US"/>
        </w:rPr>
        <w:t>clasificaciones</w:t>
      </w:r>
      <w:proofErr w:type="spellEnd"/>
      <w:r w:rsidRPr="00310FF7">
        <w:rPr>
          <w:rFonts w:eastAsia="Times New Roman" w:cs="Times New Roman"/>
          <w:szCs w:val="22"/>
          <w:lang w:val="en-US" w:eastAsia="en-US"/>
        </w:rPr>
        <w:t xml:space="preserve"> posteriores de </w:t>
      </w:r>
      <w:proofErr w:type="spellStart"/>
      <w:r w:rsidRPr="00310FF7">
        <w:rPr>
          <w:rFonts w:eastAsia="Times New Roman" w:cs="Times New Roman"/>
          <w:szCs w:val="22"/>
          <w:lang w:val="en-US" w:eastAsia="en-US"/>
        </w:rPr>
        <w:t>Margen</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directo</w:t>
      </w:r>
      <w:proofErr w:type="spellEnd"/>
      <w:r w:rsidRPr="00310FF7">
        <w:rPr>
          <w:rFonts w:eastAsia="Times New Roman" w:cs="Times New Roman"/>
          <w:szCs w:val="22"/>
          <w:lang w:val="en-US" w:eastAsia="en-US"/>
        </w:rPr>
        <w:t xml:space="preserve">. Si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valor </w:t>
      </w:r>
      <w:proofErr w:type="spellStart"/>
      <w:r w:rsidRPr="00310FF7">
        <w:rPr>
          <w:rFonts w:eastAsia="Times New Roman" w:cs="Times New Roman"/>
          <w:szCs w:val="22"/>
          <w:lang w:val="en-US" w:eastAsia="en-US"/>
        </w:rPr>
        <w:t>ingresado</w:t>
      </w:r>
      <w:proofErr w:type="spellEnd"/>
      <w:r w:rsidRPr="00310FF7">
        <w:rPr>
          <w:rFonts w:eastAsia="Times New Roman" w:cs="Times New Roman"/>
          <w:szCs w:val="22"/>
          <w:lang w:val="en-US" w:eastAsia="en-US"/>
        </w:rPr>
        <w:t xml:space="preserve"> no </w:t>
      </w:r>
      <w:proofErr w:type="spellStart"/>
      <w:r w:rsidRPr="00310FF7">
        <w:rPr>
          <w:rFonts w:eastAsia="Times New Roman" w:cs="Times New Roman"/>
          <w:szCs w:val="22"/>
          <w:lang w:val="en-US" w:eastAsia="en-US"/>
        </w:rPr>
        <w:t>cumple</w:t>
      </w:r>
      <w:proofErr w:type="spellEnd"/>
      <w:r w:rsidRPr="00310FF7">
        <w:rPr>
          <w:rFonts w:eastAsia="Times New Roman" w:cs="Times New Roman"/>
          <w:szCs w:val="22"/>
          <w:lang w:val="en-US" w:eastAsia="en-US"/>
        </w:rPr>
        <w:t xml:space="preserve"> las </w:t>
      </w:r>
      <w:proofErr w:type="spellStart"/>
      <w:r w:rsidRPr="00310FF7">
        <w:rPr>
          <w:rFonts w:eastAsia="Times New Roman" w:cs="Times New Roman"/>
          <w:szCs w:val="22"/>
          <w:lang w:val="en-US" w:eastAsia="en-US"/>
        </w:rPr>
        <w:t>condiciones</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aplicables</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sistema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informa</w:t>
      </w:r>
      <w:proofErr w:type="spellEnd"/>
      <w:r w:rsidRPr="00310FF7">
        <w:rPr>
          <w:rFonts w:eastAsia="Times New Roman" w:cs="Times New Roman"/>
          <w:szCs w:val="22"/>
          <w:lang w:val="en-US" w:eastAsia="en-US"/>
        </w:rPr>
        <w:t xml:space="preserve"> la </w:t>
      </w:r>
      <w:proofErr w:type="spellStart"/>
      <w:r w:rsidRPr="00310FF7">
        <w:rPr>
          <w:rFonts w:eastAsia="Times New Roman" w:cs="Times New Roman"/>
          <w:szCs w:val="22"/>
          <w:lang w:val="en-US" w:eastAsia="en-US"/>
        </w:rPr>
        <w:t>situación</w:t>
      </w:r>
      <w:proofErr w:type="spellEnd"/>
      <w:r w:rsidRPr="00310FF7">
        <w:rPr>
          <w:rFonts w:eastAsia="Times New Roman" w:cs="Times New Roman"/>
          <w:szCs w:val="22"/>
          <w:lang w:val="en-US" w:eastAsia="en-US"/>
        </w:rPr>
        <w:t xml:space="preserve"> y </w:t>
      </w:r>
      <w:proofErr w:type="spellStart"/>
      <w:r w:rsidRPr="00310FF7">
        <w:rPr>
          <w:rFonts w:eastAsia="Times New Roman" w:cs="Times New Roman"/>
          <w:szCs w:val="22"/>
          <w:lang w:val="en-US" w:eastAsia="en-US"/>
        </w:rPr>
        <w:t>conserva</w:t>
      </w:r>
      <w:proofErr w:type="spellEnd"/>
      <w:r w:rsidRPr="00310FF7">
        <w:rPr>
          <w:rFonts w:eastAsia="Times New Roman" w:cs="Times New Roman"/>
          <w:szCs w:val="22"/>
          <w:lang w:val="en-US" w:eastAsia="en-US"/>
        </w:rPr>
        <w:t xml:space="preserve"> </w:t>
      </w:r>
      <w:proofErr w:type="spellStart"/>
      <w:r w:rsidRPr="00310FF7">
        <w:rPr>
          <w:rFonts w:eastAsia="Times New Roman" w:cs="Times New Roman"/>
          <w:szCs w:val="22"/>
          <w:lang w:val="en-US" w:eastAsia="en-US"/>
        </w:rPr>
        <w:t>el</w:t>
      </w:r>
      <w:proofErr w:type="spellEnd"/>
      <w:r w:rsidRPr="00310FF7">
        <w:rPr>
          <w:rFonts w:eastAsia="Times New Roman" w:cs="Times New Roman"/>
          <w:szCs w:val="22"/>
          <w:lang w:val="en-US" w:eastAsia="en-US"/>
        </w:rPr>
        <w:t xml:space="preserve"> umbral </w:t>
      </w:r>
      <w:proofErr w:type="spellStart"/>
      <w:r w:rsidRPr="00310FF7">
        <w:rPr>
          <w:rFonts w:eastAsia="Times New Roman" w:cs="Times New Roman"/>
          <w:szCs w:val="22"/>
          <w:lang w:val="en-US" w:eastAsia="en-US"/>
        </w:rPr>
        <w:t>vigente</w:t>
      </w:r>
      <w:proofErr w:type="spellEnd"/>
      <w:r w:rsidRPr="00310FF7">
        <w:rPr>
          <w:rFonts w:eastAsia="Times New Roman" w:cs="Times New Roman"/>
          <w:szCs w:val="22"/>
          <w:lang w:val="en-US" w:eastAsia="en-US"/>
        </w:rPr>
        <w:t xml:space="preserve"> anterior.</w:t>
      </w:r>
    </w:p>
    <w:p w14:paraId="2B1ACD49" w14:textId="77777777" w:rsidR="007D6E97" w:rsidRDefault="007D6E97">
      <w:pPr>
        <w:spacing w:after="200" w:line="360" w:lineRule="auto"/>
        <w:jc w:val="both"/>
        <w:rPr>
          <w:rFonts w:eastAsia="Times New Roman" w:cs="Times New Roman"/>
          <w:sz w:val="28"/>
          <w:szCs w:val="28"/>
        </w:rPr>
      </w:pPr>
    </w:p>
    <w:p w14:paraId="3E423C77" w14:textId="1E45EB92" w:rsidR="007D6E97" w:rsidRPr="00310851" w:rsidRDefault="000479C4" w:rsidP="00310851">
      <w:pPr>
        <w:pStyle w:val="Descripcin"/>
      </w:pPr>
      <w:bookmarkStart w:id="184" w:name="_Toc242050339"/>
      <w:r w:rsidRPr="00310851">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26</w:t>
      </w:r>
      <w:r w:rsidR="000462BE">
        <w:fldChar w:fldCharType="end"/>
      </w:r>
      <w:r w:rsidRPr="00310851">
        <w:t xml:space="preserve"> “DS-CU</w:t>
      </w:r>
      <w:r w:rsidR="004032B1">
        <w:t>112</w:t>
      </w:r>
      <w:r w:rsidRPr="00310851">
        <w:t xml:space="preserve"> - </w:t>
      </w:r>
      <w:r w:rsidR="004032B1" w:rsidRPr="004032B1">
        <w:t>Configurando umbral de margen crítico</w:t>
      </w:r>
      <w:r w:rsidRPr="00310851">
        <w:t>”.</w:t>
      </w:r>
      <w:bookmarkEnd w:id="184"/>
    </w:p>
    <w:p w14:paraId="3D276DF4" w14:textId="6B44DBF2" w:rsidR="00CD3538" w:rsidRPr="00CD3538" w:rsidRDefault="00CD3538" w:rsidP="00CD3538">
      <w:pPr>
        <w:spacing w:after="200" w:line="360" w:lineRule="auto"/>
        <w:jc w:val="center"/>
        <w:rPr>
          <w:rFonts w:eastAsia="Times New Roman" w:cs="Times New Roman"/>
        </w:rPr>
      </w:pPr>
      <w:r w:rsidRPr="00CD3538">
        <w:rPr>
          <w:rFonts w:eastAsia="Times New Roman" w:cs="Times New Roman"/>
        </w:rPr>
        <w:drawing>
          <wp:inline distT="0" distB="0" distL="0" distR="0" wp14:anchorId="24466F45" wp14:editId="1C0BD293">
            <wp:extent cx="5971540" cy="2118360"/>
            <wp:effectExtent l="0" t="0" r="0" b="0"/>
            <wp:docPr id="218562963" name="Imagen 9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62963" name="Imagen 90" descr="Imagen que contiene Diagrama&#10;&#10;Descripción generada automáticament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71540" cy="2118360"/>
                    </a:xfrm>
                    <a:prstGeom prst="rect">
                      <a:avLst/>
                    </a:prstGeom>
                    <a:noFill/>
                    <a:ln>
                      <a:noFill/>
                    </a:ln>
                  </pic:spPr>
                </pic:pic>
              </a:graphicData>
            </a:graphic>
          </wp:inline>
        </w:drawing>
      </w:r>
    </w:p>
    <w:p w14:paraId="0E167DFF" w14:textId="6FA7C9D5" w:rsidR="007D6E97" w:rsidRDefault="007D6E97" w:rsidP="00433C65">
      <w:pPr>
        <w:spacing w:after="200" w:line="360" w:lineRule="auto"/>
        <w:jc w:val="center"/>
        <w:rPr>
          <w:rFonts w:eastAsia="Times New Roman" w:cs="Times New Roman"/>
        </w:rPr>
      </w:pPr>
    </w:p>
    <w:p w14:paraId="0FEC4E2C" w14:textId="3934435A" w:rsidR="007D6E97" w:rsidRDefault="000479C4" w:rsidP="00105100">
      <w:pPr>
        <w:pStyle w:val="Cita"/>
      </w:pPr>
      <w:r>
        <w:t>Fuente: Elaborado por los estudiantes de acuerdo con el proyecto.</w:t>
      </w:r>
    </w:p>
    <w:p w14:paraId="33102C2C" w14:textId="77777777" w:rsidR="00310851" w:rsidRPr="00310851" w:rsidRDefault="00310851" w:rsidP="00310851"/>
    <w:p w14:paraId="00E73DB6" w14:textId="1AD256A7" w:rsidR="00F22D18" w:rsidRPr="00432645" w:rsidRDefault="00F22D18" w:rsidP="00F22D18">
      <w:pPr>
        <w:pStyle w:val="Ttulo2"/>
        <w:rPr>
          <w:rFonts w:eastAsia="Times New Roman" w:cs="Times New Roman"/>
        </w:rPr>
      </w:pPr>
      <w:bookmarkStart w:id="185" w:name="_heading=h.5nkc4lz39oq9" w:colFirst="0" w:colLast="0"/>
      <w:bookmarkStart w:id="186" w:name="_heading=h.ii93lcskd35" w:colFirst="0" w:colLast="0"/>
      <w:bookmarkStart w:id="187" w:name="_heading=h.xk2bogbi48z8" w:colFirst="0" w:colLast="0"/>
      <w:bookmarkStart w:id="188" w:name="_Toc242051066"/>
      <w:bookmarkEnd w:id="185"/>
      <w:bookmarkEnd w:id="186"/>
      <w:bookmarkEnd w:id="187"/>
      <w:r w:rsidRPr="00432645">
        <w:rPr>
          <w:rFonts w:eastAsia="Times New Roman" w:cs="Times New Roman"/>
        </w:rPr>
        <w:t>CU</w:t>
      </w:r>
      <w:r w:rsidR="00967730">
        <w:rPr>
          <w:rFonts w:eastAsia="Times New Roman" w:cs="Times New Roman"/>
        </w:rPr>
        <w:t>113</w:t>
      </w:r>
      <w:r w:rsidRPr="00432645">
        <w:rPr>
          <w:rFonts w:eastAsia="Times New Roman" w:cs="Times New Roman"/>
        </w:rPr>
        <w:t xml:space="preserve"> - </w:t>
      </w:r>
      <w:r w:rsidR="00967730" w:rsidRPr="00967730">
        <w:t>Consultando resúmenes financieros gerenciales</w:t>
      </w:r>
      <w:bookmarkEnd w:id="188"/>
    </w:p>
    <w:p w14:paraId="2A602DF8" w14:textId="77777777" w:rsidR="007D6E97" w:rsidRDefault="007D6E97">
      <w:pPr>
        <w:spacing w:line="360" w:lineRule="auto"/>
        <w:jc w:val="both"/>
        <w:rPr>
          <w:rFonts w:eastAsia="Times New Roman" w:cs="Times New Roman"/>
        </w:rPr>
      </w:pPr>
    </w:p>
    <w:p w14:paraId="31FBF3A0" w14:textId="77777777" w:rsidR="001512C1" w:rsidRPr="001512C1" w:rsidRDefault="001512C1" w:rsidP="001512C1">
      <w:pPr>
        <w:spacing w:line="360" w:lineRule="auto"/>
        <w:jc w:val="both"/>
        <w:rPr>
          <w:rFonts w:eastAsia="Times New Roman" w:cs="Times New Roman"/>
          <w:szCs w:val="22"/>
          <w:lang w:val="en-US" w:eastAsia="en-US"/>
        </w:rPr>
      </w:pPr>
      <w:r w:rsidRPr="001512C1">
        <w:rPr>
          <w:rFonts w:eastAsia="Times New Roman" w:cs="Times New Roman"/>
          <w:szCs w:val="22"/>
          <w:lang w:val="en-US" w:eastAsia="en-US"/>
        </w:rPr>
        <w:t xml:space="preserve">En la </w:t>
      </w:r>
      <w:proofErr w:type="spellStart"/>
      <w:r w:rsidRPr="001512C1">
        <w:rPr>
          <w:rFonts w:eastAsia="Times New Roman" w:cs="Times New Roman"/>
          <w:szCs w:val="22"/>
          <w:lang w:val="en-US" w:eastAsia="en-US"/>
        </w:rPr>
        <w:t>Figura</w:t>
      </w:r>
      <w:proofErr w:type="spellEnd"/>
      <w:r w:rsidRPr="001512C1">
        <w:rPr>
          <w:rFonts w:eastAsia="Times New Roman" w:cs="Times New Roman"/>
          <w:szCs w:val="22"/>
          <w:lang w:val="en-US" w:eastAsia="en-US"/>
        </w:rPr>
        <w:t xml:space="preserve"> 6.27 se </w:t>
      </w:r>
      <w:proofErr w:type="spellStart"/>
      <w:r w:rsidRPr="001512C1">
        <w:rPr>
          <w:rFonts w:eastAsia="Times New Roman" w:cs="Times New Roman"/>
          <w:szCs w:val="22"/>
          <w:lang w:val="en-US" w:eastAsia="en-US"/>
        </w:rPr>
        <w:t>puede</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visualizar</w:t>
      </w:r>
      <w:proofErr w:type="spellEnd"/>
      <w:r w:rsidRPr="001512C1">
        <w:rPr>
          <w:rFonts w:eastAsia="Times New Roman" w:cs="Times New Roman"/>
          <w:szCs w:val="22"/>
          <w:lang w:val="en-US" w:eastAsia="en-US"/>
        </w:rPr>
        <w:t xml:space="preserve"> que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usuario</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solicita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consultar</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los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resúmenes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financieros</w:t>
      </w:r>
      <w:proofErr w:type="spellEnd"/>
      <w:r w:rsidRPr="001512C1">
        <w:rPr>
          <w:rFonts w:eastAsia="Times New Roman" w:cs="Times New Roman"/>
          <w:szCs w:val="22"/>
          <w:lang w:val="en-US" w:eastAsia="en-US"/>
        </w:rPr>
        <w:t xml:space="preserve"> y </w:t>
      </w:r>
      <w:proofErr w:type="spellStart"/>
      <w:r w:rsidRPr="001512C1">
        <w:rPr>
          <w:rFonts w:eastAsia="Times New Roman" w:cs="Times New Roman"/>
          <w:szCs w:val="22"/>
          <w:lang w:val="en-US" w:eastAsia="en-US"/>
        </w:rPr>
        <w:t>selecciona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período</w:t>
      </w:r>
      <w:proofErr w:type="spellEnd"/>
      <w:r w:rsidRPr="001512C1">
        <w:rPr>
          <w:rFonts w:eastAsia="Times New Roman" w:cs="Times New Roman"/>
          <w:szCs w:val="22"/>
          <w:lang w:val="en-US" w:eastAsia="en-US"/>
        </w:rPr>
        <w:t xml:space="preserve"> o corte que </w:t>
      </w:r>
      <w:proofErr w:type="spellStart"/>
      <w:r w:rsidRPr="001512C1">
        <w:rPr>
          <w:rFonts w:eastAsia="Times New Roman" w:cs="Times New Roman"/>
          <w:szCs w:val="22"/>
          <w:lang w:val="en-US" w:eastAsia="en-US"/>
        </w:rPr>
        <w:t>desea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analizar</w:t>
      </w:r>
      <w:proofErr w:type="spellEnd"/>
      <w:r w:rsidRPr="001512C1">
        <w:rPr>
          <w:rFonts w:eastAsia="Times New Roman" w:cs="Times New Roman"/>
          <w:szCs w:val="22"/>
          <w:lang w:val="en-US" w:eastAsia="en-US"/>
        </w:rPr>
        <w:t xml:space="preserve">. Para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Resumen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gerencial</w:t>
      </w:r>
      <w:proofErr w:type="spellEnd"/>
      <w:r w:rsidRPr="001512C1">
        <w:rPr>
          <w:rFonts w:eastAsia="Times New Roman" w:cs="Times New Roman"/>
          <w:szCs w:val="22"/>
          <w:lang w:val="en-US" w:eastAsia="en-US"/>
        </w:rPr>
        <w:t xml:space="preserve"> de </w:t>
      </w:r>
      <w:proofErr w:type="spellStart"/>
      <w:r w:rsidRPr="001512C1">
        <w:rPr>
          <w:rFonts w:eastAsia="Times New Roman" w:cs="Times New Roman"/>
          <w:szCs w:val="22"/>
          <w:lang w:val="en-US" w:eastAsia="en-US"/>
        </w:rPr>
        <w:t>resultados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sistema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presenta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los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ingresos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costos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gastos</w:t>
      </w:r>
      <w:proofErr w:type="spellEnd"/>
      <w:r w:rsidRPr="001512C1">
        <w:rPr>
          <w:rFonts w:eastAsia="Times New Roman" w:cs="Times New Roman"/>
          <w:szCs w:val="22"/>
          <w:lang w:val="en-US" w:eastAsia="en-US"/>
        </w:rPr>
        <w:t xml:space="preserve"> y </w:t>
      </w:r>
      <w:proofErr w:type="spellStart"/>
      <w:r w:rsidRPr="001512C1">
        <w:rPr>
          <w:rFonts w:eastAsia="Times New Roman" w:cs="Times New Roman"/>
          <w:szCs w:val="22"/>
          <w:lang w:val="en-US" w:eastAsia="en-US"/>
        </w:rPr>
        <w:t>resultado</w:t>
      </w:r>
      <w:proofErr w:type="spellEnd"/>
      <w:r w:rsidRPr="001512C1">
        <w:rPr>
          <w:rFonts w:eastAsia="Times New Roman" w:cs="Times New Roman"/>
          <w:szCs w:val="22"/>
          <w:lang w:val="en-US" w:eastAsia="en-US"/>
        </w:rPr>
        <w:t xml:space="preserve"> que </w:t>
      </w:r>
      <w:proofErr w:type="spellStart"/>
      <w:r w:rsidRPr="001512C1">
        <w:rPr>
          <w:rFonts w:eastAsia="Times New Roman" w:cs="Times New Roman"/>
          <w:szCs w:val="22"/>
          <w:lang w:val="en-US" w:eastAsia="en-US"/>
        </w:rPr>
        <w:t>puedan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obtenerse</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válidamente</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desde</w:t>
      </w:r>
      <w:proofErr w:type="spellEnd"/>
      <w:r w:rsidRPr="001512C1">
        <w:rPr>
          <w:rFonts w:eastAsia="Times New Roman" w:cs="Times New Roman"/>
          <w:szCs w:val="22"/>
          <w:lang w:val="en-US" w:eastAsia="en-US"/>
        </w:rPr>
        <w:t xml:space="preserve"> la </w:t>
      </w:r>
      <w:proofErr w:type="spellStart"/>
      <w:r w:rsidRPr="001512C1">
        <w:rPr>
          <w:rFonts w:eastAsia="Times New Roman" w:cs="Times New Roman"/>
          <w:szCs w:val="22"/>
          <w:lang w:val="en-US" w:eastAsia="en-US"/>
        </w:rPr>
        <w:t>información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registrada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permitiendo</w:t>
      </w:r>
      <w:proofErr w:type="spellEnd"/>
      <w:r w:rsidRPr="001512C1">
        <w:rPr>
          <w:rFonts w:eastAsia="Times New Roman" w:cs="Times New Roman"/>
          <w:szCs w:val="22"/>
          <w:lang w:val="en-US" w:eastAsia="en-US"/>
        </w:rPr>
        <w:t xml:space="preserve"> la </w:t>
      </w:r>
      <w:proofErr w:type="spellStart"/>
      <w:r w:rsidRPr="001512C1">
        <w:rPr>
          <w:rFonts w:eastAsia="Times New Roman" w:cs="Times New Roman"/>
          <w:szCs w:val="22"/>
          <w:lang w:val="en-US" w:eastAsia="en-US"/>
        </w:rPr>
        <w:t>comparación</w:t>
      </w:r>
      <w:proofErr w:type="spellEnd"/>
      <w:r w:rsidRPr="001512C1">
        <w:rPr>
          <w:rFonts w:eastAsia="Times New Roman" w:cs="Times New Roman"/>
          <w:szCs w:val="22"/>
          <w:lang w:val="en-US" w:eastAsia="en-US"/>
        </w:rPr>
        <w:t xml:space="preserve"> con </w:t>
      </w:r>
      <w:proofErr w:type="spellStart"/>
      <w:r w:rsidRPr="001512C1">
        <w:rPr>
          <w:rFonts w:eastAsia="Times New Roman" w:cs="Times New Roman"/>
          <w:szCs w:val="22"/>
          <w:lang w:val="en-US" w:eastAsia="en-US"/>
        </w:rPr>
        <w:t>otro</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período</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cuando</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exista</w:t>
      </w:r>
      <w:proofErr w:type="spellEnd"/>
      <w:r w:rsidRPr="001512C1">
        <w:rPr>
          <w:rFonts w:eastAsia="Times New Roman" w:cs="Times New Roman"/>
          <w:szCs w:val="22"/>
          <w:lang w:val="en-US" w:eastAsia="en-US"/>
        </w:rPr>
        <w:t xml:space="preserve"> base </w:t>
      </w:r>
      <w:proofErr w:type="spellStart"/>
      <w:r w:rsidRPr="001512C1">
        <w:rPr>
          <w:rFonts w:eastAsia="Times New Roman" w:cs="Times New Roman"/>
          <w:szCs w:val="22"/>
          <w:lang w:val="en-US" w:eastAsia="en-US"/>
        </w:rPr>
        <w:t>suficiente</w:t>
      </w:r>
      <w:proofErr w:type="spellEnd"/>
      <w:r w:rsidRPr="001512C1">
        <w:rPr>
          <w:rFonts w:eastAsia="Times New Roman" w:cs="Times New Roman"/>
          <w:szCs w:val="22"/>
          <w:lang w:val="en-US" w:eastAsia="en-US"/>
        </w:rPr>
        <w:t xml:space="preserve">. Para la </w:t>
      </w:r>
      <w:proofErr w:type="spellStart"/>
      <w:r w:rsidRPr="001512C1">
        <w:rPr>
          <w:rFonts w:eastAsia="Times New Roman" w:cs="Times New Roman"/>
          <w:szCs w:val="22"/>
          <w:lang w:val="en-US" w:eastAsia="en-US"/>
        </w:rPr>
        <w:t>Situación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financiera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resumida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sistema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presenta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los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activos</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pasivos</w:t>
      </w:r>
      <w:proofErr w:type="spellEnd"/>
      <w:r w:rsidRPr="001512C1">
        <w:rPr>
          <w:rFonts w:eastAsia="Times New Roman" w:cs="Times New Roman"/>
          <w:szCs w:val="22"/>
          <w:lang w:val="en-US" w:eastAsia="en-US"/>
        </w:rPr>
        <w:t xml:space="preserve"> y </w:t>
      </w:r>
      <w:proofErr w:type="spellStart"/>
      <w:r w:rsidRPr="001512C1">
        <w:rPr>
          <w:rFonts w:eastAsia="Times New Roman" w:cs="Times New Roman"/>
          <w:szCs w:val="22"/>
          <w:lang w:val="en-US" w:eastAsia="en-US"/>
        </w:rPr>
        <w:t>patrimonio</w:t>
      </w:r>
      <w:proofErr w:type="spellEnd"/>
      <w:r w:rsidRPr="001512C1">
        <w:rPr>
          <w:rFonts w:eastAsia="Times New Roman" w:cs="Times New Roman"/>
          <w:szCs w:val="22"/>
          <w:lang w:val="en-US" w:eastAsia="en-US"/>
        </w:rPr>
        <w:t xml:space="preserve"> que </w:t>
      </w:r>
      <w:proofErr w:type="spellStart"/>
      <w:r w:rsidRPr="001512C1">
        <w:rPr>
          <w:rFonts w:eastAsia="Times New Roman" w:cs="Times New Roman"/>
          <w:szCs w:val="22"/>
          <w:lang w:val="en-US" w:eastAsia="en-US"/>
        </w:rPr>
        <w:t>puedan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reconstruirse</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válidamente</w:t>
      </w:r>
      <w:proofErr w:type="spellEnd"/>
      <w:r w:rsidRPr="001512C1">
        <w:rPr>
          <w:rFonts w:eastAsia="Times New Roman" w:cs="Times New Roman"/>
          <w:szCs w:val="22"/>
          <w:lang w:val="en-US" w:eastAsia="en-US"/>
        </w:rPr>
        <w:t xml:space="preserve"> para la </w:t>
      </w:r>
      <w:proofErr w:type="spellStart"/>
      <w:r w:rsidRPr="001512C1">
        <w:rPr>
          <w:rFonts w:eastAsia="Times New Roman" w:cs="Times New Roman"/>
          <w:szCs w:val="22"/>
          <w:lang w:val="en-US" w:eastAsia="en-US"/>
        </w:rPr>
        <w:t>situación</w:t>
      </w:r>
      <w:proofErr w:type="spellEnd"/>
      <w:r w:rsidRPr="001512C1">
        <w:rPr>
          <w:rFonts w:eastAsia="Times New Roman" w:cs="Times New Roman"/>
          <w:szCs w:val="22"/>
          <w:lang w:val="en-US" w:eastAsia="en-US"/>
        </w:rPr>
        <w:t xml:space="preserve"> actual o para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corte </w:t>
      </w:r>
      <w:proofErr w:type="spellStart"/>
      <w:r w:rsidRPr="001512C1">
        <w:rPr>
          <w:rFonts w:eastAsia="Times New Roman" w:cs="Times New Roman"/>
          <w:szCs w:val="22"/>
          <w:lang w:val="en-US" w:eastAsia="en-US"/>
        </w:rPr>
        <w:t>solicitado</w:t>
      </w:r>
      <w:proofErr w:type="spellEnd"/>
      <w:r w:rsidRPr="001512C1">
        <w:rPr>
          <w:rFonts w:eastAsia="Times New Roman" w:cs="Times New Roman"/>
          <w:szCs w:val="22"/>
          <w:lang w:val="en-US" w:eastAsia="en-US"/>
        </w:rPr>
        <w:t xml:space="preserve">. Si la </w:t>
      </w:r>
      <w:proofErr w:type="spellStart"/>
      <w:r w:rsidRPr="001512C1">
        <w:rPr>
          <w:rFonts w:eastAsia="Times New Roman" w:cs="Times New Roman"/>
          <w:szCs w:val="22"/>
          <w:lang w:val="en-US" w:eastAsia="en-US"/>
        </w:rPr>
        <w:t>división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necesaria</w:t>
      </w:r>
      <w:proofErr w:type="spellEnd"/>
      <w:r w:rsidRPr="001512C1">
        <w:rPr>
          <w:rFonts w:eastAsia="Times New Roman" w:cs="Times New Roman"/>
          <w:szCs w:val="22"/>
          <w:lang w:val="en-US" w:eastAsia="en-US"/>
        </w:rPr>
        <w:t xml:space="preserve"> para </w:t>
      </w:r>
      <w:proofErr w:type="spellStart"/>
      <w:r w:rsidRPr="001512C1">
        <w:rPr>
          <w:rFonts w:eastAsia="Times New Roman" w:cs="Times New Roman"/>
          <w:szCs w:val="22"/>
          <w:lang w:val="en-US" w:eastAsia="en-US"/>
        </w:rPr>
        <w:t>construir</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resumen</w:t>
      </w:r>
      <w:proofErr w:type="spellEnd"/>
      <w:r w:rsidRPr="001512C1">
        <w:rPr>
          <w:rFonts w:eastAsia="Times New Roman" w:cs="Times New Roman"/>
          <w:szCs w:val="22"/>
          <w:lang w:val="en-US" w:eastAsia="en-US"/>
        </w:rPr>
        <w:t xml:space="preserve"> no </w:t>
      </w:r>
      <w:proofErr w:type="spellStart"/>
      <w:r w:rsidRPr="001512C1">
        <w:rPr>
          <w:rFonts w:eastAsia="Times New Roman" w:cs="Times New Roman"/>
          <w:szCs w:val="22"/>
          <w:lang w:val="en-US" w:eastAsia="en-US"/>
        </w:rPr>
        <w:t>puede</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obtenerse</w:t>
      </w:r>
      <w:proofErr w:type="spellEnd"/>
      <w:r w:rsidRPr="001512C1">
        <w:rPr>
          <w:rFonts w:eastAsia="Times New Roman" w:cs="Times New Roman"/>
          <w:szCs w:val="22"/>
          <w:lang w:val="en-US" w:eastAsia="en-US"/>
        </w:rPr>
        <w:t xml:space="preserve"> de la </w:t>
      </w:r>
      <w:proofErr w:type="spellStart"/>
      <w:r w:rsidRPr="001512C1">
        <w:rPr>
          <w:rFonts w:eastAsia="Times New Roman" w:cs="Times New Roman"/>
          <w:szCs w:val="22"/>
          <w:lang w:val="en-US" w:eastAsia="en-US"/>
        </w:rPr>
        <w:t>información</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registrada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sistema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identifica</w:t>
      </w:r>
      <w:proofErr w:type="spellEnd"/>
      <w:r w:rsidRPr="001512C1">
        <w:rPr>
          <w:rFonts w:eastAsia="Times New Roman" w:cs="Times New Roman"/>
          <w:szCs w:val="22"/>
          <w:lang w:val="en-US" w:eastAsia="en-US"/>
        </w:rPr>
        <w:t xml:space="preserve"> la </w:t>
      </w:r>
      <w:proofErr w:type="spellStart"/>
      <w:r w:rsidRPr="001512C1">
        <w:rPr>
          <w:rFonts w:eastAsia="Times New Roman" w:cs="Times New Roman"/>
          <w:szCs w:val="22"/>
          <w:lang w:val="en-US" w:eastAsia="en-US"/>
        </w:rPr>
        <w:t>cobertura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limitada</w:t>
      </w:r>
      <w:proofErr w:type="spellEnd"/>
      <w:r w:rsidRPr="001512C1">
        <w:rPr>
          <w:rFonts w:eastAsia="Times New Roman" w:cs="Times New Roman"/>
          <w:szCs w:val="22"/>
          <w:lang w:val="en-US" w:eastAsia="en-US"/>
        </w:rPr>
        <w:t xml:space="preserve"> y no </w:t>
      </w:r>
      <w:proofErr w:type="spellStart"/>
      <w:r w:rsidRPr="001512C1">
        <w:rPr>
          <w:rFonts w:eastAsia="Times New Roman" w:cs="Times New Roman"/>
          <w:szCs w:val="22"/>
          <w:lang w:val="en-US" w:eastAsia="en-US"/>
        </w:rPr>
        <w:t>completa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dicha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partida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mediante</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inferencias</w:t>
      </w:r>
      <w:proofErr w:type="spellEnd"/>
      <w:r w:rsidRPr="001512C1">
        <w:rPr>
          <w:rFonts w:eastAsia="Times New Roman" w:cs="Times New Roman"/>
          <w:szCs w:val="22"/>
          <w:lang w:val="en-US" w:eastAsia="en-US"/>
        </w:rPr>
        <w:t xml:space="preserve">. Ante </w:t>
      </w:r>
      <w:proofErr w:type="spellStart"/>
      <w:r w:rsidRPr="001512C1">
        <w:rPr>
          <w:rFonts w:eastAsia="Times New Roman" w:cs="Times New Roman"/>
          <w:szCs w:val="22"/>
          <w:lang w:val="en-US" w:eastAsia="en-US"/>
        </w:rPr>
        <w:t>período</w:t>
      </w:r>
      <w:proofErr w:type="spellEnd"/>
      <w:r w:rsidRPr="001512C1">
        <w:rPr>
          <w:rFonts w:eastAsia="Times New Roman" w:cs="Times New Roman"/>
          <w:szCs w:val="22"/>
          <w:lang w:val="en-US" w:eastAsia="en-US"/>
        </w:rPr>
        <w:t xml:space="preserve"> o corte </w:t>
      </w:r>
      <w:proofErr w:type="spellStart"/>
      <w:r w:rsidRPr="001512C1">
        <w:rPr>
          <w:rFonts w:eastAsia="Times New Roman" w:cs="Times New Roman"/>
          <w:szCs w:val="22"/>
          <w:lang w:val="en-US" w:eastAsia="en-US"/>
        </w:rPr>
        <w:t>inválido</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sistema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informa</w:t>
      </w:r>
      <w:proofErr w:type="spellEnd"/>
      <w:r w:rsidRPr="001512C1">
        <w:rPr>
          <w:rFonts w:eastAsia="Times New Roman" w:cs="Times New Roman"/>
          <w:szCs w:val="22"/>
          <w:lang w:val="en-US" w:eastAsia="en-US"/>
        </w:rPr>
        <w:t xml:space="preserve"> la </w:t>
      </w:r>
      <w:proofErr w:type="spellStart"/>
      <w:r w:rsidRPr="001512C1">
        <w:rPr>
          <w:rFonts w:eastAsia="Times New Roman" w:cs="Times New Roman"/>
          <w:szCs w:val="22"/>
          <w:lang w:val="en-US" w:eastAsia="en-US"/>
        </w:rPr>
        <w:t>inconsistencia</w:t>
      </w:r>
      <w:proofErr w:type="spellEnd"/>
      <w:r w:rsidRPr="001512C1">
        <w:rPr>
          <w:rFonts w:eastAsia="Times New Roman" w:cs="Times New Roman"/>
          <w:szCs w:val="22"/>
          <w:lang w:val="en-US" w:eastAsia="en-US"/>
        </w:rPr>
        <w:t xml:space="preserve"> y no </w:t>
      </w:r>
      <w:proofErr w:type="spellStart"/>
      <w:r w:rsidRPr="001512C1">
        <w:rPr>
          <w:rFonts w:eastAsia="Times New Roman" w:cs="Times New Roman"/>
          <w:szCs w:val="22"/>
          <w:lang w:val="en-US" w:eastAsia="en-US"/>
        </w:rPr>
        <w:t>aplica</w:t>
      </w:r>
      <w:proofErr w:type="spellEnd"/>
      <w:r w:rsidRPr="001512C1">
        <w:rPr>
          <w:rFonts w:eastAsia="Times New Roman" w:cs="Times New Roman"/>
          <w:szCs w:val="22"/>
          <w:lang w:val="en-US" w:eastAsia="en-US"/>
        </w:rPr>
        <w:t xml:space="preserve"> </w:t>
      </w:r>
      <w:proofErr w:type="spellStart"/>
      <w:r w:rsidRPr="001512C1">
        <w:rPr>
          <w:rFonts w:eastAsia="Times New Roman" w:cs="Times New Roman"/>
          <w:szCs w:val="22"/>
          <w:lang w:val="en-US" w:eastAsia="en-US"/>
        </w:rPr>
        <w:t>el</w:t>
      </w:r>
      <w:proofErr w:type="spellEnd"/>
      <w:r w:rsidRPr="001512C1">
        <w:rPr>
          <w:rFonts w:eastAsia="Times New Roman" w:cs="Times New Roman"/>
          <w:szCs w:val="22"/>
          <w:lang w:val="en-US" w:eastAsia="en-US"/>
        </w:rPr>
        <w:t xml:space="preserve"> nuevo </w:t>
      </w:r>
      <w:proofErr w:type="spellStart"/>
      <w:r w:rsidRPr="001512C1">
        <w:rPr>
          <w:rFonts w:eastAsia="Times New Roman" w:cs="Times New Roman"/>
          <w:szCs w:val="22"/>
          <w:lang w:val="en-US" w:eastAsia="en-US"/>
        </w:rPr>
        <w:t>criterio</w:t>
      </w:r>
      <w:proofErr w:type="spellEnd"/>
      <w:r w:rsidRPr="001512C1">
        <w:rPr>
          <w:rFonts w:eastAsia="Times New Roman" w:cs="Times New Roman"/>
          <w:szCs w:val="22"/>
          <w:lang w:val="en-US" w:eastAsia="en-US"/>
        </w:rPr>
        <w:t xml:space="preserve"> de consulta.</w:t>
      </w:r>
    </w:p>
    <w:p w14:paraId="3DB8E5FA" w14:textId="77777777" w:rsidR="007D6E97" w:rsidRDefault="007D6E97">
      <w:pPr>
        <w:spacing w:after="120" w:line="360" w:lineRule="auto"/>
        <w:jc w:val="both"/>
        <w:rPr>
          <w:rFonts w:eastAsia="Times New Roman" w:cs="Times New Roman"/>
        </w:rPr>
      </w:pPr>
    </w:p>
    <w:p w14:paraId="795B846E" w14:textId="3AF710B7" w:rsidR="007D6E97" w:rsidRPr="00310851" w:rsidRDefault="000479C4" w:rsidP="00310851">
      <w:pPr>
        <w:pStyle w:val="Descripcin"/>
      </w:pPr>
      <w:bookmarkStart w:id="189" w:name="_Toc242050340"/>
      <w:r w:rsidRPr="00310851">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27</w:t>
      </w:r>
      <w:r w:rsidR="000462BE">
        <w:fldChar w:fldCharType="end"/>
      </w:r>
      <w:r w:rsidRPr="00310851">
        <w:t xml:space="preserve"> “DS-CU</w:t>
      </w:r>
      <w:r w:rsidR="00691D08">
        <w:t>113</w:t>
      </w:r>
      <w:r w:rsidRPr="00310851">
        <w:t xml:space="preserve"> - </w:t>
      </w:r>
      <w:r w:rsidR="00691D08" w:rsidRPr="00691D08">
        <w:t>Consultando resúmenes financieros gerenciales</w:t>
      </w:r>
      <w:r w:rsidRPr="00310851">
        <w:t>”.</w:t>
      </w:r>
      <w:bookmarkEnd w:id="189"/>
    </w:p>
    <w:p w14:paraId="083EED61" w14:textId="1C360F39" w:rsidR="00A05C4A" w:rsidRPr="00A05C4A" w:rsidRDefault="00A05C4A" w:rsidP="00A05C4A">
      <w:pPr>
        <w:spacing w:line="360" w:lineRule="auto"/>
        <w:jc w:val="center"/>
        <w:rPr>
          <w:rFonts w:eastAsia="Times New Roman" w:cs="Times New Roman"/>
        </w:rPr>
      </w:pPr>
      <w:r w:rsidRPr="00A05C4A">
        <w:rPr>
          <w:rFonts w:eastAsia="Times New Roman" w:cs="Times New Roman"/>
        </w:rPr>
        <w:drawing>
          <wp:inline distT="0" distB="0" distL="0" distR="0" wp14:anchorId="7EF1405B" wp14:editId="1CC35539">
            <wp:extent cx="5971540" cy="2644775"/>
            <wp:effectExtent l="0" t="0" r="0" b="3175"/>
            <wp:docPr id="2086526817" name="Imagen 92"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6817" name="Imagen 92" descr="Imagen que contiene Tabla&#10;&#10;Descripción generada automáticamente"/>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71540" cy="2644775"/>
                    </a:xfrm>
                    <a:prstGeom prst="rect">
                      <a:avLst/>
                    </a:prstGeom>
                    <a:noFill/>
                    <a:ln>
                      <a:noFill/>
                    </a:ln>
                  </pic:spPr>
                </pic:pic>
              </a:graphicData>
            </a:graphic>
          </wp:inline>
        </w:drawing>
      </w:r>
    </w:p>
    <w:p w14:paraId="46F45D48" w14:textId="59946A19" w:rsidR="007D6E97" w:rsidRDefault="007D6E97" w:rsidP="00433C65">
      <w:pPr>
        <w:spacing w:line="360" w:lineRule="auto"/>
        <w:jc w:val="center"/>
        <w:rPr>
          <w:rFonts w:eastAsia="Times New Roman" w:cs="Times New Roman"/>
        </w:rPr>
      </w:pPr>
    </w:p>
    <w:p w14:paraId="27AB6D99" w14:textId="0B8D5714" w:rsidR="007D6E97" w:rsidRDefault="000479C4" w:rsidP="00433C65">
      <w:pPr>
        <w:pStyle w:val="Cita"/>
        <w:rPr>
          <w:rFonts w:eastAsia="Times New Roman" w:cs="Times New Roman"/>
          <w:szCs w:val="18"/>
        </w:rPr>
      </w:pPr>
      <w:r>
        <w:rPr>
          <w:rFonts w:eastAsia="Times New Roman" w:cs="Times New Roman"/>
          <w:szCs w:val="18"/>
        </w:rPr>
        <w:t>Fuente: Elaborado por los estudiantes de acuerdo con el proyecto.</w:t>
      </w:r>
    </w:p>
    <w:p w14:paraId="00AAC306" w14:textId="77777777" w:rsidR="00310851" w:rsidRDefault="00310851" w:rsidP="00310851"/>
    <w:p w14:paraId="07D9BA17" w14:textId="77777777" w:rsidR="00310851" w:rsidRDefault="00310851" w:rsidP="00310851"/>
    <w:p w14:paraId="147066E9" w14:textId="77777777" w:rsidR="00310851" w:rsidRDefault="00310851" w:rsidP="00310851"/>
    <w:p w14:paraId="7F524D43" w14:textId="77777777" w:rsidR="00310851" w:rsidRPr="00310851" w:rsidRDefault="00310851" w:rsidP="00310851"/>
    <w:p w14:paraId="65AD4505" w14:textId="0AF8C318" w:rsidR="00F22D18" w:rsidRPr="00432645" w:rsidRDefault="00F22D18" w:rsidP="00F22D18">
      <w:pPr>
        <w:pStyle w:val="Ttulo2"/>
        <w:rPr>
          <w:rFonts w:eastAsia="Times New Roman" w:cs="Times New Roman"/>
        </w:rPr>
      </w:pPr>
      <w:bookmarkStart w:id="190" w:name="_heading=h.j3kdpefwslqm" w:colFirst="0" w:colLast="0"/>
      <w:bookmarkStart w:id="191" w:name="_heading=h.gjewjjj6psek" w:colFirst="0" w:colLast="0"/>
      <w:bookmarkStart w:id="192" w:name="_heading=h.olt9xqv1qfl1" w:colFirst="0" w:colLast="0"/>
      <w:bookmarkStart w:id="193" w:name="_Toc242051067"/>
      <w:bookmarkEnd w:id="190"/>
      <w:bookmarkEnd w:id="191"/>
      <w:bookmarkEnd w:id="192"/>
      <w:r w:rsidRPr="00432645">
        <w:rPr>
          <w:rFonts w:eastAsia="Times New Roman" w:cs="Times New Roman"/>
        </w:rPr>
        <w:t>CU</w:t>
      </w:r>
      <w:r w:rsidR="00823698">
        <w:rPr>
          <w:rFonts w:eastAsia="Times New Roman" w:cs="Times New Roman"/>
        </w:rPr>
        <w:t>114</w:t>
      </w:r>
      <w:r w:rsidRPr="00432645">
        <w:rPr>
          <w:rFonts w:eastAsia="Times New Roman" w:cs="Times New Roman"/>
        </w:rPr>
        <w:t xml:space="preserve"> - </w:t>
      </w:r>
      <w:r w:rsidR="00823698" w:rsidRPr="00823698">
        <w:t>Descargando PDF contextual</w:t>
      </w:r>
      <w:bookmarkEnd w:id="193"/>
    </w:p>
    <w:p w14:paraId="388C7EB4" w14:textId="77777777" w:rsidR="007D6E97" w:rsidRDefault="007D6E97">
      <w:pPr>
        <w:spacing w:line="360" w:lineRule="auto"/>
        <w:jc w:val="both"/>
        <w:rPr>
          <w:rFonts w:eastAsia="Times New Roman" w:cs="Times New Roman"/>
        </w:rPr>
      </w:pPr>
    </w:p>
    <w:p w14:paraId="7D9E9099" w14:textId="77777777" w:rsidR="00C3064B" w:rsidRPr="00C3064B" w:rsidRDefault="00C3064B" w:rsidP="00C3064B">
      <w:pPr>
        <w:spacing w:line="360" w:lineRule="auto"/>
        <w:jc w:val="both"/>
        <w:rPr>
          <w:rFonts w:eastAsia="Times New Roman" w:cs="Times New Roman"/>
          <w:szCs w:val="22"/>
          <w:lang w:val="en-US" w:eastAsia="en-US"/>
        </w:rPr>
      </w:pPr>
      <w:r w:rsidRPr="00C3064B">
        <w:rPr>
          <w:rFonts w:eastAsia="Times New Roman" w:cs="Times New Roman"/>
          <w:szCs w:val="22"/>
          <w:lang w:val="en-US" w:eastAsia="en-US"/>
        </w:rPr>
        <w:t xml:space="preserve">En la </w:t>
      </w:r>
      <w:proofErr w:type="spellStart"/>
      <w:r w:rsidRPr="00C3064B">
        <w:rPr>
          <w:rFonts w:eastAsia="Times New Roman" w:cs="Times New Roman"/>
          <w:szCs w:val="22"/>
          <w:lang w:val="en-US" w:eastAsia="en-US"/>
        </w:rPr>
        <w:t>Figura</w:t>
      </w:r>
      <w:proofErr w:type="spellEnd"/>
      <w:r w:rsidRPr="00C3064B">
        <w:rPr>
          <w:rFonts w:eastAsia="Times New Roman" w:cs="Times New Roman"/>
          <w:szCs w:val="22"/>
          <w:lang w:val="en-US" w:eastAsia="en-US"/>
        </w:rPr>
        <w:t xml:space="preserve"> 6.28 se </w:t>
      </w:r>
      <w:proofErr w:type="spellStart"/>
      <w:r w:rsidRPr="00C3064B">
        <w:rPr>
          <w:rFonts w:eastAsia="Times New Roman" w:cs="Times New Roman"/>
          <w:szCs w:val="22"/>
          <w:lang w:val="en-US" w:eastAsia="en-US"/>
        </w:rPr>
        <w:t>puede</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visualizar</w:t>
      </w:r>
      <w:proofErr w:type="spellEnd"/>
      <w:r w:rsidRPr="00C3064B">
        <w:rPr>
          <w:rFonts w:eastAsia="Times New Roman" w:cs="Times New Roman"/>
          <w:szCs w:val="22"/>
          <w:lang w:val="en-US" w:eastAsia="en-US"/>
        </w:rPr>
        <w:t xml:space="preserve"> que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usuario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solicita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descargar</w:t>
      </w:r>
      <w:proofErr w:type="spellEnd"/>
      <w:r w:rsidRPr="00C3064B">
        <w:rPr>
          <w:rFonts w:eastAsia="Times New Roman" w:cs="Times New Roman"/>
          <w:szCs w:val="22"/>
          <w:lang w:val="en-US" w:eastAsia="en-US"/>
        </w:rPr>
        <w:t xml:space="preserve"> la consulta actual </w:t>
      </w:r>
      <w:proofErr w:type="spellStart"/>
      <w:r w:rsidRPr="00C3064B">
        <w:rPr>
          <w:rFonts w:eastAsia="Times New Roman" w:cs="Times New Roman"/>
          <w:szCs w:val="22"/>
          <w:lang w:val="en-US" w:eastAsia="en-US"/>
        </w:rPr>
        <w:t>como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documento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en</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formato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portátil</w:t>
      </w:r>
      <w:proofErr w:type="spellEnd"/>
      <w:r w:rsidRPr="00C3064B">
        <w:rPr>
          <w:rFonts w:eastAsia="Times New Roman" w:cs="Times New Roman"/>
          <w:szCs w:val="22"/>
          <w:lang w:val="en-US" w:eastAsia="en-US"/>
        </w:rPr>
        <w:t xml:space="preserve"> (PDF). El </w:t>
      </w:r>
      <w:proofErr w:type="spellStart"/>
      <w:r w:rsidRPr="00C3064B">
        <w:rPr>
          <w:rFonts w:eastAsia="Times New Roman" w:cs="Times New Roman"/>
          <w:szCs w:val="22"/>
          <w:lang w:val="en-US" w:eastAsia="en-US"/>
        </w:rPr>
        <w:t>sistema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verifica</w:t>
      </w:r>
      <w:proofErr w:type="spellEnd"/>
      <w:r w:rsidRPr="00C3064B">
        <w:rPr>
          <w:rFonts w:eastAsia="Times New Roman" w:cs="Times New Roman"/>
          <w:szCs w:val="22"/>
          <w:lang w:val="en-US" w:eastAsia="en-US"/>
        </w:rPr>
        <w:t xml:space="preserve"> de </w:t>
      </w:r>
      <w:proofErr w:type="spellStart"/>
      <w:r w:rsidRPr="00C3064B">
        <w:rPr>
          <w:rFonts w:eastAsia="Times New Roman" w:cs="Times New Roman"/>
          <w:szCs w:val="22"/>
          <w:lang w:val="en-US" w:eastAsia="en-US"/>
        </w:rPr>
        <w:t>manera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independiente</w:t>
      </w:r>
      <w:proofErr w:type="spellEnd"/>
      <w:r w:rsidRPr="00C3064B">
        <w:rPr>
          <w:rFonts w:eastAsia="Times New Roman" w:cs="Times New Roman"/>
          <w:szCs w:val="22"/>
          <w:lang w:val="en-US" w:eastAsia="en-US"/>
        </w:rPr>
        <w:t xml:space="preserve"> que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usuario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posea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permiso</w:t>
      </w:r>
      <w:proofErr w:type="spellEnd"/>
      <w:r w:rsidRPr="00C3064B">
        <w:rPr>
          <w:rFonts w:eastAsia="Times New Roman" w:cs="Times New Roman"/>
          <w:szCs w:val="22"/>
          <w:lang w:val="en-US" w:eastAsia="en-US"/>
        </w:rPr>
        <w:t xml:space="preserve"> para </w:t>
      </w:r>
      <w:proofErr w:type="spellStart"/>
      <w:r w:rsidRPr="00C3064B">
        <w:rPr>
          <w:rFonts w:eastAsia="Times New Roman" w:cs="Times New Roman"/>
          <w:szCs w:val="22"/>
          <w:lang w:val="en-US" w:eastAsia="en-US"/>
        </w:rPr>
        <w:t>descargarla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Cuando</w:t>
      </w:r>
      <w:proofErr w:type="spellEnd"/>
      <w:r w:rsidRPr="00C3064B">
        <w:rPr>
          <w:rFonts w:eastAsia="Times New Roman" w:cs="Times New Roman"/>
          <w:szCs w:val="22"/>
          <w:lang w:val="en-US" w:eastAsia="en-US"/>
        </w:rPr>
        <w:t xml:space="preserve"> se </w:t>
      </w:r>
      <w:proofErr w:type="spellStart"/>
      <w:r w:rsidRPr="00C3064B">
        <w:rPr>
          <w:rFonts w:eastAsia="Times New Roman" w:cs="Times New Roman"/>
          <w:szCs w:val="22"/>
          <w:lang w:val="en-US" w:eastAsia="en-US"/>
        </w:rPr>
        <w:t>encuentra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autorizado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recopila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únicamente</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los</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indicadores</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gráficos</w:t>
      </w:r>
      <w:proofErr w:type="spellEnd"/>
      <w:r w:rsidRPr="00C3064B">
        <w:rPr>
          <w:rFonts w:eastAsia="Times New Roman" w:cs="Times New Roman"/>
          <w:szCs w:val="22"/>
          <w:lang w:val="en-US" w:eastAsia="en-US"/>
        </w:rPr>
        <w:t xml:space="preserve"> e </w:t>
      </w:r>
      <w:proofErr w:type="spellStart"/>
      <w:r w:rsidRPr="00C3064B">
        <w:rPr>
          <w:rFonts w:eastAsia="Times New Roman" w:cs="Times New Roman"/>
          <w:szCs w:val="22"/>
          <w:lang w:val="en-US" w:eastAsia="en-US"/>
        </w:rPr>
        <w:t>información</w:t>
      </w:r>
      <w:proofErr w:type="spellEnd"/>
      <w:r w:rsidRPr="00C3064B">
        <w:rPr>
          <w:rFonts w:eastAsia="Times New Roman" w:cs="Times New Roman"/>
          <w:szCs w:val="22"/>
          <w:lang w:val="en-US" w:eastAsia="en-US"/>
        </w:rPr>
        <w:t xml:space="preserve"> que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usuario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puede</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visualizar</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en</w:t>
      </w:r>
      <w:proofErr w:type="spellEnd"/>
      <w:r w:rsidRPr="00C3064B">
        <w:rPr>
          <w:rFonts w:eastAsia="Times New Roman" w:cs="Times New Roman"/>
          <w:szCs w:val="22"/>
          <w:lang w:val="en-US" w:eastAsia="en-US"/>
        </w:rPr>
        <w:t xml:space="preserve"> ese </w:t>
      </w:r>
      <w:proofErr w:type="spellStart"/>
      <w:r w:rsidRPr="00C3064B">
        <w:rPr>
          <w:rFonts w:eastAsia="Times New Roman" w:cs="Times New Roman"/>
          <w:szCs w:val="22"/>
          <w:lang w:val="en-US" w:eastAsia="en-US"/>
        </w:rPr>
        <w:t>contexto</w:t>
      </w:r>
      <w:proofErr w:type="spellEnd"/>
      <w:r w:rsidRPr="00C3064B">
        <w:rPr>
          <w:rFonts w:eastAsia="Times New Roman" w:cs="Times New Roman"/>
          <w:szCs w:val="22"/>
          <w:lang w:val="en-US" w:eastAsia="en-US"/>
        </w:rPr>
        <w:t xml:space="preserve">, junto con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período</w:t>
      </w:r>
      <w:proofErr w:type="spellEnd"/>
      <w:r w:rsidRPr="00C3064B">
        <w:rPr>
          <w:rFonts w:eastAsia="Times New Roman" w:cs="Times New Roman"/>
          <w:szCs w:val="22"/>
          <w:lang w:val="en-US" w:eastAsia="en-US"/>
        </w:rPr>
        <w:t xml:space="preserve"> y </w:t>
      </w:r>
      <w:proofErr w:type="spellStart"/>
      <w:r w:rsidRPr="00C3064B">
        <w:rPr>
          <w:rFonts w:eastAsia="Times New Roman" w:cs="Times New Roman"/>
          <w:szCs w:val="22"/>
          <w:lang w:val="en-US" w:eastAsia="en-US"/>
        </w:rPr>
        <w:t>filtros</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aplicados</w:t>
      </w:r>
      <w:proofErr w:type="spellEnd"/>
      <w:r w:rsidRPr="00C3064B">
        <w:rPr>
          <w:rFonts w:eastAsia="Times New Roman" w:cs="Times New Roman"/>
          <w:szCs w:val="22"/>
          <w:lang w:val="en-US" w:eastAsia="en-US"/>
        </w:rPr>
        <w:t xml:space="preserve">. El </w:t>
      </w:r>
      <w:proofErr w:type="spellStart"/>
      <w:r w:rsidRPr="00C3064B">
        <w:rPr>
          <w:rFonts w:eastAsia="Times New Roman" w:cs="Times New Roman"/>
          <w:szCs w:val="22"/>
          <w:lang w:val="en-US" w:eastAsia="en-US"/>
        </w:rPr>
        <w:t>sistema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incorpora</w:t>
      </w:r>
      <w:proofErr w:type="spellEnd"/>
      <w:r w:rsidRPr="00C3064B">
        <w:rPr>
          <w:rFonts w:eastAsia="Times New Roman" w:cs="Times New Roman"/>
          <w:szCs w:val="22"/>
          <w:lang w:val="en-US" w:eastAsia="en-US"/>
        </w:rPr>
        <w:t xml:space="preserve"> la </w:t>
      </w:r>
      <w:proofErr w:type="spellStart"/>
      <w:r w:rsidRPr="00C3064B">
        <w:rPr>
          <w:rFonts w:eastAsia="Times New Roman" w:cs="Times New Roman"/>
          <w:szCs w:val="22"/>
          <w:lang w:val="en-US" w:eastAsia="en-US"/>
        </w:rPr>
        <w:t>fecha</w:t>
      </w:r>
      <w:proofErr w:type="spellEnd"/>
      <w:r w:rsidRPr="00C3064B">
        <w:rPr>
          <w:rFonts w:eastAsia="Times New Roman" w:cs="Times New Roman"/>
          <w:szCs w:val="22"/>
          <w:lang w:val="en-US" w:eastAsia="en-US"/>
        </w:rPr>
        <w:t xml:space="preserve"> y hora de </w:t>
      </w:r>
      <w:proofErr w:type="spellStart"/>
      <w:r w:rsidRPr="00C3064B">
        <w:rPr>
          <w:rFonts w:eastAsia="Times New Roman" w:cs="Times New Roman"/>
          <w:szCs w:val="22"/>
          <w:lang w:val="en-US" w:eastAsia="en-US"/>
        </w:rPr>
        <w:t>generación</w:t>
      </w:r>
      <w:proofErr w:type="spellEnd"/>
      <w:r w:rsidRPr="00C3064B">
        <w:rPr>
          <w:rFonts w:eastAsia="Times New Roman" w:cs="Times New Roman"/>
          <w:szCs w:val="22"/>
          <w:lang w:val="en-US" w:eastAsia="en-US"/>
        </w:rPr>
        <w:t xml:space="preserve"> y </w:t>
      </w:r>
      <w:proofErr w:type="spellStart"/>
      <w:r w:rsidRPr="00C3064B">
        <w:rPr>
          <w:rFonts w:eastAsia="Times New Roman" w:cs="Times New Roman"/>
          <w:szCs w:val="22"/>
          <w:lang w:val="en-US" w:eastAsia="en-US"/>
        </w:rPr>
        <w:t>conserva</w:t>
      </w:r>
      <w:proofErr w:type="spellEnd"/>
      <w:r w:rsidRPr="00C3064B">
        <w:rPr>
          <w:rFonts w:eastAsia="Times New Roman" w:cs="Times New Roman"/>
          <w:szCs w:val="22"/>
          <w:lang w:val="en-US" w:eastAsia="en-US"/>
        </w:rPr>
        <w:t xml:space="preserve"> las </w:t>
      </w:r>
      <w:proofErr w:type="spellStart"/>
      <w:r w:rsidRPr="00C3064B">
        <w:rPr>
          <w:rFonts w:eastAsia="Times New Roman" w:cs="Times New Roman"/>
          <w:szCs w:val="22"/>
          <w:lang w:val="en-US" w:eastAsia="en-US"/>
        </w:rPr>
        <w:t>advertencias</w:t>
      </w:r>
      <w:proofErr w:type="spellEnd"/>
      <w:r w:rsidRPr="00C3064B">
        <w:rPr>
          <w:rFonts w:eastAsia="Times New Roman" w:cs="Times New Roman"/>
          <w:szCs w:val="22"/>
          <w:lang w:val="en-US" w:eastAsia="en-US"/>
        </w:rPr>
        <w:t xml:space="preserve"> de </w:t>
      </w:r>
      <w:proofErr w:type="spellStart"/>
      <w:r w:rsidRPr="00C3064B">
        <w:rPr>
          <w:rFonts w:eastAsia="Times New Roman" w:cs="Times New Roman"/>
          <w:szCs w:val="22"/>
          <w:lang w:val="en-US" w:eastAsia="en-US"/>
        </w:rPr>
        <w:t>información</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desactualizada</w:t>
      </w:r>
      <w:proofErr w:type="spellEnd"/>
      <w:r w:rsidRPr="00C3064B">
        <w:rPr>
          <w:rFonts w:eastAsia="Times New Roman" w:cs="Times New Roman"/>
          <w:szCs w:val="22"/>
          <w:lang w:val="en-US" w:eastAsia="en-US"/>
        </w:rPr>
        <w:t xml:space="preserve"> y sus </w:t>
      </w:r>
      <w:proofErr w:type="spellStart"/>
      <w:r w:rsidRPr="00C3064B">
        <w:rPr>
          <w:rFonts w:eastAsia="Times New Roman" w:cs="Times New Roman"/>
          <w:szCs w:val="22"/>
          <w:lang w:val="en-US" w:eastAsia="en-US"/>
        </w:rPr>
        <w:t>referencias</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temporales</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cuando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correspondan</w:t>
      </w:r>
      <w:proofErr w:type="spellEnd"/>
      <w:r w:rsidRPr="00C3064B">
        <w:rPr>
          <w:rFonts w:eastAsia="Times New Roman" w:cs="Times New Roman"/>
          <w:szCs w:val="22"/>
          <w:lang w:val="en-US" w:eastAsia="en-US"/>
        </w:rPr>
        <w:t xml:space="preserve">. El </w:t>
      </w:r>
      <w:proofErr w:type="spellStart"/>
      <w:r w:rsidRPr="00C3064B">
        <w:rPr>
          <w:rFonts w:eastAsia="Times New Roman" w:cs="Times New Roman"/>
          <w:szCs w:val="22"/>
          <w:lang w:val="en-US" w:eastAsia="en-US"/>
        </w:rPr>
        <w:t>sistema</w:t>
      </w:r>
      <w:proofErr w:type="spellEnd"/>
      <w:r w:rsidRPr="00C3064B">
        <w:rPr>
          <w:rFonts w:eastAsia="Times New Roman" w:cs="Times New Roman"/>
          <w:szCs w:val="22"/>
          <w:lang w:val="en-US" w:eastAsia="en-US"/>
        </w:rPr>
        <w:t xml:space="preserve"> genera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documento</w:t>
      </w:r>
      <w:proofErr w:type="spellEnd"/>
      <w:r w:rsidRPr="00C3064B">
        <w:rPr>
          <w:rFonts w:eastAsia="Times New Roman" w:cs="Times New Roman"/>
          <w:szCs w:val="22"/>
          <w:lang w:val="en-US" w:eastAsia="en-US"/>
        </w:rPr>
        <w:t xml:space="preserve"> con un </w:t>
      </w:r>
      <w:proofErr w:type="spellStart"/>
      <w:r w:rsidRPr="00C3064B">
        <w:rPr>
          <w:rFonts w:eastAsia="Times New Roman" w:cs="Times New Roman"/>
          <w:szCs w:val="22"/>
          <w:lang w:val="en-US" w:eastAsia="en-US"/>
        </w:rPr>
        <w:t>nombre</w:t>
      </w:r>
      <w:proofErr w:type="spellEnd"/>
      <w:r w:rsidRPr="00C3064B">
        <w:rPr>
          <w:rFonts w:eastAsia="Times New Roman" w:cs="Times New Roman"/>
          <w:szCs w:val="22"/>
          <w:lang w:val="en-US" w:eastAsia="en-US"/>
        </w:rPr>
        <w:t xml:space="preserve"> que </w:t>
      </w:r>
      <w:proofErr w:type="spellStart"/>
      <w:r w:rsidRPr="00C3064B">
        <w:rPr>
          <w:rFonts w:eastAsia="Times New Roman" w:cs="Times New Roman"/>
          <w:szCs w:val="22"/>
          <w:lang w:val="en-US" w:eastAsia="en-US"/>
        </w:rPr>
        <w:t>identifica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contexto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consultado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período</w:t>
      </w:r>
      <w:proofErr w:type="spellEnd"/>
      <w:r w:rsidRPr="00C3064B">
        <w:rPr>
          <w:rFonts w:eastAsia="Times New Roman" w:cs="Times New Roman"/>
          <w:szCs w:val="22"/>
          <w:lang w:val="en-US" w:eastAsia="en-US"/>
        </w:rPr>
        <w:t xml:space="preserve"> y la </w:t>
      </w:r>
      <w:proofErr w:type="spellStart"/>
      <w:r w:rsidRPr="00C3064B">
        <w:rPr>
          <w:rFonts w:eastAsia="Times New Roman" w:cs="Times New Roman"/>
          <w:szCs w:val="22"/>
          <w:lang w:val="en-US" w:eastAsia="en-US"/>
        </w:rPr>
        <w:t>fecha</w:t>
      </w:r>
      <w:proofErr w:type="spellEnd"/>
      <w:r w:rsidRPr="00C3064B">
        <w:rPr>
          <w:rFonts w:eastAsia="Times New Roman" w:cs="Times New Roman"/>
          <w:szCs w:val="22"/>
          <w:lang w:val="en-US" w:eastAsia="en-US"/>
        </w:rPr>
        <w:t xml:space="preserve"> de </w:t>
      </w:r>
      <w:proofErr w:type="spellStart"/>
      <w:r w:rsidRPr="00C3064B">
        <w:rPr>
          <w:rFonts w:eastAsia="Times New Roman" w:cs="Times New Roman"/>
          <w:szCs w:val="22"/>
          <w:lang w:val="en-US" w:eastAsia="en-US"/>
        </w:rPr>
        <w:t>generación</w:t>
      </w:r>
      <w:proofErr w:type="spellEnd"/>
      <w:r w:rsidRPr="00C3064B">
        <w:rPr>
          <w:rFonts w:eastAsia="Times New Roman" w:cs="Times New Roman"/>
          <w:szCs w:val="22"/>
          <w:lang w:val="en-US" w:eastAsia="en-US"/>
        </w:rPr>
        <w:t xml:space="preserve">. Si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usuario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puede</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visualizar</w:t>
      </w:r>
      <w:proofErr w:type="spellEnd"/>
      <w:r w:rsidRPr="00C3064B">
        <w:rPr>
          <w:rFonts w:eastAsia="Times New Roman" w:cs="Times New Roman"/>
          <w:szCs w:val="22"/>
          <w:lang w:val="en-US" w:eastAsia="en-US"/>
        </w:rPr>
        <w:t xml:space="preserve"> la </w:t>
      </w:r>
      <w:proofErr w:type="spellStart"/>
      <w:r w:rsidRPr="00C3064B">
        <w:rPr>
          <w:rFonts w:eastAsia="Times New Roman" w:cs="Times New Roman"/>
          <w:szCs w:val="22"/>
          <w:lang w:val="en-US" w:eastAsia="en-US"/>
        </w:rPr>
        <w:t>información</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pero</w:t>
      </w:r>
      <w:proofErr w:type="spellEnd"/>
      <w:r w:rsidRPr="00C3064B">
        <w:rPr>
          <w:rFonts w:eastAsia="Times New Roman" w:cs="Times New Roman"/>
          <w:szCs w:val="22"/>
          <w:lang w:val="en-US" w:eastAsia="en-US"/>
        </w:rPr>
        <w:t xml:space="preserve"> no </w:t>
      </w:r>
      <w:proofErr w:type="spellStart"/>
      <w:r w:rsidRPr="00C3064B">
        <w:rPr>
          <w:rFonts w:eastAsia="Times New Roman" w:cs="Times New Roman"/>
          <w:szCs w:val="22"/>
          <w:lang w:val="en-US" w:eastAsia="en-US"/>
        </w:rPr>
        <w:t>cuenta</w:t>
      </w:r>
      <w:proofErr w:type="spellEnd"/>
      <w:r w:rsidRPr="00C3064B">
        <w:rPr>
          <w:rFonts w:eastAsia="Times New Roman" w:cs="Times New Roman"/>
          <w:szCs w:val="22"/>
          <w:lang w:val="en-US" w:eastAsia="en-US"/>
        </w:rPr>
        <w:t xml:space="preserve"> con </w:t>
      </w:r>
      <w:proofErr w:type="spellStart"/>
      <w:r w:rsidRPr="00C3064B">
        <w:rPr>
          <w:rFonts w:eastAsia="Times New Roman" w:cs="Times New Roman"/>
          <w:szCs w:val="22"/>
          <w:lang w:val="en-US" w:eastAsia="en-US"/>
        </w:rPr>
        <w:t>permiso</w:t>
      </w:r>
      <w:proofErr w:type="spellEnd"/>
      <w:r w:rsidRPr="00C3064B">
        <w:rPr>
          <w:rFonts w:eastAsia="Times New Roman" w:cs="Times New Roman"/>
          <w:szCs w:val="22"/>
          <w:lang w:val="en-US" w:eastAsia="en-US"/>
        </w:rPr>
        <w:t xml:space="preserve"> para </w:t>
      </w:r>
      <w:proofErr w:type="spellStart"/>
      <w:r w:rsidRPr="00C3064B">
        <w:rPr>
          <w:rFonts w:eastAsia="Times New Roman" w:cs="Times New Roman"/>
          <w:szCs w:val="22"/>
          <w:lang w:val="en-US" w:eastAsia="en-US"/>
        </w:rPr>
        <w:t>descargarla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sistema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rechaza</w:t>
      </w:r>
      <w:proofErr w:type="spellEnd"/>
      <w:r w:rsidRPr="00C3064B">
        <w:rPr>
          <w:rFonts w:eastAsia="Times New Roman" w:cs="Times New Roman"/>
          <w:szCs w:val="22"/>
          <w:lang w:val="en-US" w:eastAsia="en-US"/>
        </w:rPr>
        <w:t xml:space="preserve"> la </w:t>
      </w:r>
      <w:proofErr w:type="spellStart"/>
      <w:r w:rsidRPr="00C3064B">
        <w:rPr>
          <w:rFonts w:eastAsia="Times New Roman" w:cs="Times New Roman"/>
          <w:szCs w:val="22"/>
          <w:lang w:val="en-US" w:eastAsia="en-US"/>
        </w:rPr>
        <w:t>operación</w:t>
      </w:r>
      <w:proofErr w:type="spellEnd"/>
      <w:r w:rsidRPr="00C3064B">
        <w:rPr>
          <w:rFonts w:eastAsia="Times New Roman" w:cs="Times New Roman"/>
          <w:szCs w:val="22"/>
          <w:lang w:val="en-US" w:eastAsia="en-US"/>
        </w:rPr>
        <w:t xml:space="preserve"> sin </w:t>
      </w:r>
      <w:proofErr w:type="spellStart"/>
      <w:r w:rsidRPr="00C3064B">
        <w:rPr>
          <w:rFonts w:eastAsia="Times New Roman" w:cs="Times New Roman"/>
          <w:szCs w:val="22"/>
          <w:lang w:val="en-US" w:eastAsia="en-US"/>
        </w:rPr>
        <w:t>ampliar</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ni</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revelar</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información</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adicional</w:t>
      </w:r>
      <w:proofErr w:type="spellEnd"/>
      <w:r w:rsidRPr="00C3064B">
        <w:rPr>
          <w:rFonts w:eastAsia="Times New Roman" w:cs="Times New Roman"/>
          <w:szCs w:val="22"/>
          <w:lang w:val="en-US" w:eastAsia="en-US"/>
        </w:rPr>
        <w:t xml:space="preserve">. Ante </w:t>
      </w:r>
      <w:proofErr w:type="spellStart"/>
      <w:r w:rsidRPr="00C3064B">
        <w:rPr>
          <w:rFonts w:eastAsia="Times New Roman" w:cs="Times New Roman"/>
          <w:szCs w:val="22"/>
          <w:lang w:val="en-US" w:eastAsia="en-US"/>
        </w:rPr>
        <w:t>fallo</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durante</w:t>
      </w:r>
      <w:proofErr w:type="spellEnd"/>
      <w:r w:rsidRPr="00C3064B">
        <w:rPr>
          <w:rFonts w:eastAsia="Times New Roman" w:cs="Times New Roman"/>
          <w:szCs w:val="22"/>
          <w:lang w:val="en-US" w:eastAsia="en-US"/>
        </w:rPr>
        <w:t xml:space="preserve"> la </w:t>
      </w:r>
      <w:proofErr w:type="spellStart"/>
      <w:r w:rsidRPr="00C3064B">
        <w:rPr>
          <w:rFonts w:eastAsia="Times New Roman" w:cs="Times New Roman"/>
          <w:szCs w:val="22"/>
          <w:lang w:val="en-US" w:eastAsia="en-US"/>
        </w:rPr>
        <w:t>generación</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sistema</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informa</w:t>
      </w:r>
      <w:proofErr w:type="spellEnd"/>
      <w:r w:rsidRPr="00C3064B">
        <w:rPr>
          <w:rFonts w:eastAsia="Times New Roman" w:cs="Times New Roman"/>
          <w:szCs w:val="22"/>
          <w:lang w:val="en-US" w:eastAsia="en-US"/>
        </w:rPr>
        <w:t xml:space="preserve"> que no </w:t>
      </w:r>
      <w:proofErr w:type="spellStart"/>
      <w:r w:rsidRPr="00C3064B">
        <w:rPr>
          <w:rFonts w:eastAsia="Times New Roman" w:cs="Times New Roman"/>
          <w:szCs w:val="22"/>
          <w:lang w:val="en-US" w:eastAsia="en-US"/>
        </w:rPr>
        <w:t>fue</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posible</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generar</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el</w:t>
      </w:r>
      <w:proofErr w:type="spellEnd"/>
      <w:r w:rsidRPr="00C3064B">
        <w:rPr>
          <w:rFonts w:eastAsia="Times New Roman" w:cs="Times New Roman"/>
          <w:szCs w:val="22"/>
          <w:lang w:val="en-US" w:eastAsia="en-US"/>
        </w:rPr>
        <w:t xml:space="preserve"> </w:t>
      </w:r>
      <w:proofErr w:type="spellStart"/>
      <w:r w:rsidRPr="00C3064B">
        <w:rPr>
          <w:rFonts w:eastAsia="Times New Roman" w:cs="Times New Roman"/>
          <w:szCs w:val="22"/>
          <w:lang w:val="en-US" w:eastAsia="en-US"/>
        </w:rPr>
        <w:t>documento</w:t>
      </w:r>
      <w:proofErr w:type="spellEnd"/>
      <w:r w:rsidRPr="00C3064B">
        <w:rPr>
          <w:rFonts w:eastAsia="Times New Roman" w:cs="Times New Roman"/>
          <w:szCs w:val="22"/>
          <w:lang w:val="en-US" w:eastAsia="en-US"/>
        </w:rPr>
        <w:t xml:space="preserve"> y </w:t>
      </w:r>
      <w:proofErr w:type="spellStart"/>
      <w:r w:rsidRPr="00C3064B">
        <w:rPr>
          <w:rFonts w:eastAsia="Times New Roman" w:cs="Times New Roman"/>
          <w:szCs w:val="22"/>
          <w:lang w:val="en-US" w:eastAsia="en-US"/>
        </w:rPr>
        <w:t>conserva</w:t>
      </w:r>
      <w:proofErr w:type="spellEnd"/>
      <w:r w:rsidRPr="00C3064B">
        <w:rPr>
          <w:rFonts w:eastAsia="Times New Roman" w:cs="Times New Roman"/>
          <w:szCs w:val="22"/>
          <w:lang w:val="en-US" w:eastAsia="en-US"/>
        </w:rPr>
        <w:t xml:space="preserve"> la consulta original sin </w:t>
      </w:r>
      <w:proofErr w:type="spellStart"/>
      <w:r w:rsidRPr="00C3064B">
        <w:rPr>
          <w:rFonts w:eastAsia="Times New Roman" w:cs="Times New Roman"/>
          <w:szCs w:val="22"/>
          <w:lang w:val="en-US" w:eastAsia="en-US"/>
        </w:rPr>
        <w:t>alteraciones</w:t>
      </w:r>
      <w:proofErr w:type="spellEnd"/>
      <w:r w:rsidRPr="00C3064B">
        <w:rPr>
          <w:rFonts w:eastAsia="Times New Roman" w:cs="Times New Roman"/>
          <w:szCs w:val="22"/>
          <w:lang w:val="en-US" w:eastAsia="en-US"/>
        </w:rPr>
        <w:t>.</w:t>
      </w:r>
    </w:p>
    <w:p w14:paraId="048D2E97" w14:textId="77777777" w:rsidR="007D6E97" w:rsidRDefault="007D6E97">
      <w:pPr>
        <w:spacing w:after="200" w:line="360" w:lineRule="auto"/>
        <w:jc w:val="both"/>
        <w:rPr>
          <w:rFonts w:eastAsia="Times New Roman" w:cs="Times New Roman"/>
          <w:sz w:val="28"/>
          <w:szCs w:val="28"/>
        </w:rPr>
      </w:pPr>
    </w:p>
    <w:p w14:paraId="1D877536" w14:textId="1ABDB61B" w:rsidR="006844D0" w:rsidRPr="00801BC0" w:rsidRDefault="006844D0" w:rsidP="00801BC0">
      <w:pPr>
        <w:pStyle w:val="Descripcin"/>
      </w:pPr>
      <w:bookmarkStart w:id="194" w:name="_Toc242050341"/>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28</w:t>
      </w:r>
      <w:r w:rsidR="000462BE">
        <w:fldChar w:fldCharType="end"/>
      </w:r>
      <w:r w:rsidRPr="00801BC0">
        <w:t xml:space="preserve"> “DS-CU</w:t>
      </w:r>
      <w:r w:rsidR="00212711">
        <w:t>114</w:t>
      </w:r>
      <w:r w:rsidRPr="00801BC0">
        <w:t xml:space="preserve"> - </w:t>
      </w:r>
      <w:r w:rsidR="00212711" w:rsidRPr="00212711">
        <w:t>Descargando PDF contextual</w:t>
      </w:r>
      <w:r w:rsidRPr="00801BC0">
        <w:t>”.</w:t>
      </w:r>
      <w:bookmarkEnd w:id="194"/>
    </w:p>
    <w:p w14:paraId="1C698CC1" w14:textId="083C4957" w:rsidR="00B6268E" w:rsidRPr="00B6268E" w:rsidRDefault="00B6268E" w:rsidP="00B6268E">
      <w:pPr>
        <w:spacing w:line="360" w:lineRule="auto"/>
        <w:jc w:val="center"/>
        <w:rPr>
          <w:rFonts w:eastAsia="Times New Roman" w:cs="Times New Roman"/>
        </w:rPr>
      </w:pPr>
      <w:r w:rsidRPr="00B6268E">
        <w:rPr>
          <w:rFonts w:eastAsia="Times New Roman" w:cs="Times New Roman"/>
        </w:rPr>
        <w:drawing>
          <wp:inline distT="0" distB="0" distL="0" distR="0" wp14:anchorId="02EB6AB6" wp14:editId="6D0E2342">
            <wp:extent cx="5971540" cy="1681480"/>
            <wp:effectExtent l="0" t="0" r="0" b="0"/>
            <wp:docPr id="1235694800" name="Imagen 9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4800" name="Imagen 94" descr="Interfaz de usuario gráfica&#10;&#10;Descripción generada automáticamente con confianza medi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71540" cy="1681480"/>
                    </a:xfrm>
                    <a:prstGeom prst="rect">
                      <a:avLst/>
                    </a:prstGeom>
                    <a:noFill/>
                    <a:ln>
                      <a:noFill/>
                    </a:ln>
                  </pic:spPr>
                </pic:pic>
              </a:graphicData>
            </a:graphic>
          </wp:inline>
        </w:drawing>
      </w:r>
    </w:p>
    <w:p w14:paraId="55C5F595" w14:textId="3D626F1A" w:rsidR="007D6E97" w:rsidRDefault="007D6E97" w:rsidP="00433C65">
      <w:pPr>
        <w:spacing w:line="360" w:lineRule="auto"/>
        <w:jc w:val="center"/>
        <w:rPr>
          <w:rFonts w:eastAsia="Times New Roman" w:cs="Times New Roman"/>
        </w:rPr>
      </w:pPr>
    </w:p>
    <w:p w14:paraId="266B2754" w14:textId="39E906BB" w:rsidR="007D6E97" w:rsidRDefault="000479C4" w:rsidP="00105100">
      <w:pPr>
        <w:pStyle w:val="Cita"/>
      </w:pPr>
      <w:r>
        <w:t>Fuente: Elaborado por los estudiantes de acuerdo con el proyecto.</w:t>
      </w:r>
    </w:p>
    <w:p w14:paraId="568F52F8" w14:textId="77777777" w:rsidR="00801BC0" w:rsidRPr="00801BC0" w:rsidRDefault="00801BC0" w:rsidP="00801BC0"/>
    <w:p w14:paraId="53FD4F55" w14:textId="435575D2" w:rsidR="00F22D18" w:rsidRPr="00432645" w:rsidRDefault="00F22D18" w:rsidP="00F22D18">
      <w:pPr>
        <w:pStyle w:val="Ttulo2"/>
        <w:rPr>
          <w:rFonts w:eastAsia="Times New Roman" w:cs="Times New Roman"/>
        </w:rPr>
      </w:pPr>
      <w:bookmarkStart w:id="195" w:name="_heading=h.mv76cqj88nc3" w:colFirst="0" w:colLast="0"/>
      <w:bookmarkStart w:id="196" w:name="_heading=h.llbhuvh1e3ef" w:colFirst="0" w:colLast="0"/>
      <w:bookmarkStart w:id="197" w:name="_heading=h.rb8zk4d6ghdh" w:colFirst="0" w:colLast="0"/>
      <w:bookmarkStart w:id="198" w:name="_Toc242051068"/>
      <w:bookmarkEnd w:id="195"/>
      <w:bookmarkEnd w:id="196"/>
      <w:bookmarkEnd w:id="197"/>
      <w:r w:rsidRPr="00432645">
        <w:rPr>
          <w:rFonts w:eastAsia="Times New Roman" w:cs="Times New Roman"/>
        </w:rPr>
        <w:t>CU</w:t>
      </w:r>
      <w:r>
        <w:rPr>
          <w:rFonts w:eastAsia="Times New Roman" w:cs="Times New Roman"/>
        </w:rPr>
        <w:t>87</w:t>
      </w:r>
      <w:r w:rsidRPr="00432645">
        <w:rPr>
          <w:rFonts w:eastAsia="Times New Roman" w:cs="Times New Roman"/>
        </w:rPr>
        <w:t xml:space="preserve"> - </w:t>
      </w:r>
      <w:r w:rsidR="00924B89" w:rsidRPr="00924B89">
        <w:t>Solicitando Crédito o excepción</w:t>
      </w:r>
      <w:bookmarkEnd w:id="198"/>
    </w:p>
    <w:p w14:paraId="14A87F67" w14:textId="77777777" w:rsidR="007D6E97" w:rsidRDefault="007D6E97">
      <w:pPr>
        <w:spacing w:line="360" w:lineRule="auto"/>
        <w:jc w:val="both"/>
        <w:rPr>
          <w:rFonts w:eastAsia="Times New Roman" w:cs="Times New Roman"/>
        </w:rPr>
      </w:pPr>
    </w:p>
    <w:p w14:paraId="2F22235D" w14:textId="77777777" w:rsidR="00EF0D25" w:rsidRPr="00EF0D25" w:rsidRDefault="00EF0D25" w:rsidP="00EF0D25">
      <w:pPr>
        <w:spacing w:line="360" w:lineRule="auto"/>
        <w:jc w:val="both"/>
        <w:rPr>
          <w:rFonts w:eastAsia="Times New Roman" w:cs="Times New Roman"/>
          <w:szCs w:val="22"/>
          <w:lang w:val="en-US" w:eastAsia="en-US"/>
        </w:rPr>
      </w:pPr>
      <w:r w:rsidRPr="00EF0D25">
        <w:rPr>
          <w:rFonts w:eastAsia="Times New Roman" w:cs="Times New Roman"/>
          <w:szCs w:val="22"/>
          <w:lang w:val="en-US" w:eastAsia="en-US"/>
        </w:rPr>
        <w:t xml:space="preserve">En la </w:t>
      </w:r>
      <w:proofErr w:type="spellStart"/>
      <w:r w:rsidRPr="00EF0D25">
        <w:rPr>
          <w:rFonts w:eastAsia="Times New Roman" w:cs="Times New Roman"/>
          <w:szCs w:val="22"/>
          <w:lang w:val="en-US" w:eastAsia="en-US"/>
        </w:rPr>
        <w:t>Figura</w:t>
      </w:r>
      <w:proofErr w:type="spellEnd"/>
      <w:r w:rsidRPr="00EF0D25">
        <w:rPr>
          <w:rFonts w:eastAsia="Times New Roman" w:cs="Times New Roman"/>
          <w:szCs w:val="22"/>
          <w:lang w:val="en-US" w:eastAsia="en-US"/>
        </w:rPr>
        <w:t xml:space="preserve"> 6.29 se </w:t>
      </w:r>
      <w:proofErr w:type="spellStart"/>
      <w:r w:rsidRPr="00EF0D25">
        <w:rPr>
          <w:rFonts w:eastAsia="Times New Roman" w:cs="Times New Roman"/>
          <w:szCs w:val="22"/>
          <w:lang w:val="en-US" w:eastAsia="en-US"/>
        </w:rPr>
        <w:t>puede</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visualizar</w:t>
      </w:r>
      <w:proofErr w:type="spellEnd"/>
      <w:r w:rsidRPr="00EF0D25">
        <w:rPr>
          <w:rFonts w:eastAsia="Times New Roman" w:cs="Times New Roman"/>
          <w:szCs w:val="22"/>
          <w:lang w:val="en-US" w:eastAsia="en-US"/>
        </w:rPr>
        <w:t xml:space="preserve"> que </w:t>
      </w:r>
      <w:proofErr w:type="spellStart"/>
      <w:r w:rsidRPr="00EF0D25">
        <w:rPr>
          <w:rFonts w:eastAsia="Times New Roman" w:cs="Times New Roman"/>
          <w:szCs w:val="22"/>
          <w:lang w:val="en-US" w:eastAsia="en-US"/>
        </w:rPr>
        <w:t>el</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usuario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selecciona</w:t>
      </w:r>
      <w:proofErr w:type="spellEnd"/>
      <w:r w:rsidRPr="00EF0D25">
        <w:rPr>
          <w:rFonts w:eastAsia="Times New Roman" w:cs="Times New Roman"/>
          <w:szCs w:val="22"/>
          <w:lang w:val="en-US" w:eastAsia="en-US"/>
        </w:rPr>
        <w:t xml:space="preserve"> al </w:t>
      </w:r>
      <w:proofErr w:type="spellStart"/>
      <w:r w:rsidRPr="00EF0D25">
        <w:rPr>
          <w:rFonts w:eastAsia="Times New Roman" w:cs="Times New Roman"/>
          <w:szCs w:val="22"/>
          <w:lang w:val="en-US" w:eastAsia="en-US"/>
        </w:rPr>
        <w:t>cliente</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empresarial</w:t>
      </w:r>
      <w:proofErr w:type="spellEnd"/>
      <w:r w:rsidRPr="00EF0D25">
        <w:rPr>
          <w:rFonts w:eastAsia="Times New Roman" w:cs="Times New Roman"/>
          <w:szCs w:val="22"/>
          <w:lang w:val="en-US" w:eastAsia="en-US"/>
        </w:rPr>
        <w:t xml:space="preserve"> y la </w:t>
      </w:r>
      <w:proofErr w:type="spellStart"/>
      <w:r w:rsidRPr="00EF0D25">
        <w:rPr>
          <w:rFonts w:eastAsia="Times New Roman" w:cs="Times New Roman"/>
          <w:szCs w:val="22"/>
          <w:lang w:val="en-US" w:eastAsia="en-US"/>
        </w:rPr>
        <w:t>necesidad</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comercial</w:t>
      </w:r>
      <w:proofErr w:type="spellEnd"/>
      <w:r w:rsidRPr="00EF0D25">
        <w:rPr>
          <w:rFonts w:eastAsia="Times New Roman" w:cs="Times New Roman"/>
          <w:szCs w:val="22"/>
          <w:lang w:val="en-US" w:eastAsia="en-US"/>
        </w:rPr>
        <w:t xml:space="preserve"> que </w:t>
      </w:r>
      <w:proofErr w:type="spellStart"/>
      <w:r w:rsidRPr="00EF0D25">
        <w:rPr>
          <w:rFonts w:eastAsia="Times New Roman" w:cs="Times New Roman"/>
          <w:szCs w:val="22"/>
          <w:lang w:val="en-US" w:eastAsia="en-US"/>
        </w:rPr>
        <w:t>origina</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El </w:t>
      </w:r>
      <w:proofErr w:type="spellStart"/>
      <w:r w:rsidRPr="00EF0D25">
        <w:rPr>
          <w:rFonts w:eastAsia="Times New Roman" w:cs="Times New Roman"/>
          <w:szCs w:val="22"/>
          <w:lang w:val="en-US" w:eastAsia="en-US"/>
        </w:rPr>
        <w:t>sistema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presenta</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situación</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crediticia</w:t>
      </w:r>
      <w:proofErr w:type="spellEnd"/>
      <w:r w:rsidRPr="00EF0D25">
        <w:rPr>
          <w:rFonts w:eastAsia="Times New Roman" w:cs="Times New Roman"/>
          <w:szCs w:val="22"/>
          <w:lang w:val="en-US" w:eastAsia="en-US"/>
        </w:rPr>
        <w:t xml:space="preserve"> y </w:t>
      </w:r>
      <w:proofErr w:type="spellStart"/>
      <w:r w:rsidRPr="00EF0D25">
        <w:rPr>
          <w:rFonts w:eastAsia="Times New Roman" w:cs="Times New Roman"/>
          <w:szCs w:val="22"/>
          <w:lang w:val="en-US" w:eastAsia="en-US"/>
        </w:rPr>
        <w:t>los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antecedentes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disponibles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aplicables</w:t>
      </w:r>
      <w:proofErr w:type="spellEnd"/>
      <w:r w:rsidRPr="00EF0D25">
        <w:rPr>
          <w:rFonts w:eastAsia="Times New Roman" w:cs="Times New Roman"/>
          <w:szCs w:val="22"/>
          <w:lang w:val="en-US" w:eastAsia="en-US"/>
        </w:rPr>
        <w:t xml:space="preserve"> al </w:t>
      </w:r>
      <w:proofErr w:type="spellStart"/>
      <w:r w:rsidRPr="00EF0D25">
        <w:rPr>
          <w:rFonts w:eastAsia="Times New Roman" w:cs="Times New Roman"/>
          <w:szCs w:val="22"/>
          <w:lang w:val="en-US" w:eastAsia="en-US"/>
        </w:rPr>
        <w:t>contexto</w:t>
      </w:r>
      <w:proofErr w:type="spellEnd"/>
      <w:r w:rsidRPr="00EF0D25">
        <w:rPr>
          <w:rFonts w:eastAsia="Times New Roman" w:cs="Times New Roman"/>
          <w:szCs w:val="22"/>
          <w:lang w:val="en-US" w:eastAsia="en-US"/>
        </w:rPr>
        <w:t xml:space="preserve">. El </w:t>
      </w:r>
      <w:proofErr w:type="spellStart"/>
      <w:r w:rsidRPr="00EF0D25">
        <w:rPr>
          <w:rFonts w:eastAsia="Times New Roman" w:cs="Times New Roman"/>
          <w:szCs w:val="22"/>
          <w:lang w:val="en-US" w:eastAsia="en-US"/>
        </w:rPr>
        <w:t>usuario</w:t>
      </w:r>
      <w:proofErr w:type="spellEnd"/>
      <w:r w:rsidRPr="00EF0D25">
        <w:rPr>
          <w:rFonts w:eastAsia="Times New Roman" w:cs="Times New Roman"/>
          <w:szCs w:val="22"/>
          <w:lang w:val="en-US" w:eastAsia="en-US"/>
        </w:rPr>
        <w:t xml:space="preserve"> indica </w:t>
      </w:r>
      <w:proofErr w:type="spellStart"/>
      <w:r w:rsidRPr="00EF0D25">
        <w:rPr>
          <w:rFonts w:eastAsia="Times New Roman" w:cs="Times New Roman"/>
          <w:szCs w:val="22"/>
          <w:lang w:val="en-US" w:eastAsia="en-US"/>
        </w:rPr>
        <w:t>si</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corresponde</w:t>
      </w:r>
      <w:proofErr w:type="spellEnd"/>
      <w:r w:rsidRPr="00EF0D25">
        <w:rPr>
          <w:rFonts w:eastAsia="Times New Roman" w:cs="Times New Roman"/>
          <w:szCs w:val="22"/>
          <w:lang w:val="en-US" w:eastAsia="en-US"/>
        </w:rPr>
        <w:t xml:space="preserve"> a </w:t>
      </w:r>
      <w:proofErr w:type="spellStart"/>
      <w:r w:rsidRPr="00EF0D25">
        <w:rPr>
          <w:rFonts w:eastAsia="Times New Roman" w:cs="Times New Roman"/>
          <w:szCs w:val="22"/>
          <w:lang w:val="en-US" w:eastAsia="en-US"/>
        </w:rPr>
        <w:t>una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inicial</w:t>
      </w:r>
      <w:proofErr w:type="spellEnd"/>
      <w:r w:rsidRPr="00EF0D25">
        <w:rPr>
          <w:rFonts w:eastAsia="Times New Roman" w:cs="Times New Roman"/>
          <w:szCs w:val="22"/>
          <w:lang w:val="en-US" w:eastAsia="en-US"/>
        </w:rPr>
        <w:t xml:space="preserve"> de Crédito </w:t>
      </w:r>
      <w:proofErr w:type="spellStart"/>
      <w:r w:rsidRPr="00EF0D25">
        <w:rPr>
          <w:rFonts w:eastAsia="Times New Roman" w:cs="Times New Roman"/>
          <w:szCs w:val="22"/>
          <w:lang w:val="en-US" w:eastAsia="en-US"/>
        </w:rPr>
        <w:t>o</w:t>
      </w:r>
      <w:proofErr w:type="spellEnd"/>
      <w:r w:rsidRPr="00EF0D25">
        <w:rPr>
          <w:rFonts w:eastAsia="Times New Roman" w:cs="Times New Roman"/>
          <w:szCs w:val="22"/>
          <w:lang w:val="en-US" w:eastAsia="en-US"/>
        </w:rPr>
        <w:t xml:space="preserve"> a </w:t>
      </w:r>
      <w:proofErr w:type="spellStart"/>
      <w:r w:rsidRPr="00EF0D25">
        <w:rPr>
          <w:rFonts w:eastAsia="Times New Roman" w:cs="Times New Roman"/>
          <w:szCs w:val="22"/>
          <w:lang w:val="en-US" w:eastAsia="en-US"/>
        </w:rPr>
        <w:t>una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de </w:t>
      </w:r>
      <w:proofErr w:type="spellStart"/>
      <w:r w:rsidRPr="00EF0D25">
        <w:rPr>
          <w:rFonts w:eastAsia="Times New Roman" w:cs="Times New Roman"/>
          <w:szCs w:val="22"/>
          <w:lang w:val="en-US" w:eastAsia="en-US"/>
        </w:rPr>
        <w:t>excepción</w:t>
      </w:r>
      <w:proofErr w:type="spellEnd"/>
      <w:r w:rsidRPr="00EF0D25">
        <w:rPr>
          <w:rFonts w:eastAsia="Times New Roman" w:cs="Times New Roman"/>
          <w:szCs w:val="22"/>
          <w:lang w:val="en-US" w:eastAsia="en-US"/>
        </w:rPr>
        <w:t xml:space="preserve"> y </w:t>
      </w:r>
      <w:proofErr w:type="spellStart"/>
      <w:r w:rsidRPr="00EF0D25">
        <w:rPr>
          <w:rFonts w:eastAsia="Times New Roman" w:cs="Times New Roman"/>
          <w:szCs w:val="22"/>
          <w:lang w:val="en-US" w:eastAsia="en-US"/>
        </w:rPr>
        <w:t>completa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los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antecedentes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requeridos</w:t>
      </w:r>
      <w:proofErr w:type="spellEnd"/>
      <w:r w:rsidRPr="00EF0D25">
        <w:rPr>
          <w:rFonts w:eastAsia="Times New Roman" w:cs="Times New Roman"/>
          <w:szCs w:val="22"/>
          <w:lang w:val="en-US" w:eastAsia="en-US"/>
        </w:rPr>
        <w:t xml:space="preserve">. El </w:t>
      </w:r>
      <w:proofErr w:type="spellStart"/>
      <w:r w:rsidRPr="00EF0D25">
        <w:rPr>
          <w:rFonts w:eastAsia="Times New Roman" w:cs="Times New Roman"/>
          <w:szCs w:val="22"/>
          <w:lang w:val="en-US" w:eastAsia="en-US"/>
        </w:rPr>
        <w:t>sistema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valida</w:t>
      </w:r>
      <w:proofErr w:type="spellEnd"/>
      <w:r w:rsidRPr="00EF0D25">
        <w:rPr>
          <w:rFonts w:eastAsia="Times New Roman" w:cs="Times New Roman"/>
          <w:szCs w:val="22"/>
          <w:lang w:val="en-US" w:eastAsia="en-US"/>
        </w:rPr>
        <w:t xml:space="preserve"> que la </w:t>
      </w:r>
      <w:proofErr w:type="spellStart"/>
      <w:r w:rsidRPr="00EF0D25">
        <w:rPr>
          <w:rFonts w:eastAsia="Times New Roman" w:cs="Times New Roman"/>
          <w:szCs w:val="22"/>
          <w:lang w:val="en-US" w:eastAsia="en-US"/>
        </w:rPr>
        <w:t>información</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necesaria</w:t>
      </w:r>
      <w:proofErr w:type="spellEnd"/>
      <w:r w:rsidRPr="00EF0D25">
        <w:rPr>
          <w:rFonts w:eastAsia="Times New Roman" w:cs="Times New Roman"/>
          <w:szCs w:val="22"/>
          <w:lang w:val="en-US" w:eastAsia="en-US"/>
        </w:rPr>
        <w:t xml:space="preserve"> sea </w:t>
      </w:r>
      <w:proofErr w:type="spellStart"/>
      <w:r w:rsidRPr="00EF0D25">
        <w:rPr>
          <w:rFonts w:eastAsia="Times New Roman" w:cs="Times New Roman"/>
          <w:szCs w:val="22"/>
          <w:lang w:val="en-US" w:eastAsia="en-US"/>
        </w:rPr>
        <w:t>suficiente</w:t>
      </w:r>
      <w:proofErr w:type="spellEnd"/>
      <w:r w:rsidRPr="00EF0D25">
        <w:rPr>
          <w:rFonts w:eastAsia="Times New Roman" w:cs="Times New Roman"/>
          <w:szCs w:val="22"/>
          <w:lang w:val="en-US" w:eastAsia="en-US"/>
        </w:rPr>
        <w:t xml:space="preserve"> y </w:t>
      </w:r>
      <w:proofErr w:type="spellStart"/>
      <w:r w:rsidRPr="00EF0D25">
        <w:rPr>
          <w:rFonts w:eastAsia="Times New Roman" w:cs="Times New Roman"/>
          <w:szCs w:val="22"/>
          <w:lang w:val="en-US" w:eastAsia="en-US"/>
        </w:rPr>
        <w:t>coherente</w:t>
      </w:r>
      <w:proofErr w:type="spellEnd"/>
      <w:r w:rsidRPr="00EF0D25">
        <w:rPr>
          <w:rFonts w:eastAsia="Times New Roman" w:cs="Times New Roman"/>
          <w:szCs w:val="22"/>
          <w:lang w:val="en-US" w:eastAsia="en-US"/>
        </w:rPr>
        <w:t xml:space="preserve">. El </w:t>
      </w:r>
      <w:proofErr w:type="spellStart"/>
      <w:r w:rsidRPr="00EF0D25">
        <w:rPr>
          <w:rFonts w:eastAsia="Times New Roman" w:cs="Times New Roman"/>
          <w:szCs w:val="22"/>
          <w:lang w:val="en-US" w:eastAsia="en-US"/>
        </w:rPr>
        <w:t>usuario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puede</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guardar</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como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Borrador</w:t>
      </w:r>
      <w:proofErr w:type="spellEnd"/>
      <w:r w:rsidRPr="00EF0D25">
        <w:rPr>
          <w:rFonts w:eastAsia="Times New Roman" w:cs="Times New Roman"/>
          <w:szCs w:val="22"/>
          <w:lang w:val="en-US" w:eastAsia="en-US"/>
        </w:rPr>
        <w:t xml:space="preserve"> para </w:t>
      </w:r>
      <w:proofErr w:type="spellStart"/>
      <w:r w:rsidRPr="00EF0D25">
        <w:rPr>
          <w:rFonts w:eastAsia="Times New Roman" w:cs="Times New Roman"/>
          <w:szCs w:val="22"/>
          <w:lang w:val="en-US" w:eastAsia="en-US"/>
        </w:rPr>
        <w:t>continuar</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posteriormente</w:t>
      </w:r>
      <w:proofErr w:type="spellEnd"/>
      <w:r w:rsidRPr="00EF0D25">
        <w:rPr>
          <w:rFonts w:eastAsia="Times New Roman" w:cs="Times New Roman"/>
          <w:szCs w:val="22"/>
          <w:lang w:val="en-US" w:eastAsia="en-US"/>
        </w:rPr>
        <w:t xml:space="preserve"> o </w:t>
      </w:r>
      <w:proofErr w:type="spellStart"/>
      <w:r w:rsidRPr="00EF0D25">
        <w:rPr>
          <w:rFonts w:eastAsia="Times New Roman" w:cs="Times New Roman"/>
          <w:szCs w:val="22"/>
          <w:lang w:val="en-US" w:eastAsia="en-US"/>
        </w:rPr>
        <w:t>enviarla</w:t>
      </w:r>
      <w:proofErr w:type="spellEnd"/>
      <w:r w:rsidRPr="00EF0D25">
        <w:rPr>
          <w:rFonts w:eastAsia="Times New Roman" w:cs="Times New Roman"/>
          <w:szCs w:val="22"/>
          <w:lang w:val="en-US" w:eastAsia="en-US"/>
        </w:rPr>
        <w:t xml:space="preserve"> a </w:t>
      </w:r>
      <w:proofErr w:type="spellStart"/>
      <w:r w:rsidRPr="00EF0D25">
        <w:rPr>
          <w:rFonts w:eastAsia="Times New Roman" w:cs="Times New Roman"/>
          <w:szCs w:val="22"/>
          <w:lang w:val="en-US" w:eastAsia="en-US"/>
        </w:rPr>
        <w:t>decisión</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Cuando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solicita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el</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envío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el</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sistema</w:t>
      </w:r>
      <w:proofErr w:type="spellEnd"/>
      <w:r w:rsidRPr="00EF0D25">
        <w:rPr>
          <w:rFonts w:eastAsia="Times New Roman" w:cs="Times New Roman"/>
          <w:szCs w:val="22"/>
          <w:lang w:val="en-US" w:eastAsia="en-US"/>
        </w:rPr>
        <w:t xml:space="preserve"> cambia la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a </w:t>
      </w:r>
      <w:proofErr w:type="spellStart"/>
      <w:r w:rsidRPr="00EF0D25">
        <w:rPr>
          <w:rFonts w:eastAsia="Times New Roman" w:cs="Times New Roman"/>
          <w:szCs w:val="22"/>
          <w:lang w:val="en-US" w:eastAsia="en-US"/>
        </w:rPr>
        <w:t>Pendiente</w:t>
      </w:r>
      <w:proofErr w:type="spellEnd"/>
      <w:r w:rsidRPr="00EF0D25">
        <w:rPr>
          <w:rFonts w:eastAsia="Times New Roman" w:cs="Times New Roman"/>
          <w:szCs w:val="22"/>
          <w:lang w:val="en-US" w:eastAsia="en-US"/>
        </w:rPr>
        <w:t xml:space="preserve"> y la </w:t>
      </w:r>
      <w:proofErr w:type="spellStart"/>
      <w:r w:rsidRPr="00EF0D25">
        <w:rPr>
          <w:rFonts w:eastAsia="Times New Roman" w:cs="Times New Roman"/>
          <w:szCs w:val="22"/>
          <w:lang w:val="en-US" w:eastAsia="en-US"/>
        </w:rPr>
        <w:t>deja</w:t>
      </w:r>
      <w:proofErr w:type="spellEnd"/>
      <w:r w:rsidRPr="00EF0D25">
        <w:rPr>
          <w:rFonts w:eastAsia="Times New Roman" w:cs="Times New Roman"/>
          <w:szCs w:val="22"/>
          <w:lang w:val="en-US" w:eastAsia="en-US"/>
        </w:rPr>
        <w:t xml:space="preserve"> disponible para </w:t>
      </w:r>
      <w:proofErr w:type="spellStart"/>
      <w:r w:rsidRPr="00EF0D25">
        <w:rPr>
          <w:rFonts w:eastAsia="Times New Roman" w:cs="Times New Roman"/>
          <w:szCs w:val="22"/>
          <w:lang w:val="en-US" w:eastAsia="en-US"/>
        </w:rPr>
        <w:t>resolución</w:t>
      </w:r>
      <w:proofErr w:type="spellEnd"/>
      <w:r w:rsidRPr="00EF0D25">
        <w:rPr>
          <w:rFonts w:eastAsia="Times New Roman" w:cs="Times New Roman"/>
          <w:szCs w:val="22"/>
          <w:lang w:val="en-US" w:eastAsia="en-US"/>
        </w:rPr>
        <w:t xml:space="preserve"> de </w:t>
      </w:r>
      <w:proofErr w:type="spellStart"/>
      <w:r w:rsidRPr="00EF0D25">
        <w:rPr>
          <w:rFonts w:eastAsia="Times New Roman" w:cs="Times New Roman"/>
          <w:szCs w:val="22"/>
          <w:lang w:val="en-US" w:eastAsia="en-US"/>
        </w:rPr>
        <w:t>Gerencia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Mientras</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permanezca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en</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Borrador</w:t>
      </w:r>
      <w:proofErr w:type="spellEnd"/>
      <w:r w:rsidRPr="00EF0D25">
        <w:rPr>
          <w:rFonts w:eastAsia="Times New Roman" w:cs="Times New Roman"/>
          <w:szCs w:val="22"/>
          <w:lang w:val="en-US" w:eastAsia="en-US"/>
        </w:rPr>
        <w:t xml:space="preserve"> o </w:t>
      </w:r>
      <w:proofErr w:type="spellStart"/>
      <w:r w:rsidRPr="00EF0D25">
        <w:rPr>
          <w:rFonts w:eastAsia="Times New Roman" w:cs="Times New Roman"/>
          <w:szCs w:val="22"/>
          <w:lang w:val="en-US" w:eastAsia="en-US"/>
        </w:rPr>
        <w:t>Pendiente</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el</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usuario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puede</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cancelarla</w:t>
      </w:r>
      <w:proofErr w:type="spellEnd"/>
      <w:r w:rsidRPr="00EF0D25">
        <w:rPr>
          <w:rFonts w:eastAsia="Times New Roman" w:cs="Times New Roman"/>
          <w:szCs w:val="22"/>
          <w:lang w:val="en-US" w:eastAsia="en-US"/>
        </w:rPr>
        <w:t xml:space="preserve">. El </w:t>
      </w:r>
      <w:proofErr w:type="spellStart"/>
      <w:r w:rsidRPr="00EF0D25">
        <w:rPr>
          <w:rFonts w:eastAsia="Times New Roman" w:cs="Times New Roman"/>
          <w:szCs w:val="22"/>
          <w:lang w:val="en-US" w:eastAsia="en-US"/>
        </w:rPr>
        <w:t>sistema</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deja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en</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estado</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Cancelada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conservando</w:t>
      </w:r>
      <w:proofErr w:type="spellEnd"/>
      <w:r w:rsidRPr="00EF0D25">
        <w:rPr>
          <w:rFonts w:eastAsia="Times New Roman" w:cs="Times New Roman"/>
          <w:szCs w:val="22"/>
          <w:lang w:val="en-US" w:eastAsia="en-US"/>
        </w:rPr>
        <w:t xml:space="preserve"> sus </w:t>
      </w:r>
      <w:proofErr w:type="spellStart"/>
      <w:r w:rsidRPr="00EF0D25">
        <w:rPr>
          <w:rFonts w:eastAsia="Times New Roman" w:cs="Times New Roman"/>
          <w:szCs w:val="22"/>
          <w:lang w:val="en-US" w:eastAsia="en-US"/>
        </w:rPr>
        <w:t>antecedentes</w:t>
      </w:r>
      <w:proofErr w:type="spellEnd"/>
      <w:r w:rsidRPr="00EF0D25">
        <w:rPr>
          <w:rFonts w:eastAsia="Times New Roman" w:cs="Times New Roman"/>
          <w:szCs w:val="22"/>
          <w:lang w:val="en-US" w:eastAsia="en-US"/>
        </w:rPr>
        <w:t xml:space="preserve">. Si </w:t>
      </w:r>
      <w:proofErr w:type="spellStart"/>
      <w:r w:rsidRPr="00EF0D25">
        <w:rPr>
          <w:rFonts w:eastAsia="Times New Roman" w:cs="Times New Roman"/>
          <w:szCs w:val="22"/>
          <w:lang w:val="en-US" w:eastAsia="en-US"/>
        </w:rPr>
        <w:t>falta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información</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necesaria</w:t>
      </w:r>
      <w:proofErr w:type="spellEnd"/>
      <w:r w:rsidRPr="00EF0D25">
        <w:rPr>
          <w:rFonts w:eastAsia="Times New Roman" w:cs="Times New Roman"/>
          <w:szCs w:val="22"/>
          <w:lang w:val="en-US" w:eastAsia="en-US"/>
        </w:rPr>
        <w:t xml:space="preserve"> para </w:t>
      </w:r>
      <w:proofErr w:type="spellStart"/>
      <w:r w:rsidRPr="00EF0D25">
        <w:rPr>
          <w:rFonts w:eastAsia="Times New Roman" w:cs="Times New Roman"/>
          <w:szCs w:val="22"/>
          <w:lang w:val="en-US" w:eastAsia="en-US"/>
        </w:rPr>
        <w:t>presentar</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solicitud</w:t>
      </w:r>
      <w:proofErr w:type="spellEnd"/>
      <w:r w:rsidRPr="00EF0D25">
        <w:rPr>
          <w:rFonts w:eastAsia="Times New Roman" w:cs="Times New Roman"/>
          <w:szCs w:val="22"/>
          <w:lang w:val="en-US" w:eastAsia="en-US"/>
        </w:rPr>
        <w:t xml:space="preserve"> o </w:t>
      </w:r>
      <w:proofErr w:type="spellStart"/>
      <w:r w:rsidRPr="00EF0D25">
        <w:rPr>
          <w:rFonts w:eastAsia="Times New Roman" w:cs="Times New Roman"/>
          <w:szCs w:val="22"/>
          <w:lang w:val="en-US" w:eastAsia="en-US"/>
        </w:rPr>
        <w:t>los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antecedentes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ingresados</w:t>
      </w:r>
      <w:proofErr w:type="spellEnd"/>
      <w:r w:rsidRPr="00EF0D25">
        <w:rPr>
          <w:rFonts w:eastAsia="Times New Roman" w:cs="Times New Roman"/>
          <w:szCs w:val="22"/>
          <w:lang w:val="en-US" w:eastAsia="en-US"/>
        </w:rPr>
        <w:t xml:space="preserve"> no son </w:t>
      </w:r>
      <w:proofErr w:type="spellStart"/>
      <w:r w:rsidRPr="00EF0D25">
        <w:rPr>
          <w:rFonts w:eastAsia="Times New Roman" w:cs="Times New Roman"/>
          <w:szCs w:val="22"/>
          <w:lang w:val="en-US" w:eastAsia="en-US"/>
        </w:rPr>
        <w:t>válidos</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el</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sistema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informa</w:t>
      </w:r>
      <w:proofErr w:type="spellEnd"/>
      <w:r w:rsidRPr="00EF0D25">
        <w:rPr>
          <w:rFonts w:eastAsia="Times New Roman" w:cs="Times New Roman"/>
          <w:szCs w:val="22"/>
          <w:lang w:val="en-US" w:eastAsia="en-US"/>
        </w:rPr>
        <w:t xml:space="preserve"> la </w:t>
      </w:r>
      <w:proofErr w:type="spellStart"/>
      <w:r w:rsidRPr="00EF0D25">
        <w:rPr>
          <w:rFonts w:eastAsia="Times New Roman" w:cs="Times New Roman"/>
          <w:szCs w:val="22"/>
          <w:lang w:val="en-US" w:eastAsia="en-US"/>
        </w:rPr>
        <w:t>situación</w:t>
      </w:r>
      <w:proofErr w:type="spellEnd"/>
      <w:r w:rsidRPr="00EF0D25">
        <w:rPr>
          <w:rFonts w:eastAsia="Times New Roman" w:cs="Times New Roman"/>
          <w:szCs w:val="22"/>
          <w:lang w:val="en-US" w:eastAsia="en-US"/>
        </w:rPr>
        <w:t xml:space="preserve"> y no </w:t>
      </w:r>
      <w:proofErr w:type="spellStart"/>
      <w:r w:rsidRPr="00EF0D25">
        <w:rPr>
          <w:rFonts w:eastAsia="Times New Roman" w:cs="Times New Roman"/>
          <w:szCs w:val="22"/>
          <w:lang w:val="en-US" w:eastAsia="en-US"/>
        </w:rPr>
        <w:t>permite</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enviarla</w:t>
      </w:r>
      <w:proofErr w:type="spellEnd"/>
      <w:r w:rsidRPr="00EF0D25">
        <w:rPr>
          <w:rFonts w:eastAsia="Times New Roman" w:cs="Times New Roman"/>
          <w:szCs w:val="22"/>
          <w:lang w:val="en-US" w:eastAsia="en-US"/>
        </w:rPr>
        <w:t xml:space="preserve"> a </w:t>
      </w:r>
      <w:proofErr w:type="spellStart"/>
      <w:r w:rsidRPr="00EF0D25">
        <w:rPr>
          <w:rFonts w:eastAsia="Times New Roman" w:cs="Times New Roman"/>
          <w:szCs w:val="22"/>
          <w:lang w:val="en-US" w:eastAsia="en-US"/>
        </w:rPr>
        <w:t>decisión</w:t>
      </w:r>
      <w:proofErr w:type="spellEnd"/>
      <w:r w:rsidRPr="00EF0D25">
        <w:rPr>
          <w:rFonts w:eastAsia="Times New Roman" w:cs="Times New Roman"/>
          <w:szCs w:val="22"/>
          <w:lang w:val="en-US" w:eastAsia="en-US"/>
        </w:rPr>
        <w:t xml:space="preserve"> hasta que </w:t>
      </w:r>
      <w:proofErr w:type="spellStart"/>
      <w:r w:rsidRPr="00EF0D25">
        <w:rPr>
          <w:rFonts w:eastAsia="Times New Roman" w:cs="Times New Roman"/>
          <w:szCs w:val="22"/>
          <w:lang w:val="en-US" w:eastAsia="en-US"/>
        </w:rPr>
        <w:t>sea</w:t>
      </w:r>
      <w:proofErr w:type="spellEnd"/>
      <w:r w:rsidRPr="00EF0D25">
        <w:rPr>
          <w:rFonts w:eastAsia="Times New Roman" w:cs="Times New Roman"/>
          <w:szCs w:val="22"/>
          <w:lang w:val="en-US" w:eastAsia="en-US"/>
        </w:rPr>
        <w:t xml:space="preserve"> </w:t>
      </w:r>
      <w:proofErr w:type="spellStart"/>
      <w:r w:rsidRPr="00EF0D25">
        <w:rPr>
          <w:rFonts w:eastAsia="Times New Roman" w:cs="Times New Roman"/>
          <w:szCs w:val="22"/>
          <w:lang w:val="en-US" w:eastAsia="en-US"/>
        </w:rPr>
        <w:t>corregida</w:t>
      </w:r>
      <w:proofErr w:type="spellEnd"/>
      <w:r w:rsidRPr="00EF0D25">
        <w:rPr>
          <w:rFonts w:eastAsia="Times New Roman" w:cs="Times New Roman"/>
          <w:szCs w:val="22"/>
          <w:lang w:val="en-US" w:eastAsia="en-US"/>
        </w:rPr>
        <w:t>.</w:t>
      </w:r>
    </w:p>
    <w:p w14:paraId="0253DEEB" w14:textId="77777777" w:rsidR="007D6E97" w:rsidRDefault="007D6E97">
      <w:pPr>
        <w:spacing w:after="200" w:line="360" w:lineRule="auto"/>
        <w:jc w:val="both"/>
        <w:rPr>
          <w:rFonts w:eastAsia="Times New Roman" w:cs="Times New Roman"/>
          <w:sz w:val="28"/>
          <w:szCs w:val="28"/>
        </w:rPr>
      </w:pPr>
    </w:p>
    <w:p w14:paraId="45C2B75F" w14:textId="009E2E92" w:rsidR="009033B0" w:rsidRPr="00801BC0" w:rsidRDefault="009033B0" w:rsidP="00801BC0">
      <w:pPr>
        <w:pStyle w:val="Descripcin"/>
      </w:pPr>
      <w:bookmarkStart w:id="199" w:name="_Toc242050342"/>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29</w:t>
      </w:r>
      <w:r w:rsidR="000462BE">
        <w:fldChar w:fldCharType="end"/>
      </w:r>
      <w:r w:rsidRPr="00801BC0">
        <w:t xml:space="preserve"> “DS-CU</w:t>
      </w:r>
      <w:r w:rsidR="008B6C8A">
        <w:t>115</w:t>
      </w:r>
      <w:r w:rsidRPr="00801BC0">
        <w:t xml:space="preserve"> - </w:t>
      </w:r>
      <w:r w:rsidR="008B6C8A" w:rsidRPr="008B6C8A">
        <w:t>Solicitando Crédito o excepción</w:t>
      </w:r>
      <w:r w:rsidRPr="00801BC0">
        <w:t>”.</w:t>
      </w:r>
      <w:bookmarkEnd w:id="199"/>
    </w:p>
    <w:p w14:paraId="32CCA5A8" w14:textId="269E4C87" w:rsidR="003B780B" w:rsidRPr="003B780B" w:rsidRDefault="003B780B" w:rsidP="003B780B">
      <w:pPr>
        <w:spacing w:line="360" w:lineRule="auto"/>
        <w:jc w:val="center"/>
        <w:rPr>
          <w:rFonts w:eastAsia="Times New Roman" w:cs="Times New Roman"/>
        </w:rPr>
      </w:pPr>
      <w:r w:rsidRPr="003B780B">
        <w:rPr>
          <w:rFonts w:eastAsia="Times New Roman" w:cs="Times New Roman"/>
        </w:rPr>
        <w:drawing>
          <wp:inline distT="0" distB="0" distL="0" distR="0" wp14:anchorId="487104A9" wp14:editId="135C334B">
            <wp:extent cx="5971540" cy="2874010"/>
            <wp:effectExtent l="0" t="0" r="0" b="2540"/>
            <wp:docPr id="1086213059" name="Imagen 96"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3059" name="Imagen 96" descr="Imagen que contiene Tabla&#10;&#10;Descripción generada automáticament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71540" cy="2874010"/>
                    </a:xfrm>
                    <a:prstGeom prst="rect">
                      <a:avLst/>
                    </a:prstGeom>
                    <a:noFill/>
                    <a:ln>
                      <a:noFill/>
                    </a:ln>
                  </pic:spPr>
                </pic:pic>
              </a:graphicData>
            </a:graphic>
          </wp:inline>
        </w:drawing>
      </w:r>
    </w:p>
    <w:p w14:paraId="76AF41EC" w14:textId="166DE7B7" w:rsidR="007D6E97" w:rsidRDefault="007D6E97" w:rsidP="00433C65">
      <w:pPr>
        <w:spacing w:line="360" w:lineRule="auto"/>
        <w:jc w:val="center"/>
        <w:rPr>
          <w:rFonts w:eastAsia="Times New Roman" w:cs="Times New Roman"/>
        </w:rPr>
      </w:pPr>
    </w:p>
    <w:p w14:paraId="3C80E270" w14:textId="4CCABE53" w:rsidR="007D6E97" w:rsidRDefault="000479C4" w:rsidP="00105100">
      <w:pPr>
        <w:pStyle w:val="Cita"/>
      </w:pPr>
      <w:r>
        <w:t>Fuente: Elaborado por los estudiantes de acuerdo con el proyecto.</w:t>
      </w:r>
    </w:p>
    <w:p w14:paraId="11675B95" w14:textId="77777777" w:rsidR="00801BC0" w:rsidRPr="00801BC0" w:rsidRDefault="00801BC0" w:rsidP="00801BC0"/>
    <w:p w14:paraId="70851180" w14:textId="3A8EDEB8" w:rsidR="00F22D18" w:rsidRPr="00432645" w:rsidRDefault="00F22D18" w:rsidP="00F22D18">
      <w:pPr>
        <w:pStyle w:val="Ttulo2"/>
        <w:rPr>
          <w:rFonts w:eastAsia="Times New Roman" w:cs="Times New Roman"/>
        </w:rPr>
      </w:pPr>
      <w:bookmarkStart w:id="200" w:name="_heading=h.5o8xnmolzqn7" w:colFirst="0" w:colLast="0"/>
      <w:bookmarkStart w:id="201" w:name="_heading=h.2e8wfyxo2hg2" w:colFirst="0" w:colLast="0"/>
      <w:bookmarkStart w:id="202" w:name="_Toc242051069"/>
      <w:bookmarkEnd w:id="200"/>
      <w:bookmarkEnd w:id="201"/>
      <w:r w:rsidRPr="00432645">
        <w:rPr>
          <w:rFonts w:eastAsia="Times New Roman" w:cs="Times New Roman"/>
        </w:rPr>
        <w:t>CU</w:t>
      </w:r>
      <w:r>
        <w:rPr>
          <w:rFonts w:eastAsia="Times New Roman" w:cs="Times New Roman"/>
        </w:rPr>
        <w:t>87</w:t>
      </w:r>
      <w:r w:rsidRPr="00432645">
        <w:rPr>
          <w:rFonts w:eastAsia="Times New Roman" w:cs="Times New Roman"/>
        </w:rPr>
        <w:t xml:space="preserve"> - </w:t>
      </w:r>
      <w:r w:rsidR="00B62EB7" w:rsidRPr="00B62EB7">
        <w:t>Resolviendo solicitud de Crédito o excepción</w:t>
      </w:r>
      <w:bookmarkEnd w:id="202"/>
    </w:p>
    <w:p w14:paraId="4924A2F9" w14:textId="77777777" w:rsidR="007D6E97" w:rsidRDefault="007D6E97">
      <w:pPr>
        <w:spacing w:line="360" w:lineRule="auto"/>
        <w:jc w:val="both"/>
        <w:rPr>
          <w:rFonts w:eastAsia="Times New Roman" w:cs="Times New Roman"/>
        </w:rPr>
      </w:pPr>
    </w:p>
    <w:p w14:paraId="1E97BD24" w14:textId="77777777" w:rsidR="005A6FE3" w:rsidRPr="005A6FE3" w:rsidRDefault="005A6FE3" w:rsidP="005A6FE3">
      <w:pPr>
        <w:spacing w:line="360" w:lineRule="auto"/>
        <w:jc w:val="both"/>
        <w:rPr>
          <w:rFonts w:eastAsia="Times New Roman" w:cs="Times New Roman"/>
          <w:szCs w:val="22"/>
          <w:lang w:val="en-US" w:eastAsia="en-US"/>
        </w:rPr>
      </w:pPr>
      <w:r w:rsidRPr="005A6FE3">
        <w:rPr>
          <w:rFonts w:eastAsia="Times New Roman" w:cs="Times New Roman"/>
          <w:szCs w:val="22"/>
          <w:lang w:val="en-US" w:eastAsia="en-US"/>
        </w:rPr>
        <w:t xml:space="preserve">En la </w:t>
      </w:r>
      <w:proofErr w:type="spellStart"/>
      <w:r w:rsidRPr="005A6FE3">
        <w:rPr>
          <w:rFonts w:eastAsia="Times New Roman" w:cs="Times New Roman"/>
          <w:szCs w:val="22"/>
          <w:lang w:val="en-US" w:eastAsia="en-US"/>
        </w:rPr>
        <w:t>Figura</w:t>
      </w:r>
      <w:proofErr w:type="spellEnd"/>
      <w:r w:rsidRPr="005A6FE3">
        <w:rPr>
          <w:rFonts w:eastAsia="Times New Roman" w:cs="Times New Roman"/>
          <w:szCs w:val="22"/>
          <w:lang w:val="en-US" w:eastAsia="en-US"/>
        </w:rPr>
        <w:t xml:space="preserve"> 6.30 se </w:t>
      </w:r>
      <w:proofErr w:type="spellStart"/>
      <w:r w:rsidRPr="005A6FE3">
        <w:rPr>
          <w:rFonts w:eastAsia="Times New Roman" w:cs="Times New Roman"/>
          <w:szCs w:val="22"/>
          <w:lang w:val="en-US" w:eastAsia="en-US"/>
        </w:rPr>
        <w:t>puede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visualizar</w:t>
      </w:r>
      <w:proofErr w:type="spellEnd"/>
      <w:r w:rsidRPr="005A6FE3">
        <w:rPr>
          <w:rFonts w:eastAsia="Times New Roman" w:cs="Times New Roman"/>
          <w:szCs w:val="22"/>
          <w:lang w:val="en-US" w:eastAsia="en-US"/>
        </w:rPr>
        <w:t xml:space="preserve"> que </w:t>
      </w:r>
      <w:proofErr w:type="spellStart"/>
      <w:r w:rsidRPr="005A6FE3">
        <w:rPr>
          <w:rFonts w:eastAsia="Times New Roman" w:cs="Times New Roman"/>
          <w:szCs w:val="22"/>
          <w:lang w:val="en-US" w:eastAsia="en-US"/>
        </w:rPr>
        <w:t>el</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usuario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selecciona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una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pendiente</w:t>
      </w:r>
      <w:proofErr w:type="spellEnd"/>
      <w:r w:rsidRPr="005A6FE3">
        <w:rPr>
          <w:rFonts w:eastAsia="Times New Roman" w:cs="Times New Roman"/>
          <w:szCs w:val="22"/>
          <w:lang w:val="en-US" w:eastAsia="en-US"/>
        </w:rPr>
        <w:t xml:space="preserve">. El </w:t>
      </w:r>
      <w:proofErr w:type="spellStart"/>
      <w:r w:rsidRPr="005A6FE3">
        <w:rPr>
          <w:rFonts w:eastAsia="Times New Roman" w:cs="Times New Roman"/>
          <w:szCs w:val="22"/>
          <w:lang w:val="en-US" w:eastAsia="en-US"/>
        </w:rPr>
        <w:t>sistema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presenta</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y </w:t>
      </w:r>
      <w:proofErr w:type="spellStart"/>
      <w:r w:rsidRPr="005A6FE3">
        <w:rPr>
          <w:rFonts w:eastAsia="Times New Roman" w:cs="Times New Roman"/>
          <w:szCs w:val="22"/>
          <w:lang w:val="en-US" w:eastAsia="en-US"/>
        </w:rPr>
        <w:t>los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antecedentes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disponibles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relevantes</w:t>
      </w:r>
      <w:proofErr w:type="spellEnd"/>
      <w:r w:rsidRPr="005A6FE3">
        <w:rPr>
          <w:rFonts w:eastAsia="Times New Roman" w:cs="Times New Roman"/>
          <w:szCs w:val="22"/>
          <w:lang w:val="en-US" w:eastAsia="en-US"/>
        </w:rPr>
        <w:t xml:space="preserve"> para </w:t>
      </w:r>
      <w:proofErr w:type="spellStart"/>
      <w:r w:rsidRPr="005A6FE3">
        <w:rPr>
          <w:rFonts w:eastAsia="Times New Roman" w:cs="Times New Roman"/>
          <w:szCs w:val="22"/>
          <w:lang w:val="en-US" w:eastAsia="en-US"/>
        </w:rPr>
        <w:t>decidir</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incluyendo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deuda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vigente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comportamiento</w:t>
      </w:r>
      <w:proofErr w:type="spellEnd"/>
      <w:r w:rsidRPr="005A6FE3">
        <w:rPr>
          <w:rFonts w:eastAsia="Times New Roman" w:cs="Times New Roman"/>
          <w:szCs w:val="22"/>
          <w:lang w:val="en-US" w:eastAsia="en-US"/>
        </w:rPr>
        <w:t xml:space="preserve"> de </w:t>
      </w:r>
      <w:proofErr w:type="spellStart"/>
      <w:r w:rsidRPr="005A6FE3">
        <w:rPr>
          <w:rFonts w:eastAsia="Times New Roman" w:cs="Times New Roman"/>
          <w:szCs w:val="22"/>
          <w:lang w:val="en-US" w:eastAsia="en-US"/>
        </w:rPr>
        <w:t>pago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cupo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utilizado</w:t>
      </w:r>
      <w:proofErr w:type="spellEnd"/>
      <w:r w:rsidRPr="005A6FE3">
        <w:rPr>
          <w:rFonts w:eastAsia="Times New Roman" w:cs="Times New Roman"/>
          <w:szCs w:val="22"/>
          <w:lang w:val="en-US" w:eastAsia="en-US"/>
        </w:rPr>
        <w:t xml:space="preserve"> y disponible </w:t>
      </w:r>
      <w:proofErr w:type="spellStart"/>
      <w:r w:rsidRPr="005A6FE3">
        <w:rPr>
          <w:rFonts w:eastAsia="Times New Roman" w:cs="Times New Roman"/>
          <w:szCs w:val="22"/>
          <w:lang w:val="en-US" w:eastAsia="en-US"/>
        </w:rPr>
        <w:t>cuando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exista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exposición</w:t>
      </w:r>
      <w:proofErr w:type="spellEnd"/>
      <w:r w:rsidRPr="005A6FE3">
        <w:rPr>
          <w:rFonts w:eastAsia="Times New Roman" w:cs="Times New Roman"/>
          <w:szCs w:val="22"/>
          <w:lang w:val="en-US" w:eastAsia="en-US"/>
        </w:rPr>
        <w:t xml:space="preserve"> global, </w:t>
      </w:r>
      <w:proofErr w:type="spellStart"/>
      <w:r w:rsidRPr="005A6FE3">
        <w:rPr>
          <w:rFonts w:eastAsia="Times New Roman" w:cs="Times New Roman"/>
          <w:szCs w:val="22"/>
          <w:lang w:val="en-US" w:eastAsia="en-US"/>
        </w:rPr>
        <w:t>alertas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restricciones</w:t>
      </w:r>
      <w:proofErr w:type="spellEnd"/>
      <w:r w:rsidRPr="005A6FE3">
        <w:rPr>
          <w:rFonts w:eastAsia="Times New Roman" w:cs="Times New Roman"/>
          <w:szCs w:val="22"/>
          <w:lang w:val="en-US" w:eastAsia="en-US"/>
        </w:rPr>
        <w:t xml:space="preserve"> y </w:t>
      </w:r>
      <w:proofErr w:type="spellStart"/>
      <w:r w:rsidRPr="005A6FE3">
        <w:rPr>
          <w:rFonts w:eastAsia="Times New Roman" w:cs="Times New Roman"/>
          <w:szCs w:val="22"/>
          <w:lang w:val="en-US" w:eastAsia="en-US"/>
        </w:rPr>
        <w:t>condiciones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comerciales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pertinentes</w:t>
      </w:r>
      <w:proofErr w:type="spellEnd"/>
      <w:r w:rsidRPr="005A6FE3">
        <w:rPr>
          <w:rFonts w:eastAsia="Times New Roman" w:cs="Times New Roman"/>
          <w:szCs w:val="22"/>
          <w:lang w:val="en-US" w:eastAsia="en-US"/>
        </w:rPr>
        <w:t xml:space="preserve">. El </w:t>
      </w:r>
      <w:proofErr w:type="spellStart"/>
      <w:r w:rsidRPr="005A6FE3">
        <w:rPr>
          <w:rFonts w:eastAsia="Times New Roman" w:cs="Times New Roman"/>
          <w:szCs w:val="22"/>
          <w:lang w:val="en-US" w:eastAsia="en-US"/>
        </w:rPr>
        <w:t>sistema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presenta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esta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información</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como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apoyo</w:t>
      </w:r>
      <w:proofErr w:type="spellEnd"/>
      <w:r w:rsidRPr="005A6FE3">
        <w:rPr>
          <w:rFonts w:eastAsia="Times New Roman" w:cs="Times New Roman"/>
          <w:szCs w:val="22"/>
          <w:lang w:val="en-US" w:eastAsia="en-US"/>
        </w:rPr>
        <w:t xml:space="preserve"> y no </w:t>
      </w:r>
      <w:proofErr w:type="spellStart"/>
      <w:r w:rsidRPr="005A6FE3">
        <w:rPr>
          <w:rFonts w:eastAsia="Times New Roman" w:cs="Times New Roman"/>
          <w:szCs w:val="22"/>
          <w:lang w:val="en-US" w:eastAsia="en-US"/>
        </w:rPr>
        <w:t>determina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automáticamente</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decisión</w:t>
      </w:r>
      <w:proofErr w:type="spellEnd"/>
      <w:r w:rsidRPr="005A6FE3">
        <w:rPr>
          <w:rFonts w:eastAsia="Times New Roman" w:cs="Times New Roman"/>
          <w:szCs w:val="22"/>
          <w:lang w:val="en-US" w:eastAsia="en-US"/>
        </w:rPr>
        <w:t xml:space="preserve">. El </w:t>
      </w:r>
      <w:proofErr w:type="spellStart"/>
      <w:r w:rsidRPr="005A6FE3">
        <w:rPr>
          <w:rFonts w:eastAsia="Times New Roman" w:cs="Times New Roman"/>
          <w:szCs w:val="22"/>
          <w:lang w:val="en-US" w:eastAsia="en-US"/>
        </w:rPr>
        <w:t>usuario</w:t>
      </w:r>
      <w:proofErr w:type="spellEnd"/>
      <w:r w:rsidRPr="005A6FE3">
        <w:rPr>
          <w:rFonts w:eastAsia="Times New Roman" w:cs="Times New Roman"/>
          <w:szCs w:val="22"/>
          <w:lang w:val="en-US" w:eastAsia="en-US"/>
        </w:rPr>
        <w:t xml:space="preserve"> decide </w:t>
      </w:r>
      <w:proofErr w:type="spellStart"/>
      <w:r w:rsidRPr="005A6FE3">
        <w:rPr>
          <w:rFonts w:eastAsia="Times New Roman" w:cs="Times New Roman"/>
          <w:szCs w:val="22"/>
          <w:lang w:val="en-US" w:eastAsia="en-US"/>
        </w:rPr>
        <w:t>aprobar</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rechazar</w:t>
      </w:r>
      <w:proofErr w:type="spellEnd"/>
      <w:r w:rsidRPr="005A6FE3">
        <w:rPr>
          <w:rFonts w:eastAsia="Times New Roman" w:cs="Times New Roman"/>
          <w:szCs w:val="22"/>
          <w:lang w:val="en-US" w:eastAsia="en-US"/>
        </w:rPr>
        <w:t xml:space="preserve"> o </w:t>
      </w:r>
      <w:proofErr w:type="spellStart"/>
      <w:r w:rsidRPr="005A6FE3">
        <w:rPr>
          <w:rFonts w:eastAsia="Times New Roman" w:cs="Times New Roman"/>
          <w:szCs w:val="22"/>
          <w:lang w:val="en-US" w:eastAsia="en-US"/>
        </w:rPr>
        <w:t>cancelar</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Cuando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aprueba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una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inicial</w:t>
      </w:r>
      <w:proofErr w:type="spellEnd"/>
      <w:r w:rsidRPr="005A6FE3">
        <w:rPr>
          <w:rFonts w:eastAsia="Times New Roman" w:cs="Times New Roman"/>
          <w:szCs w:val="22"/>
          <w:lang w:val="en-US" w:eastAsia="en-US"/>
        </w:rPr>
        <w:t xml:space="preserve">, define </w:t>
      </w:r>
      <w:proofErr w:type="spellStart"/>
      <w:r w:rsidRPr="005A6FE3">
        <w:rPr>
          <w:rFonts w:eastAsia="Times New Roman" w:cs="Times New Roman"/>
          <w:szCs w:val="22"/>
          <w:lang w:val="en-US" w:eastAsia="en-US"/>
        </w:rPr>
        <w:t>el</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cupo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aplicable</w:t>
      </w:r>
      <w:proofErr w:type="spellEnd"/>
      <w:r w:rsidRPr="005A6FE3">
        <w:rPr>
          <w:rFonts w:eastAsia="Times New Roman" w:cs="Times New Roman"/>
          <w:szCs w:val="22"/>
          <w:lang w:val="en-US" w:eastAsia="en-US"/>
        </w:rPr>
        <w:t xml:space="preserve"> y </w:t>
      </w:r>
      <w:proofErr w:type="spellStart"/>
      <w:r w:rsidRPr="005A6FE3">
        <w:rPr>
          <w:rFonts w:eastAsia="Times New Roman" w:cs="Times New Roman"/>
          <w:szCs w:val="22"/>
          <w:lang w:val="en-US" w:eastAsia="en-US"/>
        </w:rPr>
        <w:t>su</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vigencia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Cuando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aprueba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una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excepción</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confirma</w:t>
      </w:r>
      <w:proofErr w:type="spellEnd"/>
      <w:r w:rsidRPr="005A6FE3">
        <w:rPr>
          <w:rFonts w:eastAsia="Times New Roman" w:cs="Times New Roman"/>
          <w:szCs w:val="22"/>
          <w:lang w:val="en-US" w:eastAsia="en-US"/>
        </w:rPr>
        <w:t xml:space="preserve"> las </w:t>
      </w:r>
      <w:proofErr w:type="spellStart"/>
      <w:r w:rsidRPr="005A6FE3">
        <w:rPr>
          <w:rFonts w:eastAsia="Times New Roman" w:cs="Times New Roman"/>
          <w:szCs w:val="22"/>
          <w:lang w:val="en-US" w:eastAsia="en-US"/>
        </w:rPr>
        <w:t>condiciones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específicas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autorizadas</w:t>
      </w:r>
      <w:proofErr w:type="spellEnd"/>
      <w:r w:rsidRPr="005A6FE3">
        <w:rPr>
          <w:rFonts w:eastAsia="Times New Roman" w:cs="Times New Roman"/>
          <w:szCs w:val="22"/>
          <w:lang w:val="en-US" w:eastAsia="en-US"/>
        </w:rPr>
        <w:t xml:space="preserve"> para la </w:t>
      </w:r>
      <w:proofErr w:type="spellStart"/>
      <w:r w:rsidRPr="005A6FE3">
        <w:rPr>
          <w:rFonts w:eastAsia="Times New Roman" w:cs="Times New Roman"/>
          <w:szCs w:val="22"/>
          <w:lang w:val="en-US" w:eastAsia="en-US"/>
        </w:rPr>
        <w:t>operación</w:t>
      </w:r>
      <w:proofErr w:type="spellEnd"/>
      <w:r w:rsidRPr="005A6FE3">
        <w:rPr>
          <w:rFonts w:eastAsia="Times New Roman" w:cs="Times New Roman"/>
          <w:szCs w:val="22"/>
          <w:lang w:val="en-US" w:eastAsia="en-US"/>
        </w:rPr>
        <w:t xml:space="preserve">. El </w:t>
      </w:r>
      <w:proofErr w:type="spellStart"/>
      <w:r w:rsidRPr="005A6FE3">
        <w:rPr>
          <w:rFonts w:eastAsia="Times New Roman" w:cs="Times New Roman"/>
          <w:szCs w:val="22"/>
          <w:lang w:val="en-US" w:eastAsia="en-US"/>
        </w:rPr>
        <w:t>sistema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valida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los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antecedentes</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requeridos</w:t>
      </w:r>
      <w:proofErr w:type="spellEnd"/>
      <w:r w:rsidRPr="005A6FE3">
        <w:rPr>
          <w:rFonts w:eastAsia="Times New Roman" w:cs="Times New Roman"/>
          <w:szCs w:val="22"/>
          <w:lang w:val="en-US" w:eastAsia="en-US"/>
        </w:rPr>
        <w:t xml:space="preserve"> para registrar la </w:t>
      </w:r>
      <w:proofErr w:type="spellStart"/>
      <w:r w:rsidRPr="005A6FE3">
        <w:rPr>
          <w:rFonts w:eastAsia="Times New Roman" w:cs="Times New Roman"/>
          <w:szCs w:val="22"/>
          <w:lang w:val="en-US" w:eastAsia="en-US"/>
        </w:rPr>
        <w:t>decisión</w:t>
      </w:r>
      <w:proofErr w:type="spellEnd"/>
      <w:r w:rsidRPr="005A6FE3">
        <w:rPr>
          <w:rFonts w:eastAsia="Times New Roman" w:cs="Times New Roman"/>
          <w:szCs w:val="22"/>
          <w:lang w:val="en-US" w:eastAsia="en-US"/>
        </w:rPr>
        <w:t xml:space="preserve"> y </w:t>
      </w:r>
      <w:proofErr w:type="spellStart"/>
      <w:r w:rsidRPr="005A6FE3">
        <w:rPr>
          <w:rFonts w:eastAsia="Times New Roman" w:cs="Times New Roman"/>
          <w:szCs w:val="22"/>
          <w:lang w:val="en-US" w:eastAsia="en-US"/>
        </w:rPr>
        <w:t>comprueba</w:t>
      </w:r>
      <w:proofErr w:type="spellEnd"/>
      <w:r w:rsidRPr="005A6FE3">
        <w:rPr>
          <w:rFonts w:eastAsia="Times New Roman" w:cs="Times New Roman"/>
          <w:szCs w:val="22"/>
          <w:lang w:val="en-US" w:eastAsia="en-US"/>
        </w:rPr>
        <w:t xml:space="preserve"> que la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continúe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pendiente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Finalmente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registra</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como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Aprobada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Rechazada</w:t>
      </w:r>
      <w:proofErr w:type="spellEnd"/>
      <w:r w:rsidRPr="005A6FE3">
        <w:rPr>
          <w:rFonts w:eastAsia="Times New Roman" w:cs="Times New Roman"/>
          <w:szCs w:val="22"/>
          <w:lang w:val="en-US" w:eastAsia="en-US"/>
        </w:rPr>
        <w:t xml:space="preserve"> o </w:t>
      </w:r>
      <w:proofErr w:type="spellStart"/>
      <w:r w:rsidRPr="005A6FE3">
        <w:rPr>
          <w:rFonts w:eastAsia="Times New Roman" w:cs="Times New Roman"/>
          <w:szCs w:val="22"/>
          <w:lang w:val="en-US" w:eastAsia="en-US"/>
        </w:rPr>
        <w:t>Cancelada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según</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decisión</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adoptada</w:t>
      </w:r>
      <w:proofErr w:type="spellEnd"/>
      <w:r w:rsidRPr="005A6FE3">
        <w:rPr>
          <w:rFonts w:eastAsia="Times New Roman" w:cs="Times New Roman"/>
          <w:szCs w:val="22"/>
          <w:lang w:val="en-US" w:eastAsia="en-US"/>
        </w:rPr>
        <w:t xml:space="preserve">. Si la </w:t>
      </w:r>
      <w:proofErr w:type="spellStart"/>
      <w:r w:rsidRPr="005A6FE3">
        <w:rPr>
          <w:rFonts w:eastAsia="Times New Roman" w:cs="Times New Roman"/>
          <w:szCs w:val="22"/>
          <w:lang w:val="en-US" w:eastAsia="en-US"/>
        </w:rPr>
        <w:t>decisión</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requiere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definir</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cupo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vigencia</w:t>
      </w:r>
      <w:proofErr w:type="spellEnd"/>
      <w:r w:rsidRPr="005A6FE3">
        <w:rPr>
          <w:rFonts w:eastAsia="Times New Roman" w:cs="Times New Roman"/>
          <w:szCs w:val="22"/>
          <w:lang w:val="en-US" w:eastAsia="en-US"/>
        </w:rPr>
        <w:t xml:space="preserve"> o </w:t>
      </w:r>
      <w:proofErr w:type="spellStart"/>
      <w:r w:rsidRPr="005A6FE3">
        <w:rPr>
          <w:rFonts w:eastAsia="Times New Roman" w:cs="Times New Roman"/>
          <w:szCs w:val="22"/>
          <w:lang w:val="en-US" w:eastAsia="en-US"/>
        </w:rPr>
        <w:t>condiciones</w:t>
      </w:r>
      <w:proofErr w:type="spellEnd"/>
      <w:r w:rsidRPr="005A6FE3">
        <w:rPr>
          <w:rFonts w:eastAsia="Times New Roman" w:cs="Times New Roman"/>
          <w:szCs w:val="22"/>
          <w:lang w:val="en-US" w:eastAsia="en-US"/>
        </w:rPr>
        <w:t xml:space="preserve"> de </w:t>
      </w:r>
      <w:proofErr w:type="spellStart"/>
      <w:r w:rsidRPr="005A6FE3">
        <w:rPr>
          <w:rFonts w:eastAsia="Times New Roman" w:cs="Times New Roman"/>
          <w:szCs w:val="22"/>
          <w:lang w:val="en-US" w:eastAsia="en-US"/>
        </w:rPr>
        <w:t>autorización</w:t>
      </w:r>
      <w:proofErr w:type="spellEnd"/>
      <w:r w:rsidRPr="005A6FE3">
        <w:rPr>
          <w:rFonts w:eastAsia="Times New Roman" w:cs="Times New Roman"/>
          <w:szCs w:val="22"/>
          <w:lang w:val="en-US" w:eastAsia="en-US"/>
        </w:rPr>
        <w:t xml:space="preserve"> y la </w:t>
      </w:r>
      <w:proofErr w:type="spellStart"/>
      <w:r w:rsidRPr="005A6FE3">
        <w:rPr>
          <w:rFonts w:eastAsia="Times New Roman" w:cs="Times New Roman"/>
          <w:szCs w:val="22"/>
          <w:lang w:val="en-US" w:eastAsia="en-US"/>
        </w:rPr>
        <w:t>información</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necesaria</w:t>
      </w:r>
      <w:proofErr w:type="spellEnd"/>
      <w:r w:rsidRPr="005A6FE3">
        <w:rPr>
          <w:rFonts w:eastAsia="Times New Roman" w:cs="Times New Roman"/>
          <w:szCs w:val="22"/>
          <w:lang w:val="en-US" w:eastAsia="en-US"/>
        </w:rPr>
        <w:t xml:space="preserve"> no es </w:t>
      </w:r>
      <w:proofErr w:type="spellStart"/>
      <w:r w:rsidRPr="005A6FE3">
        <w:rPr>
          <w:rFonts w:eastAsia="Times New Roman" w:cs="Times New Roman"/>
          <w:szCs w:val="22"/>
          <w:lang w:val="en-US" w:eastAsia="en-US"/>
        </w:rPr>
        <w:t>válida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el</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sistema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informa</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situación</w:t>
      </w:r>
      <w:proofErr w:type="spellEnd"/>
      <w:r w:rsidRPr="005A6FE3">
        <w:rPr>
          <w:rFonts w:eastAsia="Times New Roman" w:cs="Times New Roman"/>
          <w:szCs w:val="22"/>
          <w:lang w:val="en-US" w:eastAsia="en-US"/>
        </w:rPr>
        <w:t xml:space="preserve"> y no </w:t>
      </w:r>
      <w:proofErr w:type="spellStart"/>
      <w:r w:rsidRPr="005A6FE3">
        <w:rPr>
          <w:rFonts w:eastAsia="Times New Roman" w:cs="Times New Roman"/>
          <w:szCs w:val="22"/>
          <w:lang w:val="en-US" w:eastAsia="en-US"/>
        </w:rPr>
        <w:t>completa</w:t>
      </w:r>
      <w:proofErr w:type="spellEnd"/>
      <w:r w:rsidRPr="005A6FE3">
        <w:rPr>
          <w:rFonts w:eastAsia="Times New Roman" w:cs="Times New Roman"/>
          <w:szCs w:val="22"/>
          <w:lang w:val="en-US" w:eastAsia="en-US"/>
        </w:rPr>
        <w:t xml:space="preserve"> la </w:t>
      </w:r>
      <w:proofErr w:type="spellStart"/>
      <w:r w:rsidRPr="005A6FE3">
        <w:rPr>
          <w:rFonts w:eastAsia="Times New Roman" w:cs="Times New Roman"/>
          <w:szCs w:val="22"/>
          <w:lang w:val="en-US" w:eastAsia="en-US"/>
        </w:rPr>
        <w:t>aprobación</w:t>
      </w:r>
      <w:proofErr w:type="spellEnd"/>
      <w:r w:rsidRPr="005A6FE3">
        <w:rPr>
          <w:rFonts w:eastAsia="Times New Roman" w:cs="Times New Roman"/>
          <w:szCs w:val="22"/>
          <w:lang w:val="en-US" w:eastAsia="en-US"/>
        </w:rPr>
        <w:t xml:space="preserve">. Si la </w:t>
      </w:r>
      <w:proofErr w:type="spellStart"/>
      <w:r w:rsidRPr="005A6FE3">
        <w:rPr>
          <w:rFonts w:eastAsia="Times New Roman" w:cs="Times New Roman"/>
          <w:szCs w:val="22"/>
          <w:lang w:val="en-US" w:eastAsia="en-US"/>
        </w:rPr>
        <w:t>solicitud</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dejó</w:t>
      </w:r>
      <w:proofErr w:type="spellEnd"/>
      <w:r w:rsidRPr="005A6FE3">
        <w:rPr>
          <w:rFonts w:eastAsia="Times New Roman" w:cs="Times New Roman"/>
          <w:szCs w:val="22"/>
          <w:lang w:val="en-US" w:eastAsia="en-US"/>
        </w:rPr>
        <w:t xml:space="preserve"> de </w:t>
      </w:r>
      <w:proofErr w:type="spellStart"/>
      <w:r w:rsidRPr="005A6FE3">
        <w:rPr>
          <w:rFonts w:eastAsia="Times New Roman" w:cs="Times New Roman"/>
          <w:szCs w:val="22"/>
          <w:lang w:val="en-US" w:eastAsia="en-US"/>
        </w:rPr>
        <w:t>encontrarse</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Pendiente</w:t>
      </w:r>
      <w:proofErr w:type="spellEnd"/>
      <w:r w:rsidRPr="005A6FE3">
        <w:rPr>
          <w:rFonts w:eastAsia="Times New Roman" w:cs="Times New Roman"/>
          <w:szCs w:val="22"/>
          <w:lang w:val="en-US" w:eastAsia="en-US"/>
        </w:rPr>
        <w:t xml:space="preserve"> antes de registrar la </w:t>
      </w:r>
      <w:proofErr w:type="spellStart"/>
      <w:r w:rsidRPr="005A6FE3">
        <w:rPr>
          <w:rFonts w:eastAsia="Times New Roman" w:cs="Times New Roman"/>
          <w:szCs w:val="22"/>
          <w:lang w:val="en-US" w:eastAsia="en-US"/>
        </w:rPr>
        <w:t>decisión</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el</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sistema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informa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su</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estado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vigente</w:t>
      </w:r>
      <w:proofErr w:type="spellEnd"/>
      <w:r w:rsidRPr="005A6FE3">
        <w:rPr>
          <w:rFonts w:eastAsia="Times New Roman" w:cs="Times New Roman"/>
          <w:szCs w:val="22"/>
          <w:lang w:val="en-US" w:eastAsia="en-US"/>
        </w:rPr>
        <w:t xml:space="preserve"> y no </w:t>
      </w:r>
      <w:proofErr w:type="spellStart"/>
      <w:r w:rsidRPr="005A6FE3">
        <w:rPr>
          <w:rFonts w:eastAsia="Times New Roman" w:cs="Times New Roman"/>
          <w:szCs w:val="22"/>
          <w:lang w:val="en-US" w:eastAsia="en-US"/>
        </w:rPr>
        <w:t>reemplaza</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el</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resultado</w:t>
      </w:r>
      <w:proofErr w:type="spellEnd"/>
      <w:r w:rsidRPr="005A6FE3">
        <w:rPr>
          <w:rFonts w:eastAsia="Times New Roman" w:cs="Times New Roman"/>
          <w:szCs w:val="22"/>
          <w:lang w:val="en-US" w:eastAsia="en-US"/>
        </w:rPr>
        <w:t xml:space="preserve"> </w:t>
      </w:r>
      <w:proofErr w:type="spellStart"/>
      <w:r w:rsidRPr="005A6FE3">
        <w:rPr>
          <w:rFonts w:eastAsia="Times New Roman" w:cs="Times New Roman"/>
          <w:szCs w:val="22"/>
          <w:lang w:val="en-US" w:eastAsia="en-US"/>
        </w:rPr>
        <w:t>existente</w:t>
      </w:r>
      <w:proofErr w:type="spellEnd"/>
      <w:r w:rsidRPr="005A6FE3">
        <w:rPr>
          <w:rFonts w:eastAsia="Times New Roman" w:cs="Times New Roman"/>
          <w:szCs w:val="22"/>
          <w:lang w:val="en-US" w:eastAsia="en-US"/>
        </w:rPr>
        <w:t>.</w:t>
      </w:r>
    </w:p>
    <w:p w14:paraId="477D172D" w14:textId="77777777" w:rsidR="007D6E97" w:rsidRDefault="007D6E97">
      <w:pPr>
        <w:spacing w:after="200" w:line="360" w:lineRule="auto"/>
        <w:jc w:val="both"/>
        <w:rPr>
          <w:rFonts w:eastAsia="Times New Roman" w:cs="Times New Roman"/>
        </w:rPr>
      </w:pPr>
    </w:p>
    <w:p w14:paraId="24EEF13E" w14:textId="77777777" w:rsidR="007D6E97" w:rsidRDefault="007D6E97">
      <w:pPr>
        <w:spacing w:after="200" w:line="360" w:lineRule="auto"/>
        <w:jc w:val="both"/>
        <w:rPr>
          <w:rFonts w:eastAsia="Times New Roman" w:cs="Times New Roman"/>
          <w:sz w:val="28"/>
          <w:szCs w:val="28"/>
        </w:rPr>
      </w:pPr>
    </w:p>
    <w:p w14:paraId="7DA98D78" w14:textId="43E7F2E4" w:rsidR="007D6E97" w:rsidRPr="00801BC0" w:rsidRDefault="000479C4" w:rsidP="00801BC0">
      <w:pPr>
        <w:pStyle w:val="Descripcin"/>
      </w:pPr>
      <w:bookmarkStart w:id="203" w:name="_Toc242050343"/>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30</w:t>
      </w:r>
      <w:r w:rsidR="000462BE">
        <w:fldChar w:fldCharType="end"/>
      </w:r>
      <w:r w:rsidRPr="00801BC0">
        <w:t xml:space="preserve"> “DS-CU</w:t>
      </w:r>
      <w:r w:rsidR="00E518F8">
        <w:t>116</w:t>
      </w:r>
      <w:r w:rsidRPr="00801BC0">
        <w:t xml:space="preserve"> - </w:t>
      </w:r>
      <w:r w:rsidR="00E518F8" w:rsidRPr="00E518F8">
        <w:t>Resolviendo solicitud de Crédito o excepción</w:t>
      </w:r>
      <w:r w:rsidRPr="00801BC0">
        <w:t>”.</w:t>
      </w:r>
      <w:bookmarkEnd w:id="203"/>
    </w:p>
    <w:p w14:paraId="46DB28D8" w14:textId="3ED8EB7B" w:rsidR="009406D4" w:rsidRPr="009406D4" w:rsidRDefault="009406D4" w:rsidP="009406D4">
      <w:pPr>
        <w:spacing w:line="360" w:lineRule="auto"/>
        <w:jc w:val="center"/>
        <w:rPr>
          <w:rFonts w:eastAsia="Times New Roman" w:cs="Times New Roman"/>
        </w:rPr>
      </w:pPr>
      <w:r w:rsidRPr="009406D4">
        <w:rPr>
          <w:rFonts w:eastAsia="Times New Roman" w:cs="Times New Roman"/>
        </w:rPr>
        <w:drawing>
          <wp:inline distT="0" distB="0" distL="0" distR="0" wp14:anchorId="0E21EF04" wp14:editId="44F04273">
            <wp:extent cx="5971540" cy="3185160"/>
            <wp:effectExtent l="0" t="0" r="0" b="0"/>
            <wp:docPr id="1243512334" name="Imagen 9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2334" name="Imagen 98" descr="Tabla&#10;&#10;Descripción generada automáticamente con confianza media"/>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71540" cy="3185160"/>
                    </a:xfrm>
                    <a:prstGeom prst="rect">
                      <a:avLst/>
                    </a:prstGeom>
                    <a:noFill/>
                    <a:ln>
                      <a:noFill/>
                    </a:ln>
                  </pic:spPr>
                </pic:pic>
              </a:graphicData>
            </a:graphic>
          </wp:inline>
        </w:drawing>
      </w:r>
    </w:p>
    <w:p w14:paraId="6CA52C67" w14:textId="19E3D0D5" w:rsidR="007D6E97" w:rsidRDefault="007D6E97">
      <w:pPr>
        <w:spacing w:line="360" w:lineRule="auto"/>
        <w:jc w:val="center"/>
        <w:rPr>
          <w:rFonts w:eastAsia="Times New Roman" w:cs="Times New Roman"/>
        </w:rPr>
      </w:pPr>
    </w:p>
    <w:p w14:paraId="17A55658" w14:textId="072AEB9E" w:rsidR="007D6E97" w:rsidRDefault="000479C4" w:rsidP="00105100">
      <w:pPr>
        <w:pStyle w:val="Cita"/>
      </w:pPr>
      <w:r>
        <w:t>Fuente: Elaborado por los estudiantes de acuerdo con el proyecto.</w:t>
      </w:r>
    </w:p>
    <w:p w14:paraId="7744D967" w14:textId="77777777" w:rsidR="00801BC0" w:rsidRPr="00801BC0" w:rsidRDefault="00801BC0" w:rsidP="00801BC0"/>
    <w:p w14:paraId="320DB53E" w14:textId="3E228CAB" w:rsidR="00F22D18" w:rsidRPr="00432645" w:rsidRDefault="00F22D18" w:rsidP="00F22D18">
      <w:pPr>
        <w:pStyle w:val="Ttulo2"/>
        <w:rPr>
          <w:rFonts w:eastAsia="Times New Roman" w:cs="Times New Roman"/>
        </w:rPr>
      </w:pPr>
      <w:bookmarkStart w:id="204" w:name="_heading=h.pyv1e9lbvra6" w:colFirst="0" w:colLast="0"/>
      <w:bookmarkStart w:id="205" w:name="_heading=h.zk08wefhm2m" w:colFirst="0" w:colLast="0"/>
      <w:bookmarkStart w:id="206" w:name="_Toc242051070"/>
      <w:bookmarkEnd w:id="204"/>
      <w:bookmarkEnd w:id="205"/>
      <w:r w:rsidRPr="00432645">
        <w:rPr>
          <w:rFonts w:eastAsia="Times New Roman" w:cs="Times New Roman"/>
        </w:rPr>
        <w:t>CU</w:t>
      </w:r>
      <w:r w:rsidR="002F10E0">
        <w:rPr>
          <w:rFonts w:eastAsia="Times New Roman" w:cs="Times New Roman"/>
        </w:rPr>
        <w:t>11</w:t>
      </w:r>
      <w:r>
        <w:rPr>
          <w:rFonts w:eastAsia="Times New Roman" w:cs="Times New Roman"/>
        </w:rPr>
        <w:t>7</w:t>
      </w:r>
      <w:r w:rsidRPr="00432645">
        <w:rPr>
          <w:rFonts w:eastAsia="Times New Roman" w:cs="Times New Roman"/>
        </w:rPr>
        <w:t xml:space="preserve"> - </w:t>
      </w:r>
      <w:r w:rsidR="002F10E0" w:rsidRPr="002F10E0">
        <w:t>Gestionando cupo y estado del Crédito</w:t>
      </w:r>
      <w:bookmarkEnd w:id="206"/>
    </w:p>
    <w:p w14:paraId="50EB87EA" w14:textId="77777777" w:rsidR="007D6E97" w:rsidRDefault="007D6E97">
      <w:pPr>
        <w:spacing w:line="360" w:lineRule="auto"/>
        <w:jc w:val="both"/>
        <w:rPr>
          <w:rFonts w:eastAsia="Times New Roman" w:cs="Times New Roman"/>
        </w:rPr>
      </w:pPr>
    </w:p>
    <w:p w14:paraId="04DF0AD0" w14:textId="77777777" w:rsidR="00814F68" w:rsidRPr="00814F68" w:rsidRDefault="00814F68" w:rsidP="00814F68">
      <w:pPr>
        <w:spacing w:line="360" w:lineRule="auto"/>
        <w:jc w:val="both"/>
        <w:rPr>
          <w:rFonts w:eastAsia="Times New Roman" w:cs="Times New Roman"/>
          <w:szCs w:val="22"/>
          <w:lang w:val="en-US" w:eastAsia="en-US"/>
        </w:rPr>
      </w:pPr>
      <w:r w:rsidRPr="00814F68">
        <w:rPr>
          <w:rFonts w:eastAsia="Times New Roman" w:cs="Times New Roman"/>
          <w:szCs w:val="22"/>
          <w:lang w:val="en-US" w:eastAsia="en-US"/>
        </w:rPr>
        <w:t xml:space="preserve">En la </w:t>
      </w:r>
      <w:proofErr w:type="spellStart"/>
      <w:r w:rsidRPr="00814F68">
        <w:rPr>
          <w:rFonts w:eastAsia="Times New Roman" w:cs="Times New Roman"/>
          <w:szCs w:val="22"/>
          <w:lang w:val="en-US" w:eastAsia="en-US"/>
        </w:rPr>
        <w:t>Figura</w:t>
      </w:r>
      <w:proofErr w:type="spellEnd"/>
      <w:r w:rsidRPr="00814F68">
        <w:rPr>
          <w:rFonts w:eastAsia="Times New Roman" w:cs="Times New Roman"/>
          <w:szCs w:val="22"/>
          <w:lang w:val="en-US" w:eastAsia="en-US"/>
        </w:rPr>
        <w:t xml:space="preserve"> 6.31 se </w:t>
      </w:r>
      <w:proofErr w:type="spellStart"/>
      <w:r w:rsidRPr="00814F68">
        <w:rPr>
          <w:rFonts w:eastAsia="Times New Roman" w:cs="Times New Roman"/>
          <w:szCs w:val="22"/>
          <w:lang w:val="en-US" w:eastAsia="en-US"/>
        </w:rPr>
        <w:t>puede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visualizar</w:t>
      </w:r>
      <w:proofErr w:type="spellEnd"/>
      <w:r w:rsidRPr="00814F68">
        <w:rPr>
          <w:rFonts w:eastAsia="Times New Roman" w:cs="Times New Roman"/>
          <w:szCs w:val="22"/>
          <w:lang w:val="en-US" w:eastAsia="en-US"/>
        </w:rPr>
        <w:t xml:space="preserve"> que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usuario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selecciona</w:t>
      </w:r>
      <w:proofErr w:type="spellEnd"/>
      <w:r w:rsidRPr="00814F68">
        <w:rPr>
          <w:rFonts w:eastAsia="Times New Roman" w:cs="Times New Roman"/>
          <w:szCs w:val="22"/>
          <w:lang w:val="en-US" w:eastAsia="en-US"/>
        </w:rPr>
        <w:t xml:space="preserve"> al </w:t>
      </w:r>
      <w:proofErr w:type="spellStart"/>
      <w:r w:rsidRPr="00814F68">
        <w:rPr>
          <w:rFonts w:eastAsia="Times New Roman" w:cs="Times New Roman"/>
          <w:szCs w:val="22"/>
          <w:lang w:val="en-US" w:eastAsia="en-US"/>
        </w:rPr>
        <w:t>cliente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empresarial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cuyo</w:t>
      </w:r>
      <w:proofErr w:type="spellEnd"/>
      <w:r w:rsidRPr="00814F68">
        <w:rPr>
          <w:rFonts w:eastAsia="Times New Roman" w:cs="Times New Roman"/>
          <w:szCs w:val="22"/>
          <w:lang w:val="en-US" w:eastAsia="en-US"/>
        </w:rPr>
        <w:t xml:space="preserve"> Crédito </w:t>
      </w:r>
      <w:proofErr w:type="spellStart"/>
      <w:r w:rsidRPr="00814F68">
        <w:rPr>
          <w:rFonts w:eastAsia="Times New Roman" w:cs="Times New Roman"/>
          <w:szCs w:val="22"/>
          <w:lang w:val="en-US" w:eastAsia="en-US"/>
        </w:rPr>
        <w:t>desea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gestionar</w:t>
      </w:r>
      <w:proofErr w:type="spellEnd"/>
      <w:r w:rsidRPr="00814F68">
        <w:rPr>
          <w:rFonts w:eastAsia="Times New Roman" w:cs="Times New Roman"/>
          <w:szCs w:val="22"/>
          <w:lang w:val="en-US" w:eastAsia="en-US"/>
        </w:rPr>
        <w:t xml:space="preserve">. El </w:t>
      </w:r>
      <w:proofErr w:type="spellStart"/>
      <w:r w:rsidRPr="00814F68">
        <w:rPr>
          <w:rFonts w:eastAsia="Times New Roman" w:cs="Times New Roman"/>
          <w:szCs w:val="22"/>
          <w:lang w:val="en-US" w:eastAsia="en-US"/>
        </w:rPr>
        <w:t>sistema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presenta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estado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vigente</w:t>
      </w:r>
      <w:proofErr w:type="spellEnd"/>
      <w:r w:rsidRPr="00814F68">
        <w:rPr>
          <w:rFonts w:eastAsia="Times New Roman" w:cs="Times New Roman"/>
          <w:szCs w:val="22"/>
          <w:lang w:val="en-US" w:eastAsia="en-US"/>
        </w:rPr>
        <w:t xml:space="preserve"> del Crédito, </w:t>
      </w:r>
      <w:proofErr w:type="spellStart"/>
      <w:r w:rsidRPr="00814F68">
        <w:rPr>
          <w:rFonts w:eastAsia="Times New Roman" w:cs="Times New Roman"/>
          <w:szCs w:val="22"/>
          <w:lang w:val="en-US" w:eastAsia="en-US"/>
        </w:rPr>
        <w:t>cupo</w:t>
      </w:r>
      <w:proofErr w:type="spellEnd"/>
      <w:r w:rsidRPr="00814F68">
        <w:rPr>
          <w:rFonts w:eastAsia="Times New Roman" w:cs="Times New Roman"/>
          <w:szCs w:val="22"/>
          <w:lang w:val="en-US" w:eastAsia="en-US"/>
        </w:rPr>
        <w:t xml:space="preserve"> total </w:t>
      </w:r>
      <w:proofErr w:type="spellStart"/>
      <w:r w:rsidRPr="00814F68">
        <w:rPr>
          <w:rFonts w:eastAsia="Times New Roman" w:cs="Times New Roman"/>
          <w:szCs w:val="22"/>
          <w:lang w:val="en-US" w:eastAsia="en-US"/>
        </w:rPr>
        <w:t>utilizado</w:t>
      </w:r>
      <w:proofErr w:type="spellEnd"/>
      <w:r w:rsidRPr="00814F68">
        <w:rPr>
          <w:rFonts w:eastAsia="Times New Roman" w:cs="Times New Roman"/>
          <w:szCs w:val="22"/>
          <w:lang w:val="en-US" w:eastAsia="en-US"/>
        </w:rPr>
        <w:t xml:space="preserve"> y disponible, </w:t>
      </w:r>
      <w:proofErr w:type="spellStart"/>
      <w:r w:rsidRPr="00814F68">
        <w:rPr>
          <w:rFonts w:eastAsia="Times New Roman" w:cs="Times New Roman"/>
          <w:szCs w:val="22"/>
          <w:lang w:val="en-US" w:eastAsia="en-US"/>
        </w:rPr>
        <w:t>vigencia</w:t>
      </w:r>
      <w:proofErr w:type="spellEnd"/>
      <w:r w:rsidRPr="00814F68">
        <w:rPr>
          <w:rFonts w:eastAsia="Times New Roman" w:cs="Times New Roman"/>
          <w:szCs w:val="22"/>
          <w:lang w:val="en-US" w:eastAsia="en-US"/>
        </w:rPr>
        <w:t xml:space="preserve">, Crédito </w:t>
      </w:r>
      <w:proofErr w:type="spellStart"/>
      <w:r w:rsidRPr="00814F68">
        <w:rPr>
          <w:rFonts w:eastAsia="Times New Roman" w:cs="Times New Roman"/>
          <w:szCs w:val="22"/>
          <w:lang w:val="en-US" w:eastAsia="en-US"/>
        </w:rPr>
        <w:t>comprometido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antecedentes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financieros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disponibles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exposición</w:t>
      </w:r>
      <w:proofErr w:type="spellEnd"/>
      <w:r w:rsidRPr="00814F68">
        <w:rPr>
          <w:rFonts w:eastAsia="Times New Roman" w:cs="Times New Roman"/>
          <w:szCs w:val="22"/>
          <w:lang w:val="en-US" w:eastAsia="en-US"/>
        </w:rPr>
        <w:t xml:space="preserve"> global y </w:t>
      </w:r>
      <w:proofErr w:type="spellStart"/>
      <w:r w:rsidRPr="00814F68">
        <w:rPr>
          <w:rFonts w:eastAsia="Times New Roman" w:cs="Times New Roman"/>
          <w:szCs w:val="22"/>
          <w:lang w:val="en-US" w:eastAsia="en-US"/>
        </w:rPr>
        <w:t>alertas</w:t>
      </w:r>
      <w:proofErr w:type="spellEnd"/>
      <w:r w:rsidRPr="00814F68">
        <w:rPr>
          <w:rFonts w:eastAsia="Times New Roman" w:cs="Times New Roman"/>
          <w:szCs w:val="22"/>
          <w:lang w:val="en-US" w:eastAsia="en-US"/>
        </w:rPr>
        <w:t xml:space="preserve"> o </w:t>
      </w:r>
      <w:proofErr w:type="spellStart"/>
      <w:r w:rsidRPr="00814F68">
        <w:rPr>
          <w:rFonts w:eastAsia="Times New Roman" w:cs="Times New Roman"/>
          <w:szCs w:val="22"/>
          <w:lang w:val="en-US" w:eastAsia="en-US"/>
        </w:rPr>
        <w:t>restricciones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aplicables</w:t>
      </w:r>
      <w:proofErr w:type="spellEnd"/>
      <w:r w:rsidRPr="00814F68">
        <w:rPr>
          <w:rFonts w:eastAsia="Times New Roman" w:cs="Times New Roman"/>
          <w:szCs w:val="22"/>
          <w:lang w:val="en-US" w:eastAsia="en-US"/>
        </w:rPr>
        <w:t xml:space="preserve">. El </w:t>
      </w:r>
      <w:proofErr w:type="spellStart"/>
      <w:r w:rsidRPr="00814F68">
        <w:rPr>
          <w:rFonts w:eastAsia="Times New Roman" w:cs="Times New Roman"/>
          <w:szCs w:val="22"/>
          <w:lang w:val="en-US" w:eastAsia="en-US"/>
        </w:rPr>
        <w:t>usuario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selecciona</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modificación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requerida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pudiendo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aumentar</w:t>
      </w:r>
      <w:proofErr w:type="spellEnd"/>
      <w:r w:rsidRPr="00814F68">
        <w:rPr>
          <w:rFonts w:eastAsia="Times New Roman" w:cs="Times New Roman"/>
          <w:szCs w:val="22"/>
          <w:lang w:val="en-US" w:eastAsia="en-US"/>
        </w:rPr>
        <w:t xml:space="preserve"> o </w:t>
      </w:r>
      <w:proofErr w:type="spellStart"/>
      <w:r w:rsidRPr="00814F68">
        <w:rPr>
          <w:rFonts w:eastAsia="Times New Roman" w:cs="Times New Roman"/>
          <w:szCs w:val="22"/>
          <w:lang w:val="en-US" w:eastAsia="en-US"/>
        </w:rPr>
        <w:t>reducir</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cupo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modificar</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su</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vigencia</w:t>
      </w:r>
      <w:proofErr w:type="spellEnd"/>
      <w:r w:rsidRPr="00814F68">
        <w:rPr>
          <w:rFonts w:eastAsia="Times New Roman" w:cs="Times New Roman"/>
          <w:szCs w:val="22"/>
          <w:lang w:val="en-US" w:eastAsia="en-US"/>
        </w:rPr>
        <w:t xml:space="preserve">, suspender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Crédito o </w:t>
      </w:r>
      <w:proofErr w:type="spellStart"/>
      <w:r w:rsidRPr="00814F68">
        <w:rPr>
          <w:rFonts w:eastAsia="Times New Roman" w:cs="Times New Roman"/>
          <w:szCs w:val="22"/>
          <w:lang w:val="en-US" w:eastAsia="en-US"/>
        </w:rPr>
        <w:t>reactivarlo</w:t>
      </w:r>
      <w:proofErr w:type="spellEnd"/>
      <w:r w:rsidRPr="00814F68">
        <w:rPr>
          <w:rFonts w:eastAsia="Times New Roman" w:cs="Times New Roman"/>
          <w:szCs w:val="22"/>
          <w:lang w:val="en-US" w:eastAsia="en-US"/>
        </w:rPr>
        <w:t xml:space="preserve">, e </w:t>
      </w:r>
      <w:proofErr w:type="spellStart"/>
      <w:r w:rsidRPr="00814F68">
        <w:rPr>
          <w:rFonts w:eastAsia="Times New Roman" w:cs="Times New Roman"/>
          <w:szCs w:val="22"/>
          <w:lang w:val="en-US" w:eastAsia="en-US"/>
        </w:rPr>
        <w:t>ingresa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obligatoriamente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motivo</w:t>
      </w:r>
      <w:proofErr w:type="spellEnd"/>
      <w:r w:rsidRPr="00814F68">
        <w:rPr>
          <w:rFonts w:eastAsia="Times New Roman" w:cs="Times New Roman"/>
          <w:szCs w:val="22"/>
          <w:lang w:val="en-US" w:eastAsia="en-US"/>
        </w:rPr>
        <w:t xml:space="preserve"> de la </w:t>
      </w:r>
      <w:proofErr w:type="spellStart"/>
      <w:r w:rsidRPr="00814F68">
        <w:rPr>
          <w:rFonts w:eastAsia="Times New Roman" w:cs="Times New Roman"/>
          <w:szCs w:val="22"/>
          <w:lang w:val="en-US" w:eastAsia="en-US"/>
        </w:rPr>
        <w:t>modificación</w:t>
      </w:r>
      <w:proofErr w:type="spellEnd"/>
      <w:r w:rsidRPr="00814F68">
        <w:rPr>
          <w:rFonts w:eastAsia="Times New Roman" w:cs="Times New Roman"/>
          <w:szCs w:val="22"/>
          <w:lang w:val="en-US" w:eastAsia="en-US"/>
        </w:rPr>
        <w:t xml:space="preserve">. El </w:t>
      </w:r>
      <w:proofErr w:type="spellStart"/>
      <w:r w:rsidRPr="00814F68">
        <w:rPr>
          <w:rFonts w:eastAsia="Times New Roman" w:cs="Times New Roman"/>
          <w:szCs w:val="22"/>
          <w:lang w:val="en-US" w:eastAsia="en-US"/>
        </w:rPr>
        <w:t>sistema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valida</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información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ingresada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aplica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cambio</w:t>
      </w:r>
      <w:proofErr w:type="spellEnd"/>
      <w:r w:rsidRPr="00814F68">
        <w:rPr>
          <w:rFonts w:eastAsia="Times New Roman" w:cs="Times New Roman"/>
          <w:szCs w:val="22"/>
          <w:lang w:val="en-US" w:eastAsia="en-US"/>
        </w:rPr>
        <w:t xml:space="preserve"> y </w:t>
      </w:r>
      <w:proofErr w:type="spellStart"/>
      <w:r w:rsidRPr="00814F68">
        <w:rPr>
          <w:rFonts w:eastAsia="Times New Roman" w:cs="Times New Roman"/>
          <w:szCs w:val="22"/>
          <w:lang w:val="en-US" w:eastAsia="en-US"/>
        </w:rPr>
        <w:t>recalcula</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situación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crediticia</w:t>
      </w:r>
      <w:proofErr w:type="spellEnd"/>
      <w:r w:rsidRPr="00814F68">
        <w:rPr>
          <w:rFonts w:eastAsia="Times New Roman" w:cs="Times New Roman"/>
          <w:szCs w:val="22"/>
          <w:lang w:val="en-US" w:eastAsia="en-US"/>
        </w:rPr>
        <w:t xml:space="preserve">. Si </w:t>
      </w:r>
      <w:proofErr w:type="spellStart"/>
      <w:r w:rsidRPr="00814F68">
        <w:rPr>
          <w:rFonts w:eastAsia="Times New Roman" w:cs="Times New Roman"/>
          <w:szCs w:val="22"/>
          <w:lang w:val="en-US" w:eastAsia="en-US"/>
        </w:rPr>
        <w:t>una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reducción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deja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Crédito </w:t>
      </w:r>
      <w:proofErr w:type="spellStart"/>
      <w:r w:rsidRPr="00814F68">
        <w:rPr>
          <w:rFonts w:eastAsia="Times New Roman" w:cs="Times New Roman"/>
          <w:szCs w:val="22"/>
          <w:lang w:val="en-US" w:eastAsia="en-US"/>
        </w:rPr>
        <w:t>comprometido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sobre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nuevo </w:t>
      </w:r>
      <w:proofErr w:type="spellStart"/>
      <w:r w:rsidRPr="00814F68">
        <w:rPr>
          <w:rFonts w:eastAsia="Times New Roman" w:cs="Times New Roman"/>
          <w:szCs w:val="22"/>
          <w:lang w:val="en-US" w:eastAsia="en-US"/>
        </w:rPr>
        <w:t>cupo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conserva</w:t>
      </w:r>
      <w:proofErr w:type="spellEnd"/>
      <w:r w:rsidRPr="00814F68">
        <w:rPr>
          <w:rFonts w:eastAsia="Times New Roman" w:cs="Times New Roman"/>
          <w:szCs w:val="22"/>
          <w:lang w:val="en-US" w:eastAsia="en-US"/>
        </w:rPr>
        <w:t xml:space="preserve"> las </w:t>
      </w:r>
      <w:proofErr w:type="spellStart"/>
      <w:r w:rsidRPr="00814F68">
        <w:rPr>
          <w:rFonts w:eastAsia="Times New Roman" w:cs="Times New Roman"/>
          <w:szCs w:val="22"/>
          <w:lang w:val="en-US" w:eastAsia="en-US"/>
        </w:rPr>
        <w:t>operaciones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previamente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autorizadas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identifica</w:t>
      </w:r>
      <w:proofErr w:type="spellEnd"/>
      <w:r w:rsidRPr="00814F68">
        <w:rPr>
          <w:rFonts w:eastAsia="Times New Roman" w:cs="Times New Roman"/>
          <w:szCs w:val="22"/>
          <w:lang w:val="en-US" w:eastAsia="en-US"/>
        </w:rPr>
        <w:t xml:space="preserve"> al </w:t>
      </w:r>
      <w:proofErr w:type="spellStart"/>
      <w:r w:rsidRPr="00814F68">
        <w:rPr>
          <w:rFonts w:eastAsia="Times New Roman" w:cs="Times New Roman"/>
          <w:szCs w:val="22"/>
          <w:lang w:val="en-US" w:eastAsia="en-US"/>
        </w:rPr>
        <w:t>cliente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como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sobre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cupo</w:t>
      </w:r>
      <w:proofErr w:type="spellEnd"/>
      <w:r w:rsidRPr="00814F68">
        <w:rPr>
          <w:rFonts w:eastAsia="Times New Roman" w:cs="Times New Roman"/>
          <w:szCs w:val="22"/>
          <w:lang w:val="en-US" w:eastAsia="en-US"/>
        </w:rPr>
        <w:t xml:space="preserve"> e </w:t>
      </w:r>
      <w:proofErr w:type="spellStart"/>
      <w:r w:rsidRPr="00814F68">
        <w:rPr>
          <w:rFonts w:eastAsia="Times New Roman" w:cs="Times New Roman"/>
          <w:szCs w:val="22"/>
          <w:lang w:val="en-US" w:eastAsia="en-US"/>
        </w:rPr>
        <w:t>impide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asumir</w:t>
      </w:r>
      <w:proofErr w:type="spellEnd"/>
      <w:r w:rsidRPr="00814F68">
        <w:rPr>
          <w:rFonts w:eastAsia="Times New Roman" w:cs="Times New Roman"/>
          <w:szCs w:val="22"/>
          <w:lang w:val="en-US" w:eastAsia="en-US"/>
        </w:rPr>
        <w:t xml:space="preserve"> nuevo Crédito </w:t>
      </w:r>
      <w:proofErr w:type="spellStart"/>
      <w:r w:rsidRPr="00814F68">
        <w:rPr>
          <w:rFonts w:eastAsia="Times New Roman" w:cs="Times New Roman"/>
          <w:szCs w:val="22"/>
          <w:lang w:val="en-US" w:eastAsia="en-US"/>
        </w:rPr>
        <w:t>mientras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continúe</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condición</w:t>
      </w:r>
      <w:proofErr w:type="spellEnd"/>
      <w:r w:rsidRPr="00814F68">
        <w:rPr>
          <w:rFonts w:eastAsia="Times New Roman" w:cs="Times New Roman"/>
          <w:szCs w:val="22"/>
          <w:lang w:val="en-US" w:eastAsia="en-US"/>
        </w:rPr>
        <w:t xml:space="preserve">. Una </w:t>
      </w:r>
      <w:proofErr w:type="spellStart"/>
      <w:r w:rsidRPr="00814F68">
        <w:rPr>
          <w:rFonts w:eastAsia="Times New Roman" w:cs="Times New Roman"/>
          <w:szCs w:val="22"/>
          <w:lang w:val="en-US" w:eastAsia="en-US"/>
        </w:rPr>
        <w:t>suspensión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impide</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nuevas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operaciones</w:t>
      </w:r>
      <w:proofErr w:type="spellEnd"/>
      <w:r w:rsidRPr="00814F68">
        <w:rPr>
          <w:rFonts w:eastAsia="Times New Roman" w:cs="Times New Roman"/>
          <w:szCs w:val="22"/>
          <w:lang w:val="en-US" w:eastAsia="en-US"/>
        </w:rPr>
        <w:t xml:space="preserve"> hasta </w:t>
      </w:r>
      <w:proofErr w:type="spellStart"/>
      <w:r w:rsidRPr="00814F68">
        <w:rPr>
          <w:rFonts w:eastAsia="Times New Roman" w:cs="Times New Roman"/>
          <w:szCs w:val="22"/>
          <w:lang w:val="en-US" w:eastAsia="en-US"/>
        </w:rPr>
        <w:t>una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reactivación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explícita</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existencia</w:t>
      </w:r>
      <w:proofErr w:type="spellEnd"/>
      <w:r w:rsidRPr="00814F68">
        <w:rPr>
          <w:rFonts w:eastAsia="Times New Roman" w:cs="Times New Roman"/>
          <w:szCs w:val="22"/>
          <w:lang w:val="en-US" w:eastAsia="en-US"/>
        </w:rPr>
        <w:t xml:space="preserve"> de </w:t>
      </w:r>
      <w:proofErr w:type="spellStart"/>
      <w:r w:rsidRPr="00814F68">
        <w:rPr>
          <w:rFonts w:eastAsia="Times New Roman" w:cs="Times New Roman"/>
          <w:szCs w:val="22"/>
          <w:lang w:val="en-US" w:eastAsia="en-US"/>
        </w:rPr>
        <w:t>morosidad</w:t>
      </w:r>
      <w:proofErr w:type="spellEnd"/>
      <w:r w:rsidRPr="00814F68">
        <w:rPr>
          <w:rFonts w:eastAsia="Times New Roman" w:cs="Times New Roman"/>
          <w:szCs w:val="22"/>
          <w:lang w:val="en-US" w:eastAsia="en-US"/>
        </w:rPr>
        <w:t xml:space="preserve"> se </w:t>
      </w:r>
      <w:proofErr w:type="spellStart"/>
      <w:r w:rsidRPr="00814F68">
        <w:rPr>
          <w:rFonts w:eastAsia="Times New Roman" w:cs="Times New Roman"/>
          <w:szCs w:val="22"/>
          <w:lang w:val="en-US" w:eastAsia="en-US"/>
        </w:rPr>
        <w:t>presenta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como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alerta</w:t>
      </w:r>
      <w:proofErr w:type="spellEnd"/>
      <w:r w:rsidRPr="00814F68">
        <w:rPr>
          <w:rFonts w:eastAsia="Times New Roman" w:cs="Times New Roman"/>
          <w:szCs w:val="22"/>
          <w:lang w:val="en-US" w:eastAsia="en-US"/>
        </w:rPr>
        <w:t xml:space="preserve"> y </w:t>
      </w:r>
      <w:proofErr w:type="spellStart"/>
      <w:r w:rsidRPr="00814F68">
        <w:rPr>
          <w:rFonts w:eastAsia="Times New Roman" w:cs="Times New Roman"/>
          <w:szCs w:val="22"/>
          <w:lang w:val="en-US" w:eastAsia="en-US"/>
        </w:rPr>
        <w:t>antecedente</w:t>
      </w:r>
      <w:proofErr w:type="spellEnd"/>
      <w:r w:rsidRPr="00814F68">
        <w:rPr>
          <w:rFonts w:eastAsia="Times New Roman" w:cs="Times New Roman"/>
          <w:szCs w:val="22"/>
          <w:lang w:val="en-US" w:eastAsia="en-US"/>
        </w:rPr>
        <w:t xml:space="preserve">, sin </w:t>
      </w:r>
      <w:proofErr w:type="spellStart"/>
      <w:r w:rsidRPr="00814F68">
        <w:rPr>
          <w:rFonts w:eastAsia="Times New Roman" w:cs="Times New Roman"/>
          <w:szCs w:val="22"/>
          <w:lang w:val="en-US" w:eastAsia="en-US"/>
        </w:rPr>
        <w:t>producir</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por</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sí</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misma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una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suspensión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automática</w:t>
      </w:r>
      <w:proofErr w:type="spellEnd"/>
      <w:r w:rsidRPr="00814F68">
        <w:rPr>
          <w:rFonts w:eastAsia="Times New Roman" w:cs="Times New Roman"/>
          <w:szCs w:val="22"/>
          <w:lang w:val="en-US" w:eastAsia="en-US"/>
        </w:rPr>
        <w:t xml:space="preserve">. Si </w:t>
      </w:r>
      <w:proofErr w:type="spellStart"/>
      <w:r w:rsidRPr="00814F68">
        <w:rPr>
          <w:rFonts w:eastAsia="Times New Roman" w:cs="Times New Roman"/>
          <w:szCs w:val="22"/>
          <w:lang w:val="en-US" w:eastAsia="en-US"/>
        </w:rPr>
        <w:t>falta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motivo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obligatorio</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o</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información</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necesaria</w:t>
      </w:r>
      <w:proofErr w:type="spellEnd"/>
      <w:r w:rsidRPr="00814F68">
        <w:rPr>
          <w:rFonts w:eastAsia="Times New Roman" w:cs="Times New Roman"/>
          <w:szCs w:val="22"/>
          <w:lang w:val="en-US" w:eastAsia="en-US"/>
        </w:rPr>
        <w:t xml:space="preserve"> para </w:t>
      </w:r>
      <w:proofErr w:type="spellStart"/>
      <w:r w:rsidRPr="00814F68">
        <w:rPr>
          <w:rFonts w:eastAsia="Times New Roman" w:cs="Times New Roman"/>
          <w:szCs w:val="22"/>
          <w:lang w:val="en-US" w:eastAsia="en-US"/>
        </w:rPr>
        <w:t>aplicar</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cambio</w:t>
      </w:r>
      <w:proofErr w:type="spellEnd"/>
      <w:r w:rsidRPr="00814F68">
        <w:rPr>
          <w:rFonts w:eastAsia="Times New Roman" w:cs="Times New Roman"/>
          <w:szCs w:val="22"/>
          <w:lang w:val="en-US" w:eastAsia="en-US"/>
        </w:rPr>
        <w:t xml:space="preserve"> no es </w:t>
      </w:r>
      <w:proofErr w:type="spellStart"/>
      <w:r w:rsidRPr="00814F68">
        <w:rPr>
          <w:rFonts w:eastAsia="Times New Roman" w:cs="Times New Roman"/>
          <w:szCs w:val="22"/>
          <w:lang w:val="en-US" w:eastAsia="en-US"/>
        </w:rPr>
        <w:t>válida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el</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sistema</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informa</w:t>
      </w:r>
      <w:proofErr w:type="spellEnd"/>
      <w:r w:rsidRPr="00814F68">
        <w:rPr>
          <w:rFonts w:eastAsia="Times New Roman" w:cs="Times New Roman"/>
          <w:szCs w:val="22"/>
          <w:lang w:val="en-US" w:eastAsia="en-US"/>
        </w:rPr>
        <w:t xml:space="preserve"> la </w:t>
      </w:r>
      <w:proofErr w:type="spellStart"/>
      <w:r w:rsidRPr="00814F68">
        <w:rPr>
          <w:rFonts w:eastAsia="Times New Roman" w:cs="Times New Roman"/>
          <w:szCs w:val="22"/>
          <w:lang w:val="en-US" w:eastAsia="en-US"/>
        </w:rPr>
        <w:t>situación</w:t>
      </w:r>
      <w:proofErr w:type="spellEnd"/>
      <w:r w:rsidRPr="00814F68">
        <w:rPr>
          <w:rFonts w:eastAsia="Times New Roman" w:cs="Times New Roman"/>
          <w:szCs w:val="22"/>
          <w:lang w:val="en-US" w:eastAsia="en-US"/>
        </w:rPr>
        <w:t xml:space="preserve"> y </w:t>
      </w:r>
      <w:proofErr w:type="spellStart"/>
      <w:r w:rsidRPr="00814F68">
        <w:rPr>
          <w:rFonts w:eastAsia="Times New Roman" w:cs="Times New Roman"/>
          <w:szCs w:val="22"/>
          <w:lang w:val="en-US" w:eastAsia="en-US"/>
        </w:rPr>
        <w:t>mantiene</w:t>
      </w:r>
      <w:proofErr w:type="spellEnd"/>
      <w:r w:rsidRPr="00814F68">
        <w:rPr>
          <w:rFonts w:eastAsia="Times New Roman" w:cs="Times New Roman"/>
          <w:szCs w:val="22"/>
          <w:lang w:val="en-US" w:eastAsia="en-US"/>
        </w:rPr>
        <w:t xml:space="preserve"> sin </w:t>
      </w:r>
      <w:proofErr w:type="spellStart"/>
      <w:r w:rsidRPr="00814F68">
        <w:rPr>
          <w:rFonts w:eastAsia="Times New Roman" w:cs="Times New Roman"/>
          <w:szCs w:val="22"/>
          <w:lang w:val="en-US" w:eastAsia="en-US"/>
        </w:rPr>
        <w:t>cambios</w:t>
      </w:r>
      <w:proofErr w:type="spellEnd"/>
      <w:r w:rsidRPr="00814F68">
        <w:rPr>
          <w:rFonts w:eastAsia="Times New Roman" w:cs="Times New Roman"/>
          <w:szCs w:val="22"/>
          <w:lang w:val="en-US" w:eastAsia="en-US"/>
        </w:rPr>
        <w:t xml:space="preserve"> las </w:t>
      </w:r>
      <w:proofErr w:type="spellStart"/>
      <w:r w:rsidRPr="00814F68">
        <w:rPr>
          <w:rFonts w:eastAsia="Times New Roman" w:cs="Times New Roman"/>
          <w:szCs w:val="22"/>
          <w:lang w:val="en-US" w:eastAsia="en-US"/>
        </w:rPr>
        <w:t>condiciones</w:t>
      </w:r>
      <w:proofErr w:type="spellEnd"/>
      <w:r w:rsidRPr="00814F68">
        <w:rPr>
          <w:rFonts w:eastAsia="Times New Roman" w:cs="Times New Roman"/>
          <w:szCs w:val="22"/>
          <w:lang w:val="en-US" w:eastAsia="en-US"/>
        </w:rPr>
        <w:t xml:space="preserve"> </w:t>
      </w:r>
      <w:proofErr w:type="spellStart"/>
      <w:r w:rsidRPr="00814F68">
        <w:rPr>
          <w:rFonts w:eastAsia="Times New Roman" w:cs="Times New Roman"/>
          <w:szCs w:val="22"/>
          <w:lang w:val="en-US" w:eastAsia="en-US"/>
        </w:rPr>
        <w:t>vigentes</w:t>
      </w:r>
      <w:proofErr w:type="spellEnd"/>
      <w:r w:rsidRPr="00814F68">
        <w:rPr>
          <w:rFonts w:eastAsia="Times New Roman" w:cs="Times New Roman"/>
          <w:szCs w:val="22"/>
          <w:lang w:val="en-US" w:eastAsia="en-US"/>
        </w:rPr>
        <w:t xml:space="preserve"> del Crédito.</w:t>
      </w:r>
    </w:p>
    <w:p w14:paraId="3D67D1D0" w14:textId="77777777" w:rsidR="007D6E97" w:rsidRDefault="007D6E97">
      <w:pPr>
        <w:spacing w:after="200" w:line="360" w:lineRule="auto"/>
        <w:jc w:val="both"/>
        <w:rPr>
          <w:rFonts w:eastAsia="Times New Roman" w:cs="Times New Roman"/>
          <w:sz w:val="28"/>
          <w:szCs w:val="28"/>
        </w:rPr>
      </w:pPr>
    </w:p>
    <w:p w14:paraId="6FC51743" w14:textId="02581C7F" w:rsidR="009033B0" w:rsidRPr="00801BC0" w:rsidRDefault="009033B0" w:rsidP="00801BC0">
      <w:pPr>
        <w:pStyle w:val="Descripcin"/>
      </w:pPr>
      <w:bookmarkStart w:id="207" w:name="_Toc242050344"/>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31</w:t>
      </w:r>
      <w:r w:rsidR="000462BE">
        <w:fldChar w:fldCharType="end"/>
      </w:r>
      <w:r w:rsidRPr="00801BC0">
        <w:t xml:space="preserve"> “DS-CU</w:t>
      </w:r>
      <w:r w:rsidR="005A685D">
        <w:t>117</w:t>
      </w:r>
      <w:r w:rsidRPr="00801BC0">
        <w:t xml:space="preserve"> - </w:t>
      </w:r>
      <w:r w:rsidR="005A685D" w:rsidRPr="005A685D">
        <w:t>Gestionando cupo y estado del Crédito</w:t>
      </w:r>
      <w:r w:rsidRPr="00801BC0">
        <w:t>”.</w:t>
      </w:r>
      <w:bookmarkEnd w:id="207"/>
    </w:p>
    <w:p w14:paraId="44C24846" w14:textId="0EB1F4A8" w:rsidR="00B8599D" w:rsidRPr="00B8599D" w:rsidRDefault="00B8599D" w:rsidP="00B8599D">
      <w:pPr>
        <w:spacing w:line="360" w:lineRule="auto"/>
        <w:jc w:val="center"/>
        <w:rPr>
          <w:rFonts w:eastAsia="Times New Roman" w:cs="Times New Roman"/>
        </w:rPr>
      </w:pPr>
      <w:r w:rsidRPr="00B8599D">
        <w:rPr>
          <w:rFonts w:eastAsia="Times New Roman" w:cs="Times New Roman"/>
        </w:rPr>
        <w:drawing>
          <wp:inline distT="0" distB="0" distL="0" distR="0" wp14:anchorId="3260C069" wp14:editId="2632F774">
            <wp:extent cx="5971540" cy="3313430"/>
            <wp:effectExtent l="0" t="0" r="0" b="1270"/>
            <wp:docPr id="704142576" name="Imagen 100"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42576" name="Imagen 100" descr="Diagrama, Esquemático&#10;&#10;Descripción generada automáticament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71540" cy="3313430"/>
                    </a:xfrm>
                    <a:prstGeom prst="rect">
                      <a:avLst/>
                    </a:prstGeom>
                    <a:noFill/>
                    <a:ln>
                      <a:noFill/>
                    </a:ln>
                  </pic:spPr>
                </pic:pic>
              </a:graphicData>
            </a:graphic>
          </wp:inline>
        </w:drawing>
      </w:r>
    </w:p>
    <w:p w14:paraId="4F2F1980" w14:textId="1614AF87" w:rsidR="007D6E97" w:rsidRDefault="007D6E97">
      <w:pPr>
        <w:spacing w:line="360" w:lineRule="auto"/>
        <w:jc w:val="center"/>
        <w:rPr>
          <w:rFonts w:eastAsia="Times New Roman" w:cs="Times New Roman"/>
        </w:rPr>
      </w:pPr>
    </w:p>
    <w:p w14:paraId="5CF22BE0" w14:textId="560361F9" w:rsidR="007D6E97" w:rsidRDefault="000479C4" w:rsidP="00105100">
      <w:pPr>
        <w:pStyle w:val="Cita"/>
      </w:pPr>
      <w:r>
        <w:t>Fuente: Elaborado por los estudiantes de acuerdo con el proyecto.</w:t>
      </w:r>
    </w:p>
    <w:p w14:paraId="68E34DA1" w14:textId="77777777" w:rsidR="00801BC0" w:rsidRPr="00801BC0" w:rsidRDefault="00801BC0" w:rsidP="00801BC0"/>
    <w:p w14:paraId="5DFF82D4" w14:textId="64BC8BAB" w:rsidR="00F22D18" w:rsidRPr="00432645" w:rsidRDefault="00F22D18" w:rsidP="00F22D18">
      <w:pPr>
        <w:pStyle w:val="Ttulo2"/>
        <w:rPr>
          <w:rFonts w:eastAsia="Times New Roman" w:cs="Times New Roman"/>
        </w:rPr>
      </w:pPr>
      <w:bookmarkStart w:id="208" w:name="_heading=h.45sgj7k59xkc" w:colFirst="0" w:colLast="0"/>
      <w:bookmarkStart w:id="209" w:name="_heading=h.nmtdhmpb3r37" w:colFirst="0" w:colLast="0"/>
      <w:bookmarkStart w:id="210" w:name="_Toc242051071"/>
      <w:bookmarkEnd w:id="208"/>
      <w:bookmarkEnd w:id="209"/>
      <w:r w:rsidRPr="00432645">
        <w:rPr>
          <w:rFonts w:eastAsia="Times New Roman" w:cs="Times New Roman"/>
        </w:rPr>
        <w:t>CU</w:t>
      </w:r>
      <w:r w:rsidR="009F3D15">
        <w:rPr>
          <w:rFonts w:eastAsia="Times New Roman" w:cs="Times New Roman"/>
        </w:rPr>
        <w:t>118</w:t>
      </w:r>
      <w:r w:rsidRPr="00432645">
        <w:rPr>
          <w:rFonts w:eastAsia="Times New Roman" w:cs="Times New Roman"/>
        </w:rPr>
        <w:t xml:space="preserve"> - </w:t>
      </w:r>
      <w:r w:rsidR="009F3D15" w:rsidRPr="009F3D15">
        <w:t>Gestionando límite global de Crédito</w:t>
      </w:r>
      <w:bookmarkEnd w:id="210"/>
    </w:p>
    <w:p w14:paraId="700F794F" w14:textId="77777777" w:rsidR="007D6E97" w:rsidRDefault="007D6E97">
      <w:pPr>
        <w:spacing w:line="360" w:lineRule="auto"/>
        <w:jc w:val="both"/>
        <w:rPr>
          <w:rFonts w:eastAsia="Times New Roman" w:cs="Times New Roman"/>
        </w:rPr>
      </w:pPr>
    </w:p>
    <w:p w14:paraId="393D2958" w14:textId="77777777" w:rsidR="00DB6DEC" w:rsidRPr="00DB6DEC" w:rsidRDefault="00DB6DEC" w:rsidP="00DB6DEC">
      <w:pPr>
        <w:spacing w:line="360" w:lineRule="auto"/>
        <w:jc w:val="both"/>
        <w:rPr>
          <w:rFonts w:eastAsia="Times New Roman" w:cs="Times New Roman"/>
          <w:szCs w:val="22"/>
          <w:lang w:val="en-US" w:eastAsia="en-US"/>
        </w:rPr>
      </w:pPr>
      <w:r w:rsidRPr="00DB6DEC">
        <w:rPr>
          <w:rFonts w:eastAsia="Times New Roman" w:cs="Times New Roman"/>
          <w:szCs w:val="22"/>
          <w:lang w:val="en-US" w:eastAsia="en-US"/>
        </w:rPr>
        <w:t xml:space="preserve">En la </w:t>
      </w:r>
      <w:proofErr w:type="spellStart"/>
      <w:r w:rsidRPr="00DB6DEC">
        <w:rPr>
          <w:rFonts w:eastAsia="Times New Roman" w:cs="Times New Roman"/>
          <w:szCs w:val="22"/>
          <w:lang w:val="en-US" w:eastAsia="en-US"/>
        </w:rPr>
        <w:t>Figura</w:t>
      </w:r>
      <w:proofErr w:type="spellEnd"/>
      <w:r w:rsidRPr="00DB6DEC">
        <w:rPr>
          <w:rFonts w:eastAsia="Times New Roman" w:cs="Times New Roman"/>
          <w:szCs w:val="22"/>
          <w:lang w:val="en-US" w:eastAsia="en-US"/>
        </w:rPr>
        <w:t xml:space="preserve"> 6.32 se </w:t>
      </w:r>
      <w:proofErr w:type="spellStart"/>
      <w:r w:rsidRPr="00DB6DEC">
        <w:rPr>
          <w:rFonts w:eastAsia="Times New Roman" w:cs="Times New Roman"/>
          <w:szCs w:val="22"/>
          <w:lang w:val="en-US" w:eastAsia="en-US"/>
        </w:rPr>
        <w:t>puede</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visualizar</w:t>
      </w:r>
      <w:proofErr w:type="spellEnd"/>
      <w:r w:rsidRPr="00DB6DEC">
        <w:rPr>
          <w:rFonts w:eastAsia="Times New Roman" w:cs="Times New Roman"/>
          <w:szCs w:val="22"/>
          <w:lang w:val="en-US" w:eastAsia="en-US"/>
        </w:rPr>
        <w:t xml:space="preserve"> que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usuario</w:t>
      </w:r>
      <w:proofErr w:type="spellEnd"/>
      <w:r w:rsidRPr="00DB6DEC">
        <w:rPr>
          <w:rFonts w:eastAsia="Times New Roman" w:cs="Times New Roman"/>
          <w:szCs w:val="22"/>
          <w:lang w:val="en-US" w:eastAsia="en-US"/>
        </w:rPr>
        <w:t xml:space="preserve"> accede a la </w:t>
      </w:r>
      <w:proofErr w:type="spellStart"/>
      <w:r w:rsidRPr="00DB6DEC">
        <w:rPr>
          <w:rFonts w:eastAsia="Times New Roman" w:cs="Times New Roman"/>
          <w:szCs w:val="22"/>
          <w:lang w:val="en-US" w:eastAsia="en-US"/>
        </w:rPr>
        <w:t>gestión</w:t>
      </w:r>
      <w:proofErr w:type="spellEnd"/>
      <w:r w:rsidRPr="00DB6DEC">
        <w:rPr>
          <w:rFonts w:eastAsia="Times New Roman" w:cs="Times New Roman"/>
          <w:szCs w:val="22"/>
          <w:lang w:val="en-US" w:eastAsia="en-US"/>
        </w:rPr>
        <w:t xml:space="preserve"> del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global. El </w:t>
      </w:r>
      <w:proofErr w:type="spellStart"/>
      <w:r w:rsidRPr="00DB6DEC">
        <w:rPr>
          <w:rFonts w:eastAsia="Times New Roman" w:cs="Times New Roman"/>
          <w:szCs w:val="22"/>
          <w:lang w:val="en-US" w:eastAsia="en-US"/>
        </w:rPr>
        <w:t>sistema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presenta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vigente</w:t>
      </w:r>
      <w:proofErr w:type="spellEnd"/>
      <w:r w:rsidRPr="00DB6DEC">
        <w:rPr>
          <w:rFonts w:eastAsia="Times New Roman" w:cs="Times New Roman"/>
          <w:szCs w:val="22"/>
          <w:lang w:val="en-US" w:eastAsia="en-US"/>
        </w:rPr>
        <w:t xml:space="preserve">, la </w:t>
      </w:r>
      <w:proofErr w:type="spellStart"/>
      <w:r w:rsidRPr="00DB6DEC">
        <w:rPr>
          <w:rFonts w:eastAsia="Times New Roman" w:cs="Times New Roman"/>
          <w:szCs w:val="22"/>
          <w:lang w:val="en-US" w:eastAsia="en-US"/>
        </w:rPr>
        <w:t>exposición</w:t>
      </w:r>
      <w:proofErr w:type="spellEnd"/>
      <w:r w:rsidRPr="00DB6DEC">
        <w:rPr>
          <w:rFonts w:eastAsia="Times New Roman" w:cs="Times New Roman"/>
          <w:szCs w:val="22"/>
          <w:lang w:val="en-US" w:eastAsia="en-US"/>
        </w:rPr>
        <w:t xml:space="preserve"> global </w:t>
      </w:r>
      <w:proofErr w:type="spellStart"/>
      <w:r w:rsidRPr="00DB6DEC">
        <w:rPr>
          <w:rFonts w:eastAsia="Times New Roman" w:cs="Times New Roman"/>
          <w:szCs w:val="22"/>
          <w:lang w:val="en-US" w:eastAsia="en-US"/>
        </w:rPr>
        <w:t>utilizada</w:t>
      </w:r>
      <w:proofErr w:type="spellEnd"/>
      <w:r w:rsidRPr="00DB6DEC">
        <w:rPr>
          <w:rFonts w:eastAsia="Times New Roman" w:cs="Times New Roman"/>
          <w:szCs w:val="22"/>
          <w:lang w:val="en-US" w:eastAsia="en-US"/>
        </w:rPr>
        <w:t xml:space="preserve">, la </w:t>
      </w:r>
      <w:proofErr w:type="spellStart"/>
      <w:r w:rsidRPr="00DB6DEC">
        <w:rPr>
          <w:rFonts w:eastAsia="Times New Roman" w:cs="Times New Roman"/>
          <w:szCs w:val="22"/>
          <w:lang w:val="en-US" w:eastAsia="en-US"/>
        </w:rPr>
        <w:t>capacidad</w:t>
      </w:r>
      <w:proofErr w:type="spellEnd"/>
      <w:r w:rsidRPr="00DB6DEC">
        <w:rPr>
          <w:rFonts w:eastAsia="Times New Roman" w:cs="Times New Roman"/>
          <w:szCs w:val="22"/>
          <w:lang w:val="en-US" w:eastAsia="en-US"/>
        </w:rPr>
        <w:t xml:space="preserve"> global disponible y </w:t>
      </w:r>
      <w:proofErr w:type="spellStart"/>
      <w:r w:rsidRPr="00DB6DEC">
        <w:rPr>
          <w:rFonts w:eastAsia="Times New Roman" w:cs="Times New Roman"/>
          <w:szCs w:val="22"/>
          <w:lang w:val="en-US" w:eastAsia="en-US"/>
        </w:rPr>
        <w:t>los</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indicadores</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financieros</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disponibles</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como</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apoyo</w:t>
      </w:r>
      <w:proofErr w:type="spellEnd"/>
      <w:r w:rsidRPr="00DB6DEC">
        <w:rPr>
          <w:rFonts w:eastAsia="Times New Roman" w:cs="Times New Roman"/>
          <w:szCs w:val="22"/>
          <w:lang w:val="en-US" w:eastAsia="en-US"/>
        </w:rPr>
        <w:t xml:space="preserve"> para la </w:t>
      </w:r>
      <w:proofErr w:type="spellStart"/>
      <w:r w:rsidRPr="00DB6DEC">
        <w:rPr>
          <w:rFonts w:eastAsia="Times New Roman" w:cs="Times New Roman"/>
          <w:szCs w:val="22"/>
          <w:lang w:val="en-US" w:eastAsia="en-US"/>
        </w:rPr>
        <w:t>decisión</w:t>
      </w:r>
      <w:proofErr w:type="spellEnd"/>
      <w:r w:rsidRPr="00DB6DEC">
        <w:rPr>
          <w:rFonts w:eastAsia="Times New Roman" w:cs="Times New Roman"/>
          <w:szCs w:val="22"/>
          <w:lang w:val="en-US" w:eastAsia="en-US"/>
        </w:rPr>
        <w:t xml:space="preserve">. El </w:t>
      </w:r>
      <w:proofErr w:type="spellStart"/>
      <w:r w:rsidRPr="00DB6DEC">
        <w:rPr>
          <w:rFonts w:eastAsia="Times New Roman" w:cs="Times New Roman"/>
          <w:szCs w:val="22"/>
          <w:lang w:val="en-US" w:eastAsia="en-US"/>
        </w:rPr>
        <w:t>usuario</w:t>
      </w:r>
      <w:proofErr w:type="spellEnd"/>
      <w:r w:rsidRPr="00DB6DEC">
        <w:rPr>
          <w:rFonts w:eastAsia="Times New Roman" w:cs="Times New Roman"/>
          <w:szCs w:val="22"/>
          <w:lang w:val="en-US" w:eastAsia="en-US"/>
        </w:rPr>
        <w:t xml:space="preserve"> define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nuevo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global y </w:t>
      </w:r>
      <w:proofErr w:type="spellStart"/>
      <w:r w:rsidRPr="00DB6DEC">
        <w:rPr>
          <w:rFonts w:eastAsia="Times New Roman" w:cs="Times New Roman"/>
          <w:szCs w:val="22"/>
          <w:lang w:val="en-US" w:eastAsia="en-US"/>
        </w:rPr>
        <w:t>solicita</w:t>
      </w:r>
      <w:proofErr w:type="spellEnd"/>
      <w:r w:rsidRPr="00DB6DEC">
        <w:rPr>
          <w:rFonts w:eastAsia="Times New Roman" w:cs="Times New Roman"/>
          <w:szCs w:val="22"/>
          <w:lang w:val="en-US" w:eastAsia="en-US"/>
        </w:rPr>
        <w:t xml:space="preserve"> registrar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cambio</w:t>
      </w:r>
      <w:proofErr w:type="spellEnd"/>
      <w:r w:rsidRPr="00DB6DEC">
        <w:rPr>
          <w:rFonts w:eastAsia="Times New Roman" w:cs="Times New Roman"/>
          <w:szCs w:val="22"/>
          <w:lang w:val="en-US" w:eastAsia="en-US"/>
        </w:rPr>
        <w:t xml:space="preserve">. El </w:t>
      </w:r>
      <w:proofErr w:type="spellStart"/>
      <w:r w:rsidRPr="00DB6DEC">
        <w:rPr>
          <w:rFonts w:eastAsia="Times New Roman" w:cs="Times New Roman"/>
          <w:szCs w:val="22"/>
          <w:lang w:val="en-US" w:eastAsia="en-US"/>
        </w:rPr>
        <w:t>sistema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valida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valor </w:t>
      </w:r>
      <w:proofErr w:type="spellStart"/>
      <w:r w:rsidRPr="00DB6DEC">
        <w:rPr>
          <w:rFonts w:eastAsia="Times New Roman" w:cs="Times New Roman"/>
          <w:szCs w:val="22"/>
          <w:lang w:val="en-US" w:eastAsia="en-US"/>
        </w:rPr>
        <w:t>ingresado</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registra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definido</w:t>
      </w:r>
      <w:proofErr w:type="spellEnd"/>
      <w:r w:rsidRPr="00DB6DEC">
        <w:rPr>
          <w:rFonts w:eastAsia="Times New Roman" w:cs="Times New Roman"/>
          <w:szCs w:val="22"/>
          <w:lang w:val="en-US" w:eastAsia="en-US"/>
        </w:rPr>
        <w:t xml:space="preserve"> y </w:t>
      </w:r>
      <w:proofErr w:type="spellStart"/>
      <w:r w:rsidRPr="00DB6DEC">
        <w:rPr>
          <w:rFonts w:eastAsia="Times New Roman" w:cs="Times New Roman"/>
          <w:szCs w:val="22"/>
          <w:lang w:val="en-US" w:eastAsia="en-US"/>
        </w:rPr>
        <w:t>recalcula</w:t>
      </w:r>
      <w:proofErr w:type="spellEnd"/>
      <w:r w:rsidRPr="00DB6DEC">
        <w:rPr>
          <w:rFonts w:eastAsia="Times New Roman" w:cs="Times New Roman"/>
          <w:szCs w:val="22"/>
          <w:lang w:val="en-US" w:eastAsia="en-US"/>
        </w:rPr>
        <w:t xml:space="preserve"> la </w:t>
      </w:r>
      <w:proofErr w:type="spellStart"/>
      <w:r w:rsidRPr="00DB6DEC">
        <w:rPr>
          <w:rFonts w:eastAsia="Times New Roman" w:cs="Times New Roman"/>
          <w:szCs w:val="22"/>
          <w:lang w:val="en-US" w:eastAsia="en-US"/>
        </w:rPr>
        <w:t>capacidad</w:t>
      </w:r>
      <w:proofErr w:type="spellEnd"/>
      <w:r w:rsidRPr="00DB6DEC">
        <w:rPr>
          <w:rFonts w:eastAsia="Times New Roman" w:cs="Times New Roman"/>
          <w:szCs w:val="22"/>
          <w:lang w:val="en-US" w:eastAsia="en-US"/>
        </w:rPr>
        <w:t xml:space="preserve"> global disponible. Las </w:t>
      </w:r>
      <w:proofErr w:type="spellStart"/>
      <w:r w:rsidRPr="00DB6DEC">
        <w:rPr>
          <w:rFonts w:eastAsia="Times New Roman" w:cs="Times New Roman"/>
          <w:szCs w:val="22"/>
          <w:lang w:val="en-US" w:eastAsia="en-US"/>
        </w:rPr>
        <w:t>operaciones</w:t>
      </w:r>
      <w:proofErr w:type="spellEnd"/>
      <w:r w:rsidRPr="00DB6DEC">
        <w:rPr>
          <w:rFonts w:eastAsia="Times New Roman" w:cs="Times New Roman"/>
          <w:szCs w:val="22"/>
          <w:lang w:val="en-US" w:eastAsia="en-US"/>
        </w:rPr>
        <w:t xml:space="preserve"> de </w:t>
      </w:r>
      <w:proofErr w:type="spellStart"/>
      <w:r w:rsidRPr="00DB6DEC">
        <w:rPr>
          <w:rFonts w:eastAsia="Times New Roman" w:cs="Times New Roman"/>
          <w:szCs w:val="22"/>
          <w:lang w:val="en-US" w:eastAsia="en-US"/>
        </w:rPr>
        <w:t>clientes</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empresariales</w:t>
      </w:r>
      <w:proofErr w:type="spellEnd"/>
      <w:r w:rsidRPr="00DB6DEC">
        <w:rPr>
          <w:rFonts w:eastAsia="Times New Roman" w:cs="Times New Roman"/>
          <w:szCs w:val="22"/>
          <w:lang w:val="en-US" w:eastAsia="en-US"/>
        </w:rPr>
        <w:t xml:space="preserve"> que </w:t>
      </w:r>
      <w:proofErr w:type="spellStart"/>
      <w:r w:rsidRPr="00DB6DEC">
        <w:rPr>
          <w:rFonts w:eastAsia="Times New Roman" w:cs="Times New Roman"/>
          <w:szCs w:val="22"/>
          <w:lang w:val="en-US" w:eastAsia="en-US"/>
        </w:rPr>
        <w:t>posteriormente</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requieran</w:t>
      </w:r>
      <w:proofErr w:type="spellEnd"/>
      <w:r w:rsidRPr="00DB6DEC">
        <w:rPr>
          <w:rFonts w:eastAsia="Times New Roman" w:cs="Times New Roman"/>
          <w:szCs w:val="22"/>
          <w:lang w:val="en-US" w:eastAsia="en-US"/>
        </w:rPr>
        <w:t xml:space="preserve"> nuevo </w:t>
      </w:r>
      <w:proofErr w:type="spellStart"/>
      <w:r w:rsidRPr="00DB6DEC">
        <w:rPr>
          <w:rFonts w:eastAsia="Times New Roman" w:cs="Times New Roman"/>
          <w:szCs w:val="22"/>
          <w:lang w:val="en-US" w:eastAsia="en-US"/>
        </w:rPr>
        <w:t>financiamiento</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quedan</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sujetas</w:t>
      </w:r>
      <w:proofErr w:type="spellEnd"/>
      <w:r w:rsidRPr="00DB6DEC">
        <w:rPr>
          <w:rFonts w:eastAsia="Times New Roman" w:cs="Times New Roman"/>
          <w:szCs w:val="22"/>
          <w:lang w:val="en-US" w:eastAsia="en-US"/>
        </w:rPr>
        <w:t xml:space="preserve"> a la </w:t>
      </w:r>
      <w:proofErr w:type="spellStart"/>
      <w:r w:rsidRPr="00DB6DEC">
        <w:rPr>
          <w:rFonts w:eastAsia="Times New Roman" w:cs="Times New Roman"/>
          <w:szCs w:val="22"/>
          <w:lang w:val="en-US" w:eastAsia="en-US"/>
        </w:rPr>
        <w:t>validación</w:t>
      </w:r>
      <w:proofErr w:type="spellEnd"/>
      <w:r w:rsidRPr="00DB6DEC">
        <w:rPr>
          <w:rFonts w:eastAsia="Times New Roman" w:cs="Times New Roman"/>
          <w:szCs w:val="22"/>
          <w:lang w:val="en-US" w:eastAsia="en-US"/>
        </w:rPr>
        <w:t xml:space="preserve"> del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global </w:t>
      </w:r>
      <w:proofErr w:type="spellStart"/>
      <w:r w:rsidRPr="00DB6DEC">
        <w:rPr>
          <w:rFonts w:eastAsia="Times New Roman" w:cs="Times New Roman"/>
          <w:szCs w:val="22"/>
          <w:lang w:val="en-US" w:eastAsia="en-US"/>
        </w:rPr>
        <w:t>vigente</w:t>
      </w:r>
      <w:proofErr w:type="spellEnd"/>
      <w:r w:rsidRPr="00DB6DEC">
        <w:rPr>
          <w:rFonts w:eastAsia="Times New Roman" w:cs="Times New Roman"/>
          <w:szCs w:val="22"/>
          <w:lang w:val="en-US" w:eastAsia="en-US"/>
        </w:rPr>
        <w:t xml:space="preserve"> antes de </w:t>
      </w:r>
      <w:proofErr w:type="spellStart"/>
      <w:r w:rsidRPr="00DB6DEC">
        <w:rPr>
          <w:rFonts w:eastAsia="Times New Roman" w:cs="Times New Roman"/>
          <w:szCs w:val="22"/>
          <w:lang w:val="en-US" w:eastAsia="en-US"/>
        </w:rPr>
        <w:t>formalizar</w:t>
      </w:r>
      <w:proofErr w:type="spellEnd"/>
      <w:r w:rsidRPr="00DB6DEC">
        <w:rPr>
          <w:rFonts w:eastAsia="Times New Roman" w:cs="Times New Roman"/>
          <w:szCs w:val="22"/>
          <w:lang w:val="en-US" w:eastAsia="en-US"/>
        </w:rPr>
        <w:t xml:space="preserve"> un nuevo </w:t>
      </w:r>
      <w:proofErr w:type="spellStart"/>
      <w:r w:rsidRPr="00DB6DEC">
        <w:rPr>
          <w:rFonts w:eastAsia="Times New Roman" w:cs="Times New Roman"/>
          <w:szCs w:val="22"/>
          <w:lang w:val="en-US" w:eastAsia="en-US"/>
        </w:rPr>
        <w:t>compromiso</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crediticio</w:t>
      </w:r>
      <w:proofErr w:type="spellEnd"/>
      <w:r w:rsidRPr="00DB6DEC">
        <w:rPr>
          <w:rFonts w:eastAsia="Times New Roman" w:cs="Times New Roman"/>
          <w:szCs w:val="22"/>
          <w:lang w:val="en-US" w:eastAsia="en-US"/>
        </w:rPr>
        <w:t xml:space="preserve">. Si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valor </w:t>
      </w:r>
      <w:proofErr w:type="spellStart"/>
      <w:r w:rsidRPr="00DB6DEC">
        <w:rPr>
          <w:rFonts w:eastAsia="Times New Roman" w:cs="Times New Roman"/>
          <w:szCs w:val="22"/>
          <w:lang w:val="en-US" w:eastAsia="en-US"/>
        </w:rPr>
        <w:t>ingresado</w:t>
      </w:r>
      <w:proofErr w:type="spellEnd"/>
      <w:r w:rsidRPr="00DB6DEC">
        <w:rPr>
          <w:rFonts w:eastAsia="Times New Roman" w:cs="Times New Roman"/>
          <w:szCs w:val="22"/>
          <w:lang w:val="en-US" w:eastAsia="en-US"/>
        </w:rPr>
        <w:t xml:space="preserve"> no </w:t>
      </w:r>
      <w:proofErr w:type="spellStart"/>
      <w:r w:rsidRPr="00DB6DEC">
        <w:rPr>
          <w:rFonts w:eastAsia="Times New Roman" w:cs="Times New Roman"/>
          <w:szCs w:val="22"/>
          <w:lang w:val="en-US" w:eastAsia="en-US"/>
        </w:rPr>
        <w:t>cumple</w:t>
      </w:r>
      <w:proofErr w:type="spellEnd"/>
      <w:r w:rsidRPr="00DB6DEC">
        <w:rPr>
          <w:rFonts w:eastAsia="Times New Roman" w:cs="Times New Roman"/>
          <w:szCs w:val="22"/>
          <w:lang w:val="en-US" w:eastAsia="en-US"/>
        </w:rPr>
        <w:t xml:space="preserve"> las </w:t>
      </w:r>
      <w:proofErr w:type="spellStart"/>
      <w:r w:rsidRPr="00DB6DEC">
        <w:rPr>
          <w:rFonts w:eastAsia="Times New Roman" w:cs="Times New Roman"/>
          <w:szCs w:val="22"/>
          <w:lang w:val="en-US" w:eastAsia="en-US"/>
        </w:rPr>
        <w:t>condiciones</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necesarias</w:t>
      </w:r>
      <w:proofErr w:type="spellEnd"/>
      <w:r w:rsidRPr="00DB6DEC">
        <w:rPr>
          <w:rFonts w:eastAsia="Times New Roman" w:cs="Times New Roman"/>
          <w:szCs w:val="22"/>
          <w:lang w:val="en-US" w:eastAsia="en-US"/>
        </w:rPr>
        <w:t xml:space="preserve"> para </w:t>
      </w:r>
      <w:proofErr w:type="spellStart"/>
      <w:r w:rsidRPr="00DB6DEC">
        <w:rPr>
          <w:rFonts w:eastAsia="Times New Roman" w:cs="Times New Roman"/>
          <w:szCs w:val="22"/>
          <w:lang w:val="en-US" w:eastAsia="en-US"/>
        </w:rPr>
        <w:t>establecer</w:t>
      </w:r>
      <w:proofErr w:type="spellEnd"/>
      <w:r w:rsidRPr="00DB6DEC">
        <w:rPr>
          <w:rFonts w:eastAsia="Times New Roman" w:cs="Times New Roman"/>
          <w:szCs w:val="22"/>
          <w:lang w:val="en-US" w:eastAsia="en-US"/>
        </w:rPr>
        <w:t xml:space="preserve"> un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de Crédito </w:t>
      </w:r>
      <w:proofErr w:type="spellStart"/>
      <w:r w:rsidRPr="00DB6DEC">
        <w:rPr>
          <w:rFonts w:eastAsia="Times New Roman" w:cs="Times New Roman"/>
          <w:szCs w:val="22"/>
          <w:lang w:val="en-US" w:eastAsia="en-US"/>
        </w:rPr>
        <w:t>válido</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sistema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informa</w:t>
      </w:r>
      <w:proofErr w:type="spellEnd"/>
      <w:r w:rsidRPr="00DB6DEC">
        <w:rPr>
          <w:rFonts w:eastAsia="Times New Roman" w:cs="Times New Roman"/>
          <w:szCs w:val="22"/>
          <w:lang w:val="en-US" w:eastAsia="en-US"/>
        </w:rPr>
        <w:t xml:space="preserve"> la </w:t>
      </w:r>
      <w:proofErr w:type="spellStart"/>
      <w:r w:rsidRPr="00DB6DEC">
        <w:rPr>
          <w:rFonts w:eastAsia="Times New Roman" w:cs="Times New Roman"/>
          <w:szCs w:val="22"/>
          <w:lang w:val="en-US" w:eastAsia="en-US"/>
        </w:rPr>
        <w:t>situación</w:t>
      </w:r>
      <w:proofErr w:type="spellEnd"/>
      <w:r w:rsidRPr="00DB6DEC">
        <w:rPr>
          <w:rFonts w:eastAsia="Times New Roman" w:cs="Times New Roman"/>
          <w:szCs w:val="22"/>
          <w:lang w:val="en-US" w:eastAsia="en-US"/>
        </w:rPr>
        <w:t xml:space="preserve"> y </w:t>
      </w:r>
      <w:proofErr w:type="spellStart"/>
      <w:r w:rsidRPr="00DB6DEC">
        <w:rPr>
          <w:rFonts w:eastAsia="Times New Roman" w:cs="Times New Roman"/>
          <w:szCs w:val="22"/>
          <w:lang w:val="en-US" w:eastAsia="en-US"/>
        </w:rPr>
        <w:t>conserva</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el</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límite</w:t>
      </w:r>
      <w:proofErr w:type="spellEnd"/>
      <w:r w:rsidRPr="00DB6DEC">
        <w:rPr>
          <w:rFonts w:eastAsia="Times New Roman" w:cs="Times New Roman"/>
          <w:szCs w:val="22"/>
          <w:lang w:val="en-US" w:eastAsia="en-US"/>
        </w:rPr>
        <w:t xml:space="preserve"> </w:t>
      </w:r>
      <w:proofErr w:type="spellStart"/>
      <w:r w:rsidRPr="00DB6DEC">
        <w:rPr>
          <w:rFonts w:eastAsia="Times New Roman" w:cs="Times New Roman"/>
          <w:szCs w:val="22"/>
          <w:lang w:val="en-US" w:eastAsia="en-US"/>
        </w:rPr>
        <w:t>vigente</w:t>
      </w:r>
      <w:proofErr w:type="spellEnd"/>
      <w:r w:rsidRPr="00DB6DEC">
        <w:rPr>
          <w:rFonts w:eastAsia="Times New Roman" w:cs="Times New Roman"/>
          <w:szCs w:val="22"/>
          <w:lang w:val="en-US" w:eastAsia="en-US"/>
        </w:rPr>
        <w:t>.</w:t>
      </w:r>
    </w:p>
    <w:p w14:paraId="2D3B79A0" w14:textId="77777777" w:rsidR="007D6E97" w:rsidRDefault="007D6E97">
      <w:pPr>
        <w:spacing w:after="200" w:line="360" w:lineRule="auto"/>
        <w:jc w:val="both"/>
        <w:rPr>
          <w:rFonts w:eastAsia="Times New Roman" w:cs="Times New Roman"/>
          <w:sz w:val="28"/>
          <w:szCs w:val="28"/>
        </w:rPr>
      </w:pPr>
    </w:p>
    <w:p w14:paraId="5DB5C4EB" w14:textId="344978DF" w:rsidR="007D6E97" w:rsidRPr="00801BC0" w:rsidRDefault="000479C4" w:rsidP="00801BC0">
      <w:pPr>
        <w:pStyle w:val="Descripcin"/>
      </w:pPr>
      <w:bookmarkStart w:id="211" w:name="_Toc242050345"/>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32</w:t>
      </w:r>
      <w:r w:rsidR="000462BE">
        <w:fldChar w:fldCharType="end"/>
      </w:r>
      <w:r w:rsidRPr="00801BC0">
        <w:t xml:space="preserve"> “DS-CU</w:t>
      </w:r>
      <w:r w:rsidR="00225D71">
        <w:t>118</w:t>
      </w:r>
      <w:r w:rsidRPr="00801BC0">
        <w:t xml:space="preserve"> - </w:t>
      </w:r>
      <w:r w:rsidR="00225D71" w:rsidRPr="00225D71">
        <w:t>Gestionando límite global de Crédito</w:t>
      </w:r>
      <w:r w:rsidRPr="00801BC0">
        <w:t>”.</w:t>
      </w:r>
      <w:bookmarkEnd w:id="211"/>
    </w:p>
    <w:p w14:paraId="159D83BC" w14:textId="04BAC2B5" w:rsidR="008D0830" w:rsidRPr="008D0830" w:rsidRDefault="008D0830" w:rsidP="008D0830">
      <w:pPr>
        <w:spacing w:line="360" w:lineRule="auto"/>
        <w:jc w:val="center"/>
        <w:rPr>
          <w:rFonts w:eastAsia="Times New Roman" w:cs="Times New Roman"/>
        </w:rPr>
      </w:pPr>
      <w:r w:rsidRPr="008D0830">
        <w:rPr>
          <w:rFonts w:eastAsia="Times New Roman" w:cs="Times New Roman"/>
        </w:rPr>
        <w:drawing>
          <wp:inline distT="0" distB="0" distL="0" distR="0" wp14:anchorId="3857A68F" wp14:editId="27DB91C6">
            <wp:extent cx="5971540" cy="3079115"/>
            <wp:effectExtent l="0" t="0" r="0" b="6985"/>
            <wp:docPr id="1118543249" name="Imagen 102"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43249" name="Imagen 102" descr="Imagen que contiene Diagrama&#10;&#10;Descripción generada automáticamente"/>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71540" cy="3079115"/>
                    </a:xfrm>
                    <a:prstGeom prst="rect">
                      <a:avLst/>
                    </a:prstGeom>
                    <a:noFill/>
                    <a:ln>
                      <a:noFill/>
                    </a:ln>
                  </pic:spPr>
                </pic:pic>
              </a:graphicData>
            </a:graphic>
          </wp:inline>
        </w:drawing>
      </w:r>
    </w:p>
    <w:p w14:paraId="21504463" w14:textId="4929E3AF" w:rsidR="007D6E97" w:rsidRDefault="007D6E97">
      <w:pPr>
        <w:spacing w:line="360" w:lineRule="auto"/>
        <w:jc w:val="center"/>
        <w:rPr>
          <w:rFonts w:eastAsia="Times New Roman" w:cs="Times New Roman"/>
        </w:rPr>
      </w:pPr>
    </w:p>
    <w:p w14:paraId="1F5C5BB7" w14:textId="296C4365" w:rsidR="007D6E97" w:rsidRDefault="000479C4" w:rsidP="00105100">
      <w:pPr>
        <w:pStyle w:val="Cita"/>
      </w:pPr>
      <w:r>
        <w:t>Fuente: Elaborado por los estudiantes de acuerdo con el proyecto.</w:t>
      </w:r>
    </w:p>
    <w:p w14:paraId="2172DECE" w14:textId="77777777" w:rsidR="00801BC0" w:rsidRPr="00801BC0" w:rsidRDefault="00801BC0" w:rsidP="00801BC0"/>
    <w:p w14:paraId="5B0B9189" w14:textId="13BEAFDC" w:rsidR="00F22D18" w:rsidRPr="00432645" w:rsidRDefault="00F22D18" w:rsidP="00F22D18">
      <w:pPr>
        <w:pStyle w:val="Ttulo2"/>
        <w:rPr>
          <w:rFonts w:eastAsia="Times New Roman" w:cs="Times New Roman"/>
        </w:rPr>
      </w:pPr>
      <w:bookmarkStart w:id="212" w:name="_heading=h.1z3svhste7dh" w:colFirst="0" w:colLast="0"/>
      <w:bookmarkStart w:id="213" w:name="_heading=h.dn0pgiltocfe" w:colFirst="0" w:colLast="0"/>
      <w:bookmarkStart w:id="214" w:name="_Toc242051072"/>
      <w:bookmarkEnd w:id="212"/>
      <w:bookmarkEnd w:id="213"/>
      <w:r w:rsidRPr="00432645">
        <w:rPr>
          <w:rFonts w:eastAsia="Times New Roman" w:cs="Times New Roman"/>
        </w:rPr>
        <w:t>CU</w:t>
      </w:r>
      <w:r w:rsidR="00466C5A">
        <w:rPr>
          <w:rFonts w:eastAsia="Times New Roman" w:cs="Times New Roman"/>
        </w:rPr>
        <w:t>119</w:t>
      </w:r>
      <w:r w:rsidRPr="00432645">
        <w:rPr>
          <w:rFonts w:eastAsia="Times New Roman" w:cs="Times New Roman"/>
        </w:rPr>
        <w:t xml:space="preserve"> - </w:t>
      </w:r>
      <w:r w:rsidR="00466C5A" w:rsidRPr="00466C5A">
        <w:t>Consultando información de Crédito</w:t>
      </w:r>
      <w:bookmarkEnd w:id="214"/>
    </w:p>
    <w:p w14:paraId="4BCED007" w14:textId="77777777" w:rsidR="007D6E97" w:rsidRDefault="007D6E97">
      <w:pPr>
        <w:spacing w:line="360" w:lineRule="auto"/>
        <w:jc w:val="both"/>
        <w:rPr>
          <w:rFonts w:eastAsia="Times New Roman" w:cs="Times New Roman"/>
        </w:rPr>
      </w:pPr>
    </w:p>
    <w:p w14:paraId="5A8B4641" w14:textId="77777777" w:rsidR="00D656F6" w:rsidRPr="00D656F6" w:rsidRDefault="00D656F6" w:rsidP="00D656F6">
      <w:pPr>
        <w:spacing w:line="360" w:lineRule="auto"/>
        <w:jc w:val="both"/>
        <w:rPr>
          <w:rFonts w:eastAsia="Times New Roman" w:cs="Times New Roman"/>
          <w:szCs w:val="22"/>
          <w:lang w:val="en-US" w:eastAsia="en-US"/>
        </w:rPr>
      </w:pPr>
      <w:r w:rsidRPr="00D656F6">
        <w:rPr>
          <w:rFonts w:eastAsia="Times New Roman" w:cs="Times New Roman"/>
          <w:szCs w:val="22"/>
          <w:lang w:val="en-US" w:eastAsia="en-US"/>
        </w:rPr>
        <w:t xml:space="preserve">En la </w:t>
      </w:r>
      <w:proofErr w:type="spellStart"/>
      <w:r w:rsidRPr="00D656F6">
        <w:rPr>
          <w:rFonts w:eastAsia="Times New Roman" w:cs="Times New Roman"/>
          <w:szCs w:val="22"/>
          <w:lang w:val="en-US" w:eastAsia="en-US"/>
        </w:rPr>
        <w:t>Figura</w:t>
      </w:r>
      <w:proofErr w:type="spellEnd"/>
      <w:r w:rsidRPr="00D656F6">
        <w:rPr>
          <w:rFonts w:eastAsia="Times New Roman" w:cs="Times New Roman"/>
          <w:szCs w:val="22"/>
          <w:lang w:val="en-US" w:eastAsia="en-US"/>
        </w:rPr>
        <w:t xml:space="preserve"> 6.33 se </w:t>
      </w:r>
      <w:proofErr w:type="spellStart"/>
      <w:r w:rsidRPr="00D656F6">
        <w:rPr>
          <w:rFonts w:eastAsia="Times New Roman" w:cs="Times New Roman"/>
          <w:szCs w:val="22"/>
          <w:lang w:val="en-US" w:eastAsia="en-US"/>
        </w:rPr>
        <w:t>puede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visualizar</w:t>
      </w:r>
      <w:proofErr w:type="spellEnd"/>
      <w:r w:rsidRPr="00D656F6">
        <w:rPr>
          <w:rFonts w:eastAsia="Times New Roman" w:cs="Times New Roman"/>
          <w:szCs w:val="22"/>
          <w:lang w:val="en-US" w:eastAsia="en-US"/>
        </w:rPr>
        <w:t xml:space="preserve"> que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usuario</w:t>
      </w:r>
      <w:proofErr w:type="spellEnd"/>
      <w:r w:rsidRPr="00D656F6">
        <w:rPr>
          <w:rFonts w:eastAsia="Times New Roman" w:cs="Times New Roman"/>
          <w:szCs w:val="22"/>
          <w:lang w:val="en-US" w:eastAsia="en-US"/>
        </w:rPr>
        <w:t xml:space="preserve"> accede a la consulta de Crédito y </w:t>
      </w:r>
      <w:proofErr w:type="spellStart"/>
      <w:r w:rsidRPr="00D656F6">
        <w:rPr>
          <w:rFonts w:eastAsia="Times New Roman" w:cs="Times New Roman"/>
          <w:szCs w:val="22"/>
          <w:lang w:val="en-US" w:eastAsia="en-US"/>
        </w:rPr>
        <w:t>selecciona</w:t>
      </w:r>
      <w:proofErr w:type="spellEnd"/>
      <w:r w:rsidRPr="00D656F6">
        <w:rPr>
          <w:rFonts w:eastAsia="Times New Roman" w:cs="Times New Roman"/>
          <w:szCs w:val="22"/>
          <w:lang w:val="en-US" w:eastAsia="en-US"/>
        </w:rPr>
        <w:t xml:space="preserve"> la </w:t>
      </w:r>
      <w:proofErr w:type="spellStart"/>
      <w:r w:rsidRPr="00D656F6">
        <w:rPr>
          <w:rFonts w:eastAsia="Times New Roman" w:cs="Times New Roman"/>
          <w:szCs w:val="22"/>
          <w:lang w:val="en-US" w:eastAsia="en-US"/>
        </w:rPr>
        <w:t>información</w:t>
      </w:r>
      <w:proofErr w:type="spellEnd"/>
      <w:r w:rsidRPr="00D656F6">
        <w:rPr>
          <w:rFonts w:eastAsia="Times New Roman" w:cs="Times New Roman"/>
          <w:szCs w:val="22"/>
          <w:lang w:val="en-US" w:eastAsia="en-US"/>
        </w:rPr>
        <w:t xml:space="preserve"> que </w:t>
      </w:r>
      <w:proofErr w:type="spellStart"/>
      <w:r w:rsidRPr="00D656F6">
        <w:rPr>
          <w:rFonts w:eastAsia="Times New Roman" w:cs="Times New Roman"/>
          <w:szCs w:val="22"/>
          <w:lang w:val="en-US" w:eastAsia="en-US"/>
        </w:rPr>
        <w:t>desea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revisar</w:t>
      </w:r>
      <w:proofErr w:type="spellEnd"/>
      <w:r w:rsidRPr="00D656F6">
        <w:rPr>
          <w:rFonts w:eastAsia="Times New Roman" w:cs="Times New Roman"/>
          <w:szCs w:val="22"/>
          <w:lang w:val="en-US" w:eastAsia="en-US"/>
        </w:rPr>
        <w:t xml:space="preserve">. El </w:t>
      </w:r>
      <w:proofErr w:type="spellStart"/>
      <w:r w:rsidRPr="00D656F6">
        <w:rPr>
          <w:rFonts w:eastAsia="Times New Roman" w:cs="Times New Roman"/>
          <w:szCs w:val="22"/>
          <w:lang w:val="en-US" w:eastAsia="en-US"/>
        </w:rPr>
        <w:t>sistema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determina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alcance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autorizado</w:t>
      </w:r>
      <w:proofErr w:type="spellEnd"/>
      <w:r w:rsidRPr="00D656F6">
        <w:rPr>
          <w:rFonts w:eastAsia="Times New Roman" w:cs="Times New Roman"/>
          <w:szCs w:val="22"/>
          <w:lang w:val="en-US" w:eastAsia="en-US"/>
        </w:rPr>
        <w:t xml:space="preserve"> del </w:t>
      </w:r>
      <w:proofErr w:type="spellStart"/>
      <w:r w:rsidRPr="00D656F6">
        <w:rPr>
          <w:rFonts w:eastAsia="Times New Roman" w:cs="Times New Roman"/>
          <w:szCs w:val="22"/>
          <w:lang w:val="en-US" w:eastAsia="en-US"/>
        </w:rPr>
        <w:t>usuario</w:t>
      </w:r>
      <w:proofErr w:type="spellEnd"/>
      <w:r w:rsidRPr="00D656F6">
        <w:rPr>
          <w:rFonts w:eastAsia="Times New Roman" w:cs="Times New Roman"/>
          <w:szCs w:val="22"/>
          <w:lang w:val="en-US" w:eastAsia="en-US"/>
        </w:rPr>
        <w:t xml:space="preserve"> y </w:t>
      </w:r>
      <w:proofErr w:type="spellStart"/>
      <w:r w:rsidRPr="00D656F6">
        <w:rPr>
          <w:rFonts w:eastAsia="Times New Roman" w:cs="Times New Roman"/>
          <w:szCs w:val="22"/>
          <w:lang w:val="en-US" w:eastAsia="en-US"/>
        </w:rPr>
        <w:t>presenta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únicamente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los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antecedentes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correspondientes</w:t>
      </w:r>
      <w:proofErr w:type="spellEnd"/>
      <w:r w:rsidRPr="00D656F6">
        <w:rPr>
          <w:rFonts w:eastAsia="Times New Roman" w:cs="Times New Roman"/>
          <w:szCs w:val="22"/>
          <w:lang w:val="en-US" w:eastAsia="en-US"/>
        </w:rPr>
        <w:t xml:space="preserve">. Para </w:t>
      </w:r>
      <w:proofErr w:type="spellStart"/>
      <w:r w:rsidRPr="00D656F6">
        <w:rPr>
          <w:rFonts w:eastAsia="Times New Roman" w:cs="Times New Roman"/>
          <w:szCs w:val="22"/>
          <w:lang w:val="en-US" w:eastAsia="en-US"/>
        </w:rPr>
        <w:t>Gerencia</w:t>
      </w:r>
      <w:proofErr w:type="spellEnd"/>
      <w:r w:rsidRPr="00D656F6">
        <w:rPr>
          <w:rFonts w:eastAsia="Times New Roman" w:cs="Times New Roman"/>
          <w:szCs w:val="22"/>
          <w:lang w:val="en-US" w:eastAsia="en-US"/>
        </w:rPr>
        <w:t xml:space="preserve">, la consulta </w:t>
      </w:r>
      <w:proofErr w:type="spellStart"/>
      <w:r w:rsidRPr="00D656F6">
        <w:rPr>
          <w:rFonts w:eastAsia="Times New Roman" w:cs="Times New Roman"/>
          <w:szCs w:val="22"/>
          <w:lang w:val="en-US" w:eastAsia="en-US"/>
        </w:rPr>
        <w:t>puede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incluir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espectro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funcional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autorizado</w:t>
      </w:r>
      <w:proofErr w:type="spellEnd"/>
      <w:r w:rsidRPr="00D656F6">
        <w:rPr>
          <w:rFonts w:eastAsia="Times New Roman" w:cs="Times New Roman"/>
          <w:szCs w:val="22"/>
          <w:lang w:val="en-US" w:eastAsia="en-US"/>
        </w:rPr>
        <w:t xml:space="preserve"> de Crédito, con </w:t>
      </w:r>
      <w:proofErr w:type="spellStart"/>
      <w:r w:rsidRPr="00D656F6">
        <w:rPr>
          <w:rFonts w:eastAsia="Times New Roman" w:cs="Times New Roman"/>
          <w:szCs w:val="22"/>
          <w:lang w:val="en-US" w:eastAsia="en-US"/>
        </w:rPr>
        <w:t>cupos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utilización</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disponibilidad</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exposición</w:t>
      </w:r>
      <w:proofErr w:type="spellEnd"/>
      <w:r w:rsidRPr="00D656F6">
        <w:rPr>
          <w:rFonts w:eastAsia="Times New Roman" w:cs="Times New Roman"/>
          <w:szCs w:val="22"/>
          <w:lang w:val="en-US" w:eastAsia="en-US"/>
        </w:rPr>
        <w:t xml:space="preserve"> global, </w:t>
      </w:r>
      <w:proofErr w:type="spellStart"/>
      <w:r w:rsidRPr="00D656F6">
        <w:rPr>
          <w:rFonts w:eastAsia="Times New Roman" w:cs="Times New Roman"/>
          <w:szCs w:val="22"/>
          <w:lang w:val="en-US" w:eastAsia="en-US"/>
        </w:rPr>
        <w:t>decisiones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motivos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historial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alertas</w:t>
      </w:r>
      <w:proofErr w:type="spellEnd"/>
      <w:r w:rsidRPr="00D656F6">
        <w:rPr>
          <w:rFonts w:eastAsia="Times New Roman" w:cs="Times New Roman"/>
          <w:szCs w:val="22"/>
          <w:lang w:val="en-US" w:eastAsia="en-US"/>
        </w:rPr>
        <w:t xml:space="preserve"> y </w:t>
      </w:r>
      <w:proofErr w:type="spellStart"/>
      <w:r w:rsidRPr="00D656F6">
        <w:rPr>
          <w:rFonts w:eastAsia="Times New Roman" w:cs="Times New Roman"/>
          <w:szCs w:val="22"/>
          <w:lang w:val="en-US" w:eastAsia="en-US"/>
        </w:rPr>
        <w:t>restricciones</w:t>
      </w:r>
      <w:proofErr w:type="spellEnd"/>
      <w:r w:rsidRPr="00D656F6">
        <w:rPr>
          <w:rFonts w:eastAsia="Times New Roman" w:cs="Times New Roman"/>
          <w:szCs w:val="22"/>
          <w:lang w:val="en-US" w:eastAsia="en-US"/>
        </w:rPr>
        <w:t xml:space="preserve">. Para </w:t>
      </w:r>
      <w:proofErr w:type="spellStart"/>
      <w:r w:rsidRPr="00D656F6">
        <w:rPr>
          <w:rFonts w:eastAsia="Times New Roman" w:cs="Times New Roman"/>
          <w:szCs w:val="22"/>
          <w:lang w:val="en-US" w:eastAsia="en-US"/>
        </w:rPr>
        <w:t>Secretaría</w:t>
      </w:r>
      <w:proofErr w:type="spellEnd"/>
      <w:r w:rsidRPr="00D656F6">
        <w:rPr>
          <w:rFonts w:eastAsia="Times New Roman" w:cs="Times New Roman"/>
          <w:szCs w:val="22"/>
          <w:lang w:val="en-US" w:eastAsia="en-US"/>
        </w:rPr>
        <w:t xml:space="preserve"> y Contador,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sistema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presenta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como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mínimo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alcance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operativo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autorizado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compuesto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por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estado</w:t>
      </w:r>
      <w:proofErr w:type="spellEnd"/>
      <w:r w:rsidRPr="00D656F6">
        <w:rPr>
          <w:rFonts w:eastAsia="Times New Roman" w:cs="Times New Roman"/>
          <w:szCs w:val="22"/>
          <w:lang w:val="en-US" w:eastAsia="en-US"/>
        </w:rPr>
        <w:t xml:space="preserve"> del Crédito, </w:t>
      </w:r>
      <w:proofErr w:type="spellStart"/>
      <w:r w:rsidRPr="00D656F6">
        <w:rPr>
          <w:rFonts w:eastAsia="Times New Roman" w:cs="Times New Roman"/>
          <w:szCs w:val="22"/>
          <w:lang w:val="en-US" w:eastAsia="en-US"/>
        </w:rPr>
        <w:t>cupo</w:t>
      </w:r>
      <w:proofErr w:type="spellEnd"/>
      <w:r w:rsidRPr="00D656F6">
        <w:rPr>
          <w:rFonts w:eastAsia="Times New Roman" w:cs="Times New Roman"/>
          <w:szCs w:val="22"/>
          <w:lang w:val="en-US" w:eastAsia="en-US"/>
        </w:rPr>
        <w:t xml:space="preserve"> total, </w:t>
      </w:r>
      <w:proofErr w:type="spellStart"/>
      <w:r w:rsidRPr="00D656F6">
        <w:rPr>
          <w:rFonts w:eastAsia="Times New Roman" w:cs="Times New Roman"/>
          <w:szCs w:val="22"/>
          <w:lang w:val="en-US" w:eastAsia="en-US"/>
        </w:rPr>
        <w:t>utilizado</w:t>
      </w:r>
      <w:proofErr w:type="spellEnd"/>
      <w:r w:rsidRPr="00D656F6">
        <w:rPr>
          <w:rFonts w:eastAsia="Times New Roman" w:cs="Times New Roman"/>
          <w:szCs w:val="22"/>
          <w:lang w:val="en-US" w:eastAsia="en-US"/>
        </w:rPr>
        <w:t xml:space="preserve">, disponible y </w:t>
      </w:r>
      <w:proofErr w:type="spellStart"/>
      <w:r w:rsidRPr="00D656F6">
        <w:rPr>
          <w:rFonts w:eastAsia="Times New Roman" w:cs="Times New Roman"/>
          <w:szCs w:val="22"/>
          <w:lang w:val="en-US" w:eastAsia="en-US"/>
        </w:rPr>
        <w:t>alertas</w:t>
      </w:r>
      <w:proofErr w:type="spellEnd"/>
      <w:r w:rsidRPr="00D656F6">
        <w:rPr>
          <w:rFonts w:eastAsia="Times New Roman" w:cs="Times New Roman"/>
          <w:szCs w:val="22"/>
          <w:lang w:val="en-US" w:eastAsia="en-US"/>
        </w:rPr>
        <w:t xml:space="preserve"> o </w:t>
      </w:r>
      <w:proofErr w:type="spellStart"/>
      <w:r w:rsidRPr="00D656F6">
        <w:rPr>
          <w:rFonts w:eastAsia="Times New Roman" w:cs="Times New Roman"/>
          <w:szCs w:val="22"/>
          <w:lang w:val="en-US" w:eastAsia="en-US"/>
        </w:rPr>
        <w:t>restricciones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vigentes</w:t>
      </w:r>
      <w:proofErr w:type="spellEnd"/>
      <w:r w:rsidRPr="00D656F6">
        <w:rPr>
          <w:rFonts w:eastAsia="Times New Roman" w:cs="Times New Roman"/>
          <w:szCs w:val="22"/>
          <w:lang w:val="en-US" w:eastAsia="en-US"/>
        </w:rPr>
        <w:t xml:space="preserve">, sin </w:t>
      </w:r>
      <w:proofErr w:type="spellStart"/>
      <w:r w:rsidRPr="00D656F6">
        <w:rPr>
          <w:rFonts w:eastAsia="Times New Roman" w:cs="Times New Roman"/>
          <w:szCs w:val="22"/>
          <w:lang w:val="en-US" w:eastAsia="en-US"/>
        </w:rPr>
        <w:t>mostrar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por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defecto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motivos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históricos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internos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ni</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fundamentos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sensibles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completos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Cuando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Gerencia</w:t>
      </w:r>
      <w:proofErr w:type="spellEnd"/>
      <w:r w:rsidRPr="00D656F6">
        <w:rPr>
          <w:rFonts w:eastAsia="Times New Roman" w:cs="Times New Roman"/>
          <w:szCs w:val="22"/>
          <w:lang w:val="en-US" w:eastAsia="en-US"/>
        </w:rPr>
        <w:t xml:space="preserve"> consulta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historial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sistema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permite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reconstruir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los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cambios</w:t>
      </w:r>
      <w:proofErr w:type="spellEnd"/>
      <w:r w:rsidRPr="00D656F6">
        <w:rPr>
          <w:rFonts w:eastAsia="Times New Roman" w:cs="Times New Roman"/>
          <w:szCs w:val="22"/>
          <w:lang w:val="en-US" w:eastAsia="en-US"/>
        </w:rPr>
        <w:t xml:space="preserve"> de </w:t>
      </w:r>
      <w:proofErr w:type="spellStart"/>
      <w:r w:rsidRPr="00D656F6">
        <w:rPr>
          <w:rFonts w:eastAsia="Times New Roman" w:cs="Times New Roman"/>
          <w:szCs w:val="22"/>
          <w:lang w:val="en-US" w:eastAsia="en-US"/>
        </w:rPr>
        <w:t>cupo</w:t>
      </w:r>
      <w:proofErr w:type="spellEnd"/>
      <w:r w:rsidRPr="00D656F6">
        <w:rPr>
          <w:rFonts w:eastAsia="Times New Roman" w:cs="Times New Roman"/>
          <w:szCs w:val="22"/>
          <w:lang w:val="en-US" w:eastAsia="en-US"/>
        </w:rPr>
        <w:t xml:space="preserve"> y </w:t>
      </w:r>
      <w:proofErr w:type="spellStart"/>
      <w:r w:rsidRPr="00D656F6">
        <w:rPr>
          <w:rFonts w:eastAsia="Times New Roman" w:cs="Times New Roman"/>
          <w:szCs w:val="22"/>
          <w:lang w:val="en-US" w:eastAsia="en-US"/>
        </w:rPr>
        <w:t>vigencia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motivos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responsables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suspensiones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reactivaciones</w:t>
      </w:r>
      <w:proofErr w:type="spellEnd"/>
      <w:r w:rsidRPr="00D656F6">
        <w:rPr>
          <w:rFonts w:eastAsia="Times New Roman" w:cs="Times New Roman"/>
          <w:szCs w:val="22"/>
          <w:lang w:val="en-US" w:eastAsia="en-US"/>
        </w:rPr>
        <w:t xml:space="preserve"> y </w:t>
      </w:r>
      <w:proofErr w:type="spellStart"/>
      <w:r w:rsidRPr="00D656F6">
        <w:rPr>
          <w:rFonts w:eastAsia="Times New Roman" w:cs="Times New Roman"/>
          <w:szCs w:val="22"/>
          <w:lang w:val="en-US" w:eastAsia="en-US"/>
        </w:rPr>
        <w:t>decisiones</w:t>
      </w:r>
      <w:proofErr w:type="spellEnd"/>
      <w:r w:rsidRPr="00D656F6">
        <w:rPr>
          <w:rFonts w:eastAsia="Times New Roman" w:cs="Times New Roman"/>
          <w:szCs w:val="22"/>
          <w:lang w:val="en-US" w:eastAsia="en-US"/>
        </w:rPr>
        <w:t xml:space="preserve"> de </w:t>
      </w:r>
      <w:proofErr w:type="spellStart"/>
      <w:r w:rsidRPr="00D656F6">
        <w:rPr>
          <w:rFonts w:eastAsia="Times New Roman" w:cs="Times New Roman"/>
          <w:szCs w:val="22"/>
          <w:lang w:val="en-US" w:eastAsia="en-US"/>
        </w:rPr>
        <w:t>excepción</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disponibles</w:t>
      </w:r>
      <w:proofErr w:type="spellEnd"/>
      <w:r w:rsidRPr="00D656F6">
        <w:rPr>
          <w:rFonts w:eastAsia="Times New Roman" w:cs="Times New Roman"/>
          <w:szCs w:val="22"/>
          <w:lang w:val="en-US" w:eastAsia="en-US"/>
        </w:rPr>
        <w:t xml:space="preserve">. El </w:t>
      </w:r>
      <w:proofErr w:type="spellStart"/>
      <w:r w:rsidRPr="00D656F6">
        <w:rPr>
          <w:rFonts w:eastAsia="Times New Roman" w:cs="Times New Roman"/>
          <w:szCs w:val="22"/>
          <w:lang w:val="en-US" w:eastAsia="en-US"/>
        </w:rPr>
        <w:t>usuario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puede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solicitar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exportar</w:t>
      </w:r>
      <w:proofErr w:type="spellEnd"/>
      <w:r w:rsidRPr="00D656F6">
        <w:rPr>
          <w:rFonts w:eastAsia="Times New Roman" w:cs="Times New Roman"/>
          <w:szCs w:val="22"/>
          <w:lang w:val="en-US" w:eastAsia="en-US"/>
        </w:rPr>
        <w:t xml:space="preserve"> la </w:t>
      </w:r>
      <w:proofErr w:type="spellStart"/>
      <w:r w:rsidRPr="00D656F6">
        <w:rPr>
          <w:rFonts w:eastAsia="Times New Roman" w:cs="Times New Roman"/>
          <w:szCs w:val="22"/>
          <w:lang w:val="en-US" w:eastAsia="en-US"/>
        </w:rPr>
        <w:t>información</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consultada</w:t>
      </w:r>
      <w:proofErr w:type="spellEnd"/>
      <w:r w:rsidRPr="00D656F6">
        <w:rPr>
          <w:rFonts w:eastAsia="Times New Roman" w:cs="Times New Roman"/>
          <w:szCs w:val="22"/>
          <w:lang w:val="en-US" w:eastAsia="en-US"/>
        </w:rPr>
        <w:t xml:space="preserve">. El </w:t>
      </w:r>
      <w:proofErr w:type="spellStart"/>
      <w:r w:rsidRPr="00D656F6">
        <w:rPr>
          <w:rFonts w:eastAsia="Times New Roman" w:cs="Times New Roman"/>
          <w:szCs w:val="22"/>
          <w:lang w:val="en-US" w:eastAsia="en-US"/>
        </w:rPr>
        <w:t>sistema</w:t>
      </w:r>
      <w:proofErr w:type="spellEnd"/>
      <w:r w:rsidRPr="00D656F6">
        <w:rPr>
          <w:rFonts w:eastAsia="Times New Roman" w:cs="Times New Roman"/>
          <w:szCs w:val="22"/>
          <w:lang w:val="en-US" w:eastAsia="en-US"/>
        </w:rPr>
        <w:t xml:space="preserve"> genera la </w:t>
      </w:r>
      <w:proofErr w:type="spellStart"/>
      <w:r w:rsidRPr="00D656F6">
        <w:rPr>
          <w:rFonts w:eastAsia="Times New Roman" w:cs="Times New Roman"/>
          <w:szCs w:val="22"/>
          <w:lang w:val="en-US" w:eastAsia="en-US"/>
        </w:rPr>
        <w:t>salida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únicamente</w:t>
      </w:r>
      <w:proofErr w:type="spellEnd"/>
      <w:r w:rsidRPr="00D656F6">
        <w:rPr>
          <w:rFonts w:eastAsia="Times New Roman" w:cs="Times New Roman"/>
          <w:szCs w:val="22"/>
          <w:lang w:val="en-US" w:eastAsia="en-US"/>
        </w:rPr>
        <w:t xml:space="preserve"> con </w:t>
      </w:r>
      <w:proofErr w:type="spellStart"/>
      <w:r w:rsidRPr="00D656F6">
        <w:rPr>
          <w:rFonts w:eastAsia="Times New Roman" w:cs="Times New Roman"/>
          <w:szCs w:val="22"/>
          <w:lang w:val="en-US" w:eastAsia="en-US"/>
        </w:rPr>
        <w:t>los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antecedentes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incluidos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dentro</w:t>
      </w:r>
      <w:proofErr w:type="spellEnd"/>
      <w:r w:rsidRPr="00D656F6">
        <w:rPr>
          <w:rFonts w:eastAsia="Times New Roman" w:cs="Times New Roman"/>
          <w:szCs w:val="22"/>
          <w:lang w:val="en-US" w:eastAsia="en-US"/>
        </w:rPr>
        <w:t xml:space="preserve"> de </w:t>
      </w:r>
      <w:proofErr w:type="spellStart"/>
      <w:r w:rsidRPr="00D656F6">
        <w:rPr>
          <w:rFonts w:eastAsia="Times New Roman" w:cs="Times New Roman"/>
          <w:szCs w:val="22"/>
          <w:lang w:val="en-US" w:eastAsia="en-US"/>
        </w:rPr>
        <w:t>su</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alcance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autorizado</w:t>
      </w:r>
      <w:proofErr w:type="spellEnd"/>
      <w:r w:rsidRPr="00D656F6">
        <w:rPr>
          <w:rFonts w:eastAsia="Times New Roman" w:cs="Times New Roman"/>
          <w:szCs w:val="22"/>
          <w:lang w:val="en-US" w:eastAsia="en-US"/>
        </w:rPr>
        <w:t xml:space="preserve">. Si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usuario</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intenta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consultar</w:t>
      </w:r>
      <w:proofErr w:type="spellEnd"/>
      <w:r w:rsidRPr="00D656F6">
        <w:rPr>
          <w:rFonts w:eastAsia="Times New Roman" w:cs="Times New Roman"/>
          <w:szCs w:val="22"/>
          <w:lang w:val="en-US" w:eastAsia="en-US"/>
        </w:rPr>
        <w:t xml:space="preserve"> o </w:t>
      </w:r>
      <w:proofErr w:type="spellStart"/>
      <w:r w:rsidRPr="00D656F6">
        <w:rPr>
          <w:rFonts w:eastAsia="Times New Roman" w:cs="Times New Roman"/>
          <w:szCs w:val="22"/>
          <w:lang w:val="en-US" w:eastAsia="en-US"/>
        </w:rPr>
        <w:t>exportar</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antecedentes</w:t>
      </w:r>
      <w:proofErr w:type="spellEnd"/>
      <w:r w:rsidRPr="00D656F6">
        <w:rPr>
          <w:rFonts w:eastAsia="Times New Roman" w:cs="Times New Roman"/>
          <w:szCs w:val="22"/>
          <w:lang w:val="en-US" w:eastAsia="en-US"/>
        </w:rPr>
        <w:t xml:space="preserve"> para </w:t>
      </w:r>
      <w:proofErr w:type="spellStart"/>
      <w:r w:rsidRPr="00D656F6">
        <w:rPr>
          <w:rFonts w:eastAsia="Times New Roman" w:cs="Times New Roman"/>
          <w:szCs w:val="22"/>
          <w:lang w:val="en-US" w:eastAsia="en-US"/>
        </w:rPr>
        <w:t>los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cuales</w:t>
      </w:r>
      <w:proofErr w:type="spellEnd"/>
      <w:r w:rsidRPr="00D656F6">
        <w:rPr>
          <w:rFonts w:eastAsia="Times New Roman" w:cs="Times New Roman"/>
          <w:szCs w:val="22"/>
          <w:lang w:val="en-US" w:eastAsia="en-US"/>
        </w:rPr>
        <w:t xml:space="preserve"> no </w:t>
      </w:r>
      <w:proofErr w:type="spellStart"/>
      <w:r w:rsidRPr="00D656F6">
        <w:rPr>
          <w:rFonts w:eastAsia="Times New Roman" w:cs="Times New Roman"/>
          <w:szCs w:val="22"/>
          <w:lang w:val="en-US" w:eastAsia="en-US"/>
        </w:rPr>
        <w:t>posee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autorización</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sistema</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impide</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el</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acceso</w:t>
      </w:r>
      <w:proofErr w:type="spellEnd"/>
      <w:r w:rsidRPr="00D656F6">
        <w:rPr>
          <w:rFonts w:eastAsia="Times New Roman" w:cs="Times New Roman"/>
          <w:szCs w:val="22"/>
          <w:lang w:val="en-US" w:eastAsia="en-US"/>
        </w:rPr>
        <w:t xml:space="preserve"> a </w:t>
      </w:r>
      <w:proofErr w:type="spellStart"/>
      <w:r w:rsidRPr="00D656F6">
        <w:rPr>
          <w:rFonts w:eastAsia="Times New Roman" w:cs="Times New Roman"/>
          <w:szCs w:val="22"/>
          <w:lang w:val="en-US" w:eastAsia="en-US"/>
        </w:rPr>
        <w:t>dichos</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antecedentes</w:t>
      </w:r>
      <w:proofErr w:type="spellEnd"/>
      <w:r w:rsidRPr="00D656F6">
        <w:rPr>
          <w:rFonts w:eastAsia="Times New Roman" w:cs="Times New Roman"/>
          <w:szCs w:val="22"/>
          <w:lang w:val="en-US" w:eastAsia="en-US"/>
        </w:rPr>
        <w:t xml:space="preserve"> y </w:t>
      </w:r>
      <w:proofErr w:type="spellStart"/>
      <w:r w:rsidRPr="00D656F6">
        <w:rPr>
          <w:rFonts w:eastAsia="Times New Roman" w:cs="Times New Roman"/>
          <w:szCs w:val="22"/>
          <w:lang w:val="en-US" w:eastAsia="en-US"/>
        </w:rPr>
        <w:t>mantiene</w:t>
      </w:r>
      <w:proofErr w:type="spellEnd"/>
      <w:r w:rsidRPr="00D656F6">
        <w:rPr>
          <w:rFonts w:eastAsia="Times New Roman" w:cs="Times New Roman"/>
          <w:szCs w:val="22"/>
          <w:lang w:val="en-US" w:eastAsia="en-US"/>
        </w:rPr>
        <w:t xml:space="preserve"> disponible </w:t>
      </w:r>
      <w:proofErr w:type="spellStart"/>
      <w:r w:rsidRPr="00D656F6">
        <w:rPr>
          <w:rFonts w:eastAsia="Times New Roman" w:cs="Times New Roman"/>
          <w:szCs w:val="22"/>
          <w:lang w:val="en-US" w:eastAsia="en-US"/>
        </w:rPr>
        <w:t>únicamente</w:t>
      </w:r>
      <w:proofErr w:type="spellEnd"/>
      <w:r w:rsidRPr="00D656F6">
        <w:rPr>
          <w:rFonts w:eastAsia="Times New Roman" w:cs="Times New Roman"/>
          <w:szCs w:val="22"/>
          <w:lang w:val="en-US" w:eastAsia="en-US"/>
        </w:rPr>
        <w:t xml:space="preserve"> la </w:t>
      </w:r>
      <w:proofErr w:type="spellStart"/>
      <w:r w:rsidRPr="00D656F6">
        <w:rPr>
          <w:rFonts w:eastAsia="Times New Roman" w:cs="Times New Roman"/>
          <w:szCs w:val="22"/>
          <w:lang w:val="en-US" w:eastAsia="en-US"/>
        </w:rPr>
        <w:t>información</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correspondiente</w:t>
      </w:r>
      <w:proofErr w:type="spellEnd"/>
      <w:r w:rsidRPr="00D656F6">
        <w:rPr>
          <w:rFonts w:eastAsia="Times New Roman" w:cs="Times New Roman"/>
          <w:szCs w:val="22"/>
          <w:lang w:val="en-US" w:eastAsia="en-US"/>
        </w:rPr>
        <w:t xml:space="preserve"> a </w:t>
      </w:r>
      <w:proofErr w:type="spellStart"/>
      <w:r w:rsidRPr="00D656F6">
        <w:rPr>
          <w:rFonts w:eastAsia="Times New Roman" w:cs="Times New Roman"/>
          <w:szCs w:val="22"/>
          <w:lang w:val="en-US" w:eastAsia="en-US"/>
        </w:rPr>
        <w:t>su</w:t>
      </w:r>
      <w:proofErr w:type="spellEnd"/>
      <w:r w:rsidRPr="00D656F6">
        <w:rPr>
          <w:rFonts w:eastAsia="Times New Roman" w:cs="Times New Roman"/>
          <w:szCs w:val="22"/>
          <w:lang w:val="en-US" w:eastAsia="en-US"/>
        </w:rPr>
        <w:t xml:space="preserve"> </w:t>
      </w:r>
      <w:proofErr w:type="spellStart"/>
      <w:r w:rsidRPr="00D656F6">
        <w:rPr>
          <w:rFonts w:eastAsia="Times New Roman" w:cs="Times New Roman"/>
          <w:szCs w:val="22"/>
          <w:lang w:val="en-US" w:eastAsia="en-US"/>
        </w:rPr>
        <w:t>alcance</w:t>
      </w:r>
      <w:proofErr w:type="spellEnd"/>
      <w:r w:rsidRPr="00D656F6">
        <w:rPr>
          <w:rFonts w:eastAsia="Times New Roman" w:cs="Times New Roman"/>
          <w:szCs w:val="22"/>
          <w:lang w:val="en-US" w:eastAsia="en-US"/>
        </w:rPr>
        <w:t>.</w:t>
      </w:r>
    </w:p>
    <w:p w14:paraId="623516AE" w14:textId="77777777" w:rsidR="007D6E97" w:rsidRDefault="007D6E97">
      <w:pPr>
        <w:spacing w:after="200" w:line="360" w:lineRule="auto"/>
        <w:jc w:val="both"/>
        <w:rPr>
          <w:rFonts w:eastAsia="Times New Roman" w:cs="Times New Roman"/>
          <w:sz w:val="28"/>
          <w:szCs w:val="28"/>
        </w:rPr>
      </w:pPr>
    </w:p>
    <w:p w14:paraId="29B3FB9C" w14:textId="189ECEFF" w:rsidR="007D6E97" w:rsidRPr="00801BC0" w:rsidRDefault="000479C4" w:rsidP="00801BC0">
      <w:pPr>
        <w:pStyle w:val="Descripcin"/>
      </w:pPr>
      <w:bookmarkStart w:id="215" w:name="_Toc242050346"/>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33</w:t>
      </w:r>
      <w:r w:rsidR="000462BE">
        <w:fldChar w:fldCharType="end"/>
      </w:r>
      <w:r w:rsidRPr="00801BC0">
        <w:t xml:space="preserve"> “DS-CU</w:t>
      </w:r>
      <w:r w:rsidR="000C7653">
        <w:t>119</w:t>
      </w:r>
      <w:r w:rsidRPr="00801BC0">
        <w:t xml:space="preserve"> - </w:t>
      </w:r>
      <w:r w:rsidR="000C7653" w:rsidRPr="000C7653">
        <w:t>Consultando información de Crédito</w:t>
      </w:r>
      <w:r w:rsidRPr="00801BC0">
        <w:t>”.</w:t>
      </w:r>
      <w:bookmarkEnd w:id="215"/>
    </w:p>
    <w:p w14:paraId="78C866CF" w14:textId="767C3F1E" w:rsidR="007D6E97" w:rsidRDefault="007D6E97">
      <w:pPr>
        <w:spacing w:line="360" w:lineRule="auto"/>
        <w:jc w:val="center"/>
        <w:rPr>
          <w:rFonts w:eastAsia="Times New Roman" w:cs="Times New Roman"/>
        </w:rPr>
      </w:pPr>
    </w:p>
    <w:p w14:paraId="3B1D1CEB" w14:textId="3A87096F" w:rsidR="007D6E97" w:rsidRDefault="000479C4" w:rsidP="00105100">
      <w:pPr>
        <w:pStyle w:val="Cita"/>
      </w:pPr>
      <w:r>
        <w:t>Fuente: Elaborado por los estudiantes de acuerdo con el proyecto.</w:t>
      </w:r>
    </w:p>
    <w:p w14:paraId="5469A51F" w14:textId="77777777" w:rsidR="00801BC0" w:rsidRPr="00801BC0" w:rsidRDefault="00801BC0" w:rsidP="00801BC0"/>
    <w:p w14:paraId="6BA9AD9A" w14:textId="0CA1B68C" w:rsidR="00F22D18" w:rsidRPr="00432645" w:rsidRDefault="00F22D18" w:rsidP="00F22D18">
      <w:pPr>
        <w:pStyle w:val="Ttulo2"/>
        <w:rPr>
          <w:rFonts w:eastAsia="Times New Roman" w:cs="Times New Roman"/>
        </w:rPr>
      </w:pPr>
      <w:bookmarkStart w:id="216" w:name="_heading=h.tzud8fok813t" w:colFirst="0" w:colLast="0"/>
      <w:bookmarkStart w:id="217" w:name="_heading=h.s5i6h4z1ake" w:colFirst="0" w:colLast="0"/>
      <w:bookmarkStart w:id="218" w:name="_Toc242051073"/>
      <w:bookmarkEnd w:id="216"/>
      <w:bookmarkEnd w:id="217"/>
      <w:r w:rsidRPr="00432645">
        <w:rPr>
          <w:rFonts w:eastAsia="Times New Roman" w:cs="Times New Roman"/>
        </w:rPr>
        <w:t>CU</w:t>
      </w:r>
      <w:r w:rsidR="00DC1756">
        <w:rPr>
          <w:rFonts w:eastAsia="Times New Roman" w:cs="Times New Roman"/>
        </w:rPr>
        <w:t>120</w:t>
      </w:r>
      <w:r w:rsidRPr="00432645">
        <w:rPr>
          <w:rFonts w:eastAsia="Times New Roman" w:cs="Times New Roman"/>
        </w:rPr>
        <w:t xml:space="preserve"> - </w:t>
      </w:r>
      <w:r w:rsidR="00DC1756" w:rsidRPr="00DC1756">
        <w:t>Consultando historial de Auditoría</w:t>
      </w:r>
      <w:bookmarkEnd w:id="218"/>
    </w:p>
    <w:p w14:paraId="2EA30F0F" w14:textId="77777777" w:rsidR="007D6E97" w:rsidRDefault="007D6E97">
      <w:pPr>
        <w:spacing w:line="360" w:lineRule="auto"/>
        <w:jc w:val="both"/>
        <w:rPr>
          <w:rFonts w:eastAsia="Times New Roman" w:cs="Times New Roman"/>
        </w:rPr>
      </w:pPr>
    </w:p>
    <w:p w14:paraId="6FF1599B" w14:textId="77777777" w:rsidR="00706835" w:rsidRPr="00706835" w:rsidRDefault="00706835" w:rsidP="00706835">
      <w:pPr>
        <w:spacing w:line="360" w:lineRule="auto"/>
        <w:jc w:val="both"/>
        <w:rPr>
          <w:rFonts w:eastAsia="Times New Roman" w:cs="Times New Roman"/>
          <w:szCs w:val="22"/>
          <w:lang w:val="en-US" w:eastAsia="en-US"/>
        </w:rPr>
      </w:pPr>
      <w:r w:rsidRPr="00706835">
        <w:rPr>
          <w:rFonts w:eastAsia="Times New Roman" w:cs="Times New Roman"/>
          <w:szCs w:val="22"/>
          <w:lang w:val="en-US" w:eastAsia="en-US"/>
        </w:rPr>
        <w:t xml:space="preserve">En la </w:t>
      </w:r>
      <w:proofErr w:type="spellStart"/>
      <w:r w:rsidRPr="00706835">
        <w:rPr>
          <w:rFonts w:eastAsia="Times New Roman" w:cs="Times New Roman"/>
          <w:szCs w:val="22"/>
          <w:lang w:val="en-US" w:eastAsia="en-US"/>
        </w:rPr>
        <w:t>Figura</w:t>
      </w:r>
      <w:proofErr w:type="spellEnd"/>
      <w:r w:rsidRPr="00706835">
        <w:rPr>
          <w:rFonts w:eastAsia="Times New Roman" w:cs="Times New Roman"/>
          <w:szCs w:val="22"/>
          <w:lang w:val="en-US" w:eastAsia="en-US"/>
        </w:rPr>
        <w:t xml:space="preserve"> 6.34 se </w:t>
      </w:r>
      <w:proofErr w:type="spellStart"/>
      <w:r w:rsidRPr="00706835">
        <w:rPr>
          <w:rFonts w:eastAsia="Times New Roman" w:cs="Times New Roman"/>
          <w:szCs w:val="22"/>
          <w:lang w:val="en-US" w:eastAsia="en-US"/>
        </w:rPr>
        <w:t>puede</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visualizar</w:t>
      </w:r>
      <w:proofErr w:type="spellEnd"/>
      <w:r w:rsidRPr="00706835">
        <w:rPr>
          <w:rFonts w:eastAsia="Times New Roman" w:cs="Times New Roman"/>
          <w:szCs w:val="22"/>
          <w:lang w:val="en-US" w:eastAsia="en-US"/>
        </w:rPr>
        <w:t xml:space="preserve"> que </w:t>
      </w:r>
      <w:proofErr w:type="spellStart"/>
      <w:r w:rsidRPr="00706835">
        <w:rPr>
          <w:rFonts w:eastAsia="Times New Roman" w:cs="Times New Roman"/>
          <w:szCs w:val="22"/>
          <w:lang w:val="en-US" w:eastAsia="en-US"/>
        </w:rPr>
        <w:t>el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usuario</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solicita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consultar</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historial</w:t>
      </w:r>
      <w:proofErr w:type="spellEnd"/>
      <w:r w:rsidRPr="00706835">
        <w:rPr>
          <w:rFonts w:eastAsia="Times New Roman" w:cs="Times New Roman"/>
          <w:szCs w:val="22"/>
          <w:lang w:val="en-US" w:eastAsia="en-US"/>
        </w:rPr>
        <w:t xml:space="preserve"> de </w:t>
      </w:r>
      <w:proofErr w:type="spellStart"/>
      <w:r w:rsidRPr="00706835">
        <w:rPr>
          <w:rFonts w:eastAsia="Times New Roman" w:cs="Times New Roman"/>
          <w:szCs w:val="22"/>
          <w:lang w:val="en-US" w:eastAsia="en-US"/>
        </w:rPr>
        <w:t>Auditoría</w:t>
      </w:r>
      <w:proofErr w:type="spellEnd"/>
      <w:r w:rsidRPr="00706835">
        <w:rPr>
          <w:rFonts w:eastAsia="Times New Roman" w:cs="Times New Roman"/>
          <w:szCs w:val="22"/>
          <w:lang w:val="en-US" w:eastAsia="en-US"/>
        </w:rPr>
        <w:t xml:space="preserve">. El </w:t>
      </w:r>
      <w:proofErr w:type="spellStart"/>
      <w:r w:rsidRPr="00706835">
        <w:rPr>
          <w:rFonts w:eastAsia="Times New Roman" w:cs="Times New Roman"/>
          <w:szCs w:val="22"/>
          <w:lang w:val="en-US" w:eastAsia="en-US"/>
        </w:rPr>
        <w:t>sistema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determina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alcance</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autorizado</w:t>
      </w:r>
      <w:proofErr w:type="spellEnd"/>
      <w:r w:rsidRPr="00706835">
        <w:rPr>
          <w:rFonts w:eastAsia="Times New Roman" w:cs="Times New Roman"/>
          <w:szCs w:val="22"/>
          <w:lang w:val="en-US" w:eastAsia="en-US"/>
        </w:rPr>
        <w:t xml:space="preserve"> y </w:t>
      </w:r>
      <w:proofErr w:type="spellStart"/>
      <w:r w:rsidRPr="00706835">
        <w:rPr>
          <w:rFonts w:eastAsia="Times New Roman" w:cs="Times New Roman"/>
          <w:szCs w:val="22"/>
          <w:lang w:val="en-US" w:eastAsia="en-US"/>
        </w:rPr>
        <w:t>presenta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únicamente</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los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eventos</w:t>
      </w:r>
      <w:proofErr w:type="spellEnd"/>
      <w:r w:rsidRPr="00706835">
        <w:rPr>
          <w:rFonts w:eastAsia="Times New Roman" w:cs="Times New Roman"/>
          <w:szCs w:val="22"/>
          <w:lang w:val="en-US" w:eastAsia="en-US"/>
        </w:rPr>
        <w:t xml:space="preserve"> que </w:t>
      </w:r>
      <w:proofErr w:type="spellStart"/>
      <w:r w:rsidRPr="00706835">
        <w:rPr>
          <w:rFonts w:eastAsia="Times New Roman" w:cs="Times New Roman"/>
          <w:szCs w:val="22"/>
          <w:lang w:val="en-US" w:eastAsia="en-US"/>
        </w:rPr>
        <w:t>puede</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consultar</w:t>
      </w:r>
      <w:proofErr w:type="spellEnd"/>
      <w:r w:rsidRPr="00706835">
        <w:rPr>
          <w:rFonts w:eastAsia="Times New Roman" w:cs="Times New Roman"/>
          <w:szCs w:val="22"/>
          <w:lang w:val="en-US" w:eastAsia="en-US"/>
        </w:rPr>
        <w:t xml:space="preserve">. El </w:t>
      </w:r>
      <w:proofErr w:type="spellStart"/>
      <w:r w:rsidRPr="00706835">
        <w:rPr>
          <w:rFonts w:eastAsia="Times New Roman" w:cs="Times New Roman"/>
          <w:szCs w:val="22"/>
          <w:lang w:val="en-US" w:eastAsia="en-US"/>
        </w:rPr>
        <w:t>usuario</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puede</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utilizar</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criterios</w:t>
      </w:r>
      <w:proofErr w:type="spellEnd"/>
      <w:r w:rsidRPr="00706835">
        <w:rPr>
          <w:rFonts w:eastAsia="Times New Roman" w:cs="Times New Roman"/>
          <w:szCs w:val="22"/>
          <w:lang w:val="en-US" w:eastAsia="en-US"/>
        </w:rPr>
        <w:t xml:space="preserve"> de </w:t>
      </w:r>
      <w:proofErr w:type="spellStart"/>
      <w:r w:rsidRPr="00706835">
        <w:rPr>
          <w:rFonts w:eastAsia="Times New Roman" w:cs="Times New Roman"/>
          <w:szCs w:val="22"/>
          <w:lang w:val="en-US" w:eastAsia="en-US"/>
        </w:rPr>
        <w:t>fecha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ejecutor</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origen</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funcional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operación</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resultado</w:t>
      </w:r>
      <w:proofErr w:type="spellEnd"/>
      <w:r w:rsidRPr="00706835">
        <w:rPr>
          <w:rFonts w:eastAsia="Times New Roman" w:cs="Times New Roman"/>
          <w:szCs w:val="22"/>
          <w:lang w:val="en-US" w:eastAsia="en-US"/>
        </w:rPr>
        <w:t xml:space="preserve"> y </w:t>
      </w:r>
      <w:proofErr w:type="spellStart"/>
      <w:r w:rsidRPr="00706835">
        <w:rPr>
          <w:rFonts w:eastAsia="Times New Roman" w:cs="Times New Roman"/>
          <w:szCs w:val="22"/>
          <w:lang w:val="en-US" w:eastAsia="en-US"/>
        </w:rPr>
        <w:t>entidad</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afectada</w:t>
      </w:r>
      <w:proofErr w:type="spellEnd"/>
      <w:r w:rsidRPr="00706835">
        <w:rPr>
          <w:rFonts w:eastAsia="Times New Roman" w:cs="Times New Roman"/>
          <w:szCs w:val="22"/>
          <w:lang w:val="en-US" w:eastAsia="en-US"/>
        </w:rPr>
        <w:t xml:space="preserve"> para </w:t>
      </w:r>
      <w:proofErr w:type="spellStart"/>
      <w:r w:rsidRPr="00706835">
        <w:rPr>
          <w:rFonts w:eastAsia="Times New Roman" w:cs="Times New Roman"/>
          <w:szCs w:val="22"/>
          <w:lang w:val="en-US" w:eastAsia="en-US"/>
        </w:rPr>
        <w:t>acotar</w:t>
      </w:r>
      <w:proofErr w:type="spellEnd"/>
      <w:r w:rsidRPr="00706835">
        <w:rPr>
          <w:rFonts w:eastAsia="Times New Roman" w:cs="Times New Roman"/>
          <w:szCs w:val="22"/>
          <w:lang w:val="en-US" w:eastAsia="en-US"/>
        </w:rPr>
        <w:t xml:space="preserve"> la </w:t>
      </w:r>
      <w:proofErr w:type="spellStart"/>
      <w:r w:rsidRPr="00706835">
        <w:rPr>
          <w:rFonts w:eastAsia="Times New Roman" w:cs="Times New Roman"/>
          <w:szCs w:val="22"/>
          <w:lang w:val="en-US" w:eastAsia="en-US"/>
        </w:rPr>
        <w:t>información</w:t>
      </w:r>
      <w:proofErr w:type="spellEnd"/>
      <w:r w:rsidRPr="00706835">
        <w:rPr>
          <w:rFonts w:eastAsia="Times New Roman" w:cs="Times New Roman"/>
          <w:szCs w:val="22"/>
          <w:lang w:val="en-US" w:eastAsia="en-US"/>
        </w:rPr>
        <w:t xml:space="preserve">. El </w:t>
      </w:r>
      <w:proofErr w:type="spellStart"/>
      <w:r w:rsidRPr="00706835">
        <w:rPr>
          <w:rFonts w:eastAsia="Times New Roman" w:cs="Times New Roman"/>
          <w:szCs w:val="22"/>
          <w:lang w:val="en-US" w:eastAsia="en-US"/>
        </w:rPr>
        <w:t>sistema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actualiza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los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resultados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conforme</w:t>
      </w:r>
      <w:proofErr w:type="spellEnd"/>
      <w:r w:rsidRPr="00706835">
        <w:rPr>
          <w:rFonts w:eastAsia="Times New Roman" w:cs="Times New Roman"/>
          <w:szCs w:val="22"/>
          <w:lang w:val="en-US" w:eastAsia="en-US"/>
        </w:rPr>
        <w:t xml:space="preserve"> a </w:t>
      </w:r>
      <w:proofErr w:type="spellStart"/>
      <w:r w:rsidRPr="00706835">
        <w:rPr>
          <w:rFonts w:eastAsia="Times New Roman" w:cs="Times New Roman"/>
          <w:szCs w:val="22"/>
          <w:lang w:val="en-US" w:eastAsia="en-US"/>
        </w:rPr>
        <w:t>los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criterios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aplicados</w:t>
      </w:r>
      <w:proofErr w:type="spellEnd"/>
      <w:r w:rsidRPr="00706835">
        <w:rPr>
          <w:rFonts w:eastAsia="Times New Roman" w:cs="Times New Roman"/>
          <w:szCs w:val="22"/>
          <w:lang w:val="en-US" w:eastAsia="en-US"/>
        </w:rPr>
        <w:t xml:space="preserve"> sin </w:t>
      </w:r>
      <w:proofErr w:type="spellStart"/>
      <w:r w:rsidRPr="00706835">
        <w:rPr>
          <w:rFonts w:eastAsia="Times New Roman" w:cs="Times New Roman"/>
          <w:szCs w:val="22"/>
          <w:lang w:val="en-US" w:eastAsia="en-US"/>
        </w:rPr>
        <w:t>ampliar</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alcance</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autorizado</w:t>
      </w:r>
      <w:proofErr w:type="spellEnd"/>
      <w:r w:rsidRPr="00706835">
        <w:rPr>
          <w:rFonts w:eastAsia="Times New Roman" w:cs="Times New Roman"/>
          <w:szCs w:val="22"/>
          <w:lang w:val="en-US" w:eastAsia="en-US"/>
        </w:rPr>
        <w:t xml:space="preserve">. Los </w:t>
      </w:r>
      <w:proofErr w:type="spellStart"/>
      <w:r w:rsidRPr="00706835">
        <w:rPr>
          <w:rFonts w:eastAsia="Times New Roman" w:cs="Times New Roman"/>
          <w:szCs w:val="22"/>
          <w:lang w:val="en-US" w:eastAsia="en-US"/>
        </w:rPr>
        <w:t>datos</w:t>
      </w:r>
      <w:proofErr w:type="spellEnd"/>
      <w:r w:rsidRPr="00706835">
        <w:rPr>
          <w:rFonts w:eastAsia="Times New Roman" w:cs="Times New Roman"/>
          <w:szCs w:val="22"/>
          <w:lang w:val="en-US" w:eastAsia="en-US"/>
        </w:rPr>
        <w:t xml:space="preserve"> que </w:t>
      </w:r>
      <w:proofErr w:type="spellStart"/>
      <w:r w:rsidRPr="00706835">
        <w:rPr>
          <w:rFonts w:eastAsia="Times New Roman" w:cs="Times New Roman"/>
          <w:szCs w:val="22"/>
          <w:lang w:val="en-US" w:eastAsia="en-US"/>
        </w:rPr>
        <w:t>requieran</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protección</w:t>
      </w:r>
      <w:proofErr w:type="spellEnd"/>
      <w:r w:rsidRPr="00706835">
        <w:rPr>
          <w:rFonts w:eastAsia="Times New Roman" w:cs="Times New Roman"/>
          <w:szCs w:val="22"/>
          <w:lang w:val="en-US" w:eastAsia="en-US"/>
        </w:rPr>
        <w:t xml:space="preserve"> se </w:t>
      </w:r>
      <w:proofErr w:type="spellStart"/>
      <w:r w:rsidRPr="00706835">
        <w:rPr>
          <w:rFonts w:eastAsia="Times New Roman" w:cs="Times New Roman"/>
          <w:szCs w:val="22"/>
          <w:lang w:val="en-US" w:eastAsia="en-US"/>
        </w:rPr>
        <w:t>presentan</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conforme</w:t>
      </w:r>
      <w:proofErr w:type="spellEnd"/>
      <w:r w:rsidRPr="00706835">
        <w:rPr>
          <w:rFonts w:eastAsia="Times New Roman" w:cs="Times New Roman"/>
          <w:szCs w:val="22"/>
          <w:lang w:val="en-US" w:eastAsia="en-US"/>
        </w:rPr>
        <w:t xml:space="preserve"> a las </w:t>
      </w:r>
      <w:proofErr w:type="spellStart"/>
      <w:r w:rsidRPr="00706835">
        <w:rPr>
          <w:rFonts w:eastAsia="Times New Roman" w:cs="Times New Roman"/>
          <w:szCs w:val="22"/>
          <w:lang w:val="en-US" w:eastAsia="en-US"/>
        </w:rPr>
        <w:t>autorizaciones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aplicables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Cuando</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usuario</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ejecuta</w:t>
      </w:r>
      <w:proofErr w:type="spellEnd"/>
      <w:r w:rsidRPr="00706835">
        <w:rPr>
          <w:rFonts w:eastAsia="Times New Roman" w:cs="Times New Roman"/>
          <w:szCs w:val="22"/>
          <w:lang w:val="en-US" w:eastAsia="en-US"/>
        </w:rPr>
        <w:t xml:space="preserve"> la consulta o </w:t>
      </w:r>
      <w:proofErr w:type="spellStart"/>
      <w:r w:rsidRPr="00706835">
        <w:rPr>
          <w:rFonts w:eastAsia="Times New Roman" w:cs="Times New Roman"/>
          <w:szCs w:val="22"/>
          <w:lang w:val="en-US" w:eastAsia="en-US"/>
        </w:rPr>
        <w:t>búsqueda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el</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sistema</w:t>
      </w:r>
      <w:proofErr w:type="spellEnd"/>
      <w:r w:rsidRPr="00706835">
        <w:rPr>
          <w:rFonts w:eastAsia="Times New Roman" w:cs="Times New Roman"/>
          <w:szCs w:val="22"/>
          <w:lang w:val="en-US" w:eastAsia="en-US"/>
        </w:rPr>
        <w:t xml:space="preserve"> genera la </w:t>
      </w:r>
      <w:proofErr w:type="spellStart"/>
      <w:r w:rsidRPr="00706835">
        <w:rPr>
          <w:rFonts w:eastAsia="Times New Roman" w:cs="Times New Roman"/>
          <w:szCs w:val="22"/>
          <w:lang w:val="en-US" w:eastAsia="en-US"/>
        </w:rPr>
        <w:t>evidencia</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correspondiente</w:t>
      </w:r>
      <w:proofErr w:type="spellEnd"/>
      <w:r w:rsidRPr="00706835">
        <w:rPr>
          <w:rFonts w:eastAsia="Times New Roman" w:cs="Times New Roman"/>
          <w:szCs w:val="22"/>
          <w:lang w:val="en-US" w:eastAsia="en-US"/>
        </w:rPr>
        <w:t xml:space="preserve"> de </w:t>
      </w:r>
      <w:proofErr w:type="spellStart"/>
      <w:r w:rsidRPr="00706835">
        <w:rPr>
          <w:rFonts w:eastAsia="Times New Roman" w:cs="Times New Roman"/>
          <w:szCs w:val="22"/>
          <w:lang w:val="en-US" w:eastAsia="en-US"/>
        </w:rPr>
        <w:t>acceso</w:t>
      </w:r>
      <w:proofErr w:type="spellEnd"/>
      <w:r w:rsidRPr="00706835">
        <w:rPr>
          <w:rFonts w:eastAsia="Times New Roman" w:cs="Times New Roman"/>
          <w:szCs w:val="22"/>
          <w:lang w:val="en-US" w:eastAsia="en-US"/>
        </w:rPr>
        <w:t xml:space="preserve">. Los </w:t>
      </w:r>
      <w:proofErr w:type="spellStart"/>
      <w:r w:rsidRPr="00706835">
        <w:rPr>
          <w:rFonts w:eastAsia="Times New Roman" w:cs="Times New Roman"/>
          <w:szCs w:val="22"/>
          <w:lang w:val="en-US" w:eastAsia="en-US"/>
        </w:rPr>
        <w:t>cambios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intermedios</w:t>
      </w:r>
      <w:proofErr w:type="spellEnd"/>
      <w:r w:rsidRPr="00706835">
        <w:rPr>
          <w:rFonts w:eastAsia="Times New Roman" w:cs="Times New Roman"/>
          <w:szCs w:val="22"/>
          <w:lang w:val="en-US" w:eastAsia="en-US"/>
        </w:rPr>
        <w:t xml:space="preserve"> de </w:t>
      </w:r>
      <w:proofErr w:type="spellStart"/>
      <w:r w:rsidRPr="00706835">
        <w:rPr>
          <w:rFonts w:eastAsia="Times New Roman" w:cs="Times New Roman"/>
          <w:szCs w:val="22"/>
          <w:lang w:val="en-US" w:eastAsia="en-US"/>
        </w:rPr>
        <w:t>filtros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clics</w:t>
      </w:r>
      <w:proofErr w:type="spellEnd"/>
      <w:r w:rsidRPr="00706835">
        <w:rPr>
          <w:rFonts w:eastAsia="Times New Roman" w:cs="Times New Roman"/>
          <w:szCs w:val="22"/>
          <w:lang w:val="en-US" w:eastAsia="en-US"/>
        </w:rPr>
        <w:t xml:space="preserve"> y </w:t>
      </w:r>
      <w:proofErr w:type="spellStart"/>
      <w:r w:rsidRPr="00706835">
        <w:rPr>
          <w:rFonts w:eastAsia="Times New Roman" w:cs="Times New Roman"/>
          <w:szCs w:val="22"/>
          <w:lang w:val="en-US" w:eastAsia="en-US"/>
        </w:rPr>
        <w:t>navegación</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ordinaria</w:t>
      </w:r>
      <w:proofErr w:type="spellEnd"/>
      <w:r w:rsidRPr="00706835">
        <w:rPr>
          <w:rFonts w:eastAsia="Times New Roman" w:cs="Times New Roman"/>
          <w:szCs w:val="22"/>
          <w:lang w:val="en-US" w:eastAsia="en-US"/>
        </w:rPr>
        <w:t xml:space="preserve"> no </w:t>
      </w:r>
      <w:proofErr w:type="spellStart"/>
      <w:r w:rsidRPr="00706835">
        <w:rPr>
          <w:rFonts w:eastAsia="Times New Roman" w:cs="Times New Roman"/>
          <w:szCs w:val="22"/>
          <w:lang w:val="en-US" w:eastAsia="en-US"/>
        </w:rPr>
        <w:t>generan</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por</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sí</w:t>
      </w:r>
      <w:proofErr w:type="spellEnd"/>
      <w:r w:rsidRPr="00706835">
        <w:rPr>
          <w:rFonts w:eastAsia="Times New Roman" w:cs="Times New Roman"/>
          <w:szCs w:val="22"/>
          <w:lang w:val="en-US" w:eastAsia="en-US"/>
        </w:rPr>
        <w:t xml:space="preserve"> solos </w:t>
      </w:r>
      <w:proofErr w:type="spellStart"/>
      <w:r w:rsidRPr="00706835">
        <w:rPr>
          <w:rFonts w:eastAsia="Times New Roman" w:cs="Times New Roman"/>
          <w:szCs w:val="22"/>
          <w:lang w:val="en-US" w:eastAsia="en-US"/>
        </w:rPr>
        <w:t>nuevos</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eventos</w:t>
      </w:r>
      <w:proofErr w:type="spellEnd"/>
      <w:r w:rsidRPr="00706835">
        <w:rPr>
          <w:rFonts w:eastAsia="Times New Roman" w:cs="Times New Roman"/>
          <w:szCs w:val="22"/>
          <w:lang w:val="en-US" w:eastAsia="en-US"/>
        </w:rPr>
        <w:t xml:space="preserve">. La </w:t>
      </w:r>
      <w:proofErr w:type="spellStart"/>
      <w:r w:rsidRPr="00706835">
        <w:rPr>
          <w:rFonts w:eastAsia="Times New Roman" w:cs="Times New Roman"/>
          <w:szCs w:val="22"/>
          <w:lang w:val="en-US" w:eastAsia="en-US"/>
        </w:rPr>
        <w:t>persistencia</w:t>
      </w:r>
      <w:proofErr w:type="spellEnd"/>
      <w:r w:rsidRPr="00706835">
        <w:rPr>
          <w:rFonts w:eastAsia="Times New Roman" w:cs="Times New Roman"/>
          <w:szCs w:val="22"/>
          <w:lang w:val="en-US" w:eastAsia="en-US"/>
        </w:rPr>
        <w:t xml:space="preserve"> del </w:t>
      </w:r>
      <w:proofErr w:type="spellStart"/>
      <w:r w:rsidRPr="00706835">
        <w:rPr>
          <w:rFonts w:eastAsia="Times New Roman" w:cs="Times New Roman"/>
          <w:szCs w:val="22"/>
          <w:lang w:val="en-US" w:eastAsia="en-US"/>
        </w:rPr>
        <w:t>evento</w:t>
      </w:r>
      <w:proofErr w:type="spellEnd"/>
      <w:r w:rsidRPr="00706835">
        <w:rPr>
          <w:rFonts w:eastAsia="Times New Roman" w:cs="Times New Roman"/>
          <w:szCs w:val="22"/>
          <w:lang w:val="en-US" w:eastAsia="en-US"/>
        </w:rPr>
        <w:t xml:space="preserve"> de consulta no </w:t>
      </w:r>
      <w:proofErr w:type="spellStart"/>
      <w:r w:rsidRPr="00706835">
        <w:rPr>
          <w:rFonts w:eastAsia="Times New Roman" w:cs="Times New Roman"/>
          <w:szCs w:val="22"/>
          <w:lang w:val="en-US" w:eastAsia="en-US"/>
        </w:rPr>
        <w:t>vuelve</w:t>
      </w:r>
      <w:proofErr w:type="spellEnd"/>
      <w:r w:rsidRPr="00706835">
        <w:rPr>
          <w:rFonts w:eastAsia="Times New Roman" w:cs="Times New Roman"/>
          <w:szCs w:val="22"/>
          <w:lang w:val="en-US" w:eastAsia="en-US"/>
        </w:rPr>
        <w:t xml:space="preserve"> </w:t>
      </w:r>
      <w:proofErr w:type="gramStart"/>
      <w:r w:rsidRPr="00706835">
        <w:rPr>
          <w:rFonts w:eastAsia="Times New Roman" w:cs="Times New Roman"/>
          <w:szCs w:val="22"/>
          <w:lang w:val="en-US" w:eastAsia="en-US"/>
        </w:rPr>
        <w:t>a</w:t>
      </w:r>
      <w:proofErr w:type="gram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originar</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otro</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evento</w:t>
      </w:r>
      <w:proofErr w:type="spellEnd"/>
      <w:r w:rsidRPr="00706835">
        <w:rPr>
          <w:rFonts w:eastAsia="Times New Roman" w:cs="Times New Roman"/>
          <w:szCs w:val="22"/>
          <w:lang w:val="en-US" w:eastAsia="en-US"/>
        </w:rPr>
        <w:t xml:space="preserve"> </w:t>
      </w:r>
      <w:proofErr w:type="spellStart"/>
      <w:r w:rsidRPr="00706835">
        <w:rPr>
          <w:rFonts w:eastAsia="Times New Roman" w:cs="Times New Roman"/>
          <w:szCs w:val="22"/>
          <w:lang w:val="en-US" w:eastAsia="en-US"/>
        </w:rPr>
        <w:t>equivalente</w:t>
      </w:r>
      <w:proofErr w:type="spellEnd"/>
      <w:r w:rsidRPr="00706835">
        <w:rPr>
          <w:rFonts w:eastAsia="Times New Roman" w:cs="Times New Roman"/>
          <w:szCs w:val="22"/>
          <w:lang w:val="en-US" w:eastAsia="en-US"/>
        </w:rPr>
        <w:t>.</w:t>
      </w:r>
    </w:p>
    <w:p w14:paraId="5A0876BB" w14:textId="77777777" w:rsidR="007D6E97" w:rsidRDefault="007D6E97">
      <w:pPr>
        <w:spacing w:after="200" w:line="360" w:lineRule="auto"/>
        <w:jc w:val="both"/>
        <w:rPr>
          <w:rFonts w:eastAsia="Times New Roman" w:cs="Times New Roman"/>
          <w:sz w:val="28"/>
          <w:szCs w:val="28"/>
        </w:rPr>
      </w:pPr>
    </w:p>
    <w:p w14:paraId="11BFD767" w14:textId="21D452EA" w:rsidR="007D6E97" w:rsidRPr="00801BC0" w:rsidRDefault="000479C4" w:rsidP="00801BC0">
      <w:pPr>
        <w:pStyle w:val="Descripcin"/>
      </w:pPr>
      <w:bookmarkStart w:id="219" w:name="_Toc242050347"/>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34</w:t>
      </w:r>
      <w:r w:rsidR="000462BE">
        <w:fldChar w:fldCharType="end"/>
      </w:r>
      <w:r w:rsidRPr="00801BC0">
        <w:t xml:space="preserve"> “DS-CU</w:t>
      </w:r>
      <w:r w:rsidR="009E532A">
        <w:t>120</w:t>
      </w:r>
      <w:r w:rsidRPr="00801BC0">
        <w:t xml:space="preserve"> - </w:t>
      </w:r>
      <w:r w:rsidR="009E532A" w:rsidRPr="009E532A">
        <w:t>Consultando historial de Auditoría</w:t>
      </w:r>
      <w:r w:rsidRPr="00801BC0">
        <w:t>”.</w:t>
      </w:r>
      <w:bookmarkEnd w:id="219"/>
    </w:p>
    <w:p w14:paraId="28243746" w14:textId="7260A265" w:rsidR="00C159DB" w:rsidRPr="00C159DB" w:rsidRDefault="00C159DB" w:rsidP="00C159DB">
      <w:pPr>
        <w:spacing w:line="360" w:lineRule="auto"/>
        <w:jc w:val="center"/>
        <w:rPr>
          <w:rFonts w:eastAsia="Times New Roman" w:cs="Times New Roman"/>
        </w:rPr>
      </w:pPr>
      <w:r w:rsidRPr="00C159DB">
        <w:rPr>
          <w:rFonts w:eastAsia="Times New Roman" w:cs="Times New Roman"/>
        </w:rPr>
        <w:drawing>
          <wp:inline distT="0" distB="0" distL="0" distR="0" wp14:anchorId="028E4CC8" wp14:editId="6C6A1351">
            <wp:extent cx="5971540" cy="2536825"/>
            <wp:effectExtent l="0" t="0" r="0" b="0"/>
            <wp:docPr id="915900979" name="Imagen 10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00979" name="Imagen 104" descr="Diagrama&#10;&#10;Descripción generada automáticamente"/>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71540" cy="2536825"/>
                    </a:xfrm>
                    <a:prstGeom prst="rect">
                      <a:avLst/>
                    </a:prstGeom>
                    <a:noFill/>
                    <a:ln>
                      <a:noFill/>
                    </a:ln>
                  </pic:spPr>
                </pic:pic>
              </a:graphicData>
            </a:graphic>
          </wp:inline>
        </w:drawing>
      </w:r>
    </w:p>
    <w:p w14:paraId="07B73A60" w14:textId="178E5D62" w:rsidR="007D6E97" w:rsidRDefault="007D6E97">
      <w:pPr>
        <w:spacing w:line="360" w:lineRule="auto"/>
        <w:jc w:val="center"/>
        <w:rPr>
          <w:rFonts w:eastAsia="Times New Roman" w:cs="Times New Roman"/>
        </w:rPr>
      </w:pPr>
    </w:p>
    <w:p w14:paraId="1553C5D1" w14:textId="65072786" w:rsidR="007D6E97" w:rsidRDefault="000479C4" w:rsidP="006735E8">
      <w:pPr>
        <w:pStyle w:val="Cita"/>
      </w:pPr>
      <w:r>
        <w:t>Fuente: Elaborado por los estudiantes de acuerdo con el proyecto.</w:t>
      </w:r>
      <w:bookmarkStart w:id="220" w:name="_heading=h.pk7zwgmhb3kh" w:colFirst="0" w:colLast="0"/>
      <w:bookmarkEnd w:id="220"/>
    </w:p>
    <w:p w14:paraId="0DF907CD" w14:textId="77777777" w:rsidR="006735E8" w:rsidRPr="006735E8" w:rsidRDefault="006735E8" w:rsidP="006735E8"/>
    <w:p w14:paraId="47A800F7" w14:textId="5E7EF65D" w:rsidR="00F22D18" w:rsidRPr="00432645" w:rsidRDefault="00F22D18" w:rsidP="00F22D18">
      <w:pPr>
        <w:pStyle w:val="Ttulo2"/>
        <w:rPr>
          <w:rFonts w:eastAsia="Times New Roman" w:cs="Times New Roman"/>
        </w:rPr>
      </w:pPr>
      <w:bookmarkStart w:id="221" w:name="_heading=h.zb7bj2vu7adm" w:colFirst="0" w:colLast="0"/>
      <w:bookmarkStart w:id="222" w:name="_heading=h.wlcyf3ga61z1" w:colFirst="0" w:colLast="0"/>
      <w:bookmarkStart w:id="223" w:name="_Toc242051074"/>
      <w:bookmarkEnd w:id="221"/>
      <w:bookmarkEnd w:id="222"/>
      <w:r w:rsidRPr="00432645">
        <w:rPr>
          <w:rFonts w:eastAsia="Times New Roman" w:cs="Times New Roman"/>
        </w:rPr>
        <w:t>CU</w:t>
      </w:r>
      <w:r w:rsidR="00642503">
        <w:rPr>
          <w:rFonts w:eastAsia="Times New Roman" w:cs="Times New Roman"/>
        </w:rPr>
        <w:t>121</w:t>
      </w:r>
      <w:r w:rsidRPr="00432645">
        <w:rPr>
          <w:rFonts w:eastAsia="Times New Roman" w:cs="Times New Roman"/>
        </w:rPr>
        <w:t xml:space="preserve"> - </w:t>
      </w:r>
      <w:r w:rsidR="00642503" w:rsidRPr="00642503">
        <w:t>Consultando detalle de evento de Auditoría</w:t>
      </w:r>
      <w:bookmarkEnd w:id="223"/>
    </w:p>
    <w:p w14:paraId="5A2BDC59" w14:textId="77777777" w:rsidR="007D6E97" w:rsidRDefault="007D6E97">
      <w:pPr>
        <w:spacing w:line="360" w:lineRule="auto"/>
        <w:jc w:val="both"/>
        <w:rPr>
          <w:rFonts w:eastAsia="Times New Roman" w:cs="Times New Roman"/>
        </w:rPr>
      </w:pPr>
    </w:p>
    <w:p w14:paraId="13E203C2" w14:textId="77777777" w:rsidR="000565A9" w:rsidRPr="000565A9" w:rsidRDefault="000565A9" w:rsidP="000565A9">
      <w:pPr>
        <w:spacing w:line="360" w:lineRule="auto"/>
        <w:jc w:val="both"/>
        <w:rPr>
          <w:rFonts w:eastAsia="Times New Roman" w:cs="Times New Roman"/>
          <w:szCs w:val="22"/>
          <w:lang w:val="en-US" w:eastAsia="en-US"/>
        </w:rPr>
      </w:pPr>
      <w:r w:rsidRPr="000565A9">
        <w:rPr>
          <w:rFonts w:eastAsia="Times New Roman" w:cs="Times New Roman"/>
          <w:szCs w:val="22"/>
          <w:lang w:val="en-US" w:eastAsia="en-US"/>
        </w:rPr>
        <w:t xml:space="preserve">En la </w:t>
      </w:r>
      <w:proofErr w:type="spellStart"/>
      <w:r w:rsidRPr="000565A9">
        <w:rPr>
          <w:rFonts w:eastAsia="Times New Roman" w:cs="Times New Roman"/>
          <w:szCs w:val="22"/>
          <w:lang w:val="en-US" w:eastAsia="en-US"/>
        </w:rPr>
        <w:t>Figura</w:t>
      </w:r>
      <w:proofErr w:type="spellEnd"/>
      <w:r w:rsidRPr="000565A9">
        <w:rPr>
          <w:rFonts w:eastAsia="Times New Roman" w:cs="Times New Roman"/>
          <w:szCs w:val="22"/>
          <w:lang w:val="en-US" w:eastAsia="en-US"/>
        </w:rPr>
        <w:t xml:space="preserve"> 6.35 se </w:t>
      </w:r>
      <w:proofErr w:type="spellStart"/>
      <w:r w:rsidRPr="000565A9">
        <w:rPr>
          <w:rFonts w:eastAsia="Times New Roman" w:cs="Times New Roman"/>
          <w:szCs w:val="22"/>
          <w:lang w:val="en-US" w:eastAsia="en-US"/>
        </w:rPr>
        <w:t>puede</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visualizar</w:t>
      </w:r>
      <w:proofErr w:type="spellEnd"/>
      <w:r w:rsidRPr="000565A9">
        <w:rPr>
          <w:rFonts w:eastAsia="Times New Roman" w:cs="Times New Roman"/>
          <w:szCs w:val="22"/>
          <w:lang w:val="en-US" w:eastAsia="en-US"/>
        </w:rPr>
        <w:t xml:space="preserve"> que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usuario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solicita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examinar</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detalle</w:t>
      </w:r>
      <w:proofErr w:type="spellEnd"/>
      <w:r w:rsidRPr="000565A9">
        <w:rPr>
          <w:rFonts w:eastAsia="Times New Roman" w:cs="Times New Roman"/>
          <w:szCs w:val="22"/>
          <w:lang w:val="en-US" w:eastAsia="en-US"/>
        </w:rPr>
        <w:t xml:space="preserve"> de un </w:t>
      </w:r>
      <w:proofErr w:type="spellStart"/>
      <w:r w:rsidRPr="000565A9">
        <w:rPr>
          <w:rFonts w:eastAsia="Times New Roman" w:cs="Times New Roman"/>
          <w:szCs w:val="22"/>
          <w:lang w:val="en-US" w:eastAsia="en-US"/>
        </w:rPr>
        <w:t>evento</w:t>
      </w:r>
      <w:proofErr w:type="spellEnd"/>
      <w:r w:rsidRPr="000565A9">
        <w:rPr>
          <w:rFonts w:eastAsia="Times New Roman" w:cs="Times New Roman"/>
          <w:szCs w:val="22"/>
          <w:lang w:val="en-US" w:eastAsia="en-US"/>
        </w:rPr>
        <w:t xml:space="preserve">. El </w:t>
      </w:r>
      <w:proofErr w:type="spellStart"/>
      <w:r w:rsidRPr="000565A9">
        <w:rPr>
          <w:rFonts w:eastAsia="Times New Roman" w:cs="Times New Roman"/>
          <w:szCs w:val="22"/>
          <w:lang w:val="en-US" w:eastAsia="en-US"/>
        </w:rPr>
        <w:t>sistema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verifica</w:t>
      </w:r>
      <w:proofErr w:type="spellEnd"/>
      <w:r w:rsidRPr="000565A9">
        <w:rPr>
          <w:rFonts w:eastAsia="Times New Roman" w:cs="Times New Roman"/>
          <w:szCs w:val="22"/>
          <w:lang w:val="en-US" w:eastAsia="en-US"/>
        </w:rPr>
        <w:t xml:space="preserve"> que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evento</w:t>
      </w:r>
      <w:proofErr w:type="spellEnd"/>
      <w:r w:rsidRPr="000565A9">
        <w:rPr>
          <w:rFonts w:eastAsia="Times New Roman" w:cs="Times New Roman"/>
          <w:szCs w:val="22"/>
          <w:lang w:val="en-US" w:eastAsia="en-US"/>
        </w:rPr>
        <w:t xml:space="preserve"> se </w:t>
      </w:r>
      <w:proofErr w:type="spellStart"/>
      <w:r w:rsidRPr="000565A9">
        <w:rPr>
          <w:rFonts w:eastAsia="Times New Roman" w:cs="Times New Roman"/>
          <w:szCs w:val="22"/>
          <w:lang w:val="en-US" w:eastAsia="en-US"/>
        </w:rPr>
        <w:t>encuentre</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dentro</w:t>
      </w:r>
      <w:proofErr w:type="spellEnd"/>
      <w:r w:rsidRPr="000565A9">
        <w:rPr>
          <w:rFonts w:eastAsia="Times New Roman" w:cs="Times New Roman"/>
          <w:szCs w:val="22"/>
          <w:lang w:val="en-US" w:eastAsia="en-US"/>
        </w:rPr>
        <w:t xml:space="preserve"> de </w:t>
      </w:r>
      <w:proofErr w:type="spellStart"/>
      <w:r w:rsidRPr="000565A9">
        <w:rPr>
          <w:rFonts w:eastAsia="Times New Roman" w:cs="Times New Roman"/>
          <w:szCs w:val="22"/>
          <w:lang w:val="en-US" w:eastAsia="en-US"/>
        </w:rPr>
        <w:t>su</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alcance</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autorizado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Cuando</w:t>
      </w:r>
      <w:proofErr w:type="spellEnd"/>
      <w:r w:rsidRPr="000565A9">
        <w:rPr>
          <w:rFonts w:eastAsia="Times New Roman" w:cs="Times New Roman"/>
          <w:szCs w:val="22"/>
          <w:lang w:val="en-US" w:eastAsia="en-US"/>
        </w:rPr>
        <w:t xml:space="preserve"> la </w:t>
      </w:r>
      <w:proofErr w:type="spellStart"/>
      <w:r w:rsidRPr="000565A9">
        <w:rPr>
          <w:rFonts w:eastAsia="Times New Roman" w:cs="Times New Roman"/>
          <w:szCs w:val="22"/>
          <w:lang w:val="en-US" w:eastAsia="en-US"/>
        </w:rPr>
        <w:t>autorización</w:t>
      </w:r>
      <w:proofErr w:type="spellEnd"/>
      <w:r w:rsidRPr="000565A9">
        <w:rPr>
          <w:rFonts w:eastAsia="Times New Roman" w:cs="Times New Roman"/>
          <w:szCs w:val="22"/>
          <w:lang w:val="en-US" w:eastAsia="en-US"/>
        </w:rPr>
        <w:t xml:space="preserve"> es </w:t>
      </w:r>
      <w:proofErr w:type="spellStart"/>
      <w:r w:rsidRPr="000565A9">
        <w:rPr>
          <w:rFonts w:eastAsia="Times New Roman" w:cs="Times New Roman"/>
          <w:szCs w:val="22"/>
          <w:lang w:val="en-US" w:eastAsia="en-US"/>
        </w:rPr>
        <w:t>válida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presenta</w:t>
      </w:r>
      <w:proofErr w:type="spellEnd"/>
      <w:r w:rsidRPr="000565A9">
        <w:rPr>
          <w:rFonts w:eastAsia="Times New Roman" w:cs="Times New Roman"/>
          <w:szCs w:val="22"/>
          <w:lang w:val="en-US" w:eastAsia="en-US"/>
        </w:rPr>
        <w:t xml:space="preserve"> la </w:t>
      </w:r>
      <w:proofErr w:type="spellStart"/>
      <w:r w:rsidRPr="000565A9">
        <w:rPr>
          <w:rFonts w:eastAsia="Times New Roman" w:cs="Times New Roman"/>
          <w:szCs w:val="22"/>
          <w:lang w:val="en-US" w:eastAsia="en-US"/>
        </w:rPr>
        <w:t>información</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común</w:t>
      </w:r>
      <w:proofErr w:type="spellEnd"/>
      <w:r w:rsidRPr="000565A9">
        <w:rPr>
          <w:rFonts w:eastAsia="Times New Roman" w:cs="Times New Roman"/>
          <w:szCs w:val="22"/>
          <w:lang w:val="en-US" w:eastAsia="en-US"/>
        </w:rPr>
        <w:t xml:space="preserve"> y </w:t>
      </w:r>
      <w:proofErr w:type="spellStart"/>
      <w:r w:rsidRPr="000565A9">
        <w:rPr>
          <w:rFonts w:eastAsia="Times New Roman" w:cs="Times New Roman"/>
          <w:szCs w:val="22"/>
          <w:lang w:val="en-US" w:eastAsia="en-US"/>
        </w:rPr>
        <w:t>condicional</w:t>
      </w:r>
      <w:proofErr w:type="spellEnd"/>
      <w:r w:rsidRPr="000565A9">
        <w:rPr>
          <w:rFonts w:eastAsia="Times New Roman" w:cs="Times New Roman"/>
          <w:szCs w:val="22"/>
          <w:lang w:val="en-US" w:eastAsia="en-US"/>
        </w:rPr>
        <w:t xml:space="preserve"> disponible que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usuario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esté</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autorizado</w:t>
      </w:r>
      <w:proofErr w:type="spellEnd"/>
      <w:r w:rsidRPr="000565A9">
        <w:rPr>
          <w:rFonts w:eastAsia="Times New Roman" w:cs="Times New Roman"/>
          <w:szCs w:val="22"/>
          <w:lang w:val="en-US" w:eastAsia="en-US"/>
        </w:rPr>
        <w:t xml:space="preserve"> a </w:t>
      </w:r>
      <w:proofErr w:type="spellStart"/>
      <w:r w:rsidRPr="000565A9">
        <w:rPr>
          <w:rFonts w:eastAsia="Times New Roman" w:cs="Times New Roman"/>
          <w:szCs w:val="22"/>
          <w:lang w:val="en-US" w:eastAsia="en-US"/>
        </w:rPr>
        <w:t>visualizar</w:t>
      </w:r>
      <w:proofErr w:type="spellEnd"/>
      <w:r w:rsidRPr="000565A9">
        <w:rPr>
          <w:rFonts w:eastAsia="Times New Roman" w:cs="Times New Roman"/>
          <w:szCs w:val="22"/>
          <w:lang w:val="en-US" w:eastAsia="en-US"/>
        </w:rPr>
        <w:t xml:space="preserve">. Los campos </w:t>
      </w:r>
      <w:proofErr w:type="spellStart"/>
      <w:r w:rsidRPr="000565A9">
        <w:rPr>
          <w:rFonts w:eastAsia="Times New Roman" w:cs="Times New Roman"/>
          <w:szCs w:val="22"/>
          <w:lang w:val="en-US" w:eastAsia="en-US"/>
        </w:rPr>
        <w:t>sensibles</w:t>
      </w:r>
      <w:proofErr w:type="spellEnd"/>
      <w:r w:rsidRPr="000565A9">
        <w:rPr>
          <w:rFonts w:eastAsia="Times New Roman" w:cs="Times New Roman"/>
          <w:szCs w:val="22"/>
          <w:lang w:val="en-US" w:eastAsia="en-US"/>
        </w:rPr>
        <w:t xml:space="preserve"> se </w:t>
      </w:r>
      <w:proofErr w:type="spellStart"/>
      <w:r w:rsidRPr="000565A9">
        <w:rPr>
          <w:rFonts w:eastAsia="Times New Roman" w:cs="Times New Roman"/>
          <w:szCs w:val="22"/>
          <w:lang w:val="en-US" w:eastAsia="en-US"/>
        </w:rPr>
        <w:t>muestran</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ocultan</w:t>
      </w:r>
      <w:proofErr w:type="spellEnd"/>
      <w:r w:rsidRPr="000565A9">
        <w:rPr>
          <w:rFonts w:eastAsia="Times New Roman" w:cs="Times New Roman"/>
          <w:szCs w:val="22"/>
          <w:lang w:val="en-US" w:eastAsia="en-US"/>
        </w:rPr>
        <w:t xml:space="preserve"> o </w:t>
      </w:r>
      <w:proofErr w:type="spellStart"/>
      <w:r w:rsidRPr="000565A9">
        <w:rPr>
          <w:rFonts w:eastAsia="Times New Roman" w:cs="Times New Roman"/>
          <w:szCs w:val="22"/>
          <w:lang w:val="en-US" w:eastAsia="en-US"/>
        </w:rPr>
        <w:t>enmascaran</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conforme</w:t>
      </w:r>
      <w:proofErr w:type="spellEnd"/>
      <w:r w:rsidRPr="000565A9">
        <w:rPr>
          <w:rFonts w:eastAsia="Times New Roman" w:cs="Times New Roman"/>
          <w:szCs w:val="22"/>
          <w:lang w:val="en-US" w:eastAsia="en-US"/>
        </w:rPr>
        <w:t xml:space="preserve"> a las </w:t>
      </w:r>
      <w:proofErr w:type="spellStart"/>
      <w:r w:rsidRPr="000565A9">
        <w:rPr>
          <w:rFonts w:eastAsia="Times New Roman" w:cs="Times New Roman"/>
          <w:szCs w:val="22"/>
          <w:lang w:val="en-US" w:eastAsia="en-US"/>
        </w:rPr>
        <w:t>autorizaciones</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aplicables</w:t>
      </w:r>
      <w:proofErr w:type="spellEnd"/>
      <w:r w:rsidRPr="000565A9">
        <w:rPr>
          <w:rFonts w:eastAsia="Times New Roman" w:cs="Times New Roman"/>
          <w:szCs w:val="22"/>
          <w:lang w:val="en-US" w:eastAsia="en-US"/>
        </w:rPr>
        <w:t xml:space="preserve">. El </w:t>
      </w:r>
      <w:proofErr w:type="spellStart"/>
      <w:r w:rsidRPr="000565A9">
        <w:rPr>
          <w:rFonts w:eastAsia="Times New Roman" w:cs="Times New Roman"/>
          <w:szCs w:val="22"/>
          <w:lang w:val="en-US" w:eastAsia="en-US"/>
        </w:rPr>
        <w:t>acceso</w:t>
      </w:r>
      <w:proofErr w:type="spellEnd"/>
      <w:r w:rsidRPr="000565A9">
        <w:rPr>
          <w:rFonts w:eastAsia="Times New Roman" w:cs="Times New Roman"/>
          <w:szCs w:val="22"/>
          <w:lang w:val="en-US" w:eastAsia="en-US"/>
        </w:rPr>
        <w:t xml:space="preserve"> al </w:t>
      </w:r>
      <w:proofErr w:type="spellStart"/>
      <w:r w:rsidRPr="000565A9">
        <w:rPr>
          <w:rFonts w:eastAsia="Times New Roman" w:cs="Times New Roman"/>
          <w:szCs w:val="22"/>
          <w:lang w:val="en-US" w:eastAsia="en-US"/>
        </w:rPr>
        <w:t>evento</w:t>
      </w:r>
      <w:proofErr w:type="spellEnd"/>
      <w:r w:rsidRPr="000565A9">
        <w:rPr>
          <w:rFonts w:eastAsia="Times New Roman" w:cs="Times New Roman"/>
          <w:szCs w:val="22"/>
          <w:lang w:val="en-US" w:eastAsia="en-US"/>
        </w:rPr>
        <w:t xml:space="preserve"> no </w:t>
      </w:r>
      <w:proofErr w:type="spellStart"/>
      <w:r w:rsidRPr="000565A9">
        <w:rPr>
          <w:rFonts w:eastAsia="Times New Roman" w:cs="Times New Roman"/>
          <w:szCs w:val="22"/>
          <w:lang w:val="en-US" w:eastAsia="en-US"/>
        </w:rPr>
        <w:t>amplía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por</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sí</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mismo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acceso</w:t>
      </w:r>
      <w:proofErr w:type="spellEnd"/>
      <w:r w:rsidRPr="000565A9">
        <w:rPr>
          <w:rFonts w:eastAsia="Times New Roman" w:cs="Times New Roman"/>
          <w:szCs w:val="22"/>
          <w:lang w:val="en-US" w:eastAsia="en-US"/>
        </w:rPr>
        <w:t xml:space="preserve"> </w:t>
      </w:r>
      <w:proofErr w:type="gramStart"/>
      <w:r w:rsidRPr="000565A9">
        <w:rPr>
          <w:rFonts w:eastAsia="Times New Roman" w:cs="Times New Roman"/>
          <w:szCs w:val="22"/>
          <w:lang w:val="en-US" w:eastAsia="en-US"/>
        </w:rPr>
        <w:t>a</w:t>
      </w:r>
      <w:proofErr w:type="gram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información</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protegida</w:t>
      </w:r>
      <w:proofErr w:type="spellEnd"/>
      <w:r w:rsidRPr="000565A9">
        <w:rPr>
          <w:rFonts w:eastAsia="Times New Roman" w:cs="Times New Roman"/>
          <w:szCs w:val="22"/>
          <w:lang w:val="en-US" w:eastAsia="en-US"/>
        </w:rPr>
        <w:t xml:space="preserve">. El </w:t>
      </w:r>
      <w:proofErr w:type="spellStart"/>
      <w:r w:rsidRPr="000565A9">
        <w:rPr>
          <w:rFonts w:eastAsia="Times New Roman" w:cs="Times New Roman"/>
          <w:szCs w:val="22"/>
          <w:lang w:val="en-US" w:eastAsia="en-US"/>
        </w:rPr>
        <w:t>sistema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registra</w:t>
      </w:r>
      <w:proofErr w:type="spellEnd"/>
      <w:r w:rsidRPr="000565A9">
        <w:rPr>
          <w:rFonts w:eastAsia="Times New Roman" w:cs="Times New Roman"/>
          <w:szCs w:val="22"/>
          <w:lang w:val="en-US" w:eastAsia="en-US"/>
        </w:rPr>
        <w:t xml:space="preserve"> la </w:t>
      </w:r>
      <w:proofErr w:type="spellStart"/>
      <w:r w:rsidRPr="000565A9">
        <w:rPr>
          <w:rFonts w:eastAsia="Times New Roman" w:cs="Times New Roman"/>
          <w:szCs w:val="22"/>
          <w:lang w:val="en-US" w:eastAsia="en-US"/>
        </w:rPr>
        <w:t>apertura</w:t>
      </w:r>
      <w:proofErr w:type="spellEnd"/>
      <w:r w:rsidRPr="000565A9">
        <w:rPr>
          <w:rFonts w:eastAsia="Times New Roman" w:cs="Times New Roman"/>
          <w:szCs w:val="22"/>
          <w:lang w:val="en-US" w:eastAsia="en-US"/>
        </w:rPr>
        <w:t xml:space="preserve"> del </w:t>
      </w:r>
      <w:proofErr w:type="spellStart"/>
      <w:r w:rsidRPr="000565A9">
        <w:rPr>
          <w:rFonts w:eastAsia="Times New Roman" w:cs="Times New Roman"/>
          <w:szCs w:val="22"/>
          <w:lang w:val="en-US" w:eastAsia="en-US"/>
        </w:rPr>
        <w:t>detalle</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como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evidencia</w:t>
      </w:r>
      <w:proofErr w:type="spellEnd"/>
      <w:r w:rsidRPr="000565A9">
        <w:rPr>
          <w:rFonts w:eastAsia="Times New Roman" w:cs="Times New Roman"/>
          <w:szCs w:val="22"/>
          <w:lang w:val="en-US" w:eastAsia="en-US"/>
        </w:rPr>
        <w:t xml:space="preserve"> de </w:t>
      </w:r>
      <w:proofErr w:type="spellStart"/>
      <w:r w:rsidRPr="000565A9">
        <w:rPr>
          <w:rFonts w:eastAsia="Times New Roman" w:cs="Times New Roman"/>
          <w:szCs w:val="22"/>
          <w:lang w:val="en-US" w:eastAsia="en-US"/>
        </w:rPr>
        <w:t>Auditoría</w:t>
      </w:r>
      <w:proofErr w:type="spellEnd"/>
      <w:r w:rsidRPr="000565A9">
        <w:rPr>
          <w:rFonts w:eastAsia="Times New Roman" w:cs="Times New Roman"/>
          <w:szCs w:val="22"/>
          <w:lang w:val="en-US" w:eastAsia="en-US"/>
        </w:rPr>
        <w:t xml:space="preserve"> y la </w:t>
      </w:r>
      <w:proofErr w:type="spellStart"/>
      <w:r w:rsidRPr="000565A9">
        <w:rPr>
          <w:rFonts w:eastAsia="Times New Roman" w:cs="Times New Roman"/>
          <w:szCs w:val="22"/>
          <w:lang w:val="en-US" w:eastAsia="en-US"/>
        </w:rPr>
        <w:t>persistencia</w:t>
      </w:r>
      <w:proofErr w:type="spellEnd"/>
      <w:r w:rsidRPr="000565A9">
        <w:rPr>
          <w:rFonts w:eastAsia="Times New Roman" w:cs="Times New Roman"/>
          <w:szCs w:val="22"/>
          <w:lang w:val="en-US" w:eastAsia="en-US"/>
        </w:rPr>
        <w:t xml:space="preserve"> de </w:t>
      </w:r>
      <w:proofErr w:type="spellStart"/>
      <w:r w:rsidRPr="000565A9">
        <w:rPr>
          <w:rFonts w:eastAsia="Times New Roman" w:cs="Times New Roman"/>
          <w:szCs w:val="22"/>
          <w:lang w:val="en-US" w:eastAsia="en-US"/>
        </w:rPr>
        <w:t>dicha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evidencia</w:t>
      </w:r>
      <w:proofErr w:type="spellEnd"/>
      <w:r w:rsidRPr="000565A9">
        <w:rPr>
          <w:rFonts w:eastAsia="Times New Roman" w:cs="Times New Roman"/>
          <w:szCs w:val="22"/>
          <w:lang w:val="en-US" w:eastAsia="en-US"/>
        </w:rPr>
        <w:t xml:space="preserve"> no genera </w:t>
      </w:r>
      <w:proofErr w:type="spellStart"/>
      <w:r w:rsidRPr="000565A9">
        <w:rPr>
          <w:rFonts w:eastAsia="Times New Roman" w:cs="Times New Roman"/>
          <w:szCs w:val="22"/>
          <w:lang w:val="en-US" w:eastAsia="en-US"/>
        </w:rPr>
        <w:t>nuevamente</w:t>
      </w:r>
      <w:proofErr w:type="spellEnd"/>
      <w:r w:rsidRPr="000565A9">
        <w:rPr>
          <w:rFonts w:eastAsia="Times New Roman" w:cs="Times New Roman"/>
          <w:szCs w:val="22"/>
          <w:lang w:val="en-US" w:eastAsia="en-US"/>
        </w:rPr>
        <w:t xml:space="preserve"> un </w:t>
      </w:r>
      <w:proofErr w:type="spellStart"/>
      <w:r w:rsidRPr="000565A9">
        <w:rPr>
          <w:rFonts w:eastAsia="Times New Roman" w:cs="Times New Roman"/>
          <w:szCs w:val="22"/>
          <w:lang w:val="en-US" w:eastAsia="en-US"/>
        </w:rPr>
        <w:t>evento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equivalente</w:t>
      </w:r>
      <w:proofErr w:type="spellEnd"/>
      <w:r w:rsidRPr="000565A9">
        <w:rPr>
          <w:rFonts w:eastAsia="Times New Roman" w:cs="Times New Roman"/>
          <w:szCs w:val="22"/>
          <w:lang w:val="en-US" w:eastAsia="en-US"/>
        </w:rPr>
        <w:t xml:space="preserve">. Ante </w:t>
      </w:r>
      <w:proofErr w:type="spellStart"/>
      <w:r w:rsidRPr="000565A9">
        <w:rPr>
          <w:rFonts w:eastAsia="Times New Roman" w:cs="Times New Roman"/>
          <w:szCs w:val="22"/>
          <w:lang w:val="en-US" w:eastAsia="en-US"/>
        </w:rPr>
        <w:t>evento</w:t>
      </w:r>
      <w:proofErr w:type="spellEnd"/>
      <w:r w:rsidRPr="000565A9">
        <w:rPr>
          <w:rFonts w:eastAsia="Times New Roman" w:cs="Times New Roman"/>
          <w:szCs w:val="22"/>
          <w:lang w:val="en-US" w:eastAsia="en-US"/>
        </w:rPr>
        <w:t xml:space="preserve"> fuera del </w:t>
      </w:r>
      <w:proofErr w:type="spellStart"/>
      <w:r w:rsidRPr="000565A9">
        <w:rPr>
          <w:rFonts w:eastAsia="Times New Roman" w:cs="Times New Roman"/>
          <w:szCs w:val="22"/>
          <w:lang w:val="en-US" w:eastAsia="en-US"/>
        </w:rPr>
        <w:t>alcance</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autorizado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sistema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rechaza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acceso</w:t>
      </w:r>
      <w:proofErr w:type="spellEnd"/>
      <w:r w:rsidRPr="000565A9">
        <w:rPr>
          <w:rFonts w:eastAsia="Times New Roman" w:cs="Times New Roman"/>
          <w:szCs w:val="22"/>
          <w:lang w:val="en-US" w:eastAsia="en-US"/>
        </w:rPr>
        <w:t xml:space="preserve">, no </w:t>
      </w:r>
      <w:proofErr w:type="spellStart"/>
      <w:r w:rsidRPr="000565A9">
        <w:rPr>
          <w:rFonts w:eastAsia="Times New Roman" w:cs="Times New Roman"/>
          <w:szCs w:val="22"/>
          <w:lang w:val="en-US" w:eastAsia="en-US"/>
        </w:rPr>
        <w:t>presenta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detalle</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protegido</w:t>
      </w:r>
      <w:proofErr w:type="spellEnd"/>
      <w:r w:rsidRPr="000565A9">
        <w:rPr>
          <w:rFonts w:eastAsia="Times New Roman" w:cs="Times New Roman"/>
          <w:szCs w:val="22"/>
          <w:lang w:val="en-US" w:eastAsia="en-US"/>
        </w:rPr>
        <w:t xml:space="preserve"> y </w:t>
      </w:r>
      <w:proofErr w:type="spellStart"/>
      <w:r w:rsidRPr="000565A9">
        <w:rPr>
          <w:rFonts w:eastAsia="Times New Roman" w:cs="Times New Roman"/>
          <w:szCs w:val="22"/>
          <w:lang w:val="en-US" w:eastAsia="en-US"/>
        </w:rPr>
        <w:t>registra</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el</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resultado</w:t>
      </w:r>
      <w:proofErr w:type="spellEnd"/>
      <w:r w:rsidRPr="000565A9">
        <w:rPr>
          <w:rFonts w:eastAsia="Times New Roman" w:cs="Times New Roman"/>
          <w:szCs w:val="22"/>
          <w:lang w:val="en-US" w:eastAsia="en-US"/>
        </w:rPr>
        <w:t xml:space="preserve"> </w:t>
      </w:r>
      <w:proofErr w:type="spellStart"/>
      <w:r w:rsidRPr="000565A9">
        <w:rPr>
          <w:rFonts w:eastAsia="Times New Roman" w:cs="Times New Roman"/>
          <w:szCs w:val="22"/>
          <w:lang w:val="en-US" w:eastAsia="en-US"/>
        </w:rPr>
        <w:t>correspondiente</w:t>
      </w:r>
      <w:proofErr w:type="spellEnd"/>
      <w:r w:rsidRPr="000565A9">
        <w:rPr>
          <w:rFonts w:eastAsia="Times New Roman" w:cs="Times New Roman"/>
          <w:szCs w:val="22"/>
          <w:lang w:val="en-US" w:eastAsia="en-US"/>
        </w:rPr>
        <w:t xml:space="preserve"> para </w:t>
      </w:r>
      <w:proofErr w:type="spellStart"/>
      <w:r w:rsidRPr="000565A9">
        <w:rPr>
          <w:rFonts w:eastAsia="Times New Roman" w:cs="Times New Roman"/>
          <w:szCs w:val="22"/>
          <w:lang w:val="en-US" w:eastAsia="en-US"/>
        </w:rPr>
        <w:t>trazabilidad</w:t>
      </w:r>
      <w:proofErr w:type="spellEnd"/>
      <w:r w:rsidRPr="000565A9">
        <w:rPr>
          <w:rFonts w:eastAsia="Times New Roman" w:cs="Times New Roman"/>
          <w:szCs w:val="22"/>
          <w:lang w:val="en-US" w:eastAsia="en-US"/>
        </w:rPr>
        <w:t>.</w:t>
      </w:r>
    </w:p>
    <w:p w14:paraId="2B1678B0" w14:textId="77777777" w:rsidR="007D6E97" w:rsidRDefault="007D6E97">
      <w:pPr>
        <w:spacing w:after="200" w:line="360" w:lineRule="auto"/>
        <w:jc w:val="both"/>
        <w:rPr>
          <w:rFonts w:eastAsia="Times New Roman" w:cs="Times New Roman"/>
          <w:sz w:val="28"/>
          <w:szCs w:val="28"/>
        </w:rPr>
      </w:pPr>
    </w:p>
    <w:p w14:paraId="1820CEEF" w14:textId="41118B6C" w:rsidR="007D6E97" w:rsidRPr="00801BC0" w:rsidRDefault="000479C4" w:rsidP="00801BC0">
      <w:pPr>
        <w:pStyle w:val="Descripcin"/>
      </w:pPr>
      <w:bookmarkStart w:id="224" w:name="_Toc242050348"/>
      <w:r w:rsidRPr="00801BC0">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35</w:t>
      </w:r>
      <w:r w:rsidR="000462BE">
        <w:fldChar w:fldCharType="end"/>
      </w:r>
      <w:r w:rsidRPr="00801BC0">
        <w:t xml:space="preserve"> “DS-CU</w:t>
      </w:r>
      <w:r w:rsidR="001D23FD">
        <w:t>121</w:t>
      </w:r>
      <w:r w:rsidRPr="00801BC0">
        <w:t xml:space="preserve"> - </w:t>
      </w:r>
      <w:r w:rsidR="001D23FD" w:rsidRPr="001D23FD">
        <w:t>Consultando detalle de evento de Auditoría</w:t>
      </w:r>
      <w:r w:rsidRPr="00801BC0">
        <w:t>”.</w:t>
      </w:r>
      <w:bookmarkEnd w:id="224"/>
    </w:p>
    <w:p w14:paraId="45C16CAC" w14:textId="61642983" w:rsidR="004C6B06" w:rsidRPr="004C6B06" w:rsidRDefault="004C6B06" w:rsidP="004C6B06">
      <w:pPr>
        <w:spacing w:line="360" w:lineRule="auto"/>
        <w:jc w:val="center"/>
        <w:rPr>
          <w:rFonts w:eastAsia="Times New Roman" w:cs="Times New Roman"/>
        </w:rPr>
      </w:pPr>
      <w:r w:rsidRPr="004C6B06">
        <w:rPr>
          <w:rFonts w:eastAsia="Times New Roman" w:cs="Times New Roman"/>
        </w:rPr>
        <w:drawing>
          <wp:inline distT="0" distB="0" distL="0" distR="0" wp14:anchorId="6BF8E04A" wp14:editId="0360745F">
            <wp:extent cx="5971540" cy="3340735"/>
            <wp:effectExtent l="0" t="0" r="0" b="0"/>
            <wp:docPr id="289065815" name="Imagen 106"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5815" name="Imagen 106" descr="Diagrama&#10;&#10;Descripción generada automáticamente con confianza baja"/>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71540" cy="3340735"/>
                    </a:xfrm>
                    <a:prstGeom prst="rect">
                      <a:avLst/>
                    </a:prstGeom>
                    <a:noFill/>
                    <a:ln>
                      <a:noFill/>
                    </a:ln>
                  </pic:spPr>
                </pic:pic>
              </a:graphicData>
            </a:graphic>
          </wp:inline>
        </w:drawing>
      </w:r>
    </w:p>
    <w:p w14:paraId="3DAF55E1" w14:textId="0BB1894A" w:rsidR="007D6E97" w:rsidRDefault="007D6E97">
      <w:pPr>
        <w:spacing w:line="360" w:lineRule="auto"/>
        <w:jc w:val="center"/>
        <w:rPr>
          <w:rFonts w:eastAsia="Times New Roman" w:cs="Times New Roman"/>
        </w:rPr>
      </w:pPr>
    </w:p>
    <w:p w14:paraId="0A7E7547" w14:textId="20F13553" w:rsidR="007D6E97" w:rsidRDefault="000479C4" w:rsidP="00105100">
      <w:pPr>
        <w:pStyle w:val="Cita"/>
      </w:pPr>
      <w:r>
        <w:t>Fuente: Elaborado por los estudiantes de acuerdo con el proyecto.</w:t>
      </w:r>
    </w:p>
    <w:p w14:paraId="10D40E67" w14:textId="77777777" w:rsidR="00162878" w:rsidRPr="00162878" w:rsidRDefault="00162878" w:rsidP="00162878"/>
    <w:p w14:paraId="751CD830" w14:textId="6FC63C45" w:rsidR="00F22D18" w:rsidRPr="00432645" w:rsidRDefault="00F22D18" w:rsidP="00F22D18">
      <w:pPr>
        <w:pStyle w:val="Ttulo2"/>
        <w:rPr>
          <w:rFonts w:eastAsia="Times New Roman" w:cs="Times New Roman"/>
        </w:rPr>
      </w:pPr>
      <w:bookmarkStart w:id="225" w:name="_heading=h.ok1slp72ipx5" w:colFirst="0" w:colLast="0"/>
      <w:bookmarkStart w:id="226" w:name="_heading=h.4hc4fekq8i8s" w:colFirst="0" w:colLast="0"/>
      <w:bookmarkStart w:id="227" w:name="_Toc242051075"/>
      <w:bookmarkEnd w:id="225"/>
      <w:bookmarkEnd w:id="226"/>
      <w:r w:rsidRPr="00432645">
        <w:rPr>
          <w:rFonts w:eastAsia="Times New Roman" w:cs="Times New Roman"/>
        </w:rPr>
        <w:t>CU</w:t>
      </w:r>
      <w:r w:rsidR="0084294A">
        <w:rPr>
          <w:rFonts w:eastAsia="Times New Roman" w:cs="Times New Roman"/>
        </w:rPr>
        <w:t>122</w:t>
      </w:r>
      <w:r w:rsidRPr="00432645">
        <w:rPr>
          <w:rFonts w:eastAsia="Times New Roman" w:cs="Times New Roman"/>
        </w:rPr>
        <w:t xml:space="preserve"> - </w:t>
      </w:r>
      <w:r w:rsidR="0084294A" w:rsidRPr="0084294A">
        <w:t>Exportando historial de Auditoría</w:t>
      </w:r>
      <w:bookmarkEnd w:id="227"/>
    </w:p>
    <w:p w14:paraId="7CC7AECE" w14:textId="77777777" w:rsidR="007D6E97" w:rsidRDefault="007D6E97">
      <w:pPr>
        <w:spacing w:line="360" w:lineRule="auto"/>
        <w:jc w:val="both"/>
        <w:rPr>
          <w:rFonts w:eastAsia="Times New Roman" w:cs="Times New Roman"/>
        </w:rPr>
      </w:pPr>
    </w:p>
    <w:p w14:paraId="02BF033E" w14:textId="77777777" w:rsidR="00251459" w:rsidRPr="00251459" w:rsidRDefault="00251459" w:rsidP="00251459">
      <w:pPr>
        <w:spacing w:line="360" w:lineRule="auto"/>
        <w:jc w:val="both"/>
        <w:rPr>
          <w:rFonts w:eastAsia="Times New Roman" w:cs="Times New Roman"/>
          <w:szCs w:val="22"/>
          <w:lang w:val="en-US" w:eastAsia="en-US"/>
        </w:rPr>
      </w:pPr>
      <w:r w:rsidRPr="00251459">
        <w:rPr>
          <w:rFonts w:eastAsia="Times New Roman" w:cs="Times New Roman"/>
          <w:szCs w:val="22"/>
          <w:lang w:val="en-US" w:eastAsia="en-US"/>
        </w:rPr>
        <w:t xml:space="preserve">En la </w:t>
      </w:r>
      <w:proofErr w:type="spellStart"/>
      <w:r w:rsidRPr="00251459">
        <w:rPr>
          <w:rFonts w:eastAsia="Times New Roman" w:cs="Times New Roman"/>
          <w:szCs w:val="22"/>
          <w:lang w:val="en-US" w:eastAsia="en-US"/>
        </w:rPr>
        <w:t>Figura</w:t>
      </w:r>
      <w:proofErr w:type="spellEnd"/>
      <w:r w:rsidRPr="00251459">
        <w:rPr>
          <w:rFonts w:eastAsia="Times New Roman" w:cs="Times New Roman"/>
          <w:szCs w:val="22"/>
          <w:lang w:val="en-US" w:eastAsia="en-US"/>
        </w:rPr>
        <w:t xml:space="preserve"> 6.36 se </w:t>
      </w:r>
      <w:proofErr w:type="spellStart"/>
      <w:r w:rsidRPr="00251459">
        <w:rPr>
          <w:rFonts w:eastAsia="Times New Roman" w:cs="Times New Roman"/>
          <w:szCs w:val="22"/>
          <w:lang w:val="en-US" w:eastAsia="en-US"/>
        </w:rPr>
        <w:t>puede</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visualizar</w:t>
      </w:r>
      <w:proofErr w:type="spellEnd"/>
      <w:r w:rsidRPr="00251459">
        <w:rPr>
          <w:rFonts w:eastAsia="Times New Roman" w:cs="Times New Roman"/>
          <w:szCs w:val="22"/>
          <w:lang w:val="en-US" w:eastAsia="en-US"/>
        </w:rPr>
        <w:t xml:space="preserve"> que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usuario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solicita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exportar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conjunto de </w:t>
      </w:r>
      <w:proofErr w:type="spellStart"/>
      <w:r w:rsidRPr="00251459">
        <w:rPr>
          <w:rFonts w:eastAsia="Times New Roman" w:cs="Times New Roman"/>
          <w:szCs w:val="22"/>
          <w:lang w:val="en-US" w:eastAsia="en-US"/>
        </w:rPr>
        <w:t>resultados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actualmente</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consultado</w:t>
      </w:r>
      <w:proofErr w:type="spellEnd"/>
      <w:r w:rsidRPr="00251459">
        <w:rPr>
          <w:rFonts w:eastAsia="Times New Roman" w:cs="Times New Roman"/>
          <w:szCs w:val="22"/>
          <w:lang w:val="en-US" w:eastAsia="en-US"/>
        </w:rPr>
        <w:t xml:space="preserve"> y </w:t>
      </w:r>
      <w:proofErr w:type="spellStart"/>
      <w:r w:rsidRPr="00251459">
        <w:rPr>
          <w:rFonts w:eastAsia="Times New Roman" w:cs="Times New Roman"/>
          <w:szCs w:val="22"/>
          <w:lang w:val="en-US" w:eastAsia="en-US"/>
        </w:rPr>
        <w:t>selecciona</w:t>
      </w:r>
      <w:proofErr w:type="spellEnd"/>
      <w:r w:rsidRPr="00251459">
        <w:rPr>
          <w:rFonts w:eastAsia="Times New Roman" w:cs="Times New Roman"/>
          <w:szCs w:val="22"/>
          <w:lang w:val="en-US" w:eastAsia="en-US"/>
        </w:rPr>
        <w:t xml:space="preserve"> uno de </w:t>
      </w:r>
      <w:proofErr w:type="spellStart"/>
      <w:r w:rsidRPr="00251459">
        <w:rPr>
          <w:rFonts w:eastAsia="Times New Roman" w:cs="Times New Roman"/>
          <w:szCs w:val="22"/>
          <w:lang w:val="en-US" w:eastAsia="en-US"/>
        </w:rPr>
        <w:t>los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formatos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disponibles</w:t>
      </w:r>
      <w:proofErr w:type="spellEnd"/>
      <w:r w:rsidRPr="00251459">
        <w:rPr>
          <w:rFonts w:eastAsia="Times New Roman" w:cs="Times New Roman"/>
          <w:szCs w:val="22"/>
          <w:lang w:val="en-US" w:eastAsia="en-US"/>
        </w:rPr>
        <w:t xml:space="preserve">. El </w:t>
      </w:r>
      <w:proofErr w:type="spellStart"/>
      <w:r w:rsidRPr="00251459">
        <w:rPr>
          <w:rFonts w:eastAsia="Times New Roman" w:cs="Times New Roman"/>
          <w:szCs w:val="22"/>
          <w:lang w:val="en-US" w:eastAsia="en-US"/>
        </w:rPr>
        <w:t>sistema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verifica</w:t>
      </w:r>
      <w:proofErr w:type="spellEnd"/>
      <w:r w:rsidRPr="00251459">
        <w:rPr>
          <w:rFonts w:eastAsia="Times New Roman" w:cs="Times New Roman"/>
          <w:szCs w:val="22"/>
          <w:lang w:val="en-US" w:eastAsia="en-US"/>
        </w:rPr>
        <w:t xml:space="preserve"> que </w:t>
      </w:r>
      <w:proofErr w:type="spellStart"/>
      <w:r w:rsidRPr="00251459">
        <w:rPr>
          <w:rFonts w:eastAsia="Times New Roman" w:cs="Times New Roman"/>
          <w:szCs w:val="22"/>
          <w:lang w:val="en-US" w:eastAsia="en-US"/>
        </w:rPr>
        <w:t>mantenga</w:t>
      </w:r>
      <w:proofErr w:type="spellEnd"/>
      <w:r w:rsidRPr="00251459">
        <w:rPr>
          <w:rFonts w:eastAsia="Times New Roman" w:cs="Times New Roman"/>
          <w:szCs w:val="22"/>
          <w:lang w:val="en-US" w:eastAsia="en-US"/>
        </w:rPr>
        <w:t xml:space="preserve"> la </w:t>
      </w:r>
      <w:proofErr w:type="spellStart"/>
      <w:r w:rsidRPr="00251459">
        <w:rPr>
          <w:rFonts w:eastAsia="Times New Roman" w:cs="Times New Roman"/>
          <w:szCs w:val="22"/>
          <w:lang w:val="en-US" w:eastAsia="en-US"/>
        </w:rPr>
        <w:t>autorización</w:t>
      </w:r>
      <w:proofErr w:type="spellEnd"/>
      <w:r w:rsidRPr="00251459">
        <w:rPr>
          <w:rFonts w:eastAsia="Times New Roman" w:cs="Times New Roman"/>
          <w:szCs w:val="22"/>
          <w:lang w:val="en-US" w:eastAsia="en-US"/>
        </w:rPr>
        <w:t xml:space="preserve"> para </w:t>
      </w:r>
      <w:proofErr w:type="spellStart"/>
      <w:r w:rsidRPr="00251459">
        <w:rPr>
          <w:rFonts w:eastAsia="Times New Roman" w:cs="Times New Roman"/>
          <w:szCs w:val="22"/>
          <w:lang w:val="en-US" w:eastAsia="en-US"/>
        </w:rPr>
        <w:t>Exportar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Auditoría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Cuando</w:t>
      </w:r>
      <w:proofErr w:type="spellEnd"/>
      <w:r w:rsidRPr="00251459">
        <w:rPr>
          <w:rFonts w:eastAsia="Times New Roman" w:cs="Times New Roman"/>
          <w:szCs w:val="22"/>
          <w:lang w:val="en-US" w:eastAsia="en-US"/>
        </w:rPr>
        <w:t xml:space="preserve"> se </w:t>
      </w:r>
      <w:proofErr w:type="spellStart"/>
      <w:r w:rsidRPr="00251459">
        <w:rPr>
          <w:rFonts w:eastAsia="Times New Roman" w:cs="Times New Roman"/>
          <w:szCs w:val="22"/>
          <w:lang w:val="en-US" w:eastAsia="en-US"/>
        </w:rPr>
        <w:t>encuentra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autorizado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utiliza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exactamente</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conjunto </w:t>
      </w:r>
      <w:proofErr w:type="spellStart"/>
      <w:r w:rsidRPr="00251459">
        <w:rPr>
          <w:rFonts w:eastAsia="Times New Roman" w:cs="Times New Roman"/>
          <w:szCs w:val="22"/>
          <w:lang w:val="en-US" w:eastAsia="en-US"/>
        </w:rPr>
        <w:t>filtrado</w:t>
      </w:r>
      <w:proofErr w:type="spellEnd"/>
      <w:r w:rsidRPr="00251459">
        <w:rPr>
          <w:rFonts w:eastAsia="Times New Roman" w:cs="Times New Roman"/>
          <w:szCs w:val="22"/>
          <w:lang w:val="en-US" w:eastAsia="en-US"/>
        </w:rPr>
        <w:t xml:space="preserve"> y </w:t>
      </w:r>
      <w:proofErr w:type="spellStart"/>
      <w:r w:rsidRPr="00251459">
        <w:rPr>
          <w:rFonts w:eastAsia="Times New Roman" w:cs="Times New Roman"/>
          <w:szCs w:val="22"/>
          <w:lang w:val="en-US" w:eastAsia="en-US"/>
        </w:rPr>
        <w:t>autorizado</w:t>
      </w:r>
      <w:proofErr w:type="spellEnd"/>
      <w:r w:rsidRPr="00251459">
        <w:rPr>
          <w:rFonts w:eastAsia="Times New Roman" w:cs="Times New Roman"/>
          <w:szCs w:val="22"/>
          <w:lang w:val="en-US" w:eastAsia="en-US"/>
        </w:rPr>
        <w:t xml:space="preserve"> de la consulta </w:t>
      </w:r>
      <w:proofErr w:type="spellStart"/>
      <w:r w:rsidRPr="00251459">
        <w:rPr>
          <w:rFonts w:eastAsia="Times New Roman" w:cs="Times New Roman"/>
          <w:szCs w:val="22"/>
          <w:lang w:val="en-US" w:eastAsia="en-US"/>
        </w:rPr>
        <w:t>vigente</w:t>
      </w:r>
      <w:proofErr w:type="spellEnd"/>
      <w:r w:rsidRPr="00251459">
        <w:rPr>
          <w:rFonts w:eastAsia="Times New Roman" w:cs="Times New Roman"/>
          <w:szCs w:val="22"/>
          <w:lang w:val="en-US" w:eastAsia="en-US"/>
        </w:rPr>
        <w:t xml:space="preserve">, sin </w:t>
      </w:r>
      <w:proofErr w:type="spellStart"/>
      <w:r w:rsidRPr="00251459">
        <w:rPr>
          <w:rFonts w:eastAsia="Times New Roman" w:cs="Times New Roman"/>
          <w:szCs w:val="22"/>
          <w:lang w:val="en-US" w:eastAsia="en-US"/>
        </w:rPr>
        <w:t>incorporar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eventos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adicionales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ni</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ampliar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alcance</w:t>
      </w:r>
      <w:proofErr w:type="spellEnd"/>
      <w:r w:rsidRPr="00251459">
        <w:rPr>
          <w:rFonts w:eastAsia="Times New Roman" w:cs="Times New Roman"/>
          <w:szCs w:val="22"/>
          <w:lang w:val="en-US" w:eastAsia="en-US"/>
        </w:rPr>
        <w:t xml:space="preserve">. Antes de </w:t>
      </w:r>
      <w:proofErr w:type="spellStart"/>
      <w:r w:rsidRPr="00251459">
        <w:rPr>
          <w:rFonts w:eastAsia="Times New Roman" w:cs="Times New Roman"/>
          <w:szCs w:val="22"/>
          <w:lang w:val="en-US" w:eastAsia="en-US"/>
        </w:rPr>
        <w:t>generar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archivo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aplica</w:t>
      </w:r>
      <w:proofErr w:type="spellEnd"/>
      <w:r w:rsidRPr="00251459">
        <w:rPr>
          <w:rFonts w:eastAsia="Times New Roman" w:cs="Times New Roman"/>
          <w:szCs w:val="22"/>
          <w:lang w:val="en-US" w:eastAsia="en-US"/>
        </w:rPr>
        <w:t xml:space="preserve"> las </w:t>
      </w:r>
      <w:proofErr w:type="spellStart"/>
      <w:r w:rsidRPr="00251459">
        <w:rPr>
          <w:rFonts w:eastAsia="Times New Roman" w:cs="Times New Roman"/>
          <w:szCs w:val="22"/>
          <w:lang w:val="en-US" w:eastAsia="en-US"/>
        </w:rPr>
        <w:t>medidas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vigentes</w:t>
      </w:r>
      <w:proofErr w:type="spellEnd"/>
      <w:r w:rsidRPr="00251459">
        <w:rPr>
          <w:rFonts w:eastAsia="Times New Roman" w:cs="Times New Roman"/>
          <w:szCs w:val="22"/>
          <w:lang w:val="en-US" w:eastAsia="en-US"/>
        </w:rPr>
        <w:t xml:space="preserve"> de </w:t>
      </w:r>
      <w:proofErr w:type="spellStart"/>
      <w:r w:rsidRPr="00251459">
        <w:rPr>
          <w:rFonts w:eastAsia="Times New Roman" w:cs="Times New Roman"/>
          <w:szCs w:val="22"/>
          <w:lang w:val="en-US" w:eastAsia="en-US"/>
        </w:rPr>
        <w:t>protección</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minimización</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anonimización</w:t>
      </w:r>
      <w:proofErr w:type="spellEnd"/>
      <w:r w:rsidRPr="00251459">
        <w:rPr>
          <w:rFonts w:eastAsia="Times New Roman" w:cs="Times New Roman"/>
          <w:szCs w:val="22"/>
          <w:lang w:val="en-US" w:eastAsia="en-US"/>
        </w:rPr>
        <w:t xml:space="preserve"> o </w:t>
      </w:r>
      <w:proofErr w:type="spellStart"/>
      <w:r w:rsidRPr="00251459">
        <w:rPr>
          <w:rFonts w:eastAsia="Times New Roman" w:cs="Times New Roman"/>
          <w:szCs w:val="22"/>
          <w:lang w:val="en-US" w:eastAsia="en-US"/>
        </w:rPr>
        <w:t>enmascaramiento</w:t>
      </w:r>
      <w:proofErr w:type="spellEnd"/>
      <w:r w:rsidRPr="00251459">
        <w:rPr>
          <w:rFonts w:eastAsia="Times New Roman" w:cs="Times New Roman"/>
          <w:szCs w:val="22"/>
          <w:lang w:val="en-US" w:eastAsia="en-US"/>
        </w:rPr>
        <w:t xml:space="preserve"> que </w:t>
      </w:r>
      <w:proofErr w:type="spellStart"/>
      <w:r w:rsidRPr="00251459">
        <w:rPr>
          <w:rFonts w:eastAsia="Times New Roman" w:cs="Times New Roman"/>
          <w:szCs w:val="22"/>
          <w:lang w:val="en-US" w:eastAsia="en-US"/>
        </w:rPr>
        <w:t>correspondan</w:t>
      </w:r>
      <w:proofErr w:type="spellEnd"/>
      <w:r w:rsidRPr="00251459">
        <w:rPr>
          <w:rFonts w:eastAsia="Times New Roman" w:cs="Times New Roman"/>
          <w:szCs w:val="22"/>
          <w:lang w:val="en-US" w:eastAsia="en-US"/>
        </w:rPr>
        <w:t xml:space="preserve">. El </w:t>
      </w:r>
      <w:proofErr w:type="spellStart"/>
      <w:r w:rsidRPr="00251459">
        <w:rPr>
          <w:rFonts w:eastAsia="Times New Roman" w:cs="Times New Roman"/>
          <w:szCs w:val="22"/>
          <w:lang w:val="en-US" w:eastAsia="en-US"/>
        </w:rPr>
        <w:t>sistema</w:t>
      </w:r>
      <w:proofErr w:type="spellEnd"/>
      <w:r w:rsidRPr="00251459">
        <w:rPr>
          <w:rFonts w:eastAsia="Times New Roman" w:cs="Times New Roman"/>
          <w:szCs w:val="22"/>
          <w:lang w:val="en-US" w:eastAsia="en-US"/>
        </w:rPr>
        <w:t xml:space="preserve"> genera la </w:t>
      </w:r>
      <w:proofErr w:type="spellStart"/>
      <w:r w:rsidRPr="00251459">
        <w:rPr>
          <w:rFonts w:eastAsia="Times New Roman" w:cs="Times New Roman"/>
          <w:szCs w:val="22"/>
          <w:lang w:val="en-US" w:eastAsia="en-US"/>
        </w:rPr>
        <w:t>información</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como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planilla</w:t>
      </w:r>
      <w:proofErr w:type="spellEnd"/>
      <w:r w:rsidRPr="00251459">
        <w:rPr>
          <w:rFonts w:eastAsia="Times New Roman" w:cs="Times New Roman"/>
          <w:szCs w:val="22"/>
          <w:lang w:val="en-US" w:eastAsia="en-US"/>
        </w:rPr>
        <w:t xml:space="preserve"> compatible con Excel, </w:t>
      </w:r>
      <w:proofErr w:type="spellStart"/>
      <w:r w:rsidRPr="00251459">
        <w:rPr>
          <w:rFonts w:eastAsia="Times New Roman" w:cs="Times New Roman"/>
          <w:szCs w:val="22"/>
          <w:lang w:val="en-US" w:eastAsia="en-US"/>
        </w:rPr>
        <w:t>archivo</w:t>
      </w:r>
      <w:proofErr w:type="spellEnd"/>
      <w:r w:rsidRPr="00251459">
        <w:rPr>
          <w:rFonts w:eastAsia="Times New Roman" w:cs="Times New Roman"/>
          <w:szCs w:val="22"/>
          <w:lang w:val="en-US" w:eastAsia="en-US"/>
        </w:rPr>
        <w:t xml:space="preserve"> de </w:t>
      </w:r>
      <w:proofErr w:type="spellStart"/>
      <w:r w:rsidRPr="00251459">
        <w:rPr>
          <w:rFonts w:eastAsia="Times New Roman" w:cs="Times New Roman"/>
          <w:szCs w:val="22"/>
          <w:lang w:val="en-US" w:eastAsia="en-US"/>
        </w:rPr>
        <w:t>valores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separados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por</w:t>
      </w:r>
      <w:proofErr w:type="spellEnd"/>
      <w:r w:rsidRPr="00251459">
        <w:rPr>
          <w:rFonts w:eastAsia="Times New Roman" w:cs="Times New Roman"/>
          <w:szCs w:val="22"/>
          <w:lang w:val="en-US" w:eastAsia="en-US"/>
        </w:rPr>
        <w:t xml:space="preserve"> comas o </w:t>
      </w:r>
      <w:proofErr w:type="spellStart"/>
      <w:r w:rsidRPr="00251459">
        <w:rPr>
          <w:rFonts w:eastAsia="Times New Roman" w:cs="Times New Roman"/>
          <w:szCs w:val="22"/>
          <w:lang w:val="en-US" w:eastAsia="en-US"/>
        </w:rPr>
        <w:t>documento</w:t>
      </w:r>
      <w:proofErr w:type="spellEnd"/>
      <w:r w:rsidRPr="00251459">
        <w:rPr>
          <w:rFonts w:eastAsia="Times New Roman" w:cs="Times New Roman"/>
          <w:szCs w:val="22"/>
          <w:lang w:val="en-US" w:eastAsia="en-US"/>
        </w:rPr>
        <w:t xml:space="preserve"> de </w:t>
      </w:r>
      <w:proofErr w:type="spellStart"/>
      <w:r w:rsidRPr="00251459">
        <w:rPr>
          <w:rFonts w:eastAsia="Times New Roman" w:cs="Times New Roman"/>
          <w:szCs w:val="22"/>
          <w:lang w:val="en-US" w:eastAsia="en-US"/>
        </w:rPr>
        <w:t>formato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portátil</w:t>
      </w:r>
      <w:proofErr w:type="spellEnd"/>
      <w:r w:rsidRPr="00251459">
        <w:rPr>
          <w:rFonts w:eastAsia="Times New Roman" w:cs="Times New Roman"/>
          <w:szCs w:val="22"/>
          <w:lang w:val="en-US" w:eastAsia="en-US"/>
        </w:rPr>
        <w:t xml:space="preserve">. El </w:t>
      </w:r>
      <w:proofErr w:type="spellStart"/>
      <w:r w:rsidRPr="00251459">
        <w:rPr>
          <w:rFonts w:eastAsia="Times New Roman" w:cs="Times New Roman"/>
          <w:szCs w:val="22"/>
          <w:lang w:val="en-US" w:eastAsia="en-US"/>
        </w:rPr>
        <w:t>intento</w:t>
      </w:r>
      <w:proofErr w:type="spellEnd"/>
      <w:r w:rsidRPr="00251459">
        <w:rPr>
          <w:rFonts w:eastAsia="Times New Roman" w:cs="Times New Roman"/>
          <w:szCs w:val="22"/>
          <w:lang w:val="en-US" w:eastAsia="en-US"/>
        </w:rPr>
        <w:t xml:space="preserve"> de </w:t>
      </w:r>
      <w:proofErr w:type="spellStart"/>
      <w:r w:rsidRPr="00251459">
        <w:rPr>
          <w:rFonts w:eastAsia="Times New Roman" w:cs="Times New Roman"/>
          <w:szCs w:val="22"/>
          <w:lang w:val="en-US" w:eastAsia="en-US"/>
        </w:rPr>
        <w:t>exportación</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queda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registrado</w:t>
      </w:r>
      <w:proofErr w:type="spellEnd"/>
      <w:r w:rsidRPr="00251459">
        <w:rPr>
          <w:rFonts w:eastAsia="Times New Roman" w:cs="Times New Roman"/>
          <w:szCs w:val="22"/>
          <w:lang w:val="en-US" w:eastAsia="en-US"/>
        </w:rPr>
        <w:t xml:space="preserve"> con </w:t>
      </w:r>
      <w:proofErr w:type="spellStart"/>
      <w:r w:rsidRPr="00251459">
        <w:rPr>
          <w:rFonts w:eastAsia="Times New Roman" w:cs="Times New Roman"/>
          <w:szCs w:val="22"/>
          <w:lang w:val="en-US" w:eastAsia="en-US"/>
        </w:rPr>
        <w:t>su</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resultado</w:t>
      </w:r>
      <w:proofErr w:type="spellEnd"/>
      <w:r w:rsidRPr="00251459">
        <w:rPr>
          <w:rFonts w:eastAsia="Times New Roman" w:cs="Times New Roman"/>
          <w:szCs w:val="22"/>
          <w:lang w:val="en-US" w:eastAsia="en-US"/>
        </w:rPr>
        <w:t xml:space="preserve"> y </w:t>
      </w:r>
      <w:proofErr w:type="spellStart"/>
      <w:r w:rsidRPr="00251459">
        <w:rPr>
          <w:rFonts w:eastAsia="Times New Roman" w:cs="Times New Roman"/>
          <w:szCs w:val="22"/>
          <w:lang w:val="en-US" w:eastAsia="en-US"/>
        </w:rPr>
        <w:t>los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antecedentes</w:t>
      </w:r>
      <w:proofErr w:type="spellEnd"/>
      <w:r w:rsidRPr="00251459">
        <w:rPr>
          <w:rFonts w:eastAsia="Times New Roman" w:cs="Times New Roman"/>
          <w:szCs w:val="22"/>
          <w:lang w:val="en-US" w:eastAsia="en-US"/>
        </w:rPr>
        <w:t xml:space="preserve"> de </w:t>
      </w:r>
      <w:proofErr w:type="spellStart"/>
      <w:r w:rsidRPr="00251459">
        <w:rPr>
          <w:rFonts w:eastAsia="Times New Roman" w:cs="Times New Roman"/>
          <w:szCs w:val="22"/>
          <w:lang w:val="en-US" w:eastAsia="en-US"/>
        </w:rPr>
        <w:t>trazabilidad</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aplicables</w:t>
      </w:r>
      <w:proofErr w:type="spellEnd"/>
      <w:r w:rsidRPr="00251459">
        <w:rPr>
          <w:rFonts w:eastAsia="Times New Roman" w:cs="Times New Roman"/>
          <w:szCs w:val="22"/>
          <w:lang w:val="en-US" w:eastAsia="en-US"/>
        </w:rPr>
        <w:t xml:space="preserve">, sin </w:t>
      </w:r>
      <w:proofErr w:type="spellStart"/>
      <w:r w:rsidRPr="00251459">
        <w:rPr>
          <w:rFonts w:eastAsia="Times New Roman" w:cs="Times New Roman"/>
          <w:szCs w:val="22"/>
          <w:lang w:val="en-US" w:eastAsia="en-US"/>
        </w:rPr>
        <w:t>duplicar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innecesariamente</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los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datos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sensibles</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exportados</w:t>
      </w:r>
      <w:proofErr w:type="spellEnd"/>
      <w:r w:rsidRPr="00251459">
        <w:rPr>
          <w:rFonts w:eastAsia="Times New Roman" w:cs="Times New Roman"/>
          <w:szCs w:val="22"/>
          <w:lang w:val="en-US" w:eastAsia="en-US"/>
        </w:rPr>
        <w:t xml:space="preserve">. La </w:t>
      </w:r>
      <w:proofErr w:type="spellStart"/>
      <w:r w:rsidRPr="00251459">
        <w:rPr>
          <w:rFonts w:eastAsia="Times New Roman" w:cs="Times New Roman"/>
          <w:szCs w:val="22"/>
          <w:lang w:val="en-US" w:eastAsia="en-US"/>
        </w:rPr>
        <w:t>persistencia</w:t>
      </w:r>
      <w:proofErr w:type="spellEnd"/>
      <w:r w:rsidRPr="00251459">
        <w:rPr>
          <w:rFonts w:eastAsia="Times New Roman" w:cs="Times New Roman"/>
          <w:szCs w:val="22"/>
          <w:lang w:val="en-US" w:eastAsia="en-US"/>
        </w:rPr>
        <w:t xml:space="preserve"> del </w:t>
      </w:r>
      <w:proofErr w:type="spellStart"/>
      <w:r w:rsidRPr="00251459">
        <w:rPr>
          <w:rFonts w:eastAsia="Times New Roman" w:cs="Times New Roman"/>
          <w:szCs w:val="22"/>
          <w:lang w:val="en-US" w:eastAsia="en-US"/>
        </w:rPr>
        <w:t>evento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generado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por</w:t>
      </w:r>
      <w:proofErr w:type="spellEnd"/>
      <w:r w:rsidRPr="00251459">
        <w:rPr>
          <w:rFonts w:eastAsia="Times New Roman" w:cs="Times New Roman"/>
          <w:szCs w:val="22"/>
          <w:lang w:val="en-US" w:eastAsia="en-US"/>
        </w:rPr>
        <w:t xml:space="preserve"> la </w:t>
      </w:r>
      <w:proofErr w:type="spellStart"/>
      <w:r w:rsidRPr="00251459">
        <w:rPr>
          <w:rFonts w:eastAsia="Times New Roman" w:cs="Times New Roman"/>
          <w:szCs w:val="22"/>
          <w:lang w:val="en-US" w:eastAsia="en-US"/>
        </w:rPr>
        <w:t>exportación</w:t>
      </w:r>
      <w:proofErr w:type="spellEnd"/>
      <w:r w:rsidRPr="00251459">
        <w:rPr>
          <w:rFonts w:eastAsia="Times New Roman" w:cs="Times New Roman"/>
          <w:szCs w:val="22"/>
          <w:lang w:val="en-US" w:eastAsia="en-US"/>
        </w:rPr>
        <w:t xml:space="preserve"> no </w:t>
      </w:r>
      <w:proofErr w:type="spellStart"/>
      <w:r w:rsidRPr="00251459">
        <w:rPr>
          <w:rFonts w:eastAsia="Times New Roman" w:cs="Times New Roman"/>
          <w:szCs w:val="22"/>
          <w:lang w:val="en-US" w:eastAsia="en-US"/>
        </w:rPr>
        <w:t>origina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otro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evento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equivalente</w:t>
      </w:r>
      <w:proofErr w:type="spellEnd"/>
      <w:r w:rsidRPr="00251459">
        <w:rPr>
          <w:rFonts w:eastAsia="Times New Roman" w:cs="Times New Roman"/>
          <w:szCs w:val="22"/>
          <w:lang w:val="en-US" w:eastAsia="en-US"/>
        </w:rPr>
        <w:t xml:space="preserve">. Ante </w:t>
      </w:r>
      <w:proofErr w:type="spellStart"/>
      <w:r w:rsidRPr="00251459">
        <w:rPr>
          <w:rFonts w:eastAsia="Times New Roman" w:cs="Times New Roman"/>
          <w:szCs w:val="22"/>
          <w:lang w:val="en-US" w:eastAsia="en-US"/>
        </w:rPr>
        <w:t>exportación</w:t>
      </w:r>
      <w:proofErr w:type="spellEnd"/>
      <w:r w:rsidRPr="00251459">
        <w:rPr>
          <w:rFonts w:eastAsia="Times New Roman" w:cs="Times New Roman"/>
          <w:szCs w:val="22"/>
          <w:lang w:val="en-US" w:eastAsia="en-US"/>
        </w:rPr>
        <w:t xml:space="preserve"> no </w:t>
      </w:r>
      <w:proofErr w:type="spellStart"/>
      <w:r w:rsidRPr="00251459">
        <w:rPr>
          <w:rFonts w:eastAsia="Times New Roman" w:cs="Times New Roman"/>
          <w:szCs w:val="22"/>
          <w:lang w:val="en-US" w:eastAsia="en-US"/>
        </w:rPr>
        <w:t>autorizada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sistema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rechaza</w:t>
      </w:r>
      <w:proofErr w:type="spellEnd"/>
      <w:r w:rsidRPr="00251459">
        <w:rPr>
          <w:rFonts w:eastAsia="Times New Roman" w:cs="Times New Roman"/>
          <w:szCs w:val="22"/>
          <w:lang w:val="en-US" w:eastAsia="en-US"/>
        </w:rPr>
        <w:t xml:space="preserve"> la </w:t>
      </w:r>
      <w:proofErr w:type="spellStart"/>
      <w:r w:rsidRPr="00251459">
        <w:rPr>
          <w:rFonts w:eastAsia="Times New Roman" w:cs="Times New Roman"/>
          <w:szCs w:val="22"/>
          <w:lang w:val="en-US" w:eastAsia="en-US"/>
        </w:rPr>
        <w:t>operación</w:t>
      </w:r>
      <w:proofErr w:type="spellEnd"/>
      <w:r w:rsidRPr="00251459">
        <w:rPr>
          <w:rFonts w:eastAsia="Times New Roman" w:cs="Times New Roman"/>
          <w:szCs w:val="22"/>
          <w:lang w:val="en-US" w:eastAsia="en-US"/>
        </w:rPr>
        <w:t xml:space="preserve"> sin </w:t>
      </w:r>
      <w:proofErr w:type="spellStart"/>
      <w:r w:rsidRPr="00251459">
        <w:rPr>
          <w:rFonts w:eastAsia="Times New Roman" w:cs="Times New Roman"/>
          <w:szCs w:val="22"/>
          <w:lang w:val="en-US" w:eastAsia="en-US"/>
        </w:rPr>
        <w:t>ampliar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ni</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revelar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información</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adicional</w:t>
      </w:r>
      <w:proofErr w:type="spellEnd"/>
      <w:r w:rsidRPr="00251459">
        <w:rPr>
          <w:rFonts w:eastAsia="Times New Roman" w:cs="Times New Roman"/>
          <w:szCs w:val="22"/>
          <w:lang w:val="en-US" w:eastAsia="en-US"/>
        </w:rPr>
        <w:t xml:space="preserve"> y </w:t>
      </w:r>
      <w:proofErr w:type="spellStart"/>
      <w:r w:rsidRPr="00251459">
        <w:rPr>
          <w:rFonts w:eastAsia="Times New Roman" w:cs="Times New Roman"/>
          <w:szCs w:val="22"/>
          <w:lang w:val="en-US" w:eastAsia="en-US"/>
        </w:rPr>
        <w:t>conserva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resultado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Rechazado</w:t>
      </w:r>
      <w:proofErr w:type="spellEnd"/>
      <w:r w:rsidRPr="00251459">
        <w:rPr>
          <w:rFonts w:eastAsia="Times New Roman" w:cs="Times New Roman"/>
          <w:szCs w:val="22"/>
          <w:lang w:val="en-US" w:eastAsia="en-US"/>
        </w:rPr>
        <w:t xml:space="preserve">. Ante </w:t>
      </w:r>
      <w:proofErr w:type="spellStart"/>
      <w:r w:rsidRPr="00251459">
        <w:rPr>
          <w:rFonts w:eastAsia="Times New Roman" w:cs="Times New Roman"/>
          <w:szCs w:val="22"/>
          <w:lang w:val="en-US" w:eastAsia="en-US"/>
        </w:rPr>
        <w:t>fallo</w:t>
      </w:r>
      <w:proofErr w:type="spellEnd"/>
      <w:r w:rsidRPr="00251459">
        <w:rPr>
          <w:rFonts w:eastAsia="Times New Roman" w:cs="Times New Roman"/>
          <w:szCs w:val="22"/>
          <w:lang w:val="en-US" w:eastAsia="en-US"/>
        </w:rPr>
        <w:t xml:space="preserve"> de </w:t>
      </w:r>
      <w:proofErr w:type="spellStart"/>
      <w:r w:rsidRPr="00251459">
        <w:rPr>
          <w:rFonts w:eastAsia="Times New Roman" w:cs="Times New Roman"/>
          <w:szCs w:val="22"/>
          <w:lang w:val="en-US" w:eastAsia="en-US"/>
        </w:rPr>
        <w:t>generación</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sistema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informa</w:t>
      </w:r>
      <w:proofErr w:type="spellEnd"/>
      <w:r w:rsidRPr="00251459">
        <w:rPr>
          <w:rFonts w:eastAsia="Times New Roman" w:cs="Times New Roman"/>
          <w:szCs w:val="22"/>
          <w:lang w:val="en-US" w:eastAsia="en-US"/>
        </w:rPr>
        <w:t xml:space="preserve"> que no </w:t>
      </w:r>
      <w:proofErr w:type="spellStart"/>
      <w:r w:rsidRPr="00251459">
        <w:rPr>
          <w:rFonts w:eastAsia="Times New Roman" w:cs="Times New Roman"/>
          <w:szCs w:val="22"/>
          <w:lang w:val="en-US" w:eastAsia="en-US"/>
        </w:rPr>
        <w:t>fue</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posible</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generar</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archivo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conserva</w:t>
      </w:r>
      <w:proofErr w:type="spellEnd"/>
      <w:r w:rsidRPr="00251459">
        <w:rPr>
          <w:rFonts w:eastAsia="Times New Roman" w:cs="Times New Roman"/>
          <w:szCs w:val="22"/>
          <w:lang w:val="en-US" w:eastAsia="en-US"/>
        </w:rPr>
        <w:t xml:space="preserve"> intacta la consulta </w:t>
      </w:r>
      <w:proofErr w:type="spellStart"/>
      <w:r w:rsidRPr="00251459">
        <w:rPr>
          <w:rFonts w:eastAsia="Times New Roman" w:cs="Times New Roman"/>
          <w:szCs w:val="22"/>
          <w:lang w:val="en-US" w:eastAsia="en-US"/>
        </w:rPr>
        <w:t>vigente</w:t>
      </w:r>
      <w:proofErr w:type="spellEnd"/>
      <w:r w:rsidRPr="00251459">
        <w:rPr>
          <w:rFonts w:eastAsia="Times New Roman" w:cs="Times New Roman"/>
          <w:szCs w:val="22"/>
          <w:lang w:val="en-US" w:eastAsia="en-US"/>
        </w:rPr>
        <w:t xml:space="preserve"> y </w:t>
      </w:r>
      <w:proofErr w:type="spellStart"/>
      <w:r w:rsidRPr="00251459">
        <w:rPr>
          <w:rFonts w:eastAsia="Times New Roman" w:cs="Times New Roman"/>
          <w:szCs w:val="22"/>
          <w:lang w:val="en-US" w:eastAsia="en-US"/>
        </w:rPr>
        <w:t>registra</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el</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resultado</w:t>
      </w:r>
      <w:proofErr w:type="spellEnd"/>
      <w:r w:rsidRPr="00251459">
        <w:rPr>
          <w:rFonts w:eastAsia="Times New Roman" w:cs="Times New Roman"/>
          <w:szCs w:val="22"/>
          <w:lang w:val="en-US" w:eastAsia="en-US"/>
        </w:rPr>
        <w:t xml:space="preserve"> </w:t>
      </w:r>
      <w:proofErr w:type="spellStart"/>
      <w:r w:rsidRPr="00251459">
        <w:rPr>
          <w:rFonts w:eastAsia="Times New Roman" w:cs="Times New Roman"/>
          <w:szCs w:val="22"/>
          <w:lang w:val="en-US" w:eastAsia="en-US"/>
        </w:rPr>
        <w:t>Fallido</w:t>
      </w:r>
      <w:proofErr w:type="spellEnd"/>
      <w:r w:rsidRPr="00251459">
        <w:rPr>
          <w:rFonts w:eastAsia="Times New Roman" w:cs="Times New Roman"/>
          <w:szCs w:val="22"/>
          <w:lang w:val="en-US" w:eastAsia="en-US"/>
        </w:rPr>
        <w:t>.</w:t>
      </w:r>
    </w:p>
    <w:p w14:paraId="35137E69" w14:textId="77777777" w:rsidR="007D6E97" w:rsidRDefault="007D6E97">
      <w:pPr>
        <w:spacing w:after="200" w:line="360" w:lineRule="auto"/>
        <w:jc w:val="both"/>
        <w:rPr>
          <w:rFonts w:eastAsia="Times New Roman" w:cs="Times New Roman"/>
          <w:sz w:val="28"/>
          <w:szCs w:val="28"/>
        </w:rPr>
      </w:pPr>
    </w:p>
    <w:p w14:paraId="6E5E380D" w14:textId="76A4BAF7" w:rsidR="5F8B72B9" w:rsidRDefault="5F8B72B9" w:rsidP="5F8B72B9">
      <w:pPr>
        <w:spacing w:after="200" w:line="360" w:lineRule="auto"/>
        <w:jc w:val="both"/>
        <w:rPr>
          <w:rFonts w:eastAsia="Times New Roman" w:cs="Times New Roman"/>
          <w:sz w:val="28"/>
          <w:szCs w:val="28"/>
        </w:rPr>
      </w:pPr>
    </w:p>
    <w:p w14:paraId="6BF1C433" w14:textId="2F89C3F0" w:rsidR="5F8B72B9" w:rsidRDefault="5F8B72B9" w:rsidP="5F8B72B9">
      <w:pPr>
        <w:spacing w:after="200" w:line="360" w:lineRule="auto"/>
        <w:jc w:val="both"/>
        <w:rPr>
          <w:rFonts w:eastAsia="Times New Roman" w:cs="Times New Roman"/>
          <w:sz w:val="28"/>
          <w:szCs w:val="28"/>
        </w:rPr>
      </w:pPr>
    </w:p>
    <w:p w14:paraId="0012BA40" w14:textId="09A8FF03" w:rsidR="5F8B72B9" w:rsidRDefault="5F8B72B9" w:rsidP="5F8B72B9">
      <w:pPr>
        <w:spacing w:after="200" w:line="360" w:lineRule="auto"/>
        <w:jc w:val="both"/>
        <w:rPr>
          <w:rFonts w:eastAsia="Times New Roman" w:cs="Times New Roman"/>
          <w:sz w:val="28"/>
          <w:szCs w:val="28"/>
        </w:rPr>
      </w:pPr>
    </w:p>
    <w:p w14:paraId="42914594" w14:textId="77F1F6FB" w:rsidR="5F8B72B9" w:rsidRDefault="5F8B72B9" w:rsidP="5F8B72B9">
      <w:pPr>
        <w:spacing w:after="200" w:line="360" w:lineRule="auto"/>
        <w:jc w:val="both"/>
        <w:rPr>
          <w:rFonts w:eastAsia="Times New Roman" w:cs="Times New Roman"/>
          <w:sz w:val="28"/>
          <w:szCs w:val="28"/>
        </w:rPr>
      </w:pPr>
    </w:p>
    <w:p w14:paraId="248A0AE1" w14:textId="56FAA80F" w:rsidR="5F8B72B9" w:rsidRDefault="5F8B72B9" w:rsidP="5F8B72B9">
      <w:pPr>
        <w:spacing w:after="200" w:line="360" w:lineRule="auto"/>
        <w:jc w:val="both"/>
        <w:rPr>
          <w:rFonts w:eastAsia="Times New Roman" w:cs="Times New Roman"/>
          <w:sz w:val="28"/>
          <w:szCs w:val="28"/>
        </w:rPr>
      </w:pPr>
    </w:p>
    <w:p w14:paraId="3D42B6E2" w14:textId="7174FF56" w:rsidR="5F8B72B9" w:rsidRDefault="5F8B72B9" w:rsidP="5F8B72B9">
      <w:pPr>
        <w:spacing w:after="200" w:line="360" w:lineRule="auto"/>
        <w:jc w:val="both"/>
        <w:rPr>
          <w:rFonts w:eastAsia="Times New Roman" w:cs="Times New Roman"/>
          <w:sz w:val="28"/>
          <w:szCs w:val="28"/>
        </w:rPr>
      </w:pPr>
    </w:p>
    <w:p w14:paraId="56B8D4E0" w14:textId="61C42B0F" w:rsidR="5F8B72B9" w:rsidRDefault="5F8B72B9" w:rsidP="5F8B72B9">
      <w:pPr>
        <w:spacing w:after="200" w:line="360" w:lineRule="auto"/>
        <w:jc w:val="both"/>
        <w:rPr>
          <w:rFonts w:eastAsia="Times New Roman" w:cs="Times New Roman"/>
          <w:sz w:val="28"/>
          <w:szCs w:val="28"/>
        </w:rPr>
      </w:pPr>
    </w:p>
    <w:p w14:paraId="79456294" w14:textId="7792FE35" w:rsidR="5F8B72B9" w:rsidRDefault="5F8B72B9" w:rsidP="5F8B72B9">
      <w:pPr>
        <w:spacing w:after="200" w:line="360" w:lineRule="auto"/>
        <w:jc w:val="both"/>
        <w:rPr>
          <w:rFonts w:eastAsia="Times New Roman" w:cs="Times New Roman"/>
          <w:sz w:val="28"/>
          <w:szCs w:val="28"/>
        </w:rPr>
      </w:pPr>
    </w:p>
    <w:p w14:paraId="47E55085" w14:textId="7A1314C4" w:rsidR="007D6E97" w:rsidRPr="00162878" w:rsidRDefault="000479C4" w:rsidP="00162878">
      <w:pPr>
        <w:pStyle w:val="Descripcin"/>
      </w:pPr>
      <w:bookmarkStart w:id="228" w:name="_Toc242050349"/>
      <w:r w:rsidRPr="00162878">
        <w:t xml:space="preserve">Figura </w:t>
      </w:r>
      <w:r w:rsidR="000462BE">
        <w:fldChar w:fldCharType="begin"/>
      </w:r>
      <w:r w:rsidR="000462BE">
        <w:instrText xml:space="preserve"> STYLEREF 1 \s </w:instrText>
      </w:r>
      <w:r w:rsidR="000462BE">
        <w:fldChar w:fldCharType="separate"/>
      </w:r>
      <w:r w:rsidR="000462BE">
        <w:rPr>
          <w:noProof/>
        </w:rPr>
        <w:t>6</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36</w:t>
      </w:r>
      <w:r w:rsidR="000462BE">
        <w:fldChar w:fldCharType="end"/>
      </w:r>
      <w:r w:rsidRPr="00162878">
        <w:t xml:space="preserve"> “DS-CU</w:t>
      </w:r>
      <w:r w:rsidR="00DA15F1">
        <w:t>1</w:t>
      </w:r>
      <w:r w:rsidR="00CE60A0">
        <w:t>22</w:t>
      </w:r>
      <w:r w:rsidRPr="00162878">
        <w:t xml:space="preserve"> - </w:t>
      </w:r>
      <w:r w:rsidR="00CE60A0" w:rsidRPr="00CE60A0">
        <w:t>Exportando historial de Auditoría</w:t>
      </w:r>
      <w:r w:rsidRPr="00162878">
        <w:t>”.</w:t>
      </w:r>
      <w:bookmarkEnd w:id="228"/>
    </w:p>
    <w:p w14:paraId="434ED801" w14:textId="70A94A12" w:rsidR="007D6E97" w:rsidRDefault="007D6E97">
      <w:pPr>
        <w:spacing w:line="360" w:lineRule="auto"/>
        <w:jc w:val="center"/>
        <w:rPr>
          <w:rFonts w:eastAsia="Times New Roman" w:cs="Times New Roman"/>
        </w:rPr>
      </w:pPr>
      <w:r>
        <w:rPr>
          <w:noProof/>
        </w:rPr>
        <w:drawing>
          <wp:inline distT="0" distB="0" distL="0" distR="0" wp14:anchorId="0EA32B4C" wp14:editId="4913BCDF">
            <wp:extent cx="5981700" cy="3486150"/>
            <wp:effectExtent l="0" t="0" r="0" b="0"/>
            <wp:docPr id="1376190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90887" name="Picture 1376190887"/>
                    <pic:cNvPicPr/>
                  </pic:nvPicPr>
                  <pic:blipFill>
                    <a:blip r:embed="rId87">
                      <a:extLst>
                        <a:ext uri="{28A0092B-C50C-407E-A947-70E740481C1C}">
                          <a14:useLocalDpi xmlns:a14="http://schemas.microsoft.com/office/drawing/2010/main"/>
                        </a:ext>
                      </a:extLst>
                    </a:blip>
                    <a:stretch>
                      <a:fillRect/>
                    </a:stretch>
                  </pic:blipFill>
                  <pic:spPr>
                    <a:xfrm>
                      <a:off x="0" y="0"/>
                      <a:ext cx="5981700" cy="3486150"/>
                    </a:xfrm>
                    <a:prstGeom prst="rect">
                      <a:avLst/>
                    </a:prstGeom>
                  </pic:spPr>
                </pic:pic>
              </a:graphicData>
            </a:graphic>
          </wp:inline>
        </w:drawing>
      </w:r>
    </w:p>
    <w:p w14:paraId="42C18876" w14:textId="4D14A07D" w:rsidR="007D6E97" w:rsidRDefault="000479C4" w:rsidP="00105100">
      <w:pPr>
        <w:pStyle w:val="Cita"/>
      </w:pPr>
      <w:r>
        <w:t>Fuente: Elaborado por los estudiantes de acuerdo con el proyecto.</w:t>
      </w:r>
    </w:p>
    <w:p w14:paraId="7709DF0B" w14:textId="77777777" w:rsidR="00002A2D" w:rsidRDefault="00002A2D" w:rsidP="00002A2D">
      <w:bookmarkStart w:id="229" w:name="_heading=h.75r647k1wwiz" w:colFirst="0" w:colLast="0"/>
      <w:bookmarkStart w:id="230" w:name="_heading=h.k0lxl7n2vj5j" w:colFirst="0" w:colLast="0"/>
      <w:bookmarkEnd w:id="229"/>
      <w:bookmarkEnd w:id="230"/>
    </w:p>
    <w:p w14:paraId="6EF49C59" w14:textId="77777777" w:rsidR="00002A2D" w:rsidRPr="00002A2D" w:rsidRDefault="00002A2D" w:rsidP="00002A2D"/>
    <w:p w14:paraId="630713D5" w14:textId="76C513EB" w:rsidR="4D89969C" w:rsidRDefault="4D89969C"/>
    <w:p w14:paraId="73580267" w14:textId="1082E9A8" w:rsidR="2275BC73" w:rsidRDefault="2275BC73"/>
    <w:p w14:paraId="701EEB2B" w14:textId="349C88EE" w:rsidR="2275BC73" w:rsidRDefault="2275BC73"/>
    <w:p w14:paraId="5A27B6DC" w14:textId="748E2733" w:rsidR="2275BC73" w:rsidRDefault="2275BC73"/>
    <w:p w14:paraId="1733ADE3" w14:textId="4F96A9CC" w:rsidR="2275BC73" w:rsidRDefault="2275BC73"/>
    <w:p w14:paraId="457DA157" w14:textId="00036724" w:rsidR="5F8B72B9" w:rsidRDefault="5F8B72B9"/>
    <w:p w14:paraId="3991C5D2" w14:textId="2E6E5482" w:rsidR="5F8B72B9" w:rsidRDefault="5F8B72B9"/>
    <w:p w14:paraId="77265FC8" w14:textId="77777777" w:rsidR="007D6E97" w:rsidRPr="006E6242" w:rsidRDefault="000479C4" w:rsidP="000A54F2">
      <w:pPr>
        <w:pStyle w:val="Ttulo1"/>
        <w:numPr>
          <w:ilvl w:val="0"/>
          <w:numId w:val="2"/>
        </w:numPr>
      </w:pPr>
      <w:bookmarkStart w:id="231" w:name="_Toc242051076"/>
      <w:r w:rsidRPr="006E6242">
        <w:t>Árbol de Navegación</w:t>
      </w:r>
      <w:bookmarkEnd w:id="231"/>
    </w:p>
    <w:p w14:paraId="16358334" w14:textId="77777777" w:rsidR="007D6E97" w:rsidRDefault="007D6E97">
      <w:pPr>
        <w:spacing w:line="360" w:lineRule="auto"/>
      </w:pPr>
    </w:p>
    <w:p w14:paraId="255A74F7" w14:textId="77777777" w:rsidR="0033579F" w:rsidRPr="0033579F" w:rsidRDefault="0033579F" w:rsidP="0033579F">
      <w:pPr>
        <w:spacing w:after="0" w:line="360" w:lineRule="auto"/>
        <w:jc w:val="both"/>
        <w:rPr>
          <w:rFonts w:eastAsia="Times New Roman" w:cs="Times New Roman"/>
        </w:rPr>
      </w:pPr>
      <w:r w:rsidRPr="0033579F">
        <w:rPr>
          <w:rFonts w:eastAsia="Times New Roman" w:cs="Times New Roman"/>
        </w:rPr>
        <w:t>El Árbol de Navegación del Incremento 3 presenta la estructura acumulada alcanzada por el sistema e integra las Vistas utilizadas en las etapas anteriores con aquellas incorporadas para las funciones desarrolladas en esta etapa. La representación permite observar cómo las nuevas áreas se incorporan a la navegación existente sin reemplazar los contextos que continúan siendo utilizados.</w:t>
      </w:r>
    </w:p>
    <w:p w14:paraId="1A45F2E3" w14:textId="77777777" w:rsidR="0033579F" w:rsidRPr="0033579F" w:rsidRDefault="0033579F" w:rsidP="0033579F">
      <w:pPr>
        <w:spacing w:after="0" w:line="360" w:lineRule="auto"/>
        <w:jc w:val="both"/>
        <w:rPr>
          <w:rFonts w:eastAsia="Times New Roman" w:cs="Times New Roman"/>
        </w:rPr>
      </w:pPr>
      <w:r w:rsidRPr="0033579F">
        <w:rPr>
          <w:rFonts w:eastAsia="Times New Roman" w:cs="Times New Roman"/>
        </w:rPr>
        <w:t>Las Vistas se mantienen representadas mediante tonos grises y las funcionalidades mediante tonos naranjos, conservando tonalidades que permiten reconocer su incremento de incorporación. El árbol acumulado del Incremento 3 contiene 33 Vistas y constituye la referencia para describir la navegación considerada en el informe.</w:t>
      </w:r>
    </w:p>
    <w:p w14:paraId="0883A910" w14:textId="77777777" w:rsidR="0033579F" w:rsidRPr="0033579F" w:rsidRDefault="0033579F" w:rsidP="0033579F">
      <w:pPr>
        <w:spacing w:after="0" w:line="360" w:lineRule="auto"/>
        <w:jc w:val="both"/>
        <w:rPr>
          <w:rFonts w:eastAsia="Times New Roman" w:cs="Times New Roman"/>
        </w:rPr>
      </w:pPr>
      <w:r w:rsidRPr="0033579F">
        <w:rPr>
          <w:rFonts w:eastAsia="Times New Roman" w:cs="Times New Roman"/>
        </w:rPr>
        <w:t>A continuación, se presenta el Árbol de Navegación acumulado correspondiente al Incremento 3.</w:t>
      </w:r>
    </w:p>
    <w:p w14:paraId="584AEEE5" w14:textId="5DEF4964" w:rsidR="007D6E97" w:rsidRDefault="007D6E97" w:rsidP="2275BC73">
      <w:pPr>
        <w:spacing w:after="0" w:line="360" w:lineRule="auto"/>
        <w:jc w:val="both"/>
        <w:rPr>
          <w:rFonts w:eastAsia="Times New Roman" w:cs="Times New Roman"/>
        </w:rPr>
      </w:pPr>
    </w:p>
    <w:p w14:paraId="4A815F0D" w14:textId="77777777" w:rsidR="002A3161" w:rsidRDefault="002A3161">
      <w:pPr>
        <w:spacing w:line="360" w:lineRule="auto"/>
      </w:pPr>
    </w:p>
    <w:p w14:paraId="5171FB21" w14:textId="7FCBFD35" w:rsidR="001961A0" w:rsidRPr="002A3161" w:rsidRDefault="00002A2D" w:rsidP="002A3161">
      <w:pPr>
        <w:pStyle w:val="Descripcin"/>
      </w:pPr>
      <w:bookmarkStart w:id="232" w:name="_heading=h.lu0nvs78b41z" w:colFirst="0" w:colLast="0"/>
      <w:bookmarkStart w:id="233" w:name="_Toc242050350"/>
      <w:bookmarkEnd w:id="232"/>
      <w:r w:rsidRPr="002A3161">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w:t>
      </w:r>
      <w:r w:rsidR="000462BE">
        <w:fldChar w:fldCharType="end"/>
      </w:r>
      <w:r w:rsidRPr="002A3161">
        <w:t xml:space="preserve"> “Árbol de Navegación acumulado correspondiente al Incremento </w:t>
      </w:r>
      <w:r w:rsidR="00141B63">
        <w:t>3</w:t>
      </w:r>
      <w:r w:rsidRPr="002A3161">
        <w:t>”.</w:t>
      </w:r>
      <w:bookmarkEnd w:id="233"/>
    </w:p>
    <w:p w14:paraId="32CFBE6B" w14:textId="2521520E" w:rsidR="00363E93" w:rsidRPr="00363E93" w:rsidRDefault="00363E93" w:rsidP="00363E93">
      <w:pPr>
        <w:jc w:val="center"/>
      </w:pPr>
      <w:r w:rsidRPr="00363E93">
        <w:rPr>
          <w:noProof/>
        </w:rPr>
        <w:drawing>
          <wp:inline distT="0" distB="0" distL="0" distR="0" wp14:anchorId="20E95788" wp14:editId="5E9ECC80">
            <wp:extent cx="5971540" cy="901700"/>
            <wp:effectExtent l="0" t="0" r="0" b="0"/>
            <wp:docPr id="19653713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71540" cy="901700"/>
                    </a:xfrm>
                    <a:prstGeom prst="rect">
                      <a:avLst/>
                    </a:prstGeom>
                    <a:noFill/>
                    <a:ln>
                      <a:noFill/>
                    </a:ln>
                  </pic:spPr>
                </pic:pic>
              </a:graphicData>
            </a:graphic>
          </wp:inline>
        </w:drawing>
      </w:r>
    </w:p>
    <w:p w14:paraId="3148CB26" w14:textId="1E00B08A" w:rsidR="007D6E97" w:rsidRDefault="007D6E97" w:rsidP="00850F85">
      <w:pPr>
        <w:jc w:val="center"/>
      </w:pPr>
    </w:p>
    <w:p w14:paraId="50A6483F" w14:textId="77777777" w:rsidR="007D6E97" w:rsidRDefault="000479C4" w:rsidP="00E95F63">
      <w:pPr>
        <w:pStyle w:val="Cita"/>
        <w:rPr>
          <w:i w:val="0"/>
          <w:color w:val="000000"/>
          <w:szCs w:val="18"/>
        </w:rPr>
      </w:pPr>
      <w:r>
        <w:t>Fuente: Elaborado por el estudiante de acuerdo con el proyecto</w:t>
      </w:r>
    </w:p>
    <w:p w14:paraId="280346D3" w14:textId="54B3E490" w:rsidR="00B067C5" w:rsidRDefault="00E16F76" w:rsidP="000A54F2">
      <w:pPr>
        <w:pStyle w:val="Ttulo2"/>
        <w:numPr>
          <w:ilvl w:val="1"/>
          <w:numId w:val="2"/>
        </w:numPr>
      </w:pPr>
      <w:bookmarkStart w:id="234" w:name="_Toc242051077"/>
      <w:r w:rsidRPr="00E16F76">
        <w:t>Vistas y funcionalidades</w:t>
      </w:r>
      <w:bookmarkEnd w:id="234"/>
    </w:p>
    <w:p w14:paraId="02B9429C" w14:textId="77777777" w:rsidR="00BA1B49" w:rsidRDefault="00BA1B49" w:rsidP="00BA1B49"/>
    <w:p w14:paraId="603465BB" w14:textId="77777777" w:rsidR="002E1C4C" w:rsidRPr="002E1C4C" w:rsidRDefault="002E1C4C" w:rsidP="002E1C4C">
      <w:pPr>
        <w:spacing w:line="360" w:lineRule="auto"/>
        <w:jc w:val="both"/>
        <w:rPr>
          <w:rFonts w:eastAsia="Times New Roman" w:cs="Times New Roman"/>
          <w:szCs w:val="22"/>
          <w:lang w:eastAsia="en-US"/>
        </w:rPr>
      </w:pPr>
      <w:r w:rsidRPr="002E1C4C">
        <w:rPr>
          <w:rFonts w:eastAsia="Times New Roman" w:cs="Times New Roman"/>
          <w:szCs w:val="22"/>
          <w:lang w:eastAsia="en-US"/>
        </w:rPr>
        <w:t>En esta sección se presentan las Vistas que conforman la navegación acumulada hasta el Incremento 3. El Árbol de Navegación integra las Vistas existentes con las incorporadas en esta etapa y mantiene dentro de cada una las funcionalidades que pertenecen al mismo contexto de interacción.</w:t>
      </w:r>
    </w:p>
    <w:p w14:paraId="552F9A10" w14:textId="77777777" w:rsidR="002E1C4C" w:rsidRPr="002E1C4C" w:rsidRDefault="002E1C4C" w:rsidP="002E1C4C">
      <w:pPr>
        <w:spacing w:line="360" w:lineRule="auto"/>
        <w:jc w:val="both"/>
        <w:rPr>
          <w:rFonts w:eastAsia="Times New Roman" w:cs="Times New Roman"/>
          <w:szCs w:val="22"/>
          <w:lang w:eastAsia="en-US"/>
        </w:rPr>
      </w:pPr>
      <w:r w:rsidRPr="002E1C4C">
        <w:rPr>
          <w:rFonts w:eastAsia="Times New Roman" w:cs="Times New Roman"/>
          <w:szCs w:val="22"/>
          <w:lang w:eastAsia="en-US"/>
        </w:rPr>
        <w:t>La descripción se centra en el propósito general de cada Vista, evitando tratar cada funcionalidad como si correspondiera a una pantalla independiente. En total, el Árbol de Navegación del Incremento 3 contiene 33 Vistas, las cuales se describen a continuación.</w:t>
      </w:r>
    </w:p>
    <w:p w14:paraId="7B937F9C" w14:textId="77777777" w:rsidR="00BA1B49" w:rsidRPr="00BA1B49" w:rsidRDefault="00BA1B49" w:rsidP="00BA1B49"/>
    <w:p w14:paraId="207A426D" w14:textId="77777777" w:rsidR="00B067C5" w:rsidRDefault="00B067C5">
      <w:pPr>
        <w:spacing w:after="200" w:line="360" w:lineRule="auto"/>
        <w:rPr>
          <w:i/>
          <w:iCs/>
          <w:color w:val="000000"/>
          <w:sz w:val="18"/>
          <w:szCs w:val="18"/>
        </w:rPr>
      </w:pPr>
    </w:p>
    <w:p w14:paraId="0ECEBCED" w14:textId="593C4C2E" w:rsidR="007D6E97" w:rsidRDefault="000479C4" w:rsidP="000A54F2">
      <w:pPr>
        <w:pStyle w:val="Ttulo2"/>
        <w:numPr>
          <w:ilvl w:val="1"/>
          <w:numId w:val="2"/>
        </w:numPr>
      </w:pPr>
      <w:bookmarkStart w:id="235" w:name="_Toc242051078"/>
      <w:r>
        <w:t>Imágenes Vistas y Funcionalidades de Árbol de Navegación:</w:t>
      </w:r>
      <w:bookmarkEnd w:id="235"/>
      <w:r>
        <w:br/>
      </w:r>
    </w:p>
    <w:p w14:paraId="0D9285A1" w14:textId="551AF479" w:rsidR="000C2E1F" w:rsidRDefault="00257DA7" w:rsidP="00BC77A2">
      <w:pPr>
        <w:spacing w:after="0" w:line="360" w:lineRule="auto"/>
        <w:jc w:val="both"/>
        <w:rPr>
          <w:rFonts w:eastAsia="Times New Roman" w:cs="Times New Roman"/>
        </w:rPr>
      </w:pPr>
      <w:r w:rsidRPr="00257DA7">
        <w:rPr>
          <w:rFonts w:eastAsia="Times New Roman" w:cs="Times New Roman"/>
        </w:rPr>
        <w:t>Las siguientes descripciones corresponden a las 33 Vistas representadas en el Árbol de Navegación del Incremento 3. Cada descripción explica el propósito general de la Vista como contexto de interacción y no constituye una enumeración de sus funcionalidades.</w:t>
      </w:r>
    </w:p>
    <w:p w14:paraId="2C329256" w14:textId="748781FC" w:rsidR="007D6E97" w:rsidRDefault="000479C4" w:rsidP="00BC77A2">
      <w:pPr>
        <w:spacing w:after="0" w:line="360" w:lineRule="auto"/>
        <w:jc w:val="both"/>
        <w:rPr>
          <w:rFonts w:eastAsia="Times New Roman" w:cs="Times New Roman"/>
        </w:rPr>
      </w:pPr>
      <w:r>
        <w:rPr>
          <w:rFonts w:eastAsia="Times New Roman" w:cs="Times New Roman"/>
        </w:rPr>
        <w:t>A continuación, se describen las Vistas consideradas para esta entrega y las principales funcionalidades que se realizan dentro de cada una.</w:t>
      </w:r>
    </w:p>
    <w:p w14:paraId="2B24B699" w14:textId="57315438" w:rsidR="007D6E97" w:rsidRDefault="007D6E97">
      <w:pPr>
        <w:spacing w:after="200" w:line="360" w:lineRule="auto"/>
      </w:pPr>
    </w:p>
    <w:p w14:paraId="3A7DDEC1" w14:textId="1C72207D" w:rsidR="007D6E97" w:rsidRDefault="00CC0A38" w:rsidP="009A5F26">
      <w:pPr>
        <w:pStyle w:val="Ttulo3"/>
        <w:numPr>
          <w:ilvl w:val="2"/>
          <w:numId w:val="2"/>
        </w:numPr>
        <w:spacing w:line="360" w:lineRule="auto"/>
      </w:pPr>
      <w:bookmarkStart w:id="236" w:name="_Toc242051079"/>
      <w:r>
        <w:rPr>
          <w:rFonts w:eastAsia="Times New Roman" w:cs="Times New Roman"/>
        </w:rPr>
        <w:t>Vista</w:t>
      </w:r>
      <w:r w:rsidR="00327B20">
        <w:rPr>
          <w:rFonts w:eastAsia="Times New Roman" w:cs="Times New Roman"/>
        </w:rPr>
        <w:t xml:space="preserve"> </w:t>
      </w:r>
      <w:r w:rsidR="00327B20" w:rsidRPr="00327B20">
        <w:rPr>
          <w:rFonts w:eastAsia="Times New Roman" w:cs="Times New Roman"/>
        </w:rPr>
        <w:t>Catálogo de Clientes</w:t>
      </w:r>
      <w:bookmarkEnd w:id="236"/>
    </w:p>
    <w:p w14:paraId="09D75D6B" w14:textId="77777777" w:rsidR="007D6E97" w:rsidRDefault="007D6E97">
      <w:pPr>
        <w:spacing w:line="360" w:lineRule="auto"/>
      </w:pPr>
    </w:p>
    <w:p w14:paraId="58882763" w14:textId="77777777" w:rsidR="00CC0A38" w:rsidRPr="00CC0A38" w:rsidRDefault="00CC0A38" w:rsidP="00F70E52">
      <w:pPr>
        <w:spacing w:after="0" w:line="360" w:lineRule="auto"/>
        <w:jc w:val="both"/>
        <w:rPr>
          <w:rFonts w:eastAsia="Times New Roman" w:cs="Times New Roman"/>
        </w:rPr>
      </w:pPr>
      <w:r w:rsidRPr="00CC0A38">
        <w:rPr>
          <w:rFonts w:eastAsia="Times New Roman" w:cs="Times New Roman"/>
        </w:rPr>
        <w:t>La Vista Catálogo de Clientes constituye el espacio principal para consultar y administrar el conjunto de clientes registrados en el sistema. Reúne la información necesaria para localizar registros, revisar su estado y acceder a las operaciones de mantenimiento asociadas a la gestión general de clientes.</w:t>
      </w:r>
    </w:p>
    <w:p w14:paraId="3AE54E76" w14:textId="77777777" w:rsidR="00002A2D" w:rsidRDefault="00002A2D">
      <w:pPr>
        <w:spacing w:after="0" w:line="360" w:lineRule="auto"/>
        <w:rPr>
          <w:rFonts w:eastAsia="Times New Roman" w:cs="Times New Roman"/>
          <w:sz w:val="22"/>
          <w:szCs w:val="22"/>
        </w:rPr>
      </w:pPr>
    </w:p>
    <w:p w14:paraId="742BB796" w14:textId="587BB240" w:rsidR="00BC3D36" w:rsidRPr="008558F4" w:rsidRDefault="008B14C0" w:rsidP="008558F4">
      <w:pPr>
        <w:pStyle w:val="Ttulo3"/>
        <w:numPr>
          <w:ilvl w:val="2"/>
          <w:numId w:val="2"/>
        </w:numPr>
      </w:pPr>
      <w:bookmarkStart w:id="237" w:name="_Toc242051080"/>
      <w:r w:rsidRPr="008558F4">
        <w:t xml:space="preserve">Vista </w:t>
      </w:r>
      <w:r w:rsidRPr="008558F4">
        <w:t>Ficha Cliente</w:t>
      </w:r>
      <w:bookmarkEnd w:id="237"/>
    </w:p>
    <w:p w14:paraId="28AFFC90" w14:textId="77777777" w:rsidR="00BC3D36" w:rsidRDefault="00BC3D36">
      <w:pPr>
        <w:spacing w:after="0" w:line="360" w:lineRule="auto"/>
        <w:rPr>
          <w:rFonts w:eastAsia="Times New Roman" w:cs="Times New Roman"/>
          <w:sz w:val="22"/>
          <w:szCs w:val="22"/>
        </w:rPr>
      </w:pPr>
    </w:p>
    <w:p w14:paraId="28A8F1B1" w14:textId="5CF5A051" w:rsidR="00BC3D36" w:rsidRDefault="003615BF" w:rsidP="00F70E52">
      <w:pPr>
        <w:spacing w:after="0" w:line="360" w:lineRule="auto"/>
        <w:jc w:val="both"/>
        <w:rPr>
          <w:rFonts w:eastAsia="Times New Roman" w:cs="Times New Roman"/>
          <w:sz w:val="22"/>
          <w:szCs w:val="22"/>
        </w:rPr>
      </w:pPr>
      <w:r>
        <w:rPr>
          <w:color w:val="000000"/>
        </w:rPr>
        <w:t>La Vista Ficha Cliente concentra la información de un cliente seleccionado y presenta sus antecedentes comerciales y financieros dentro de un mismo contexto. En el estado alcanzado por el Incremento 3 también incorpora la información relacionada con Crédito, permitiendo mantener una visión integral del cliente sin separar artificialmente su información en pantallas independientes.</w:t>
      </w:r>
    </w:p>
    <w:p w14:paraId="2341E062" w14:textId="77777777" w:rsidR="003615BF" w:rsidRDefault="003615BF">
      <w:pPr>
        <w:spacing w:after="0" w:line="360" w:lineRule="auto"/>
        <w:rPr>
          <w:rFonts w:eastAsia="Times New Roman" w:cs="Times New Roman"/>
          <w:sz w:val="22"/>
          <w:szCs w:val="22"/>
        </w:rPr>
      </w:pPr>
    </w:p>
    <w:p w14:paraId="68671AA7" w14:textId="17D81A75" w:rsidR="00512A35" w:rsidRPr="0013005A" w:rsidRDefault="00BD1EF6" w:rsidP="0013005A">
      <w:pPr>
        <w:pStyle w:val="Ttulo3"/>
        <w:numPr>
          <w:ilvl w:val="2"/>
          <w:numId w:val="2"/>
        </w:numPr>
      </w:pPr>
      <w:bookmarkStart w:id="238" w:name="_Toc242051081"/>
      <w:r>
        <w:t xml:space="preserve">Vista </w:t>
      </w:r>
      <w:r w:rsidR="00512A35" w:rsidRPr="0013005A">
        <w:t>Cotización</w:t>
      </w:r>
      <w:bookmarkEnd w:id="238"/>
    </w:p>
    <w:p w14:paraId="3CBE38D3" w14:textId="77777777" w:rsidR="00512A35" w:rsidRDefault="00512A35" w:rsidP="00F70E52">
      <w:pPr>
        <w:spacing w:after="0" w:line="360" w:lineRule="auto"/>
        <w:jc w:val="both"/>
        <w:rPr>
          <w:rFonts w:eastAsia="Times New Roman" w:cs="Times New Roman"/>
          <w:sz w:val="22"/>
          <w:szCs w:val="22"/>
        </w:rPr>
      </w:pPr>
    </w:p>
    <w:p w14:paraId="4687A546" w14:textId="0BCE0DBC" w:rsidR="00512A35" w:rsidRDefault="00C50884" w:rsidP="00F70E52">
      <w:pPr>
        <w:spacing w:after="0" w:line="360" w:lineRule="auto"/>
        <w:jc w:val="both"/>
        <w:rPr>
          <w:rFonts w:eastAsia="Times New Roman" w:cs="Times New Roman"/>
          <w:sz w:val="22"/>
          <w:szCs w:val="22"/>
        </w:rPr>
      </w:pPr>
      <w:r>
        <w:rPr>
          <w:color w:val="000000"/>
        </w:rPr>
        <w:t>La Vista Cotización corresponde al espacio de trabajo utilizado para preparar y gestionar una cotización comercial. Reúne los antecedentes del cliente, las condiciones de la operación y los elementos necesarios para construir, guardar, emitir o continuar el tratamiento de una cotización sin fragmentar el proceso en pantallas independientes.</w:t>
      </w:r>
    </w:p>
    <w:p w14:paraId="6E676BC3" w14:textId="77777777" w:rsidR="00512A35" w:rsidRDefault="00512A35">
      <w:pPr>
        <w:spacing w:after="0" w:line="360" w:lineRule="auto"/>
        <w:rPr>
          <w:rFonts w:eastAsia="Times New Roman" w:cs="Times New Roman"/>
          <w:sz w:val="22"/>
          <w:szCs w:val="22"/>
        </w:rPr>
      </w:pPr>
    </w:p>
    <w:p w14:paraId="1A1DE1B6" w14:textId="637B9A37" w:rsidR="00A22FFC" w:rsidRPr="00BD1EF6" w:rsidRDefault="00BD1EF6" w:rsidP="00BD1EF6">
      <w:pPr>
        <w:pStyle w:val="Ttulo3"/>
        <w:numPr>
          <w:ilvl w:val="2"/>
          <w:numId w:val="2"/>
        </w:numPr>
      </w:pPr>
      <w:bookmarkStart w:id="239" w:name="_Toc242051082"/>
      <w:r w:rsidRPr="00BD1EF6">
        <w:t xml:space="preserve">Vista </w:t>
      </w:r>
      <w:r w:rsidR="00A22FFC" w:rsidRPr="00BD1EF6">
        <w:t>Nota de Venta Directa</w:t>
      </w:r>
      <w:bookmarkEnd w:id="239"/>
    </w:p>
    <w:p w14:paraId="08244742" w14:textId="77777777" w:rsidR="00512A35" w:rsidRDefault="00512A35">
      <w:pPr>
        <w:spacing w:after="0" w:line="360" w:lineRule="auto"/>
        <w:rPr>
          <w:rFonts w:eastAsia="Times New Roman" w:cs="Times New Roman"/>
          <w:sz w:val="22"/>
          <w:szCs w:val="22"/>
        </w:rPr>
      </w:pPr>
    </w:p>
    <w:p w14:paraId="65E44328" w14:textId="31D20F5E" w:rsidR="00512A35" w:rsidRDefault="00C361CA" w:rsidP="00F70E52">
      <w:pPr>
        <w:spacing w:after="0" w:line="360" w:lineRule="auto"/>
        <w:jc w:val="both"/>
        <w:rPr>
          <w:rFonts w:eastAsia="Times New Roman" w:cs="Times New Roman"/>
          <w:sz w:val="22"/>
          <w:szCs w:val="22"/>
        </w:rPr>
      </w:pPr>
      <w:r>
        <w:rPr>
          <w:color w:val="000000"/>
        </w:rPr>
        <w:t>La Vista Nota de Venta Directa permite registrar una operación de venta que se origina sin una cotización previa. Centraliza los antecedentes del cliente y las condiciones comerciales necesarias para conformar la Nota de Venta y mantener la operación dentro de un único contexto de trabajo.</w:t>
      </w:r>
    </w:p>
    <w:p w14:paraId="7A46360D" w14:textId="77777777" w:rsidR="00512A35" w:rsidRDefault="00512A35" w:rsidP="00F70E52">
      <w:pPr>
        <w:spacing w:after="0" w:line="360" w:lineRule="auto"/>
        <w:jc w:val="both"/>
        <w:rPr>
          <w:rFonts w:eastAsia="Times New Roman" w:cs="Times New Roman"/>
          <w:sz w:val="22"/>
          <w:szCs w:val="22"/>
        </w:rPr>
      </w:pPr>
    </w:p>
    <w:p w14:paraId="4A54FADD" w14:textId="76818FEE" w:rsidR="005F7F33" w:rsidRPr="00B627D9" w:rsidRDefault="00584F15" w:rsidP="00B627D9">
      <w:pPr>
        <w:pStyle w:val="Ttulo3"/>
        <w:numPr>
          <w:ilvl w:val="2"/>
          <w:numId w:val="2"/>
        </w:numPr>
      </w:pPr>
      <w:bookmarkStart w:id="240" w:name="_Toc242051083"/>
      <w:r>
        <w:t xml:space="preserve">Vista </w:t>
      </w:r>
      <w:r w:rsidR="00A10071" w:rsidRPr="00B627D9">
        <w:t>Nota de Venta</w:t>
      </w:r>
      <w:bookmarkEnd w:id="240"/>
    </w:p>
    <w:p w14:paraId="0DD6C28F" w14:textId="77777777" w:rsidR="00A10071" w:rsidRPr="00A10071" w:rsidRDefault="00A10071" w:rsidP="00A10071"/>
    <w:p w14:paraId="3CE26405" w14:textId="29CF7337" w:rsidR="00512A35" w:rsidRDefault="00A10071" w:rsidP="00F70E52">
      <w:pPr>
        <w:spacing w:after="0" w:line="360" w:lineRule="auto"/>
        <w:jc w:val="both"/>
        <w:rPr>
          <w:color w:val="000000"/>
        </w:rPr>
      </w:pPr>
      <w:r>
        <w:rPr>
          <w:color w:val="000000"/>
        </w:rPr>
        <w:t>La Vista Nota de Venta concentra la consulta y gestión de una venta registrada y de los antecedentes comerciales y financieros vinculados a ella. Desde este contexto se mantiene la continuidad de la operación después de su creación, permitiendo trabajar con los documentos, condiciones y efectos asociados a la venta</w:t>
      </w:r>
    </w:p>
    <w:p w14:paraId="6FAB70E7" w14:textId="77777777" w:rsidR="00A10071" w:rsidRDefault="00A10071">
      <w:pPr>
        <w:spacing w:after="0" w:line="360" w:lineRule="auto"/>
        <w:rPr>
          <w:color w:val="000000"/>
        </w:rPr>
      </w:pPr>
    </w:p>
    <w:p w14:paraId="2A8B71C3" w14:textId="2DC3689D" w:rsidR="00A10071" w:rsidRPr="00584F15" w:rsidRDefault="00584F15" w:rsidP="00584F15">
      <w:pPr>
        <w:pStyle w:val="Ttulo3"/>
        <w:numPr>
          <w:ilvl w:val="2"/>
          <w:numId w:val="2"/>
        </w:numPr>
      </w:pPr>
      <w:bookmarkStart w:id="241" w:name="_Toc242051084"/>
      <w:r w:rsidRPr="00584F15">
        <w:t>Vista</w:t>
      </w:r>
      <w:r w:rsidR="004B1E07" w:rsidRPr="00584F15">
        <w:t xml:space="preserve"> </w:t>
      </w:r>
      <w:r w:rsidR="004B1E07" w:rsidRPr="00584F15">
        <w:t>Guía de Despacho</w:t>
      </w:r>
      <w:bookmarkEnd w:id="241"/>
    </w:p>
    <w:p w14:paraId="595F8820" w14:textId="77777777" w:rsidR="00E0742F" w:rsidRDefault="00E0742F" w:rsidP="00E0742F"/>
    <w:p w14:paraId="3EA82F47" w14:textId="251FC911" w:rsidR="00E0742F" w:rsidRPr="00E0742F" w:rsidRDefault="00E0742F" w:rsidP="00E0742F">
      <w:pPr>
        <w:pStyle w:val="NormalWeb"/>
        <w:spacing w:before="0" w:beforeAutospacing="0" w:after="200" w:afterAutospacing="0" w:line="360" w:lineRule="auto"/>
        <w:jc w:val="both"/>
      </w:pPr>
      <w:r>
        <w:rPr>
          <w:color w:val="000000"/>
        </w:rPr>
        <w:t>La Vista Guía de Despacho permite consultar y mantener la información de una Guía de Despacho asociada a una Nota de Venta. Su objetivo es reunir en un mismo espacio los antecedentes del documento y las acciones necesarias para conservarlos actualizados conforme al estado de la operación.</w:t>
      </w:r>
    </w:p>
    <w:p w14:paraId="58B8B410" w14:textId="77777777" w:rsidR="00A10071" w:rsidRDefault="00A10071">
      <w:pPr>
        <w:spacing w:after="0" w:line="360" w:lineRule="auto"/>
        <w:rPr>
          <w:rFonts w:eastAsia="Times New Roman" w:cs="Times New Roman"/>
          <w:sz w:val="22"/>
          <w:szCs w:val="22"/>
        </w:rPr>
      </w:pPr>
    </w:p>
    <w:p w14:paraId="3327DB7C" w14:textId="16BC9866" w:rsidR="004B1E07" w:rsidRPr="00584F15" w:rsidRDefault="00584F15" w:rsidP="00584F15">
      <w:pPr>
        <w:pStyle w:val="Ttulo3"/>
        <w:numPr>
          <w:ilvl w:val="2"/>
          <w:numId w:val="2"/>
        </w:numPr>
      </w:pPr>
      <w:bookmarkStart w:id="242" w:name="_Toc242051085"/>
      <w:r w:rsidRPr="00584F15">
        <w:t xml:space="preserve">Vista </w:t>
      </w:r>
      <w:r w:rsidR="00E0742F" w:rsidRPr="00584F15">
        <w:t>Mantenedor de Parámetros</w:t>
      </w:r>
      <w:bookmarkEnd w:id="242"/>
    </w:p>
    <w:p w14:paraId="7D814A50" w14:textId="77777777" w:rsidR="007C67DF" w:rsidRDefault="007C67DF" w:rsidP="007C67DF"/>
    <w:p w14:paraId="5965CD7C" w14:textId="46897683" w:rsidR="007C67DF" w:rsidRPr="007C67DF" w:rsidRDefault="007C67DF" w:rsidP="00F70E52">
      <w:pPr>
        <w:spacing w:line="360" w:lineRule="auto"/>
        <w:jc w:val="both"/>
      </w:pPr>
      <w:r>
        <w:rPr>
          <w:color w:val="000000"/>
        </w:rPr>
        <w:t>La Vista Mantenedor de Parámetros centraliza valores de configuración utilizados por distintas funciones del sistema. En el estado alcanzado por el Incremento 3 reúne parámetros vinculados con alertas financieras, criterios de margen y límites de Crédito, manteniéndolos separados de las operaciones transaccionales que hacen uso de esos valores.</w:t>
      </w:r>
    </w:p>
    <w:p w14:paraId="40C6E86E" w14:textId="77777777" w:rsidR="004B1E07" w:rsidRPr="004B1E07" w:rsidRDefault="004B1E07" w:rsidP="004B1E07"/>
    <w:p w14:paraId="1B1C0289" w14:textId="61462C1B" w:rsidR="004B1E07" w:rsidRPr="00584F15" w:rsidRDefault="00584F15" w:rsidP="00584F15">
      <w:pPr>
        <w:pStyle w:val="Ttulo3"/>
        <w:numPr>
          <w:ilvl w:val="2"/>
          <w:numId w:val="2"/>
        </w:numPr>
      </w:pPr>
      <w:bookmarkStart w:id="243" w:name="_Toc242051086"/>
      <w:r w:rsidRPr="00584F15">
        <w:t xml:space="preserve">Vista </w:t>
      </w:r>
      <w:r w:rsidR="007C67DF" w:rsidRPr="00584F15">
        <w:t>Registro de Pago</w:t>
      </w:r>
      <w:bookmarkEnd w:id="243"/>
    </w:p>
    <w:p w14:paraId="6DD426BE" w14:textId="77777777" w:rsidR="004B1E07" w:rsidRDefault="004B1E07">
      <w:pPr>
        <w:spacing w:after="0" w:line="360" w:lineRule="auto"/>
        <w:rPr>
          <w:rFonts w:eastAsia="Times New Roman" w:cs="Times New Roman"/>
          <w:sz w:val="22"/>
          <w:szCs w:val="22"/>
        </w:rPr>
      </w:pPr>
    </w:p>
    <w:p w14:paraId="32C8FC12" w14:textId="15C4A662" w:rsidR="00512A35" w:rsidRDefault="00F70E52" w:rsidP="00F70E52">
      <w:pPr>
        <w:spacing w:after="0" w:line="360" w:lineRule="auto"/>
        <w:jc w:val="both"/>
        <w:rPr>
          <w:color w:val="000000"/>
        </w:rPr>
      </w:pPr>
      <w:r>
        <w:rPr>
          <w:color w:val="000000"/>
        </w:rPr>
        <w:t>La Vista Registro de Pago corresponde al espacio en el que se ingresan y relacionan los antecedentes de un pago realizado por un cliente. Reúne la información necesaria para identificar la operación, vincularla con la venta correspondiente y registrar las condiciones mediante las cuales se efectuó el pago.</w:t>
      </w:r>
    </w:p>
    <w:p w14:paraId="736DDC74" w14:textId="77777777" w:rsidR="00F70E52" w:rsidRDefault="00F70E52">
      <w:pPr>
        <w:spacing w:after="0" w:line="360" w:lineRule="auto"/>
        <w:rPr>
          <w:rFonts w:eastAsia="Times New Roman" w:cs="Times New Roman"/>
          <w:sz w:val="22"/>
          <w:szCs w:val="22"/>
        </w:rPr>
      </w:pPr>
    </w:p>
    <w:p w14:paraId="43E19E95" w14:textId="6A0BC14D" w:rsidR="00CF2250" w:rsidRDefault="00584F15" w:rsidP="00584F15">
      <w:pPr>
        <w:pStyle w:val="Ttulo3"/>
        <w:numPr>
          <w:ilvl w:val="2"/>
          <w:numId w:val="2"/>
        </w:numPr>
      </w:pPr>
      <w:bookmarkStart w:id="244" w:name="_Toc242051087"/>
      <w:r w:rsidRPr="00584F15">
        <w:t>Vista</w:t>
      </w:r>
      <w:r w:rsidR="00CF2250" w:rsidRPr="00584F15">
        <w:t xml:space="preserve"> </w:t>
      </w:r>
      <w:r w:rsidR="00F56887">
        <w:t>Detalle</w:t>
      </w:r>
      <w:r w:rsidR="00CF2250" w:rsidRPr="00584F15">
        <w:t xml:space="preserve"> de Pago</w:t>
      </w:r>
      <w:bookmarkEnd w:id="244"/>
    </w:p>
    <w:p w14:paraId="684684FC" w14:textId="77777777" w:rsidR="00584F15" w:rsidRDefault="00584F15" w:rsidP="00584F15"/>
    <w:p w14:paraId="30AC1129" w14:textId="393ABE23" w:rsidR="00D43466" w:rsidRPr="00584F15" w:rsidRDefault="00D43466" w:rsidP="00B10E38">
      <w:pPr>
        <w:spacing w:line="360" w:lineRule="auto"/>
        <w:jc w:val="both"/>
      </w:pPr>
      <w:r w:rsidRPr="00D43466">
        <w:t>La Vista Detalle de Pago permite revisar una operación de pago previamente registrada y acceder a las acciones de control asociadas a ese registro. Presenta los antecedentes relevantes del pago y su relación con el cliente y la venta, manteniendo en un único contexto su consulta y tratamiento posterior.</w:t>
      </w:r>
    </w:p>
    <w:p w14:paraId="6EBD8020" w14:textId="54B48546" w:rsidR="00087BAC" w:rsidRDefault="00087BAC" w:rsidP="00087BAC">
      <w:pPr>
        <w:pStyle w:val="Ttulo3"/>
        <w:numPr>
          <w:ilvl w:val="2"/>
          <w:numId w:val="2"/>
        </w:numPr>
      </w:pPr>
      <w:bookmarkStart w:id="245" w:name="_Toc242051088"/>
      <w:r w:rsidRPr="00584F15">
        <w:t xml:space="preserve">Vista </w:t>
      </w:r>
      <w:r w:rsidR="00691AF6" w:rsidRPr="00691AF6">
        <w:t>Gestión de Usuarios</w:t>
      </w:r>
      <w:bookmarkEnd w:id="245"/>
    </w:p>
    <w:p w14:paraId="76E94A53" w14:textId="77777777" w:rsidR="00087BAC" w:rsidRDefault="00087BAC" w:rsidP="00087BAC"/>
    <w:p w14:paraId="2297FA74" w14:textId="59553659" w:rsidR="00D43466" w:rsidRDefault="00D43466" w:rsidP="00B10E38">
      <w:pPr>
        <w:spacing w:line="360" w:lineRule="auto"/>
        <w:jc w:val="both"/>
      </w:pPr>
      <w:r>
        <w:rPr>
          <w:color w:val="000000"/>
        </w:rPr>
        <w:t>La Vista Gestión de Usuarios centraliza la administración de las cuentas que pueden acceder al sistema. Permite mantener la información general de las cuentas, su estado y su configuración administrativa, evitando distribuir estas operaciones en múltiples pantallas sin necesidad.</w:t>
      </w:r>
    </w:p>
    <w:p w14:paraId="509C587B" w14:textId="77777777" w:rsidR="00D43466" w:rsidRPr="00584F15" w:rsidRDefault="00D43466" w:rsidP="00087BAC"/>
    <w:p w14:paraId="08085C87" w14:textId="1F62F390" w:rsidR="00087BAC" w:rsidRDefault="00087BAC" w:rsidP="001A25C2">
      <w:pPr>
        <w:pStyle w:val="Ttulo3"/>
        <w:numPr>
          <w:ilvl w:val="2"/>
          <w:numId w:val="2"/>
        </w:numPr>
      </w:pPr>
      <w:bookmarkStart w:id="246" w:name="_Toc242051089"/>
      <w:r w:rsidRPr="00584F15">
        <w:t xml:space="preserve">Vista </w:t>
      </w:r>
      <w:r w:rsidR="00AA2F1A" w:rsidRPr="00AA2F1A">
        <w:t>Gestión de Accesos</w:t>
      </w:r>
      <w:bookmarkEnd w:id="246"/>
    </w:p>
    <w:p w14:paraId="77FEF9FF" w14:textId="77777777" w:rsidR="00691AF6" w:rsidRDefault="00691AF6" w:rsidP="00691AF6"/>
    <w:p w14:paraId="555EC8F1" w14:textId="3CB7D55F" w:rsidR="002927E1" w:rsidRDefault="002927E1" w:rsidP="00B10E38">
      <w:pPr>
        <w:spacing w:line="360" w:lineRule="auto"/>
        <w:jc w:val="both"/>
      </w:pPr>
      <w:r w:rsidRPr="002927E1">
        <w:t>La Vista Gestión de Accesos corresponde al espacio destinado a administrar los permisos particulares asociados a las cuentas de Usuario. Su objetivo es separar la configuración específica de accesos de la administración general de la cuenta, manteniendo un contexto claro para la autorización de funcionalidades.</w:t>
      </w:r>
    </w:p>
    <w:p w14:paraId="7943B544" w14:textId="77777777" w:rsidR="002927E1" w:rsidRPr="00691AF6" w:rsidRDefault="002927E1" w:rsidP="00691AF6"/>
    <w:p w14:paraId="60101756" w14:textId="2778A54E" w:rsidR="00087BAC" w:rsidRDefault="00087BAC" w:rsidP="009F2D80">
      <w:pPr>
        <w:pStyle w:val="Ttulo3"/>
        <w:numPr>
          <w:ilvl w:val="2"/>
          <w:numId w:val="2"/>
        </w:numPr>
      </w:pPr>
      <w:bookmarkStart w:id="247" w:name="_Toc242051090"/>
      <w:r w:rsidRPr="00584F15">
        <w:t xml:space="preserve">Vista </w:t>
      </w:r>
      <w:r w:rsidR="00AA2F1A" w:rsidRPr="00AA2F1A">
        <w:t>Consulta de Usuarios</w:t>
      </w:r>
      <w:bookmarkEnd w:id="247"/>
    </w:p>
    <w:p w14:paraId="16B302D6" w14:textId="77777777" w:rsidR="005F2CB2" w:rsidRDefault="005F2CB2" w:rsidP="005F2CB2"/>
    <w:p w14:paraId="1676A312" w14:textId="7280588F" w:rsidR="002927E1" w:rsidRDefault="002927E1" w:rsidP="00B10E38">
      <w:pPr>
        <w:spacing w:line="360" w:lineRule="auto"/>
        <w:jc w:val="both"/>
      </w:pPr>
      <w:r w:rsidRPr="002927E1">
        <w:t>La Vista Consulta de Usuarios permite revisar las cuentas registradas y conocer la información relacionada con su estado y sus accesos. Se orienta a la consulta de antecedentes sin mezclar este objetivo con las operaciones administrativas de modificación de cuentas o permisos.</w:t>
      </w:r>
    </w:p>
    <w:p w14:paraId="108B4584" w14:textId="77777777" w:rsidR="002927E1" w:rsidRPr="005F2CB2" w:rsidRDefault="002927E1" w:rsidP="005F2CB2"/>
    <w:p w14:paraId="3EBB10C8" w14:textId="522E97F5" w:rsidR="00087BAC" w:rsidRDefault="00087BAC" w:rsidP="00087BAC">
      <w:pPr>
        <w:pStyle w:val="Ttulo3"/>
        <w:numPr>
          <w:ilvl w:val="2"/>
          <w:numId w:val="2"/>
        </w:numPr>
      </w:pPr>
      <w:bookmarkStart w:id="248" w:name="_Toc242051091"/>
      <w:r w:rsidRPr="00584F15">
        <w:t xml:space="preserve">Vista </w:t>
      </w:r>
      <w:r w:rsidR="00AF46ED" w:rsidRPr="00AF46ED">
        <w:t>Inicio de Sesión</w:t>
      </w:r>
      <w:bookmarkEnd w:id="248"/>
    </w:p>
    <w:p w14:paraId="1FCE86E8" w14:textId="77777777" w:rsidR="002927E1" w:rsidRDefault="002927E1" w:rsidP="002927E1"/>
    <w:p w14:paraId="7823A73A" w14:textId="10AE3E30" w:rsidR="002927E1" w:rsidRPr="002927E1" w:rsidRDefault="002927E1" w:rsidP="00B10E38">
      <w:pPr>
        <w:spacing w:line="360" w:lineRule="auto"/>
        <w:jc w:val="both"/>
      </w:pPr>
      <w:r w:rsidRPr="002927E1">
        <w:t>La Vista Inicio de Sesión constituye el punto de entrada al sistema para los usuarios registrados. Su propósito es recibir las credenciales de acceso y presentar el resultado del proceso de autenticación antes de habilitar el ingreso a las demás áreas disponibles.</w:t>
      </w:r>
    </w:p>
    <w:p w14:paraId="297F948F" w14:textId="77777777" w:rsidR="00087BAC" w:rsidRPr="00584F15" w:rsidRDefault="00087BAC" w:rsidP="00087BAC"/>
    <w:p w14:paraId="3E9AF5ED" w14:textId="6183F207" w:rsidR="00087BAC" w:rsidRDefault="00087BAC" w:rsidP="00087BAC">
      <w:pPr>
        <w:pStyle w:val="Ttulo3"/>
        <w:numPr>
          <w:ilvl w:val="2"/>
          <w:numId w:val="2"/>
        </w:numPr>
      </w:pPr>
      <w:bookmarkStart w:id="249" w:name="_Toc242051092"/>
      <w:r w:rsidRPr="00584F15">
        <w:t xml:space="preserve">Vista </w:t>
      </w:r>
      <w:r w:rsidR="00AF46ED" w:rsidRPr="00AF46ED">
        <w:t>Cuenta / Seguridad</w:t>
      </w:r>
      <w:bookmarkEnd w:id="249"/>
    </w:p>
    <w:p w14:paraId="637A6F35" w14:textId="77777777" w:rsidR="00586003" w:rsidRDefault="00586003" w:rsidP="00586003"/>
    <w:p w14:paraId="59CB59C2" w14:textId="7916B0E7" w:rsidR="00586003" w:rsidRPr="00586003" w:rsidRDefault="00586003" w:rsidP="00B10E38">
      <w:pPr>
        <w:spacing w:line="360" w:lineRule="auto"/>
        <w:jc w:val="both"/>
      </w:pPr>
      <w:r w:rsidRPr="00586003">
        <w:t>Esta Vista reúne las opciones mediante las cuales el usuario autenticado administra aspectos de seguridad de su propia cuenta. Mantiene estas operaciones separadas de la administración realizada por Gerencia y las presenta dentro de un contexto personal de acceso y protección de credenciales.</w:t>
      </w:r>
    </w:p>
    <w:p w14:paraId="59D95A5D" w14:textId="77777777" w:rsidR="00087BAC" w:rsidRPr="00584F15" w:rsidRDefault="00087BAC" w:rsidP="00087BAC"/>
    <w:p w14:paraId="1AE00BFC" w14:textId="165433F7" w:rsidR="00087BAC" w:rsidRDefault="00087BAC" w:rsidP="00087BAC">
      <w:pPr>
        <w:pStyle w:val="Ttulo3"/>
        <w:numPr>
          <w:ilvl w:val="2"/>
          <w:numId w:val="2"/>
        </w:numPr>
      </w:pPr>
      <w:bookmarkStart w:id="250" w:name="_Toc242051093"/>
      <w:r w:rsidRPr="00584F15">
        <w:t xml:space="preserve">Vista </w:t>
      </w:r>
      <w:r w:rsidR="00AF46ED" w:rsidRPr="00AF46ED">
        <w:t>Recuperación de Contraseña</w:t>
      </w:r>
      <w:bookmarkEnd w:id="250"/>
    </w:p>
    <w:p w14:paraId="5BB0B78A" w14:textId="77777777" w:rsidR="00586003" w:rsidRDefault="00586003" w:rsidP="00586003"/>
    <w:p w14:paraId="6EF9F3FB" w14:textId="0825EF5B" w:rsidR="00586003" w:rsidRPr="00586003" w:rsidRDefault="00586003" w:rsidP="00B10E38">
      <w:pPr>
        <w:spacing w:line="360" w:lineRule="auto"/>
        <w:jc w:val="both"/>
      </w:pPr>
      <w:r w:rsidRPr="00586003">
        <w:t>La Vista Recuperación de Contraseña permite iniciar y completar el proceso mediante el cual un usuario recupera el acceso a su cuenta cuando no puede utilizar su contraseña vigente. Se mantiene como un contexto independiente del inicio de sesión y de las operaciones administrativas de otras cuentas.</w:t>
      </w:r>
    </w:p>
    <w:p w14:paraId="203879EC" w14:textId="77777777" w:rsidR="00087BAC" w:rsidRPr="00584F15" w:rsidRDefault="00087BAC" w:rsidP="00087BAC"/>
    <w:p w14:paraId="6785A032" w14:textId="4E9B01DD" w:rsidR="00087BAC" w:rsidRDefault="00087BAC" w:rsidP="00087BAC">
      <w:pPr>
        <w:pStyle w:val="Ttulo3"/>
        <w:numPr>
          <w:ilvl w:val="2"/>
          <w:numId w:val="2"/>
        </w:numPr>
      </w:pPr>
      <w:bookmarkStart w:id="251" w:name="_Toc242051094"/>
      <w:r w:rsidRPr="00584F15">
        <w:t xml:space="preserve">Vista </w:t>
      </w:r>
      <w:r w:rsidR="002E1D9D" w:rsidRPr="002E1D9D">
        <w:t>Panel de Gerencia</w:t>
      </w:r>
      <w:bookmarkEnd w:id="251"/>
    </w:p>
    <w:p w14:paraId="1B5B72AA" w14:textId="77777777" w:rsidR="00586003" w:rsidRDefault="00586003" w:rsidP="00586003"/>
    <w:p w14:paraId="334FF427" w14:textId="557F99DF" w:rsidR="00586003" w:rsidRPr="00586003" w:rsidRDefault="00586003" w:rsidP="00B10E38">
      <w:pPr>
        <w:spacing w:line="360" w:lineRule="auto"/>
        <w:jc w:val="both"/>
      </w:pPr>
      <w:r w:rsidRPr="00586003">
        <w:t>La Vista Panel de Gerencia corresponde a un espacio reservado para operaciones administrativas que requieren intervención de Gerencia. Su objetivo es concentrar acciones de apoyo y control que no corresponden a la gestión cotidiana realizada por otros perfiles del sistema.</w:t>
      </w:r>
    </w:p>
    <w:p w14:paraId="0C5F80B3" w14:textId="77777777" w:rsidR="00087BAC" w:rsidRPr="00584F15" w:rsidRDefault="00087BAC" w:rsidP="00087BAC"/>
    <w:p w14:paraId="0E097DFB" w14:textId="2FEE3EF5" w:rsidR="00087BAC" w:rsidRDefault="00087BAC" w:rsidP="00087BAC">
      <w:pPr>
        <w:pStyle w:val="Ttulo3"/>
        <w:numPr>
          <w:ilvl w:val="2"/>
          <w:numId w:val="2"/>
        </w:numPr>
      </w:pPr>
      <w:bookmarkStart w:id="252" w:name="_Toc242051095"/>
      <w:r w:rsidRPr="00584F15">
        <w:t xml:space="preserve">Vista </w:t>
      </w:r>
      <w:r w:rsidR="002E1D9D" w:rsidRPr="002E1D9D">
        <w:t>Gestión de Sesiones</w:t>
      </w:r>
      <w:bookmarkEnd w:id="252"/>
    </w:p>
    <w:p w14:paraId="3E712D4E" w14:textId="77777777" w:rsidR="00586003" w:rsidRDefault="00586003" w:rsidP="00586003"/>
    <w:p w14:paraId="3F894747" w14:textId="46F99DFF" w:rsidR="00586003" w:rsidRPr="00586003" w:rsidRDefault="00586003" w:rsidP="00B10E38">
      <w:pPr>
        <w:spacing w:line="360" w:lineRule="auto"/>
        <w:jc w:val="both"/>
      </w:pPr>
      <w:r w:rsidRPr="00586003">
        <w:t>La Vista Gestión de Sesiones permite consultar y administrar las sesiones activas asociadas a las cuentas de Usuario. Presenta la información necesaria para supervisar el acceso vigente y aplicar acciones administrativas cuando sea necesario finalizar una sesión.</w:t>
      </w:r>
    </w:p>
    <w:p w14:paraId="1D32B325" w14:textId="77777777" w:rsidR="00087BAC" w:rsidRPr="00584F15" w:rsidRDefault="00087BAC" w:rsidP="00087BAC"/>
    <w:p w14:paraId="0DE31B15" w14:textId="171998DA" w:rsidR="00087BAC" w:rsidRDefault="00087BAC" w:rsidP="00087BAC">
      <w:pPr>
        <w:pStyle w:val="Ttulo3"/>
        <w:numPr>
          <w:ilvl w:val="2"/>
          <w:numId w:val="2"/>
        </w:numPr>
      </w:pPr>
      <w:bookmarkStart w:id="253" w:name="_Toc242051096"/>
      <w:r w:rsidRPr="00584F15">
        <w:t xml:space="preserve">Vista </w:t>
      </w:r>
      <w:r w:rsidR="002E1D9D" w:rsidRPr="002E1D9D">
        <w:t>Catálogo de Proveedores</w:t>
      </w:r>
      <w:bookmarkEnd w:id="253"/>
    </w:p>
    <w:p w14:paraId="55E667FB" w14:textId="77777777" w:rsidR="0072458D" w:rsidRDefault="0072458D" w:rsidP="0072458D"/>
    <w:p w14:paraId="61EA303A" w14:textId="3B63FF9E" w:rsidR="0072458D" w:rsidRPr="0072458D" w:rsidRDefault="0072458D" w:rsidP="00B10E38">
      <w:pPr>
        <w:spacing w:line="360" w:lineRule="auto"/>
        <w:jc w:val="both"/>
      </w:pPr>
      <w:r w:rsidRPr="0072458D">
        <w:t>La Vista Catálogo de Proveedores constituye el espacio principal para consultar y mantener los registros de proveedores. Reúne sus antecedentes generales y de contacto, permitiendo acceder a las operaciones de gestión asociadas a cada proveedor desde un mismo contexto.</w:t>
      </w:r>
    </w:p>
    <w:p w14:paraId="5C92A242" w14:textId="77777777" w:rsidR="00087BAC" w:rsidRPr="00584F15" w:rsidRDefault="00087BAC" w:rsidP="00087BAC"/>
    <w:p w14:paraId="24C7359A" w14:textId="06602BAB" w:rsidR="00087BAC" w:rsidRDefault="00087BAC" w:rsidP="00087BAC">
      <w:pPr>
        <w:pStyle w:val="Ttulo3"/>
        <w:numPr>
          <w:ilvl w:val="2"/>
          <w:numId w:val="2"/>
        </w:numPr>
      </w:pPr>
      <w:bookmarkStart w:id="254" w:name="_Toc242051097"/>
      <w:r w:rsidRPr="00584F15">
        <w:t xml:space="preserve">Vista </w:t>
      </w:r>
      <w:r w:rsidR="005E41EB" w:rsidRPr="005E41EB">
        <w:t>Documentos de Proveedor</w:t>
      </w:r>
      <w:bookmarkEnd w:id="254"/>
    </w:p>
    <w:p w14:paraId="6EDE455F" w14:textId="77777777" w:rsidR="0072458D" w:rsidRDefault="0072458D" w:rsidP="0072458D"/>
    <w:p w14:paraId="1D846D29" w14:textId="0EDEAB7C" w:rsidR="0072458D" w:rsidRPr="0072458D" w:rsidRDefault="0072458D" w:rsidP="00B10E38">
      <w:pPr>
        <w:spacing w:line="360" w:lineRule="auto"/>
        <w:jc w:val="both"/>
      </w:pPr>
      <w:r w:rsidRPr="0072458D">
        <w:t>La Vista Documentos de Proveedor concentra el tratamiento de los documentos que respaldan egresos y obligaciones con proveedores. Permite trabajar con sus antecedentes, clasificación y relación con la operación financiera correspondiente antes de continuar con las etapas posteriores de pago y control.</w:t>
      </w:r>
    </w:p>
    <w:p w14:paraId="09602C51" w14:textId="77777777" w:rsidR="00087BAC" w:rsidRPr="00584F15" w:rsidRDefault="00087BAC" w:rsidP="00087BAC"/>
    <w:p w14:paraId="54EEEE78" w14:textId="539C33C3" w:rsidR="00087BAC" w:rsidRDefault="00087BAC" w:rsidP="00087BAC">
      <w:pPr>
        <w:pStyle w:val="Ttulo3"/>
        <w:numPr>
          <w:ilvl w:val="2"/>
          <w:numId w:val="2"/>
        </w:numPr>
      </w:pPr>
      <w:bookmarkStart w:id="255" w:name="_Toc242051098"/>
      <w:r w:rsidRPr="00584F15">
        <w:t xml:space="preserve">Vista </w:t>
      </w:r>
      <w:r w:rsidR="005E41EB" w:rsidRPr="005E41EB">
        <w:t>Cuentas por Pagar</w:t>
      </w:r>
      <w:bookmarkEnd w:id="255"/>
    </w:p>
    <w:p w14:paraId="271AFA1C" w14:textId="77777777" w:rsidR="0072458D" w:rsidRDefault="0072458D" w:rsidP="0072458D"/>
    <w:p w14:paraId="190C95B3" w14:textId="58332E23" w:rsidR="0072458D" w:rsidRPr="0072458D" w:rsidRDefault="0072458D" w:rsidP="00B10E38">
      <w:pPr>
        <w:spacing w:line="360" w:lineRule="auto"/>
        <w:jc w:val="both"/>
      </w:pPr>
      <w:r w:rsidRPr="0072458D">
        <w:t>La Vista Cuentas por Pagar presenta las obligaciones pendientes con proveedores y facilita la revisión de sus saldos y vencimientos. Su objetivo es ofrecer un contexto de consulta para conocer el estado de la deuda y apoyar la gestión oportuna de los compromisos financieros.</w:t>
      </w:r>
    </w:p>
    <w:p w14:paraId="6D3F41D7" w14:textId="77777777" w:rsidR="00087BAC" w:rsidRPr="00584F15" w:rsidRDefault="00087BAC" w:rsidP="00087BAC"/>
    <w:p w14:paraId="25B3128F" w14:textId="33B69067" w:rsidR="00087BAC" w:rsidRDefault="00087BAC" w:rsidP="00153570">
      <w:pPr>
        <w:pStyle w:val="Ttulo3"/>
        <w:numPr>
          <w:ilvl w:val="2"/>
          <w:numId w:val="2"/>
        </w:numPr>
      </w:pPr>
      <w:bookmarkStart w:id="256" w:name="_Toc242051099"/>
      <w:r w:rsidRPr="00584F15">
        <w:t xml:space="preserve">Vista </w:t>
      </w:r>
      <w:r w:rsidR="005E41EB" w:rsidRPr="005E41EB">
        <w:t>Pagos a Proveedores</w:t>
      </w:r>
      <w:bookmarkEnd w:id="256"/>
    </w:p>
    <w:p w14:paraId="7C5FDFDB" w14:textId="77777777" w:rsidR="0072458D" w:rsidRDefault="0072458D" w:rsidP="0072458D"/>
    <w:p w14:paraId="16429FA9" w14:textId="57DF9475" w:rsidR="0072458D" w:rsidRPr="0072458D" w:rsidRDefault="0072458D" w:rsidP="00B10E38">
      <w:pPr>
        <w:spacing w:line="360" w:lineRule="auto"/>
        <w:jc w:val="both"/>
      </w:pPr>
      <w:r w:rsidRPr="0072458D">
        <w:t>La Vista Pagos a Proveedores corresponde al espacio utilizado para registrar las operaciones mediante las cuales se pagan obligaciones pendientes. Reúne los antecedentes del proveedor, las obligaciones involucradas y la evidencia necesaria para mantener trazabilidad sobre el egreso efectuado.</w:t>
      </w:r>
    </w:p>
    <w:p w14:paraId="6FB59149" w14:textId="77777777" w:rsidR="005E41EB" w:rsidRPr="005E41EB" w:rsidRDefault="005E41EB" w:rsidP="005E41EB"/>
    <w:p w14:paraId="44437B26" w14:textId="76BB6664" w:rsidR="00087BAC" w:rsidRDefault="00087BAC" w:rsidP="00087BAC">
      <w:pPr>
        <w:pStyle w:val="Ttulo3"/>
        <w:numPr>
          <w:ilvl w:val="2"/>
          <w:numId w:val="2"/>
        </w:numPr>
      </w:pPr>
      <w:bookmarkStart w:id="257" w:name="_Toc242051100"/>
      <w:r w:rsidRPr="00584F15">
        <w:t xml:space="preserve">Vista </w:t>
      </w:r>
      <w:r w:rsidR="00EC5640" w:rsidRPr="00EC5640">
        <w:t>Caja Chica</w:t>
      </w:r>
      <w:bookmarkEnd w:id="257"/>
    </w:p>
    <w:p w14:paraId="065017BE" w14:textId="77777777" w:rsidR="002D6A59" w:rsidRDefault="002D6A59" w:rsidP="002D6A59"/>
    <w:p w14:paraId="523B2509" w14:textId="63CEB2BA" w:rsidR="002D6A59" w:rsidRPr="002D6A59" w:rsidRDefault="002D6A59" w:rsidP="00B10E38">
      <w:pPr>
        <w:spacing w:line="360" w:lineRule="auto"/>
        <w:jc w:val="both"/>
      </w:pPr>
      <w:r w:rsidRPr="002D6A59">
        <w:t>La Vista Caja Chica permite gestionar los gastos menores realizados con el fondo destinado a este tipo de desembolsos. Centraliza el registro del gasto, el seguimiento del fondo disponible y el respaldo documental asociado dentro de un mismo contexto de operación.</w:t>
      </w:r>
    </w:p>
    <w:p w14:paraId="6BD8310D" w14:textId="77777777" w:rsidR="00087BAC" w:rsidRPr="00584F15" w:rsidRDefault="00087BAC" w:rsidP="00087BAC"/>
    <w:p w14:paraId="4B13EE9C" w14:textId="310388CA" w:rsidR="00087BAC" w:rsidRDefault="00087BAC" w:rsidP="00140AC8">
      <w:pPr>
        <w:pStyle w:val="Ttulo3"/>
        <w:numPr>
          <w:ilvl w:val="2"/>
          <w:numId w:val="2"/>
        </w:numPr>
      </w:pPr>
      <w:bookmarkStart w:id="258" w:name="_Toc242051101"/>
      <w:r w:rsidRPr="00584F15">
        <w:t xml:space="preserve">Vista </w:t>
      </w:r>
      <w:r w:rsidR="00EC5640" w:rsidRPr="00EC5640">
        <w:t>Honorarios</w:t>
      </w:r>
      <w:bookmarkEnd w:id="258"/>
    </w:p>
    <w:p w14:paraId="7B151BC2" w14:textId="77777777" w:rsidR="002D6A59" w:rsidRDefault="002D6A59" w:rsidP="002D6A59"/>
    <w:p w14:paraId="13B3F7F2" w14:textId="07D45737" w:rsidR="002D6A59" w:rsidRPr="002D6A59" w:rsidRDefault="002D6A59" w:rsidP="00B10E38">
      <w:pPr>
        <w:spacing w:line="360" w:lineRule="auto"/>
        <w:jc w:val="both"/>
      </w:pPr>
      <w:r w:rsidRPr="002D6A59">
        <w:t>La Vista Honorarios concentra el registro y tratamiento de las Boletas de Honorarios recibidas por la empresa. Reúne los antecedentes del prestador y del documento, permitiendo mantener el proceso previo a su pago dentro de un contexto específico para este tipo de obligación.</w:t>
      </w:r>
    </w:p>
    <w:p w14:paraId="680DE3D6" w14:textId="77777777" w:rsidR="00EC5640" w:rsidRPr="00EC5640" w:rsidRDefault="00EC5640" w:rsidP="00EC5640"/>
    <w:p w14:paraId="143E57E2" w14:textId="76C4CB44" w:rsidR="00087BAC" w:rsidRDefault="00087BAC" w:rsidP="00087BAC">
      <w:pPr>
        <w:pStyle w:val="Ttulo3"/>
        <w:numPr>
          <w:ilvl w:val="2"/>
          <w:numId w:val="2"/>
        </w:numPr>
      </w:pPr>
      <w:bookmarkStart w:id="259" w:name="_Toc242051102"/>
      <w:r w:rsidRPr="00584F15">
        <w:t xml:space="preserve">Vista </w:t>
      </w:r>
      <w:r w:rsidR="00EC5640" w:rsidRPr="00EC5640">
        <w:t>Registro de Pago de Remuneración</w:t>
      </w:r>
      <w:bookmarkEnd w:id="259"/>
    </w:p>
    <w:p w14:paraId="1F2B930E" w14:textId="77777777" w:rsidR="002D6A59" w:rsidRDefault="002D6A59" w:rsidP="002D6A59"/>
    <w:p w14:paraId="77EEBA49" w14:textId="493262F0" w:rsidR="002D6A59" w:rsidRPr="002D6A59" w:rsidRDefault="002D6A59" w:rsidP="00B10E38">
      <w:pPr>
        <w:spacing w:line="360" w:lineRule="auto"/>
        <w:jc w:val="both"/>
      </w:pPr>
      <w:r w:rsidRPr="002D6A59">
        <w:t>La Vista Registro de Pago de Remuneración corresponde al espacio utilizado para registrar la ejecución financiera de pagos asociados al ámbito de remuneraciones y honorarios. Su propósito es conservar los antecedentes de la operación y la evidencia necesaria para mantener la trazabilidad del pago realizado.</w:t>
      </w:r>
    </w:p>
    <w:p w14:paraId="36BE411C" w14:textId="77777777" w:rsidR="00087BAC" w:rsidRPr="00584F15" w:rsidRDefault="00087BAC" w:rsidP="00087BAC"/>
    <w:p w14:paraId="65D8271E" w14:textId="4480F96E" w:rsidR="00087BAC" w:rsidRDefault="00087BAC" w:rsidP="00087BAC">
      <w:pPr>
        <w:pStyle w:val="Ttulo3"/>
        <w:numPr>
          <w:ilvl w:val="2"/>
          <w:numId w:val="2"/>
        </w:numPr>
      </w:pPr>
      <w:bookmarkStart w:id="260" w:name="_Toc242051103"/>
      <w:r w:rsidRPr="00584F15">
        <w:t xml:space="preserve">Vista </w:t>
      </w:r>
      <w:r w:rsidR="00943122" w:rsidRPr="00943122">
        <w:t>Detalle Remuneración</w:t>
      </w:r>
      <w:bookmarkEnd w:id="260"/>
    </w:p>
    <w:p w14:paraId="4E412DB6" w14:textId="77777777" w:rsidR="002D6A59" w:rsidRDefault="002D6A59" w:rsidP="002D6A59"/>
    <w:p w14:paraId="0F9BE27D" w14:textId="76AA5035" w:rsidR="002D6A59" w:rsidRPr="002D6A59" w:rsidRDefault="002D6A59" w:rsidP="00B10E38">
      <w:pPr>
        <w:spacing w:line="360" w:lineRule="auto"/>
        <w:jc w:val="both"/>
      </w:pPr>
      <w:r w:rsidRPr="002D6A59">
        <w:t>La Vista Detalle Remuneración concentra la revisión y tratamiento de una remuneración individual antes y durante su cierre. Presenta los antecedentes que intervienen en el cálculo, los ajustes y validaciones aplicables y el resultado preliminar u oficial correspondiente, manteniendo la trazabilidad del proceso dentro de un único contexto.</w:t>
      </w:r>
    </w:p>
    <w:p w14:paraId="3061920D" w14:textId="77777777" w:rsidR="00087BAC" w:rsidRPr="00584F15" w:rsidRDefault="00087BAC" w:rsidP="00087BAC"/>
    <w:p w14:paraId="12338663" w14:textId="23885B79" w:rsidR="00087BAC" w:rsidRDefault="00087BAC" w:rsidP="00087BAC">
      <w:pPr>
        <w:pStyle w:val="Ttulo3"/>
        <w:numPr>
          <w:ilvl w:val="2"/>
          <w:numId w:val="2"/>
        </w:numPr>
      </w:pPr>
      <w:bookmarkStart w:id="261" w:name="_Toc242051104"/>
      <w:r w:rsidRPr="00584F15">
        <w:t xml:space="preserve">Vista </w:t>
      </w:r>
      <w:r w:rsidR="00943122" w:rsidRPr="00943122">
        <w:t>Catálogo de Empleados</w:t>
      </w:r>
      <w:bookmarkEnd w:id="261"/>
    </w:p>
    <w:p w14:paraId="52005A4F" w14:textId="77777777" w:rsidR="008D1CE9" w:rsidRDefault="008D1CE9" w:rsidP="008D1CE9"/>
    <w:p w14:paraId="6A7E9C72" w14:textId="539A6245" w:rsidR="008D1CE9" w:rsidRPr="008D1CE9" w:rsidRDefault="008D1CE9" w:rsidP="00B10E38">
      <w:pPr>
        <w:spacing w:line="360" w:lineRule="auto"/>
        <w:jc w:val="both"/>
      </w:pPr>
      <w:r w:rsidRPr="008D1CE9">
        <w:t xml:space="preserve">La Vista Catálogo de Empleados constituye el punto de consulta y administración de los trabajadores considerados en los procesos de remuneraciones. Reúne los registros disponibles y permite acceder a la información individual necesaria para continuar con su configuración y tratamiento </w:t>
      </w:r>
      <w:proofErr w:type="spellStart"/>
      <w:r w:rsidRPr="008D1CE9">
        <w:t>remuneracional</w:t>
      </w:r>
      <w:proofErr w:type="spellEnd"/>
      <w:r w:rsidRPr="008D1CE9">
        <w:t>.</w:t>
      </w:r>
    </w:p>
    <w:p w14:paraId="5DB74D05" w14:textId="77777777" w:rsidR="00087BAC" w:rsidRPr="00584F15" w:rsidRDefault="00087BAC" w:rsidP="00087BAC"/>
    <w:p w14:paraId="5023A21B" w14:textId="385D9DDF" w:rsidR="00087BAC" w:rsidRDefault="00087BAC" w:rsidP="00087BAC">
      <w:pPr>
        <w:pStyle w:val="Ttulo3"/>
        <w:numPr>
          <w:ilvl w:val="2"/>
          <w:numId w:val="2"/>
        </w:numPr>
      </w:pPr>
      <w:bookmarkStart w:id="262" w:name="_Toc242051105"/>
      <w:r w:rsidRPr="00584F15">
        <w:t xml:space="preserve">Vista </w:t>
      </w:r>
      <w:r w:rsidR="00943122" w:rsidRPr="00943122">
        <w:t>Ficha Empleado</w:t>
      </w:r>
      <w:bookmarkEnd w:id="262"/>
    </w:p>
    <w:p w14:paraId="38D7A49F" w14:textId="77777777" w:rsidR="008D1CE9" w:rsidRDefault="008D1CE9" w:rsidP="008D1CE9"/>
    <w:p w14:paraId="1ADBDEDF" w14:textId="4BD75C57" w:rsidR="008D1CE9" w:rsidRPr="008D1CE9" w:rsidRDefault="008D1CE9" w:rsidP="00B10E38">
      <w:pPr>
        <w:spacing w:line="360" w:lineRule="auto"/>
        <w:jc w:val="both"/>
      </w:pPr>
      <w:r w:rsidRPr="008D1CE9">
        <w:t xml:space="preserve">La Vista Ficha Empleado concentra los antecedentes </w:t>
      </w:r>
      <w:proofErr w:type="spellStart"/>
      <w:r w:rsidRPr="008D1CE9">
        <w:t>remuneracionales</w:t>
      </w:r>
      <w:proofErr w:type="spellEnd"/>
      <w:r w:rsidRPr="008D1CE9">
        <w:t xml:space="preserve"> asociados a un trabajador seleccionado. Su objetivo es mantener dentro de un mismo contexto la información individual que debe conservar vigencia e historial para ser utilizada correctamente en los procesos de remuneración.</w:t>
      </w:r>
    </w:p>
    <w:p w14:paraId="020ED335" w14:textId="77777777" w:rsidR="00087BAC" w:rsidRPr="00584F15" w:rsidRDefault="00087BAC" w:rsidP="00087BAC"/>
    <w:p w14:paraId="0DC9533A" w14:textId="2E8ACD2E" w:rsidR="00087BAC" w:rsidRDefault="00087BAC" w:rsidP="00087BAC">
      <w:pPr>
        <w:pStyle w:val="Ttulo3"/>
        <w:numPr>
          <w:ilvl w:val="2"/>
          <w:numId w:val="2"/>
        </w:numPr>
      </w:pPr>
      <w:bookmarkStart w:id="263" w:name="_Toc242051106"/>
      <w:r w:rsidRPr="00584F15">
        <w:t xml:space="preserve">Vista </w:t>
      </w:r>
      <w:r w:rsidR="00565468" w:rsidRPr="00565468">
        <w:t>Esquemas, Tarifas y Haberes</w:t>
      </w:r>
      <w:bookmarkEnd w:id="263"/>
    </w:p>
    <w:p w14:paraId="3C0DB4DD" w14:textId="77777777" w:rsidR="008D1CE9" w:rsidRDefault="008D1CE9" w:rsidP="008D1CE9"/>
    <w:p w14:paraId="5B32EC37" w14:textId="3C5D4B3D" w:rsidR="008D1CE9" w:rsidRPr="008D1CE9" w:rsidRDefault="008D1CE9" w:rsidP="00B10E38">
      <w:pPr>
        <w:spacing w:line="360" w:lineRule="auto"/>
        <w:jc w:val="both"/>
      </w:pPr>
      <w:r w:rsidRPr="008D1CE9">
        <w:t xml:space="preserve">La Vista Esquemas, Tarifas y Haberes reúne configuraciones reutilizables que intervienen en la determinación de componentes </w:t>
      </w:r>
      <w:proofErr w:type="spellStart"/>
      <w:r w:rsidRPr="008D1CE9">
        <w:t>remuneracionales</w:t>
      </w:r>
      <w:proofErr w:type="spellEnd"/>
      <w:r w:rsidRPr="008D1CE9">
        <w:t>. Permite mantener en un espacio común las estructuras y valores que deben conservar vigencia y trazabilidad antes de ser utilizados en los cálculos correspondientes.</w:t>
      </w:r>
    </w:p>
    <w:p w14:paraId="7F8A89AC" w14:textId="77777777" w:rsidR="00087BAC" w:rsidRPr="00584F15" w:rsidRDefault="00087BAC" w:rsidP="00087BAC"/>
    <w:p w14:paraId="24E4C17C" w14:textId="054B6EBF" w:rsidR="00087BAC" w:rsidRDefault="00087BAC" w:rsidP="00252067">
      <w:pPr>
        <w:pStyle w:val="Ttulo3"/>
        <w:numPr>
          <w:ilvl w:val="2"/>
          <w:numId w:val="2"/>
        </w:numPr>
      </w:pPr>
      <w:bookmarkStart w:id="264" w:name="_Toc242051107"/>
      <w:r w:rsidRPr="00584F15">
        <w:t xml:space="preserve">Vista </w:t>
      </w:r>
      <w:r w:rsidR="00565468" w:rsidRPr="00565468">
        <w:t>Períodos de Remuneración</w:t>
      </w:r>
      <w:bookmarkEnd w:id="264"/>
    </w:p>
    <w:p w14:paraId="2694F13A" w14:textId="77777777" w:rsidR="008D1CE9" w:rsidRDefault="008D1CE9" w:rsidP="008D1CE9"/>
    <w:p w14:paraId="314C5AA0" w14:textId="0B0E96F4" w:rsidR="008D1CE9" w:rsidRPr="008D1CE9" w:rsidRDefault="008D1CE9" w:rsidP="00B10E38">
      <w:pPr>
        <w:spacing w:line="360" w:lineRule="auto"/>
        <w:jc w:val="both"/>
      </w:pPr>
      <w:r w:rsidRPr="008D1CE9">
        <w:t>La Vista Períodos de Remuneración permite organizar y ejecutar el tratamiento de las remuneraciones para un período determinado. Presenta el contexto temporal desde el cual se gestionan los cálculos aplicables y se da continuidad al proceso mensual de remuneraciones.</w:t>
      </w:r>
    </w:p>
    <w:p w14:paraId="540F9C37" w14:textId="77777777" w:rsidR="00565468" w:rsidRPr="00565468" w:rsidRDefault="00565468" w:rsidP="00565468"/>
    <w:p w14:paraId="77292A9A" w14:textId="1CD552EC" w:rsidR="00087BAC" w:rsidRDefault="00087BAC" w:rsidP="00087BAC">
      <w:pPr>
        <w:pStyle w:val="Ttulo3"/>
        <w:numPr>
          <w:ilvl w:val="2"/>
          <w:numId w:val="2"/>
        </w:numPr>
      </w:pPr>
      <w:bookmarkStart w:id="265" w:name="_Toc242051108"/>
      <w:r w:rsidRPr="00584F15">
        <w:t xml:space="preserve">Vista </w:t>
      </w:r>
      <w:r w:rsidR="00565468" w:rsidRPr="00565468">
        <w:t>Documentos de Remuneración</w:t>
      </w:r>
      <w:bookmarkEnd w:id="265"/>
    </w:p>
    <w:p w14:paraId="6AEBD8F5" w14:textId="77777777" w:rsidR="00B10E38" w:rsidRDefault="00B10E38" w:rsidP="00B10E38"/>
    <w:p w14:paraId="135AFF63" w14:textId="34DAF1D5" w:rsidR="00B10E38" w:rsidRPr="00B10E38" w:rsidRDefault="00B10E38" w:rsidP="00B10E38">
      <w:pPr>
        <w:spacing w:line="360" w:lineRule="auto"/>
        <w:jc w:val="both"/>
      </w:pPr>
      <w:r w:rsidRPr="00B10E38">
        <w:t>La Vista Documentos de Remuneración concentra la documentación oficial generada a partir de remuneraciones cerradas. Permite mantener disponibles las liquidaciones y sus antecedentes históricos, facilitando su consulta y entrega conforme a las autorizaciones aplicables.</w:t>
      </w:r>
    </w:p>
    <w:p w14:paraId="01544F42" w14:textId="77777777" w:rsidR="00087BAC" w:rsidRPr="00584F15" w:rsidRDefault="00087BAC" w:rsidP="00087BAC"/>
    <w:p w14:paraId="07B510A5" w14:textId="47671BAB" w:rsidR="00087BAC" w:rsidRDefault="00087BAC" w:rsidP="00087BAC">
      <w:pPr>
        <w:pStyle w:val="Ttulo3"/>
        <w:numPr>
          <w:ilvl w:val="2"/>
          <w:numId w:val="2"/>
        </w:numPr>
      </w:pPr>
      <w:bookmarkStart w:id="266" w:name="_Toc242051109"/>
      <w:r w:rsidRPr="00584F15">
        <w:t xml:space="preserve">Vista </w:t>
      </w:r>
      <w:proofErr w:type="spellStart"/>
      <w:r w:rsidR="00A12065" w:rsidRPr="00A12065">
        <w:t>Dashboard</w:t>
      </w:r>
      <w:bookmarkEnd w:id="266"/>
      <w:proofErr w:type="spellEnd"/>
    </w:p>
    <w:p w14:paraId="3FF107E7" w14:textId="77777777" w:rsidR="00B10E38" w:rsidRDefault="00B10E38" w:rsidP="00B10E38"/>
    <w:p w14:paraId="68758763" w14:textId="7366EED0" w:rsidR="00B10E38" w:rsidRPr="00B10E38" w:rsidRDefault="00B10E38" w:rsidP="00B10E38">
      <w:pPr>
        <w:spacing w:line="360" w:lineRule="auto"/>
        <w:jc w:val="both"/>
      </w:pPr>
      <w:r w:rsidRPr="00B10E38">
        <w:t xml:space="preserve">La Vista </w:t>
      </w:r>
      <w:proofErr w:type="spellStart"/>
      <w:r w:rsidRPr="00B10E38">
        <w:t>Dashboard</w:t>
      </w:r>
      <w:proofErr w:type="spellEnd"/>
      <w:r w:rsidRPr="00B10E38">
        <w:t xml:space="preserve"> presenta información financiera consolidada para apoyar el seguimiento y análisis de la situación de la empresa. Integra distintos indicadores y perspectivas de consulta dentro de una misma superficie, permitiendo profundizar en la información disponible sin transformar cada análisis en una Vista independiente.</w:t>
      </w:r>
    </w:p>
    <w:p w14:paraId="484C3D14" w14:textId="77777777" w:rsidR="00087BAC" w:rsidRPr="00584F15" w:rsidRDefault="00087BAC" w:rsidP="00087BAC"/>
    <w:p w14:paraId="5CA0E857" w14:textId="2AEAE67E" w:rsidR="00087BAC" w:rsidRDefault="00087BAC" w:rsidP="00087BAC">
      <w:pPr>
        <w:pStyle w:val="Ttulo3"/>
        <w:numPr>
          <w:ilvl w:val="2"/>
          <w:numId w:val="2"/>
        </w:numPr>
      </w:pPr>
      <w:bookmarkStart w:id="267" w:name="_Toc242051110"/>
      <w:r w:rsidRPr="00584F15">
        <w:t xml:space="preserve">Vista </w:t>
      </w:r>
      <w:r w:rsidR="00A12065" w:rsidRPr="00A12065">
        <w:t>Solicitudes de Crédito</w:t>
      </w:r>
      <w:bookmarkEnd w:id="267"/>
    </w:p>
    <w:p w14:paraId="78891DF2" w14:textId="77777777" w:rsidR="00B10E38" w:rsidRDefault="00B10E38" w:rsidP="00B10E38"/>
    <w:p w14:paraId="4A7C47F6" w14:textId="2C9E32AE" w:rsidR="00B10E38" w:rsidRPr="00B10E38" w:rsidRDefault="00B10E38" w:rsidP="00B10E38">
      <w:pPr>
        <w:spacing w:line="360" w:lineRule="auto"/>
        <w:jc w:val="both"/>
      </w:pPr>
      <w:r w:rsidRPr="00B10E38">
        <w:t>La Vista Solicitudes de Crédito concentra el registro, revisión y resolución de solicitudes relacionadas con Crédito y excepciones. Su propósito es mantener en un mismo espacio los antecedentes necesarios para evaluar cada solicitud y conservar la decisión adoptada por los usuarios autorizados.</w:t>
      </w:r>
    </w:p>
    <w:p w14:paraId="23FE2DD8" w14:textId="77777777" w:rsidR="00087BAC" w:rsidRPr="00584F15" w:rsidRDefault="00087BAC" w:rsidP="00087BAC"/>
    <w:p w14:paraId="2B530FE2" w14:textId="636EB6BA" w:rsidR="00087BAC" w:rsidRDefault="00087BAC" w:rsidP="00087BAC">
      <w:pPr>
        <w:pStyle w:val="Ttulo3"/>
        <w:numPr>
          <w:ilvl w:val="2"/>
          <w:numId w:val="2"/>
        </w:numPr>
      </w:pPr>
      <w:bookmarkStart w:id="268" w:name="_Toc242051111"/>
      <w:r w:rsidRPr="00584F15">
        <w:t xml:space="preserve">Vista </w:t>
      </w:r>
      <w:r w:rsidR="00A12065" w:rsidRPr="00A12065">
        <w:t>Auditoría</w:t>
      </w:r>
      <w:bookmarkEnd w:id="268"/>
    </w:p>
    <w:p w14:paraId="533CC50A" w14:textId="77777777" w:rsidR="00B10E38" w:rsidRPr="00B10E38" w:rsidRDefault="00B10E38" w:rsidP="00B10E38"/>
    <w:p w14:paraId="2C952B51" w14:textId="61830AA1" w:rsidR="00087BAC" w:rsidRPr="00584F15" w:rsidRDefault="00B10E38" w:rsidP="00B10E38">
      <w:pPr>
        <w:spacing w:line="360" w:lineRule="auto"/>
        <w:jc w:val="both"/>
      </w:pPr>
      <w:r w:rsidRPr="00B10E38">
        <w:t>La Vista Auditoría permite consultar la trazabilidad registrada por el sistema y revisar los antecedentes asociados a los eventos disponibles para el usuario autorizado. Su objetivo es ofrecer un contexto de consulta y evidencia que facilite examinar el historial sin modificar los hechos que originaron los registros.</w:t>
      </w:r>
    </w:p>
    <w:p w14:paraId="6431F13B" w14:textId="77777777" w:rsidR="005F7640" w:rsidRDefault="005F7640" w:rsidP="00B10E38">
      <w:pPr>
        <w:pStyle w:val="Descripcin"/>
        <w:jc w:val="left"/>
      </w:pPr>
    </w:p>
    <w:p w14:paraId="795B5746" w14:textId="77777777" w:rsidR="008E7642" w:rsidRPr="008E7642" w:rsidRDefault="008E7642" w:rsidP="008E7642"/>
    <w:p w14:paraId="748B45AB" w14:textId="26FF3AC2" w:rsidR="00560FB3" w:rsidRPr="00B10E38" w:rsidRDefault="00B10E38" w:rsidP="00B10E38">
      <w:pPr>
        <w:pStyle w:val="Descripcin"/>
      </w:pPr>
      <w:bookmarkStart w:id="269" w:name="_Toc242050351"/>
      <w:r w:rsidRPr="00B10E38">
        <w:t>7</w:t>
      </w:r>
      <w:r w:rsidR="00F05835" w:rsidRPr="00B10E38">
        <w:t>.</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w:t>
      </w:r>
      <w:r w:rsidR="000462BE">
        <w:fldChar w:fldCharType="end"/>
      </w:r>
      <w:r w:rsidR="00560FB3" w:rsidRPr="00B10E38">
        <w:t xml:space="preserve"> “Vista </w:t>
      </w:r>
      <w:r w:rsidR="00E8523F" w:rsidRPr="00E8523F">
        <w:t>Configurar sueldo base</w:t>
      </w:r>
      <w:r w:rsidR="00560FB3" w:rsidRPr="00B10E38">
        <w:t>”.</w:t>
      </w:r>
      <w:bookmarkEnd w:id="269"/>
    </w:p>
    <w:p w14:paraId="37F2D8B8" w14:textId="77777777" w:rsidR="00002A2D" w:rsidRDefault="00002A2D">
      <w:pPr>
        <w:spacing w:after="0" w:line="360" w:lineRule="auto"/>
        <w:rPr>
          <w:rFonts w:eastAsia="Times New Roman" w:cs="Times New Roman"/>
          <w:sz w:val="22"/>
          <w:szCs w:val="22"/>
        </w:rPr>
      </w:pPr>
    </w:p>
    <w:p w14:paraId="26279A67" w14:textId="7E23D4D3" w:rsidR="007D6E97" w:rsidRDefault="00CA715C" w:rsidP="00240A97">
      <w:pPr>
        <w:spacing w:after="0" w:line="360" w:lineRule="auto"/>
        <w:jc w:val="center"/>
        <w:rPr>
          <w:rFonts w:eastAsia="Times New Roman" w:cs="Times New Roman"/>
          <w:sz w:val="22"/>
          <w:szCs w:val="22"/>
        </w:rPr>
      </w:pPr>
      <w:r>
        <w:rPr>
          <w:rFonts w:ascii="Arial" w:hAnsi="Arial"/>
          <w:noProof/>
          <w:color w:val="000000"/>
          <w:sz w:val="22"/>
          <w:szCs w:val="22"/>
        </w:rPr>
        <w:drawing>
          <wp:inline distT="0" distB="0" distL="0" distR="0" wp14:anchorId="136FDB62" wp14:editId="2F1634FC">
            <wp:extent cx="5737860" cy="2834640"/>
            <wp:effectExtent l="0" t="0" r="0" b="3810"/>
            <wp:docPr id="944708616" name="Imagen 10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8616" name="Imagen 107" descr="Interfaz de usuario gráfica, Aplicación&#10;&#10;Descripción generada automáticament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7860" cy="2834640"/>
                    </a:xfrm>
                    <a:prstGeom prst="rect">
                      <a:avLst/>
                    </a:prstGeom>
                    <a:noFill/>
                    <a:ln>
                      <a:noFill/>
                    </a:ln>
                  </pic:spPr>
                </pic:pic>
              </a:graphicData>
            </a:graphic>
          </wp:inline>
        </w:drawing>
      </w:r>
    </w:p>
    <w:p w14:paraId="2D09B5B6" w14:textId="77777777" w:rsidR="00C4094B" w:rsidRDefault="00C4094B" w:rsidP="00C4094B">
      <w:pPr>
        <w:pStyle w:val="Cita"/>
      </w:pPr>
      <w:r>
        <w:t>Fuente: Elaborado por el estudiante de acuerdo con el proyecto</w:t>
      </w:r>
    </w:p>
    <w:p w14:paraId="0E6D931B" w14:textId="062BC636" w:rsidR="00413FA9" w:rsidRDefault="00A71C30" w:rsidP="008E7642">
      <w:pPr>
        <w:pStyle w:val="Descripcin"/>
        <w:jc w:val="left"/>
      </w:pPr>
      <w:r>
        <w:t xml:space="preserve"> </w:t>
      </w:r>
    </w:p>
    <w:p w14:paraId="52DD12C7" w14:textId="60AB84E5" w:rsidR="00413FA9" w:rsidRPr="004712E0" w:rsidRDefault="00413FA9" w:rsidP="004712E0">
      <w:pPr>
        <w:pStyle w:val="Descripcin"/>
      </w:pPr>
      <w:bookmarkStart w:id="270" w:name="_Toc242050352"/>
      <w:r w:rsidRPr="004712E0">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3</w:t>
      </w:r>
      <w:r w:rsidR="000462BE">
        <w:fldChar w:fldCharType="end"/>
      </w:r>
      <w:r w:rsidRPr="004712E0">
        <w:t xml:space="preserve"> “</w:t>
      </w:r>
      <w:r w:rsidR="00CA715C" w:rsidRPr="00B10E38">
        <w:t xml:space="preserve">Vista </w:t>
      </w:r>
      <w:r w:rsidR="00CA715C" w:rsidRPr="00E8523F">
        <w:t>Configurar sueldo base</w:t>
      </w:r>
      <w:r w:rsidRPr="004712E0">
        <w:t>”.</w:t>
      </w:r>
      <w:bookmarkEnd w:id="270"/>
    </w:p>
    <w:p w14:paraId="73EA0A33" w14:textId="77777777" w:rsidR="002A3161" w:rsidRPr="002A3161" w:rsidRDefault="002A3161" w:rsidP="002A3161"/>
    <w:p w14:paraId="2651F697" w14:textId="33C63F24" w:rsidR="007D6E97" w:rsidRDefault="00CA715C" w:rsidP="00580D15">
      <w:pPr>
        <w:spacing w:after="0" w:line="360" w:lineRule="auto"/>
        <w:jc w:val="center"/>
        <w:rPr>
          <w:sz w:val="22"/>
          <w:szCs w:val="22"/>
        </w:rPr>
      </w:pPr>
      <w:r>
        <w:rPr>
          <w:rFonts w:ascii="Arial" w:hAnsi="Arial"/>
          <w:noProof/>
          <w:color w:val="000000"/>
          <w:sz w:val="22"/>
          <w:szCs w:val="22"/>
        </w:rPr>
        <w:drawing>
          <wp:inline distT="0" distB="0" distL="0" distR="0" wp14:anchorId="69BACE6B" wp14:editId="5771297C">
            <wp:extent cx="5737860" cy="3086100"/>
            <wp:effectExtent l="0" t="0" r="0" b="0"/>
            <wp:docPr id="2098801577" name="Imagen 1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1577" name="Imagen 108" descr="Interfaz de usuario gráfica, Aplicación&#10;&#10;Descripción generada automáticament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201DB312" w14:textId="77777777" w:rsidR="00C4094B" w:rsidRDefault="00C4094B" w:rsidP="00C4094B">
      <w:pPr>
        <w:pStyle w:val="Cita"/>
      </w:pPr>
      <w:r>
        <w:t>Fuente: Elaborado por el estudiante de acuerdo con el proyecto</w:t>
      </w:r>
    </w:p>
    <w:p w14:paraId="39949F44" w14:textId="77777777" w:rsidR="00570263" w:rsidRDefault="00570263" w:rsidP="008E7642">
      <w:pPr>
        <w:spacing w:after="0" w:line="360" w:lineRule="auto"/>
        <w:rPr>
          <w:rFonts w:eastAsia="Times New Roman" w:cs="Times New Roman"/>
          <w:sz w:val="22"/>
          <w:szCs w:val="22"/>
        </w:rPr>
      </w:pPr>
    </w:p>
    <w:p w14:paraId="21EE3A3B" w14:textId="77777777" w:rsidR="00570263" w:rsidRDefault="00570263">
      <w:pPr>
        <w:spacing w:after="0" w:line="360" w:lineRule="auto"/>
        <w:jc w:val="center"/>
        <w:rPr>
          <w:rFonts w:eastAsia="Times New Roman" w:cs="Times New Roman"/>
          <w:sz w:val="22"/>
          <w:szCs w:val="22"/>
        </w:rPr>
      </w:pPr>
    </w:p>
    <w:p w14:paraId="0901CCF3" w14:textId="4C83262F" w:rsidR="00570263" w:rsidRDefault="00570263" w:rsidP="004712E0">
      <w:pPr>
        <w:pStyle w:val="Descripcin"/>
      </w:pPr>
      <w:bookmarkStart w:id="271" w:name="_Toc242050353"/>
      <w:r w:rsidRPr="004712E0">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4</w:t>
      </w:r>
      <w:r w:rsidR="000462BE">
        <w:fldChar w:fldCharType="end"/>
      </w:r>
      <w:r w:rsidRPr="004712E0">
        <w:t xml:space="preserve"> “Vista </w:t>
      </w:r>
      <w:r w:rsidR="00841CE5" w:rsidRPr="00841CE5">
        <w:t>Registrar Empleado</w:t>
      </w:r>
      <w:r w:rsidRPr="004712E0">
        <w:t>”.</w:t>
      </w:r>
      <w:bookmarkEnd w:id="271"/>
    </w:p>
    <w:p w14:paraId="5E7AD0A1" w14:textId="77777777" w:rsidR="004712E0" w:rsidRPr="004712E0" w:rsidRDefault="004712E0" w:rsidP="004712E0"/>
    <w:p w14:paraId="59A12A11" w14:textId="585A6461" w:rsidR="007D6E97" w:rsidRDefault="00841CE5" w:rsidP="00580D15">
      <w:pPr>
        <w:spacing w:line="360" w:lineRule="auto"/>
        <w:jc w:val="center"/>
        <w:rPr>
          <w:rFonts w:eastAsia="Times New Roman" w:cs="Times New Roman"/>
        </w:rPr>
      </w:pPr>
      <w:r>
        <w:rPr>
          <w:rFonts w:ascii="Arial" w:hAnsi="Arial"/>
          <w:noProof/>
          <w:color w:val="000000"/>
          <w:sz w:val="22"/>
          <w:szCs w:val="22"/>
        </w:rPr>
        <w:drawing>
          <wp:inline distT="0" distB="0" distL="0" distR="0" wp14:anchorId="05F6C7D5" wp14:editId="1EC9B0FE">
            <wp:extent cx="5737860" cy="3093720"/>
            <wp:effectExtent l="0" t="0" r="0" b="0"/>
            <wp:docPr id="1467544945" name="Imagen 10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4945" name="Imagen 109" descr="Interfaz de usuario gráfica, Aplicación&#10;&#10;Descripción generada automáticament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4EB455E5" w14:textId="77777777" w:rsidR="00C4094B" w:rsidRDefault="00C4094B" w:rsidP="00C4094B">
      <w:pPr>
        <w:pStyle w:val="Cita"/>
      </w:pPr>
      <w:r>
        <w:t>Fuente: Elaborado por el estudiante de acuerdo con el proyecto</w:t>
      </w:r>
    </w:p>
    <w:p w14:paraId="60597081" w14:textId="77777777" w:rsidR="007D6E97" w:rsidRDefault="007D6E97">
      <w:pPr>
        <w:spacing w:after="0" w:line="360" w:lineRule="auto"/>
        <w:rPr>
          <w:rFonts w:eastAsia="Times New Roman" w:cs="Times New Roman"/>
          <w:sz w:val="22"/>
          <w:szCs w:val="22"/>
        </w:rPr>
      </w:pPr>
    </w:p>
    <w:p w14:paraId="68E65B3B" w14:textId="17C5583A" w:rsidR="005260C4" w:rsidRDefault="000479C4" w:rsidP="004712E0">
      <w:pPr>
        <w:pStyle w:val="Descripcin"/>
      </w:pPr>
      <w:r w:rsidRPr="002300D4">
        <w:t xml:space="preserve">  </w:t>
      </w:r>
      <w:bookmarkStart w:id="272" w:name="_Toc242050354"/>
      <w:r w:rsidR="005260C4" w:rsidRPr="004712E0">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5</w:t>
      </w:r>
      <w:r w:rsidR="000462BE">
        <w:fldChar w:fldCharType="end"/>
      </w:r>
      <w:r w:rsidR="005260C4" w:rsidRPr="004712E0">
        <w:t xml:space="preserve"> “</w:t>
      </w:r>
      <w:r w:rsidR="00B70B15" w:rsidRPr="004712E0">
        <w:t xml:space="preserve">Vista </w:t>
      </w:r>
      <w:r w:rsidR="00B70B15" w:rsidRPr="00841CE5">
        <w:t>Registrar Empleado</w:t>
      </w:r>
      <w:r w:rsidR="005260C4" w:rsidRPr="004712E0">
        <w:t>”.</w:t>
      </w:r>
      <w:bookmarkEnd w:id="272"/>
    </w:p>
    <w:p w14:paraId="4B3C2091" w14:textId="77777777" w:rsidR="004712E0" w:rsidRPr="004712E0" w:rsidRDefault="004712E0" w:rsidP="004712E0"/>
    <w:p w14:paraId="623E0105" w14:textId="0C6C5854" w:rsidR="007D6E97" w:rsidRDefault="00B70B15" w:rsidP="005260C4">
      <w:pPr>
        <w:pStyle w:val="Descripcin"/>
        <w:rPr>
          <w:rFonts w:eastAsia="Times New Roman" w:cs="Times New Roman"/>
        </w:rPr>
      </w:pPr>
      <w:r>
        <w:rPr>
          <w:rFonts w:ascii="Arial" w:hAnsi="Arial"/>
          <w:noProof/>
          <w:color w:val="000000"/>
          <w:sz w:val="22"/>
          <w:szCs w:val="22"/>
        </w:rPr>
        <w:drawing>
          <wp:inline distT="0" distB="0" distL="0" distR="0" wp14:anchorId="75497799" wp14:editId="60DEFF62">
            <wp:extent cx="5737860" cy="3093720"/>
            <wp:effectExtent l="0" t="0" r="0" b="0"/>
            <wp:docPr id="371640046" name="Imagen 1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0046" name="Imagen 110" descr="Interfaz de usuario gráfica, Aplicación&#10;&#10;Descripción generada automáticament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5AE944C5" w14:textId="77777777" w:rsidR="00C4094B" w:rsidRDefault="00C4094B" w:rsidP="00C4094B">
      <w:pPr>
        <w:pStyle w:val="Cita"/>
      </w:pPr>
      <w:r>
        <w:t>Fuente: Elaborado por el estudiante de acuerdo con el proyecto</w:t>
      </w:r>
    </w:p>
    <w:p w14:paraId="5F97BAE1" w14:textId="77777777" w:rsidR="00C4094B" w:rsidRDefault="00C4094B">
      <w:pPr>
        <w:spacing w:after="0" w:line="360" w:lineRule="auto"/>
        <w:jc w:val="center"/>
        <w:rPr>
          <w:rFonts w:eastAsia="Times New Roman" w:cs="Times New Roman"/>
        </w:rPr>
      </w:pPr>
    </w:p>
    <w:p w14:paraId="7FB9F5D4" w14:textId="77777777" w:rsidR="007D6E97" w:rsidRDefault="007D6E97">
      <w:pPr>
        <w:spacing w:after="0" w:line="360" w:lineRule="auto"/>
        <w:rPr>
          <w:rFonts w:eastAsia="Times New Roman" w:cs="Times New Roman"/>
        </w:rPr>
      </w:pPr>
    </w:p>
    <w:p w14:paraId="6483573C" w14:textId="77777777" w:rsidR="0050176C" w:rsidRDefault="0050176C">
      <w:pPr>
        <w:spacing w:after="0" w:line="360" w:lineRule="auto"/>
        <w:rPr>
          <w:rFonts w:eastAsia="Times New Roman" w:cs="Times New Roman"/>
        </w:rPr>
      </w:pPr>
    </w:p>
    <w:p w14:paraId="244DC71C" w14:textId="77777777" w:rsidR="0050176C" w:rsidRDefault="0050176C">
      <w:pPr>
        <w:spacing w:after="0" w:line="360" w:lineRule="auto"/>
        <w:rPr>
          <w:rFonts w:eastAsia="Times New Roman" w:cs="Times New Roman"/>
        </w:rPr>
      </w:pPr>
    </w:p>
    <w:p w14:paraId="1C18BE21" w14:textId="5F7D3024" w:rsidR="007D6E97" w:rsidRPr="0050176C" w:rsidRDefault="008502C2" w:rsidP="0050176C">
      <w:pPr>
        <w:pStyle w:val="Descripcin"/>
      </w:pPr>
      <w:bookmarkStart w:id="273" w:name="_Toc242050355"/>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6</w:t>
      </w:r>
      <w:r w:rsidR="000462BE">
        <w:fldChar w:fldCharType="end"/>
      </w:r>
      <w:r w:rsidRPr="0050176C">
        <w:t xml:space="preserve"> “</w:t>
      </w:r>
      <w:r w:rsidR="00B70B15" w:rsidRPr="004712E0">
        <w:t xml:space="preserve">Vista </w:t>
      </w:r>
      <w:r w:rsidR="00B70B15" w:rsidRPr="00841CE5">
        <w:t>Registrar Empleado</w:t>
      </w:r>
      <w:r w:rsidRPr="0050176C">
        <w:t>”.</w:t>
      </w:r>
      <w:bookmarkEnd w:id="273"/>
    </w:p>
    <w:p w14:paraId="1D02CED9" w14:textId="77777777" w:rsidR="008502C2" w:rsidRPr="008502C2" w:rsidRDefault="008502C2" w:rsidP="008502C2"/>
    <w:p w14:paraId="7C42B20E" w14:textId="1DBF851B" w:rsidR="007D6E97" w:rsidRDefault="00B70B15" w:rsidP="00580D15">
      <w:pPr>
        <w:spacing w:line="360" w:lineRule="auto"/>
        <w:jc w:val="center"/>
        <w:rPr>
          <w:rFonts w:eastAsia="Times New Roman" w:cs="Times New Roman"/>
        </w:rPr>
      </w:pPr>
      <w:r>
        <w:rPr>
          <w:rFonts w:ascii="Arial" w:hAnsi="Arial"/>
          <w:noProof/>
          <w:color w:val="000000"/>
          <w:sz w:val="22"/>
          <w:szCs w:val="22"/>
        </w:rPr>
        <w:drawing>
          <wp:inline distT="0" distB="0" distL="0" distR="0" wp14:anchorId="7387D63B" wp14:editId="4808D581">
            <wp:extent cx="5737860" cy="3093720"/>
            <wp:effectExtent l="0" t="0" r="0" b="0"/>
            <wp:docPr id="746317358"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17358" name="Imagen 11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43E4ACF1" w14:textId="77777777" w:rsidR="00C4094B" w:rsidRDefault="00C4094B" w:rsidP="00C4094B">
      <w:pPr>
        <w:pStyle w:val="Cita"/>
      </w:pPr>
      <w:r>
        <w:t>Fuente: Elaborado por el estudiante de acuerdo con el proyecto</w:t>
      </w:r>
    </w:p>
    <w:p w14:paraId="5AEFEEBC" w14:textId="77777777" w:rsidR="00631A51" w:rsidRDefault="00631A51" w:rsidP="00BC77A2">
      <w:pPr>
        <w:spacing w:after="0" w:line="360" w:lineRule="auto"/>
        <w:jc w:val="both"/>
        <w:rPr>
          <w:rFonts w:eastAsia="Times New Roman" w:cs="Times New Roman"/>
        </w:rPr>
      </w:pPr>
    </w:p>
    <w:p w14:paraId="3EDD3333" w14:textId="31265936" w:rsidR="007D6E97" w:rsidRDefault="008502C2" w:rsidP="0050176C">
      <w:pPr>
        <w:pStyle w:val="Descripcin"/>
        <w:rPr>
          <w:rFonts w:eastAsia="Times New Roman" w:cs="Times New Roman"/>
        </w:rPr>
      </w:pPr>
      <w:bookmarkStart w:id="274" w:name="_Toc242050356"/>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7</w:t>
      </w:r>
      <w:r w:rsidR="000462BE">
        <w:fldChar w:fldCharType="end"/>
      </w:r>
      <w:r w:rsidRPr="0050176C">
        <w:t xml:space="preserve"> “Vista </w:t>
      </w:r>
      <w:r w:rsidR="00573AB0" w:rsidRPr="00573AB0">
        <w:t xml:space="preserve">Gestionar esquema </w:t>
      </w:r>
      <w:proofErr w:type="spellStart"/>
      <w:r w:rsidR="00573AB0" w:rsidRPr="00573AB0">
        <w:t>remuneracional</w:t>
      </w:r>
      <w:proofErr w:type="spellEnd"/>
      <w:r w:rsidR="00573AB0" w:rsidRPr="00573AB0">
        <w:t xml:space="preserve"> variable</w:t>
      </w:r>
      <w:r w:rsidRPr="0050176C">
        <w:t>”.</w:t>
      </w:r>
      <w:bookmarkEnd w:id="274"/>
    </w:p>
    <w:p w14:paraId="149B1032" w14:textId="77777777" w:rsidR="008502C2" w:rsidRDefault="008502C2">
      <w:pPr>
        <w:spacing w:after="0" w:line="360" w:lineRule="auto"/>
        <w:rPr>
          <w:rFonts w:eastAsia="Times New Roman" w:cs="Times New Roman"/>
        </w:rPr>
      </w:pPr>
    </w:p>
    <w:p w14:paraId="4701EE37" w14:textId="04BA8A95" w:rsidR="007D6E97" w:rsidRDefault="003B6140">
      <w:pPr>
        <w:spacing w:after="0" w:line="360" w:lineRule="auto"/>
        <w:jc w:val="center"/>
        <w:rPr>
          <w:rFonts w:eastAsia="Times New Roman" w:cs="Times New Roman"/>
        </w:rPr>
      </w:pPr>
      <w:r>
        <w:rPr>
          <w:rFonts w:ascii="Arial" w:hAnsi="Arial"/>
          <w:noProof/>
          <w:color w:val="000000"/>
          <w:sz w:val="22"/>
          <w:szCs w:val="22"/>
        </w:rPr>
        <w:drawing>
          <wp:inline distT="0" distB="0" distL="0" distR="0" wp14:anchorId="30FF4F72" wp14:editId="0363227E">
            <wp:extent cx="5737860" cy="3093720"/>
            <wp:effectExtent l="0" t="0" r="0" b="0"/>
            <wp:docPr id="697031684" name="Imagen 11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31684" name="Imagen 112" descr="Interfaz de usuario gráfica, Aplicación&#10;&#10;Descripción generada automá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38FC46B5" w14:textId="33EFAA00" w:rsidR="000B62AE" w:rsidRDefault="00C4094B" w:rsidP="004712E0">
      <w:pPr>
        <w:pStyle w:val="Cita"/>
        <w:rPr>
          <w:rFonts w:eastAsia="Times New Roman" w:cs="Times New Roman"/>
        </w:rPr>
      </w:pPr>
      <w:r>
        <w:t>Fuente: Elaborado por el estudiante de acuerdo con el proyecto</w:t>
      </w:r>
    </w:p>
    <w:p w14:paraId="1C778563" w14:textId="77777777" w:rsidR="000B62AE" w:rsidRDefault="000B62AE">
      <w:pPr>
        <w:spacing w:line="360" w:lineRule="auto"/>
        <w:rPr>
          <w:rFonts w:eastAsia="Times New Roman" w:cs="Times New Roman"/>
        </w:rPr>
      </w:pPr>
    </w:p>
    <w:p w14:paraId="21765046" w14:textId="77777777" w:rsidR="0050176C" w:rsidRDefault="0050176C">
      <w:pPr>
        <w:spacing w:line="360" w:lineRule="auto"/>
        <w:rPr>
          <w:rFonts w:eastAsia="Times New Roman" w:cs="Times New Roman"/>
        </w:rPr>
      </w:pPr>
    </w:p>
    <w:p w14:paraId="359C3454" w14:textId="77777777" w:rsidR="0050176C" w:rsidRDefault="0050176C">
      <w:pPr>
        <w:spacing w:line="360" w:lineRule="auto"/>
        <w:rPr>
          <w:rFonts w:eastAsia="Times New Roman" w:cs="Times New Roman"/>
        </w:rPr>
      </w:pPr>
    </w:p>
    <w:p w14:paraId="3F070B7E" w14:textId="77777777" w:rsidR="0050176C" w:rsidRDefault="0050176C">
      <w:pPr>
        <w:spacing w:line="360" w:lineRule="auto"/>
        <w:rPr>
          <w:rFonts w:eastAsia="Times New Roman" w:cs="Times New Roman"/>
        </w:rPr>
      </w:pPr>
    </w:p>
    <w:p w14:paraId="6125DD0D" w14:textId="0F2BFBE1" w:rsidR="000B62AE" w:rsidRDefault="000B62AE" w:rsidP="0050176C">
      <w:pPr>
        <w:pStyle w:val="Descripcin"/>
        <w:rPr>
          <w:rFonts w:eastAsia="Times New Roman" w:cs="Times New Roman"/>
        </w:rPr>
      </w:pPr>
      <w:bookmarkStart w:id="275" w:name="_Toc242050357"/>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8</w:t>
      </w:r>
      <w:r w:rsidR="000462BE">
        <w:fldChar w:fldCharType="end"/>
      </w:r>
      <w:r w:rsidRPr="0050176C">
        <w:t xml:space="preserve"> “</w:t>
      </w:r>
      <w:r w:rsidR="008757C4">
        <w:t xml:space="preserve">Vista </w:t>
      </w:r>
      <w:r w:rsidR="00573AB0" w:rsidRPr="00573AB0">
        <w:t xml:space="preserve">Gestionar esquema </w:t>
      </w:r>
      <w:proofErr w:type="spellStart"/>
      <w:r w:rsidR="00573AB0" w:rsidRPr="00573AB0">
        <w:t>remuneracional</w:t>
      </w:r>
      <w:proofErr w:type="spellEnd"/>
      <w:r w:rsidR="00573AB0" w:rsidRPr="00573AB0">
        <w:t xml:space="preserve"> variable</w:t>
      </w:r>
      <w:r w:rsidR="00573AB0" w:rsidRPr="00573AB0">
        <w:t xml:space="preserve"> </w:t>
      </w:r>
      <w:r w:rsidRPr="0050176C">
        <w:t>SD”.</w:t>
      </w:r>
      <w:bookmarkEnd w:id="275"/>
    </w:p>
    <w:p w14:paraId="657FD6D7" w14:textId="77777777" w:rsidR="00402D35" w:rsidRPr="00402D35" w:rsidRDefault="00402D35" w:rsidP="00402D35"/>
    <w:p w14:paraId="22641504" w14:textId="4562E119" w:rsidR="007D6E97" w:rsidRDefault="003B6140" w:rsidP="00580D15">
      <w:pPr>
        <w:spacing w:line="360" w:lineRule="auto"/>
        <w:jc w:val="center"/>
        <w:rPr>
          <w:rFonts w:eastAsia="Times New Roman" w:cs="Times New Roman"/>
        </w:rPr>
      </w:pPr>
      <w:r>
        <w:rPr>
          <w:rFonts w:ascii="Arial" w:hAnsi="Arial"/>
          <w:noProof/>
          <w:color w:val="000000"/>
          <w:sz w:val="22"/>
          <w:szCs w:val="22"/>
        </w:rPr>
        <w:drawing>
          <wp:inline distT="0" distB="0" distL="0" distR="0" wp14:anchorId="6895CC32" wp14:editId="7D62662D">
            <wp:extent cx="5730240" cy="3093720"/>
            <wp:effectExtent l="0" t="0" r="3810" b="0"/>
            <wp:docPr id="1990294299" name="Imagen 1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4299" name="Imagen 113" descr="Interfaz de usuario gráfica, Aplicación&#10;&#10;Descripción generada automáticament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613FE0D4" w14:textId="77777777" w:rsidR="005D1275" w:rsidRDefault="005D1275" w:rsidP="005D1275">
      <w:pPr>
        <w:pStyle w:val="Cita"/>
      </w:pPr>
      <w:r>
        <w:t>Fuente: Elaborado por el estudiante de acuerdo con el proyecto</w:t>
      </w:r>
    </w:p>
    <w:p w14:paraId="3F007161" w14:textId="77777777" w:rsidR="007D6E97" w:rsidRDefault="007D6E97">
      <w:pPr>
        <w:spacing w:line="360" w:lineRule="auto"/>
        <w:rPr>
          <w:rFonts w:eastAsia="Times New Roman" w:cs="Times New Roman"/>
        </w:rPr>
      </w:pPr>
    </w:p>
    <w:p w14:paraId="0F0A79F9" w14:textId="77777777" w:rsidR="007D6E97" w:rsidRDefault="007D6E97">
      <w:pPr>
        <w:spacing w:line="360" w:lineRule="auto"/>
        <w:rPr>
          <w:rFonts w:eastAsia="Times New Roman" w:cs="Times New Roman"/>
        </w:rPr>
      </w:pPr>
    </w:p>
    <w:p w14:paraId="47C1A284" w14:textId="2CC7FC6F" w:rsidR="00AC798F" w:rsidRDefault="00AC798F" w:rsidP="0050176C">
      <w:pPr>
        <w:pStyle w:val="Descripcin"/>
        <w:rPr>
          <w:rFonts w:eastAsia="Times New Roman" w:cs="Times New Roman"/>
        </w:rPr>
      </w:pPr>
      <w:bookmarkStart w:id="276" w:name="_Toc242050358"/>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9</w:t>
      </w:r>
      <w:r w:rsidR="000462BE">
        <w:fldChar w:fldCharType="end"/>
      </w:r>
      <w:r w:rsidRPr="0050176C">
        <w:t xml:space="preserve"> “</w:t>
      </w:r>
      <w:r w:rsidR="008757C4">
        <w:t xml:space="preserve">Vista </w:t>
      </w:r>
      <w:r w:rsidR="00573AB0" w:rsidRPr="00573AB0">
        <w:t xml:space="preserve">Gestionar esquema </w:t>
      </w:r>
      <w:proofErr w:type="spellStart"/>
      <w:r w:rsidR="00573AB0" w:rsidRPr="00573AB0">
        <w:t>remuneracional</w:t>
      </w:r>
      <w:proofErr w:type="spellEnd"/>
      <w:r w:rsidR="00573AB0" w:rsidRPr="00573AB0">
        <w:t xml:space="preserve"> variable</w:t>
      </w:r>
      <w:r w:rsidRPr="0050176C">
        <w:t>”.</w:t>
      </w:r>
      <w:bookmarkEnd w:id="276"/>
    </w:p>
    <w:p w14:paraId="6D1A3245" w14:textId="77777777" w:rsidR="0050176C" w:rsidRPr="0050176C" w:rsidRDefault="0050176C" w:rsidP="0050176C"/>
    <w:p w14:paraId="4CC666C1" w14:textId="33A337FE" w:rsidR="007D6E97" w:rsidRDefault="00A17519" w:rsidP="00580D15">
      <w:pPr>
        <w:spacing w:line="360" w:lineRule="auto"/>
        <w:jc w:val="center"/>
        <w:rPr>
          <w:rFonts w:eastAsia="Times New Roman" w:cs="Times New Roman"/>
        </w:rPr>
      </w:pPr>
      <w:r>
        <w:rPr>
          <w:rFonts w:ascii="Arial" w:hAnsi="Arial"/>
          <w:noProof/>
          <w:color w:val="000000"/>
          <w:sz w:val="22"/>
          <w:szCs w:val="22"/>
        </w:rPr>
        <w:drawing>
          <wp:inline distT="0" distB="0" distL="0" distR="0" wp14:anchorId="15961BC1" wp14:editId="17A7E63D">
            <wp:extent cx="5730240" cy="3093720"/>
            <wp:effectExtent l="0" t="0" r="3810" b="0"/>
            <wp:docPr id="2064993983" name="Imagen 1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3983" name="Imagen 114" descr="Interfaz de usuario gráfica, Aplicación&#10;&#10;Descripción generada automáticament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58A292C3" w14:textId="77777777" w:rsidR="005D1275" w:rsidRDefault="005D1275" w:rsidP="005D1275">
      <w:pPr>
        <w:pStyle w:val="Cita"/>
      </w:pPr>
      <w:r>
        <w:t>Fuente: Elaborado por el estudiante de acuerdo con el proyecto</w:t>
      </w:r>
    </w:p>
    <w:p w14:paraId="12CB736B" w14:textId="77777777" w:rsidR="0050176C" w:rsidRDefault="0050176C">
      <w:pPr>
        <w:spacing w:line="360" w:lineRule="auto"/>
        <w:rPr>
          <w:rFonts w:eastAsia="Times New Roman" w:cs="Times New Roman"/>
        </w:rPr>
      </w:pPr>
    </w:p>
    <w:p w14:paraId="7D7B1A75" w14:textId="77777777" w:rsidR="0050176C" w:rsidRDefault="0050176C">
      <w:pPr>
        <w:spacing w:line="360" w:lineRule="auto"/>
        <w:rPr>
          <w:rFonts w:eastAsia="Times New Roman" w:cs="Times New Roman"/>
        </w:rPr>
      </w:pPr>
    </w:p>
    <w:p w14:paraId="0D66DB20" w14:textId="268A9021" w:rsidR="00DF5C87" w:rsidRPr="0050176C" w:rsidRDefault="00DF5C87" w:rsidP="0050176C">
      <w:pPr>
        <w:pStyle w:val="Descripcin"/>
      </w:pPr>
      <w:bookmarkStart w:id="277" w:name="_Toc242050359"/>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10</w:t>
      </w:r>
      <w:r w:rsidR="000462BE">
        <w:fldChar w:fldCharType="end"/>
      </w:r>
      <w:r w:rsidRPr="0050176C">
        <w:t xml:space="preserve"> “</w:t>
      </w:r>
      <w:r w:rsidR="008757C4">
        <w:t xml:space="preserve">Vista </w:t>
      </w:r>
      <w:r w:rsidR="00A17519" w:rsidRPr="00A17519">
        <w:t xml:space="preserve">Versionar tarifa </w:t>
      </w:r>
      <w:proofErr w:type="spellStart"/>
      <w:r w:rsidR="00A17519" w:rsidRPr="00A17519">
        <w:t>remuneracional</w:t>
      </w:r>
      <w:proofErr w:type="spellEnd"/>
      <w:r w:rsidRPr="0050176C">
        <w:t>”</w:t>
      </w:r>
      <w:bookmarkEnd w:id="277"/>
    </w:p>
    <w:p w14:paraId="0AA6E72D" w14:textId="3A47BC03" w:rsidR="007D6E97" w:rsidRDefault="00DF5C87" w:rsidP="00DF5C87">
      <w:pPr>
        <w:pStyle w:val="Descripcin"/>
        <w:rPr>
          <w:rFonts w:eastAsia="Times New Roman" w:cs="Times New Roman"/>
        </w:rPr>
      </w:pPr>
      <w:r w:rsidRPr="00E60810">
        <w:t>.</w:t>
      </w:r>
      <w:r w:rsidR="00580D15" w:rsidRPr="00580D15">
        <w:rPr>
          <w:noProof/>
        </w:rPr>
        <w:t xml:space="preserve"> </w:t>
      </w:r>
      <w:r w:rsidR="00E9795C">
        <w:rPr>
          <w:rFonts w:ascii="Arial" w:hAnsi="Arial"/>
          <w:noProof/>
          <w:color w:val="000000"/>
          <w:sz w:val="22"/>
          <w:szCs w:val="22"/>
        </w:rPr>
        <w:drawing>
          <wp:inline distT="0" distB="0" distL="0" distR="0" wp14:anchorId="2D376297" wp14:editId="6D047F14">
            <wp:extent cx="5730240" cy="3093720"/>
            <wp:effectExtent l="0" t="0" r="3810" b="0"/>
            <wp:docPr id="1367919473" name="Imagen 1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9473" name="Imagen 115" descr="Interfaz de usuario gráfica, Aplicación&#10;&#10;Descripción generada automáticament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08CFD9B" w14:textId="14417412" w:rsidR="007D6E97" w:rsidRPr="00F70E52" w:rsidRDefault="005D1275" w:rsidP="00F70E52">
      <w:pPr>
        <w:pStyle w:val="Cita"/>
      </w:pPr>
      <w:r>
        <w:t>Fuente: Elaborado por el estudiante de acuerdo con el proyecto</w:t>
      </w:r>
    </w:p>
    <w:p w14:paraId="2751B4E0" w14:textId="77777777" w:rsidR="000428A8" w:rsidRDefault="000428A8" w:rsidP="000428A8">
      <w:pPr>
        <w:pStyle w:val="Descripcin"/>
      </w:pPr>
    </w:p>
    <w:p w14:paraId="5713DCD4" w14:textId="77777777" w:rsidR="000428A8" w:rsidRDefault="000428A8" w:rsidP="008E7642">
      <w:pPr>
        <w:pStyle w:val="Descripcin"/>
        <w:jc w:val="left"/>
      </w:pPr>
    </w:p>
    <w:p w14:paraId="455C4AEC" w14:textId="77777777" w:rsidR="000428A8" w:rsidRPr="0050176C" w:rsidRDefault="000428A8" w:rsidP="0050176C">
      <w:pPr>
        <w:pStyle w:val="Descripcin"/>
      </w:pPr>
    </w:p>
    <w:p w14:paraId="523A2316" w14:textId="25ED956F" w:rsidR="000428A8" w:rsidRDefault="000428A8" w:rsidP="0050176C">
      <w:pPr>
        <w:pStyle w:val="Descripcin"/>
      </w:pPr>
      <w:bookmarkStart w:id="278" w:name="_Toc242050360"/>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11</w:t>
      </w:r>
      <w:r w:rsidR="000462BE">
        <w:fldChar w:fldCharType="end"/>
      </w:r>
      <w:r w:rsidRPr="0050176C">
        <w:t xml:space="preserve"> “</w:t>
      </w:r>
      <w:r w:rsidR="008757C4">
        <w:t xml:space="preserve">Vista </w:t>
      </w:r>
      <w:r w:rsidR="00A17519" w:rsidRPr="00A17519">
        <w:t xml:space="preserve">Versionar tarifa </w:t>
      </w:r>
      <w:proofErr w:type="spellStart"/>
      <w:r w:rsidR="00A17519" w:rsidRPr="00A17519">
        <w:t>remuneracional</w:t>
      </w:r>
      <w:proofErr w:type="spellEnd"/>
      <w:r w:rsidRPr="0050176C">
        <w:t>”.</w:t>
      </w:r>
      <w:bookmarkEnd w:id="278"/>
    </w:p>
    <w:p w14:paraId="704540F4" w14:textId="77777777" w:rsidR="000428A8" w:rsidRPr="000428A8" w:rsidRDefault="000428A8" w:rsidP="000428A8"/>
    <w:p w14:paraId="0BE9D298" w14:textId="1BDE881E" w:rsidR="007D6E97" w:rsidRDefault="00E9795C" w:rsidP="00580D15">
      <w:pPr>
        <w:spacing w:after="0" w:line="360" w:lineRule="auto"/>
        <w:jc w:val="center"/>
        <w:rPr>
          <w:rFonts w:eastAsia="Times New Roman" w:cs="Times New Roman"/>
          <w:sz w:val="22"/>
          <w:szCs w:val="22"/>
        </w:rPr>
      </w:pPr>
      <w:r>
        <w:rPr>
          <w:rFonts w:ascii="Arial" w:hAnsi="Arial"/>
          <w:noProof/>
          <w:color w:val="000000"/>
          <w:sz w:val="22"/>
          <w:szCs w:val="22"/>
        </w:rPr>
        <w:drawing>
          <wp:inline distT="0" distB="0" distL="0" distR="0" wp14:anchorId="4D03D7AF" wp14:editId="4318A5D7">
            <wp:extent cx="5730240" cy="3093720"/>
            <wp:effectExtent l="0" t="0" r="3810" b="0"/>
            <wp:docPr id="1873662523" name="Imagen 1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2523" name="Imagen 116" descr="Interfaz de usuario gráfica, Aplicación&#10;&#10;Descripción generada automáticament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55D45E7A" w14:textId="77777777" w:rsidR="005D1275" w:rsidRDefault="005D1275" w:rsidP="005D1275">
      <w:pPr>
        <w:pStyle w:val="Cita"/>
      </w:pPr>
      <w:r>
        <w:t>Fuente: Elaborado por el estudiante de acuerdo con el proyecto</w:t>
      </w:r>
    </w:p>
    <w:p w14:paraId="32C40ECF" w14:textId="77777777" w:rsidR="007D6E97" w:rsidRDefault="007D6E97">
      <w:pPr>
        <w:spacing w:after="0" w:line="360" w:lineRule="auto"/>
        <w:rPr>
          <w:rFonts w:eastAsia="Times New Roman" w:cs="Times New Roman"/>
          <w:sz w:val="22"/>
          <w:szCs w:val="22"/>
        </w:rPr>
      </w:pPr>
    </w:p>
    <w:p w14:paraId="5ACC3458" w14:textId="77777777" w:rsidR="005D1996" w:rsidRDefault="005D1996">
      <w:pPr>
        <w:spacing w:after="0" w:line="360" w:lineRule="auto"/>
        <w:rPr>
          <w:rFonts w:eastAsia="Times New Roman" w:cs="Times New Roman"/>
          <w:sz w:val="22"/>
          <w:szCs w:val="22"/>
        </w:rPr>
      </w:pPr>
    </w:p>
    <w:p w14:paraId="2D8423C6" w14:textId="25F793CB" w:rsidR="005D1996" w:rsidRDefault="005D1996" w:rsidP="0050176C">
      <w:pPr>
        <w:pStyle w:val="Descripcin"/>
      </w:pPr>
      <w:bookmarkStart w:id="279" w:name="_Toc242050361"/>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12</w:t>
      </w:r>
      <w:r w:rsidR="000462BE">
        <w:fldChar w:fldCharType="end"/>
      </w:r>
      <w:r w:rsidRPr="0050176C">
        <w:t xml:space="preserve"> “</w:t>
      </w:r>
      <w:r w:rsidR="008757C4">
        <w:t xml:space="preserve">Vista </w:t>
      </w:r>
      <w:r w:rsidR="00A17519" w:rsidRPr="00A17519">
        <w:t xml:space="preserve">Versionar tarifa </w:t>
      </w:r>
      <w:proofErr w:type="spellStart"/>
      <w:r w:rsidR="00A17519" w:rsidRPr="00A17519">
        <w:t>remuneracional</w:t>
      </w:r>
      <w:proofErr w:type="spellEnd"/>
      <w:r w:rsidRPr="0050176C">
        <w:t>”.</w:t>
      </w:r>
      <w:bookmarkEnd w:id="279"/>
    </w:p>
    <w:p w14:paraId="05E02BE5" w14:textId="77777777" w:rsidR="0050176C" w:rsidRPr="0050176C" w:rsidRDefault="0050176C" w:rsidP="0050176C"/>
    <w:p w14:paraId="2678F02B" w14:textId="450548CF" w:rsidR="007D6E97" w:rsidRDefault="00E9795C" w:rsidP="00580D15">
      <w:pPr>
        <w:spacing w:after="0" w:line="360" w:lineRule="auto"/>
        <w:jc w:val="center"/>
        <w:rPr>
          <w:rFonts w:eastAsia="Times New Roman" w:cs="Times New Roman"/>
          <w:sz w:val="22"/>
          <w:szCs w:val="22"/>
        </w:rPr>
      </w:pPr>
      <w:r>
        <w:rPr>
          <w:rFonts w:ascii="Arial" w:hAnsi="Arial"/>
          <w:noProof/>
          <w:color w:val="000000"/>
          <w:sz w:val="22"/>
          <w:szCs w:val="22"/>
        </w:rPr>
        <w:drawing>
          <wp:inline distT="0" distB="0" distL="0" distR="0" wp14:anchorId="454ACA29" wp14:editId="76C701F1">
            <wp:extent cx="5737860" cy="3093720"/>
            <wp:effectExtent l="0" t="0" r="0" b="0"/>
            <wp:docPr id="1225862910" name="Imagen 1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2910" name="Imagen 117" descr="Interfaz de usuario gráfica, Aplicación&#10;&#10;Descripción generada automáticament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419D3700" w14:textId="77777777" w:rsidR="005D1275" w:rsidRDefault="005D1275" w:rsidP="005D1275">
      <w:pPr>
        <w:pStyle w:val="Cita"/>
      </w:pPr>
      <w:r>
        <w:t>Fuente: Elaborado por el estudiante de acuerdo con el proyecto</w:t>
      </w:r>
    </w:p>
    <w:p w14:paraId="43974D06" w14:textId="77777777" w:rsidR="005D1996" w:rsidRDefault="005D1996">
      <w:pPr>
        <w:spacing w:after="0"/>
        <w:rPr>
          <w:rFonts w:eastAsia="Times New Roman" w:cs="Times New Roman"/>
        </w:rPr>
      </w:pPr>
    </w:p>
    <w:p w14:paraId="33C61441" w14:textId="77777777" w:rsidR="005D1996" w:rsidRDefault="005D1996">
      <w:pPr>
        <w:spacing w:after="0"/>
        <w:rPr>
          <w:rFonts w:eastAsia="Times New Roman" w:cs="Times New Roman"/>
        </w:rPr>
      </w:pPr>
    </w:p>
    <w:p w14:paraId="1B1DED4A" w14:textId="77777777" w:rsidR="005D1996" w:rsidRDefault="005D1996">
      <w:pPr>
        <w:spacing w:after="0"/>
        <w:rPr>
          <w:rFonts w:eastAsia="Times New Roman" w:cs="Times New Roman"/>
        </w:rPr>
      </w:pPr>
    </w:p>
    <w:p w14:paraId="34F31199" w14:textId="27DB5FD1" w:rsidR="005F3E63" w:rsidRDefault="005F3E63" w:rsidP="0050176C">
      <w:pPr>
        <w:pStyle w:val="Descripcin"/>
        <w:rPr>
          <w:rFonts w:eastAsia="Times New Roman" w:cs="Times New Roman"/>
        </w:rPr>
      </w:pPr>
      <w:bookmarkStart w:id="280" w:name="_Toc242050362"/>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13</w:t>
      </w:r>
      <w:r w:rsidR="000462BE">
        <w:fldChar w:fldCharType="end"/>
      </w:r>
      <w:r w:rsidRPr="0050176C">
        <w:t xml:space="preserve"> “</w:t>
      </w:r>
      <w:r w:rsidR="008757C4">
        <w:t xml:space="preserve">Vista </w:t>
      </w:r>
      <w:r w:rsidR="00A17519" w:rsidRPr="00A17519">
        <w:t xml:space="preserve">Versionar tarifa </w:t>
      </w:r>
      <w:proofErr w:type="spellStart"/>
      <w:r w:rsidR="00A17519" w:rsidRPr="00A17519">
        <w:t>remuneracional</w:t>
      </w:r>
      <w:proofErr w:type="spellEnd"/>
      <w:r w:rsidRPr="0050176C">
        <w:t>”.</w:t>
      </w:r>
      <w:bookmarkEnd w:id="280"/>
    </w:p>
    <w:p w14:paraId="2582C097" w14:textId="77777777" w:rsidR="0050176C" w:rsidRPr="0050176C" w:rsidRDefault="0050176C" w:rsidP="0050176C"/>
    <w:p w14:paraId="041F2A59" w14:textId="717E5402" w:rsidR="007D6E97" w:rsidRDefault="00E9795C" w:rsidP="00580D15">
      <w:pPr>
        <w:jc w:val="center"/>
        <w:rPr>
          <w:rFonts w:eastAsia="Times New Roman" w:cs="Times New Roman"/>
        </w:rPr>
      </w:pPr>
      <w:r>
        <w:rPr>
          <w:rFonts w:ascii="Arial" w:hAnsi="Arial"/>
          <w:noProof/>
          <w:color w:val="000000"/>
          <w:sz w:val="22"/>
          <w:szCs w:val="22"/>
        </w:rPr>
        <w:drawing>
          <wp:inline distT="0" distB="0" distL="0" distR="0" wp14:anchorId="382B7DD2" wp14:editId="1669C10C">
            <wp:extent cx="5737860" cy="3086100"/>
            <wp:effectExtent l="0" t="0" r="0" b="0"/>
            <wp:docPr id="797722868" name="Imagen 11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2868" name="Imagen 118" descr="Interfaz de usuario gráfica, Aplicación&#10;&#10;Descripción generada automáticament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6C6646D2" w14:textId="77777777" w:rsidR="005D1275" w:rsidRDefault="005D1275" w:rsidP="005D1275">
      <w:pPr>
        <w:pStyle w:val="Cita"/>
      </w:pPr>
      <w:r>
        <w:t>Fuente: Elaborado por el estudiante de acuerdo con el proyecto</w:t>
      </w:r>
    </w:p>
    <w:p w14:paraId="7D0CBAC6" w14:textId="77777777" w:rsidR="005D1275" w:rsidRDefault="005D1275">
      <w:pPr>
        <w:rPr>
          <w:rFonts w:eastAsia="Times New Roman" w:cs="Times New Roman"/>
        </w:rPr>
      </w:pPr>
    </w:p>
    <w:p w14:paraId="14EDDFF0" w14:textId="77777777" w:rsidR="003C5832" w:rsidRDefault="003C5832">
      <w:pPr>
        <w:spacing w:after="0"/>
        <w:rPr>
          <w:rFonts w:eastAsia="Times New Roman" w:cs="Times New Roman"/>
        </w:rPr>
      </w:pPr>
    </w:p>
    <w:p w14:paraId="245FCE72" w14:textId="5FE9CFF2" w:rsidR="003C5832" w:rsidRDefault="003C5832" w:rsidP="0050176C">
      <w:pPr>
        <w:pStyle w:val="Descripcin"/>
        <w:rPr>
          <w:rFonts w:eastAsia="Times New Roman" w:cs="Times New Roman"/>
        </w:rPr>
      </w:pPr>
      <w:bookmarkStart w:id="281" w:name="_Toc242050363"/>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14</w:t>
      </w:r>
      <w:r w:rsidR="000462BE">
        <w:fldChar w:fldCharType="end"/>
      </w:r>
      <w:r w:rsidRPr="0050176C">
        <w:t xml:space="preserve"> “</w:t>
      </w:r>
      <w:r w:rsidR="008757C4">
        <w:t xml:space="preserve">Vista </w:t>
      </w:r>
      <w:r w:rsidR="00CB3882" w:rsidRPr="00CB3882">
        <w:t xml:space="preserve">Mantenedor de </w:t>
      </w:r>
      <w:proofErr w:type="spellStart"/>
      <w:r w:rsidR="00CB3882" w:rsidRPr="00CB3882">
        <w:t>parametros</w:t>
      </w:r>
      <w:proofErr w:type="spellEnd"/>
      <w:r w:rsidR="00CB3882" w:rsidRPr="00CB3882">
        <w:t>:</w:t>
      </w:r>
      <w:r w:rsidRPr="0050176C">
        <w:t>”.</w:t>
      </w:r>
      <w:bookmarkEnd w:id="281"/>
    </w:p>
    <w:p w14:paraId="612CB264" w14:textId="77777777" w:rsidR="003C5832" w:rsidRDefault="003C5832">
      <w:pPr>
        <w:spacing w:after="0"/>
        <w:rPr>
          <w:rFonts w:eastAsia="Times New Roman" w:cs="Times New Roman"/>
        </w:rPr>
      </w:pPr>
    </w:p>
    <w:p w14:paraId="4287762C" w14:textId="284C402A" w:rsidR="007D6E97" w:rsidRDefault="00CB3882" w:rsidP="00580D15">
      <w:pPr>
        <w:jc w:val="center"/>
        <w:rPr>
          <w:rFonts w:eastAsia="Times New Roman" w:cs="Times New Roman"/>
        </w:rPr>
      </w:pPr>
      <w:r w:rsidRPr="00CB3882">
        <w:rPr>
          <w:noProof/>
        </w:rPr>
        <w:drawing>
          <wp:inline distT="0" distB="0" distL="0" distR="0" wp14:anchorId="3DEB4392" wp14:editId="491EE320">
            <wp:extent cx="5737860" cy="3086100"/>
            <wp:effectExtent l="0" t="0" r="0" b="0"/>
            <wp:docPr id="296803394" name="Imagen 12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3394" name="Imagen 120" descr="Interfaz de usuario gráfica, Aplicación&#10;&#10;Descripción generada automáticament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r w:rsidRPr="00CB3882">
        <w:rPr>
          <w:noProof/>
        </w:rPr>
        <w:t xml:space="preserve"> </w:t>
      </w:r>
    </w:p>
    <w:p w14:paraId="3A810781" w14:textId="77777777" w:rsidR="005D1275" w:rsidRDefault="005D1275" w:rsidP="005D1275">
      <w:pPr>
        <w:pStyle w:val="Cita"/>
      </w:pPr>
      <w:r>
        <w:t>Fuente: Elaborado por el estudiante de acuerdo con el proyecto</w:t>
      </w:r>
    </w:p>
    <w:p w14:paraId="61CD603B" w14:textId="77777777" w:rsidR="007D6E97" w:rsidRDefault="007D6E97">
      <w:pPr>
        <w:spacing w:after="0"/>
        <w:rPr>
          <w:rFonts w:eastAsia="Times New Roman" w:cs="Times New Roman"/>
        </w:rPr>
      </w:pPr>
    </w:p>
    <w:p w14:paraId="7A64C399" w14:textId="77777777" w:rsidR="007D6E97" w:rsidRDefault="007D6E97">
      <w:pPr>
        <w:spacing w:after="0"/>
        <w:rPr>
          <w:rFonts w:eastAsia="Times New Roman" w:cs="Times New Roman"/>
        </w:rPr>
      </w:pPr>
    </w:p>
    <w:p w14:paraId="06B0C430" w14:textId="4B71983A" w:rsidR="007D6E97" w:rsidRDefault="00251BEC" w:rsidP="0050176C">
      <w:pPr>
        <w:pStyle w:val="Descripcin"/>
        <w:rPr>
          <w:rFonts w:eastAsia="Times New Roman" w:cs="Times New Roman"/>
        </w:rPr>
      </w:pPr>
      <w:bookmarkStart w:id="282" w:name="_Toc242050364"/>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15</w:t>
      </w:r>
      <w:r w:rsidR="000462BE">
        <w:fldChar w:fldCharType="end"/>
      </w:r>
      <w:r w:rsidRPr="0050176C">
        <w:t xml:space="preserve">  “</w:t>
      </w:r>
      <w:r w:rsidR="008757C4">
        <w:t xml:space="preserve">Vista </w:t>
      </w:r>
      <w:r w:rsidR="00CB3882" w:rsidRPr="00CB3882">
        <w:t xml:space="preserve">Mantenedor de </w:t>
      </w:r>
      <w:proofErr w:type="spellStart"/>
      <w:r w:rsidR="00CB3882" w:rsidRPr="00CB3882">
        <w:t>parametros</w:t>
      </w:r>
      <w:proofErr w:type="spellEnd"/>
      <w:r w:rsidR="00CB3882" w:rsidRPr="00CB3882">
        <w:t>:</w:t>
      </w:r>
      <w:r w:rsidR="00CB3882">
        <w:tab/>
      </w:r>
      <w:r w:rsidRPr="0050176C">
        <w:t>”.</w:t>
      </w:r>
      <w:bookmarkEnd w:id="282"/>
    </w:p>
    <w:p w14:paraId="466325CD" w14:textId="77777777" w:rsidR="007D6E97" w:rsidRDefault="007D6E97">
      <w:pPr>
        <w:spacing w:after="0"/>
        <w:rPr>
          <w:rFonts w:eastAsia="Times New Roman" w:cs="Times New Roman"/>
        </w:rPr>
      </w:pPr>
    </w:p>
    <w:p w14:paraId="64AE046F" w14:textId="77777777" w:rsidR="007D6E97" w:rsidRDefault="007D6E97">
      <w:pPr>
        <w:spacing w:after="0"/>
        <w:rPr>
          <w:rFonts w:eastAsia="Times New Roman" w:cs="Times New Roman"/>
        </w:rPr>
      </w:pPr>
    </w:p>
    <w:p w14:paraId="59B76B0C" w14:textId="139BCB98" w:rsidR="007D6E97" w:rsidRDefault="00CB3882" w:rsidP="00580D15">
      <w:pPr>
        <w:spacing w:after="0"/>
        <w:jc w:val="center"/>
        <w:rPr>
          <w:rFonts w:eastAsia="Times New Roman" w:cs="Times New Roman"/>
        </w:rPr>
      </w:pPr>
      <w:r>
        <w:rPr>
          <w:rFonts w:ascii="Arial" w:hAnsi="Arial"/>
          <w:noProof/>
          <w:color w:val="000000"/>
          <w:sz w:val="22"/>
          <w:szCs w:val="22"/>
        </w:rPr>
        <w:drawing>
          <wp:inline distT="0" distB="0" distL="0" distR="0" wp14:anchorId="6A35F337" wp14:editId="64F7FC59">
            <wp:extent cx="5730240" cy="3116580"/>
            <wp:effectExtent l="0" t="0" r="3810" b="7620"/>
            <wp:docPr id="971261021" name="Imagen 1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61021" name="Imagen 121" descr="Interfaz de usuario gráfica, Aplicación&#10;&#10;Descripción generada automáticament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0240" cy="3116580"/>
                    </a:xfrm>
                    <a:prstGeom prst="rect">
                      <a:avLst/>
                    </a:prstGeom>
                    <a:noFill/>
                    <a:ln>
                      <a:noFill/>
                    </a:ln>
                  </pic:spPr>
                </pic:pic>
              </a:graphicData>
            </a:graphic>
          </wp:inline>
        </w:drawing>
      </w:r>
    </w:p>
    <w:p w14:paraId="7414DB2C" w14:textId="77777777" w:rsidR="005D1275" w:rsidRDefault="005D1275" w:rsidP="005D1275">
      <w:pPr>
        <w:pStyle w:val="Cita"/>
      </w:pPr>
      <w:r>
        <w:t>Fuente: Elaborado por el estudiante de acuerdo con el proyecto</w:t>
      </w:r>
    </w:p>
    <w:p w14:paraId="1BADC2BF" w14:textId="77777777" w:rsidR="005D1275" w:rsidRDefault="005D1275">
      <w:pPr>
        <w:spacing w:after="0"/>
        <w:rPr>
          <w:rFonts w:eastAsia="Times New Roman" w:cs="Times New Roman"/>
        </w:rPr>
      </w:pPr>
    </w:p>
    <w:p w14:paraId="5888E1F0" w14:textId="77777777" w:rsidR="00FC13C6" w:rsidRDefault="00FC13C6">
      <w:pPr>
        <w:spacing w:after="0"/>
        <w:rPr>
          <w:rFonts w:eastAsia="Times New Roman" w:cs="Times New Roman"/>
        </w:rPr>
      </w:pPr>
    </w:p>
    <w:p w14:paraId="13B9A084" w14:textId="6DB95B2D" w:rsidR="00EA3E77" w:rsidRDefault="00EA3E77" w:rsidP="0050176C">
      <w:pPr>
        <w:pStyle w:val="Descripcin"/>
        <w:rPr>
          <w:rFonts w:eastAsia="Times New Roman" w:cs="Times New Roman"/>
        </w:rPr>
      </w:pPr>
      <w:bookmarkStart w:id="283" w:name="_Toc242050365"/>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16</w:t>
      </w:r>
      <w:r w:rsidR="000462BE">
        <w:fldChar w:fldCharType="end"/>
      </w:r>
      <w:r w:rsidRPr="0050176C">
        <w:t xml:space="preserve">  “</w:t>
      </w:r>
      <w:r w:rsidR="008757C4">
        <w:t xml:space="preserve">Vista </w:t>
      </w:r>
      <w:r w:rsidR="008757C4" w:rsidRPr="00CB3882">
        <w:t xml:space="preserve">Mantenedor de </w:t>
      </w:r>
      <w:proofErr w:type="spellStart"/>
      <w:r w:rsidR="008757C4" w:rsidRPr="00CB3882">
        <w:t>parametros</w:t>
      </w:r>
      <w:proofErr w:type="spellEnd"/>
      <w:r w:rsidRPr="0050176C">
        <w:t>”.</w:t>
      </w:r>
      <w:bookmarkEnd w:id="283"/>
    </w:p>
    <w:p w14:paraId="4E5B81B7" w14:textId="77777777" w:rsidR="0050176C" w:rsidRPr="0050176C" w:rsidRDefault="0050176C" w:rsidP="0050176C"/>
    <w:p w14:paraId="0CA18185" w14:textId="62D644BA" w:rsidR="007D6E97" w:rsidRDefault="008757C4" w:rsidP="00580D15">
      <w:pPr>
        <w:spacing w:after="0"/>
        <w:jc w:val="center"/>
        <w:rPr>
          <w:rFonts w:eastAsia="Times New Roman" w:cs="Times New Roman"/>
        </w:rPr>
      </w:pPr>
      <w:r>
        <w:rPr>
          <w:rFonts w:ascii="Arial" w:hAnsi="Arial"/>
          <w:noProof/>
          <w:color w:val="000000"/>
          <w:sz w:val="22"/>
          <w:szCs w:val="22"/>
        </w:rPr>
        <w:drawing>
          <wp:inline distT="0" distB="0" distL="0" distR="0" wp14:anchorId="293D0ED2" wp14:editId="423C55F1">
            <wp:extent cx="5737860" cy="3086100"/>
            <wp:effectExtent l="0" t="0" r="0" b="0"/>
            <wp:docPr id="32390779" name="Imagen 1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779" name="Imagen 122" descr="Interfaz de usuario gráfica, Aplicación&#10;&#10;Descripción generada automáticament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69034606" w14:textId="77777777" w:rsidR="005D1275" w:rsidRDefault="005D1275" w:rsidP="005D1275">
      <w:pPr>
        <w:pStyle w:val="Cita"/>
      </w:pPr>
      <w:r>
        <w:t>Fuente: Elaborado por el estudiante de acuerdo con el proyecto</w:t>
      </w:r>
    </w:p>
    <w:p w14:paraId="3B2A837E" w14:textId="77777777" w:rsidR="005D1275" w:rsidRDefault="005D1275">
      <w:pPr>
        <w:spacing w:after="0"/>
        <w:rPr>
          <w:rFonts w:eastAsia="Times New Roman" w:cs="Times New Roman"/>
        </w:rPr>
      </w:pPr>
    </w:p>
    <w:p w14:paraId="2B9931E3" w14:textId="77777777" w:rsidR="00FC13C6" w:rsidRDefault="00FC13C6">
      <w:pPr>
        <w:spacing w:after="0"/>
        <w:rPr>
          <w:rFonts w:eastAsia="Times New Roman" w:cs="Times New Roman"/>
        </w:rPr>
      </w:pPr>
    </w:p>
    <w:p w14:paraId="53D81D63" w14:textId="382F11DE" w:rsidR="0050176C" w:rsidRPr="0050176C" w:rsidRDefault="00FC13C6" w:rsidP="008757C4">
      <w:pPr>
        <w:pStyle w:val="Descripcin"/>
        <w:rPr>
          <w:rFonts w:eastAsia="Times New Roman" w:cs="Times New Roman"/>
        </w:rPr>
      </w:pPr>
      <w:bookmarkStart w:id="284" w:name="_Toc242050366"/>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17</w:t>
      </w:r>
      <w:r w:rsidR="000462BE">
        <w:fldChar w:fldCharType="end"/>
      </w:r>
      <w:r w:rsidRPr="0050176C">
        <w:t xml:space="preserve">  “Vista </w:t>
      </w:r>
      <w:r w:rsidR="008757C4" w:rsidRPr="008757C4">
        <w:t>Desactivar</w:t>
      </w:r>
      <w:r w:rsidRPr="0050176C">
        <w:t>”.</w:t>
      </w:r>
      <w:bookmarkEnd w:id="284"/>
    </w:p>
    <w:p w14:paraId="78DFCCC6" w14:textId="77777777" w:rsidR="007D6E97" w:rsidRDefault="007D6E97">
      <w:pPr>
        <w:spacing w:after="0"/>
        <w:rPr>
          <w:rFonts w:eastAsia="Times New Roman" w:cs="Times New Roman"/>
        </w:rPr>
      </w:pPr>
    </w:p>
    <w:p w14:paraId="3CBFBC38" w14:textId="48D4594E" w:rsidR="007D6E97" w:rsidRDefault="006E5A57" w:rsidP="00580D15">
      <w:pPr>
        <w:spacing w:after="0"/>
        <w:jc w:val="center"/>
        <w:rPr>
          <w:rFonts w:eastAsia="Times New Roman" w:cs="Times New Roman"/>
        </w:rPr>
      </w:pPr>
      <w:r>
        <w:rPr>
          <w:rFonts w:ascii="Arial" w:hAnsi="Arial"/>
          <w:noProof/>
          <w:color w:val="000000"/>
          <w:sz w:val="22"/>
          <w:szCs w:val="22"/>
        </w:rPr>
        <w:drawing>
          <wp:inline distT="0" distB="0" distL="0" distR="0" wp14:anchorId="685E9E93" wp14:editId="1572E5B2">
            <wp:extent cx="5730240" cy="3086100"/>
            <wp:effectExtent l="0" t="0" r="3810" b="0"/>
            <wp:docPr id="461058473" name="Imagen 12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58473" name="Imagen 123" descr="Interfaz de usuario gráfica&#10;&#10;Descripción generada automáticament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p>
    <w:p w14:paraId="32DA95E2" w14:textId="77777777" w:rsidR="005D1275" w:rsidRDefault="005D1275" w:rsidP="005D1275">
      <w:pPr>
        <w:pStyle w:val="Cita"/>
      </w:pPr>
      <w:r>
        <w:t>Fuente: Elaborado por el estudiante de acuerdo con el proyecto</w:t>
      </w:r>
    </w:p>
    <w:p w14:paraId="451ADE9A" w14:textId="77777777" w:rsidR="005D1275" w:rsidRDefault="005D1275">
      <w:pPr>
        <w:spacing w:after="0"/>
        <w:rPr>
          <w:rFonts w:eastAsia="Times New Roman" w:cs="Times New Roman"/>
        </w:rPr>
      </w:pPr>
    </w:p>
    <w:p w14:paraId="5150BBC4" w14:textId="77777777" w:rsidR="0050176C" w:rsidRDefault="0050176C">
      <w:pPr>
        <w:rPr>
          <w:rFonts w:eastAsia="Times New Roman" w:cs="Times New Roman"/>
        </w:rPr>
      </w:pPr>
    </w:p>
    <w:p w14:paraId="38552B23" w14:textId="77777777" w:rsidR="0050176C" w:rsidRDefault="0050176C">
      <w:pPr>
        <w:rPr>
          <w:rFonts w:eastAsia="Times New Roman" w:cs="Times New Roman"/>
        </w:rPr>
      </w:pPr>
    </w:p>
    <w:p w14:paraId="209B2608" w14:textId="77777777" w:rsidR="0050176C" w:rsidRDefault="0050176C">
      <w:pPr>
        <w:rPr>
          <w:rFonts w:eastAsia="Times New Roman" w:cs="Times New Roman"/>
        </w:rPr>
      </w:pPr>
    </w:p>
    <w:p w14:paraId="4AD6D2B4" w14:textId="77777777" w:rsidR="0050176C" w:rsidRDefault="0050176C">
      <w:pPr>
        <w:rPr>
          <w:rFonts w:eastAsia="Times New Roman" w:cs="Times New Roman"/>
        </w:rPr>
      </w:pPr>
    </w:p>
    <w:p w14:paraId="080438F6" w14:textId="12028881" w:rsidR="00930693" w:rsidRDefault="00930693" w:rsidP="0050176C">
      <w:pPr>
        <w:pStyle w:val="Descripcin"/>
        <w:rPr>
          <w:rFonts w:eastAsia="Times New Roman" w:cs="Times New Roman"/>
        </w:rPr>
      </w:pPr>
      <w:bookmarkStart w:id="285" w:name="_Toc242050367"/>
      <w:r w:rsidRPr="0050176C">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18</w:t>
      </w:r>
      <w:r w:rsidR="000462BE">
        <w:fldChar w:fldCharType="end"/>
      </w:r>
      <w:r w:rsidRPr="0050176C">
        <w:t xml:space="preserve">  “Vista </w:t>
      </w:r>
      <w:r w:rsidR="00623658" w:rsidRPr="00623658">
        <w:t>tramos tributario</w:t>
      </w:r>
      <w:r w:rsidR="00623658">
        <w:t>s</w:t>
      </w:r>
      <w:r w:rsidRPr="0050176C">
        <w:t>”.</w:t>
      </w:r>
      <w:bookmarkEnd w:id="285"/>
    </w:p>
    <w:p w14:paraId="0CEFDB03" w14:textId="77777777" w:rsidR="007D6E97" w:rsidRDefault="007D6E97">
      <w:pPr>
        <w:rPr>
          <w:rFonts w:eastAsia="Times New Roman" w:cs="Times New Roman"/>
        </w:rPr>
      </w:pPr>
    </w:p>
    <w:p w14:paraId="68B1AF6B" w14:textId="4E0CA42B" w:rsidR="007D6E97" w:rsidRDefault="00E32F26" w:rsidP="00580D15">
      <w:pPr>
        <w:jc w:val="center"/>
        <w:rPr>
          <w:rFonts w:eastAsia="Times New Roman" w:cs="Times New Roman"/>
        </w:rPr>
      </w:pPr>
      <w:r>
        <w:rPr>
          <w:rFonts w:ascii="Arial" w:hAnsi="Arial"/>
          <w:noProof/>
          <w:color w:val="000000"/>
          <w:sz w:val="22"/>
          <w:szCs w:val="22"/>
        </w:rPr>
        <w:drawing>
          <wp:inline distT="0" distB="0" distL="0" distR="0" wp14:anchorId="1AF1443A" wp14:editId="5602E275">
            <wp:extent cx="5730240" cy="3108960"/>
            <wp:effectExtent l="0" t="0" r="3810" b="0"/>
            <wp:docPr id="205762822" name="Imagen 124"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2822" name="Imagen 124" descr="Interfaz de usuario gráfica, Aplicación, Teams&#10;&#10;Descripción generada automáticament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0240" cy="3108960"/>
                    </a:xfrm>
                    <a:prstGeom prst="rect">
                      <a:avLst/>
                    </a:prstGeom>
                    <a:noFill/>
                    <a:ln>
                      <a:noFill/>
                    </a:ln>
                  </pic:spPr>
                </pic:pic>
              </a:graphicData>
            </a:graphic>
          </wp:inline>
        </w:drawing>
      </w:r>
    </w:p>
    <w:p w14:paraId="05746322" w14:textId="77777777" w:rsidR="005D1275" w:rsidRDefault="005D1275" w:rsidP="005D1275">
      <w:pPr>
        <w:pStyle w:val="Cita"/>
      </w:pPr>
      <w:r>
        <w:t>Fuente: Elaborado por el estudiante de acuerdo con el proyecto</w:t>
      </w:r>
    </w:p>
    <w:p w14:paraId="2EEAEC34" w14:textId="77777777" w:rsidR="005D1275" w:rsidRDefault="005D1275">
      <w:pPr>
        <w:rPr>
          <w:rFonts w:eastAsia="Times New Roman" w:cs="Times New Roman"/>
        </w:rPr>
      </w:pPr>
    </w:p>
    <w:p w14:paraId="6A8212FC" w14:textId="77777777" w:rsidR="00C52F90" w:rsidRDefault="00C52F90" w:rsidP="00C52F90">
      <w:pPr>
        <w:rPr>
          <w:rFonts w:eastAsia="Times New Roman" w:cs="Times New Roman"/>
        </w:rPr>
      </w:pPr>
    </w:p>
    <w:p w14:paraId="3EBE0ED8" w14:textId="5C7F614C" w:rsidR="00C52F90" w:rsidRPr="00C52F90" w:rsidRDefault="00C52F90" w:rsidP="00C52F90">
      <w:pPr>
        <w:pStyle w:val="Descripcin"/>
      </w:pPr>
      <w:bookmarkStart w:id="286" w:name="_Toc242050368"/>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19</w:t>
      </w:r>
      <w:r w:rsidR="000462BE">
        <w:fldChar w:fldCharType="end"/>
      </w:r>
      <w:r>
        <w:t xml:space="preserve"> </w:t>
      </w:r>
      <w:r w:rsidRPr="003E0767">
        <w:t>“</w:t>
      </w:r>
      <w:r w:rsidR="00623658" w:rsidRPr="0050176C">
        <w:t xml:space="preserve">Vista </w:t>
      </w:r>
      <w:r w:rsidR="00623658" w:rsidRPr="00623658">
        <w:t>tramos tributario</w:t>
      </w:r>
      <w:r w:rsidR="00623658">
        <w:t>s</w:t>
      </w:r>
      <w:r w:rsidRPr="003E0767">
        <w:t>”.</w:t>
      </w:r>
      <w:bookmarkEnd w:id="286"/>
    </w:p>
    <w:p w14:paraId="1B5E0BC5" w14:textId="77777777" w:rsidR="00C52F90" w:rsidRDefault="00C52F90" w:rsidP="00C52F90">
      <w:pPr>
        <w:rPr>
          <w:rFonts w:eastAsia="Times New Roman" w:cs="Times New Roman"/>
        </w:rPr>
      </w:pPr>
    </w:p>
    <w:p w14:paraId="01F63CB1" w14:textId="37D75D7A" w:rsidR="00C52F90" w:rsidRDefault="00E32F26" w:rsidP="00C52F90">
      <w:pPr>
        <w:jc w:val="center"/>
        <w:rPr>
          <w:rFonts w:eastAsia="Times New Roman" w:cs="Times New Roman"/>
        </w:rPr>
      </w:pPr>
      <w:r>
        <w:rPr>
          <w:rFonts w:ascii="Arial" w:hAnsi="Arial"/>
          <w:noProof/>
          <w:color w:val="000000"/>
          <w:sz w:val="22"/>
          <w:szCs w:val="22"/>
        </w:rPr>
        <w:drawing>
          <wp:inline distT="0" distB="0" distL="0" distR="0" wp14:anchorId="5842F666" wp14:editId="5C29DDE5">
            <wp:extent cx="5730240" cy="3093720"/>
            <wp:effectExtent l="0" t="0" r="3810" b="0"/>
            <wp:docPr id="1737005222" name="Imagen 125"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5222" name="Imagen 125" descr="Interfaz de usuario gráfica, Aplicación, Sitio web&#10;&#10;Descripción generada automáticament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5E8307A6" w14:textId="77777777" w:rsidR="00C52F90" w:rsidRDefault="00C52F90" w:rsidP="00C52F90">
      <w:pPr>
        <w:pStyle w:val="Cita"/>
      </w:pPr>
      <w:r>
        <w:t>Fuente: Elaborado por el estudiante de acuerdo con el proyecto</w:t>
      </w:r>
    </w:p>
    <w:p w14:paraId="582607CF" w14:textId="77777777" w:rsidR="00C52F90" w:rsidRDefault="00C52F90" w:rsidP="00C52F90">
      <w:pPr>
        <w:rPr>
          <w:rFonts w:eastAsia="Times New Roman" w:cs="Times New Roman"/>
        </w:rPr>
      </w:pPr>
    </w:p>
    <w:p w14:paraId="39F74A31" w14:textId="0488961C" w:rsidR="00C52F90" w:rsidRPr="00C52F90" w:rsidRDefault="00C52F90" w:rsidP="00C52F90">
      <w:pPr>
        <w:pStyle w:val="Descripcin"/>
      </w:pPr>
      <w:bookmarkStart w:id="287" w:name="_Toc242050369"/>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20</w:t>
      </w:r>
      <w:r w:rsidR="000462BE">
        <w:fldChar w:fldCharType="end"/>
      </w:r>
      <w:r>
        <w:t xml:space="preserve"> </w:t>
      </w:r>
      <w:r w:rsidRPr="00950D7E">
        <w:t xml:space="preserve">“Vista </w:t>
      </w:r>
      <w:r w:rsidR="00E32F26" w:rsidRPr="00E32F26">
        <w:t>deducciones y aportes</w:t>
      </w:r>
      <w:r w:rsidRPr="00950D7E">
        <w:t>”.</w:t>
      </w:r>
      <w:bookmarkEnd w:id="287"/>
    </w:p>
    <w:p w14:paraId="01B6796C" w14:textId="77777777" w:rsidR="00C52F90" w:rsidRDefault="00C52F90" w:rsidP="00C52F90">
      <w:pPr>
        <w:rPr>
          <w:rFonts w:eastAsia="Times New Roman" w:cs="Times New Roman"/>
        </w:rPr>
      </w:pPr>
    </w:p>
    <w:p w14:paraId="505CDC48" w14:textId="5E81F0AA" w:rsidR="00C52F90" w:rsidRDefault="007D79AA" w:rsidP="00C52F90">
      <w:pPr>
        <w:jc w:val="center"/>
        <w:rPr>
          <w:rFonts w:eastAsia="Times New Roman" w:cs="Times New Roman"/>
        </w:rPr>
      </w:pPr>
      <w:r>
        <w:rPr>
          <w:rFonts w:ascii="Arial" w:hAnsi="Arial"/>
          <w:noProof/>
          <w:color w:val="000000"/>
          <w:sz w:val="22"/>
          <w:szCs w:val="22"/>
        </w:rPr>
        <w:drawing>
          <wp:inline distT="0" distB="0" distL="0" distR="0" wp14:anchorId="471A18B6" wp14:editId="39FA9E32">
            <wp:extent cx="5730240" cy="3086100"/>
            <wp:effectExtent l="0" t="0" r="3810" b="0"/>
            <wp:docPr id="2081516957" name="Imagen 126"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16957" name="Imagen 126" descr="Interfaz de usuario gráfica, Sitio web&#10;&#10;Descripción generada automáticament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p>
    <w:p w14:paraId="0A2FF914" w14:textId="4132B36C" w:rsidR="007D6E97" w:rsidRPr="006B02B6" w:rsidRDefault="00C52F90" w:rsidP="006B02B6">
      <w:pPr>
        <w:pStyle w:val="Cita"/>
      </w:pPr>
      <w:r>
        <w:t>Fuente: Elaborado por el estudiante de acuerdo con el proyecto</w:t>
      </w:r>
    </w:p>
    <w:p w14:paraId="642415F6" w14:textId="77777777" w:rsidR="006B02B6" w:rsidRDefault="006B02B6" w:rsidP="006B02B6">
      <w:pPr>
        <w:rPr>
          <w:rFonts w:eastAsia="Times New Roman" w:cs="Times New Roman"/>
        </w:rPr>
      </w:pPr>
    </w:p>
    <w:p w14:paraId="4D14BFC9" w14:textId="0E1B2072" w:rsidR="0063524E" w:rsidRPr="0063524E" w:rsidRDefault="0063524E" w:rsidP="0063524E">
      <w:pPr>
        <w:pStyle w:val="Descripcin"/>
      </w:pPr>
      <w:bookmarkStart w:id="288" w:name="_Toc242050370"/>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21</w:t>
      </w:r>
      <w:r w:rsidR="000462BE">
        <w:fldChar w:fldCharType="end"/>
      </w:r>
      <w:r>
        <w:t xml:space="preserve"> </w:t>
      </w:r>
      <w:r w:rsidRPr="00B41EEF">
        <w:t>“</w:t>
      </w:r>
      <w:r w:rsidR="006E2CFC" w:rsidRPr="007C36EC">
        <w:t xml:space="preserve">Vista </w:t>
      </w:r>
      <w:r w:rsidR="00E32F26" w:rsidRPr="00E32F26">
        <w:t>deducciones y aportes</w:t>
      </w:r>
      <w:r w:rsidRPr="00B41EEF">
        <w:t>”.</w:t>
      </w:r>
      <w:bookmarkEnd w:id="288"/>
    </w:p>
    <w:p w14:paraId="4E7F5FC4" w14:textId="77777777" w:rsidR="006B02B6" w:rsidRDefault="006B02B6" w:rsidP="006B02B6">
      <w:pPr>
        <w:rPr>
          <w:rFonts w:eastAsia="Times New Roman" w:cs="Times New Roman"/>
        </w:rPr>
      </w:pPr>
    </w:p>
    <w:p w14:paraId="0789CC88" w14:textId="25869DC8" w:rsidR="006B02B6" w:rsidRDefault="007D79AA" w:rsidP="006B02B6">
      <w:pPr>
        <w:jc w:val="center"/>
        <w:rPr>
          <w:rFonts w:eastAsia="Times New Roman" w:cs="Times New Roman"/>
        </w:rPr>
      </w:pPr>
      <w:r>
        <w:rPr>
          <w:rFonts w:ascii="Arial" w:hAnsi="Arial"/>
          <w:noProof/>
          <w:color w:val="000000"/>
          <w:sz w:val="22"/>
          <w:szCs w:val="22"/>
        </w:rPr>
        <w:drawing>
          <wp:inline distT="0" distB="0" distL="0" distR="0" wp14:anchorId="60B2FB27" wp14:editId="385FBB47">
            <wp:extent cx="5737860" cy="3093720"/>
            <wp:effectExtent l="0" t="0" r="0" b="0"/>
            <wp:docPr id="1907892303" name="Imagen 127"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2303" name="Imagen 127" descr="Interfaz de usuario gráfica, Aplicación, Sitio web&#10;&#10;Descripción generada automáticament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38855075" w14:textId="4D51D480" w:rsidR="006B02B6" w:rsidRPr="006B02B6" w:rsidRDefault="006B02B6" w:rsidP="006B02B6">
      <w:pPr>
        <w:pStyle w:val="Cita"/>
      </w:pPr>
      <w:r>
        <w:t>Fuente: Elaborado por el estudiante de acuerdo con el proyecto</w:t>
      </w:r>
    </w:p>
    <w:p w14:paraId="672106CC" w14:textId="77777777" w:rsidR="006B02B6" w:rsidRDefault="006B02B6" w:rsidP="006B02B6">
      <w:pPr>
        <w:rPr>
          <w:rFonts w:eastAsia="Times New Roman" w:cs="Times New Roman"/>
        </w:rPr>
      </w:pPr>
    </w:p>
    <w:p w14:paraId="790EBD29" w14:textId="77777777" w:rsidR="006B02B6" w:rsidRDefault="006B02B6" w:rsidP="006B02B6">
      <w:pPr>
        <w:rPr>
          <w:rFonts w:eastAsia="Times New Roman" w:cs="Times New Roman"/>
        </w:rPr>
      </w:pPr>
    </w:p>
    <w:p w14:paraId="0874C0D4" w14:textId="543120CC" w:rsidR="0063524E" w:rsidRPr="0063524E" w:rsidRDefault="0063524E" w:rsidP="0063524E">
      <w:pPr>
        <w:pStyle w:val="Descripcin"/>
      </w:pPr>
      <w:bookmarkStart w:id="289" w:name="_Toc242050371"/>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22</w:t>
      </w:r>
      <w:r w:rsidR="000462BE">
        <w:fldChar w:fldCharType="end"/>
      </w:r>
      <w:r>
        <w:t xml:space="preserve"> </w:t>
      </w:r>
      <w:r w:rsidRPr="007C36EC">
        <w:t xml:space="preserve">“Vista </w:t>
      </w:r>
      <w:r w:rsidR="006E2CFC" w:rsidRPr="006E2CFC">
        <w:t>deducciones y aportes</w:t>
      </w:r>
      <w:r w:rsidRPr="007C36EC">
        <w:t>”.</w:t>
      </w:r>
      <w:bookmarkEnd w:id="289"/>
    </w:p>
    <w:p w14:paraId="3A873C47" w14:textId="77777777" w:rsidR="006B02B6" w:rsidRDefault="006B02B6" w:rsidP="006B02B6">
      <w:pPr>
        <w:rPr>
          <w:rFonts w:eastAsia="Times New Roman" w:cs="Times New Roman"/>
        </w:rPr>
      </w:pPr>
    </w:p>
    <w:p w14:paraId="712054A5" w14:textId="02325DCD" w:rsidR="006B02B6" w:rsidRDefault="00972C31" w:rsidP="006B02B6">
      <w:pPr>
        <w:jc w:val="center"/>
        <w:rPr>
          <w:rFonts w:eastAsia="Times New Roman" w:cs="Times New Roman"/>
        </w:rPr>
      </w:pPr>
      <w:r>
        <w:rPr>
          <w:rFonts w:ascii="Arial" w:hAnsi="Arial"/>
          <w:noProof/>
          <w:color w:val="000000"/>
          <w:sz w:val="22"/>
          <w:szCs w:val="22"/>
        </w:rPr>
        <w:drawing>
          <wp:inline distT="0" distB="0" distL="0" distR="0" wp14:anchorId="4017182A" wp14:editId="2D3F22CB">
            <wp:extent cx="5737860" cy="3093720"/>
            <wp:effectExtent l="0" t="0" r="0" b="0"/>
            <wp:docPr id="1902904128" name="Imagen 128"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04128" name="Imagen 128" descr="Interfaz de usuario gráfica, Aplicación, Sitio web&#10;&#10;Descripción generada automáticament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6AD7C512" w14:textId="56468F6F" w:rsidR="006B02B6" w:rsidRPr="006B02B6" w:rsidRDefault="006B02B6" w:rsidP="006B02B6">
      <w:pPr>
        <w:pStyle w:val="Cita"/>
      </w:pPr>
      <w:r>
        <w:t>Fuente: Elaborado por el estudiante de acuerdo con el proyecto</w:t>
      </w:r>
    </w:p>
    <w:p w14:paraId="7EF9502C" w14:textId="77777777" w:rsidR="006B02B6" w:rsidRDefault="006B02B6" w:rsidP="006B02B6">
      <w:pPr>
        <w:rPr>
          <w:rFonts w:eastAsia="Times New Roman" w:cs="Times New Roman"/>
        </w:rPr>
      </w:pPr>
    </w:p>
    <w:p w14:paraId="3D85A3D7" w14:textId="77777777" w:rsidR="006B02B6" w:rsidRDefault="006B02B6" w:rsidP="006B02B6">
      <w:pPr>
        <w:rPr>
          <w:rFonts w:eastAsia="Times New Roman" w:cs="Times New Roman"/>
        </w:rPr>
      </w:pPr>
    </w:p>
    <w:p w14:paraId="4AEB52AF" w14:textId="2A58AA81" w:rsidR="006B02B6" w:rsidRPr="00C52F90" w:rsidRDefault="006B02B6" w:rsidP="006B02B6">
      <w:pPr>
        <w:pStyle w:val="Descripcin"/>
      </w:pPr>
      <w:bookmarkStart w:id="290" w:name="_Toc242050372"/>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23</w:t>
      </w:r>
      <w:r w:rsidR="000462BE">
        <w:fldChar w:fldCharType="end"/>
      </w:r>
      <w:r>
        <w:t xml:space="preserve"> </w:t>
      </w:r>
      <w:r w:rsidRPr="00950D7E">
        <w:t xml:space="preserve">“Vista </w:t>
      </w:r>
      <w:r w:rsidR="00972C31" w:rsidRPr="00972C31">
        <w:t>Configuración de Prorrateo</w:t>
      </w:r>
      <w:r w:rsidRPr="00950D7E">
        <w:t>”.</w:t>
      </w:r>
      <w:bookmarkEnd w:id="290"/>
    </w:p>
    <w:p w14:paraId="40CFECC6" w14:textId="77777777" w:rsidR="006B02B6" w:rsidRDefault="006B02B6" w:rsidP="006B02B6">
      <w:pPr>
        <w:rPr>
          <w:rFonts w:eastAsia="Times New Roman" w:cs="Times New Roman"/>
        </w:rPr>
      </w:pPr>
    </w:p>
    <w:p w14:paraId="03BB42AC" w14:textId="4ED0D86E" w:rsidR="006B02B6" w:rsidRDefault="00972C31" w:rsidP="006B02B6">
      <w:pPr>
        <w:jc w:val="center"/>
        <w:rPr>
          <w:rFonts w:eastAsia="Times New Roman" w:cs="Times New Roman"/>
        </w:rPr>
      </w:pPr>
      <w:r>
        <w:rPr>
          <w:rFonts w:ascii="Arial" w:hAnsi="Arial"/>
          <w:noProof/>
          <w:color w:val="000000"/>
          <w:sz w:val="22"/>
          <w:szCs w:val="22"/>
        </w:rPr>
        <w:drawing>
          <wp:inline distT="0" distB="0" distL="0" distR="0" wp14:anchorId="62C2E909" wp14:editId="155443BA">
            <wp:extent cx="5737860" cy="3086100"/>
            <wp:effectExtent l="0" t="0" r="0" b="0"/>
            <wp:docPr id="362731110" name="Imagen 12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1110" name="Imagen 129" descr="Interfaz de usuario gráfica, Aplicación&#10;&#10;Descripción generada automáticament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19B1983D" w14:textId="12EAA683" w:rsidR="006B02B6" w:rsidRPr="006B02B6" w:rsidRDefault="006B02B6" w:rsidP="006B02B6">
      <w:pPr>
        <w:pStyle w:val="Cita"/>
      </w:pPr>
      <w:r>
        <w:t>Fuente: Elaborado por el estudiante de acuerdo con el proyecto</w:t>
      </w:r>
    </w:p>
    <w:p w14:paraId="554E4B00" w14:textId="77777777" w:rsidR="006B02B6" w:rsidRDefault="006B02B6" w:rsidP="006B02B6">
      <w:pPr>
        <w:rPr>
          <w:rFonts w:eastAsia="Times New Roman" w:cs="Times New Roman"/>
        </w:rPr>
      </w:pPr>
    </w:p>
    <w:p w14:paraId="37A0146B" w14:textId="77777777" w:rsidR="006B02B6" w:rsidRDefault="006B02B6" w:rsidP="006B02B6">
      <w:pPr>
        <w:rPr>
          <w:rFonts w:eastAsia="Times New Roman" w:cs="Times New Roman"/>
        </w:rPr>
      </w:pPr>
    </w:p>
    <w:p w14:paraId="133C2969" w14:textId="0C44DC02" w:rsidR="006B02B6" w:rsidRPr="00C52F90" w:rsidRDefault="006B02B6" w:rsidP="006B02B6">
      <w:pPr>
        <w:pStyle w:val="Descripcin"/>
      </w:pPr>
      <w:bookmarkStart w:id="291" w:name="_Toc242050373"/>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24</w:t>
      </w:r>
      <w:r w:rsidR="000462BE">
        <w:fldChar w:fldCharType="end"/>
      </w:r>
      <w:r>
        <w:t xml:space="preserve"> </w:t>
      </w:r>
      <w:r w:rsidRPr="00950D7E">
        <w:t>“</w:t>
      </w:r>
      <w:r w:rsidR="001853FD" w:rsidRPr="00950D7E">
        <w:t xml:space="preserve">Vista </w:t>
      </w:r>
      <w:r w:rsidR="001853FD" w:rsidRPr="00972C31">
        <w:t>Configuración de Prorrateo</w:t>
      </w:r>
      <w:r w:rsidRPr="00950D7E">
        <w:t>”.</w:t>
      </w:r>
      <w:bookmarkEnd w:id="291"/>
    </w:p>
    <w:p w14:paraId="060D6123" w14:textId="77777777" w:rsidR="006B02B6" w:rsidRDefault="006B02B6" w:rsidP="006B02B6">
      <w:pPr>
        <w:rPr>
          <w:rFonts w:eastAsia="Times New Roman" w:cs="Times New Roman"/>
        </w:rPr>
      </w:pPr>
    </w:p>
    <w:p w14:paraId="4A5433D6" w14:textId="1367496E" w:rsidR="006B02B6" w:rsidRDefault="000B194F" w:rsidP="006B02B6">
      <w:pPr>
        <w:jc w:val="center"/>
        <w:rPr>
          <w:rFonts w:eastAsia="Times New Roman" w:cs="Times New Roman"/>
        </w:rPr>
      </w:pPr>
      <w:r>
        <w:rPr>
          <w:rFonts w:ascii="Arial" w:hAnsi="Arial"/>
          <w:noProof/>
          <w:color w:val="000000"/>
          <w:sz w:val="22"/>
          <w:szCs w:val="22"/>
        </w:rPr>
        <w:drawing>
          <wp:inline distT="0" distB="0" distL="0" distR="0" wp14:anchorId="1FEAFB15" wp14:editId="06AAA236">
            <wp:extent cx="5737860" cy="3101340"/>
            <wp:effectExtent l="0" t="0" r="0" b="3810"/>
            <wp:docPr id="939728001" name="Imagen 130"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8001" name="Imagen 130" descr="Interfaz de usuario gráfica, Aplicación, Teams&#10;&#10;Descripción generada automáticament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7860" cy="3101340"/>
                    </a:xfrm>
                    <a:prstGeom prst="rect">
                      <a:avLst/>
                    </a:prstGeom>
                    <a:noFill/>
                    <a:ln>
                      <a:noFill/>
                    </a:ln>
                  </pic:spPr>
                </pic:pic>
              </a:graphicData>
            </a:graphic>
          </wp:inline>
        </w:drawing>
      </w:r>
    </w:p>
    <w:p w14:paraId="38616C92" w14:textId="7CCFA5A6" w:rsidR="006B02B6" w:rsidRPr="006B02B6" w:rsidRDefault="006B02B6" w:rsidP="006B02B6">
      <w:pPr>
        <w:pStyle w:val="Cita"/>
      </w:pPr>
      <w:r>
        <w:t>Fuente: Elaborado por el estudiante de acuerdo con el proyecto</w:t>
      </w:r>
    </w:p>
    <w:p w14:paraId="0E6C32B1" w14:textId="74797186" w:rsidR="006B02B6" w:rsidRDefault="006B02B6" w:rsidP="003225A6">
      <w:pPr>
        <w:pStyle w:val="Ttulo3"/>
        <w:spacing w:line="360" w:lineRule="auto"/>
        <w:rPr>
          <w:rFonts w:eastAsia="Times New Roman" w:cs="Times New Roman"/>
        </w:rPr>
      </w:pPr>
    </w:p>
    <w:p w14:paraId="67E16AD1" w14:textId="0AE35BAF" w:rsidR="006B02B6" w:rsidRPr="00C52F90" w:rsidRDefault="006B02B6" w:rsidP="006B02B6">
      <w:pPr>
        <w:pStyle w:val="Descripcin"/>
      </w:pPr>
      <w:bookmarkStart w:id="292" w:name="_Toc242050374"/>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rPr>
          <w:noProof/>
        </w:rPr>
        <w:t>25</w:t>
      </w:r>
      <w:r w:rsidR="000462BE">
        <w:fldChar w:fldCharType="end"/>
      </w:r>
      <w:r>
        <w:t xml:space="preserve"> </w:t>
      </w:r>
      <w:r w:rsidRPr="00950D7E">
        <w:t xml:space="preserve">“Vista </w:t>
      </w:r>
      <w:r w:rsidR="000B194F" w:rsidRPr="000B194F">
        <w:t>Conservación documental</w:t>
      </w:r>
      <w:r w:rsidRPr="00950D7E">
        <w:t>”.</w:t>
      </w:r>
      <w:bookmarkEnd w:id="292"/>
    </w:p>
    <w:p w14:paraId="4DCBCECF" w14:textId="77777777" w:rsidR="006B02B6" w:rsidRDefault="006B02B6" w:rsidP="006B02B6">
      <w:pPr>
        <w:rPr>
          <w:rFonts w:eastAsia="Times New Roman" w:cs="Times New Roman"/>
        </w:rPr>
      </w:pPr>
    </w:p>
    <w:p w14:paraId="1EC9B0D8" w14:textId="0CC9C409" w:rsidR="006B02B6" w:rsidRDefault="006225DC" w:rsidP="006B02B6">
      <w:pPr>
        <w:jc w:val="center"/>
        <w:rPr>
          <w:rFonts w:eastAsia="Times New Roman" w:cs="Times New Roman"/>
        </w:rPr>
      </w:pPr>
      <w:r>
        <w:rPr>
          <w:rFonts w:ascii="Arial" w:hAnsi="Arial"/>
          <w:noProof/>
          <w:color w:val="000000"/>
          <w:sz w:val="22"/>
          <w:szCs w:val="22"/>
        </w:rPr>
        <w:drawing>
          <wp:inline distT="0" distB="0" distL="0" distR="0" wp14:anchorId="32BE0121" wp14:editId="515DD419">
            <wp:extent cx="5737860" cy="3086100"/>
            <wp:effectExtent l="0" t="0" r="0" b="0"/>
            <wp:docPr id="1538551844" name="Imagen 13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1844" name="Imagen 131" descr="Interfaz de usuario gráfica, Aplicación, Sitio web&#10;&#10;Descripción generada automáticament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3A92198C" w14:textId="77777777" w:rsidR="006B02B6" w:rsidRDefault="006B02B6" w:rsidP="006B02B6">
      <w:pPr>
        <w:pStyle w:val="Cita"/>
      </w:pPr>
      <w:r>
        <w:t>Fuente: Elaborado por el estudiante de acuerdo con el proyecto</w:t>
      </w:r>
    </w:p>
    <w:p w14:paraId="122882C1" w14:textId="7B679DFC" w:rsidR="004D40A8" w:rsidRDefault="004D40A8" w:rsidP="004D40A8"/>
    <w:p w14:paraId="4A5C01DE" w14:textId="2FCDE18B" w:rsidR="000462BE" w:rsidRPr="000462BE" w:rsidRDefault="000462BE" w:rsidP="000462BE">
      <w:pPr>
        <w:pStyle w:val="Descripcin"/>
      </w:pPr>
      <w:bookmarkStart w:id="293" w:name="_Toc242050375"/>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fldChar w:fldCharType="end"/>
      </w:r>
      <w:r>
        <w:t xml:space="preserve"> </w:t>
      </w:r>
      <w:r w:rsidRPr="007A52BD">
        <w:t>“Vista Medios de pago y respaldo”.</w:t>
      </w:r>
      <w:bookmarkEnd w:id="293"/>
    </w:p>
    <w:p w14:paraId="0DF9893C" w14:textId="18EE26F0" w:rsidR="004D40A8" w:rsidRDefault="00262F2F" w:rsidP="00C87377">
      <w:pPr>
        <w:pStyle w:val="Descripcin"/>
      </w:pPr>
      <w:r>
        <w:rPr>
          <w:rFonts w:ascii="Arial" w:hAnsi="Arial"/>
          <w:noProof/>
          <w:color w:val="000000"/>
          <w:sz w:val="22"/>
          <w:szCs w:val="22"/>
        </w:rPr>
        <w:drawing>
          <wp:inline distT="0" distB="0" distL="0" distR="0" wp14:anchorId="46C1F130" wp14:editId="069F12EF">
            <wp:extent cx="5730240" cy="3101340"/>
            <wp:effectExtent l="0" t="0" r="3810" b="3810"/>
            <wp:docPr id="402585689" name="Imagen 132"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85689" name="Imagen 132" descr="Interfaz de usuario gráfica, Aplicación, Teams&#10;&#10;Descripción generada automáticament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p>
    <w:p w14:paraId="41798665" w14:textId="77777777" w:rsidR="00262F2F" w:rsidRDefault="00262F2F" w:rsidP="004D40A8">
      <w:pPr>
        <w:pStyle w:val="Cita"/>
      </w:pPr>
    </w:p>
    <w:p w14:paraId="72738FAA" w14:textId="77777777" w:rsidR="004D40A8" w:rsidRDefault="004D40A8" w:rsidP="004D40A8">
      <w:pPr>
        <w:pStyle w:val="Cita"/>
      </w:pPr>
      <w:r>
        <w:t>Fuente: Elaborado por el estudiante de acuerdo con el proyecto</w:t>
      </w:r>
    </w:p>
    <w:p w14:paraId="155B8114" w14:textId="47C65546" w:rsidR="004D40A8" w:rsidRDefault="004D40A8" w:rsidP="004D40A8">
      <w:pPr>
        <w:tabs>
          <w:tab w:val="left" w:pos="6948"/>
        </w:tabs>
      </w:pPr>
      <w:r>
        <w:tab/>
      </w:r>
    </w:p>
    <w:p w14:paraId="346323D3" w14:textId="085265DE" w:rsidR="004D40A8" w:rsidRPr="00C87377" w:rsidRDefault="007B0298" w:rsidP="00C87377">
      <w:pPr>
        <w:pStyle w:val="Descripcin"/>
      </w:pPr>
      <w:bookmarkStart w:id="294" w:name="_Toc242050376"/>
      <w:r w:rsidRPr="00C87377">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rsidRPr="00C87377">
        <w:t xml:space="preserve"> Figura 7.25 “Vista </w:t>
      </w:r>
      <w:r w:rsidR="00520719" w:rsidRPr="00C87377">
        <w:t>cambiar requisito</w:t>
      </w:r>
      <w:r w:rsidRPr="00C87377">
        <w:t>”.</w:t>
      </w:r>
      <w:bookmarkEnd w:id="294"/>
    </w:p>
    <w:p w14:paraId="22C19F87" w14:textId="77777777" w:rsidR="007B0298" w:rsidRDefault="007B0298" w:rsidP="007B0298"/>
    <w:p w14:paraId="33FDECBF" w14:textId="59AEB2F9" w:rsidR="00262F2F" w:rsidRPr="007B0298" w:rsidRDefault="00520719" w:rsidP="007B0298">
      <w:r>
        <w:rPr>
          <w:rFonts w:ascii="Arial" w:hAnsi="Arial"/>
          <w:noProof/>
          <w:color w:val="000000"/>
          <w:sz w:val="22"/>
          <w:szCs w:val="22"/>
        </w:rPr>
        <w:drawing>
          <wp:inline distT="0" distB="0" distL="0" distR="0" wp14:anchorId="16FA3BF1" wp14:editId="1E14EB87">
            <wp:extent cx="5737860" cy="3086100"/>
            <wp:effectExtent l="0" t="0" r="0" b="0"/>
            <wp:docPr id="1440865802" name="Imagen 133"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5802" name="Imagen 133" descr="Interfaz de usuario gráfica, Aplicación, Teams&#10;&#10;Descripción generada automáticament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5A62266C" w14:textId="77777777" w:rsidR="004D40A8" w:rsidRDefault="004D40A8" w:rsidP="004D40A8">
      <w:pPr>
        <w:pStyle w:val="Cita"/>
      </w:pPr>
      <w:r>
        <w:t>Fuente: Elaborado por el estudiante de acuerdo con el proyecto</w:t>
      </w:r>
    </w:p>
    <w:p w14:paraId="0268F619" w14:textId="77777777" w:rsidR="004D40A8" w:rsidRPr="004D40A8" w:rsidRDefault="004D40A8" w:rsidP="004D40A8"/>
    <w:p w14:paraId="0FB5D009" w14:textId="5C1ABD5A" w:rsidR="004D40A8" w:rsidRDefault="004D40A8" w:rsidP="004D40A8">
      <w:pPr>
        <w:pStyle w:val="Descripcin"/>
      </w:pPr>
      <w:bookmarkStart w:id="295" w:name="_Toc242050377"/>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FB1858" w:rsidRPr="00FB1858">
        <w:t>Analizar Ventas del período</w:t>
      </w:r>
      <w:r w:rsidRPr="00950D7E">
        <w:t>”.</w:t>
      </w:r>
      <w:bookmarkEnd w:id="295"/>
    </w:p>
    <w:p w14:paraId="4CFAB087" w14:textId="77777777" w:rsidR="004D40A8" w:rsidRDefault="004D40A8" w:rsidP="004D40A8"/>
    <w:p w14:paraId="7CB15B04" w14:textId="48BAA89E" w:rsidR="00262F2F" w:rsidRDefault="00A34BAF" w:rsidP="004D40A8">
      <w:r>
        <w:rPr>
          <w:rFonts w:ascii="Arial" w:hAnsi="Arial"/>
          <w:noProof/>
          <w:color w:val="000000"/>
          <w:sz w:val="22"/>
          <w:szCs w:val="22"/>
        </w:rPr>
        <w:drawing>
          <wp:inline distT="0" distB="0" distL="0" distR="0" wp14:anchorId="66C45B16" wp14:editId="7746B2AC">
            <wp:extent cx="5730240" cy="2979420"/>
            <wp:effectExtent l="0" t="0" r="3810" b="0"/>
            <wp:docPr id="1218690905" name="Imagen 134" descr="Interfaz de usuario gráfica, Gráfic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90905" name="Imagen 134" descr="Interfaz de usuario gráfica, Gráfico, Aplicación&#10;&#10;Descripción generada automáticamente"/>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485311EB" w14:textId="77777777" w:rsidR="004D40A8" w:rsidRDefault="004D40A8" w:rsidP="004D40A8">
      <w:pPr>
        <w:pStyle w:val="Cita"/>
      </w:pPr>
      <w:r>
        <w:t>Fuente: Elaborado por el estudiante de acuerdo con el proyecto</w:t>
      </w:r>
    </w:p>
    <w:p w14:paraId="35E34D46" w14:textId="77777777" w:rsidR="004D40A8" w:rsidRPr="004D40A8" w:rsidRDefault="004D40A8" w:rsidP="004D40A8"/>
    <w:p w14:paraId="6C18354B" w14:textId="08DF1F62" w:rsidR="004D40A8" w:rsidRDefault="004D40A8" w:rsidP="004D40A8">
      <w:pPr>
        <w:pStyle w:val="Descripcin"/>
      </w:pPr>
      <w:bookmarkStart w:id="296" w:name="_Toc242050378"/>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w:t>
      </w:r>
      <w:r w:rsidR="00A34BAF" w:rsidRPr="00A34BAF">
        <w:t>Consultar el panel general</w:t>
      </w:r>
      <w:r w:rsidRPr="00950D7E">
        <w:t>”.</w:t>
      </w:r>
      <w:bookmarkEnd w:id="296"/>
    </w:p>
    <w:p w14:paraId="2B863A6E" w14:textId="072FA96E" w:rsidR="00666467" w:rsidRPr="00666467" w:rsidRDefault="00666467" w:rsidP="00666467"/>
    <w:p w14:paraId="77C1674B" w14:textId="656BFF65" w:rsidR="004D40A8" w:rsidRDefault="00EA5DCC" w:rsidP="004D40A8">
      <w:r>
        <w:rPr>
          <w:rFonts w:ascii="Arial" w:hAnsi="Arial"/>
          <w:noProof/>
          <w:color w:val="000000"/>
          <w:sz w:val="22"/>
          <w:szCs w:val="22"/>
        </w:rPr>
        <w:drawing>
          <wp:inline distT="0" distB="0" distL="0" distR="0" wp14:anchorId="70D66B33" wp14:editId="263A448A">
            <wp:extent cx="5730240" cy="3002280"/>
            <wp:effectExtent l="0" t="0" r="3810" b="7620"/>
            <wp:docPr id="470436406" name="Imagen 135" descr="Interfaz de usuario gráfica, Correo electrónic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6406" name="Imagen 135" descr="Interfaz de usuario gráfica, Correo electrónico, Sitio web&#10;&#10;Descripción generada automáticamente"/>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3D0C3030" w14:textId="77777777" w:rsidR="00EA5DCC" w:rsidRDefault="00EA5DCC" w:rsidP="004D40A8"/>
    <w:p w14:paraId="51A49B8F" w14:textId="77777777" w:rsidR="004D40A8" w:rsidRDefault="004D40A8" w:rsidP="004D40A8">
      <w:pPr>
        <w:pStyle w:val="Cita"/>
      </w:pPr>
      <w:r>
        <w:t>Fuente: Elaborado por el estudiante de acuerdo con el proyecto</w:t>
      </w:r>
    </w:p>
    <w:p w14:paraId="32F0ABC5" w14:textId="77777777" w:rsidR="004D40A8" w:rsidRPr="004D40A8" w:rsidRDefault="004D40A8" w:rsidP="004D40A8"/>
    <w:p w14:paraId="55FA70D8" w14:textId="72C3A57A" w:rsidR="004D40A8" w:rsidRDefault="004D40A8" w:rsidP="004D40A8">
      <w:pPr>
        <w:pStyle w:val="Descripcin"/>
      </w:pPr>
      <w:bookmarkStart w:id="297" w:name="_Toc242050379"/>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367DD6" w:rsidRPr="00367DD6">
        <w:t>Funcionalidad</w:t>
      </w:r>
      <w:r w:rsidRPr="00950D7E">
        <w:t>”.</w:t>
      </w:r>
      <w:bookmarkEnd w:id="297"/>
    </w:p>
    <w:p w14:paraId="03C7E4DD" w14:textId="4DC238A5" w:rsidR="004D40A8" w:rsidRDefault="00367DD6" w:rsidP="004D40A8">
      <w:r>
        <w:rPr>
          <w:rFonts w:ascii="Arial" w:hAnsi="Arial"/>
          <w:noProof/>
          <w:color w:val="000000"/>
          <w:sz w:val="22"/>
          <w:szCs w:val="22"/>
        </w:rPr>
        <w:drawing>
          <wp:inline distT="0" distB="0" distL="0" distR="0" wp14:anchorId="2F21553F" wp14:editId="564962B5">
            <wp:extent cx="5730240" cy="3002280"/>
            <wp:effectExtent l="0" t="0" r="3810" b="7620"/>
            <wp:docPr id="1029447791" name="Imagen 136" descr="Interfaz de usuario gráfica, Gráfic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47791" name="Imagen 136" descr="Interfaz de usuario gráfica, Gráfico, Aplicación&#10;&#10;Descripción generada automáticamente"/>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46EBCD23" w14:textId="77777777" w:rsidR="00367DD6" w:rsidRDefault="00367DD6" w:rsidP="004D40A8"/>
    <w:p w14:paraId="26A3B652" w14:textId="77777777" w:rsidR="004D40A8" w:rsidRDefault="004D40A8" w:rsidP="004D40A8">
      <w:pPr>
        <w:pStyle w:val="Cita"/>
      </w:pPr>
      <w:r>
        <w:t>Fuente: Elaborado por el estudiante de acuerdo con el proyecto</w:t>
      </w:r>
    </w:p>
    <w:p w14:paraId="71963EEE" w14:textId="77777777" w:rsidR="004D40A8" w:rsidRPr="004D40A8" w:rsidRDefault="004D40A8" w:rsidP="004D40A8"/>
    <w:p w14:paraId="2BF913D1" w14:textId="56B01FF9" w:rsidR="004D40A8" w:rsidRDefault="004D40A8" w:rsidP="004D40A8">
      <w:pPr>
        <w:pStyle w:val="Descripcin"/>
      </w:pPr>
      <w:bookmarkStart w:id="298" w:name="_Toc242050380"/>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A97B8B" w:rsidRPr="00A97B8B">
        <w:t>Funcionalidad</w:t>
      </w:r>
      <w:r w:rsidRPr="00950D7E">
        <w:t>”.</w:t>
      </w:r>
      <w:bookmarkEnd w:id="298"/>
    </w:p>
    <w:p w14:paraId="110F92CC" w14:textId="0021B17C" w:rsidR="00666467" w:rsidRPr="00666467" w:rsidRDefault="00666467" w:rsidP="00666467"/>
    <w:p w14:paraId="0D7A0D60" w14:textId="66E1A54D" w:rsidR="004D40A8" w:rsidRDefault="00A97B8B" w:rsidP="004D40A8">
      <w:r>
        <w:rPr>
          <w:rFonts w:ascii="Arial" w:hAnsi="Arial"/>
          <w:noProof/>
          <w:color w:val="000000"/>
          <w:sz w:val="22"/>
          <w:szCs w:val="22"/>
        </w:rPr>
        <w:drawing>
          <wp:inline distT="0" distB="0" distL="0" distR="0" wp14:anchorId="03CD205A" wp14:editId="101F02E7">
            <wp:extent cx="5737860" cy="2987040"/>
            <wp:effectExtent l="0" t="0" r="0" b="3810"/>
            <wp:docPr id="1350601972" name="Imagen 137" descr="Interfaz de usuario gráfica,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1972" name="Imagen 137" descr="Interfaz de usuario gráfica, Gráfico&#10;&#10;Descripción generada automáticamente"/>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37860" cy="2987040"/>
                    </a:xfrm>
                    <a:prstGeom prst="rect">
                      <a:avLst/>
                    </a:prstGeom>
                    <a:noFill/>
                    <a:ln>
                      <a:noFill/>
                    </a:ln>
                  </pic:spPr>
                </pic:pic>
              </a:graphicData>
            </a:graphic>
          </wp:inline>
        </w:drawing>
      </w:r>
    </w:p>
    <w:p w14:paraId="1E5FC430" w14:textId="77777777" w:rsidR="004D40A8" w:rsidRDefault="004D40A8" w:rsidP="004D40A8">
      <w:pPr>
        <w:pStyle w:val="Cita"/>
      </w:pPr>
      <w:r>
        <w:t>Fuente: Elaborado por el estudiante de acuerdo con el proyecto</w:t>
      </w:r>
    </w:p>
    <w:p w14:paraId="5AF634A3" w14:textId="77777777" w:rsidR="004D40A8" w:rsidRPr="004D40A8" w:rsidRDefault="004D40A8" w:rsidP="004D40A8"/>
    <w:p w14:paraId="324E2AD5" w14:textId="3DC7679A" w:rsidR="004D40A8" w:rsidRDefault="004D40A8" w:rsidP="004D40A8">
      <w:pPr>
        <w:pStyle w:val="Descripcin"/>
      </w:pPr>
      <w:bookmarkStart w:id="299" w:name="_Toc242050381"/>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BA6BAB" w:rsidRPr="00BA6BAB">
        <w:t>Solicitar Crédito</w:t>
      </w:r>
      <w:r w:rsidRPr="00950D7E">
        <w:t>”.</w:t>
      </w:r>
      <w:bookmarkEnd w:id="299"/>
    </w:p>
    <w:p w14:paraId="3AA981CF" w14:textId="571CBCB3" w:rsidR="00666467" w:rsidRPr="00666467" w:rsidRDefault="00666467" w:rsidP="00666467"/>
    <w:p w14:paraId="7BCDEA24" w14:textId="185EFC90" w:rsidR="004D40A8" w:rsidRDefault="00BA6BAB" w:rsidP="004D40A8">
      <w:r>
        <w:rPr>
          <w:rFonts w:ascii="Arial" w:hAnsi="Arial"/>
          <w:noProof/>
          <w:color w:val="000000"/>
          <w:sz w:val="22"/>
          <w:szCs w:val="22"/>
        </w:rPr>
        <w:drawing>
          <wp:inline distT="0" distB="0" distL="0" distR="0" wp14:anchorId="38EC9469" wp14:editId="13482192">
            <wp:extent cx="5737860" cy="3002280"/>
            <wp:effectExtent l="0" t="0" r="0" b="7620"/>
            <wp:docPr id="714769729" name="Imagen 138"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9729" name="Imagen 138" descr="Captura de pantalla de computadora&#10;&#10;Descripción generada automáticamente"/>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37860" cy="3002280"/>
                    </a:xfrm>
                    <a:prstGeom prst="rect">
                      <a:avLst/>
                    </a:prstGeom>
                    <a:noFill/>
                    <a:ln>
                      <a:noFill/>
                    </a:ln>
                  </pic:spPr>
                </pic:pic>
              </a:graphicData>
            </a:graphic>
          </wp:inline>
        </w:drawing>
      </w:r>
    </w:p>
    <w:p w14:paraId="5310C655" w14:textId="77777777" w:rsidR="00BA6BAB" w:rsidRDefault="00BA6BAB" w:rsidP="004D40A8"/>
    <w:p w14:paraId="259C7332" w14:textId="77777777" w:rsidR="004D40A8" w:rsidRDefault="004D40A8" w:rsidP="004D40A8">
      <w:pPr>
        <w:pStyle w:val="Cita"/>
      </w:pPr>
      <w:r>
        <w:t>Fuente: Elaborado por el estudiante de acuerdo con el proyecto</w:t>
      </w:r>
    </w:p>
    <w:p w14:paraId="7DFC1269" w14:textId="77777777" w:rsidR="004D40A8" w:rsidRPr="004D40A8" w:rsidRDefault="004D40A8" w:rsidP="004D40A8"/>
    <w:p w14:paraId="4A5B50C3" w14:textId="25DE581D" w:rsidR="004D40A8" w:rsidRDefault="004D40A8" w:rsidP="004D40A8">
      <w:pPr>
        <w:pStyle w:val="Descripcin"/>
      </w:pPr>
      <w:bookmarkStart w:id="300" w:name="_Toc242050382"/>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5B5AB6" w:rsidRPr="005B5AB6">
        <w:t>Solicitar Excepción</w:t>
      </w:r>
      <w:r w:rsidRPr="00950D7E">
        <w:t>”.</w:t>
      </w:r>
      <w:bookmarkEnd w:id="300"/>
    </w:p>
    <w:p w14:paraId="2C36242E" w14:textId="09D14974" w:rsidR="004D40A8" w:rsidRDefault="005B5AB6" w:rsidP="004D40A8">
      <w:r>
        <w:drawing>
          <wp:inline distT="0" distB="0" distL="0" distR="0" wp14:anchorId="4E00CC11" wp14:editId="5845FE78">
            <wp:extent cx="5737860" cy="3002280"/>
            <wp:effectExtent l="0" t="0" r="0" b="7620"/>
            <wp:docPr id="1044041381" name="Imagen 139"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1381" name="Imagen 139" descr="Captura de pantalla de computadora&#10;&#10;Descripción generada automáticamente"/>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37860" cy="3002280"/>
                    </a:xfrm>
                    <a:prstGeom prst="rect">
                      <a:avLst/>
                    </a:prstGeom>
                    <a:noFill/>
                    <a:ln>
                      <a:noFill/>
                    </a:ln>
                  </pic:spPr>
                </pic:pic>
              </a:graphicData>
            </a:graphic>
          </wp:inline>
        </w:drawing>
      </w:r>
    </w:p>
    <w:p w14:paraId="6C117C5B" w14:textId="0CD38805" w:rsidR="00005864" w:rsidRDefault="00005864" w:rsidP="004D40A8">
      <w:pPr>
        <w:pStyle w:val="Cita"/>
      </w:pPr>
    </w:p>
    <w:p w14:paraId="3416BC4C" w14:textId="77777777" w:rsidR="004D40A8" w:rsidRDefault="004D40A8" w:rsidP="004D40A8">
      <w:pPr>
        <w:pStyle w:val="Cita"/>
      </w:pPr>
      <w:r>
        <w:t>Fuente: Elaborado por el estudiante de acuerdo con el proyecto</w:t>
      </w:r>
    </w:p>
    <w:p w14:paraId="6742834D" w14:textId="77777777" w:rsidR="004D40A8" w:rsidRPr="004D40A8" w:rsidRDefault="004D40A8" w:rsidP="004D40A8"/>
    <w:p w14:paraId="7DB41D0D" w14:textId="5DE709DB" w:rsidR="004D40A8" w:rsidRDefault="004D40A8" w:rsidP="005B5AB6">
      <w:pPr>
        <w:pStyle w:val="Descripcin"/>
      </w:pPr>
      <w:bookmarkStart w:id="301" w:name="_Toc242050383"/>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5B5AB6" w:rsidRPr="005B5AB6">
        <w:t>Resolver solicitud de Crédito aprobar</w:t>
      </w:r>
      <w:r w:rsidRPr="00950D7E">
        <w:t>”.</w:t>
      </w:r>
      <w:bookmarkEnd w:id="301"/>
    </w:p>
    <w:p w14:paraId="6D24178E" w14:textId="5A33561E" w:rsidR="00666467" w:rsidRPr="00666467" w:rsidRDefault="00666467" w:rsidP="00666467"/>
    <w:p w14:paraId="01CB7423" w14:textId="22DC7491" w:rsidR="004D40A8" w:rsidRDefault="005B5AB6" w:rsidP="004D40A8">
      <w:r>
        <w:drawing>
          <wp:inline distT="0" distB="0" distL="0" distR="0" wp14:anchorId="0FA3F4CC" wp14:editId="4F5DB06C">
            <wp:extent cx="5737860" cy="2910840"/>
            <wp:effectExtent l="0" t="0" r="0" b="3810"/>
            <wp:docPr id="1573603443" name="Imagen 14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3443" name="Imagen 140" descr="Interfaz de usuario gráfica, Aplicación&#10;&#10;Descripción generada automáticamente"/>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37860" cy="2910840"/>
                    </a:xfrm>
                    <a:prstGeom prst="rect">
                      <a:avLst/>
                    </a:prstGeom>
                    <a:noFill/>
                    <a:ln>
                      <a:noFill/>
                    </a:ln>
                  </pic:spPr>
                </pic:pic>
              </a:graphicData>
            </a:graphic>
          </wp:inline>
        </w:drawing>
      </w:r>
    </w:p>
    <w:p w14:paraId="39F33316" w14:textId="015745BE" w:rsidR="00005864" w:rsidRDefault="00005864" w:rsidP="004D40A8">
      <w:pPr>
        <w:pStyle w:val="Cita"/>
      </w:pPr>
    </w:p>
    <w:p w14:paraId="7533124B" w14:textId="77777777" w:rsidR="004D40A8" w:rsidRDefault="004D40A8" w:rsidP="004D40A8">
      <w:pPr>
        <w:pStyle w:val="Cita"/>
      </w:pPr>
      <w:r>
        <w:t>Fuente: Elaborado por el estudiante de acuerdo con el proyecto</w:t>
      </w:r>
    </w:p>
    <w:p w14:paraId="4351AE33" w14:textId="77777777" w:rsidR="004D40A8" w:rsidRPr="004D40A8" w:rsidRDefault="004D40A8" w:rsidP="004D40A8"/>
    <w:p w14:paraId="2F94BB1C" w14:textId="0371EEAE" w:rsidR="004D40A8" w:rsidRDefault="004D40A8" w:rsidP="004D40A8">
      <w:pPr>
        <w:pStyle w:val="Descripcin"/>
      </w:pPr>
      <w:bookmarkStart w:id="302" w:name="_Toc242050384"/>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005864" w:rsidRPr="00005864">
        <w:t>Resolver solicitud de Crédito rechazar</w:t>
      </w:r>
      <w:r w:rsidRPr="00950D7E">
        <w:t>”.</w:t>
      </w:r>
      <w:bookmarkEnd w:id="302"/>
    </w:p>
    <w:p w14:paraId="0B4C1ECA" w14:textId="3410A457" w:rsidR="00666467" w:rsidRPr="00666467" w:rsidRDefault="00666467" w:rsidP="00666467"/>
    <w:p w14:paraId="77DB002E" w14:textId="79EDF407" w:rsidR="004D40A8" w:rsidRDefault="00005864" w:rsidP="004D40A8">
      <w:r>
        <w:drawing>
          <wp:inline distT="0" distB="0" distL="0" distR="0" wp14:anchorId="2157DBED" wp14:editId="75DC94F5">
            <wp:extent cx="5730240" cy="2933700"/>
            <wp:effectExtent l="0" t="0" r="3810" b="0"/>
            <wp:docPr id="375644151" name="Imagen 14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4151" name="Imagen 141" descr="Interfaz de usuario gráfica, Aplicación&#10;&#10;Descripción generada automáticamente"/>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5CA61833" w14:textId="2A7CA521" w:rsidR="00005864" w:rsidRDefault="00005864" w:rsidP="004D40A8"/>
    <w:p w14:paraId="27A2CAD7" w14:textId="77777777" w:rsidR="004D40A8" w:rsidRDefault="004D40A8" w:rsidP="004D40A8">
      <w:pPr>
        <w:pStyle w:val="Cita"/>
      </w:pPr>
      <w:r>
        <w:t>Fuente: Elaborado por el estudiante de acuerdo con el proyecto</w:t>
      </w:r>
    </w:p>
    <w:p w14:paraId="2B4C63C3" w14:textId="77777777" w:rsidR="004D40A8" w:rsidRPr="004D40A8" w:rsidRDefault="004D40A8" w:rsidP="004D40A8"/>
    <w:p w14:paraId="2C9BF886" w14:textId="44DE2DB3" w:rsidR="004D40A8" w:rsidRDefault="004D40A8" w:rsidP="004D40A8">
      <w:pPr>
        <w:pStyle w:val="Descripcin"/>
      </w:pPr>
      <w:bookmarkStart w:id="303" w:name="_Toc242050385"/>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C17464" w:rsidRPr="00C17464">
        <w:t>Resolver solicitud de excepción aprobar</w:t>
      </w:r>
      <w:r w:rsidRPr="00950D7E">
        <w:t>”.</w:t>
      </w:r>
      <w:bookmarkEnd w:id="303"/>
    </w:p>
    <w:p w14:paraId="7699E77F" w14:textId="7B9FCECA" w:rsidR="004D40A8" w:rsidRDefault="00C17464" w:rsidP="004D40A8">
      <w:r>
        <w:rPr>
          <w:rFonts w:ascii="Arial" w:hAnsi="Arial"/>
          <w:noProof/>
          <w:color w:val="000000"/>
          <w:sz w:val="22"/>
          <w:szCs w:val="22"/>
        </w:rPr>
        <w:drawing>
          <wp:inline distT="0" distB="0" distL="0" distR="0" wp14:anchorId="7446CD2D" wp14:editId="3692AE33">
            <wp:extent cx="5730240" cy="2979420"/>
            <wp:effectExtent l="0" t="0" r="3810" b="0"/>
            <wp:docPr id="393166552" name="Imagen 142"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66552" name="Imagen 142" descr="Interfaz de usuario gráfica, Aplicación, Teams&#10;&#10;Descripción generada automáticamente"/>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163455FB" w14:textId="77777777" w:rsidR="00C87377" w:rsidRDefault="00C87377" w:rsidP="004D40A8">
      <w:pPr>
        <w:pStyle w:val="Cita"/>
      </w:pPr>
    </w:p>
    <w:p w14:paraId="0952E388" w14:textId="77777777" w:rsidR="004D40A8" w:rsidRDefault="004D40A8" w:rsidP="004D40A8">
      <w:pPr>
        <w:pStyle w:val="Cita"/>
      </w:pPr>
      <w:r>
        <w:t>Fuente: Elaborado por el estudiante de acuerdo con el proyecto</w:t>
      </w:r>
    </w:p>
    <w:p w14:paraId="4BEF9D91" w14:textId="77777777" w:rsidR="004D40A8" w:rsidRPr="004D40A8" w:rsidRDefault="004D40A8" w:rsidP="004D40A8"/>
    <w:p w14:paraId="427C9041" w14:textId="1A8C177A" w:rsidR="004D40A8" w:rsidRDefault="004D40A8" w:rsidP="004D40A8">
      <w:pPr>
        <w:pStyle w:val="Descripcin"/>
      </w:pPr>
      <w:bookmarkStart w:id="304" w:name="_Toc242050386"/>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C87377" w:rsidRPr="00C87377">
        <w:t>Resolver solicitud de excepción rechazar</w:t>
      </w:r>
      <w:r w:rsidRPr="00950D7E">
        <w:t>”.</w:t>
      </w:r>
      <w:bookmarkEnd w:id="304"/>
    </w:p>
    <w:p w14:paraId="4B642809" w14:textId="63695B68" w:rsidR="00666467" w:rsidRPr="00666467" w:rsidRDefault="00666467" w:rsidP="00666467"/>
    <w:p w14:paraId="3FB6D984" w14:textId="52582498" w:rsidR="004D40A8" w:rsidRDefault="00C87377" w:rsidP="004D40A8">
      <w:r>
        <w:rPr>
          <w:rFonts w:ascii="Arial" w:hAnsi="Arial"/>
          <w:noProof/>
          <w:color w:val="000000"/>
          <w:sz w:val="22"/>
          <w:szCs w:val="22"/>
        </w:rPr>
        <w:drawing>
          <wp:inline distT="0" distB="0" distL="0" distR="0" wp14:anchorId="2AA554CD" wp14:editId="2B468CE2">
            <wp:extent cx="5737860" cy="2971800"/>
            <wp:effectExtent l="0" t="0" r="0" b="0"/>
            <wp:docPr id="1147955882" name="Imagen 14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55882" name="Imagen 143" descr="Interfaz de usuario gráfica, Aplicación&#10;&#10;Descripción generada automáticamente"/>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37860" cy="2971800"/>
                    </a:xfrm>
                    <a:prstGeom prst="rect">
                      <a:avLst/>
                    </a:prstGeom>
                    <a:noFill/>
                    <a:ln>
                      <a:noFill/>
                    </a:ln>
                  </pic:spPr>
                </pic:pic>
              </a:graphicData>
            </a:graphic>
          </wp:inline>
        </w:drawing>
      </w:r>
    </w:p>
    <w:p w14:paraId="04E0F914" w14:textId="77777777" w:rsidR="00C87377" w:rsidRDefault="00C87377" w:rsidP="004D40A8"/>
    <w:p w14:paraId="64C376DD" w14:textId="77777777" w:rsidR="004D40A8" w:rsidRDefault="004D40A8" w:rsidP="004D40A8">
      <w:pPr>
        <w:pStyle w:val="Cita"/>
      </w:pPr>
      <w:r>
        <w:t>Fuente: Elaborado por el estudiante de acuerdo con el proyecto</w:t>
      </w:r>
    </w:p>
    <w:p w14:paraId="39B3FB4A" w14:textId="77777777" w:rsidR="004D40A8" w:rsidRPr="004D40A8" w:rsidRDefault="004D40A8" w:rsidP="004D40A8"/>
    <w:p w14:paraId="48BC1B27" w14:textId="0B6D68EF" w:rsidR="004D40A8" w:rsidRDefault="004D40A8" w:rsidP="004D40A8">
      <w:pPr>
        <w:pStyle w:val="Descripcin"/>
      </w:pPr>
      <w:bookmarkStart w:id="305" w:name="_Toc242050387"/>
      <w:r>
        <w:t xml:space="preserve">Figura </w:t>
      </w:r>
      <w:r w:rsidR="000462BE">
        <w:fldChar w:fldCharType="begin"/>
      </w:r>
      <w:r w:rsidR="000462BE">
        <w:instrText xml:space="preserve"> STYLEREF 1 \s </w:instrText>
      </w:r>
      <w:r w:rsidR="000462BE">
        <w:fldChar w:fldCharType="separate"/>
      </w:r>
      <w:r w:rsidR="000462BE">
        <w:rPr>
          <w:noProof/>
        </w:rPr>
        <w:t>7</w:t>
      </w:r>
      <w:r w:rsidR="000462BE">
        <w:fldChar w:fldCharType="end"/>
      </w:r>
      <w:r w:rsidR="000462BE">
        <w:t>.</w:t>
      </w:r>
      <w:r w:rsidR="000462BE">
        <w:fldChar w:fldCharType="begin"/>
      </w:r>
      <w:r w:rsidR="000462BE">
        <w:instrText xml:space="preserve"> SEQ Figura \* ARABIC \s 1 </w:instrText>
      </w:r>
      <w:r w:rsidR="000462BE">
        <w:fldChar w:fldCharType="separate"/>
      </w:r>
      <w:r w:rsidR="000462BE">
        <w:fldChar w:fldCharType="end"/>
      </w:r>
      <w:r>
        <w:t xml:space="preserve"> </w:t>
      </w:r>
      <w:r w:rsidRPr="00950D7E">
        <w:t xml:space="preserve">“Vista </w:t>
      </w:r>
      <w:r w:rsidR="008338FE" w:rsidRPr="008338FE">
        <w:t>Resolver solicitud de excepción rechazar</w:t>
      </w:r>
      <w:r w:rsidRPr="00950D7E">
        <w:t>”.</w:t>
      </w:r>
      <w:bookmarkEnd w:id="305"/>
    </w:p>
    <w:p w14:paraId="736A75C4" w14:textId="6FDDBD8E" w:rsidR="004D40A8" w:rsidRDefault="008338FE" w:rsidP="004D40A8">
      <w:r>
        <w:rPr>
          <w:rFonts w:ascii="Arial" w:hAnsi="Arial"/>
          <w:noProof/>
          <w:color w:val="000000"/>
          <w:sz w:val="22"/>
          <w:szCs w:val="22"/>
        </w:rPr>
        <w:drawing>
          <wp:inline distT="0" distB="0" distL="0" distR="0" wp14:anchorId="26CB855C" wp14:editId="28BDDF17">
            <wp:extent cx="5737860" cy="3063240"/>
            <wp:effectExtent l="0" t="0" r="0" b="3810"/>
            <wp:docPr id="845007130" name="Imagen 14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07130" name="Imagen 144" descr="Interfaz de usuario gráfica&#10;&#10;Descripción generada automáticament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7860" cy="3063240"/>
                    </a:xfrm>
                    <a:prstGeom prst="rect">
                      <a:avLst/>
                    </a:prstGeom>
                    <a:noFill/>
                    <a:ln>
                      <a:noFill/>
                    </a:ln>
                  </pic:spPr>
                </pic:pic>
              </a:graphicData>
            </a:graphic>
          </wp:inline>
        </w:drawing>
      </w:r>
    </w:p>
    <w:p w14:paraId="5634CECC" w14:textId="77777777" w:rsidR="004D40A8" w:rsidRDefault="004D40A8" w:rsidP="004D40A8">
      <w:pPr>
        <w:pStyle w:val="Cita"/>
      </w:pPr>
      <w:r>
        <w:t>Fuente: Elaborado por el estudiante de acuerdo con el proyecto</w:t>
      </w:r>
    </w:p>
    <w:p w14:paraId="42EE45D8" w14:textId="77777777" w:rsidR="004D40A8" w:rsidRPr="004D40A8" w:rsidRDefault="004D40A8" w:rsidP="004D40A8"/>
    <w:p w14:paraId="07A4FA40" w14:textId="4B816F8B" w:rsidR="741ED75D" w:rsidRDefault="741ED75D" w:rsidP="741ED75D">
      <w:pPr>
        <w:spacing w:after="200" w:line="360" w:lineRule="auto"/>
        <w:rPr>
          <w:rFonts w:eastAsia="Times New Roman" w:cs="Times New Roman"/>
          <w:i/>
          <w:iCs/>
          <w:color w:val="000000" w:themeColor="text1"/>
          <w:sz w:val="18"/>
          <w:szCs w:val="18"/>
        </w:rPr>
      </w:pPr>
    </w:p>
    <w:p w14:paraId="069B2529" w14:textId="3D77E01F" w:rsidR="741ED75D" w:rsidRDefault="741ED75D" w:rsidP="741ED75D">
      <w:pPr>
        <w:spacing w:after="200" w:line="360" w:lineRule="auto"/>
        <w:rPr>
          <w:rFonts w:eastAsia="Times New Roman" w:cs="Times New Roman"/>
          <w:i/>
          <w:iCs/>
          <w:color w:val="000000" w:themeColor="text1"/>
          <w:sz w:val="18"/>
          <w:szCs w:val="18"/>
        </w:rPr>
      </w:pPr>
    </w:p>
    <w:p w14:paraId="433FCB6F" w14:textId="15AAA281" w:rsidR="741ED75D" w:rsidRDefault="741ED75D" w:rsidP="741ED75D">
      <w:pPr>
        <w:spacing w:after="200" w:line="360" w:lineRule="auto"/>
        <w:rPr>
          <w:rFonts w:eastAsia="Times New Roman" w:cs="Times New Roman"/>
          <w:i/>
          <w:iCs/>
          <w:color w:val="000000" w:themeColor="text1"/>
          <w:sz w:val="18"/>
          <w:szCs w:val="18"/>
        </w:rPr>
      </w:pPr>
    </w:p>
    <w:p w14:paraId="14446B64" w14:textId="4745F41D" w:rsidR="741ED75D" w:rsidRDefault="741ED75D" w:rsidP="741ED75D">
      <w:pPr>
        <w:spacing w:after="200" w:line="360" w:lineRule="auto"/>
        <w:rPr>
          <w:rFonts w:eastAsia="Times New Roman" w:cs="Times New Roman"/>
          <w:i/>
          <w:iCs/>
          <w:color w:val="000000" w:themeColor="text1"/>
          <w:sz w:val="18"/>
          <w:szCs w:val="18"/>
        </w:rPr>
      </w:pPr>
    </w:p>
    <w:p w14:paraId="7D65D83B" w14:textId="77777777" w:rsidR="000462BE" w:rsidRDefault="000462BE" w:rsidP="741ED75D">
      <w:pPr>
        <w:spacing w:after="200" w:line="360" w:lineRule="auto"/>
        <w:rPr>
          <w:rFonts w:eastAsia="Times New Roman" w:cs="Times New Roman"/>
          <w:i/>
          <w:iCs/>
          <w:color w:val="000000" w:themeColor="text1"/>
          <w:sz w:val="18"/>
          <w:szCs w:val="18"/>
        </w:rPr>
      </w:pPr>
    </w:p>
    <w:p w14:paraId="7EE58117" w14:textId="77777777" w:rsidR="000462BE" w:rsidRDefault="000462BE" w:rsidP="741ED75D">
      <w:pPr>
        <w:spacing w:after="200" w:line="360" w:lineRule="auto"/>
        <w:rPr>
          <w:rFonts w:eastAsia="Times New Roman" w:cs="Times New Roman"/>
          <w:i/>
          <w:iCs/>
          <w:color w:val="000000" w:themeColor="text1"/>
          <w:sz w:val="18"/>
          <w:szCs w:val="18"/>
        </w:rPr>
      </w:pPr>
    </w:p>
    <w:p w14:paraId="021BE762" w14:textId="385745E7" w:rsidR="741ED75D" w:rsidRDefault="741ED75D" w:rsidP="741ED75D">
      <w:pPr>
        <w:spacing w:after="200" w:line="360" w:lineRule="auto"/>
        <w:rPr>
          <w:rFonts w:eastAsia="Times New Roman" w:cs="Times New Roman"/>
          <w:i/>
          <w:iCs/>
          <w:color w:val="000000" w:themeColor="text1"/>
          <w:sz w:val="18"/>
          <w:szCs w:val="18"/>
        </w:rPr>
      </w:pPr>
    </w:p>
    <w:p w14:paraId="7595003B" w14:textId="36D5CC14" w:rsidR="741ED75D" w:rsidRDefault="741ED75D" w:rsidP="741ED75D">
      <w:pPr>
        <w:spacing w:after="200" w:line="360" w:lineRule="auto"/>
        <w:rPr>
          <w:rFonts w:eastAsia="Times New Roman" w:cs="Times New Roman"/>
          <w:i/>
          <w:iCs/>
          <w:color w:val="000000" w:themeColor="text1"/>
          <w:sz w:val="18"/>
          <w:szCs w:val="18"/>
        </w:rPr>
      </w:pPr>
    </w:p>
    <w:p w14:paraId="4FDF4E5B" w14:textId="6B1268D8" w:rsidR="741ED75D" w:rsidRDefault="741ED75D" w:rsidP="741ED75D">
      <w:pPr>
        <w:spacing w:after="200" w:line="360" w:lineRule="auto"/>
        <w:rPr>
          <w:rFonts w:eastAsia="Times New Roman" w:cs="Times New Roman"/>
          <w:i/>
          <w:iCs/>
          <w:color w:val="000000" w:themeColor="text1"/>
          <w:sz w:val="18"/>
          <w:szCs w:val="18"/>
        </w:rPr>
      </w:pPr>
    </w:p>
    <w:p w14:paraId="1EB45E48" w14:textId="56C36D45" w:rsidR="007D6E97" w:rsidRDefault="000479C4" w:rsidP="000A54F2">
      <w:pPr>
        <w:pStyle w:val="Ttulo1"/>
        <w:numPr>
          <w:ilvl w:val="0"/>
          <w:numId w:val="2"/>
        </w:numPr>
        <w:spacing w:line="360" w:lineRule="auto"/>
        <w:rPr>
          <w:rFonts w:eastAsia="Times New Roman" w:cs="Times New Roman"/>
        </w:rPr>
      </w:pPr>
      <w:bookmarkStart w:id="306" w:name="_Toc242051112"/>
      <w:r>
        <w:rPr>
          <w:rFonts w:eastAsia="Times New Roman" w:cs="Times New Roman"/>
        </w:rPr>
        <w:lastRenderedPageBreak/>
        <w:t>Retrospectiva</w:t>
      </w:r>
      <w:bookmarkEnd w:id="306"/>
    </w:p>
    <w:p w14:paraId="0AF5808D" w14:textId="4C6E255E" w:rsidR="5221321F" w:rsidRDefault="5221321F" w:rsidP="5221321F"/>
    <w:p w14:paraId="7D353064" w14:textId="77777777" w:rsidR="5221321F" w:rsidRDefault="4790B4D0" w:rsidP="4790B4D0">
      <w:pPr>
        <w:spacing w:after="200" w:line="360" w:lineRule="auto"/>
        <w:jc w:val="both"/>
        <w:rPr>
          <w:rFonts w:eastAsia="Times New Roman" w:cs="Times New Roman"/>
          <w:lang w:val="en-US" w:eastAsia="en-US"/>
        </w:rPr>
      </w:pPr>
      <w:r w:rsidRPr="4790B4D0">
        <w:rPr>
          <w:rFonts w:eastAsia="Times New Roman" w:cs="Times New Roman"/>
          <w:lang w:val="en-US" w:eastAsia="en-US"/>
        </w:rPr>
        <w:t xml:space="preserve">La </w:t>
      </w:r>
      <w:proofErr w:type="spellStart"/>
      <w:r w:rsidRPr="4790B4D0">
        <w:rPr>
          <w:rFonts w:eastAsia="Times New Roman" w:cs="Times New Roman"/>
          <w:lang w:val="en-US" w:eastAsia="en-US"/>
        </w:rPr>
        <w:t>Retrospectiva</w:t>
      </w:r>
      <w:proofErr w:type="spellEnd"/>
      <w:r w:rsidRPr="4790B4D0">
        <w:rPr>
          <w:rFonts w:eastAsia="Times New Roman" w:cs="Times New Roman"/>
          <w:lang w:val="en-US" w:eastAsia="en-US"/>
        </w:rPr>
        <w:t xml:space="preserve"> del </w:t>
      </w:r>
      <w:proofErr w:type="spellStart"/>
      <w:r w:rsidRPr="4790B4D0">
        <w:rPr>
          <w:rFonts w:eastAsia="Times New Roman" w:cs="Times New Roman"/>
          <w:lang w:val="en-US" w:eastAsia="en-US"/>
        </w:rPr>
        <w:t>Incremento</w:t>
      </w:r>
      <w:proofErr w:type="spellEnd"/>
      <w:r w:rsidRPr="4790B4D0">
        <w:rPr>
          <w:rFonts w:eastAsia="Times New Roman" w:cs="Times New Roman"/>
          <w:lang w:val="en-US" w:eastAsia="en-US"/>
        </w:rPr>
        <w:t xml:space="preserve"> 3 </w:t>
      </w:r>
      <w:proofErr w:type="spellStart"/>
      <w:r w:rsidRPr="4790B4D0">
        <w:rPr>
          <w:rFonts w:eastAsia="Times New Roman" w:cs="Times New Roman"/>
          <w:lang w:val="en-US" w:eastAsia="en-US"/>
        </w:rPr>
        <w:t>permite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revisar</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el</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trabajo</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efectivamente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ejecutado</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durante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esta</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etapa</w:t>
      </w:r>
      <w:proofErr w:type="spellEnd"/>
      <w:r w:rsidRPr="4790B4D0">
        <w:rPr>
          <w:rFonts w:eastAsia="Times New Roman" w:cs="Times New Roman"/>
          <w:lang w:val="en-US" w:eastAsia="en-US"/>
        </w:rPr>
        <w:t xml:space="preserve"> y </w:t>
      </w:r>
      <w:proofErr w:type="spellStart"/>
      <w:r w:rsidRPr="4790B4D0">
        <w:rPr>
          <w:rFonts w:eastAsia="Times New Roman" w:cs="Times New Roman"/>
          <w:lang w:val="en-US" w:eastAsia="en-US"/>
        </w:rPr>
        <w:t>analizar</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su</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comportamiento</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dentro</w:t>
      </w:r>
      <w:proofErr w:type="spellEnd"/>
      <w:r w:rsidRPr="4790B4D0">
        <w:rPr>
          <w:rFonts w:eastAsia="Times New Roman" w:cs="Times New Roman"/>
          <w:lang w:val="en-US" w:eastAsia="en-US"/>
        </w:rPr>
        <w:t xml:space="preserve"> del </w:t>
      </w:r>
      <w:proofErr w:type="spellStart"/>
      <w:r w:rsidRPr="4790B4D0">
        <w:rPr>
          <w:rFonts w:eastAsia="Times New Roman" w:cs="Times New Roman"/>
          <w:lang w:val="en-US" w:eastAsia="en-US"/>
        </w:rPr>
        <w:t>avance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acumulado</w:t>
      </w:r>
      <w:proofErr w:type="spellEnd"/>
      <w:r w:rsidRPr="4790B4D0">
        <w:rPr>
          <w:rFonts w:eastAsia="Times New Roman" w:cs="Times New Roman"/>
          <w:lang w:val="en-US" w:eastAsia="en-US"/>
        </w:rPr>
        <w:t xml:space="preserve"> del </w:t>
      </w:r>
      <w:proofErr w:type="spellStart"/>
      <w:r w:rsidRPr="4790B4D0">
        <w:rPr>
          <w:rFonts w:eastAsia="Times New Roman" w:cs="Times New Roman"/>
          <w:lang w:val="en-US" w:eastAsia="en-US"/>
        </w:rPr>
        <w:t>proyecto</w:t>
      </w:r>
      <w:proofErr w:type="spellEnd"/>
      <w:r w:rsidRPr="4790B4D0">
        <w:rPr>
          <w:rFonts w:eastAsia="Times New Roman" w:cs="Times New Roman"/>
          <w:lang w:val="en-US" w:eastAsia="en-US"/>
        </w:rPr>
        <w:t xml:space="preserve">. Para </w:t>
      </w:r>
      <w:proofErr w:type="spellStart"/>
      <w:r w:rsidRPr="4790B4D0">
        <w:rPr>
          <w:rFonts w:eastAsia="Times New Roman" w:cs="Times New Roman"/>
          <w:lang w:val="en-US" w:eastAsia="en-US"/>
        </w:rPr>
        <w:t>esta</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revisión</w:t>
      </w:r>
      <w:proofErr w:type="spellEnd"/>
      <w:r w:rsidRPr="4790B4D0">
        <w:rPr>
          <w:rFonts w:eastAsia="Times New Roman" w:cs="Times New Roman"/>
          <w:lang w:val="en-US" w:eastAsia="en-US"/>
        </w:rPr>
        <w:t xml:space="preserve"> se </w:t>
      </w:r>
      <w:proofErr w:type="spellStart"/>
      <w:r w:rsidRPr="4790B4D0">
        <w:rPr>
          <w:rFonts w:eastAsia="Times New Roman" w:cs="Times New Roman"/>
          <w:lang w:val="en-US" w:eastAsia="en-US"/>
        </w:rPr>
        <w:t>consideran</w:t>
      </w:r>
      <w:proofErr w:type="spellEnd"/>
      <w:r w:rsidRPr="4790B4D0">
        <w:rPr>
          <w:rFonts w:eastAsia="Times New Roman" w:cs="Times New Roman"/>
          <w:lang w:val="en-US" w:eastAsia="en-US"/>
        </w:rPr>
        <w:t xml:space="preserve"> las </w:t>
      </w:r>
      <w:proofErr w:type="spellStart"/>
      <w:r w:rsidRPr="4790B4D0">
        <w:rPr>
          <w:rFonts w:eastAsia="Times New Roman" w:cs="Times New Roman"/>
          <w:lang w:val="en-US" w:eastAsia="en-US"/>
        </w:rPr>
        <w:t>tareas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registradas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en</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el</w:t>
      </w:r>
      <w:proofErr w:type="spellEnd"/>
      <w:r w:rsidRPr="4790B4D0">
        <w:rPr>
          <w:rFonts w:eastAsia="Times New Roman" w:cs="Times New Roman"/>
          <w:lang w:val="en-US" w:eastAsia="en-US"/>
        </w:rPr>
        <w:t xml:space="preserve"> Product Backlog, las </w:t>
      </w:r>
      <w:proofErr w:type="spellStart"/>
      <w:r w:rsidRPr="4790B4D0">
        <w:rPr>
          <w:rFonts w:eastAsia="Times New Roman" w:cs="Times New Roman"/>
          <w:lang w:val="en-US" w:eastAsia="en-US"/>
        </w:rPr>
        <w:t>fechas</w:t>
      </w:r>
      <w:proofErr w:type="spellEnd"/>
      <w:r w:rsidRPr="4790B4D0">
        <w:rPr>
          <w:rFonts w:eastAsia="Times New Roman" w:cs="Times New Roman"/>
          <w:lang w:val="en-US" w:eastAsia="en-US"/>
        </w:rPr>
        <w:t xml:space="preserve"> y horas </w:t>
      </w:r>
      <w:proofErr w:type="spellStart"/>
      <w:r w:rsidRPr="4790B4D0">
        <w:rPr>
          <w:rFonts w:eastAsia="Times New Roman" w:cs="Times New Roman"/>
          <w:lang w:val="en-US" w:eastAsia="en-US"/>
        </w:rPr>
        <w:t>efectivas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disponibles</w:t>
      </w:r>
      <w:proofErr w:type="spellEnd"/>
      <w:r w:rsidRPr="4790B4D0">
        <w:rPr>
          <w:rFonts w:eastAsia="Times New Roman" w:cs="Times New Roman"/>
          <w:lang w:val="en-US" w:eastAsia="en-US"/>
        </w:rPr>
        <w:t xml:space="preserve"> y </w:t>
      </w:r>
      <w:proofErr w:type="spellStart"/>
      <w:r w:rsidRPr="4790B4D0">
        <w:rPr>
          <w:rFonts w:eastAsia="Times New Roman" w:cs="Times New Roman"/>
          <w:lang w:val="en-US" w:eastAsia="en-US"/>
        </w:rPr>
        <w:t>los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gráficos</w:t>
      </w:r>
      <w:proofErr w:type="spellEnd"/>
      <w:r w:rsidRPr="4790B4D0">
        <w:rPr>
          <w:rFonts w:eastAsia="Times New Roman" w:cs="Times New Roman"/>
          <w:lang w:val="en-US" w:eastAsia="en-US"/>
        </w:rPr>
        <w:t xml:space="preserve"> de </w:t>
      </w:r>
      <w:proofErr w:type="spellStart"/>
      <w:r w:rsidRPr="4790B4D0">
        <w:rPr>
          <w:rFonts w:eastAsia="Times New Roman" w:cs="Times New Roman"/>
          <w:lang w:val="en-US" w:eastAsia="en-US"/>
        </w:rPr>
        <w:t>avance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correspondientes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utilizando</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únicamente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información</w:t>
      </w:r>
      <w:proofErr w:type="spellEnd"/>
      <w:r w:rsidRPr="4790B4D0">
        <w:rPr>
          <w:rFonts w:eastAsia="Times New Roman" w:cs="Times New Roman"/>
          <w:lang w:val="en-US" w:eastAsia="en-US"/>
        </w:rPr>
        <w:t xml:space="preserve"> real de </w:t>
      </w:r>
      <w:proofErr w:type="spellStart"/>
      <w:r w:rsidRPr="4790B4D0">
        <w:rPr>
          <w:rFonts w:eastAsia="Times New Roman" w:cs="Times New Roman"/>
          <w:lang w:val="en-US" w:eastAsia="en-US"/>
        </w:rPr>
        <w:t>ejecución</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Estos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antecedentes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permiten</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contrastar</w:t>
      </w:r>
      <w:proofErr w:type="spellEnd"/>
      <w:r w:rsidRPr="4790B4D0">
        <w:rPr>
          <w:rFonts w:eastAsia="Times New Roman" w:cs="Times New Roman"/>
          <w:lang w:val="en-US" w:eastAsia="en-US"/>
        </w:rPr>
        <w:t xml:space="preserve"> la </w:t>
      </w:r>
      <w:proofErr w:type="spellStart"/>
      <w:r w:rsidRPr="4790B4D0">
        <w:rPr>
          <w:rFonts w:eastAsia="Times New Roman" w:cs="Times New Roman"/>
          <w:lang w:val="en-US" w:eastAsia="en-US"/>
        </w:rPr>
        <w:t>planificación</w:t>
      </w:r>
      <w:proofErr w:type="spellEnd"/>
      <w:r w:rsidRPr="4790B4D0">
        <w:rPr>
          <w:rFonts w:eastAsia="Times New Roman" w:cs="Times New Roman"/>
          <w:lang w:val="en-US" w:eastAsia="en-US"/>
        </w:rPr>
        <w:t xml:space="preserve"> con </w:t>
      </w:r>
      <w:proofErr w:type="spellStart"/>
      <w:r w:rsidRPr="4790B4D0">
        <w:rPr>
          <w:rFonts w:eastAsia="Times New Roman" w:cs="Times New Roman"/>
          <w:lang w:val="en-US" w:eastAsia="en-US"/>
        </w:rPr>
        <w:t>el</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trabajo</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realizado</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identificar</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desviaciones</w:t>
      </w:r>
      <w:proofErr w:type="spellEnd"/>
      <w:r w:rsidRPr="4790B4D0">
        <w:rPr>
          <w:rFonts w:eastAsia="Times New Roman" w:cs="Times New Roman"/>
          <w:lang w:val="en-US" w:eastAsia="en-US"/>
        </w:rPr>
        <w:t xml:space="preserve"> y </w:t>
      </w:r>
      <w:proofErr w:type="spellStart"/>
      <w:r w:rsidRPr="4790B4D0">
        <w:rPr>
          <w:rFonts w:eastAsia="Times New Roman" w:cs="Times New Roman"/>
          <w:lang w:val="en-US" w:eastAsia="en-US"/>
        </w:rPr>
        <w:t>aprendizajes</w:t>
      </w:r>
      <w:proofErr w:type="spellEnd"/>
      <w:r w:rsidRPr="4790B4D0">
        <w:rPr>
          <w:rFonts w:eastAsia="Times New Roman" w:cs="Times New Roman"/>
          <w:lang w:val="en-US" w:eastAsia="en-US"/>
        </w:rPr>
        <w:t xml:space="preserve"> del </w:t>
      </w:r>
      <w:proofErr w:type="spellStart"/>
      <w:r w:rsidRPr="4790B4D0">
        <w:rPr>
          <w:rFonts w:eastAsia="Times New Roman" w:cs="Times New Roman"/>
          <w:lang w:val="en-US" w:eastAsia="en-US"/>
        </w:rPr>
        <w:t>proceso</w:t>
      </w:r>
      <w:proofErr w:type="spellEnd"/>
      <w:r w:rsidRPr="4790B4D0">
        <w:rPr>
          <w:rFonts w:eastAsia="Times New Roman" w:cs="Times New Roman"/>
          <w:lang w:val="en-US" w:eastAsia="en-US"/>
        </w:rPr>
        <w:t xml:space="preserve"> y </w:t>
      </w:r>
      <w:proofErr w:type="spellStart"/>
      <w:r w:rsidRPr="4790B4D0">
        <w:rPr>
          <w:rFonts w:eastAsia="Times New Roman" w:cs="Times New Roman"/>
          <w:lang w:val="en-US" w:eastAsia="en-US"/>
        </w:rPr>
        <w:t>dejar</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una</w:t>
      </w:r>
      <w:proofErr w:type="spellEnd"/>
      <w:r w:rsidRPr="4790B4D0">
        <w:rPr>
          <w:rFonts w:eastAsia="Times New Roman" w:cs="Times New Roman"/>
          <w:lang w:val="en-US" w:eastAsia="en-US"/>
        </w:rPr>
        <w:t xml:space="preserve"> base </w:t>
      </w:r>
      <w:proofErr w:type="spellStart"/>
      <w:r w:rsidRPr="4790B4D0">
        <w:rPr>
          <w:rFonts w:eastAsia="Times New Roman" w:cs="Times New Roman"/>
          <w:lang w:val="en-US" w:eastAsia="en-US"/>
        </w:rPr>
        <w:t>verificable</w:t>
      </w:r>
      <w:proofErr w:type="spellEnd"/>
      <w:r w:rsidRPr="4790B4D0">
        <w:rPr>
          <w:rFonts w:eastAsia="Times New Roman" w:cs="Times New Roman"/>
          <w:lang w:val="en-US" w:eastAsia="en-US"/>
        </w:rPr>
        <w:t xml:space="preserve"> para </w:t>
      </w:r>
      <w:proofErr w:type="spellStart"/>
      <w:r w:rsidRPr="4790B4D0">
        <w:rPr>
          <w:rFonts w:eastAsia="Times New Roman" w:cs="Times New Roman"/>
          <w:lang w:val="en-US" w:eastAsia="en-US"/>
        </w:rPr>
        <w:t>los</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ajustes</w:t>
      </w:r>
      <w:proofErr w:type="spellEnd"/>
      <w:r w:rsidRPr="4790B4D0">
        <w:rPr>
          <w:rFonts w:eastAsia="Times New Roman" w:cs="Times New Roman"/>
          <w:lang w:val="en-US" w:eastAsia="en-US"/>
        </w:rPr>
        <w:t xml:space="preserve"> que </w:t>
      </w:r>
      <w:proofErr w:type="spellStart"/>
      <w:r w:rsidRPr="4790B4D0">
        <w:rPr>
          <w:rFonts w:eastAsia="Times New Roman" w:cs="Times New Roman"/>
          <w:lang w:val="en-US" w:eastAsia="en-US"/>
        </w:rPr>
        <w:t>deban</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incorporarse</w:t>
      </w:r>
      <w:proofErr w:type="spellEnd"/>
      <w:r w:rsidRPr="4790B4D0">
        <w:rPr>
          <w:rFonts w:eastAsia="Times New Roman" w:cs="Times New Roman"/>
          <w:lang w:val="en-US" w:eastAsia="en-US"/>
        </w:rPr>
        <w:t xml:space="preserve"> </w:t>
      </w:r>
      <w:proofErr w:type="spellStart"/>
      <w:r w:rsidRPr="4790B4D0">
        <w:rPr>
          <w:rFonts w:eastAsia="Times New Roman" w:cs="Times New Roman"/>
          <w:lang w:val="en-US" w:eastAsia="en-US"/>
        </w:rPr>
        <w:t>en</w:t>
      </w:r>
      <w:proofErr w:type="spellEnd"/>
      <w:r w:rsidRPr="4790B4D0">
        <w:rPr>
          <w:rFonts w:eastAsia="Times New Roman" w:cs="Times New Roman"/>
          <w:lang w:val="en-US" w:eastAsia="en-US"/>
        </w:rPr>
        <w:t xml:space="preserve"> las </w:t>
      </w:r>
      <w:proofErr w:type="spellStart"/>
      <w:r w:rsidRPr="4790B4D0">
        <w:rPr>
          <w:rFonts w:eastAsia="Times New Roman" w:cs="Times New Roman"/>
          <w:lang w:val="en-US" w:eastAsia="en-US"/>
        </w:rPr>
        <w:t>actividades</w:t>
      </w:r>
      <w:proofErr w:type="spellEnd"/>
      <w:r w:rsidRPr="4790B4D0">
        <w:rPr>
          <w:rFonts w:eastAsia="Times New Roman" w:cs="Times New Roman"/>
          <w:lang w:val="en-US" w:eastAsia="en-US"/>
        </w:rPr>
        <w:t xml:space="preserve"> de </w:t>
      </w:r>
      <w:proofErr w:type="spellStart"/>
      <w:r w:rsidRPr="4790B4D0">
        <w:rPr>
          <w:rFonts w:eastAsia="Times New Roman" w:cs="Times New Roman"/>
          <w:lang w:val="en-US" w:eastAsia="en-US"/>
        </w:rPr>
        <w:t>cierre</w:t>
      </w:r>
      <w:proofErr w:type="spellEnd"/>
      <w:r w:rsidRPr="4790B4D0">
        <w:rPr>
          <w:rFonts w:eastAsia="Times New Roman" w:cs="Times New Roman"/>
          <w:lang w:val="en-US" w:eastAsia="en-US"/>
        </w:rPr>
        <w:t xml:space="preserve"> posteriores.</w:t>
      </w:r>
    </w:p>
    <w:p w14:paraId="6A52CE3F" w14:textId="77777777" w:rsidR="5221321F" w:rsidRDefault="5221321F" w:rsidP="4790B4D0">
      <w:pPr>
        <w:spacing w:line="360" w:lineRule="auto"/>
        <w:rPr>
          <w:rFonts w:eastAsia="Times New Roman" w:cs="Times New Roman"/>
        </w:rPr>
      </w:pPr>
    </w:p>
    <w:p w14:paraId="1D4CD870" w14:textId="77777777" w:rsidR="5221321F" w:rsidRDefault="4790B4D0" w:rsidP="4790B4D0">
      <w:pPr>
        <w:pStyle w:val="Ttulo2"/>
        <w:spacing w:line="360" w:lineRule="auto"/>
        <w:rPr>
          <w:rFonts w:eastAsia="Times New Roman" w:cs="Times New Roman"/>
        </w:rPr>
      </w:pPr>
      <w:bookmarkStart w:id="307" w:name="_Toc242051113"/>
      <w:r w:rsidRPr="4790B4D0">
        <w:rPr>
          <w:rFonts w:eastAsia="Times New Roman" w:cs="Times New Roman"/>
        </w:rPr>
        <w:t>8.1. Backlog</w:t>
      </w:r>
      <w:bookmarkEnd w:id="307"/>
    </w:p>
    <w:p w14:paraId="0CBEB163" w14:textId="77777777" w:rsidR="5221321F" w:rsidRDefault="5221321F" w:rsidP="4790B4D0">
      <w:pPr>
        <w:rPr>
          <w:rFonts w:eastAsia="Times New Roman" w:cs="Times New Roman"/>
        </w:rPr>
      </w:pPr>
    </w:p>
    <w:p w14:paraId="4EF2A1CA" w14:textId="77777777" w:rsidR="5221321F" w:rsidRDefault="4790B4D0" w:rsidP="4790B4D0">
      <w:pPr>
        <w:spacing w:line="360" w:lineRule="auto"/>
        <w:jc w:val="both"/>
        <w:rPr>
          <w:rFonts w:eastAsia="Times New Roman" w:cs="Times New Roman"/>
        </w:rPr>
      </w:pPr>
      <w:r w:rsidRPr="4790B4D0">
        <w:rPr>
          <w:rFonts w:eastAsia="Times New Roman" w:cs="Times New Roman"/>
        </w:rPr>
        <w:t xml:space="preserve">La tabla del </w:t>
      </w:r>
      <w:proofErr w:type="spellStart"/>
      <w:r w:rsidRPr="4790B4D0">
        <w:rPr>
          <w:rFonts w:eastAsia="Times New Roman" w:cs="Times New Roman"/>
        </w:rPr>
        <w:t>Product</w:t>
      </w:r>
      <w:proofErr w:type="spellEnd"/>
      <w:r w:rsidRPr="4790B4D0">
        <w:rPr>
          <w:rFonts w:eastAsia="Times New Roman" w:cs="Times New Roman"/>
        </w:rPr>
        <w:t xml:space="preserve"> Backlog con fechas reales presenta las tareas y actividades ejecutadas durante el proyecto, incorporando las fechas efectivas en que fueron desarrolladas, su objetivo de registro es progreso real del trabajo y contrastarlo con la planificación inicial. Se elaboró para llevar un control detallado de la ejecución de las actividades y evaluar el cumplimiento de los procesos establecidos. Esta herramienta permite analizar el desempeño del equipo e identificar posibles desviaciones respecto a lo planificado.</w:t>
      </w:r>
    </w:p>
    <w:p w14:paraId="41A97CAE" w14:textId="77777777" w:rsidR="5221321F" w:rsidRDefault="5221321F" w:rsidP="4790B4D0">
      <w:pPr>
        <w:spacing w:line="360" w:lineRule="auto"/>
        <w:jc w:val="both"/>
        <w:rPr>
          <w:rFonts w:eastAsia="Times New Roman" w:cs="Times New Roman"/>
        </w:rPr>
      </w:pPr>
    </w:p>
    <w:p w14:paraId="20E6DC5C" w14:textId="77777777" w:rsidR="5221321F" w:rsidRDefault="5221321F" w:rsidP="4790B4D0">
      <w:pPr>
        <w:spacing w:line="360" w:lineRule="auto"/>
        <w:jc w:val="both"/>
        <w:rPr>
          <w:rFonts w:eastAsia="Times New Roman" w:cs="Times New Roman"/>
        </w:rPr>
      </w:pPr>
    </w:p>
    <w:p w14:paraId="6BB78518" w14:textId="1873CE67" w:rsidR="5221321F" w:rsidRDefault="5221321F" w:rsidP="4790B4D0">
      <w:pPr>
        <w:spacing w:line="360" w:lineRule="auto"/>
        <w:jc w:val="both"/>
        <w:rPr>
          <w:rFonts w:eastAsia="Times New Roman" w:cs="Times New Roman"/>
        </w:rPr>
      </w:pPr>
    </w:p>
    <w:p w14:paraId="625212FB" w14:textId="5EB73E05" w:rsidR="5221321F" w:rsidRDefault="5221321F" w:rsidP="4790B4D0">
      <w:pPr>
        <w:spacing w:line="360" w:lineRule="auto"/>
        <w:jc w:val="both"/>
        <w:rPr>
          <w:rFonts w:eastAsia="Times New Roman" w:cs="Times New Roman"/>
        </w:rPr>
      </w:pPr>
    </w:p>
    <w:p w14:paraId="005A18A1" w14:textId="5ACC0483" w:rsidR="5221321F" w:rsidRDefault="5221321F" w:rsidP="4790B4D0">
      <w:pPr>
        <w:spacing w:line="360" w:lineRule="auto"/>
        <w:jc w:val="both"/>
        <w:rPr>
          <w:rFonts w:eastAsia="Times New Roman" w:cs="Times New Roman"/>
        </w:rPr>
      </w:pPr>
    </w:p>
    <w:p w14:paraId="34120047" w14:textId="77777777" w:rsidR="000462BE" w:rsidRDefault="000462BE" w:rsidP="4790B4D0">
      <w:pPr>
        <w:spacing w:line="360" w:lineRule="auto"/>
        <w:jc w:val="both"/>
        <w:rPr>
          <w:rFonts w:eastAsia="Times New Roman" w:cs="Times New Roman"/>
        </w:rPr>
      </w:pPr>
    </w:p>
    <w:p w14:paraId="2050AB54" w14:textId="417B12B2" w:rsidR="5221321F" w:rsidRDefault="5221321F" w:rsidP="4790B4D0">
      <w:pPr>
        <w:spacing w:line="360" w:lineRule="auto"/>
        <w:jc w:val="both"/>
        <w:rPr>
          <w:rFonts w:eastAsia="Times New Roman" w:cs="Times New Roman"/>
        </w:rPr>
      </w:pPr>
    </w:p>
    <w:p w14:paraId="1BC795C9" w14:textId="41427EF1" w:rsidR="5221321F" w:rsidRDefault="4790B4D0" w:rsidP="4790B4D0">
      <w:pPr>
        <w:pStyle w:val="Descripcin"/>
      </w:pPr>
      <w:bookmarkStart w:id="308" w:name="_Toc242050159"/>
      <w:r>
        <w:lastRenderedPageBreak/>
        <w:t xml:space="preserve">Tabla </w:t>
      </w:r>
      <w:r w:rsidR="5221321F">
        <w:fldChar w:fldCharType="begin"/>
      </w:r>
      <w:r w:rsidR="5221321F">
        <w:instrText>STYLEREF 1 \s</w:instrText>
      </w:r>
      <w:r w:rsidR="5221321F">
        <w:fldChar w:fldCharType="separate"/>
      </w:r>
      <w:r w:rsidRPr="4790B4D0">
        <w:rPr>
          <w:noProof/>
        </w:rPr>
        <w:t>8</w:t>
      </w:r>
      <w:r w:rsidR="5221321F">
        <w:fldChar w:fldCharType="end"/>
      </w:r>
      <w:r>
        <w:t>.</w:t>
      </w:r>
      <w:r w:rsidR="5221321F">
        <w:fldChar w:fldCharType="begin"/>
      </w:r>
      <w:r w:rsidR="5221321F">
        <w:instrText>SEQ Tabla \* ARABIC \s 1</w:instrText>
      </w:r>
      <w:r w:rsidR="5221321F">
        <w:fldChar w:fldCharType="separate"/>
      </w:r>
      <w:r w:rsidRPr="4790B4D0">
        <w:rPr>
          <w:noProof/>
        </w:rPr>
        <w:t>1</w:t>
      </w:r>
      <w:r w:rsidR="5221321F">
        <w:fldChar w:fldCharType="end"/>
      </w:r>
      <w:r>
        <w:t xml:space="preserve"> “Tabla del </w:t>
      </w:r>
      <w:proofErr w:type="spellStart"/>
      <w:r>
        <w:t>product</w:t>
      </w:r>
      <w:proofErr w:type="spellEnd"/>
      <w:r>
        <w:t xml:space="preserve"> backlog del proyecto con estimación de horas reales, parte 1”.</w:t>
      </w:r>
      <w:bookmarkEnd w:id="308"/>
    </w:p>
    <w:p w14:paraId="7D7D53D1" w14:textId="77777777" w:rsidR="5221321F" w:rsidRDefault="5221321F" w:rsidP="5221321F"/>
    <w:p w14:paraId="26C22C19" w14:textId="74E21143" w:rsidR="5221321F" w:rsidRDefault="5221321F" w:rsidP="4790B4D0">
      <w:pPr>
        <w:spacing w:line="360" w:lineRule="auto"/>
        <w:rPr>
          <w:rFonts w:eastAsia="Times New Roman" w:cs="Times New Roman"/>
        </w:rPr>
      </w:pPr>
      <w:r>
        <w:rPr>
          <w:noProof/>
        </w:rPr>
        <w:drawing>
          <wp:inline distT="0" distB="0" distL="0" distR="0" wp14:anchorId="756B0C5C" wp14:editId="7DB14F18">
            <wp:extent cx="5971540" cy="1890395"/>
            <wp:effectExtent l="0" t="0" r="0" b="0"/>
            <wp:docPr id="1397101677"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7509" name="Imagen 1" descr="Una captura de pantalla de una computadora&#10;&#10;Descripción generada automáticamente"/>
                    <pic:cNvPicPr/>
                  </pic:nvPicPr>
                  <pic:blipFill>
                    <a:blip r:embed="rId126"/>
                    <a:stretch>
                      <a:fillRect/>
                    </a:stretch>
                  </pic:blipFill>
                  <pic:spPr>
                    <a:xfrm>
                      <a:off x="0" y="0"/>
                      <a:ext cx="5971540" cy="1890395"/>
                    </a:xfrm>
                    <a:prstGeom prst="rect">
                      <a:avLst/>
                    </a:prstGeom>
                  </pic:spPr>
                </pic:pic>
              </a:graphicData>
            </a:graphic>
          </wp:inline>
        </w:drawing>
      </w:r>
    </w:p>
    <w:p w14:paraId="2B1A22AC" w14:textId="77777777" w:rsidR="5221321F" w:rsidRDefault="4790B4D0" w:rsidP="4790B4D0">
      <w:pPr>
        <w:pStyle w:val="Cita"/>
        <w:rPr>
          <w:rFonts w:eastAsia="Times New Roman" w:cs="Times New Roman"/>
          <w:i w:val="0"/>
          <w:iCs w:val="0"/>
        </w:rPr>
      </w:pPr>
      <w:r>
        <w:t>Fuente: Elaborado por el estudiante de acuerdo con el proyecto</w:t>
      </w:r>
    </w:p>
    <w:p w14:paraId="2EDD9714" w14:textId="53B2ADDB" w:rsidR="5221321F" w:rsidRDefault="4790B4D0" w:rsidP="4790B4D0">
      <w:pPr>
        <w:pStyle w:val="Cita"/>
      </w:pPr>
      <w:r>
        <w:t xml:space="preserve">Para visualizar para mayor detalle, visualizar en el anexo. </w:t>
      </w:r>
    </w:p>
    <w:p w14:paraId="230FF392" w14:textId="725D99F2" w:rsidR="5221321F" w:rsidRDefault="5221321F" w:rsidP="4790B4D0">
      <w:pPr>
        <w:pStyle w:val="Descripcin"/>
      </w:pPr>
    </w:p>
    <w:p w14:paraId="29EDD8AC" w14:textId="77777777" w:rsidR="5221321F" w:rsidRDefault="5221321F" w:rsidP="4790B4D0">
      <w:pPr>
        <w:spacing w:line="360" w:lineRule="auto"/>
        <w:rPr>
          <w:rFonts w:eastAsia="Times New Roman" w:cs="Times New Roman"/>
        </w:rPr>
      </w:pPr>
    </w:p>
    <w:p w14:paraId="7D8D70EF" w14:textId="0F72EC68" w:rsidR="5221321F" w:rsidRDefault="4790B4D0" w:rsidP="4790B4D0">
      <w:pPr>
        <w:pStyle w:val="Ttulo2"/>
        <w:numPr>
          <w:ilvl w:val="1"/>
          <w:numId w:val="2"/>
        </w:numPr>
        <w:spacing w:line="360" w:lineRule="auto"/>
        <w:rPr>
          <w:rFonts w:eastAsia="Times New Roman" w:cs="Times New Roman"/>
        </w:rPr>
      </w:pPr>
      <w:r w:rsidRPr="4790B4D0">
        <w:rPr>
          <w:rFonts w:eastAsia="Times New Roman" w:cs="Times New Roman"/>
        </w:rPr>
        <w:t xml:space="preserve"> </w:t>
      </w:r>
      <w:bookmarkStart w:id="309" w:name="_Toc242051114"/>
      <w:proofErr w:type="spellStart"/>
      <w:r w:rsidRPr="4790B4D0">
        <w:rPr>
          <w:rFonts w:eastAsia="Times New Roman" w:cs="Times New Roman"/>
        </w:rPr>
        <w:t>Burn</w:t>
      </w:r>
      <w:proofErr w:type="spellEnd"/>
      <w:r w:rsidRPr="4790B4D0">
        <w:rPr>
          <w:rFonts w:eastAsia="Times New Roman" w:cs="Times New Roman"/>
        </w:rPr>
        <w:t>-Up del Incremento 3</w:t>
      </w:r>
      <w:bookmarkEnd w:id="309"/>
    </w:p>
    <w:p w14:paraId="1830711C" w14:textId="77777777" w:rsidR="5221321F" w:rsidRDefault="5221321F" w:rsidP="4790B4D0">
      <w:pPr>
        <w:spacing w:line="360" w:lineRule="auto"/>
        <w:rPr>
          <w:rFonts w:eastAsia="Times New Roman" w:cs="Times New Roman"/>
        </w:rPr>
      </w:pPr>
    </w:p>
    <w:p w14:paraId="2BF59FB8" w14:textId="3C0DF7AE" w:rsidR="5221321F" w:rsidRDefault="4790B4D0" w:rsidP="4790B4D0">
      <w:pPr>
        <w:spacing w:line="360" w:lineRule="auto"/>
        <w:jc w:val="both"/>
        <w:rPr>
          <w:rFonts w:eastAsia="Times New Roman" w:cs="Times New Roman"/>
        </w:rPr>
      </w:pPr>
      <w:r w:rsidRPr="4790B4D0">
        <w:rPr>
          <w:rFonts w:eastAsia="Times New Roman" w:cs="Times New Roman"/>
        </w:rPr>
        <w:t xml:space="preserve">El gráfico </w:t>
      </w:r>
      <w:proofErr w:type="spellStart"/>
      <w:r w:rsidRPr="4790B4D0">
        <w:rPr>
          <w:rFonts w:eastAsia="Times New Roman" w:cs="Times New Roman"/>
        </w:rPr>
        <w:t>Burn</w:t>
      </w:r>
      <w:proofErr w:type="spellEnd"/>
      <w:r w:rsidRPr="4790B4D0">
        <w:rPr>
          <w:rFonts w:eastAsia="Times New Roman" w:cs="Times New Roman"/>
        </w:rPr>
        <w:t xml:space="preserve"> Up muestra el progreso del trabajo completado en relación con el alcance total del proyecto. Su objetivo es evidenciar cuánto se ha avanzado y cómo puede variar el </w:t>
      </w:r>
      <w:proofErr w:type="spellStart"/>
      <w:r w:rsidRPr="4790B4D0">
        <w:rPr>
          <w:rFonts w:eastAsia="Times New Roman" w:cs="Times New Roman"/>
        </w:rPr>
        <w:t>scope</w:t>
      </w:r>
      <w:proofErr w:type="spellEnd"/>
      <w:r w:rsidRPr="4790B4D0">
        <w:rPr>
          <w:rFonts w:eastAsia="Times New Roman" w:cs="Times New Roman"/>
        </w:rPr>
        <w:t xml:space="preserve"> durante el desarrollo. Se utiliza para controlar el avance acumulado y detectar cambios en los requisitos. Permite visualizar tanto el trabajo realizado como el total planificado. A continuación, se presenta la figura correspondiente al </w:t>
      </w:r>
      <w:proofErr w:type="spellStart"/>
      <w:r w:rsidRPr="4790B4D0">
        <w:rPr>
          <w:rFonts w:eastAsia="Times New Roman" w:cs="Times New Roman"/>
        </w:rPr>
        <w:t>Burn</w:t>
      </w:r>
      <w:proofErr w:type="spellEnd"/>
      <w:r w:rsidRPr="4790B4D0">
        <w:rPr>
          <w:rFonts w:eastAsia="Times New Roman" w:cs="Times New Roman"/>
        </w:rPr>
        <w:t xml:space="preserve"> Down del Incremento 3.</w:t>
      </w:r>
    </w:p>
    <w:p w14:paraId="2F13ED23" w14:textId="77777777" w:rsidR="5221321F" w:rsidRDefault="5221321F" w:rsidP="4790B4D0">
      <w:pPr>
        <w:pStyle w:val="Descripcin"/>
        <w:rPr>
          <w:rFonts w:eastAsia="Times New Roman" w:cs="Times New Roman"/>
        </w:rPr>
      </w:pPr>
    </w:p>
    <w:p w14:paraId="53CF9CA3" w14:textId="185B7182" w:rsidR="5221321F" w:rsidRDefault="4790B4D0" w:rsidP="4790B4D0">
      <w:pPr>
        <w:pStyle w:val="Descripcin"/>
      </w:pPr>
      <w:r>
        <w:t xml:space="preserve">Figura 8.1: “Grafico </w:t>
      </w:r>
      <w:proofErr w:type="spellStart"/>
      <w:r>
        <w:t>Burn</w:t>
      </w:r>
      <w:proofErr w:type="spellEnd"/>
      <w:r>
        <w:t xml:space="preserve"> Up”.</w:t>
      </w:r>
    </w:p>
    <w:p w14:paraId="0855B656" w14:textId="4E00D5A3" w:rsidR="5221321F" w:rsidRDefault="5221321F" w:rsidP="4790B4D0">
      <w:pPr>
        <w:spacing w:line="360" w:lineRule="auto"/>
        <w:rPr>
          <w:rFonts w:eastAsia="Times New Roman" w:cs="Times New Roman"/>
        </w:rPr>
      </w:pPr>
      <w:r>
        <w:rPr>
          <w:noProof/>
        </w:rPr>
        <w:lastRenderedPageBreak/>
        <w:drawing>
          <wp:inline distT="0" distB="0" distL="0" distR="0" wp14:anchorId="03D28DB7" wp14:editId="7F36F6DB">
            <wp:extent cx="5971540" cy="3128010"/>
            <wp:effectExtent l="0" t="0" r="0" b="0"/>
            <wp:docPr id="138202376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7886" name="Imagen 1" descr="Gráfico, Gráfico de líneas&#10;&#10;Descripción generada automáticamente"/>
                    <pic:cNvPicPr/>
                  </pic:nvPicPr>
                  <pic:blipFill>
                    <a:blip r:embed="rId127"/>
                    <a:stretch>
                      <a:fillRect/>
                    </a:stretch>
                  </pic:blipFill>
                  <pic:spPr>
                    <a:xfrm>
                      <a:off x="0" y="0"/>
                      <a:ext cx="5971540" cy="3128010"/>
                    </a:xfrm>
                    <a:prstGeom prst="rect">
                      <a:avLst/>
                    </a:prstGeom>
                  </pic:spPr>
                </pic:pic>
              </a:graphicData>
            </a:graphic>
          </wp:inline>
        </w:drawing>
      </w:r>
    </w:p>
    <w:p w14:paraId="24E7A6A3" w14:textId="77777777" w:rsidR="5221321F" w:rsidRDefault="4790B4D0" w:rsidP="4790B4D0">
      <w:pPr>
        <w:pBdr>
          <w:top w:val="nil"/>
          <w:left w:val="nil"/>
          <w:bottom w:val="nil"/>
          <w:right w:val="nil"/>
          <w:between w:val="nil"/>
        </w:pBdr>
        <w:spacing w:before="120" w:line="360" w:lineRule="auto"/>
        <w:ind w:left="720" w:right="720"/>
        <w:jc w:val="center"/>
        <w:rPr>
          <w:rFonts w:eastAsia="Times New Roman" w:cs="Times New Roman"/>
          <w:i/>
          <w:iCs/>
          <w:color w:val="000000" w:themeColor="text1"/>
          <w:sz w:val="18"/>
          <w:szCs w:val="18"/>
        </w:rPr>
      </w:pPr>
      <w:r w:rsidRPr="4790B4D0">
        <w:rPr>
          <w:rFonts w:eastAsia="Times New Roman" w:cs="Times New Roman"/>
          <w:i/>
          <w:iCs/>
          <w:color w:val="000000" w:themeColor="text1"/>
          <w:sz w:val="18"/>
          <w:szCs w:val="18"/>
        </w:rPr>
        <w:t>Fuente: Elaborado por el estudiante de acuerdo con el proyecto</w:t>
      </w:r>
    </w:p>
    <w:p w14:paraId="1688B33F" w14:textId="77777777" w:rsidR="5221321F" w:rsidRDefault="4790B4D0" w:rsidP="4790B4D0">
      <w:pPr>
        <w:pBdr>
          <w:top w:val="nil"/>
          <w:left w:val="nil"/>
          <w:bottom w:val="nil"/>
          <w:right w:val="nil"/>
          <w:between w:val="nil"/>
        </w:pBdr>
        <w:spacing w:before="120" w:line="360" w:lineRule="auto"/>
        <w:ind w:left="720" w:right="720"/>
        <w:jc w:val="center"/>
        <w:rPr>
          <w:rFonts w:eastAsia="Times New Roman" w:cs="Times New Roman"/>
          <w:i/>
          <w:iCs/>
          <w:color w:val="000000" w:themeColor="text1"/>
          <w:sz w:val="18"/>
          <w:szCs w:val="18"/>
        </w:rPr>
      </w:pPr>
      <w:r w:rsidRPr="4790B4D0">
        <w:rPr>
          <w:rFonts w:eastAsia="Times New Roman" w:cs="Times New Roman"/>
          <w:i/>
          <w:iCs/>
          <w:color w:val="000000" w:themeColor="text1"/>
          <w:sz w:val="18"/>
          <w:szCs w:val="18"/>
        </w:rPr>
        <w:t>Para visualizar para mayor detalle, visualizar en el anexo.</w:t>
      </w:r>
    </w:p>
    <w:p w14:paraId="31E86DDF" w14:textId="77777777" w:rsidR="5221321F" w:rsidRDefault="5221321F" w:rsidP="4790B4D0">
      <w:pPr>
        <w:pBdr>
          <w:top w:val="nil"/>
          <w:left w:val="nil"/>
          <w:bottom w:val="nil"/>
          <w:right w:val="nil"/>
          <w:between w:val="nil"/>
        </w:pBdr>
        <w:spacing w:before="120" w:line="360" w:lineRule="auto"/>
        <w:ind w:left="720" w:right="720"/>
        <w:jc w:val="center"/>
        <w:rPr>
          <w:rFonts w:eastAsia="Times New Roman" w:cs="Times New Roman"/>
          <w:i/>
          <w:iCs/>
          <w:sz w:val="18"/>
          <w:szCs w:val="18"/>
        </w:rPr>
      </w:pPr>
    </w:p>
    <w:p w14:paraId="67DE8F6A" w14:textId="3A160F17" w:rsidR="5221321F" w:rsidRDefault="4790B4D0" w:rsidP="4790B4D0">
      <w:pPr>
        <w:pStyle w:val="Ttulo2"/>
        <w:spacing w:line="360" w:lineRule="auto"/>
        <w:rPr>
          <w:rFonts w:eastAsia="Times New Roman" w:cs="Times New Roman"/>
        </w:rPr>
      </w:pPr>
      <w:bookmarkStart w:id="310" w:name="_Toc242051115"/>
      <w:r w:rsidRPr="4790B4D0">
        <w:rPr>
          <w:rFonts w:eastAsia="Times New Roman" w:cs="Times New Roman"/>
        </w:rPr>
        <w:t xml:space="preserve">8.2. </w:t>
      </w:r>
      <w:proofErr w:type="spellStart"/>
      <w:r w:rsidRPr="4790B4D0">
        <w:rPr>
          <w:rFonts w:eastAsia="Times New Roman" w:cs="Times New Roman"/>
        </w:rPr>
        <w:t>Burn</w:t>
      </w:r>
      <w:proofErr w:type="spellEnd"/>
      <w:r w:rsidRPr="4790B4D0">
        <w:rPr>
          <w:rFonts w:eastAsia="Times New Roman" w:cs="Times New Roman"/>
        </w:rPr>
        <w:t>-Down del incremento 3</w:t>
      </w:r>
      <w:bookmarkEnd w:id="310"/>
    </w:p>
    <w:p w14:paraId="7F0C7429" w14:textId="77777777" w:rsidR="5221321F" w:rsidRDefault="5221321F" w:rsidP="4790B4D0">
      <w:pPr>
        <w:spacing w:line="360" w:lineRule="auto"/>
        <w:rPr>
          <w:rFonts w:eastAsia="Times New Roman" w:cs="Times New Roman"/>
        </w:rPr>
      </w:pPr>
    </w:p>
    <w:p w14:paraId="4F2ADF0F" w14:textId="6D84F72D" w:rsidR="5221321F" w:rsidRDefault="4790B4D0" w:rsidP="4790B4D0">
      <w:pPr>
        <w:spacing w:after="0" w:line="360" w:lineRule="auto"/>
        <w:jc w:val="both"/>
        <w:rPr>
          <w:rFonts w:eastAsia="Times New Roman" w:cs="Times New Roman"/>
        </w:rPr>
      </w:pPr>
      <w:r w:rsidRPr="4790B4D0">
        <w:rPr>
          <w:rFonts w:eastAsia="Times New Roman" w:cs="Times New Roman"/>
        </w:rPr>
        <w:t xml:space="preserve">El gráfico </w:t>
      </w:r>
      <w:proofErr w:type="spellStart"/>
      <w:r w:rsidRPr="4790B4D0">
        <w:rPr>
          <w:rFonts w:eastAsia="Times New Roman" w:cs="Times New Roman"/>
        </w:rPr>
        <w:t>Burn</w:t>
      </w:r>
      <w:proofErr w:type="spellEnd"/>
      <w:r w:rsidRPr="4790B4D0">
        <w:rPr>
          <w:rFonts w:eastAsia="Times New Roman" w:cs="Times New Roman"/>
        </w:rPr>
        <w:t xml:space="preserve"> Down del Incremento 3 representa la evolución del trabajo pendiente durante el periodo de desarrollo de esta entrega. Su representación permite observar la disminución progresiva de las horas consideradas y comparar el comportamiento estimado con el comportamiento real registrado durante el incremento. A continuación, se presenta la figura correspondiente al </w:t>
      </w:r>
      <w:proofErr w:type="spellStart"/>
      <w:r w:rsidRPr="4790B4D0">
        <w:rPr>
          <w:rFonts w:eastAsia="Times New Roman" w:cs="Times New Roman"/>
        </w:rPr>
        <w:t>Burn</w:t>
      </w:r>
      <w:proofErr w:type="spellEnd"/>
      <w:r w:rsidRPr="4790B4D0">
        <w:rPr>
          <w:rFonts w:eastAsia="Times New Roman" w:cs="Times New Roman"/>
        </w:rPr>
        <w:t xml:space="preserve"> Down del Incremento 3.</w:t>
      </w:r>
    </w:p>
    <w:p w14:paraId="2EAEBA5A" w14:textId="77777777" w:rsidR="5221321F" w:rsidRDefault="5221321F" w:rsidP="4790B4D0">
      <w:pPr>
        <w:spacing w:line="360" w:lineRule="auto"/>
        <w:rPr>
          <w:rFonts w:eastAsia="Times New Roman" w:cs="Times New Roman"/>
        </w:rPr>
      </w:pPr>
    </w:p>
    <w:p w14:paraId="1D407BD1" w14:textId="77777777" w:rsidR="5221321F" w:rsidRDefault="5221321F" w:rsidP="4790B4D0">
      <w:pPr>
        <w:spacing w:line="360" w:lineRule="auto"/>
        <w:rPr>
          <w:rFonts w:eastAsia="Times New Roman" w:cs="Times New Roman"/>
        </w:rPr>
      </w:pPr>
    </w:p>
    <w:p w14:paraId="7B8DE9C9" w14:textId="77777777" w:rsidR="5221321F" w:rsidRDefault="4790B4D0" w:rsidP="4790B4D0">
      <w:pPr>
        <w:pStyle w:val="Descripcin"/>
      </w:pPr>
      <w:r>
        <w:t xml:space="preserve">Figura 8.2: “Grafico </w:t>
      </w:r>
      <w:proofErr w:type="spellStart"/>
      <w:r>
        <w:t>Burn</w:t>
      </w:r>
      <w:proofErr w:type="spellEnd"/>
      <w:r>
        <w:t xml:space="preserve"> Down”.</w:t>
      </w:r>
    </w:p>
    <w:p w14:paraId="3541C93A" w14:textId="246E73C6" w:rsidR="5221321F" w:rsidRDefault="5221321F" w:rsidP="4790B4D0">
      <w:pPr>
        <w:spacing w:line="360" w:lineRule="auto"/>
        <w:rPr>
          <w:rFonts w:eastAsia="Times New Roman" w:cs="Times New Roman"/>
        </w:rPr>
      </w:pPr>
      <w:r>
        <w:rPr>
          <w:noProof/>
        </w:rPr>
        <w:lastRenderedPageBreak/>
        <w:drawing>
          <wp:inline distT="0" distB="0" distL="0" distR="0" wp14:anchorId="5AC7796C" wp14:editId="276324F8">
            <wp:extent cx="5971540" cy="2619375"/>
            <wp:effectExtent l="0" t="0" r="0" b="9525"/>
            <wp:docPr id="66071304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8482" name="Imagen 1" descr="Gráfico, Gráfico de líneas&#10;&#10;Descripción generada automáticamente"/>
                    <pic:cNvPicPr/>
                  </pic:nvPicPr>
                  <pic:blipFill>
                    <a:blip r:embed="rId128"/>
                    <a:stretch>
                      <a:fillRect/>
                    </a:stretch>
                  </pic:blipFill>
                  <pic:spPr>
                    <a:xfrm>
                      <a:off x="0" y="0"/>
                      <a:ext cx="5971540" cy="2619375"/>
                    </a:xfrm>
                    <a:prstGeom prst="rect">
                      <a:avLst/>
                    </a:prstGeom>
                  </pic:spPr>
                </pic:pic>
              </a:graphicData>
            </a:graphic>
          </wp:inline>
        </w:drawing>
      </w:r>
    </w:p>
    <w:p w14:paraId="36A12D7A" w14:textId="77777777" w:rsidR="5221321F" w:rsidRDefault="4790B4D0" w:rsidP="4790B4D0">
      <w:pPr>
        <w:pBdr>
          <w:top w:val="nil"/>
          <w:left w:val="nil"/>
          <w:bottom w:val="nil"/>
          <w:right w:val="nil"/>
          <w:between w:val="nil"/>
        </w:pBdr>
        <w:spacing w:before="120" w:line="360" w:lineRule="auto"/>
        <w:ind w:left="720" w:right="720"/>
        <w:jc w:val="center"/>
        <w:rPr>
          <w:rFonts w:eastAsia="Times New Roman" w:cs="Times New Roman"/>
          <w:i/>
          <w:iCs/>
          <w:color w:val="000000" w:themeColor="text1"/>
          <w:sz w:val="18"/>
          <w:szCs w:val="18"/>
        </w:rPr>
      </w:pPr>
      <w:r w:rsidRPr="4790B4D0">
        <w:rPr>
          <w:rFonts w:eastAsia="Times New Roman" w:cs="Times New Roman"/>
          <w:i/>
          <w:iCs/>
          <w:color w:val="000000" w:themeColor="text1"/>
          <w:sz w:val="18"/>
          <w:szCs w:val="18"/>
        </w:rPr>
        <w:t>Fuente: Elaborado por el estudiante de acuerdo con el proyecto</w:t>
      </w:r>
    </w:p>
    <w:p w14:paraId="47BBE457" w14:textId="77777777" w:rsidR="5221321F" w:rsidRDefault="4790B4D0" w:rsidP="4790B4D0">
      <w:pPr>
        <w:pBdr>
          <w:top w:val="nil"/>
          <w:left w:val="nil"/>
          <w:bottom w:val="nil"/>
          <w:right w:val="nil"/>
          <w:between w:val="nil"/>
        </w:pBdr>
        <w:spacing w:before="120" w:line="360" w:lineRule="auto"/>
        <w:ind w:left="720" w:right="720"/>
        <w:jc w:val="center"/>
        <w:rPr>
          <w:rFonts w:eastAsia="Times New Roman" w:cs="Times New Roman"/>
          <w:i/>
          <w:iCs/>
          <w:color w:val="000000" w:themeColor="text1"/>
          <w:sz w:val="18"/>
          <w:szCs w:val="18"/>
        </w:rPr>
      </w:pPr>
      <w:r w:rsidRPr="4790B4D0">
        <w:rPr>
          <w:rFonts w:eastAsia="Times New Roman" w:cs="Times New Roman"/>
          <w:i/>
          <w:iCs/>
          <w:color w:val="000000" w:themeColor="text1"/>
          <w:sz w:val="18"/>
          <w:szCs w:val="18"/>
        </w:rPr>
        <w:t>Para visualizar para mayor detalle, visualizar en el anexo.</w:t>
      </w:r>
    </w:p>
    <w:p w14:paraId="49B94C97" w14:textId="77777777" w:rsidR="5221321F" w:rsidRDefault="5221321F" w:rsidP="4790B4D0">
      <w:pPr>
        <w:spacing w:line="360" w:lineRule="auto"/>
        <w:rPr>
          <w:rFonts w:eastAsia="Times New Roman" w:cs="Times New Roman"/>
        </w:rPr>
      </w:pPr>
    </w:p>
    <w:p w14:paraId="29007AB2" w14:textId="3A21B892" w:rsidR="5221321F" w:rsidRDefault="4790B4D0" w:rsidP="4790B4D0">
      <w:pPr>
        <w:pStyle w:val="Ttulo2"/>
        <w:spacing w:line="360" w:lineRule="auto"/>
        <w:rPr>
          <w:rFonts w:eastAsia="Times New Roman" w:cs="Times New Roman"/>
        </w:rPr>
      </w:pPr>
      <w:bookmarkStart w:id="311" w:name="_Toc242051116"/>
      <w:r w:rsidRPr="4790B4D0">
        <w:rPr>
          <w:rFonts w:eastAsia="Times New Roman" w:cs="Times New Roman"/>
        </w:rPr>
        <w:t xml:space="preserve">8.3. </w:t>
      </w:r>
      <w:proofErr w:type="spellStart"/>
      <w:r w:rsidRPr="4790B4D0">
        <w:rPr>
          <w:rFonts w:eastAsia="Times New Roman" w:cs="Times New Roman"/>
        </w:rPr>
        <w:t>Burn</w:t>
      </w:r>
      <w:proofErr w:type="spellEnd"/>
      <w:r w:rsidRPr="4790B4D0">
        <w:rPr>
          <w:rFonts w:eastAsia="Times New Roman" w:cs="Times New Roman"/>
        </w:rPr>
        <w:t xml:space="preserve"> Up acumulado de Incremento 1 e Incremento 2 e Incremento 3</w:t>
      </w:r>
      <w:bookmarkEnd w:id="311"/>
    </w:p>
    <w:p w14:paraId="27194FB7" w14:textId="77777777" w:rsidR="5221321F" w:rsidRDefault="5221321F" w:rsidP="4790B4D0">
      <w:pPr>
        <w:rPr>
          <w:rFonts w:eastAsia="Times New Roman" w:cs="Times New Roman"/>
        </w:rPr>
      </w:pPr>
    </w:p>
    <w:p w14:paraId="7B884741" w14:textId="29F3DBA2" w:rsidR="5221321F" w:rsidRDefault="4790B4D0" w:rsidP="4790B4D0">
      <w:pPr>
        <w:spacing w:after="0" w:line="360" w:lineRule="auto"/>
        <w:jc w:val="both"/>
        <w:rPr>
          <w:rFonts w:eastAsia="Times New Roman" w:cs="Times New Roman"/>
        </w:rPr>
      </w:pPr>
      <w:r w:rsidRPr="4790B4D0">
        <w:rPr>
          <w:rFonts w:eastAsia="Times New Roman" w:cs="Times New Roman"/>
        </w:rPr>
        <w:t xml:space="preserve">El gráfico </w:t>
      </w:r>
      <w:proofErr w:type="spellStart"/>
      <w:r w:rsidRPr="4790B4D0">
        <w:rPr>
          <w:rFonts w:eastAsia="Times New Roman" w:cs="Times New Roman"/>
        </w:rPr>
        <w:t>Burn</w:t>
      </w:r>
      <w:proofErr w:type="spellEnd"/>
      <w:r w:rsidRPr="4790B4D0">
        <w:rPr>
          <w:rFonts w:eastAsia="Times New Roman" w:cs="Times New Roman"/>
        </w:rPr>
        <w:t xml:space="preserve"> Up acumulado integra la información registrada durante el Incremento 1, el Incremento 2 y el Incremento 3, permitiendo observar de forma continua el avance del trabajo realizado en ambas etapas del proyecto. Esta representación muestra la evolución acumulada de las horas estimadas y reales y permite visualizar el progreso general alcanzado hasta el término del Incremento 3. </w:t>
      </w:r>
    </w:p>
    <w:p w14:paraId="6CB24585" w14:textId="77777777" w:rsidR="5221321F" w:rsidRDefault="5221321F" w:rsidP="4790B4D0">
      <w:pPr>
        <w:spacing w:after="0" w:line="360" w:lineRule="auto"/>
        <w:jc w:val="both"/>
        <w:rPr>
          <w:rFonts w:eastAsia="Times New Roman" w:cs="Times New Roman"/>
        </w:rPr>
      </w:pPr>
    </w:p>
    <w:p w14:paraId="58285D39" w14:textId="65ECC1C5" w:rsidR="5221321F" w:rsidRDefault="4790B4D0" w:rsidP="4790B4D0">
      <w:pPr>
        <w:spacing w:after="0" w:line="360" w:lineRule="auto"/>
        <w:jc w:val="both"/>
        <w:rPr>
          <w:rFonts w:eastAsia="Times New Roman" w:cs="Times New Roman"/>
        </w:rPr>
      </w:pPr>
      <w:r w:rsidRPr="4790B4D0">
        <w:rPr>
          <w:rFonts w:eastAsia="Times New Roman" w:cs="Times New Roman"/>
        </w:rPr>
        <w:t xml:space="preserve">A continuación, se presenta la figura correspondiente al </w:t>
      </w:r>
      <w:proofErr w:type="spellStart"/>
      <w:r w:rsidRPr="4790B4D0">
        <w:rPr>
          <w:rFonts w:eastAsia="Times New Roman" w:cs="Times New Roman"/>
        </w:rPr>
        <w:t>Burn</w:t>
      </w:r>
      <w:proofErr w:type="spellEnd"/>
      <w:r w:rsidRPr="4790B4D0">
        <w:rPr>
          <w:rFonts w:eastAsia="Times New Roman" w:cs="Times New Roman"/>
        </w:rPr>
        <w:t xml:space="preserve"> Up acumulado de los Incrementos 1, Incremento 2 y 3.</w:t>
      </w:r>
    </w:p>
    <w:p w14:paraId="308C265D" w14:textId="77777777" w:rsidR="5221321F" w:rsidRDefault="5221321F" w:rsidP="4790B4D0">
      <w:pPr>
        <w:spacing w:line="360" w:lineRule="auto"/>
        <w:rPr>
          <w:rFonts w:eastAsia="Times New Roman" w:cs="Times New Roman"/>
        </w:rPr>
      </w:pPr>
    </w:p>
    <w:p w14:paraId="2E7883AD" w14:textId="77777777" w:rsidR="5221321F" w:rsidRDefault="5221321F" w:rsidP="4790B4D0">
      <w:pPr>
        <w:spacing w:line="360" w:lineRule="auto"/>
        <w:rPr>
          <w:rFonts w:eastAsia="Times New Roman" w:cs="Times New Roman"/>
        </w:rPr>
      </w:pPr>
    </w:p>
    <w:p w14:paraId="57C5546B" w14:textId="77777777" w:rsidR="5221321F" w:rsidRDefault="5221321F" w:rsidP="4790B4D0">
      <w:pPr>
        <w:spacing w:line="360" w:lineRule="auto"/>
        <w:rPr>
          <w:rFonts w:eastAsia="Times New Roman" w:cs="Times New Roman"/>
        </w:rPr>
      </w:pPr>
    </w:p>
    <w:p w14:paraId="26E23EF4" w14:textId="77777777" w:rsidR="5221321F" w:rsidRDefault="5221321F" w:rsidP="4790B4D0">
      <w:pPr>
        <w:spacing w:line="360" w:lineRule="auto"/>
        <w:rPr>
          <w:rFonts w:eastAsia="Times New Roman" w:cs="Times New Roman"/>
        </w:rPr>
      </w:pPr>
    </w:p>
    <w:p w14:paraId="10BD3F98" w14:textId="77777777" w:rsidR="5221321F" w:rsidRDefault="5221321F" w:rsidP="4790B4D0">
      <w:pPr>
        <w:spacing w:line="360" w:lineRule="auto"/>
        <w:rPr>
          <w:rFonts w:eastAsia="Times New Roman" w:cs="Times New Roman"/>
        </w:rPr>
      </w:pPr>
    </w:p>
    <w:p w14:paraId="0C1EB127" w14:textId="77777777" w:rsidR="5221321F" w:rsidRDefault="5221321F" w:rsidP="4790B4D0">
      <w:pPr>
        <w:spacing w:line="360" w:lineRule="auto"/>
        <w:rPr>
          <w:rFonts w:eastAsia="Times New Roman" w:cs="Times New Roman"/>
        </w:rPr>
      </w:pPr>
    </w:p>
    <w:p w14:paraId="215E94DF" w14:textId="77777777" w:rsidR="5221321F" w:rsidRDefault="5221321F" w:rsidP="4790B4D0">
      <w:pPr>
        <w:spacing w:line="360" w:lineRule="auto"/>
        <w:rPr>
          <w:rFonts w:eastAsia="Times New Roman" w:cs="Times New Roman"/>
        </w:rPr>
      </w:pPr>
    </w:p>
    <w:p w14:paraId="3F92E9AE" w14:textId="5D1A97BC" w:rsidR="5221321F" w:rsidRDefault="4790B4D0" w:rsidP="4790B4D0">
      <w:pPr>
        <w:pStyle w:val="Descripcin"/>
      </w:pPr>
      <w:r>
        <w:t>Figura 8.3: “</w:t>
      </w:r>
      <w:proofErr w:type="spellStart"/>
      <w:r>
        <w:t>Burn</w:t>
      </w:r>
      <w:proofErr w:type="spellEnd"/>
      <w:r>
        <w:t xml:space="preserve"> Up acumulado de los Incrementos 1, 2 y 3”.</w:t>
      </w:r>
    </w:p>
    <w:p w14:paraId="742FC17E" w14:textId="2B4C75DF" w:rsidR="5221321F" w:rsidRDefault="5221321F" w:rsidP="4790B4D0">
      <w:pPr>
        <w:rPr>
          <w:rFonts w:eastAsia="Times New Roman" w:cs="Times New Roman"/>
        </w:rPr>
      </w:pPr>
      <w:r>
        <w:br/>
      </w:r>
      <w:r>
        <w:rPr>
          <w:noProof/>
        </w:rPr>
        <w:drawing>
          <wp:inline distT="0" distB="0" distL="0" distR="0" wp14:anchorId="0E8D7D60" wp14:editId="5091898A">
            <wp:extent cx="5971540" cy="3209925"/>
            <wp:effectExtent l="0" t="0" r="0" b="9525"/>
            <wp:docPr id="199783822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91028" name="Imagen 1" descr="Gráfico, Gráfico de líneas&#10;&#10;Descripción generada automáticamente"/>
                    <pic:cNvPicPr/>
                  </pic:nvPicPr>
                  <pic:blipFill>
                    <a:blip r:embed="rId129"/>
                    <a:stretch>
                      <a:fillRect/>
                    </a:stretch>
                  </pic:blipFill>
                  <pic:spPr>
                    <a:xfrm>
                      <a:off x="0" y="0"/>
                      <a:ext cx="5971540" cy="3209925"/>
                    </a:xfrm>
                    <a:prstGeom prst="rect">
                      <a:avLst/>
                    </a:prstGeom>
                  </pic:spPr>
                </pic:pic>
              </a:graphicData>
            </a:graphic>
          </wp:inline>
        </w:drawing>
      </w:r>
    </w:p>
    <w:p w14:paraId="2C4D2918" w14:textId="77777777" w:rsidR="5221321F" w:rsidRDefault="4790B4D0" w:rsidP="4790B4D0">
      <w:pPr>
        <w:spacing w:before="120" w:line="360" w:lineRule="auto"/>
        <w:ind w:left="720" w:right="720"/>
        <w:jc w:val="center"/>
        <w:rPr>
          <w:rFonts w:eastAsia="Times New Roman" w:cs="Times New Roman"/>
          <w:i/>
          <w:iCs/>
          <w:sz w:val="18"/>
          <w:szCs w:val="18"/>
        </w:rPr>
      </w:pPr>
      <w:r w:rsidRPr="4790B4D0">
        <w:rPr>
          <w:rFonts w:eastAsia="Times New Roman" w:cs="Times New Roman"/>
          <w:i/>
          <w:iCs/>
          <w:sz w:val="18"/>
          <w:szCs w:val="18"/>
        </w:rPr>
        <w:t>Fuente: Elaborado por el estudiante de acuerdo con el proyecto</w:t>
      </w:r>
    </w:p>
    <w:p w14:paraId="27951EBB" w14:textId="77777777" w:rsidR="5221321F" w:rsidRDefault="4790B4D0" w:rsidP="4790B4D0">
      <w:pPr>
        <w:spacing w:before="120" w:line="360" w:lineRule="auto"/>
        <w:ind w:left="720" w:right="720"/>
        <w:jc w:val="center"/>
        <w:rPr>
          <w:rFonts w:eastAsia="Times New Roman" w:cs="Times New Roman"/>
          <w:i/>
          <w:iCs/>
          <w:sz w:val="18"/>
          <w:szCs w:val="18"/>
        </w:rPr>
      </w:pPr>
      <w:r w:rsidRPr="4790B4D0">
        <w:rPr>
          <w:rFonts w:eastAsia="Times New Roman" w:cs="Times New Roman"/>
          <w:i/>
          <w:iCs/>
          <w:sz w:val="18"/>
          <w:szCs w:val="18"/>
        </w:rPr>
        <w:t>Para visualizar para mayor detalle, visualizar en el anexo.</w:t>
      </w:r>
    </w:p>
    <w:p w14:paraId="384EFED9" w14:textId="77777777" w:rsidR="5221321F" w:rsidRDefault="5221321F" w:rsidP="4790B4D0">
      <w:pPr>
        <w:spacing w:before="120" w:line="360" w:lineRule="auto"/>
        <w:ind w:left="720" w:right="720"/>
        <w:rPr>
          <w:rFonts w:eastAsia="Times New Roman" w:cs="Times New Roman"/>
          <w:i/>
          <w:iCs/>
          <w:sz w:val="18"/>
          <w:szCs w:val="18"/>
        </w:rPr>
      </w:pPr>
    </w:p>
    <w:p w14:paraId="5FF7895D" w14:textId="19E99E55" w:rsidR="5221321F" w:rsidRDefault="4790B4D0" w:rsidP="4790B4D0">
      <w:pPr>
        <w:pStyle w:val="Ttulo2"/>
        <w:spacing w:line="360" w:lineRule="auto"/>
        <w:rPr>
          <w:rFonts w:eastAsia="Times New Roman" w:cs="Times New Roman"/>
        </w:rPr>
      </w:pPr>
      <w:bookmarkStart w:id="312" w:name="_Toc242051117"/>
      <w:r w:rsidRPr="4790B4D0">
        <w:rPr>
          <w:rFonts w:eastAsia="Times New Roman" w:cs="Times New Roman"/>
        </w:rPr>
        <w:t xml:space="preserve">8.4. </w:t>
      </w:r>
      <w:proofErr w:type="spellStart"/>
      <w:r w:rsidRPr="4790B4D0">
        <w:rPr>
          <w:rFonts w:eastAsia="Times New Roman" w:cs="Times New Roman"/>
        </w:rPr>
        <w:t>Burn</w:t>
      </w:r>
      <w:proofErr w:type="spellEnd"/>
      <w:r w:rsidRPr="4790B4D0">
        <w:rPr>
          <w:rFonts w:eastAsia="Times New Roman" w:cs="Times New Roman"/>
        </w:rPr>
        <w:t xml:space="preserve"> Up acumulado de Incremento 1 e Incremento 2 e Incremento 3</w:t>
      </w:r>
      <w:bookmarkEnd w:id="312"/>
    </w:p>
    <w:p w14:paraId="6CEBD38A" w14:textId="77777777" w:rsidR="5221321F" w:rsidRDefault="5221321F" w:rsidP="4790B4D0">
      <w:pPr>
        <w:rPr>
          <w:rFonts w:eastAsia="Times New Roman" w:cs="Times New Roman"/>
        </w:rPr>
      </w:pPr>
    </w:p>
    <w:p w14:paraId="2C3F2391" w14:textId="63DAA101" w:rsidR="5221321F" w:rsidRDefault="4790B4D0" w:rsidP="4790B4D0">
      <w:pPr>
        <w:spacing w:after="0" w:line="360" w:lineRule="auto"/>
        <w:jc w:val="both"/>
        <w:rPr>
          <w:rFonts w:eastAsia="Times New Roman" w:cs="Times New Roman"/>
        </w:rPr>
      </w:pPr>
      <w:r w:rsidRPr="4790B4D0">
        <w:rPr>
          <w:rFonts w:eastAsia="Times New Roman" w:cs="Times New Roman"/>
        </w:rPr>
        <w:t xml:space="preserve">El gráfico </w:t>
      </w:r>
      <w:proofErr w:type="spellStart"/>
      <w:r w:rsidRPr="4790B4D0">
        <w:rPr>
          <w:rFonts w:eastAsia="Times New Roman" w:cs="Times New Roman"/>
        </w:rPr>
        <w:t>Burn</w:t>
      </w:r>
      <w:proofErr w:type="spellEnd"/>
      <w:r w:rsidRPr="4790B4D0">
        <w:rPr>
          <w:rFonts w:eastAsia="Times New Roman" w:cs="Times New Roman"/>
        </w:rPr>
        <w:t xml:space="preserve"> Down acumulado reúne la información correspondiente al Incremento 1, el Incremento 2 y el Incremento 3, para representar la evolución del trabajo pendiente a lo largo de ambas etapas. Esta representación permite observar de manera conjunta la disminución de las horas consideradas durante el desarrollo y comparar el comportamiento estimado con el registrado en la ejecución del proyecto. </w:t>
      </w:r>
    </w:p>
    <w:p w14:paraId="02182BB5" w14:textId="77777777" w:rsidR="5221321F" w:rsidRDefault="5221321F" w:rsidP="4790B4D0">
      <w:pPr>
        <w:spacing w:after="0" w:line="360" w:lineRule="auto"/>
        <w:jc w:val="both"/>
        <w:rPr>
          <w:rFonts w:eastAsia="Times New Roman" w:cs="Times New Roman"/>
        </w:rPr>
      </w:pPr>
    </w:p>
    <w:p w14:paraId="5756A3F7" w14:textId="5CC188A9" w:rsidR="5221321F" w:rsidRDefault="4790B4D0" w:rsidP="4790B4D0">
      <w:pPr>
        <w:spacing w:after="0" w:line="360" w:lineRule="auto"/>
        <w:jc w:val="both"/>
        <w:rPr>
          <w:rFonts w:eastAsia="Times New Roman" w:cs="Times New Roman"/>
        </w:rPr>
      </w:pPr>
      <w:r w:rsidRPr="4790B4D0">
        <w:rPr>
          <w:rFonts w:eastAsia="Times New Roman" w:cs="Times New Roman"/>
        </w:rPr>
        <w:t xml:space="preserve">A continuación, se presenta la figura correspondiente al </w:t>
      </w:r>
      <w:proofErr w:type="spellStart"/>
      <w:r w:rsidRPr="4790B4D0">
        <w:rPr>
          <w:rFonts w:eastAsia="Times New Roman" w:cs="Times New Roman"/>
        </w:rPr>
        <w:t>Burn</w:t>
      </w:r>
      <w:proofErr w:type="spellEnd"/>
      <w:r w:rsidRPr="4790B4D0">
        <w:rPr>
          <w:rFonts w:eastAsia="Times New Roman" w:cs="Times New Roman"/>
        </w:rPr>
        <w:t xml:space="preserve"> Down acumulado de los Incrementos 1, 2 y 3.</w:t>
      </w:r>
    </w:p>
    <w:p w14:paraId="6B46FC10" w14:textId="77777777" w:rsidR="5221321F" w:rsidRDefault="5221321F" w:rsidP="4790B4D0">
      <w:pPr>
        <w:spacing w:line="360" w:lineRule="auto"/>
        <w:rPr>
          <w:rFonts w:eastAsia="Times New Roman" w:cs="Times New Roman"/>
        </w:rPr>
      </w:pPr>
    </w:p>
    <w:p w14:paraId="1B2B7E74" w14:textId="7F8364C1" w:rsidR="5221321F" w:rsidRDefault="4790B4D0" w:rsidP="4790B4D0">
      <w:pPr>
        <w:pStyle w:val="Descripcin"/>
      </w:pPr>
      <w:r>
        <w:t>Figura 8.4: “</w:t>
      </w:r>
      <w:proofErr w:type="spellStart"/>
      <w:r>
        <w:t>Burn</w:t>
      </w:r>
      <w:proofErr w:type="spellEnd"/>
      <w:r>
        <w:t xml:space="preserve"> Down acumulado de los Incrementos 1, 2 y 3”.</w:t>
      </w:r>
    </w:p>
    <w:p w14:paraId="67CE6FC7" w14:textId="59D38BD0" w:rsidR="5221321F" w:rsidRDefault="5221321F" w:rsidP="4790B4D0">
      <w:pPr>
        <w:spacing w:line="360" w:lineRule="auto"/>
        <w:rPr>
          <w:rFonts w:eastAsia="Times New Roman" w:cs="Times New Roman"/>
        </w:rPr>
      </w:pPr>
      <w:r>
        <w:br/>
      </w:r>
      <w:r>
        <w:rPr>
          <w:noProof/>
        </w:rPr>
        <w:drawing>
          <wp:inline distT="0" distB="0" distL="0" distR="0" wp14:anchorId="181414D4" wp14:editId="6198B51F">
            <wp:extent cx="5971540" cy="2795905"/>
            <wp:effectExtent l="0" t="0" r="0" b="4445"/>
            <wp:docPr id="2018149553"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2997" name="Imagen 1" descr="Gráfico&#10;&#10;Descripción generada automáticamente"/>
                    <pic:cNvPicPr/>
                  </pic:nvPicPr>
                  <pic:blipFill>
                    <a:blip r:embed="rId130"/>
                    <a:stretch>
                      <a:fillRect/>
                    </a:stretch>
                  </pic:blipFill>
                  <pic:spPr>
                    <a:xfrm>
                      <a:off x="0" y="0"/>
                      <a:ext cx="5971540" cy="2795905"/>
                    </a:xfrm>
                    <a:prstGeom prst="rect">
                      <a:avLst/>
                    </a:prstGeom>
                  </pic:spPr>
                </pic:pic>
              </a:graphicData>
            </a:graphic>
          </wp:inline>
        </w:drawing>
      </w:r>
    </w:p>
    <w:p w14:paraId="53B8B14D" w14:textId="77777777" w:rsidR="5221321F" w:rsidRDefault="4790B4D0" w:rsidP="4790B4D0">
      <w:pPr>
        <w:pStyle w:val="Cita"/>
        <w:rPr>
          <w:rFonts w:eastAsia="Times New Roman" w:cs="Times New Roman"/>
          <w:i w:val="0"/>
          <w:iCs w:val="0"/>
        </w:rPr>
      </w:pPr>
      <w:r>
        <w:t>Fuente: Elaborado por el estudiante de acuerdo con el proyecto</w:t>
      </w:r>
    </w:p>
    <w:p w14:paraId="5F6D22CA" w14:textId="77777777" w:rsidR="5221321F" w:rsidRDefault="4790B4D0" w:rsidP="4790B4D0">
      <w:pPr>
        <w:pStyle w:val="Cita"/>
        <w:rPr>
          <w:rFonts w:eastAsia="Times New Roman" w:cs="Times New Roman"/>
        </w:rPr>
      </w:pPr>
      <w:r>
        <w:t>Para visualizar para mayor detalle, visualizar en el anexo.</w:t>
      </w:r>
    </w:p>
    <w:p w14:paraId="78BC9C92" w14:textId="48C71D4B" w:rsidR="5221321F" w:rsidRDefault="5221321F" w:rsidP="5221321F"/>
    <w:p w14:paraId="1B4F222C" w14:textId="77777777" w:rsidR="000462BE" w:rsidRDefault="000462BE" w:rsidP="5221321F"/>
    <w:p w14:paraId="269B0B2E" w14:textId="2E113594" w:rsidR="000462BE" w:rsidRDefault="000462BE" w:rsidP="5221321F"/>
    <w:p w14:paraId="617FE6AF" w14:textId="361643ED" w:rsidR="4790B4D0" w:rsidRDefault="4790B4D0"/>
    <w:p w14:paraId="2B395ED0" w14:textId="32839ED2" w:rsidR="493EAD45" w:rsidRDefault="1C445A42" w:rsidP="493EAD45">
      <w:pPr>
        <w:pStyle w:val="Ttulo1"/>
        <w:numPr>
          <w:ilvl w:val="0"/>
          <w:numId w:val="2"/>
        </w:numPr>
      </w:pPr>
      <w:bookmarkStart w:id="313" w:name="_Toc242051118"/>
      <w:r>
        <w:lastRenderedPageBreak/>
        <w:t>Anexo</w:t>
      </w:r>
      <w:bookmarkEnd w:id="313"/>
    </w:p>
    <w:p w14:paraId="680259B0" w14:textId="15E7FE37" w:rsidR="4790B4D0" w:rsidRDefault="4790B4D0" w:rsidP="4790B4D0"/>
    <w:p w14:paraId="0891B804" w14:textId="1E4B9DDA" w:rsidR="007D6E97" w:rsidRDefault="26BE5504" w:rsidP="26BE5504">
      <w:pPr>
        <w:pStyle w:val="Ttulo2"/>
        <w:numPr>
          <w:ilvl w:val="1"/>
          <w:numId w:val="2"/>
        </w:numPr>
        <w:spacing w:line="360" w:lineRule="auto"/>
      </w:pPr>
      <w:bookmarkStart w:id="314" w:name="_Toc242051119"/>
      <w:r>
        <w:t>Evidencias de Pruebas</w:t>
      </w:r>
      <w:bookmarkEnd w:id="314"/>
    </w:p>
    <w:p w14:paraId="51837FD5" w14:textId="73BFB510" w:rsidR="26BE5504" w:rsidRDefault="26BE5504" w:rsidP="26BE5504"/>
    <w:p w14:paraId="18BEBFF9" w14:textId="0023115D" w:rsidR="4790B4D0" w:rsidRDefault="4790B4D0" w:rsidP="5B1F448C">
      <w:pPr>
        <w:rPr>
          <w:rFonts w:eastAsia="Times New Roman" w:cs="Times New Roman"/>
        </w:rPr>
      </w:pPr>
      <w:r>
        <w:rPr>
          <w:noProof/>
        </w:rPr>
        <w:drawing>
          <wp:inline distT="0" distB="0" distL="0" distR="0" wp14:anchorId="390F90AF" wp14:editId="19C2F121">
            <wp:extent cx="5981700" cy="1028700"/>
            <wp:effectExtent l="0" t="0" r="0" b="0"/>
            <wp:docPr id="1317214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4896" name="Picture 1317214896"/>
                    <pic:cNvPicPr/>
                  </pic:nvPicPr>
                  <pic:blipFill>
                    <a:blip r:embed="rId131">
                      <a:extLst>
                        <a:ext uri="{28A0092B-C50C-407E-A947-70E740481C1C}">
                          <a14:useLocalDpi xmlns:a14="http://schemas.microsoft.com/office/drawing/2010/main"/>
                        </a:ext>
                      </a:extLst>
                    </a:blip>
                    <a:stretch>
                      <a:fillRect/>
                    </a:stretch>
                  </pic:blipFill>
                  <pic:spPr>
                    <a:xfrm>
                      <a:off x="0" y="0"/>
                      <a:ext cx="5981700" cy="1028700"/>
                    </a:xfrm>
                    <a:prstGeom prst="rect">
                      <a:avLst/>
                    </a:prstGeom>
                  </pic:spPr>
                </pic:pic>
              </a:graphicData>
            </a:graphic>
          </wp:inline>
        </w:drawing>
      </w:r>
    </w:p>
    <w:p w14:paraId="57DBE632" w14:textId="503F203D" w:rsidR="6F097FC2" w:rsidRDefault="6F097FC2" w:rsidP="5B1F448C">
      <w:bookmarkStart w:id="315" w:name="_Toc242051120"/>
      <w:r>
        <w:rPr>
          <w:noProof/>
        </w:rPr>
        <w:drawing>
          <wp:inline distT="0" distB="0" distL="0" distR="0" wp14:anchorId="5FC504FA" wp14:editId="7ABDCF34">
            <wp:extent cx="5981700" cy="1838325"/>
            <wp:effectExtent l="0" t="0" r="0" b="0"/>
            <wp:docPr id="1531932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2949" name="Picture 1531932949"/>
                    <pic:cNvPicPr/>
                  </pic:nvPicPr>
                  <pic:blipFill>
                    <a:blip r:embed="rId11">
                      <a:extLst>
                        <a:ext uri="{28A0092B-C50C-407E-A947-70E740481C1C}">
                          <a14:useLocalDpi xmlns:a14="http://schemas.microsoft.com/office/drawing/2010/main"/>
                        </a:ext>
                      </a:extLst>
                    </a:blip>
                    <a:stretch>
                      <a:fillRect/>
                    </a:stretch>
                  </pic:blipFill>
                  <pic:spPr>
                    <a:xfrm>
                      <a:off x="0" y="0"/>
                      <a:ext cx="5981700" cy="1838325"/>
                    </a:xfrm>
                    <a:prstGeom prst="rect">
                      <a:avLst/>
                    </a:prstGeom>
                  </pic:spPr>
                </pic:pic>
              </a:graphicData>
            </a:graphic>
          </wp:inline>
        </w:drawing>
      </w:r>
      <w:bookmarkEnd w:id="315"/>
    </w:p>
    <w:p w14:paraId="0575F3A8" w14:textId="6FF52076" w:rsidR="5221321F" w:rsidRDefault="5221321F" w:rsidP="5221321F"/>
    <w:p w14:paraId="110D072E" w14:textId="77777777" w:rsidR="007D6E97" w:rsidRDefault="007D6E97">
      <w:pPr>
        <w:rPr>
          <w:rFonts w:eastAsia="Times New Roman" w:cs="Times New Roman"/>
        </w:rPr>
      </w:pPr>
    </w:p>
    <w:p w14:paraId="3BD9201D" w14:textId="77777777" w:rsidR="007D6E97" w:rsidRDefault="007D6E97">
      <w:pPr>
        <w:spacing w:after="220" w:line="360" w:lineRule="auto"/>
        <w:ind w:right="840"/>
      </w:pPr>
    </w:p>
    <w:sectPr w:rsidR="007D6E97" w:rsidSect="0071040D">
      <w:headerReference w:type="default" r:id="rId132"/>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258D1C" w14:textId="77777777" w:rsidR="002209E0" w:rsidRDefault="002209E0">
      <w:pPr>
        <w:spacing w:after="0" w:line="240" w:lineRule="auto"/>
      </w:pPr>
      <w:r>
        <w:separator/>
      </w:r>
    </w:p>
  </w:endnote>
  <w:endnote w:type="continuationSeparator" w:id="0">
    <w:p w14:paraId="2AE052A9" w14:textId="77777777" w:rsidR="002209E0" w:rsidRDefault="002209E0">
      <w:pPr>
        <w:spacing w:after="0" w:line="240" w:lineRule="auto"/>
      </w:pPr>
      <w:r>
        <w:continuationSeparator/>
      </w:r>
    </w:p>
  </w:endnote>
  <w:endnote w:type="continuationNotice" w:id="1">
    <w:p w14:paraId="13EE3145" w14:textId="77777777" w:rsidR="002209E0" w:rsidRDefault="002209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0DCEFCB-99C6-4376-BE88-F9BE2447C87E}"/>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86F7B" w14:textId="77777777" w:rsidR="007D6E97" w:rsidRDefault="000479C4">
    <w:pPr>
      <w:jc w:val="right"/>
    </w:pPr>
    <w:r>
      <w:fldChar w:fldCharType="begin"/>
    </w:r>
    <w:r>
      <w:instrText>PAGE</w:instrText>
    </w:r>
    <w:r>
      <w:fldChar w:fldCharType="separate"/>
    </w:r>
    <w:r w:rsidR="0044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6C9BE" w14:textId="77777777" w:rsidR="002209E0" w:rsidRDefault="002209E0">
      <w:pPr>
        <w:spacing w:after="0" w:line="240" w:lineRule="auto"/>
      </w:pPr>
      <w:r>
        <w:separator/>
      </w:r>
    </w:p>
  </w:footnote>
  <w:footnote w:type="continuationSeparator" w:id="0">
    <w:p w14:paraId="3D8D7847" w14:textId="77777777" w:rsidR="002209E0" w:rsidRDefault="002209E0">
      <w:pPr>
        <w:spacing w:after="0" w:line="240" w:lineRule="auto"/>
      </w:pPr>
      <w:r>
        <w:continuationSeparator/>
      </w:r>
    </w:p>
  </w:footnote>
  <w:footnote w:type="continuationNotice" w:id="1">
    <w:p w14:paraId="3D345608" w14:textId="77777777" w:rsidR="002209E0" w:rsidRDefault="002209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D44ED" w14:textId="77777777" w:rsidR="007D6E97" w:rsidRDefault="000479C4">
    <w:r>
      <w:rPr>
        <w:noProof/>
      </w:rPr>
      <w:drawing>
        <wp:anchor distT="0" distB="0" distL="114300" distR="114300" simplePos="0" relativeHeight="251658240" behindDoc="0" locked="0" layoutInCell="1" hidden="0" allowOverlap="1" wp14:anchorId="606A08F5" wp14:editId="5EE6892D">
          <wp:simplePos x="0" y="0"/>
          <wp:positionH relativeFrom="column">
            <wp:posOffset>3533140</wp:posOffset>
          </wp:positionH>
          <wp:positionV relativeFrom="paragraph">
            <wp:posOffset>-338451</wp:posOffset>
          </wp:positionV>
          <wp:extent cx="3256280" cy="977900"/>
          <wp:effectExtent l="0" t="0" r="0" b="0"/>
          <wp:wrapTopAndBottom distT="0" distB="0"/>
          <wp:docPr id="21312856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56280" cy="977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472E9"/>
    <w:multiLevelType w:val="multilevel"/>
    <w:tmpl w:val="941A3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7F2226"/>
    <w:multiLevelType w:val="multilevel"/>
    <w:tmpl w:val="941A3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C20BBE"/>
    <w:multiLevelType w:val="multilevel"/>
    <w:tmpl w:val="3A7E8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9176D9"/>
    <w:multiLevelType w:val="hybridMultilevel"/>
    <w:tmpl w:val="839CA0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785E85"/>
    <w:multiLevelType w:val="multilevel"/>
    <w:tmpl w:val="E0A83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DD16E3"/>
    <w:multiLevelType w:val="multilevel"/>
    <w:tmpl w:val="611E5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1B4535"/>
    <w:multiLevelType w:val="hybridMultilevel"/>
    <w:tmpl w:val="A58A263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E22439F"/>
    <w:multiLevelType w:val="hybridMultilevel"/>
    <w:tmpl w:val="FF1C93E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80461AA"/>
    <w:multiLevelType w:val="multilevel"/>
    <w:tmpl w:val="F466779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04A50C2"/>
    <w:multiLevelType w:val="multilevel"/>
    <w:tmpl w:val="EE2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36141"/>
    <w:multiLevelType w:val="multilevel"/>
    <w:tmpl w:val="8528F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CC8C38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1.%2.%3.%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4BD634"/>
    <w:multiLevelType w:val="hybridMultilevel"/>
    <w:tmpl w:val="FFFFFFFF"/>
    <w:lvl w:ilvl="0" w:tplc="D00A994C">
      <w:start w:val="1"/>
      <w:numFmt w:val="decimal"/>
      <w:lvlText w:val="%1."/>
      <w:lvlJc w:val="left"/>
      <w:pPr>
        <w:ind w:left="720" w:hanging="360"/>
      </w:pPr>
    </w:lvl>
    <w:lvl w:ilvl="1" w:tplc="9712FEA6">
      <w:start w:val="1"/>
      <w:numFmt w:val="lowerLetter"/>
      <w:lvlText w:val="%2."/>
      <w:lvlJc w:val="left"/>
      <w:pPr>
        <w:ind w:left="1440" w:hanging="360"/>
      </w:pPr>
    </w:lvl>
    <w:lvl w:ilvl="2" w:tplc="E7A2DDF4">
      <w:start w:val="1"/>
      <w:numFmt w:val="lowerRoman"/>
      <w:lvlText w:val="%3."/>
      <w:lvlJc w:val="right"/>
      <w:pPr>
        <w:ind w:left="2160" w:hanging="180"/>
      </w:pPr>
    </w:lvl>
    <w:lvl w:ilvl="3" w:tplc="65C4A5CA">
      <w:start w:val="1"/>
      <w:numFmt w:val="decimal"/>
      <w:lvlText w:val="%4."/>
      <w:lvlJc w:val="left"/>
      <w:pPr>
        <w:ind w:left="2880" w:hanging="360"/>
      </w:pPr>
    </w:lvl>
    <w:lvl w:ilvl="4" w:tplc="BB8CA3DE">
      <w:start w:val="1"/>
      <w:numFmt w:val="lowerLetter"/>
      <w:lvlText w:val="%5."/>
      <w:lvlJc w:val="left"/>
      <w:pPr>
        <w:ind w:left="3600" w:hanging="360"/>
      </w:pPr>
    </w:lvl>
    <w:lvl w:ilvl="5" w:tplc="0DA6FCB6">
      <w:start w:val="1"/>
      <w:numFmt w:val="lowerRoman"/>
      <w:lvlText w:val="%6."/>
      <w:lvlJc w:val="right"/>
      <w:pPr>
        <w:ind w:left="4320" w:hanging="180"/>
      </w:pPr>
    </w:lvl>
    <w:lvl w:ilvl="6" w:tplc="5B821BCC">
      <w:start w:val="1"/>
      <w:numFmt w:val="decimal"/>
      <w:lvlText w:val="%7."/>
      <w:lvlJc w:val="left"/>
      <w:pPr>
        <w:ind w:left="5040" w:hanging="360"/>
      </w:pPr>
    </w:lvl>
    <w:lvl w:ilvl="7" w:tplc="D802570A">
      <w:start w:val="1"/>
      <w:numFmt w:val="lowerLetter"/>
      <w:lvlText w:val="%8."/>
      <w:lvlJc w:val="left"/>
      <w:pPr>
        <w:ind w:left="5760" w:hanging="360"/>
      </w:pPr>
    </w:lvl>
    <w:lvl w:ilvl="8" w:tplc="8AE87334">
      <w:start w:val="1"/>
      <w:numFmt w:val="lowerRoman"/>
      <w:lvlText w:val="%9."/>
      <w:lvlJc w:val="right"/>
      <w:pPr>
        <w:ind w:left="6480" w:hanging="180"/>
      </w:pPr>
    </w:lvl>
  </w:abstractNum>
  <w:abstractNum w:abstractNumId="13" w15:restartNumberingAfterBreak="0">
    <w:nsid w:val="7F1F0B75"/>
    <w:multiLevelType w:val="multilevel"/>
    <w:tmpl w:val="CA70A398"/>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908227117">
    <w:abstractNumId w:val="4"/>
  </w:num>
  <w:num w:numId="2" w16cid:durableId="1161432291">
    <w:abstractNumId w:val="13"/>
  </w:num>
  <w:num w:numId="3" w16cid:durableId="949779861">
    <w:abstractNumId w:val="10"/>
  </w:num>
  <w:num w:numId="4" w16cid:durableId="1155413976">
    <w:abstractNumId w:val="2"/>
  </w:num>
  <w:num w:numId="5" w16cid:durableId="2124766927">
    <w:abstractNumId w:val="5"/>
  </w:num>
  <w:num w:numId="6" w16cid:durableId="960839498">
    <w:abstractNumId w:val="8"/>
  </w:num>
  <w:num w:numId="7" w16cid:durableId="27069377">
    <w:abstractNumId w:val="3"/>
  </w:num>
  <w:num w:numId="8" w16cid:durableId="388915975">
    <w:abstractNumId w:val="7"/>
  </w:num>
  <w:num w:numId="9" w16cid:durableId="1669139691">
    <w:abstractNumId w:val="6"/>
  </w:num>
  <w:num w:numId="10" w16cid:durableId="460464844">
    <w:abstractNumId w:val="0"/>
  </w:num>
  <w:num w:numId="11" w16cid:durableId="917133348">
    <w:abstractNumId w:val="1"/>
  </w:num>
  <w:num w:numId="12" w16cid:durableId="1431776598">
    <w:abstractNumId w:val="11"/>
  </w:num>
  <w:num w:numId="13" w16cid:durableId="1085029529">
    <w:abstractNumId w:val="9"/>
  </w:num>
  <w:num w:numId="14" w16cid:durableId="13803955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E97"/>
    <w:rsid w:val="00001C54"/>
    <w:rsid w:val="00002A2D"/>
    <w:rsid w:val="00004F5F"/>
    <w:rsid w:val="00005864"/>
    <w:rsid w:val="000058D3"/>
    <w:rsid w:val="0001321A"/>
    <w:rsid w:val="00020572"/>
    <w:rsid w:val="00022D9C"/>
    <w:rsid w:val="00031AEC"/>
    <w:rsid w:val="000327A4"/>
    <w:rsid w:val="00036F7C"/>
    <w:rsid w:val="0004243E"/>
    <w:rsid w:val="000428A8"/>
    <w:rsid w:val="000462BE"/>
    <w:rsid w:val="00046699"/>
    <w:rsid w:val="00047264"/>
    <w:rsid w:val="000479C4"/>
    <w:rsid w:val="00050FEE"/>
    <w:rsid w:val="00051C91"/>
    <w:rsid w:val="00054843"/>
    <w:rsid w:val="000565A9"/>
    <w:rsid w:val="000636B6"/>
    <w:rsid w:val="000654F7"/>
    <w:rsid w:val="00072C51"/>
    <w:rsid w:val="00073C7C"/>
    <w:rsid w:val="00075A76"/>
    <w:rsid w:val="00075A97"/>
    <w:rsid w:val="00076FE4"/>
    <w:rsid w:val="00077840"/>
    <w:rsid w:val="0008098A"/>
    <w:rsid w:val="000826DD"/>
    <w:rsid w:val="00082737"/>
    <w:rsid w:val="000855E3"/>
    <w:rsid w:val="00087660"/>
    <w:rsid w:val="00087BAC"/>
    <w:rsid w:val="0009127F"/>
    <w:rsid w:val="00091DDF"/>
    <w:rsid w:val="000937E7"/>
    <w:rsid w:val="00095569"/>
    <w:rsid w:val="00096095"/>
    <w:rsid w:val="00096188"/>
    <w:rsid w:val="00096A00"/>
    <w:rsid w:val="00096A8C"/>
    <w:rsid w:val="000A1C21"/>
    <w:rsid w:val="000A2171"/>
    <w:rsid w:val="000A2DA5"/>
    <w:rsid w:val="000A54F2"/>
    <w:rsid w:val="000A68BB"/>
    <w:rsid w:val="000B194F"/>
    <w:rsid w:val="000B6067"/>
    <w:rsid w:val="000B61E7"/>
    <w:rsid w:val="000B62AE"/>
    <w:rsid w:val="000B7AB4"/>
    <w:rsid w:val="000B7E8A"/>
    <w:rsid w:val="000C2E1F"/>
    <w:rsid w:val="000C3FCB"/>
    <w:rsid w:val="000C5E86"/>
    <w:rsid w:val="000C650D"/>
    <w:rsid w:val="000C7653"/>
    <w:rsid w:val="000D02E8"/>
    <w:rsid w:val="000D044D"/>
    <w:rsid w:val="000D233F"/>
    <w:rsid w:val="000D33B1"/>
    <w:rsid w:val="000D42D1"/>
    <w:rsid w:val="000D5979"/>
    <w:rsid w:val="000D7C81"/>
    <w:rsid w:val="000E1640"/>
    <w:rsid w:val="000E356C"/>
    <w:rsid w:val="000E416B"/>
    <w:rsid w:val="000E56DB"/>
    <w:rsid w:val="000E5FC4"/>
    <w:rsid w:val="000E6355"/>
    <w:rsid w:val="000E7E07"/>
    <w:rsid w:val="000F0E55"/>
    <w:rsid w:val="000F1BFD"/>
    <w:rsid w:val="000F54EB"/>
    <w:rsid w:val="000F6F3E"/>
    <w:rsid w:val="000F7DAF"/>
    <w:rsid w:val="00103CE3"/>
    <w:rsid w:val="00105100"/>
    <w:rsid w:val="00111505"/>
    <w:rsid w:val="00111CB3"/>
    <w:rsid w:val="00112B49"/>
    <w:rsid w:val="0012511A"/>
    <w:rsid w:val="00126D56"/>
    <w:rsid w:val="0013005A"/>
    <w:rsid w:val="001316F0"/>
    <w:rsid w:val="0013690C"/>
    <w:rsid w:val="00141369"/>
    <w:rsid w:val="00141B63"/>
    <w:rsid w:val="00141F6A"/>
    <w:rsid w:val="001440A6"/>
    <w:rsid w:val="001452DD"/>
    <w:rsid w:val="00145A7D"/>
    <w:rsid w:val="00145B2F"/>
    <w:rsid w:val="00145D57"/>
    <w:rsid w:val="00145DDE"/>
    <w:rsid w:val="00150D7F"/>
    <w:rsid w:val="001512C1"/>
    <w:rsid w:val="00155E04"/>
    <w:rsid w:val="00156043"/>
    <w:rsid w:val="00161F3D"/>
    <w:rsid w:val="0016258F"/>
    <w:rsid w:val="00162878"/>
    <w:rsid w:val="0016338F"/>
    <w:rsid w:val="00164D73"/>
    <w:rsid w:val="00165FF9"/>
    <w:rsid w:val="00171BF2"/>
    <w:rsid w:val="00175D4C"/>
    <w:rsid w:val="001774EB"/>
    <w:rsid w:val="00181660"/>
    <w:rsid w:val="00184CED"/>
    <w:rsid w:val="00184DFF"/>
    <w:rsid w:val="001853FD"/>
    <w:rsid w:val="001865FF"/>
    <w:rsid w:val="00191608"/>
    <w:rsid w:val="001917E9"/>
    <w:rsid w:val="001921EE"/>
    <w:rsid w:val="001961A0"/>
    <w:rsid w:val="00196609"/>
    <w:rsid w:val="001970D9"/>
    <w:rsid w:val="001A3925"/>
    <w:rsid w:val="001A3F3E"/>
    <w:rsid w:val="001A42DB"/>
    <w:rsid w:val="001A4C9F"/>
    <w:rsid w:val="001A5BA1"/>
    <w:rsid w:val="001A62C9"/>
    <w:rsid w:val="001A6427"/>
    <w:rsid w:val="001B1A2D"/>
    <w:rsid w:val="001B3F89"/>
    <w:rsid w:val="001B45FF"/>
    <w:rsid w:val="001B4FC9"/>
    <w:rsid w:val="001C009E"/>
    <w:rsid w:val="001C05D0"/>
    <w:rsid w:val="001C0BE5"/>
    <w:rsid w:val="001C2B1A"/>
    <w:rsid w:val="001C663F"/>
    <w:rsid w:val="001D0076"/>
    <w:rsid w:val="001D01A8"/>
    <w:rsid w:val="001D0F0C"/>
    <w:rsid w:val="001D218F"/>
    <w:rsid w:val="001D23FD"/>
    <w:rsid w:val="001D4A39"/>
    <w:rsid w:val="001D4EA6"/>
    <w:rsid w:val="001D63B7"/>
    <w:rsid w:val="001E218E"/>
    <w:rsid w:val="001E460C"/>
    <w:rsid w:val="001E4D9D"/>
    <w:rsid w:val="001E5435"/>
    <w:rsid w:val="001E77AB"/>
    <w:rsid w:val="001E7B6B"/>
    <w:rsid w:val="001F0BE2"/>
    <w:rsid w:val="0020372B"/>
    <w:rsid w:val="00203F18"/>
    <w:rsid w:val="00206B94"/>
    <w:rsid w:val="002075A0"/>
    <w:rsid w:val="0020762D"/>
    <w:rsid w:val="00210909"/>
    <w:rsid w:val="002113A9"/>
    <w:rsid w:val="00211A6A"/>
    <w:rsid w:val="00212711"/>
    <w:rsid w:val="00212DF5"/>
    <w:rsid w:val="00214981"/>
    <w:rsid w:val="00215C2E"/>
    <w:rsid w:val="00220774"/>
    <w:rsid w:val="002209E0"/>
    <w:rsid w:val="00220D1A"/>
    <w:rsid w:val="00225D71"/>
    <w:rsid w:val="002260AF"/>
    <w:rsid w:val="002272C4"/>
    <w:rsid w:val="002300D4"/>
    <w:rsid w:val="00230D9B"/>
    <w:rsid w:val="00232C7D"/>
    <w:rsid w:val="00233937"/>
    <w:rsid w:val="002400B7"/>
    <w:rsid w:val="00240473"/>
    <w:rsid w:val="00240A97"/>
    <w:rsid w:val="00243C83"/>
    <w:rsid w:val="00251459"/>
    <w:rsid w:val="00251BEC"/>
    <w:rsid w:val="00251C6E"/>
    <w:rsid w:val="00251E61"/>
    <w:rsid w:val="00256EA1"/>
    <w:rsid w:val="0025779B"/>
    <w:rsid w:val="00257DA7"/>
    <w:rsid w:val="00262F2F"/>
    <w:rsid w:val="002717B5"/>
    <w:rsid w:val="00272B17"/>
    <w:rsid w:val="00272C54"/>
    <w:rsid w:val="00273C61"/>
    <w:rsid w:val="00275E43"/>
    <w:rsid w:val="00280C7A"/>
    <w:rsid w:val="002821E2"/>
    <w:rsid w:val="00282EC3"/>
    <w:rsid w:val="00284AAC"/>
    <w:rsid w:val="002853BB"/>
    <w:rsid w:val="002924C0"/>
    <w:rsid w:val="002927E1"/>
    <w:rsid w:val="00292F1D"/>
    <w:rsid w:val="0029353B"/>
    <w:rsid w:val="00297456"/>
    <w:rsid w:val="002A22B9"/>
    <w:rsid w:val="002A3161"/>
    <w:rsid w:val="002A43E1"/>
    <w:rsid w:val="002A5C37"/>
    <w:rsid w:val="002A736E"/>
    <w:rsid w:val="002B0E52"/>
    <w:rsid w:val="002B2915"/>
    <w:rsid w:val="002B6E2A"/>
    <w:rsid w:val="002C0211"/>
    <w:rsid w:val="002C07C4"/>
    <w:rsid w:val="002C09B7"/>
    <w:rsid w:val="002C1891"/>
    <w:rsid w:val="002C2D10"/>
    <w:rsid w:val="002C4ECD"/>
    <w:rsid w:val="002D0E2C"/>
    <w:rsid w:val="002D11EA"/>
    <w:rsid w:val="002D185B"/>
    <w:rsid w:val="002D2DC9"/>
    <w:rsid w:val="002D42DC"/>
    <w:rsid w:val="002D4E3D"/>
    <w:rsid w:val="002D6A59"/>
    <w:rsid w:val="002D6C94"/>
    <w:rsid w:val="002E1C4C"/>
    <w:rsid w:val="002E1D9D"/>
    <w:rsid w:val="002E24D7"/>
    <w:rsid w:val="002E2CE0"/>
    <w:rsid w:val="002E2F0C"/>
    <w:rsid w:val="002E75BD"/>
    <w:rsid w:val="002F0AA7"/>
    <w:rsid w:val="002F10E0"/>
    <w:rsid w:val="002F769F"/>
    <w:rsid w:val="00300BD1"/>
    <w:rsid w:val="00302D02"/>
    <w:rsid w:val="0030684A"/>
    <w:rsid w:val="00307BB2"/>
    <w:rsid w:val="00310851"/>
    <w:rsid w:val="00310FF7"/>
    <w:rsid w:val="0031666E"/>
    <w:rsid w:val="00321A1A"/>
    <w:rsid w:val="00321BE6"/>
    <w:rsid w:val="0032235B"/>
    <w:rsid w:val="003225A6"/>
    <w:rsid w:val="00322EB6"/>
    <w:rsid w:val="00323B96"/>
    <w:rsid w:val="00327082"/>
    <w:rsid w:val="0032770F"/>
    <w:rsid w:val="00327B20"/>
    <w:rsid w:val="00331D89"/>
    <w:rsid w:val="00333D6F"/>
    <w:rsid w:val="0033483F"/>
    <w:rsid w:val="0033579F"/>
    <w:rsid w:val="00340209"/>
    <w:rsid w:val="0034035F"/>
    <w:rsid w:val="003427AC"/>
    <w:rsid w:val="003431CC"/>
    <w:rsid w:val="00343F0D"/>
    <w:rsid w:val="003467E3"/>
    <w:rsid w:val="003541D1"/>
    <w:rsid w:val="003545AF"/>
    <w:rsid w:val="003570EA"/>
    <w:rsid w:val="00357EC7"/>
    <w:rsid w:val="003600D9"/>
    <w:rsid w:val="003601C1"/>
    <w:rsid w:val="003615BF"/>
    <w:rsid w:val="00361EAF"/>
    <w:rsid w:val="00363E93"/>
    <w:rsid w:val="00364278"/>
    <w:rsid w:val="00366FB3"/>
    <w:rsid w:val="00367DD6"/>
    <w:rsid w:val="00370E0A"/>
    <w:rsid w:val="0037107F"/>
    <w:rsid w:val="00371A22"/>
    <w:rsid w:val="00372EC6"/>
    <w:rsid w:val="00377372"/>
    <w:rsid w:val="003805A9"/>
    <w:rsid w:val="0038154D"/>
    <w:rsid w:val="0038177D"/>
    <w:rsid w:val="0038273B"/>
    <w:rsid w:val="00383D21"/>
    <w:rsid w:val="00384A64"/>
    <w:rsid w:val="00386DBE"/>
    <w:rsid w:val="00387F2C"/>
    <w:rsid w:val="00392F79"/>
    <w:rsid w:val="00394599"/>
    <w:rsid w:val="00394B1C"/>
    <w:rsid w:val="00395AB5"/>
    <w:rsid w:val="0039676C"/>
    <w:rsid w:val="0039721D"/>
    <w:rsid w:val="003A2ECD"/>
    <w:rsid w:val="003A3A3D"/>
    <w:rsid w:val="003A3DFF"/>
    <w:rsid w:val="003A4378"/>
    <w:rsid w:val="003A502E"/>
    <w:rsid w:val="003A5AE7"/>
    <w:rsid w:val="003A5FA3"/>
    <w:rsid w:val="003B0B19"/>
    <w:rsid w:val="003B10B5"/>
    <w:rsid w:val="003B111C"/>
    <w:rsid w:val="003B4C49"/>
    <w:rsid w:val="003B6140"/>
    <w:rsid w:val="003B6821"/>
    <w:rsid w:val="003B780B"/>
    <w:rsid w:val="003B7B32"/>
    <w:rsid w:val="003C5832"/>
    <w:rsid w:val="003C5A9E"/>
    <w:rsid w:val="003C6ADD"/>
    <w:rsid w:val="003D2B83"/>
    <w:rsid w:val="003E062C"/>
    <w:rsid w:val="003E1A0B"/>
    <w:rsid w:val="003E4289"/>
    <w:rsid w:val="003E5D21"/>
    <w:rsid w:val="003F46BC"/>
    <w:rsid w:val="003F4D6F"/>
    <w:rsid w:val="003F6101"/>
    <w:rsid w:val="003F63A8"/>
    <w:rsid w:val="00401BF9"/>
    <w:rsid w:val="00402D35"/>
    <w:rsid w:val="004032B1"/>
    <w:rsid w:val="00405B30"/>
    <w:rsid w:val="00407FB5"/>
    <w:rsid w:val="00411294"/>
    <w:rsid w:val="0041249D"/>
    <w:rsid w:val="00413FA9"/>
    <w:rsid w:val="00414337"/>
    <w:rsid w:val="004151CB"/>
    <w:rsid w:val="00424276"/>
    <w:rsid w:val="004311A3"/>
    <w:rsid w:val="00431216"/>
    <w:rsid w:val="00432064"/>
    <w:rsid w:val="004321F4"/>
    <w:rsid w:val="00433889"/>
    <w:rsid w:val="00433C65"/>
    <w:rsid w:val="00437DAC"/>
    <w:rsid w:val="00440B28"/>
    <w:rsid w:val="00441F39"/>
    <w:rsid w:val="0044211B"/>
    <w:rsid w:val="004421D8"/>
    <w:rsid w:val="00442498"/>
    <w:rsid w:val="00442806"/>
    <w:rsid w:val="004452CD"/>
    <w:rsid w:val="004504F4"/>
    <w:rsid w:val="0045100B"/>
    <w:rsid w:val="004528DB"/>
    <w:rsid w:val="00456730"/>
    <w:rsid w:val="00457040"/>
    <w:rsid w:val="0045795C"/>
    <w:rsid w:val="004631A2"/>
    <w:rsid w:val="00463F58"/>
    <w:rsid w:val="00466C5A"/>
    <w:rsid w:val="004712E0"/>
    <w:rsid w:val="00471E23"/>
    <w:rsid w:val="0047375A"/>
    <w:rsid w:val="00474639"/>
    <w:rsid w:val="004820F0"/>
    <w:rsid w:val="004839FF"/>
    <w:rsid w:val="004858C0"/>
    <w:rsid w:val="004878A0"/>
    <w:rsid w:val="0049092B"/>
    <w:rsid w:val="0049107A"/>
    <w:rsid w:val="0049242A"/>
    <w:rsid w:val="00494693"/>
    <w:rsid w:val="004A2D56"/>
    <w:rsid w:val="004A352A"/>
    <w:rsid w:val="004A59BA"/>
    <w:rsid w:val="004A5A0D"/>
    <w:rsid w:val="004A7AB7"/>
    <w:rsid w:val="004B0D7D"/>
    <w:rsid w:val="004B143B"/>
    <w:rsid w:val="004B1E07"/>
    <w:rsid w:val="004B313D"/>
    <w:rsid w:val="004B3178"/>
    <w:rsid w:val="004B329C"/>
    <w:rsid w:val="004B34E7"/>
    <w:rsid w:val="004B5787"/>
    <w:rsid w:val="004B6BB9"/>
    <w:rsid w:val="004C05FF"/>
    <w:rsid w:val="004C27D0"/>
    <w:rsid w:val="004C3581"/>
    <w:rsid w:val="004C3FEB"/>
    <w:rsid w:val="004C4E66"/>
    <w:rsid w:val="004C67CA"/>
    <w:rsid w:val="004C6B06"/>
    <w:rsid w:val="004D05EA"/>
    <w:rsid w:val="004D0CE0"/>
    <w:rsid w:val="004D15C6"/>
    <w:rsid w:val="004D407F"/>
    <w:rsid w:val="004D40A8"/>
    <w:rsid w:val="004D5C16"/>
    <w:rsid w:val="004D7BAF"/>
    <w:rsid w:val="004E5E2C"/>
    <w:rsid w:val="004E6810"/>
    <w:rsid w:val="004F0526"/>
    <w:rsid w:val="004F1160"/>
    <w:rsid w:val="004F2D27"/>
    <w:rsid w:val="004F6979"/>
    <w:rsid w:val="004F7527"/>
    <w:rsid w:val="004F7B7E"/>
    <w:rsid w:val="0050176C"/>
    <w:rsid w:val="00502E46"/>
    <w:rsid w:val="00502FDF"/>
    <w:rsid w:val="00506231"/>
    <w:rsid w:val="005062B3"/>
    <w:rsid w:val="0050677A"/>
    <w:rsid w:val="005068C5"/>
    <w:rsid w:val="00510EB6"/>
    <w:rsid w:val="005123CD"/>
    <w:rsid w:val="00512A35"/>
    <w:rsid w:val="0051343B"/>
    <w:rsid w:val="00513D3A"/>
    <w:rsid w:val="00513F82"/>
    <w:rsid w:val="00520719"/>
    <w:rsid w:val="005211F9"/>
    <w:rsid w:val="00521D66"/>
    <w:rsid w:val="00522822"/>
    <w:rsid w:val="00524544"/>
    <w:rsid w:val="005260C4"/>
    <w:rsid w:val="00526FB3"/>
    <w:rsid w:val="00530265"/>
    <w:rsid w:val="0053144C"/>
    <w:rsid w:val="0053306F"/>
    <w:rsid w:val="00533C22"/>
    <w:rsid w:val="00534641"/>
    <w:rsid w:val="00537E9B"/>
    <w:rsid w:val="005430B5"/>
    <w:rsid w:val="00543773"/>
    <w:rsid w:val="00545534"/>
    <w:rsid w:val="005469AE"/>
    <w:rsid w:val="00553F54"/>
    <w:rsid w:val="00555A05"/>
    <w:rsid w:val="00560FB3"/>
    <w:rsid w:val="00563BEB"/>
    <w:rsid w:val="00564324"/>
    <w:rsid w:val="005643F6"/>
    <w:rsid w:val="00565468"/>
    <w:rsid w:val="005663EA"/>
    <w:rsid w:val="005677CE"/>
    <w:rsid w:val="00570263"/>
    <w:rsid w:val="005704FB"/>
    <w:rsid w:val="00573AB0"/>
    <w:rsid w:val="005742C4"/>
    <w:rsid w:val="00576BEB"/>
    <w:rsid w:val="00577174"/>
    <w:rsid w:val="00580152"/>
    <w:rsid w:val="005803DB"/>
    <w:rsid w:val="00580D15"/>
    <w:rsid w:val="00583599"/>
    <w:rsid w:val="00584754"/>
    <w:rsid w:val="00584F15"/>
    <w:rsid w:val="00585624"/>
    <w:rsid w:val="00586003"/>
    <w:rsid w:val="0058776E"/>
    <w:rsid w:val="00593747"/>
    <w:rsid w:val="00597D7B"/>
    <w:rsid w:val="005A0ED5"/>
    <w:rsid w:val="005A0F0B"/>
    <w:rsid w:val="005A2985"/>
    <w:rsid w:val="005A3216"/>
    <w:rsid w:val="005A685D"/>
    <w:rsid w:val="005A6C00"/>
    <w:rsid w:val="005A6FE3"/>
    <w:rsid w:val="005A76AF"/>
    <w:rsid w:val="005B135F"/>
    <w:rsid w:val="005B5AB6"/>
    <w:rsid w:val="005C1ED3"/>
    <w:rsid w:val="005C2839"/>
    <w:rsid w:val="005C2E7A"/>
    <w:rsid w:val="005C3017"/>
    <w:rsid w:val="005C33B7"/>
    <w:rsid w:val="005C390C"/>
    <w:rsid w:val="005C62B5"/>
    <w:rsid w:val="005D00A4"/>
    <w:rsid w:val="005D1275"/>
    <w:rsid w:val="005D1996"/>
    <w:rsid w:val="005D2022"/>
    <w:rsid w:val="005D423D"/>
    <w:rsid w:val="005D725C"/>
    <w:rsid w:val="005E15F8"/>
    <w:rsid w:val="005E17A0"/>
    <w:rsid w:val="005E2843"/>
    <w:rsid w:val="005E41EB"/>
    <w:rsid w:val="005E4B85"/>
    <w:rsid w:val="005E4DBF"/>
    <w:rsid w:val="005E5862"/>
    <w:rsid w:val="005E66F9"/>
    <w:rsid w:val="005E7FE9"/>
    <w:rsid w:val="005F2A58"/>
    <w:rsid w:val="005F2CB2"/>
    <w:rsid w:val="005F36BE"/>
    <w:rsid w:val="005F3E63"/>
    <w:rsid w:val="005F6F53"/>
    <w:rsid w:val="005F7640"/>
    <w:rsid w:val="005F7F33"/>
    <w:rsid w:val="00600BB4"/>
    <w:rsid w:val="0060378A"/>
    <w:rsid w:val="00615A3A"/>
    <w:rsid w:val="0061635E"/>
    <w:rsid w:val="006175E4"/>
    <w:rsid w:val="00620610"/>
    <w:rsid w:val="006225DC"/>
    <w:rsid w:val="00622F62"/>
    <w:rsid w:val="00623658"/>
    <w:rsid w:val="00623B28"/>
    <w:rsid w:val="006316EE"/>
    <w:rsid w:val="00631A51"/>
    <w:rsid w:val="006323CB"/>
    <w:rsid w:val="0063524E"/>
    <w:rsid w:val="00635364"/>
    <w:rsid w:val="00642503"/>
    <w:rsid w:val="00642BE6"/>
    <w:rsid w:val="006432FD"/>
    <w:rsid w:val="00643608"/>
    <w:rsid w:val="0064368A"/>
    <w:rsid w:val="006448DF"/>
    <w:rsid w:val="00645563"/>
    <w:rsid w:val="00645E93"/>
    <w:rsid w:val="0065011F"/>
    <w:rsid w:val="00651D59"/>
    <w:rsid w:val="00652B68"/>
    <w:rsid w:val="00652C7C"/>
    <w:rsid w:val="00653E5D"/>
    <w:rsid w:val="0065433B"/>
    <w:rsid w:val="006549AE"/>
    <w:rsid w:val="00655C9C"/>
    <w:rsid w:val="00656FD0"/>
    <w:rsid w:val="00657444"/>
    <w:rsid w:val="00657C90"/>
    <w:rsid w:val="006613D1"/>
    <w:rsid w:val="0066318B"/>
    <w:rsid w:val="00663929"/>
    <w:rsid w:val="006639BA"/>
    <w:rsid w:val="006646B0"/>
    <w:rsid w:val="00664B8C"/>
    <w:rsid w:val="00666467"/>
    <w:rsid w:val="006677B8"/>
    <w:rsid w:val="00670FFA"/>
    <w:rsid w:val="0067307F"/>
    <w:rsid w:val="006735E8"/>
    <w:rsid w:val="006736A3"/>
    <w:rsid w:val="00674428"/>
    <w:rsid w:val="00681181"/>
    <w:rsid w:val="006827CF"/>
    <w:rsid w:val="00683166"/>
    <w:rsid w:val="0068335A"/>
    <w:rsid w:val="006844D0"/>
    <w:rsid w:val="00686676"/>
    <w:rsid w:val="00686A85"/>
    <w:rsid w:val="00691AF6"/>
    <w:rsid w:val="00691D08"/>
    <w:rsid w:val="00693CCF"/>
    <w:rsid w:val="0069452C"/>
    <w:rsid w:val="00695FFE"/>
    <w:rsid w:val="006A0140"/>
    <w:rsid w:val="006A12F8"/>
    <w:rsid w:val="006A5046"/>
    <w:rsid w:val="006A567E"/>
    <w:rsid w:val="006A5E58"/>
    <w:rsid w:val="006A6267"/>
    <w:rsid w:val="006A6E71"/>
    <w:rsid w:val="006A7621"/>
    <w:rsid w:val="006A7FFE"/>
    <w:rsid w:val="006B015C"/>
    <w:rsid w:val="006B02B6"/>
    <w:rsid w:val="006B503D"/>
    <w:rsid w:val="006B5AF7"/>
    <w:rsid w:val="006C0007"/>
    <w:rsid w:val="006C1205"/>
    <w:rsid w:val="006C3D41"/>
    <w:rsid w:val="006C51D0"/>
    <w:rsid w:val="006C649C"/>
    <w:rsid w:val="006D2044"/>
    <w:rsid w:val="006D2155"/>
    <w:rsid w:val="006D3A5B"/>
    <w:rsid w:val="006D5B92"/>
    <w:rsid w:val="006D62A3"/>
    <w:rsid w:val="006E2680"/>
    <w:rsid w:val="006E2CFC"/>
    <w:rsid w:val="006E4E26"/>
    <w:rsid w:val="006E52D3"/>
    <w:rsid w:val="006E56B4"/>
    <w:rsid w:val="006E5A57"/>
    <w:rsid w:val="006E6242"/>
    <w:rsid w:val="006E6CE4"/>
    <w:rsid w:val="006E7A65"/>
    <w:rsid w:val="006E7B40"/>
    <w:rsid w:val="006F01AD"/>
    <w:rsid w:val="006F0E95"/>
    <w:rsid w:val="006F2737"/>
    <w:rsid w:val="006F6B77"/>
    <w:rsid w:val="007005F9"/>
    <w:rsid w:val="00701041"/>
    <w:rsid w:val="007019C4"/>
    <w:rsid w:val="00703304"/>
    <w:rsid w:val="00703442"/>
    <w:rsid w:val="0070628F"/>
    <w:rsid w:val="00706835"/>
    <w:rsid w:val="0071040D"/>
    <w:rsid w:val="007109BF"/>
    <w:rsid w:val="007118A1"/>
    <w:rsid w:val="007129C1"/>
    <w:rsid w:val="0071397B"/>
    <w:rsid w:val="00714A07"/>
    <w:rsid w:val="00715844"/>
    <w:rsid w:val="007212B1"/>
    <w:rsid w:val="0072195A"/>
    <w:rsid w:val="00721F15"/>
    <w:rsid w:val="0072292E"/>
    <w:rsid w:val="007241E6"/>
    <w:rsid w:val="0072458D"/>
    <w:rsid w:val="00726893"/>
    <w:rsid w:val="00727EB8"/>
    <w:rsid w:val="00727F16"/>
    <w:rsid w:val="00732A9D"/>
    <w:rsid w:val="007346A2"/>
    <w:rsid w:val="007354CC"/>
    <w:rsid w:val="00736152"/>
    <w:rsid w:val="007367EB"/>
    <w:rsid w:val="007400D7"/>
    <w:rsid w:val="00740E20"/>
    <w:rsid w:val="00741DB5"/>
    <w:rsid w:val="00742AC2"/>
    <w:rsid w:val="00747E4C"/>
    <w:rsid w:val="00750C21"/>
    <w:rsid w:val="007515B5"/>
    <w:rsid w:val="007545C4"/>
    <w:rsid w:val="00756AE6"/>
    <w:rsid w:val="0075740D"/>
    <w:rsid w:val="00757B8F"/>
    <w:rsid w:val="00761FAB"/>
    <w:rsid w:val="00763CEA"/>
    <w:rsid w:val="00765848"/>
    <w:rsid w:val="00767708"/>
    <w:rsid w:val="00770618"/>
    <w:rsid w:val="00771917"/>
    <w:rsid w:val="007770DA"/>
    <w:rsid w:val="00777B4C"/>
    <w:rsid w:val="00783970"/>
    <w:rsid w:val="00784A76"/>
    <w:rsid w:val="00784F57"/>
    <w:rsid w:val="00785C99"/>
    <w:rsid w:val="00786C42"/>
    <w:rsid w:val="007917EF"/>
    <w:rsid w:val="00791B1A"/>
    <w:rsid w:val="00792A21"/>
    <w:rsid w:val="00792BF0"/>
    <w:rsid w:val="00794D4C"/>
    <w:rsid w:val="007954B3"/>
    <w:rsid w:val="00795A73"/>
    <w:rsid w:val="007A0795"/>
    <w:rsid w:val="007A0840"/>
    <w:rsid w:val="007A42FF"/>
    <w:rsid w:val="007B0298"/>
    <w:rsid w:val="007B3983"/>
    <w:rsid w:val="007B5245"/>
    <w:rsid w:val="007B59ED"/>
    <w:rsid w:val="007C1754"/>
    <w:rsid w:val="007C3504"/>
    <w:rsid w:val="007C5F3A"/>
    <w:rsid w:val="007C67DF"/>
    <w:rsid w:val="007C704B"/>
    <w:rsid w:val="007D0F54"/>
    <w:rsid w:val="007D1F7E"/>
    <w:rsid w:val="007D1FC4"/>
    <w:rsid w:val="007D2344"/>
    <w:rsid w:val="007D25F6"/>
    <w:rsid w:val="007D282F"/>
    <w:rsid w:val="007D2DA4"/>
    <w:rsid w:val="007D6E97"/>
    <w:rsid w:val="007D77F6"/>
    <w:rsid w:val="007D79AA"/>
    <w:rsid w:val="007E2231"/>
    <w:rsid w:val="007E3A3A"/>
    <w:rsid w:val="007E3D95"/>
    <w:rsid w:val="007E6C21"/>
    <w:rsid w:val="007F11BE"/>
    <w:rsid w:val="007F1928"/>
    <w:rsid w:val="007F33C4"/>
    <w:rsid w:val="007F3556"/>
    <w:rsid w:val="007F700E"/>
    <w:rsid w:val="00800039"/>
    <w:rsid w:val="00801BC0"/>
    <w:rsid w:val="00802176"/>
    <w:rsid w:val="00805ADD"/>
    <w:rsid w:val="00807603"/>
    <w:rsid w:val="00813886"/>
    <w:rsid w:val="00813E07"/>
    <w:rsid w:val="00814F68"/>
    <w:rsid w:val="00815411"/>
    <w:rsid w:val="008154B2"/>
    <w:rsid w:val="00815657"/>
    <w:rsid w:val="00815AC2"/>
    <w:rsid w:val="008205C2"/>
    <w:rsid w:val="00823698"/>
    <w:rsid w:val="008236DB"/>
    <w:rsid w:val="0082483F"/>
    <w:rsid w:val="00826D5C"/>
    <w:rsid w:val="008338FE"/>
    <w:rsid w:val="008367BC"/>
    <w:rsid w:val="00840A00"/>
    <w:rsid w:val="0084180F"/>
    <w:rsid w:val="00841B1D"/>
    <w:rsid w:val="00841CE5"/>
    <w:rsid w:val="0084294A"/>
    <w:rsid w:val="00844D10"/>
    <w:rsid w:val="00845718"/>
    <w:rsid w:val="0084716E"/>
    <w:rsid w:val="00847F19"/>
    <w:rsid w:val="008502C2"/>
    <w:rsid w:val="00850F85"/>
    <w:rsid w:val="00851508"/>
    <w:rsid w:val="00853137"/>
    <w:rsid w:val="0085317D"/>
    <w:rsid w:val="00853D6C"/>
    <w:rsid w:val="00854337"/>
    <w:rsid w:val="008558F4"/>
    <w:rsid w:val="008579E0"/>
    <w:rsid w:val="00857CE5"/>
    <w:rsid w:val="00860141"/>
    <w:rsid w:val="0086304D"/>
    <w:rsid w:val="00867193"/>
    <w:rsid w:val="00871DB9"/>
    <w:rsid w:val="00872A1D"/>
    <w:rsid w:val="00874525"/>
    <w:rsid w:val="008757C4"/>
    <w:rsid w:val="00876008"/>
    <w:rsid w:val="00877556"/>
    <w:rsid w:val="0088131A"/>
    <w:rsid w:val="00882FDD"/>
    <w:rsid w:val="00884A14"/>
    <w:rsid w:val="00884D2C"/>
    <w:rsid w:val="00886F16"/>
    <w:rsid w:val="00895375"/>
    <w:rsid w:val="00895CA0"/>
    <w:rsid w:val="00896D2F"/>
    <w:rsid w:val="008A244D"/>
    <w:rsid w:val="008A27B3"/>
    <w:rsid w:val="008B14C0"/>
    <w:rsid w:val="008B33C3"/>
    <w:rsid w:val="008B61C2"/>
    <w:rsid w:val="008B6996"/>
    <w:rsid w:val="008B6C8A"/>
    <w:rsid w:val="008C1333"/>
    <w:rsid w:val="008C18ED"/>
    <w:rsid w:val="008C26D4"/>
    <w:rsid w:val="008C3D79"/>
    <w:rsid w:val="008C51CF"/>
    <w:rsid w:val="008C649B"/>
    <w:rsid w:val="008D0830"/>
    <w:rsid w:val="008D0B78"/>
    <w:rsid w:val="008D1CE9"/>
    <w:rsid w:val="008D2B46"/>
    <w:rsid w:val="008D4B5A"/>
    <w:rsid w:val="008D6CC2"/>
    <w:rsid w:val="008D7197"/>
    <w:rsid w:val="008E0044"/>
    <w:rsid w:val="008E0A7C"/>
    <w:rsid w:val="008E0D69"/>
    <w:rsid w:val="008E554B"/>
    <w:rsid w:val="008E6A9F"/>
    <w:rsid w:val="008E7642"/>
    <w:rsid w:val="008F4690"/>
    <w:rsid w:val="00900222"/>
    <w:rsid w:val="009004A9"/>
    <w:rsid w:val="00900540"/>
    <w:rsid w:val="00900A4E"/>
    <w:rsid w:val="00900D6E"/>
    <w:rsid w:val="009015F2"/>
    <w:rsid w:val="009033B0"/>
    <w:rsid w:val="00905A3E"/>
    <w:rsid w:val="00906A59"/>
    <w:rsid w:val="00906EFE"/>
    <w:rsid w:val="00910F20"/>
    <w:rsid w:val="0091195E"/>
    <w:rsid w:val="00916649"/>
    <w:rsid w:val="009204A1"/>
    <w:rsid w:val="00920CDE"/>
    <w:rsid w:val="00924B89"/>
    <w:rsid w:val="00925A22"/>
    <w:rsid w:val="0092611E"/>
    <w:rsid w:val="00926E02"/>
    <w:rsid w:val="009270F1"/>
    <w:rsid w:val="00930057"/>
    <w:rsid w:val="00930693"/>
    <w:rsid w:val="00930CC5"/>
    <w:rsid w:val="0093229A"/>
    <w:rsid w:val="00934B2A"/>
    <w:rsid w:val="00934BFA"/>
    <w:rsid w:val="009406D4"/>
    <w:rsid w:val="00943122"/>
    <w:rsid w:val="009460A8"/>
    <w:rsid w:val="00947114"/>
    <w:rsid w:val="00954F79"/>
    <w:rsid w:val="00957D90"/>
    <w:rsid w:val="00960135"/>
    <w:rsid w:val="00960485"/>
    <w:rsid w:val="00960C90"/>
    <w:rsid w:val="00965F3B"/>
    <w:rsid w:val="00967730"/>
    <w:rsid w:val="00967B78"/>
    <w:rsid w:val="00972C31"/>
    <w:rsid w:val="00975507"/>
    <w:rsid w:val="00975D5F"/>
    <w:rsid w:val="00976B96"/>
    <w:rsid w:val="009776B7"/>
    <w:rsid w:val="0098296C"/>
    <w:rsid w:val="00990717"/>
    <w:rsid w:val="00992866"/>
    <w:rsid w:val="00994DFC"/>
    <w:rsid w:val="00996652"/>
    <w:rsid w:val="00997043"/>
    <w:rsid w:val="009A0E96"/>
    <w:rsid w:val="009A44D6"/>
    <w:rsid w:val="009A4CAC"/>
    <w:rsid w:val="009A5F26"/>
    <w:rsid w:val="009A6DB4"/>
    <w:rsid w:val="009B0EBF"/>
    <w:rsid w:val="009B36AA"/>
    <w:rsid w:val="009B4439"/>
    <w:rsid w:val="009C0876"/>
    <w:rsid w:val="009C2A14"/>
    <w:rsid w:val="009C5B24"/>
    <w:rsid w:val="009D1D19"/>
    <w:rsid w:val="009D6DD8"/>
    <w:rsid w:val="009D788F"/>
    <w:rsid w:val="009E4521"/>
    <w:rsid w:val="009E532A"/>
    <w:rsid w:val="009E577A"/>
    <w:rsid w:val="009F3D15"/>
    <w:rsid w:val="009F66D4"/>
    <w:rsid w:val="00A02059"/>
    <w:rsid w:val="00A03156"/>
    <w:rsid w:val="00A04292"/>
    <w:rsid w:val="00A04E53"/>
    <w:rsid w:val="00A05C4A"/>
    <w:rsid w:val="00A0719A"/>
    <w:rsid w:val="00A10071"/>
    <w:rsid w:val="00A11E37"/>
    <w:rsid w:val="00A12065"/>
    <w:rsid w:val="00A12EDD"/>
    <w:rsid w:val="00A17519"/>
    <w:rsid w:val="00A17E5B"/>
    <w:rsid w:val="00A218CD"/>
    <w:rsid w:val="00A22FFC"/>
    <w:rsid w:val="00A23939"/>
    <w:rsid w:val="00A25745"/>
    <w:rsid w:val="00A25A55"/>
    <w:rsid w:val="00A26359"/>
    <w:rsid w:val="00A27603"/>
    <w:rsid w:val="00A34BAF"/>
    <w:rsid w:val="00A35E3E"/>
    <w:rsid w:val="00A36856"/>
    <w:rsid w:val="00A42831"/>
    <w:rsid w:val="00A4521E"/>
    <w:rsid w:val="00A46E75"/>
    <w:rsid w:val="00A51EAA"/>
    <w:rsid w:val="00A52895"/>
    <w:rsid w:val="00A5353B"/>
    <w:rsid w:val="00A54343"/>
    <w:rsid w:val="00A54ECC"/>
    <w:rsid w:val="00A55D8C"/>
    <w:rsid w:val="00A570DF"/>
    <w:rsid w:val="00A601EE"/>
    <w:rsid w:val="00A64C7D"/>
    <w:rsid w:val="00A65A84"/>
    <w:rsid w:val="00A71C30"/>
    <w:rsid w:val="00A71CBA"/>
    <w:rsid w:val="00A768E7"/>
    <w:rsid w:val="00A777D5"/>
    <w:rsid w:val="00A80306"/>
    <w:rsid w:val="00A82213"/>
    <w:rsid w:val="00A91117"/>
    <w:rsid w:val="00A91B56"/>
    <w:rsid w:val="00A92612"/>
    <w:rsid w:val="00A93159"/>
    <w:rsid w:val="00A93D97"/>
    <w:rsid w:val="00A95123"/>
    <w:rsid w:val="00A97B8B"/>
    <w:rsid w:val="00AA149D"/>
    <w:rsid w:val="00AA14CE"/>
    <w:rsid w:val="00AA2B96"/>
    <w:rsid w:val="00AA2F1A"/>
    <w:rsid w:val="00AA3C5A"/>
    <w:rsid w:val="00AA4696"/>
    <w:rsid w:val="00AA475D"/>
    <w:rsid w:val="00AA5BD9"/>
    <w:rsid w:val="00AB2BB6"/>
    <w:rsid w:val="00AB5152"/>
    <w:rsid w:val="00AB6160"/>
    <w:rsid w:val="00AB6172"/>
    <w:rsid w:val="00AB68AA"/>
    <w:rsid w:val="00AC0690"/>
    <w:rsid w:val="00AC32FA"/>
    <w:rsid w:val="00AC4BF9"/>
    <w:rsid w:val="00AC798F"/>
    <w:rsid w:val="00AC79B4"/>
    <w:rsid w:val="00AD0A45"/>
    <w:rsid w:val="00AD0D28"/>
    <w:rsid w:val="00AD2588"/>
    <w:rsid w:val="00AD538D"/>
    <w:rsid w:val="00AD776B"/>
    <w:rsid w:val="00AE0167"/>
    <w:rsid w:val="00AE0718"/>
    <w:rsid w:val="00AE1068"/>
    <w:rsid w:val="00AE2CDF"/>
    <w:rsid w:val="00AE674B"/>
    <w:rsid w:val="00AE7852"/>
    <w:rsid w:val="00AF0B9F"/>
    <w:rsid w:val="00AF169A"/>
    <w:rsid w:val="00AF2C15"/>
    <w:rsid w:val="00AF46ED"/>
    <w:rsid w:val="00B067C5"/>
    <w:rsid w:val="00B10493"/>
    <w:rsid w:val="00B10888"/>
    <w:rsid w:val="00B10E38"/>
    <w:rsid w:val="00B143B5"/>
    <w:rsid w:val="00B21D78"/>
    <w:rsid w:val="00B22828"/>
    <w:rsid w:val="00B2329E"/>
    <w:rsid w:val="00B23618"/>
    <w:rsid w:val="00B25C04"/>
    <w:rsid w:val="00B260F1"/>
    <w:rsid w:val="00B27385"/>
    <w:rsid w:val="00B314B8"/>
    <w:rsid w:val="00B32CFE"/>
    <w:rsid w:val="00B36128"/>
    <w:rsid w:val="00B37925"/>
    <w:rsid w:val="00B37B65"/>
    <w:rsid w:val="00B41613"/>
    <w:rsid w:val="00B428EA"/>
    <w:rsid w:val="00B446D1"/>
    <w:rsid w:val="00B4725C"/>
    <w:rsid w:val="00B47B8E"/>
    <w:rsid w:val="00B53F82"/>
    <w:rsid w:val="00B563BE"/>
    <w:rsid w:val="00B5750C"/>
    <w:rsid w:val="00B6268E"/>
    <w:rsid w:val="00B627D9"/>
    <w:rsid w:val="00B62EB7"/>
    <w:rsid w:val="00B639EE"/>
    <w:rsid w:val="00B63D3C"/>
    <w:rsid w:val="00B63DB3"/>
    <w:rsid w:val="00B64019"/>
    <w:rsid w:val="00B6682C"/>
    <w:rsid w:val="00B66D25"/>
    <w:rsid w:val="00B67493"/>
    <w:rsid w:val="00B704BB"/>
    <w:rsid w:val="00B70B15"/>
    <w:rsid w:val="00B70C53"/>
    <w:rsid w:val="00B72149"/>
    <w:rsid w:val="00B76354"/>
    <w:rsid w:val="00B80F8B"/>
    <w:rsid w:val="00B83565"/>
    <w:rsid w:val="00B838C9"/>
    <w:rsid w:val="00B83FCE"/>
    <w:rsid w:val="00B8433D"/>
    <w:rsid w:val="00B8599D"/>
    <w:rsid w:val="00B87369"/>
    <w:rsid w:val="00B90C03"/>
    <w:rsid w:val="00B94731"/>
    <w:rsid w:val="00BA0804"/>
    <w:rsid w:val="00BA1B49"/>
    <w:rsid w:val="00BA6BAB"/>
    <w:rsid w:val="00BA710B"/>
    <w:rsid w:val="00BA7B9E"/>
    <w:rsid w:val="00BB466C"/>
    <w:rsid w:val="00BB5415"/>
    <w:rsid w:val="00BB72AB"/>
    <w:rsid w:val="00BB769C"/>
    <w:rsid w:val="00BC3D36"/>
    <w:rsid w:val="00BC4F33"/>
    <w:rsid w:val="00BC5247"/>
    <w:rsid w:val="00BC77A2"/>
    <w:rsid w:val="00BD0808"/>
    <w:rsid w:val="00BD157E"/>
    <w:rsid w:val="00BD1EF6"/>
    <w:rsid w:val="00BD255A"/>
    <w:rsid w:val="00BD5293"/>
    <w:rsid w:val="00BD63B9"/>
    <w:rsid w:val="00BD6FB6"/>
    <w:rsid w:val="00BE3207"/>
    <w:rsid w:val="00BE5DAC"/>
    <w:rsid w:val="00BE62A4"/>
    <w:rsid w:val="00BE7CEF"/>
    <w:rsid w:val="00BF120E"/>
    <w:rsid w:val="00BF3196"/>
    <w:rsid w:val="00BF3B1D"/>
    <w:rsid w:val="00BF572F"/>
    <w:rsid w:val="00C05BCF"/>
    <w:rsid w:val="00C076ED"/>
    <w:rsid w:val="00C13213"/>
    <w:rsid w:val="00C14D8E"/>
    <w:rsid w:val="00C159DB"/>
    <w:rsid w:val="00C17464"/>
    <w:rsid w:val="00C2044B"/>
    <w:rsid w:val="00C20840"/>
    <w:rsid w:val="00C24B58"/>
    <w:rsid w:val="00C27A83"/>
    <w:rsid w:val="00C3064B"/>
    <w:rsid w:val="00C3342C"/>
    <w:rsid w:val="00C34F2E"/>
    <w:rsid w:val="00C361CA"/>
    <w:rsid w:val="00C40168"/>
    <w:rsid w:val="00C4094B"/>
    <w:rsid w:val="00C4107D"/>
    <w:rsid w:val="00C45B8A"/>
    <w:rsid w:val="00C50884"/>
    <w:rsid w:val="00C52F90"/>
    <w:rsid w:val="00C5310E"/>
    <w:rsid w:val="00C53B02"/>
    <w:rsid w:val="00C53BD4"/>
    <w:rsid w:val="00C54059"/>
    <w:rsid w:val="00C601FC"/>
    <w:rsid w:val="00C63DCF"/>
    <w:rsid w:val="00C649E2"/>
    <w:rsid w:val="00C66989"/>
    <w:rsid w:val="00C67771"/>
    <w:rsid w:val="00C67EE5"/>
    <w:rsid w:val="00C70B96"/>
    <w:rsid w:val="00C7264E"/>
    <w:rsid w:val="00C72BF0"/>
    <w:rsid w:val="00C72E05"/>
    <w:rsid w:val="00C755F8"/>
    <w:rsid w:val="00C809F5"/>
    <w:rsid w:val="00C80CA8"/>
    <w:rsid w:val="00C82BFD"/>
    <w:rsid w:val="00C8428D"/>
    <w:rsid w:val="00C8450B"/>
    <w:rsid w:val="00C865EB"/>
    <w:rsid w:val="00C86F4B"/>
    <w:rsid w:val="00C87377"/>
    <w:rsid w:val="00C87ABE"/>
    <w:rsid w:val="00C90F9D"/>
    <w:rsid w:val="00C9136F"/>
    <w:rsid w:val="00C95FB2"/>
    <w:rsid w:val="00CA26E5"/>
    <w:rsid w:val="00CA3A35"/>
    <w:rsid w:val="00CA6533"/>
    <w:rsid w:val="00CA715C"/>
    <w:rsid w:val="00CB1E4E"/>
    <w:rsid w:val="00CB25C2"/>
    <w:rsid w:val="00CB2B1A"/>
    <w:rsid w:val="00CB3882"/>
    <w:rsid w:val="00CB5A60"/>
    <w:rsid w:val="00CC0A38"/>
    <w:rsid w:val="00CC3631"/>
    <w:rsid w:val="00CC3A67"/>
    <w:rsid w:val="00CD3538"/>
    <w:rsid w:val="00CD3E99"/>
    <w:rsid w:val="00CD3F14"/>
    <w:rsid w:val="00CD3F4C"/>
    <w:rsid w:val="00CD4AA5"/>
    <w:rsid w:val="00CD6BCD"/>
    <w:rsid w:val="00CD719E"/>
    <w:rsid w:val="00CE071E"/>
    <w:rsid w:val="00CE2467"/>
    <w:rsid w:val="00CE29AC"/>
    <w:rsid w:val="00CE2B36"/>
    <w:rsid w:val="00CE54AA"/>
    <w:rsid w:val="00CE56F4"/>
    <w:rsid w:val="00CE60A0"/>
    <w:rsid w:val="00CF2250"/>
    <w:rsid w:val="00CF3A2A"/>
    <w:rsid w:val="00CF3E4E"/>
    <w:rsid w:val="00CF4865"/>
    <w:rsid w:val="00CF49AA"/>
    <w:rsid w:val="00D00DFB"/>
    <w:rsid w:val="00D02164"/>
    <w:rsid w:val="00D05417"/>
    <w:rsid w:val="00D07513"/>
    <w:rsid w:val="00D101CD"/>
    <w:rsid w:val="00D16A45"/>
    <w:rsid w:val="00D213A4"/>
    <w:rsid w:val="00D24719"/>
    <w:rsid w:val="00D2562D"/>
    <w:rsid w:val="00D262D6"/>
    <w:rsid w:val="00D27F81"/>
    <w:rsid w:val="00D307A6"/>
    <w:rsid w:val="00D31CBB"/>
    <w:rsid w:val="00D40E10"/>
    <w:rsid w:val="00D42DC3"/>
    <w:rsid w:val="00D431F2"/>
    <w:rsid w:val="00D43466"/>
    <w:rsid w:val="00D44A57"/>
    <w:rsid w:val="00D45798"/>
    <w:rsid w:val="00D46BD8"/>
    <w:rsid w:val="00D5253C"/>
    <w:rsid w:val="00D5460C"/>
    <w:rsid w:val="00D5478A"/>
    <w:rsid w:val="00D56114"/>
    <w:rsid w:val="00D57DF7"/>
    <w:rsid w:val="00D609C8"/>
    <w:rsid w:val="00D62F4C"/>
    <w:rsid w:val="00D6442E"/>
    <w:rsid w:val="00D656F6"/>
    <w:rsid w:val="00D65E8F"/>
    <w:rsid w:val="00D67142"/>
    <w:rsid w:val="00D705D4"/>
    <w:rsid w:val="00D71D4B"/>
    <w:rsid w:val="00D71EBF"/>
    <w:rsid w:val="00D73FB5"/>
    <w:rsid w:val="00D7687C"/>
    <w:rsid w:val="00D77D4E"/>
    <w:rsid w:val="00D847A6"/>
    <w:rsid w:val="00D86151"/>
    <w:rsid w:val="00D865C5"/>
    <w:rsid w:val="00D93296"/>
    <w:rsid w:val="00D936F1"/>
    <w:rsid w:val="00D950E4"/>
    <w:rsid w:val="00DA15F1"/>
    <w:rsid w:val="00DA31E2"/>
    <w:rsid w:val="00DB0FDD"/>
    <w:rsid w:val="00DB3EB9"/>
    <w:rsid w:val="00DB589E"/>
    <w:rsid w:val="00DB6DEC"/>
    <w:rsid w:val="00DB7CF6"/>
    <w:rsid w:val="00DC0454"/>
    <w:rsid w:val="00DC1373"/>
    <w:rsid w:val="00DC1756"/>
    <w:rsid w:val="00DC1C9F"/>
    <w:rsid w:val="00DC3BC4"/>
    <w:rsid w:val="00DC4879"/>
    <w:rsid w:val="00DD3CC9"/>
    <w:rsid w:val="00DD4818"/>
    <w:rsid w:val="00DD5084"/>
    <w:rsid w:val="00DD69F4"/>
    <w:rsid w:val="00DD74EF"/>
    <w:rsid w:val="00DE1489"/>
    <w:rsid w:val="00DE1EE0"/>
    <w:rsid w:val="00DE375A"/>
    <w:rsid w:val="00DE7372"/>
    <w:rsid w:val="00DF085E"/>
    <w:rsid w:val="00DF1419"/>
    <w:rsid w:val="00DF1F2F"/>
    <w:rsid w:val="00DF5C87"/>
    <w:rsid w:val="00DF7A56"/>
    <w:rsid w:val="00E002D8"/>
    <w:rsid w:val="00E01C48"/>
    <w:rsid w:val="00E024AC"/>
    <w:rsid w:val="00E0276C"/>
    <w:rsid w:val="00E04563"/>
    <w:rsid w:val="00E04650"/>
    <w:rsid w:val="00E06455"/>
    <w:rsid w:val="00E065D7"/>
    <w:rsid w:val="00E0742F"/>
    <w:rsid w:val="00E11AE6"/>
    <w:rsid w:val="00E11B14"/>
    <w:rsid w:val="00E13AA3"/>
    <w:rsid w:val="00E14E15"/>
    <w:rsid w:val="00E16F76"/>
    <w:rsid w:val="00E216DF"/>
    <w:rsid w:val="00E27CA3"/>
    <w:rsid w:val="00E32F26"/>
    <w:rsid w:val="00E35500"/>
    <w:rsid w:val="00E367A5"/>
    <w:rsid w:val="00E4041E"/>
    <w:rsid w:val="00E4155C"/>
    <w:rsid w:val="00E43066"/>
    <w:rsid w:val="00E43AF7"/>
    <w:rsid w:val="00E45760"/>
    <w:rsid w:val="00E46011"/>
    <w:rsid w:val="00E4604B"/>
    <w:rsid w:val="00E46CE8"/>
    <w:rsid w:val="00E47A30"/>
    <w:rsid w:val="00E5038A"/>
    <w:rsid w:val="00E518F8"/>
    <w:rsid w:val="00E52EB9"/>
    <w:rsid w:val="00E6099E"/>
    <w:rsid w:val="00E62345"/>
    <w:rsid w:val="00E649B9"/>
    <w:rsid w:val="00E670AF"/>
    <w:rsid w:val="00E712DF"/>
    <w:rsid w:val="00E7224E"/>
    <w:rsid w:val="00E72BAC"/>
    <w:rsid w:val="00E72C86"/>
    <w:rsid w:val="00E747EB"/>
    <w:rsid w:val="00E802E5"/>
    <w:rsid w:val="00E82CCC"/>
    <w:rsid w:val="00E8411D"/>
    <w:rsid w:val="00E8523F"/>
    <w:rsid w:val="00E8798D"/>
    <w:rsid w:val="00E956AC"/>
    <w:rsid w:val="00E95997"/>
    <w:rsid w:val="00E95F63"/>
    <w:rsid w:val="00E9795C"/>
    <w:rsid w:val="00E97E50"/>
    <w:rsid w:val="00EA2B23"/>
    <w:rsid w:val="00EA2B6B"/>
    <w:rsid w:val="00EA2C19"/>
    <w:rsid w:val="00EA3E77"/>
    <w:rsid w:val="00EA5DCC"/>
    <w:rsid w:val="00EB0063"/>
    <w:rsid w:val="00EB1754"/>
    <w:rsid w:val="00EB2921"/>
    <w:rsid w:val="00EB4402"/>
    <w:rsid w:val="00EC160E"/>
    <w:rsid w:val="00EC4B69"/>
    <w:rsid w:val="00EC5640"/>
    <w:rsid w:val="00EC7DC4"/>
    <w:rsid w:val="00ED32A0"/>
    <w:rsid w:val="00ED4F14"/>
    <w:rsid w:val="00ED5F1A"/>
    <w:rsid w:val="00ED7ACC"/>
    <w:rsid w:val="00EE0C32"/>
    <w:rsid w:val="00EE18F5"/>
    <w:rsid w:val="00EE327C"/>
    <w:rsid w:val="00EE38CB"/>
    <w:rsid w:val="00EF09B0"/>
    <w:rsid w:val="00EF0BD1"/>
    <w:rsid w:val="00EF0D25"/>
    <w:rsid w:val="00EF41B6"/>
    <w:rsid w:val="00EF4CFC"/>
    <w:rsid w:val="00EF6AC1"/>
    <w:rsid w:val="00EF6E94"/>
    <w:rsid w:val="00F005BD"/>
    <w:rsid w:val="00F02E98"/>
    <w:rsid w:val="00F04BF5"/>
    <w:rsid w:val="00F04C07"/>
    <w:rsid w:val="00F05835"/>
    <w:rsid w:val="00F05EAD"/>
    <w:rsid w:val="00F06961"/>
    <w:rsid w:val="00F06B5B"/>
    <w:rsid w:val="00F1140F"/>
    <w:rsid w:val="00F12C8D"/>
    <w:rsid w:val="00F14F8F"/>
    <w:rsid w:val="00F179D1"/>
    <w:rsid w:val="00F17FC2"/>
    <w:rsid w:val="00F2250D"/>
    <w:rsid w:val="00F22D18"/>
    <w:rsid w:val="00F23687"/>
    <w:rsid w:val="00F2394D"/>
    <w:rsid w:val="00F257AA"/>
    <w:rsid w:val="00F30218"/>
    <w:rsid w:val="00F308FD"/>
    <w:rsid w:val="00F30AE1"/>
    <w:rsid w:val="00F30C56"/>
    <w:rsid w:val="00F32C19"/>
    <w:rsid w:val="00F33116"/>
    <w:rsid w:val="00F355BA"/>
    <w:rsid w:val="00F36641"/>
    <w:rsid w:val="00F36F20"/>
    <w:rsid w:val="00F4156F"/>
    <w:rsid w:val="00F449AF"/>
    <w:rsid w:val="00F46B11"/>
    <w:rsid w:val="00F504A5"/>
    <w:rsid w:val="00F504C1"/>
    <w:rsid w:val="00F524A0"/>
    <w:rsid w:val="00F532BC"/>
    <w:rsid w:val="00F5399D"/>
    <w:rsid w:val="00F5532E"/>
    <w:rsid w:val="00F55DCC"/>
    <w:rsid w:val="00F55DFA"/>
    <w:rsid w:val="00F56887"/>
    <w:rsid w:val="00F56AFE"/>
    <w:rsid w:val="00F57C89"/>
    <w:rsid w:val="00F62321"/>
    <w:rsid w:val="00F6299A"/>
    <w:rsid w:val="00F63433"/>
    <w:rsid w:val="00F6387B"/>
    <w:rsid w:val="00F64545"/>
    <w:rsid w:val="00F7024B"/>
    <w:rsid w:val="00F70E52"/>
    <w:rsid w:val="00F7492C"/>
    <w:rsid w:val="00F80178"/>
    <w:rsid w:val="00F8113D"/>
    <w:rsid w:val="00F8552B"/>
    <w:rsid w:val="00F860C1"/>
    <w:rsid w:val="00F87401"/>
    <w:rsid w:val="00F90B6D"/>
    <w:rsid w:val="00F956E3"/>
    <w:rsid w:val="00F9642C"/>
    <w:rsid w:val="00F96556"/>
    <w:rsid w:val="00FA2236"/>
    <w:rsid w:val="00FA3BD9"/>
    <w:rsid w:val="00FA5495"/>
    <w:rsid w:val="00FA6D89"/>
    <w:rsid w:val="00FB06DF"/>
    <w:rsid w:val="00FB097F"/>
    <w:rsid w:val="00FB1858"/>
    <w:rsid w:val="00FB1FB3"/>
    <w:rsid w:val="00FB2009"/>
    <w:rsid w:val="00FB230D"/>
    <w:rsid w:val="00FB5A99"/>
    <w:rsid w:val="00FB627A"/>
    <w:rsid w:val="00FC13C6"/>
    <w:rsid w:val="00FC1648"/>
    <w:rsid w:val="00FC1991"/>
    <w:rsid w:val="00FC4DA7"/>
    <w:rsid w:val="00FC601A"/>
    <w:rsid w:val="00FC70EA"/>
    <w:rsid w:val="00FD3663"/>
    <w:rsid w:val="00FD4E3D"/>
    <w:rsid w:val="00FE5954"/>
    <w:rsid w:val="00FF1264"/>
    <w:rsid w:val="00FF1B09"/>
    <w:rsid w:val="00FF2032"/>
    <w:rsid w:val="00FF2B83"/>
    <w:rsid w:val="00FF7323"/>
    <w:rsid w:val="00FF7F67"/>
    <w:rsid w:val="01D28195"/>
    <w:rsid w:val="03B38996"/>
    <w:rsid w:val="03B766AB"/>
    <w:rsid w:val="0629AC7C"/>
    <w:rsid w:val="0EAF059A"/>
    <w:rsid w:val="12F89D31"/>
    <w:rsid w:val="13AC0CEB"/>
    <w:rsid w:val="1552E9F9"/>
    <w:rsid w:val="15E1FFFA"/>
    <w:rsid w:val="17636B0D"/>
    <w:rsid w:val="1B34AD80"/>
    <w:rsid w:val="1B4B1991"/>
    <w:rsid w:val="1BB686B0"/>
    <w:rsid w:val="1C445A42"/>
    <w:rsid w:val="1EDECB64"/>
    <w:rsid w:val="1FD5E6BA"/>
    <w:rsid w:val="21B14422"/>
    <w:rsid w:val="2275BC73"/>
    <w:rsid w:val="234260BF"/>
    <w:rsid w:val="2677E486"/>
    <w:rsid w:val="26BE5504"/>
    <w:rsid w:val="28B88820"/>
    <w:rsid w:val="29655A6E"/>
    <w:rsid w:val="299BE769"/>
    <w:rsid w:val="2CD8E739"/>
    <w:rsid w:val="2D47BA0B"/>
    <w:rsid w:val="31F90FE8"/>
    <w:rsid w:val="327F795A"/>
    <w:rsid w:val="32851178"/>
    <w:rsid w:val="3285D269"/>
    <w:rsid w:val="3522B261"/>
    <w:rsid w:val="39FF62F3"/>
    <w:rsid w:val="3BC1E41C"/>
    <w:rsid w:val="3C176963"/>
    <w:rsid w:val="3E263FF6"/>
    <w:rsid w:val="3F955A2D"/>
    <w:rsid w:val="40EE4335"/>
    <w:rsid w:val="424E2A24"/>
    <w:rsid w:val="4301B36D"/>
    <w:rsid w:val="468B5B1F"/>
    <w:rsid w:val="4790B4D0"/>
    <w:rsid w:val="47BA7951"/>
    <w:rsid w:val="493EAD45"/>
    <w:rsid w:val="49806D76"/>
    <w:rsid w:val="4A674FA1"/>
    <w:rsid w:val="4B637076"/>
    <w:rsid w:val="4D89969C"/>
    <w:rsid w:val="4E0EAC53"/>
    <w:rsid w:val="50EADF01"/>
    <w:rsid w:val="5221321F"/>
    <w:rsid w:val="55D795D4"/>
    <w:rsid w:val="57387DD4"/>
    <w:rsid w:val="57C68DD7"/>
    <w:rsid w:val="597DE6B1"/>
    <w:rsid w:val="5B1F448C"/>
    <w:rsid w:val="5B5AC5CB"/>
    <w:rsid w:val="5E10453D"/>
    <w:rsid w:val="5F8B72B9"/>
    <w:rsid w:val="610004E9"/>
    <w:rsid w:val="61B555FC"/>
    <w:rsid w:val="625E49F0"/>
    <w:rsid w:val="63449D2F"/>
    <w:rsid w:val="636DB6EE"/>
    <w:rsid w:val="63BC6F2D"/>
    <w:rsid w:val="67FE5159"/>
    <w:rsid w:val="694017CE"/>
    <w:rsid w:val="69DC02EE"/>
    <w:rsid w:val="6A23A1B9"/>
    <w:rsid w:val="6BA72804"/>
    <w:rsid w:val="6C5F794E"/>
    <w:rsid w:val="6C7131C2"/>
    <w:rsid w:val="6D8DC7D2"/>
    <w:rsid w:val="6F097FC2"/>
    <w:rsid w:val="6F5279A8"/>
    <w:rsid w:val="703446A4"/>
    <w:rsid w:val="70D1A235"/>
    <w:rsid w:val="7187D4DD"/>
    <w:rsid w:val="72CD0FBD"/>
    <w:rsid w:val="7375C35D"/>
    <w:rsid w:val="741ED75D"/>
    <w:rsid w:val="763B3CFB"/>
    <w:rsid w:val="770DCDFF"/>
    <w:rsid w:val="7883DF5E"/>
    <w:rsid w:val="79F12E35"/>
    <w:rsid w:val="7A0A26D5"/>
    <w:rsid w:val="7BAD46EA"/>
    <w:rsid w:val="7D3AAFC3"/>
    <w:rsid w:val="7D5FF4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457C"/>
  <w15:docId w15:val="{30915D24-D8D2-48C4-B6C3-CDC26EF3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Arial"/>
        <w:sz w:val="24"/>
        <w:szCs w:val="24"/>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831"/>
  </w:style>
  <w:style w:type="paragraph" w:styleId="Ttulo1">
    <w:name w:val="heading 1"/>
    <w:basedOn w:val="Normal"/>
    <w:next w:val="Normal"/>
    <w:uiPriority w:val="9"/>
    <w:qFormat/>
    <w:pPr>
      <w:keepNext/>
      <w:keepLines/>
      <w:spacing w:before="320" w:after="0" w:line="240" w:lineRule="auto"/>
      <w:outlineLvl w:val="0"/>
    </w:pPr>
    <w:rPr>
      <w:color w:val="BE6B00"/>
      <w:sz w:val="30"/>
      <w:szCs w:val="30"/>
    </w:rPr>
  </w:style>
  <w:style w:type="paragraph" w:styleId="Ttulo2">
    <w:name w:val="heading 2"/>
    <w:basedOn w:val="Normal"/>
    <w:next w:val="Normal"/>
    <w:uiPriority w:val="9"/>
    <w:unhideWhenUsed/>
    <w:qFormat/>
    <w:pPr>
      <w:keepNext/>
      <w:keepLines/>
      <w:spacing w:before="40" w:after="0" w:line="240" w:lineRule="auto"/>
      <w:outlineLvl w:val="1"/>
    </w:pPr>
    <w:rPr>
      <w:color w:val="4D4D4D"/>
      <w:sz w:val="28"/>
      <w:szCs w:val="28"/>
    </w:rPr>
  </w:style>
  <w:style w:type="paragraph" w:styleId="Ttulo3">
    <w:name w:val="heading 3"/>
    <w:basedOn w:val="Normal"/>
    <w:next w:val="Normal"/>
    <w:uiPriority w:val="9"/>
    <w:unhideWhenUsed/>
    <w:qFormat/>
    <w:pPr>
      <w:keepNext/>
      <w:keepLines/>
      <w:spacing w:before="40" w:after="0" w:line="240" w:lineRule="auto"/>
      <w:outlineLvl w:val="2"/>
    </w:pPr>
    <w:rPr>
      <w:color w:val="90571E"/>
      <w:sz w:val="26"/>
      <w:szCs w:val="26"/>
    </w:rPr>
  </w:style>
  <w:style w:type="paragraph" w:styleId="Ttulo4">
    <w:name w:val="heading 4"/>
    <w:basedOn w:val="Normal"/>
    <w:next w:val="Normal"/>
    <w:uiPriority w:val="9"/>
    <w:unhideWhenUsed/>
    <w:qFormat/>
    <w:pPr>
      <w:keepNext/>
      <w:keepLines/>
      <w:spacing w:before="40" w:after="0"/>
      <w:outlineLvl w:val="3"/>
    </w:pPr>
    <w:rPr>
      <w:i/>
      <w:iCs/>
      <w:color w:val="7B7153"/>
      <w:sz w:val="25"/>
      <w:szCs w:val="25"/>
    </w:rPr>
  </w:style>
  <w:style w:type="paragraph" w:styleId="Ttulo5">
    <w:name w:val="heading 5"/>
    <w:basedOn w:val="Normal"/>
    <w:next w:val="Normal"/>
    <w:uiPriority w:val="9"/>
    <w:unhideWhenUsed/>
    <w:qFormat/>
    <w:pPr>
      <w:keepNext/>
      <w:keepLines/>
      <w:spacing w:before="40" w:after="0"/>
      <w:outlineLvl w:val="4"/>
    </w:pPr>
    <w:rPr>
      <w:b/>
      <w:bCs/>
      <w:color w:val="333333"/>
    </w:rPr>
  </w:style>
  <w:style w:type="paragraph" w:styleId="Ttulo6">
    <w:name w:val="heading 6"/>
    <w:basedOn w:val="Normal"/>
    <w:next w:val="Normal"/>
    <w:uiPriority w:val="9"/>
    <w:semiHidden/>
    <w:unhideWhenUsed/>
    <w:qFormat/>
    <w:pPr>
      <w:keepNext/>
      <w:keepLines/>
      <w:spacing w:before="40" w:after="0"/>
      <w:outlineLvl w:val="5"/>
    </w:pPr>
    <w:rPr>
      <w:i/>
      <w:iCs/>
      <w:color w:val="603A14"/>
      <w:sz w:val="23"/>
      <w:szCs w:val="23"/>
    </w:rPr>
  </w:style>
  <w:style w:type="paragraph" w:styleId="Ttulo7">
    <w:name w:val="heading 7"/>
    <w:basedOn w:val="Normal"/>
    <w:next w:val="Normal"/>
    <w:link w:val="Ttulo7Car"/>
    <w:uiPriority w:val="9"/>
    <w:semiHidden/>
    <w:unhideWhenUsed/>
    <w:qFormat/>
    <w:rsid w:val="00BB72F2"/>
    <w:pPr>
      <w:keepNext/>
      <w:keepLines/>
      <w:spacing w:before="40" w:after="0"/>
      <w:outlineLvl w:val="6"/>
    </w:pPr>
    <w:rPr>
      <w:rFonts w:asciiTheme="majorHAnsi" w:eastAsiaTheme="majorEastAsia" w:hAnsiTheme="majorHAnsi" w:cstheme="majorBidi"/>
      <w:color w:val="7F4700" w:themeColor="accent1" w:themeShade="80"/>
    </w:rPr>
  </w:style>
  <w:style w:type="paragraph" w:styleId="Ttulo8">
    <w:name w:val="heading 8"/>
    <w:basedOn w:val="Normal"/>
    <w:next w:val="Normal"/>
    <w:link w:val="Ttulo8Car"/>
    <w:uiPriority w:val="9"/>
    <w:semiHidden/>
    <w:unhideWhenUsed/>
    <w:qFormat/>
    <w:rsid w:val="00BB72F2"/>
    <w:pPr>
      <w:keepNext/>
      <w:keepLines/>
      <w:spacing w:before="40" w:after="0"/>
      <w:outlineLvl w:val="7"/>
    </w:pPr>
    <w:rPr>
      <w:rFonts w:asciiTheme="majorHAnsi" w:eastAsiaTheme="majorEastAsia" w:hAnsiTheme="majorHAnsi" w:cstheme="majorBidi"/>
      <w:color w:val="333333" w:themeColor="accent2" w:themeShade="80"/>
      <w:sz w:val="21"/>
      <w:szCs w:val="21"/>
    </w:rPr>
  </w:style>
  <w:style w:type="paragraph" w:styleId="Ttulo9">
    <w:name w:val="heading 9"/>
    <w:basedOn w:val="Normal"/>
    <w:next w:val="Normal"/>
    <w:link w:val="Ttulo9Car"/>
    <w:uiPriority w:val="9"/>
    <w:semiHidden/>
    <w:unhideWhenUsed/>
    <w:qFormat/>
    <w:rsid w:val="00BB72F2"/>
    <w:pPr>
      <w:keepNext/>
      <w:keepLines/>
      <w:spacing w:before="40" w:after="0"/>
      <w:outlineLvl w:val="8"/>
    </w:pPr>
    <w:rPr>
      <w:rFonts w:asciiTheme="majorHAnsi" w:eastAsiaTheme="majorEastAsia" w:hAnsiTheme="majorHAnsi" w:cstheme="majorBidi"/>
      <w:color w:val="603A14"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BE6B00"/>
      <w:sz w:val="52"/>
      <w:szCs w:val="5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uiPriority w:val="9"/>
    <w:rsid w:val="00BB72F2"/>
    <w:rPr>
      <w:rFonts w:asciiTheme="majorHAnsi" w:eastAsiaTheme="majorEastAsia" w:hAnsiTheme="majorHAnsi" w:cstheme="majorBidi"/>
      <w:color w:val="BE6B00" w:themeColor="accent1" w:themeShade="BF"/>
      <w:sz w:val="30"/>
      <w:szCs w:val="30"/>
    </w:rPr>
  </w:style>
  <w:style w:type="character" w:customStyle="1" w:styleId="Ttulo2Car">
    <w:name w:val="Título 2 Car"/>
    <w:basedOn w:val="Fuentedeprrafopredeter"/>
    <w:uiPriority w:val="9"/>
    <w:rsid w:val="00BB72F2"/>
    <w:rPr>
      <w:rFonts w:asciiTheme="majorHAnsi" w:eastAsiaTheme="majorEastAsia" w:hAnsiTheme="majorHAnsi" w:cstheme="majorBidi"/>
      <w:color w:val="4D4D4D" w:themeColor="accent2" w:themeShade="BF"/>
      <w:sz w:val="28"/>
      <w:szCs w:val="28"/>
    </w:rPr>
  </w:style>
  <w:style w:type="character" w:customStyle="1" w:styleId="Ttulo3Car">
    <w:name w:val="Título 3 Car"/>
    <w:basedOn w:val="Fuentedeprrafopredeter"/>
    <w:uiPriority w:val="9"/>
    <w:rsid w:val="00BB72F2"/>
    <w:rPr>
      <w:rFonts w:asciiTheme="majorHAnsi" w:eastAsiaTheme="majorEastAsia" w:hAnsiTheme="majorHAnsi" w:cstheme="majorBidi"/>
      <w:color w:val="90571E" w:themeColor="accent6" w:themeShade="BF"/>
      <w:sz w:val="26"/>
      <w:szCs w:val="26"/>
    </w:rPr>
  </w:style>
  <w:style w:type="character" w:customStyle="1" w:styleId="Ttulo4Car">
    <w:name w:val="Título 4 Car"/>
    <w:basedOn w:val="Fuentedeprrafopredeter"/>
    <w:uiPriority w:val="9"/>
    <w:rsid w:val="00BB72F2"/>
    <w:rPr>
      <w:rFonts w:asciiTheme="majorHAnsi" w:eastAsiaTheme="majorEastAsia" w:hAnsiTheme="majorHAnsi" w:cstheme="majorBidi"/>
      <w:i/>
      <w:iCs/>
      <w:color w:val="7B7053" w:themeColor="accent5" w:themeShade="BF"/>
      <w:sz w:val="25"/>
      <w:szCs w:val="25"/>
    </w:rPr>
  </w:style>
  <w:style w:type="character" w:customStyle="1" w:styleId="Ttulo5Car">
    <w:name w:val="Título 5 Car"/>
    <w:basedOn w:val="Fuentedeprrafopredeter"/>
    <w:uiPriority w:val="9"/>
    <w:rsid w:val="00396782"/>
    <w:rPr>
      <w:rFonts w:asciiTheme="majorHAnsi" w:eastAsiaTheme="majorEastAsia" w:hAnsiTheme="majorHAnsi" w:cstheme="majorBidi"/>
      <w:b/>
      <w:iCs/>
      <w:color w:val="333333" w:themeColor="accent2" w:themeShade="80"/>
      <w:sz w:val="24"/>
      <w:szCs w:val="24"/>
      <w:lang w:val="es-CL"/>
    </w:rPr>
  </w:style>
  <w:style w:type="character" w:customStyle="1" w:styleId="Ttulo6Car">
    <w:name w:val="Título 6 Car"/>
    <w:basedOn w:val="Fuentedeprrafopredeter"/>
    <w:uiPriority w:val="9"/>
    <w:semiHidden/>
    <w:rsid w:val="00BB72F2"/>
    <w:rPr>
      <w:rFonts w:asciiTheme="majorHAnsi" w:eastAsiaTheme="majorEastAsia" w:hAnsiTheme="majorHAnsi" w:cstheme="majorBidi"/>
      <w:i/>
      <w:iCs/>
      <w:color w:val="603A14" w:themeColor="accent6" w:themeShade="80"/>
      <w:sz w:val="23"/>
      <w:szCs w:val="23"/>
    </w:rPr>
  </w:style>
  <w:style w:type="character" w:customStyle="1" w:styleId="Ttulo7Car">
    <w:name w:val="Título 7 Car"/>
    <w:basedOn w:val="Fuentedeprrafopredeter"/>
    <w:link w:val="Ttulo7"/>
    <w:uiPriority w:val="9"/>
    <w:semiHidden/>
    <w:rsid w:val="00BB72F2"/>
    <w:rPr>
      <w:rFonts w:asciiTheme="majorHAnsi" w:eastAsiaTheme="majorEastAsia" w:hAnsiTheme="majorHAnsi" w:cstheme="majorBidi"/>
      <w:color w:val="7F4700" w:themeColor="accent1" w:themeShade="80"/>
    </w:rPr>
  </w:style>
  <w:style w:type="character" w:customStyle="1" w:styleId="Ttulo8Car">
    <w:name w:val="Título 8 Car"/>
    <w:basedOn w:val="Fuentedeprrafopredeter"/>
    <w:link w:val="Ttulo8"/>
    <w:uiPriority w:val="9"/>
    <w:semiHidden/>
    <w:rsid w:val="00BB72F2"/>
    <w:rPr>
      <w:rFonts w:asciiTheme="majorHAnsi" w:eastAsiaTheme="majorEastAsia" w:hAnsiTheme="majorHAnsi" w:cstheme="majorBidi"/>
      <w:color w:val="333333" w:themeColor="accent2" w:themeShade="80"/>
      <w:sz w:val="21"/>
      <w:szCs w:val="21"/>
    </w:rPr>
  </w:style>
  <w:style w:type="character" w:customStyle="1" w:styleId="Ttulo9Car">
    <w:name w:val="Título 9 Car"/>
    <w:basedOn w:val="Fuentedeprrafopredeter"/>
    <w:link w:val="Ttulo9"/>
    <w:uiPriority w:val="9"/>
    <w:semiHidden/>
    <w:rsid w:val="00BB72F2"/>
    <w:rPr>
      <w:rFonts w:asciiTheme="majorHAnsi" w:eastAsiaTheme="majorEastAsia" w:hAnsiTheme="majorHAnsi" w:cstheme="majorBidi"/>
      <w:color w:val="603A14" w:themeColor="accent6" w:themeShade="80"/>
    </w:rPr>
  </w:style>
  <w:style w:type="paragraph" w:styleId="Descripcin">
    <w:name w:val="caption"/>
    <w:basedOn w:val="Normal"/>
    <w:next w:val="Normal"/>
    <w:uiPriority w:val="35"/>
    <w:unhideWhenUsed/>
    <w:qFormat/>
    <w:rsid w:val="00714A07"/>
    <w:pPr>
      <w:spacing w:line="240" w:lineRule="auto"/>
      <w:jc w:val="center"/>
    </w:pPr>
    <w:rPr>
      <w:b/>
      <w:bCs/>
      <w:color w:val="4D4D4D" w:themeColor="accent2" w:themeShade="BF"/>
      <w:spacing w:val="6"/>
      <w:sz w:val="18"/>
    </w:rPr>
  </w:style>
  <w:style w:type="character" w:customStyle="1" w:styleId="TtuloCar">
    <w:name w:val="Título Car"/>
    <w:basedOn w:val="Fuentedeprrafopredeter"/>
    <w:uiPriority w:val="10"/>
    <w:rsid w:val="00BB72F2"/>
    <w:rPr>
      <w:rFonts w:asciiTheme="majorHAnsi" w:eastAsiaTheme="majorEastAsia" w:hAnsiTheme="majorHAnsi" w:cstheme="majorBidi"/>
      <w:color w:val="BE6B00" w:themeColor="accent1" w:themeShade="BF"/>
      <w:spacing w:val="-10"/>
      <w:sz w:val="52"/>
      <w:szCs w:val="52"/>
    </w:rPr>
  </w:style>
  <w:style w:type="character" w:customStyle="1" w:styleId="SubttuloCar">
    <w:name w:val="Subtítulo Car"/>
    <w:basedOn w:val="Fuentedeprrafopredeter"/>
    <w:uiPriority w:val="11"/>
    <w:rsid w:val="00BB72F2"/>
    <w:rPr>
      <w:rFonts w:asciiTheme="majorHAnsi" w:eastAsiaTheme="majorEastAsia" w:hAnsiTheme="majorHAnsi" w:cstheme="majorBidi"/>
    </w:rPr>
  </w:style>
  <w:style w:type="character" w:styleId="Textoennegrita">
    <w:name w:val="Strong"/>
    <w:basedOn w:val="Fuentedeprrafopredeter"/>
    <w:uiPriority w:val="22"/>
    <w:qFormat/>
    <w:rsid w:val="00BB72F2"/>
    <w:rPr>
      <w:b/>
      <w:bCs/>
    </w:rPr>
  </w:style>
  <w:style w:type="character" w:styleId="nfasis">
    <w:name w:val="Emphasis"/>
    <w:basedOn w:val="Fuentedeprrafopredeter"/>
    <w:uiPriority w:val="20"/>
    <w:qFormat/>
    <w:rsid w:val="00BB72F2"/>
    <w:rPr>
      <w:i/>
      <w:iCs/>
    </w:rPr>
  </w:style>
  <w:style w:type="paragraph" w:styleId="Sinespaciado">
    <w:name w:val="No Spacing"/>
    <w:uiPriority w:val="1"/>
    <w:qFormat/>
    <w:rsid w:val="00BB72F2"/>
    <w:pPr>
      <w:spacing w:after="0" w:line="240" w:lineRule="auto"/>
    </w:pPr>
  </w:style>
  <w:style w:type="paragraph" w:styleId="Cita">
    <w:name w:val="Quote"/>
    <w:basedOn w:val="Normal"/>
    <w:next w:val="Normal"/>
    <w:link w:val="CitaCar"/>
    <w:uiPriority w:val="29"/>
    <w:qFormat/>
    <w:rsid w:val="00714A07"/>
    <w:pPr>
      <w:spacing w:before="120"/>
      <w:ind w:left="720" w:right="720"/>
      <w:jc w:val="center"/>
    </w:pPr>
    <w:rPr>
      <w:i/>
      <w:iCs/>
      <w:sz w:val="18"/>
    </w:rPr>
  </w:style>
  <w:style w:type="character" w:customStyle="1" w:styleId="CitaCar">
    <w:name w:val="Cita Car"/>
    <w:basedOn w:val="Fuentedeprrafopredeter"/>
    <w:link w:val="Cita"/>
    <w:uiPriority w:val="29"/>
    <w:rsid w:val="00714A07"/>
    <w:rPr>
      <w:rFonts w:ascii="Times New Roman" w:hAnsi="Times New Roman"/>
      <w:i/>
      <w:iCs/>
      <w:sz w:val="18"/>
    </w:rPr>
  </w:style>
  <w:style w:type="paragraph" w:styleId="Citadestacada">
    <w:name w:val="Intense Quote"/>
    <w:basedOn w:val="Normal"/>
    <w:next w:val="Normal"/>
    <w:link w:val="CitadestacadaCar"/>
    <w:uiPriority w:val="30"/>
    <w:qFormat/>
    <w:rsid w:val="00BB72F2"/>
    <w:pPr>
      <w:spacing w:before="120" w:line="300" w:lineRule="auto"/>
      <w:ind w:left="576" w:right="576"/>
      <w:jc w:val="center"/>
    </w:pPr>
    <w:rPr>
      <w:rFonts w:asciiTheme="majorHAnsi" w:eastAsiaTheme="majorEastAsia" w:hAnsiTheme="majorHAnsi" w:cstheme="majorBidi"/>
      <w:color w:val="FE8F01" w:themeColor="accent1"/>
    </w:rPr>
  </w:style>
  <w:style w:type="character" w:customStyle="1" w:styleId="CitadestacadaCar">
    <w:name w:val="Cita destacada Car"/>
    <w:basedOn w:val="Fuentedeprrafopredeter"/>
    <w:link w:val="Citadestacada"/>
    <w:uiPriority w:val="30"/>
    <w:rsid w:val="00BB72F2"/>
    <w:rPr>
      <w:rFonts w:asciiTheme="majorHAnsi" w:eastAsiaTheme="majorEastAsia" w:hAnsiTheme="majorHAnsi" w:cstheme="majorBidi"/>
      <w:color w:val="FE8F01" w:themeColor="accent1"/>
      <w:sz w:val="24"/>
      <w:szCs w:val="24"/>
      <w:lang w:val="es-CL"/>
    </w:rPr>
  </w:style>
  <w:style w:type="character" w:styleId="nfasissutil">
    <w:name w:val="Subtle Emphasis"/>
    <w:basedOn w:val="Fuentedeprrafopredeter"/>
    <w:uiPriority w:val="19"/>
    <w:qFormat/>
    <w:rsid w:val="00BB72F2"/>
    <w:rPr>
      <w:i/>
      <w:iCs/>
      <w:color w:val="404040" w:themeColor="text1" w:themeTint="BF"/>
    </w:rPr>
  </w:style>
  <w:style w:type="character" w:styleId="nfasisintenso">
    <w:name w:val="Intense Emphasis"/>
    <w:basedOn w:val="Fuentedeprrafopredeter"/>
    <w:uiPriority w:val="21"/>
    <w:qFormat/>
    <w:rsid w:val="00BB72F2"/>
    <w:rPr>
      <w:b w:val="0"/>
      <w:bCs w:val="0"/>
      <w:i/>
      <w:iCs/>
      <w:color w:val="FE8F01" w:themeColor="accent1"/>
    </w:rPr>
  </w:style>
  <w:style w:type="character" w:styleId="Referenciasutil">
    <w:name w:val="Subtle Reference"/>
    <w:basedOn w:val="Fuentedeprrafopredeter"/>
    <w:uiPriority w:val="31"/>
    <w:qFormat/>
    <w:rsid w:val="00BB72F2"/>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B72F2"/>
    <w:rPr>
      <w:b/>
      <w:bCs/>
      <w:smallCaps/>
      <w:color w:val="FE8F01" w:themeColor="accent1"/>
      <w:spacing w:val="5"/>
      <w:u w:val="single"/>
    </w:rPr>
  </w:style>
  <w:style w:type="character" w:styleId="Ttulodellibro">
    <w:name w:val="Book Title"/>
    <w:basedOn w:val="Fuentedeprrafopredeter"/>
    <w:uiPriority w:val="33"/>
    <w:qFormat/>
    <w:rsid w:val="00BB72F2"/>
    <w:rPr>
      <w:b/>
      <w:bCs/>
      <w:smallCaps/>
    </w:rPr>
  </w:style>
  <w:style w:type="paragraph" w:styleId="TtuloTDC">
    <w:name w:val="TOC Heading"/>
    <w:next w:val="Normal"/>
    <w:uiPriority w:val="39"/>
    <w:unhideWhenUsed/>
    <w:qFormat/>
    <w:rsid w:val="00BB72F2"/>
  </w:style>
  <w:style w:type="paragraph" w:styleId="Prrafodelista">
    <w:name w:val="List Paragraph"/>
    <w:basedOn w:val="Normal"/>
    <w:uiPriority w:val="34"/>
    <w:qFormat/>
    <w:rsid w:val="00BC2BB0"/>
    <w:pPr>
      <w:ind w:left="720"/>
      <w:contextualSpacing/>
    </w:pPr>
  </w:style>
  <w:style w:type="character" w:styleId="Refdecomentario">
    <w:name w:val="annotation reference"/>
    <w:basedOn w:val="Fuentedeprrafopredeter"/>
    <w:uiPriority w:val="99"/>
    <w:semiHidden/>
    <w:unhideWhenUsed/>
    <w:rsid w:val="00CF2490"/>
    <w:rPr>
      <w:sz w:val="16"/>
      <w:szCs w:val="16"/>
    </w:rPr>
  </w:style>
  <w:style w:type="paragraph" w:styleId="Textocomentario">
    <w:name w:val="annotation text"/>
    <w:basedOn w:val="Normal"/>
    <w:link w:val="TextocomentarioCar"/>
    <w:uiPriority w:val="99"/>
    <w:unhideWhenUsed/>
    <w:rsid w:val="00CF2490"/>
    <w:pPr>
      <w:spacing w:line="240" w:lineRule="auto"/>
    </w:pPr>
    <w:rPr>
      <w:sz w:val="20"/>
      <w:szCs w:val="20"/>
    </w:rPr>
  </w:style>
  <w:style w:type="character" w:customStyle="1" w:styleId="TextocomentarioCar">
    <w:name w:val="Texto comentario Car"/>
    <w:basedOn w:val="Fuentedeprrafopredeter"/>
    <w:link w:val="Textocomentario"/>
    <w:uiPriority w:val="99"/>
    <w:rsid w:val="00CF2490"/>
    <w:rPr>
      <w:sz w:val="20"/>
      <w:szCs w:val="20"/>
    </w:rPr>
  </w:style>
  <w:style w:type="paragraph" w:styleId="Asuntodelcomentario">
    <w:name w:val="annotation subject"/>
    <w:basedOn w:val="Textocomentario"/>
    <w:next w:val="Textocomentario"/>
    <w:link w:val="AsuntodelcomentarioCar"/>
    <w:uiPriority w:val="99"/>
    <w:semiHidden/>
    <w:unhideWhenUsed/>
    <w:rsid w:val="00CF2490"/>
    <w:rPr>
      <w:b/>
      <w:bCs/>
    </w:rPr>
  </w:style>
  <w:style w:type="character" w:customStyle="1" w:styleId="AsuntodelcomentarioCar">
    <w:name w:val="Asunto del comentario Car"/>
    <w:basedOn w:val="TextocomentarioCar"/>
    <w:link w:val="Asuntodelcomentario"/>
    <w:uiPriority w:val="99"/>
    <w:semiHidden/>
    <w:rsid w:val="00CF2490"/>
    <w:rPr>
      <w:b/>
      <w:bCs/>
      <w:sz w:val="20"/>
      <w:szCs w:val="20"/>
    </w:rPr>
  </w:style>
  <w:style w:type="table" w:styleId="Tablaconcuadrcula">
    <w:name w:val="Table Grid"/>
    <w:basedOn w:val="Tablanormal"/>
    <w:uiPriority w:val="59"/>
    <w:rsid w:val="00CF2490"/>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14220"/>
    <w:pPr>
      <w:spacing w:after="0"/>
    </w:pPr>
  </w:style>
  <w:style w:type="character" w:styleId="Hipervnculo">
    <w:name w:val="Hyperlink"/>
    <w:basedOn w:val="Fuentedeprrafopredeter"/>
    <w:uiPriority w:val="99"/>
    <w:unhideWhenUsed/>
    <w:rsid w:val="00CF2490"/>
    <w:rPr>
      <w:color w:val="AD1F1F" w:themeColor="hyperlink"/>
      <w:u w:val="single"/>
    </w:rPr>
  </w:style>
  <w:style w:type="paragraph" w:styleId="Listaconvietas">
    <w:name w:val="List Bullet"/>
    <w:basedOn w:val="Normal"/>
    <w:uiPriority w:val="99"/>
    <w:unhideWhenUsed/>
    <w:rsid w:val="00FE5AF5"/>
    <w:pPr>
      <w:numPr>
        <w:numId w:val="6"/>
      </w:numPr>
      <w:spacing w:after="120" w:line="276" w:lineRule="auto"/>
      <w:contextualSpacing/>
    </w:pPr>
    <w:rPr>
      <w:sz w:val="22"/>
      <w:lang w:val="en-US" w:eastAsia="en-US"/>
    </w:rPr>
  </w:style>
  <w:style w:type="paragraph" w:styleId="TDC1">
    <w:name w:val="toc 1"/>
    <w:basedOn w:val="Normal"/>
    <w:next w:val="Normal"/>
    <w:autoRedefine/>
    <w:uiPriority w:val="39"/>
    <w:unhideWhenUsed/>
    <w:rsid w:val="00114220"/>
    <w:pPr>
      <w:spacing w:after="100"/>
    </w:pPr>
  </w:style>
  <w:style w:type="paragraph" w:styleId="TDC2">
    <w:name w:val="toc 2"/>
    <w:basedOn w:val="Normal"/>
    <w:next w:val="Normal"/>
    <w:autoRedefine/>
    <w:uiPriority w:val="39"/>
    <w:unhideWhenUsed/>
    <w:rsid w:val="00F26427"/>
    <w:pPr>
      <w:spacing w:after="100"/>
      <w:ind w:left="240"/>
    </w:pPr>
  </w:style>
  <w:style w:type="paragraph" w:styleId="TDC3">
    <w:name w:val="toc 3"/>
    <w:basedOn w:val="Normal"/>
    <w:next w:val="Normal"/>
    <w:autoRedefine/>
    <w:uiPriority w:val="39"/>
    <w:unhideWhenUsed/>
    <w:rsid w:val="00F26427"/>
    <w:pPr>
      <w:spacing w:after="100"/>
      <w:ind w:left="480"/>
    </w:pPr>
  </w:style>
  <w:style w:type="paragraph" w:styleId="Encabezado">
    <w:name w:val="header"/>
    <w:basedOn w:val="Normal"/>
    <w:link w:val="EncabezadoCar"/>
    <w:uiPriority w:val="99"/>
    <w:unhideWhenUsed/>
    <w:rsid w:val="00D975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520"/>
    <w:rPr>
      <w:sz w:val="24"/>
      <w:lang w:val="es-CL"/>
    </w:rPr>
  </w:style>
  <w:style w:type="paragraph" w:styleId="Piedepgina">
    <w:name w:val="footer"/>
    <w:basedOn w:val="Normal"/>
    <w:link w:val="PiedepginaCar"/>
    <w:uiPriority w:val="99"/>
    <w:unhideWhenUsed/>
    <w:rsid w:val="00D975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520"/>
    <w:rPr>
      <w:sz w:val="24"/>
      <w:lang w:val="es-CL"/>
    </w:rPr>
  </w:style>
  <w:style w:type="paragraph" w:customStyle="1" w:styleId="CaptionPB">
    <w:name w:val="Caption PB"/>
    <w:rsid w:val="00016B99"/>
    <w:pPr>
      <w:spacing w:after="200" w:line="276" w:lineRule="auto"/>
    </w:pPr>
    <w:rPr>
      <w:sz w:val="18"/>
      <w:lang w:val="en-US" w:eastAsia="en-US"/>
    </w:rPr>
  </w:style>
  <w:style w:type="paragraph" w:styleId="TDC4">
    <w:name w:val="toc 4"/>
    <w:basedOn w:val="Normal"/>
    <w:next w:val="Normal"/>
    <w:autoRedefine/>
    <w:uiPriority w:val="39"/>
    <w:unhideWhenUsed/>
    <w:rsid w:val="00B1390F"/>
    <w:pPr>
      <w:spacing w:after="100" w:line="278" w:lineRule="auto"/>
      <w:ind w:left="720"/>
    </w:pPr>
    <w:rPr>
      <w:kern w:val="2"/>
    </w:rPr>
  </w:style>
  <w:style w:type="paragraph" w:styleId="TDC5">
    <w:name w:val="toc 5"/>
    <w:basedOn w:val="Normal"/>
    <w:next w:val="Normal"/>
    <w:autoRedefine/>
    <w:uiPriority w:val="39"/>
    <w:unhideWhenUsed/>
    <w:rsid w:val="00B1390F"/>
    <w:pPr>
      <w:spacing w:after="100" w:line="278" w:lineRule="auto"/>
      <w:ind w:left="960"/>
    </w:pPr>
    <w:rPr>
      <w:kern w:val="2"/>
    </w:rPr>
  </w:style>
  <w:style w:type="paragraph" w:styleId="TDC6">
    <w:name w:val="toc 6"/>
    <w:basedOn w:val="Normal"/>
    <w:next w:val="Normal"/>
    <w:autoRedefine/>
    <w:uiPriority w:val="39"/>
    <w:unhideWhenUsed/>
    <w:rsid w:val="00B1390F"/>
    <w:pPr>
      <w:spacing w:after="100" w:line="278" w:lineRule="auto"/>
      <w:ind w:left="1200"/>
    </w:pPr>
    <w:rPr>
      <w:kern w:val="2"/>
    </w:rPr>
  </w:style>
  <w:style w:type="paragraph" w:styleId="TDC7">
    <w:name w:val="toc 7"/>
    <w:basedOn w:val="Normal"/>
    <w:next w:val="Normal"/>
    <w:autoRedefine/>
    <w:uiPriority w:val="39"/>
    <w:unhideWhenUsed/>
    <w:rsid w:val="00B1390F"/>
    <w:pPr>
      <w:spacing w:after="100" w:line="278" w:lineRule="auto"/>
      <w:ind w:left="1440"/>
    </w:pPr>
    <w:rPr>
      <w:kern w:val="2"/>
    </w:rPr>
  </w:style>
  <w:style w:type="paragraph" w:styleId="TDC8">
    <w:name w:val="toc 8"/>
    <w:basedOn w:val="Normal"/>
    <w:next w:val="Normal"/>
    <w:autoRedefine/>
    <w:uiPriority w:val="39"/>
    <w:unhideWhenUsed/>
    <w:rsid w:val="00B1390F"/>
    <w:pPr>
      <w:spacing w:after="100" w:line="278" w:lineRule="auto"/>
      <w:ind w:left="1680"/>
    </w:pPr>
    <w:rPr>
      <w:kern w:val="2"/>
    </w:rPr>
  </w:style>
  <w:style w:type="paragraph" w:styleId="TDC9">
    <w:name w:val="toc 9"/>
    <w:basedOn w:val="Normal"/>
    <w:next w:val="Normal"/>
    <w:autoRedefine/>
    <w:uiPriority w:val="39"/>
    <w:unhideWhenUsed/>
    <w:rsid w:val="00B1390F"/>
    <w:pPr>
      <w:spacing w:after="100" w:line="278" w:lineRule="auto"/>
      <w:ind w:left="1920"/>
    </w:pPr>
    <w:rPr>
      <w:kern w:val="2"/>
    </w:rPr>
  </w:style>
  <w:style w:type="character" w:styleId="Mencinsinresolver">
    <w:name w:val="Unresolved Mention"/>
    <w:basedOn w:val="Fuentedeprrafopredeter"/>
    <w:uiPriority w:val="99"/>
    <w:semiHidden/>
    <w:unhideWhenUsed/>
    <w:rsid w:val="00B1390F"/>
    <w:rPr>
      <w:color w:val="605E5C"/>
      <w:shd w:val="clear" w:color="auto" w:fill="E1DFDD"/>
    </w:rPr>
  </w:style>
  <w:style w:type="paragraph" w:styleId="Textoindependiente">
    <w:name w:val="Body Text"/>
    <w:basedOn w:val="Normal"/>
    <w:link w:val="TextoindependienteCar"/>
    <w:uiPriority w:val="99"/>
    <w:unhideWhenUsed/>
    <w:rsid w:val="00384247"/>
    <w:pPr>
      <w:spacing w:after="120" w:line="252" w:lineRule="auto"/>
    </w:pPr>
    <w:rPr>
      <w:sz w:val="19"/>
      <w:lang w:eastAsia="en-US"/>
    </w:rPr>
  </w:style>
  <w:style w:type="character" w:customStyle="1" w:styleId="TextoindependienteCar">
    <w:name w:val="Texto independiente Car"/>
    <w:basedOn w:val="Fuentedeprrafopredeter"/>
    <w:link w:val="Textoindependiente"/>
    <w:uiPriority w:val="99"/>
    <w:rsid w:val="00384247"/>
    <w:rPr>
      <w:rFonts w:ascii="Arial" w:eastAsia="Arial" w:hAnsi="Arial"/>
      <w:sz w:val="19"/>
      <w:lang w:val="es-CL" w:eastAsia="en-US"/>
    </w:rPr>
  </w:style>
  <w:style w:type="paragraph" w:styleId="Textoindependiente2">
    <w:name w:val="Body Text 2"/>
    <w:basedOn w:val="Normal"/>
    <w:link w:val="Textoindependiente2Car"/>
    <w:uiPriority w:val="99"/>
    <w:unhideWhenUsed/>
    <w:rsid w:val="00384247"/>
    <w:pPr>
      <w:spacing w:after="120" w:line="480" w:lineRule="auto"/>
    </w:pPr>
    <w:rPr>
      <w:sz w:val="19"/>
      <w:lang w:eastAsia="en-US"/>
    </w:rPr>
  </w:style>
  <w:style w:type="character" w:customStyle="1" w:styleId="Textoindependiente2Car">
    <w:name w:val="Texto independiente 2 Car"/>
    <w:basedOn w:val="Fuentedeprrafopredeter"/>
    <w:link w:val="Textoindependiente2"/>
    <w:uiPriority w:val="99"/>
    <w:rsid w:val="00384247"/>
    <w:rPr>
      <w:rFonts w:ascii="Arial" w:eastAsia="Arial" w:hAnsi="Arial"/>
      <w:sz w:val="19"/>
      <w:lang w:val="es-CL" w:eastAsia="en-US"/>
    </w:rPr>
  </w:style>
  <w:style w:type="paragraph" w:styleId="Textoindependiente3">
    <w:name w:val="Body Text 3"/>
    <w:basedOn w:val="Normal"/>
    <w:link w:val="Textoindependiente3Car"/>
    <w:uiPriority w:val="99"/>
    <w:unhideWhenUsed/>
    <w:rsid w:val="00384247"/>
    <w:pPr>
      <w:spacing w:after="120" w:line="252" w:lineRule="auto"/>
    </w:pPr>
    <w:rPr>
      <w:sz w:val="16"/>
      <w:szCs w:val="16"/>
      <w:lang w:eastAsia="en-US"/>
    </w:rPr>
  </w:style>
  <w:style w:type="character" w:customStyle="1" w:styleId="Textoindependiente3Car">
    <w:name w:val="Texto independiente 3 Car"/>
    <w:basedOn w:val="Fuentedeprrafopredeter"/>
    <w:link w:val="Textoindependiente3"/>
    <w:uiPriority w:val="99"/>
    <w:rsid w:val="00384247"/>
    <w:rPr>
      <w:rFonts w:ascii="Arial" w:eastAsia="Arial" w:hAnsi="Arial"/>
      <w:sz w:val="16"/>
      <w:szCs w:val="16"/>
      <w:lang w:val="es-CL" w:eastAsia="en-US"/>
    </w:rPr>
  </w:style>
  <w:style w:type="paragraph" w:styleId="Lista">
    <w:name w:val="List"/>
    <w:basedOn w:val="Normal"/>
    <w:uiPriority w:val="99"/>
    <w:unhideWhenUsed/>
    <w:rsid w:val="00384247"/>
    <w:pPr>
      <w:spacing w:after="60" w:line="252" w:lineRule="auto"/>
      <w:ind w:left="360" w:hanging="360"/>
      <w:contextualSpacing/>
    </w:pPr>
    <w:rPr>
      <w:sz w:val="19"/>
      <w:lang w:eastAsia="en-US"/>
    </w:rPr>
  </w:style>
  <w:style w:type="paragraph" w:styleId="Lista2">
    <w:name w:val="List 2"/>
    <w:basedOn w:val="Normal"/>
    <w:uiPriority w:val="99"/>
    <w:unhideWhenUsed/>
    <w:rsid w:val="00384247"/>
    <w:pPr>
      <w:spacing w:after="60" w:line="252" w:lineRule="auto"/>
      <w:ind w:left="720" w:hanging="360"/>
      <w:contextualSpacing/>
    </w:pPr>
    <w:rPr>
      <w:sz w:val="19"/>
      <w:lang w:eastAsia="en-US"/>
    </w:rPr>
  </w:style>
  <w:style w:type="paragraph" w:styleId="Lista3">
    <w:name w:val="List 3"/>
    <w:basedOn w:val="Normal"/>
    <w:uiPriority w:val="99"/>
    <w:unhideWhenUsed/>
    <w:rsid w:val="00384247"/>
    <w:pPr>
      <w:spacing w:after="60" w:line="252" w:lineRule="auto"/>
      <w:ind w:left="1080" w:hanging="360"/>
      <w:contextualSpacing/>
    </w:pPr>
    <w:rPr>
      <w:sz w:val="19"/>
      <w:lang w:eastAsia="en-US"/>
    </w:rPr>
  </w:style>
  <w:style w:type="paragraph" w:styleId="Listaconvietas2">
    <w:name w:val="List Bullet 2"/>
    <w:basedOn w:val="Normal"/>
    <w:uiPriority w:val="99"/>
    <w:unhideWhenUsed/>
    <w:rsid w:val="00384247"/>
    <w:pPr>
      <w:spacing w:after="60" w:line="252" w:lineRule="auto"/>
      <w:contextualSpacing/>
    </w:pPr>
    <w:rPr>
      <w:sz w:val="19"/>
      <w:lang w:eastAsia="en-US"/>
    </w:rPr>
  </w:style>
  <w:style w:type="paragraph" w:styleId="Listaconvietas3">
    <w:name w:val="List Bullet 3"/>
    <w:basedOn w:val="Normal"/>
    <w:uiPriority w:val="99"/>
    <w:unhideWhenUsed/>
    <w:rsid w:val="00384247"/>
    <w:pPr>
      <w:tabs>
        <w:tab w:val="num" w:pos="720"/>
      </w:tabs>
      <w:spacing w:after="60" w:line="252" w:lineRule="auto"/>
      <w:contextualSpacing/>
    </w:pPr>
    <w:rPr>
      <w:sz w:val="19"/>
      <w:lang w:eastAsia="en-US"/>
    </w:rPr>
  </w:style>
  <w:style w:type="paragraph" w:styleId="Listaconnmeros">
    <w:name w:val="List Number"/>
    <w:basedOn w:val="Normal"/>
    <w:uiPriority w:val="99"/>
    <w:unhideWhenUsed/>
    <w:rsid w:val="00384247"/>
    <w:pPr>
      <w:tabs>
        <w:tab w:val="num" w:pos="720"/>
      </w:tabs>
      <w:spacing w:after="60" w:line="252" w:lineRule="auto"/>
      <w:contextualSpacing/>
    </w:pPr>
    <w:rPr>
      <w:sz w:val="19"/>
      <w:lang w:eastAsia="en-US"/>
    </w:rPr>
  </w:style>
  <w:style w:type="paragraph" w:styleId="Listaconnmeros2">
    <w:name w:val="List Number 2"/>
    <w:basedOn w:val="Normal"/>
    <w:uiPriority w:val="99"/>
    <w:unhideWhenUsed/>
    <w:rsid w:val="00384247"/>
    <w:pPr>
      <w:spacing w:after="60" w:line="252" w:lineRule="auto"/>
      <w:contextualSpacing/>
    </w:pPr>
    <w:rPr>
      <w:sz w:val="19"/>
      <w:lang w:eastAsia="en-US"/>
    </w:rPr>
  </w:style>
  <w:style w:type="paragraph" w:styleId="Listaconnmeros3">
    <w:name w:val="List Number 3"/>
    <w:basedOn w:val="Normal"/>
    <w:uiPriority w:val="99"/>
    <w:unhideWhenUsed/>
    <w:rsid w:val="00384247"/>
    <w:pPr>
      <w:tabs>
        <w:tab w:val="num" w:pos="720"/>
      </w:tabs>
      <w:spacing w:after="60" w:line="252" w:lineRule="auto"/>
      <w:contextualSpacing/>
    </w:pPr>
    <w:rPr>
      <w:sz w:val="19"/>
      <w:lang w:eastAsia="en-US"/>
    </w:rPr>
  </w:style>
  <w:style w:type="paragraph" w:styleId="Continuarlista">
    <w:name w:val="List Continue"/>
    <w:basedOn w:val="Normal"/>
    <w:uiPriority w:val="99"/>
    <w:unhideWhenUsed/>
    <w:rsid w:val="00384247"/>
    <w:pPr>
      <w:spacing w:after="120" w:line="252" w:lineRule="auto"/>
      <w:ind w:left="360"/>
      <w:contextualSpacing/>
    </w:pPr>
    <w:rPr>
      <w:sz w:val="19"/>
      <w:lang w:eastAsia="en-US"/>
    </w:rPr>
  </w:style>
  <w:style w:type="paragraph" w:styleId="Continuarlista2">
    <w:name w:val="List Continue 2"/>
    <w:basedOn w:val="Normal"/>
    <w:uiPriority w:val="99"/>
    <w:unhideWhenUsed/>
    <w:rsid w:val="00384247"/>
    <w:pPr>
      <w:spacing w:after="120" w:line="252" w:lineRule="auto"/>
      <w:ind w:left="720"/>
      <w:contextualSpacing/>
    </w:pPr>
    <w:rPr>
      <w:sz w:val="19"/>
      <w:lang w:eastAsia="en-US"/>
    </w:rPr>
  </w:style>
  <w:style w:type="paragraph" w:styleId="Continuarlista3">
    <w:name w:val="List Continue 3"/>
    <w:basedOn w:val="Normal"/>
    <w:uiPriority w:val="99"/>
    <w:unhideWhenUsed/>
    <w:rsid w:val="00384247"/>
    <w:pPr>
      <w:spacing w:after="120" w:line="252" w:lineRule="auto"/>
      <w:ind w:left="1080"/>
      <w:contextualSpacing/>
    </w:pPr>
    <w:rPr>
      <w:sz w:val="19"/>
      <w:lang w:eastAsia="en-US"/>
    </w:rPr>
  </w:style>
  <w:style w:type="paragraph" w:styleId="Textomacro">
    <w:name w:val="macro"/>
    <w:link w:val="TextomacroCar"/>
    <w:uiPriority w:val="99"/>
    <w:unhideWhenUsed/>
    <w:rsid w:val="0038424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384247"/>
    <w:rPr>
      <w:rFonts w:ascii="Courier" w:hAnsi="Courier"/>
      <w:sz w:val="20"/>
      <w:szCs w:val="20"/>
      <w:lang w:val="en-US" w:eastAsia="en-US"/>
    </w:rPr>
  </w:style>
  <w:style w:type="table" w:styleId="Sombreadoclaro">
    <w:name w:val="Light Shading"/>
    <w:basedOn w:val="Tablanormal"/>
    <w:uiPriority w:val="60"/>
    <w:rsid w:val="00384247"/>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84247"/>
    <w:pPr>
      <w:spacing w:after="0" w:line="240" w:lineRule="auto"/>
    </w:pPr>
    <w:rPr>
      <w:color w:val="BE6B00" w:themeColor="accent1" w:themeShade="BF"/>
      <w:lang w:val="en-US" w:eastAsia="en-US"/>
    </w:rPr>
    <w:tblPr>
      <w:tblStyleRowBandSize w:val="1"/>
      <w:tblStyleColBandSize w:val="1"/>
      <w:tblBorders>
        <w:top w:val="single" w:sz="8" w:space="0" w:color="FE8F01" w:themeColor="accent1"/>
        <w:bottom w:val="single" w:sz="8" w:space="0" w:color="FE8F01" w:themeColor="accent1"/>
      </w:tblBorders>
    </w:tblPr>
    <w:tblStylePr w:type="fir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la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left w:val="nil"/>
          <w:right w:val="nil"/>
          <w:insideH w:val="nil"/>
          <w:insideV w:val="nil"/>
        </w:tcBorders>
        <w:shd w:val="clear" w:color="auto" w:fill="FEE3C0" w:themeFill="accent1" w:themeFillTint="3F"/>
      </w:tcPr>
    </w:tblStylePr>
  </w:style>
  <w:style w:type="table" w:styleId="Sombreadoclaro-nfasis2">
    <w:name w:val="Light Shading Accent 2"/>
    <w:basedOn w:val="Tablanormal"/>
    <w:uiPriority w:val="60"/>
    <w:rsid w:val="00384247"/>
    <w:pPr>
      <w:spacing w:after="0" w:line="240" w:lineRule="auto"/>
    </w:pPr>
    <w:rPr>
      <w:color w:val="4D4D4D" w:themeColor="accent2" w:themeShade="BF"/>
      <w:lang w:val="en-US" w:eastAsia="en-US"/>
    </w:rPr>
    <w:tblPr>
      <w:tblStyleRowBandSize w:val="1"/>
      <w:tblStyleColBandSize w:val="1"/>
      <w:tblBorders>
        <w:top w:val="single" w:sz="8" w:space="0" w:color="676767" w:themeColor="accent2"/>
        <w:bottom w:val="single" w:sz="8" w:space="0" w:color="676767" w:themeColor="accent2"/>
      </w:tblBorders>
    </w:tblPr>
    <w:tblStylePr w:type="fir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la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Sombreadoclaro-nfasis3">
    <w:name w:val="Light Shading Accent 3"/>
    <w:basedOn w:val="Tablanormal"/>
    <w:uiPriority w:val="60"/>
    <w:rsid w:val="00384247"/>
    <w:pPr>
      <w:spacing w:after="0" w:line="240" w:lineRule="auto"/>
    </w:pPr>
    <w:rPr>
      <w:color w:val="E98501" w:themeColor="accent3" w:themeShade="BF"/>
      <w:lang w:val="en-US" w:eastAsia="en-US"/>
    </w:rPr>
    <w:tblPr>
      <w:tblStyleRowBandSize w:val="1"/>
      <w:tblStyleColBandSize w:val="1"/>
      <w:tblBorders>
        <w:top w:val="single" w:sz="8" w:space="0" w:color="FEAB3C" w:themeColor="accent3"/>
        <w:bottom w:val="single" w:sz="8" w:space="0" w:color="FEAB3C" w:themeColor="accent3"/>
      </w:tblBorders>
    </w:tblPr>
    <w:tblStylePr w:type="fir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la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left w:val="nil"/>
          <w:right w:val="nil"/>
          <w:insideH w:val="nil"/>
          <w:insideV w:val="nil"/>
        </w:tcBorders>
        <w:shd w:val="clear" w:color="auto" w:fill="FEE9CE" w:themeFill="accent3" w:themeFillTint="3F"/>
      </w:tcPr>
    </w:tblStylePr>
  </w:style>
  <w:style w:type="table" w:styleId="Sombreadoclaro-nfasis4">
    <w:name w:val="Light Shading Accent 4"/>
    <w:basedOn w:val="Tablanormal"/>
    <w:uiPriority w:val="60"/>
    <w:rsid w:val="00384247"/>
    <w:pPr>
      <w:spacing w:after="0" w:line="240" w:lineRule="auto"/>
    </w:pPr>
    <w:rPr>
      <w:color w:val="707070" w:themeColor="accent4" w:themeShade="BF"/>
      <w:lang w:val="en-US" w:eastAsia="en-US"/>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Sombreadoclaro-nfasis5">
    <w:name w:val="Light Shading Accent 5"/>
    <w:basedOn w:val="Tablanormal"/>
    <w:uiPriority w:val="60"/>
    <w:rsid w:val="00384247"/>
    <w:pPr>
      <w:spacing w:after="0" w:line="240" w:lineRule="auto"/>
    </w:pPr>
    <w:rPr>
      <w:color w:val="7B7053" w:themeColor="accent5" w:themeShade="BF"/>
      <w:lang w:val="en-US" w:eastAsia="en-US"/>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384247"/>
    <w:pPr>
      <w:spacing w:after="0" w:line="240" w:lineRule="auto"/>
    </w:pPr>
    <w:rPr>
      <w:color w:val="90571E" w:themeColor="accent6" w:themeShade="BF"/>
      <w:lang w:val="en-US" w:eastAsia="en-US"/>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pPr>
        <w:spacing w:before="0" w:after="0" w:line="240" w:lineRule="auto"/>
      </w:pPr>
      <w:rPr>
        <w:b/>
        <w:bCs/>
        <w:color w:val="FFFFFF" w:themeColor="background1"/>
      </w:rPr>
      <w:tblPr/>
      <w:tcPr>
        <w:shd w:val="clear" w:color="auto" w:fill="FE8F01" w:themeFill="accent1"/>
      </w:tcPr>
    </w:tblStylePr>
    <w:tblStylePr w:type="lastRow">
      <w:pPr>
        <w:spacing w:before="0" w:after="0" w:line="240" w:lineRule="auto"/>
      </w:pPr>
      <w:rPr>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tcBorders>
      </w:tcPr>
    </w:tblStylePr>
    <w:tblStylePr w:type="firstCol">
      <w:rPr>
        <w:b/>
        <w:bCs/>
      </w:rPr>
    </w:tblStylePr>
    <w:tblStylePr w:type="lastCol">
      <w:rPr>
        <w:b/>
        <w:bCs/>
      </w:r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style>
  <w:style w:type="table" w:styleId="Listaclara-nfasis2">
    <w:name w:val="Light List Accent 2"/>
    <w:basedOn w:val="Tablanormal"/>
    <w:uiPriority w:val="61"/>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pPr>
        <w:spacing w:before="0" w:after="0" w:line="240" w:lineRule="auto"/>
      </w:pPr>
      <w:rPr>
        <w:b/>
        <w:bCs/>
        <w:color w:val="FFFFFF" w:themeColor="background1"/>
      </w:rPr>
      <w:tblPr/>
      <w:tcPr>
        <w:shd w:val="clear" w:color="auto" w:fill="676767" w:themeFill="accent2"/>
      </w:tcPr>
    </w:tblStylePr>
    <w:tblStylePr w:type="lastRow">
      <w:pPr>
        <w:spacing w:before="0" w:after="0" w:line="240" w:lineRule="auto"/>
      </w:pPr>
      <w:rPr>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tcBorders>
      </w:tcPr>
    </w:tblStylePr>
    <w:tblStylePr w:type="firstCol">
      <w:rPr>
        <w:b/>
        <w:bCs/>
      </w:rPr>
    </w:tblStylePr>
    <w:tblStylePr w:type="lastCol">
      <w:rPr>
        <w:b/>
        <w:bCs/>
      </w:r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style>
  <w:style w:type="table" w:styleId="Listaclara-nfasis3">
    <w:name w:val="Light List Accent 3"/>
    <w:basedOn w:val="Tablanormal"/>
    <w:uiPriority w:val="61"/>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pPr>
        <w:spacing w:before="0" w:after="0" w:line="240" w:lineRule="auto"/>
      </w:pPr>
      <w:rPr>
        <w:b/>
        <w:bCs/>
        <w:color w:val="FFFFFF" w:themeColor="background1"/>
      </w:rPr>
      <w:tblPr/>
      <w:tcPr>
        <w:shd w:val="clear" w:color="auto" w:fill="FEAB3C" w:themeFill="accent3"/>
      </w:tcPr>
    </w:tblStylePr>
    <w:tblStylePr w:type="lastRow">
      <w:pPr>
        <w:spacing w:before="0" w:after="0" w:line="240" w:lineRule="auto"/>
      </w:pPr>
      <w:rPr>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tcBorders>
      </w:tcPr>
    </w:tblStylePr>
    <w:tblStylePr w:type="firstCol">
      <w:rPr>
        <w:b/>
        <w:bCs/>
      </w:rPr>
    </w:tblStylePr>
    <w:tblStylePr w:type="lastCol">
      <w:rPr>
        <w:b/>
        <w:bCs/>
      </w:r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style>
  <w:style w:type="table" w:styleId="Listaclara-nfasis4">
    <w:name w:val="Light List Accent 4"/>
    <w:basedOn w:val="Tablanormal"/>
    <w:uiPriority w:val="61"/>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FFFFFF"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staclara-nfasis5">
    <w:name w:val="Light List Accent 5"/>
    <w:basedOn w:val="Tablanormal"/>
    <w:uiPriority w:val="61"/>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18" w:space="0" w:color="FE8F01" w:themeColor="accent1"/>
          <w:right w:val="single" w:sz="8" w:space="0" w:color="FE8F01" w:themeColor="accent1"/>
          <w:insideH w:val="nil"/>
          <w:insideV w:val="single" w:sz="8" w:space="0" w:color="FE8F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insideH w:val="nil"/>
          <w:insideV w:val="single" w:sz="8" w:space="0" w:color="FE8F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shd w:val="clear" w:color="auto" w:fill="FEE3C0" w:themeFill="accent1" w:themeFillTint="3F"/>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shd w:val="clear" w:color="auto" w:fill="FEE3C0" w:themeFill="accent1" w:themeFillTint="3F"/>
      </w:tcPr>
    </w:tblStylePr>
    <w:tblStylePr w:type="band2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tcPr>
    </w:tblStylePr>
  </w:style>
  <w:style w:type="table" w:styleId="Cuadrculaclara-nfasis2">
    <w:name w:val="Light Grid Accent 2"/>
    <w:basedOn w:val="Tablanormal"/>
    <w:uiPriority w:val="62"/>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18" w:space="0" w:color="676767" w:themeColor="accent2"/>
          <w:right w:val="single" w:sz="8" w:space="0" w:color="676767" w:themeColor="accent2"/>
          <w:insideH w:val="nil"/>
          <w:insideV w:val="single" w:sz="8" w:space="0" w:color="67676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insideH w:val="nil"/>
          <w:insideV w:val="single" w:sz="8" w:space="0" w:color="67676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D9D9D9" w:themeFill="accent2" w:themeFillTint="3F"/>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shd w:val="clear" w:color="auto" w:fill="D9D9D9" w:themeFill="accent2" w:themeFillTint="3F"/>
      </w:tcPr>
    </w:tblStylePr>
    <w:tblStylePr w:type="band2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tcPr>
    </w:tblStylePr>
  </w:style>
  <w:style w:type="table" w:styleId="Cuadrculaclara-nfasis3">
    <w:name w:val="Light Grid Accent 3"/>
    <w:basedOn w:val="Tablanormal"/>
    <w:uiPriority w:val="62"/>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18" w:space="0" w:color="FEAB3C" w:themeColor="accent3"/>
          <w:right w:val="single" w:sz="8" w:space="0" w:color="FEAB3C" w:themeColor="accent3"/>
          <w:insideH w:val="nil"/>
          <w:insideV w:val="single" w:sz="8" w:space="0" w:color="FEAB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insideH w:val="nil"/>
          <w:insideV w:val="single" w:sz="8" w:space="0" w:color="FEAB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shd w:val="clear" w:color="auto" w:fill="FEE9CE" w:themeFill="accent3" w:themeFillTint="3F"/>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shd w:val="clear" w:color="auto" w:fill="FEE9CE" w:themeFill="accent3" w:themeFillTint="3F"/>
      </w:tcPr>
    </w:tblStylePr>
    <w:tblStylePr w:type="band2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tcPr>
    </w:tblStylePr>
  </w:style>
  <w:style w:type="table" w:styleId="Cuadrculaclara-nfasis4">
    <w:name w:val="Light Grid Accent 4"/>
    <w:basedOn w:val="Tablanormal"/>
    <w:uiPriority w:val="62"/>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Cuadrculaclara-nfasis5">
    <w:name w:val="Light Grid Accent 5"/>
    <w:basedOn w:val="Tablanormal"/>
    <w:uiPriority w:val="62"/>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tblBorders>
    </w:tblPr>
    <w:tblStylePr w:type="firstRow">
      <w:pPr>
        <w:spacing w:before="0" w:after="0" w:line="240" w:lineRule="auto"/>
      </w:pPr>
      <w:rPr>
        <w:b/>
        <w:bCs/>
        <w:color w:val="FFFFFF" w:themeColor="background1"/>
      </w:rPr>
      <w:tblPr/>
      <w:tcPr>
        <w:tc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shd w:val="clear" w:color="auto" w:fill="FE8F01" w:themeFill="accent1"/>
      </w:tcPr>
    </w:tblStylePr>
    <w:tblStylePr w:type="lastRow">
      <w:pPr>
        <w:spacing w:before="0" w:after="0" w:line="240" w:lineRule="auto"/>
      </w:pPr>
      <w:rPr>
        <w:b/>
        <w:bCs/>
      </w:rPr>
      <w:tblPr/>
      <w:tcPr>
        <w:tcBorders>
          <w:top w:val="double" w:sz="6"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3C0" w:themeFill="accent1" w:themeFillTint="3F"/>
      </w:tcPr>
    </w:tblStylePr>
    <w:tblStylePr w:type="band1Horz">
      <w:tblPr/>
      <w:tcPr>
        <w:tcBorders>
          <w:insideH w:val="nil"/>
          <w:insideV w:val="nil"/>
        </w:tcBorders>
        <w:shd w:val="clear" w:color="auto" w:fill="FEE3C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76767"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tblBorders>
    </w:tblPr>
    <w:tblStylePr w:type="firstRow">
      <w:pPr>
        <w:spacing w:before="0" w:after="0" w:line="240" w:lineRule="auto"/>
      </w:pPr>
      <w:rPr>
        <w:b/>
        <w:bCs/>
        <w:color w:val="FFFFFF" w:themeColor="background1"/>
      </w:rPr>
      <w:tblPr/>
      <w:tcPr>
        <w:tc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shd w:val="clear" w:color="auto" w:fill="FEAB3C" w:themeFill="accent3"/>
      </w:tcPr>
    </w:tblStylePr>
    <w:tblStylePr w:type="lastRow">
      <w:pPr>
        <w:spacing w:before="0" w:after="0" w:line="240" w:lineRule="auto"/>
      </w:pPr>
      <w:rPr>
        <w:b/>
        <w:bCs/>
      </w:rPr>
      <w:tblPr/>
      <w:tcPr>
        <w:tcBorders>
          <w:top w:val="double" w:sz="6"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9CE" w:themeFill="accent3" w:themeFillTint="3F"/>
      </w:tcPr>
    </w:tblStylePr>
    <w:tblStylePr w:type="band1Horz">
      <w:tblPr/>
      <w:tcPr>
        <w:tcBorders>
          <w:insideH w:val="nil"/>
          <w:insideV w:val="nil"/>
        </w:tcBorders>
        <w:shd w:val="clear" w:color="auto" w:fill="FEE9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FFFFFF"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F0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F01" w:themeFill="accent1"/>
      </w:tcPr>
    </w:tblStylePr>
    <w:tblStylePr w:type="lastCol">
      <w:rPr>
        <w:b/>
        <w:bCs/>
        <w:color w:val="FFFFFF" w:themeColor="background1"/>
      </w:rPr>
      <w:tblPr/>
      <w:tcPr>
        <w:tcBorders>
          <w:left w:val="nil"/>
          <w:right w:val="nil"/>
          <w:insideH w:val="nil"/>
          <w:insideV w:val="nil"/>
        </w:tcBorders>
        <w:shd w:val="clear" w:color="auto" w:fill="FE8F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676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6767" w:themeFill="accent2"/>
      </w:tcPr>
    </w:tblStylePr>
    <w:tblStylePr w:type="lastCol">
      <w:rPr>
        <w:b/>
        <w:bCs/>
        <w:color w:val="FFFFFF" w:themeColor="background1"/>
      </w:rPr>
      <w:tblPr/>
      <w:tcPr>
        <w:tcBorders>
          <w:left w:val="nil"/>
          <w:right w:val="nil"/>
          <w:insideH w:val="nil"/>
          <w:insideV w:val="nil"/>
        </w:tcBorders>
        <w:shd w:val="clear" w:color="auto" w:fill="67676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B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B3C" w:themeFill="accent3"/>
      </w:tcPr>
    </w:tblStylePr>
    <w:tblStylePr w:type="lastCol">
      <w:rPr>
        <w:b/>
        <w:bCs/>
        <w:color w:val="FFFFFF" w:themeColor="background1"/>
      </w:rPr>
      <w:tblPr/>
      <w:tcPr>
        <w:tcBorders>
          <w:left w:val="nil"/>
          <w:right w:val="nil"/>
          <w:insideH w:val="nil"/>
          <w:insideV w:val="nil"/>
        </w:tcBorders>
        <w:shd w:val="clear" w:color="auto" w:fill="FEAB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FFFFFF"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8F01" w:themeColor="accent1"/>
        <w:bottom w:val="single" w:sz="8" w:space="0" w:color="FE8F01" w:themeColor="accent1"/>
      </w:tblBorders>
    </w:tblPr>
    <w:tblStylePr w:type="firstRow">
      <w:rPr>
        <w:rFonts w:asciiTheme="majorHAnsi" w:eastAsiaTheme="majorEastAsia" w:hAnsiTheme="majorHAnsi" w:cstheme="majorBidi"/>
      </w:rPr>
      <w:tblPr/>
      <w:tcPr>
        <w:tcBorders>
          <w:top w:val="nil"/>
          <w:bottom w:val="single" w:sz="8" w:space="0" w:color="FE8F01" w:themeColor="accent1"/>
        </w:tcBorders>
      </w:tcPr>
    </w:tblStylePr>
    <w:tblStylePr w:type="lastRow">
      <w:rPr>
        <w:b/>
        <w:bCs/>
        <w:color w:val="4E3B30" w:themeColor="text2"/>
      </w:rPr>
      <w:tblPr/>
      <w:tcPr>
        <w:tcBorders>
          <w:top w:val="single" w:sz="8" w:space="0" w:color="FE8F01" w:themeColor="accent1"/>
          <w:bottom w:val="single" w:sz="8" w:space="0" w:color="FE8F01" w:themeColor="accent1"/>
        </w:tcBorders>
      </w:tcPr>
    </w:tblStylePr>
    <w:tblStylePr w:type="firstCol">
      <w:rPr>
        <w:b/>
        <w:bCs/>
      </w:rPr>
    </w:tblStylePr>
    <w:tblStylePr w:type="lastCol">
      <w:rPr>
        <w:b/>
        <w:bCs/>
      </w:rPr>
      <w:tblPr/>
      <w:tcPr>
        <w:tcBorders>
          <w:top w:val="single" w:sz="8" w:space="0" w:color="FE8F01" w:themeColor="accent1"/>
          <w:bottom w:val="single" w:sz="8" w:space="0" w:color="FE8F01" w:themeColor="accent1"/>
        </w:tcBorders>
      </w:tcPr>
    </w:tblStylePr>
    <w:tblStylePr w:type="band1Vert">
      <w:tblPr/>
      <w:tcPr>
        <w:shd w:val="clear" w:color="auto" w:fill="FEE3C0" w:themeFill="accent1" w:themeFillTint="3F"/>
      </w:tcPr>
    </w:tblStylePr>
    <w:tblStylePr w:type="band1Horz">
      <w:tblPr/>
      <w:tcPr>
        <w:shd w:val="clear" w:color="auto" w:fill="FEE3C0" w:themeFill="accent1" w:themeFillTint="3F"/>
      </w:tcPr>
    </w:tblStylePr>
  </w:style>
  <w:style w:type="table" w:styleId="Listamedia1-nfasis2">
    <w:name w:val="Medium List 1 Accent 2"/>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676767" w:themeColor="accent2"/>
        <w:bottom w:val="single" w:sz="8" w:space="0" w:color="676767" w:themeColor="accent2"/>
      </w:tblBorders>
    </w:tblPr>
    <w:tblStylePr w:type="firstRow">
      <w:rPr>
        <w:rFonts w:asciiTheme="majorHAnsi" w:eastAsiaTheme="majorEastAsia" w:hAnsiTheme="majorHAnsi" w:cstheme="majorBidi"/>
      </w:rPr>
      <w:tblPr/>
      <w:tcPr>
        <w:tcBorders>
          <w:top w:val="nil"/>
          <w:bottom w:val="single" w:sz="8" w:space="0" w:color="676767" w:themeColor="accent2"/>
        </w:tcBorders>
      </w:tcPr>
    </w:tblStylePr>
    <w:tblStylePr w:type="lastRow">
      <w:rPr>
        <w:b/>
        <w:bCs/>
        <w:color w:val="4E3B30" w:themeColor="text2"/>
      </w:rPr>
      <w:tblPr/>
      <w:tcPr>
        <w:tcBorders>
          <w:top w:val="single" w:sz="8" w:space="0" w:color="676767" w:themeColor="accent2"/>
          <w:bottom w:val="single" w:sz="8" w:space="0" w:color="676767" w:themeColor="accent2"/>
        </w:tcBorders>
      </w:tcPr>
    </w:tblStylePr>
    <w:tblStylePr w:type="firstCol">
      <w:rPr>
        <w:b/>
        <w:bCs/>
      </w:rPr>
    </w:tblStylePr>
    <w:tblStylePr w:type="lastCol">
      <w:rPr>
        <w:b/>
        <w:bCs/>
      </w:rPr>
      <w:tblPr/>
      <w:tcPr>
        <w:tcBorders>
          <w:top w:val="single" w:sz="8" w:space="0" w:color="676767" w:themeColor="accent2"/>
          <w:bottom w:val="single" w:sz="8" w:space="0" w:color="676767"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Listamedia1-nfasis3">
    <w:name w:val="Medium List 1 Accent 3"/>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AB3C" w:themeColor="accent3"/>
        <w:bottom w:val="single" w:sz="8" w:space="0" w:color="FEAB3C" w:themeColor="accent3"/>
      </w:tblBorders>
    </w:tblPr>
    <w:tblStylePr w:type="firstRow">
      <w:rPr>
        <w:rFonts w:asciiTheme="majorHAnsi" w:eastAsiaTheme="majorEastAsia" w:hAnsiTheme="majorHAnsi" w:cstheme="majorBidi"/>
      </w:rPr>
      <w:tblPr/>
      <w:tcPr>
        <w:tcBorders>
          <w:top w:val="nil"/>
          <w:bottom w:val="single" w:sz="8" w:space="0" w:color="FEAB3C" w:themeColor="accent3"/>
        </w:tcBorders>
      </w:tcPr>
    </w:tblStylePr>
    <w:tblStylePr w:type="lastRow">
      <w:rPr>
        <w:b/>
        <w:bCs/>
        <w:color w:val="4E3B30" w:themeColor="text2"/>
      </w:rPr>
      <w:tblPr/>
      <w:tcPr>
        <w:tcBorders>
          <w:top w:val="single" w:sz="8" w:space="0" w:color="FEAB3C" w:themeColor="accent3"/>
          <w:bottom w:val="single" w:sz="8" w:space="0" w:color="FEAB3C" w:themeColor="accent3"/>
        </w:tcBorders>
      </w:tcPr>
    </w:tblStylePr>
    <w:tblStylePr w:type="firstCol">
      <w:rPr>
        <w:b/>
        <w:bCs/>
      </w:rPr>
    </w:tblStylePr>
    <w:tblStylePr w:type="lastCol">
      <w:rPr>
        <w:b/>
        <w:bCs/>
      </w:rPr>
      <w:tblPr/>
      <w:tcPr>
        <w:tcBorders>
          <w:top w:val="single" w:sz="8" w:space="0" w:color="FEAB3C" w:themeColor="accent3"/>
          <w:bottom w:val="single" w:sz="8" w:space="0" w:color="FEAB3C" w:themeColor="accent3"/>
        </w:tcBorders>
      </w:tcPr>
    </w:tblStylePr>
    <w:tblStylePr w:type="band1Vert">
      <w:tblPr/>
      <w:tcPr>
        <w:shd w:val="clear" w:color="auto" w:fill="FEE9CE" w:themeFill="accent3" w:themeFillTint="3F"/>
      </w:tcPr>
    </w:tblStylePr>
    <w:tblStylePr w:type="band1Horz">
      <w:tblPr/>
      <w:tcPr>
        <w:shd w:val="clear" w:color="auto" w:fill="FEE9CE" w:themeFill="accent3" w:themeFillTint="3F"/>
      </w:tcPr>
    </w:tblStylePr>
  </w:style>
  <w:style w:type="table" w:styleId="Listamedia1-nfasis4">
    <w:name w:val="Medium List 1 Accent 4"/>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4E3B30"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Listamedia1-nfasis5">
    <w:name w:val="Medium List 1 Accent 5"/>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rPr>
        <w:sz w:val="24"/>
        <w:szCs w:val="24"/>
      </w:rPr>
      <w:tblPr/>
      <w:tcPr>
        <w:tcBorders>
          <w:top w:val="nil"/>
          <w:left w:val="nil"/>
          <w:bottom w:val="single" w:sz="24" w:space="0" w:color="FE8F01" w:themeColor="accent1"/>
          <w:right w:val="nil"/>
          <w:insideH w:val="nil"/>
          <w:insideV w:val="nil"/>
        </w:tcBorders>
        <w:shd w:val="clear" w:color="auto" w:fill="FFFFFF" w:themeFill="background1"/>
      </w:tcPr>
    </w:tblStylePr>
    <w:tblStylePr w:type="lastRow">
      <w:tblPr/>
      <w:tcPr>
        <w:tcBorders>
          <w:top w:val="single" w:sz="8" w:space="0" w:color="FE8F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F01" w:themeColor="accent1"/>
          <w:insideH w:val="nil"/>
          <w:insideV w:val="nil"/>
        </w:tcBorders>
        <w:shd w:val="clear" w:color="auto" w:fill="FFFFFF" w:themeFill="background1"/>
      </w:tcPr>
    </w:tblStylePr>
    <w:tblStylePr w:type="lastCol">
      <w:tblPr/>
      <w:tcPr>
        <w:tcBorders>
          <w:top w:val="nil"/>
          <w:left w:val="single" w:sz="8" w:space="0" w:color="FE8F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top w:val="nil"/>
          <w:bottom w:val="nil"/>
          <w:insideH w:val="nil"/>
          <w:insideV w:val="nil"/>
        </w:tcBorders>
        <w:shd w:val="clear" w:color="auto" w:fill="FEE3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rPr>
        <w:sz w:val="24"/>
        <w:szCs w:val="24"/>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tblPr/>
      <w:tcPr>
        <w:tcBorders>
          <w:top w:val="single" w:sz="8" w:space="0" w:color="67676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6767" w:themeColor="accent2"/>
          <w:insideH w:val="nil"/>
          <w:insideV w:val="nil"/>
        </w:tcBorders>
        <w:shd w:val="clear" w:color="auto" w:fill="FFFFFF" w:themeFill="background1"/>
      </w:tcPr>
    </w:tblStylePr>
    <w:tblStylePr w:type="lastCol">
      <w:tblPr/>
      <w:tcPr>
        <w:tcBorders>
          <w:top w:val="nil"/>
          <w:left w:val="single" w:sz="8" w:space="0" w:color="67676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rPr>
        <w:sz w:val="24"/>
        <w:szCs w:val="24"/>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tblPr/>
      <w:tcPr>
        <w:tcBorders>
          <w:top w:val="single" w:sz="8" w:space="0" w:color="FEAB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B3C" w:themeColor="accent3"/>
          <w:insideH w:val="nil"/>
          <w:insideV w:val="nil"/>
        </w:tcBorders>
        <w:shd w:val="clear" w:color="auto" w:fill="FFFFFF" w:themeFill="background1"/>
      </w:tcPr>
    </w:tblStylePr>
    <w:tblStylePr w:type="lastCol">
      <w:tblPr/>
      <w:tcPr>
        <w:tcBorders>
          <w:top w:val="nil"/>
          <w:left w:val="single" w:sz="8" w:space="0" w:color="FEAB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top w:val="nil"/>
          <w:bottom w:val="nil"/>
          <w:insideH w:val="nil"/>
          <w:insideV w:val="nil"/>
        </w:tcBorders>
        <w:shd w:val="clear" w:color="auto" w:fill="FEE9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tblPr/>
      <w:tcPr>
        <w:tcBorders>
          <w:top w:val="single" w:sz="8" w:space="0" w:color="96969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4"/>
          <w:insideH w:val="nil"/>
          <w:insideV w:val="nil"/>
        </w:tcBorders>
        <w:shd w:val="clear" w:color="auto" w:fill="FFFFFF" w:themeFill="background1"/>
      </w:tcPr>
    </w:tblStylePr>
    <w:tblStylePr w:type="lastCol">
      <w:tblPr/>
      <w:tcPr>
        <w:tcBorders>
          <w:top w:val="nil"/>
          <w:left w:val="single" w:sz="8" w:space="0" w:color="96969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insideV w:val="single" w:sz="8" w:space="0" w:color="FEAB40" w:themeColor="accent1" w:themeTint="BF"/>
      </w:tblBorders>
    </w:tblPr>
    <w:tcPr>
      <w:shd w:val="clear" w:color="auto" w:fill="FEE3C0" w:themeFill="accent1" w:themeFillTint="3F"/>
    </w:tcPr>
    <w:tblStylePr w:type="firstRow">
      <w:rPr>
        <w:b/>
        <w:bCs/>
      </w:rPr>
    </w:tblStylePr>
    <w:tblStylePr w:type="lastRow">
      <w:rPr>
        <w:b/>
        <w:bCs/>
      </w:rPr>
      <w:tblPr/>
      <w:tcPr>
        <w:tcBorders>
          <w:top w:val="single" w:sz="18" w:space="0" w:color="FEAB40" w:themeColor="accent1" w:themeTint="BF"/>
        </w:tcBorders>
      </w:tcPr>
    </w:tblStylePr>
    <w:tblStylePr w:type="firstCol">
      <w:rPr>
        <w:b/>
        <w:bCs/>
      </w:rPr>
    </w:tblStylePr>
    <w:tblStylePr w:type="lastCol">
      <w:rPr>
        <w:b/>
        <w:bCs/>
      </w:r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media1-nfasis2">
    <w:name w:val="Medium Grid 1 Accent 2"/>
    <w:basedOn w:val="Tablanormal"/>
    <w:uiPriority w:val="67"/>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media1-nfasis3">
    <w:name w:val="Medium Grid 1 Accent 3"/>
    <w:basedOn w:val="Tablanormal"/>
    <w:uiPriority w:val="67"/>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insideV w:val="single" w:sz="8" w:space="0" w:color="FEBF6C" w:themeColor="accent3" w:themeTint="BF"/>
      </w:tblBorders>
    </w:tblPr>
    <w:tcPr>
      <w:shd w:val="clear" w:color="auto" w:fill="FEE9CE" w:themeFill="accent3" w:themeFillTint="3F"/>
    </w:tcPr>
    <w:tblStylePr w:type="firstRow">
      <w:rPr>
        <w:b/>
        <w:bCs/>
      </w:rPr>
    </w:tblStylePr>
    <w:tblStylePr w:type="lastRow">
      <w:rPr>
        <w:b/>
        <w:bCs/>
      </w:rPr>
      <w:tblPr/>
      <w:tcPr>
        <w:tcBorders>
          <w:top w:val="single" w:sz="18" w:space="0" w:color="FEBF6C" w:themeColor="accent3" w:themeTint="BF"/>
        </w:tcBorders>
      </w:tcPr>
    </w:tblStylePr>
    <w:tblStylePr w:type="firstCol">
      <w:rPr>
        <w:b/>
        <w:bCs/>
      </w:rPr>
    </w:tblStylePr>
    <w:tblStylePr w:type="lastCol">
      <w:rPr>
        <w:b/>
        <w:bCs/>
      </w:r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media1-nfasis4">
    <w:name w:val="Medium Grid 1 Accent 4"/>
    <w:basedOn w:val="Tablanormal"/>
    <w:uiPriority w:val="67"/>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media1-nfasis5">
    <w:name w:val="Medium Grid 1 Accent 5"/>
    <w:basedOn w:val="Tablanormal"/>
    <w:uiPriority w:val="67"/>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cPr>
      <w:shd w:val="clear" w:color="auto" w:fill="FEE3C0" w:themeFill="accent1" w:themeFillTint="3F"/>
    </w:tcPr>
    <w:tblStylePr w:type="firstRow">
      <w:rPr>
        <w:b/>
        <w:bCs/>
        <w:color w:val="000000" w:themeColor="text1"/>
      </w:rPr>
      <w:tblPr/>
      <w:tcPr>
        <w:shd w:val="clear" w:color="auto" w:fill="FFF4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8CC" w:themeFill="accent1" w:themeFillTint="33"/>
      </w:tcPr>
    </w:tblStylePr>
    <w:tblStylePr w:type="band1Vert">
      <w:tblPr/>
      <w:tcPr>
        <w:shd w:val="clear" w:color="auto" w:fill="FEC780" w:themeFill="accent1" w:themeFillTint="7F"/>
      </w:tcPr>
    </w:tblStylePr>
    <w:tblStylePr w:type="band1Horz">
      <w:tblPr/>
      <w:tcPr>
        <w:tcBorders>
          <w:insideH w:val="single" w:sz="6" w:space="0" w:color="FE8F01" w:themeColor="accent1"/>
          <w:insideV w:val="single" w:sz="6" w:space="0" w:color="FE8F01" w:themeColor="accent1"/>
        </w:tcBorders>
        <w:shd w:val="clear" w:color="auto" w:fill="FEC780"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76767" w:themeColor="accent2"/>
          <w:insideV w:val="single" w:sz="6" w:space="0" w:color="676767" w:themeColor="accent2"/>
        </w:tcBorders>
        <w:shd w:val="clear" w:color="auto" w:fill="B3B3B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cPr>
      <w:shd w:val="clear" w:color="auto" w:fill="FEE9CE" w:themeFill="accent3" w:themeFillTint="3F"/>
    </w:tcPr>
    <w:tblStylePr w:type="firstRow">
      <w:rPr>
        <w:b/>
        <w:bCs/>
        <w:color w:val="000000" w:themeColor="text1"/>
      </w:rPr>
      <w:tblPr/>
      <w:tcPr>
        <w:shd w:val="clear" w:color="auto" w:fill="FFF6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ED7" w:themeFill="accent3" w:themeFillTint="33"/>
      </w:tcPr>
    </w:tblStylePr>
    <w:tblStylePr w:type="band1Vert">
      <w:tblPr/>
      <w:tcPr>
        <w:shd w:val="clear" w:color="auto" w:fill="FED49D" w:themeFill="accent3" w:themeFillTint="7F"/>
      </w:tcPr>
    </w:tblStylePr>
    <w:tblStylePr w:type="band1Horz">
      <w:tblPr/>
      <w:tcPr>
        <w:tcBorders>
          <w:insideH w:val="single" w:sz="6" w:space="0" w:color="FEAB3C" w:themeColor="accent3"/>
          <w:insideV w:val="single" w:sz="6" w:space="0" w:color="FEAB3C" w:themeColor="accent3"/>
        </w:tcBorders>
        <w:shd w:val="clear" w:color="auto" w:fill="FED49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3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F0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F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7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780" w:themeFill="accent1" w:themeFillTint="7F"/>
      </w:tcPr>
    </w:tblStylePr>
  </w:style>
  <w:style w:type="table" w:styleId="Cuadrculamedia3-nfasis2">
    <w:name w:val="Medium Grid 3 Accent 2"/>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676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676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Cuadrculamedia3-nfasis3">
    <w:name w:val="Medium Grid 3 Accent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9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B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B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4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49D" w:themeFill="accent3" w:themeFillTint="7F"/>
      </w:tcPr>
    </w:tblStylePr>
  </w:style>
  <w:style w:type="table" w:styleId="Cuadrculamedia3-nfasis4">
    <w:name w:val="Medium Grid 3 Accent 4"/>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4" w:themeFillTint="7F"/>
      </w:tcPr>
    </w:tblStylePr>
  </w:style>
  <w:style w:type="table" w:styleId="Cuadrculamedia3-nfasis5">
    <w:name w:val="Medium Grid 3 Accent 5"/>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8F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7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6B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6B00" w:themeFill="accent1" w:themeFillShade="BF"/>
      </w:tcPr>
    </w:tblStylePr>
    <w:tblStylePr w:type="band1Vert">
      <w:tblPr/>
      <w:tcPr>
        <w:tcBorders>
          <w:top w:val="nil"/>
          <w:left w:val="nil"/>
          <w:bottom w:val="nil"/>
          <w:right w:val="nil"/>
          <w:insideH w:val="nil"/>
          <w:insideV w:val="nil"/>
        </w:tcBorders>
        <w:shd w:val="clear" w:color="auto" w:fill="BE6B00" w:themeFill="accent1" w:themeFillShade="BF"/>
      </w:tcPr>
    </w:tblStylePr>
    <w:tblStylePr w:type="band1Horz">
      <w:tblPr/>
      <w:tcPr>
        <w:tcBorders>
          <w:top w:val="nil"/>
          <w:left w:val="nil"/>
          <w:bottom w:val="nil"/>
          <w:right w:val="nil"/>
          <w:insideH w:val="nil"/>
          <w:insideV w:val="nil"/>
        </w:tcBorders>
        <w:shd w:val="clear" w:color="auto" w:fill="BE6B00" w:themeFill="accent1" w:themeFillShade="BF"/>
      </w:tcPr>
    </w:tblStylePr>
  </w:style>
  <w:style w:type="table" w:styleId="Listaoscura-nfasis2">
    <w:name w:val="Dark List Accent 2"/>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67676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Listaoscura-nfasis3">
    <w:name w:val="Dark List Accent 3"/>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AB3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5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85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8501" w:themeFill="accent3" w:themeFillShade="BF"/>
      </w:tcPr>
    </w:tblStylePr>
    <w:tblStylePr w:type="band1Vert">
      <w:tblPr/>
      <w:tcPr>
        <w:tcBorders>
          <w:top w:val="nil"/>
          <w:left w:val="nil"/>
          <w:bottom w:val="nil"/>
          <w:right w:val="nil"/>
          <w:insideH w:val="nil"/>
          <w:insideV w:val="nil"/>
        </w:tcBorders>
        <w:shd w:val="clear" w:color="auto" w:fill="E98501" w:themeFill="accent3" w:themeFillShade="BF"/>
      </w:tcPr>
    </w:tblStylePr>
    <w:tblStylePr w:type="band1Horz">
      <w:tblPr/>
      <w:tcPr>
        <w:tcBorders>
          <w:top w:val="nil"/>
          <w:left w:val="nil"/>
          <w:bottom w:val="nil"/>
          <w:right w:val="nil"/>
          <w:insideH w:val="nil"/>
          <w:insideV w:val="nil"/>
        </w:tcBorders>
        <w:shd w:val="clear" w:color="auto" w:fill="E98501" w:themeFill="accent3" w:themeFillShade="BF"/>
      </w:tcPr>
    </w:tblStylePr>
  </w:style>
  <w:style w:type="table" w:styleId="Listaoscura-nfasis4">
    <w:name w:val="Dark List Accent 4"/>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96969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Listaoscura-nfasis5">
    <w:name w:val="Dark List Accent 5"/>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FE8F01" w:themeColor="accent1"/>
        <w:bottom w:val="single" w:sz="4" w:space="0" w:color="FE8F01" w:themeColor="accent1"/>
        <w:right w:val="single" w:sz="4" w:space="0" w:color="FE8F01" w:themeColor="accent1"/>
        <w:insideH w:val="single" w:sz="4" w:space="0" w:color="FFFFFF" w:themeColor="background1"/>
        <w:insideV w:val="single" w:sz="4" w:space="0" w:color="FFFFFF" w:themeColor="background1"/>
      </w:tblBorders>
    </w:tblPr>
    <w:tcPr>
      <w:shd w:val="clear" w:color="auto" w:fill="FFF4E6" w:themeFill="accen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5500" w:themeFill="accent1" w:themeFillShade="99"/>
      </w:tcPr>
    </w:tblStylePr>
    <w:tblStylePr w:type="firstCol">
      <w:rPr>
        <w:color w:val="FFFFFF" w:themeColor="background1"/>
      </w:rPr>
      <w:tblPr/>
      <w:tcPr>
        <w:tcBorders>
          <w:top w:val="nil"/>
          <w:left w:val="nil"/>
          <w:bottom w:val="nil"/>
          <w:right w:val="nil"/>
          <w:insideH w:val="single" w:sz="4" w:space="0" w:color="985500" w:themeColor="accent1" w:themeShade="99"/>
          <w:insideV w:val="nil"/>
        </w:tcBorders>
        <w:shd w:val="clear" w:color="auto" w:fill="985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5500" w:themeFill="accent1" w:themeFillShade="99"/>
      </w:tcPr>
    </w:tblStylePr>
    <w:tblStylePr w:type="band1Vert">
      <w:tblPr/>
      <w:tcPr>
        <w:shd w:val="clear" w:color="auto" w:fill="FED299" w:themeFill="accent1" w:themeFillTint="66"/>
      </w:tcPr>
    </w:tblStylePr>
    <w:tblStylePr w:type="band1Horz">
      <w:tblPr/>
      <w:tcPr>
        <w:shd w:val="clear" w:color="auto" w:fill="FEC780"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676767" w:themeColor="accent2"/>
        <w:bottom w:val="single" w:sz="4" w:space="0" w:color="676767" w:themeColor="accent2"/>
        <w:right w:val="single" w:sz="4" w:space="0" w:color="676767"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2" w:themeFillShade="99"/>
      </w:tcPr>
    </w:tblStylePr>
    <w:tblStylePr w:type="firstCol">
      <w:rPr>
        <w:color w:val="FFFFFF" w:themeColor="background1"/>
      </w:rPr>
      <w:tblPr/>
      <w:tcPr>
        <w:tcBorders>
          <w:top w:val="nil"/>
          <w:left w:val="nil"/>
          <w:bottom w:val="nil"/>
          <w:right w:val="nil"/>
          <w:insideH w:val="single" w:sz="4" w:space="0" w:color="3D3D3D" w:themeColor="accent2" w:themeShade="99"/>
          <w:insideV w:val="nil"/>
        </w:tcBorders>
        <w:shd w:val="clear" w:color="auto" w:fill="3D3D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969696" w:themeColor="accent4"/>
        <w:left w:val="single" w:sz="4" w:space="0" w:color="FEAB3C" w:themeColor="accent3"/>
        <w:bottom w:val="single" w:sz="4" w:space="0" w:color="FEAB3C" w:themeColor="accent3"/>
        <w:right w:val="single" w:sz="4" w:space="0" w:color="FEAB3C" w:themeColor="accent3"/>
        <w:insideH w:val="single" w:sz="4" w:space="0" w:color="FFFFFF" w:themeColor="background1"/>
        <w:insideV w:val="single" w:sz="4" w:space="0" w:color="FFFFFF" w:themeColor="background1"/>
      </w:tblBorders>
    </w:tblPr>
    <w:tcPr>
      <w:shd w:val="clear" w:color="auto" w:fill="FFF6EB"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6A01" w:themeFill="accent3" w:themeFillShade="99"/>
      </w:tcPr>
    </w:tblStylePr>
    <w:tblStylePr w:type="firstCol">
      <w:rPr>
        <w:color w:val="FFFFFF" w:themeColor="background1"/>
      </w:rPr>
      <w:tblPr/>
      <w:tcPr>
        <w:tcBorders>
          <w:top w:val="nil"/>
          <w:left w:val="nil"/>
          <w:bottom w:val="nil"/>
          <w:right w:val="nil"/>
          <w:insideH w:val="single" w:sz="4" w:space="0" w:color="BB6A01" w:themeColor="accent3" w:themeShade="99"/>
          <w:insideV w:val="nil"/>
        </w:tcBorders>
        <w:shd w:val="clear" w:color="auto" w:fill="BB6A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6A01" w:themeFill="accent3" w:themeFillShade="99"/>
      </w:tcPr>
    </w:tblStylePr>
    <w:tblStylePr w:type="band1Vert">
      <w:tblPr/>
      <w:tcPr>
        <w:shd w:val="clear" w:color="auto" w:fill="FEDDB0" w:themeFill="accent3" w:themeFillTint="66"/>
      </w:tcPr>
    </w:tblStylePr>
    <w:tblStylePr w:type="band1Horz">
      <w:tblPr/>
      <w:tcPr>
        <w:shd w:val="clear" w:color="auto" w:fill="FED49D" w:themeFill="accent3" w:themeFillTint="7F"/>
      </w:tcPr>
    </w:tblStylePr>
  </w:style>
  <w:style w:type="table" w:styleId="Sombreadovistoso-nfasis4">
    <w:name w:val="Colorful Shading Accent 4"/>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FEAB3C" w:themeColor="accent3"/>
        <w:left w:val="single" w:sz="4" w:space="0" w:color="969696" w:themeColor="accent4"/>
        <w:bottom w:val="single" w:sz="4" w:space="0" w:color="969696" w:themeColor="accent4"/>
        <w:right w:val="single" w:sz="4" w:space="0" w:color="969696" w:themeColor="accent4"/>
        <w:insideH w:val="single" w:sz="4" w:space="0" w:color="FFFFFF" w:themeColor="background1"/>
        <w:insideV w:val="single" w:sz="4" w:space="0" w:color="FFFFFF" w:themeColor="background1"/>
      </w:tblBorders>
    </w:tblPr>
    <w:tcPr>
      <w:shd w:val="clear" w:color="auto" w:fill="F4F4F4" w:themeFill="accent4" w:themeFillTint="19"/>
    </w:tcPr>
    <w:tblStylePr w:type="firstRow">
      <w:rPr>
        <w:b/>
        <w:bCs/>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4" w:themeFillShade="99"/>
      </w:tcPr>
    </w:tblStylePr>
    <w:tblStylePr w:type="firstCol">
      <w:rPr>
        <w:color w:val="FFFFFF"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4E6" w:themeFill="accen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3C0" w:themeFill="accent1" w:themeFillTint="3F"/>
      </w:tcPr>
    </w:tblStylePr>
    <w:tblStylePr w:type="band1Horz">
      <w:tblPr/>
      <w:tcPr>
        <w:shd w:val="clear" w:color="auto" w:fill="FEE8CC" w:themeFill="accent1" w:themeFillTint="33"/>
      </w:tcPr>
    </w:tblStylePr>
  </w:style>
  <w:style w:type="table" w:styleId="Listavistosa-nfasis2">
    <w:name w:val="Colorful List Accent 2"/>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Listavistosa-nfasis3">
    <w:name w:val="Colorful List Accent 3"/>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6EB" w:themeFill="accent3" w:themeFillTint="19"/>
    </w:tcPr>
    <w:tblStylePr w:type="firstRow">
      <w:rPr>
        <w:b/>
        <w:bCs/>
        <w:color w:val="FFFFFF" w:themeColor="background1"/>
      </w:rPr>
      <w:tblPr/>
      <w:tcPr>
        <w:tcBorders>
          <w:bottom w:val="single" w:sz="12" w:space="0" w:color="FFFFFF"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9CE" w:themeFill="accent3" w:themeFillTint="3F"/>
      </w:tcPr>
    </w:tblStylePr>
    <w:tblStylePr w:type="band1Horz">
      <w:tblPr/>
      <w:tcPr>
        <w:shd w:val="clear" w:color="auto" w:fill="FEEED7" w:themeFill="accent3" w:themeFillTint="33"/>
      </w:tcPr>
    </w:tblStylePr>
  </w:style>
  <w:style w:type="table" w:styleId="Listavistosa-nfasis4">
    <w:name w:val="Colorful List Accent 4"/>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4F4F4" w:themeFill="accent4" w:themeFillTint="19"/>
    </w:tcPr>
    <w:tblStylePr w:type="firstRow">
      <w:rPr>
        <w:b/>
        <w:bCs/>
        <w:color w:val="FFFFFF" w:themeColor="background1"/>
      </w:rPr>
      <w:tblPr/>
      <w:tcPr>
        <w:tcBorders>
          <w:bottom w:val="single" w:sz="12" w:space="0" w:color="FFFFFF" w:themeColor="background1"/>
        </w:tcBorders>
        <w:shd w:val="clear" w:color="auto" w:fill="F98E01" w:themeFill="accent3" w:themeFillShade="CC"/>
      </w:tcPr>
    </w:tblStylePr>
    <w:tblStylePr w:type="lastRow">
      <w:rPr>
        <w:b/>
        <w:bCs/>
        <w:color w:val="F98E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Listavistosa-nfasis5">
    <w:name w:val="Colorful List Accent 5"/>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8CC" w:themeFill="accent1" w:themeFillTint="33"/>
    </w:tcPr>
    <w:tblStylePr w:type="firstRow">
      <w:rPr>
        <w:b/>
        <w:bCs/>
      </w:rPr>
      <w:tblPr/>
      <w:tcPr>
        <w:shd w:val="clear" w:color="auto" w:fill="FED299" w:themeFill="accent1" w:themeFillTint="66"/>
      </w:tcPr>
    </w:tblStylePr>
    <w:tblStylePr w:type="lastRow">
      <w:rPr>
        <w:b/>
        <w:bCs/>
        <w:color w:val="000000" w:themeColor="text1"/>
      </w:rPr>
      <w:tblPr/>
      <w:tcPr>
        <w:shd w:val="clear" w:color="auto" w:fill="FED299" w:themeFill="accent1" w:themeFillTint="66"/>
      </w:tcPr>
    </w:tblStylePr>
    <w:tblStylePr w:type="firstCol">
      <w:rPr>
        <w:color w:val="FFFFFF" w:themeColor="background1"/>
      </w:rPr>
      <w:tblPr/>
      <w:tcPr>
        <w:shd w:val="clear" w:color="auto" w:fill="BE6B00" w:themeFill="accent1" w:themeFillShade="BF"/>
      </w:tcPr>
    </w:tblStylePr>
    <w:tblStylePr w:type="lastCol">
      <w:rPr>
        <w:color w:val="FFFFFF" w:themeColor="background1"/>
      </w:rPr>
      <w:tblPr/>
      <w:tcPr>
        <w:shd w:val="clear" w:color="auto" w:fill="BE6B00" w:themeFill="accent1" w:themeFillShade="BF"/>
      </w:tc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vistosa-nfasis2">
    <w:name w:val="Colorful Grid Accent 2"/>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vistosa-nfasis3">
    <w:name w:val="Colorful Grid Accent 3"/>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ED7" w:themeFill="accent3" w:themeFillTint="33"/>
    </w:tcPr>
    <w:tblStylePr w:type="firstRow">
      <w:rPr>
        <w:b/>
        <w:bCs/>
      </w:rPr>
      <w:tblPr/>
      <w:tcPr>
        <w:shd w:val="clear" w:color="auto" w:fill="FEDDB0" w:themeFill="accent3" w:themeFillTint="66"/>
      </w:tcPr>
    </w:tblStylePr>
    <w:tblStylePr w:type="lastRow">
      <w:rPr>
        <w:b/>
        <w:bCs/>
        <w:color w:val="000000" w:themeColor="text1"/>
      </w:rPr>
      <w:tblPr/>
      <w:tcPr>
        <w:shd w:val="clear" w:color="auto" w:fill="FEDDB0" w:themeFill="accent3" w:themeFillTint="66"/>
      </w:tcPr>
    </w:tblStylePr>
    <w:tblStylePr w:type="firstCol">
      <w:rPr>
        <w:color w:val="FFFFFF" w:themeColor="background1"/>
      </w:rPr>
      <w:tblPr/>
      <w:tcPr>
        <w:shd w:val="clear" w:color="auto" w:fill="E98501" w:themeFill="accent3" w:themeFillShade="BF"/>
      </w:tcPr>
    </w:tblStylePr>
    <w:tblStylePr w:type="lastCol">
      <w:rPr>
        <w:color w:val="FFFFFF" w:themeColor="background1"/>
      </w:rPr>
      <w:tblPr/>
      <w:tcPr>
        <w:shd w:val="clear" w:color="auto" w:fill="E98501" w:themeFill="accent3" w:themeFillShade="BF"/>
      </w:tc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vistosa-nfasis4">
    <w:name w:val="Colorful Grid Accent 4"/>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FFFFFF" w:themeColor="background1"/>
      </w:rPr>
      <w:tblPr/>
      <w:tcPr>
        <w:shd w:val="clear" w:color="auto" w:fill="707070" w:themeFill="accent4" w:themeFillShade="BF"/>
      </w:tcPr>
    </w:tblStylePr>
    <w:tblStylePr w:type="lastCol">
      <w:rPr>
        <w:color w:val="FFFFFF"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vistosa-nfasis5">
    <w:name w:val="Colorful Grid Accent 5"/>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line="240" w:lineRule="auto"/>
    </w:p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TableNormal00">
    <w:name w:val="TableNormal00"/>
    <w:rsid w:val="00EA2C19"/>
    <w:tblPr>
      <w:tblCellMar>
        <w:top w:w="100" w:type="dxa"/>
        <w:left w:w="100" w:type="dxa"/>
        <w:bottom w:w="100" w:type="dxa"/>
        <w:right w:w="100" w:type="dxa"/>
      </w:tblCellMar>
    </w:tblPr>
  </w:style>
  <w:style w:type="table" w:customStyle="1" w:styleId="TableNormal10">
    <w:name w:val="TableNormal10"/>
    <w:rsid w:val="00EA2C19"/>
    <w:tblPr>
      <w:tblCellMar>
        <w:top w:w="100" w:type="dxa"/>
        <w:left w:w="100" w:type="dxa"/>
        <w:bottom w:w="100" w:type="dxa"/>
        <w:right w:w="100" w:type="dxa"/>
      </w:tblCellMar>
    </w:tblPr>
  </w:style>
  <w:style w:type="table" w:customStyle="1" w:styleId="TableNormal000">
    <w:name w:val="TableNormal000"/>
    <w:rsid w:val="006E6CE4"/>
    <w:tblPr>
      <w:tblCellMar>
        <w:top w:w="100" w:type="dxa"/>
        <w:left w:w="100" w:type="dxa"/>
        <w:bottom w:w="100" w:type="dxa"/>
        <w:right w:w="100" w:type="dxa"/>
      </w:tblCellMar>
    </w:tblPr>
  </w:style>
  <w:style w:type="table" w:customStyle="1" w:styleId="TableNormal100">
    <w:name w:val="TableNormal100"/>
    <w:rsid w:val="006E6CE4"/>
    <w:tblPr>
      <w:tblCellMar>
        <w:top w:w="100" w:type="dxa"/>
        <w:left w:w="100" w:type="dxa"/>
        <w:bottom w:w="100" w:type="dxa"/>
        <w:right w:w="100" w:type="dxa"/>
      </w:tblCellMar>
    </w:tblPr>
  </w:style>
  <w:style w:type="table" w:customStyle="1" w:styleId="TableNormal0000">
    <w:name w:val="TableNormal0000"/>
    <w:rsid w:val="008C649B"/>
    <w:tblPr>
      <w:tblCellMar>
        <w:top w:w="100" w:type="dxa"/>
        <w:left w:w="100" w:type="dxa"/>
        <w:bottom w:w="100" w:type="dxa"/>
        <w:right w:w="100" w:type="dxa"/>
      </w:tblCellMar>
    </w:tblPr>
  </w:style>
  <w:style w:type="table" w:customStyle="1" w:styleId="TableNormal1000">
    <w:name w:val="TableNormal1000"/>
    <w:rsid w:val="008C649B"/>
    <w:tblPr>
      <w:tblCellMar>
        <w:top w:w="100" w:type="dxa"/>
        <w:left w:w="100" w:type="dxa"/>
        <w:bottom w:w="100" w:type="dxa"/>
        <w:right w:w="100" w:type="dxa"/>
      </w:tblCellMar>
    </w:tblPr>
  </w:style>
  <w:style w:type="table" w:customStyle="1" w:styleId="TableNormal00000">
    <w:name w:val="TableNormal00000"/>
    <w:rsid w:val="006736A3"/>
    <w:tblPr>
      <w:tblCellMar>
        <w:top w:w="100" w:type="dxa"/>
        <w:left w:w="100" w:type="dxa"/>
        <w:bottom w:w="100" w:type="dxa"/>
        <w:right w:w="100" w:type="dxa"/>
      </w:tblCellMar>
    </w:tblPr>
  </w:style>
  <w:style w:type="table" w:customStyle="1" w:styleId="TableNormal10000">
    <w:name w:val="TableNormal10000"/>
    <w:rsid w:val="006736A3"/>
    <w:tblPr>
      <w:tblCellMar>
        <w:top w:w="100" w:type="dxa"/>
        <w:left w:w="100" w:type="dxa"/>
        <w:bottom w:w="100" w:type="dxa"/>
        <w:right w:w="100" w:type="dxa"/>
      </w:tblCellMar>
    </w:tblPr>
  </w:style>
  <w:style w:type="table" w:customStyle="1" w:styleId="TableNormal000000">
    <w:name w:val="TableNormal000000"/>
    <w:rsid w:val="00AF2C15"/>
    <w:tblPr>
      <w:tblCellMar>
        <w:top w:w="100" w:type="dxa"/>
        <w:left w:w="100" w:type="dxa"/>
        <w:bottom w:w="100" w:type="dxa"/>
        <w:right w:w="100" w:type="dxa"/>
      </w:tblCellMar>
    </w:tblPr>
  </w:style>
  <w:style w:type="table" w:customStyle="1" w:styleId="TableNormal100000">
    <w:name w:val="TableNormal100000"/>
    <w:rsid w:val="00AF2C15"/>
    <w:tblPr>
      <w:tblCellMar>
        <w:top w:w="100" w:type="dxa"/>
        <w:left w:w="100" w:type="dxa"/>
        <w:bottom w:w="100" w:type="dxa"/>
        <w:right w:w="100" w:type="dxa"/>
      </w:tblCellMar>
    </w:tblPr>
  </w:style>
  <w:style w:type="character" w:styleId="Hipervnculovisitado">
    <w:name w:val="FollowedHyperlink"/>
    <w:basedOn w:val="Fuentedeprrafopredeter"/>
    <w:uiPriority w:val="99"/>
    <w:semiHidden/>
    <w:unhideWhenUsed/>
    <w:rsid w:val="00D307A6"/>
    <w:rPr>
      <w:color w:val="FFC42F" w:themeColor="followedHyperlink"/>
      <w:u w:val="single"/>
    </w:rPr>
  </w:style>
  <w:style w:type="paragraph" w:styleId="NormalWeb">
    <w:name w:val="Normal (Web)"/>
    <w:basedOn w:val="Normal"/>
    <w:uiPriority w:val="99"/>
    <w:unhideWhenUsed/>
    <w:rsid w:val="00272B17"/>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6867">
      <w:bodyDiv w:val="1"/>
      <w:marLeft w:val="0"/>
      <w:marRight w:val="0"/>
      <w:marTop w:val="0"/>
      <w:marBottom w:val="0"/>
      <w:divBdr>
        <w:top w:val="none" w:sz="0" w:space="0" w:color="auto"/>
        <w:left w:val="none" w:sz="0" w:space="0" w:color="auto"/>
        <w:bottom w:val="none" w:sz="0" w:space="0" w:color="auto"/>
        <w:right w:val="none" w:sz="0" w:space="0" w:color="auto"/>
      </w:divBdr>
    </w:div>
    <w:div w:id="30620084">
      <w:bodyDiv w:val="1"/>
      <w:marLeft w:val="0"/>
      <w:marRight w:val="0"/>
      <w:marTop w:val="0"/>
      <w:marBottom w:val="0"/>
      <w:divBdr>
        <w:top w:val="none" w:sz="0" w:space="0" w:color="auto"/>
        <w:left w:val="none" w:sz="0" w:space="0" w:color="auto"/>
        <w:bottom w:val="none" w:sz="0" w:space="0" w:color="auto"/>
        <w:right w:val="none" w:sz="0" w:space="0" w:color="auto"/>
      </w:divBdr>
    </w:div>
    <w:div w:id="36862332">
      <w:bodyDiv w:val="1"/>
      <w:marLeft w:val="0"/>
      <w:marRight w:val="0"/>
      <w:marTop w:val="0"/>
      <w:marBottom w:val="0"/>
      <w:divBdr>
        <w:top w:val="none" w:sz="0" w:space="0" w:color="auto"/>
        <w:left w:val="none" w:sz="0" w:space="0" w:color="auto"/>
        <w:bottom w:val="none" w:sz="0" w:space="0" w:color="auto"/>
        <w:right w:val="none" w:sz="0" w:space="0" w:color="auto"/>
      </w:divBdr>
    </w:div>
    <w:div w:id="45842134">
      <w:bodyDiv w:val="1"/>
      <w:marLeft w:val="0"/>
      <w:marRight w:val="0"/>
      <w:marTop w:val="0"/>
      <w:marBottom w:val="0"/>
      <w:divBdr>
        <w:top w:val="none" w:sz="0" w:space="0" w:color="auto"/>
        <w:left w:val="none" w:sz="0" w:space="0" w:color="auto"/>
        <w:bottom w:val="none" w:sz="0" w:space="0" w:color="auto"/>
        <w:right w:val="none" w:sz="0" w:space="0" w:color="auto"/>
      </w:divBdr>
    </w:div>
    <w:div w:id="55015947">
      <w:bodyDiv w:val="1"/>
      <w:marLeft w:val="0"/>
      <w:marRight w:val="0"/>
      <w:marTop w:val="0"/>
      <w:marBottom w:val="0"/>
      <w:divBdr>
        <w:top w:val="none" w:sz="0" w:space="0" w:color="auto"/>
        <w:left w:val="none" w:sz="0" w:space="0" w:color="auto"/>
        <w:bottom w:val="none" w:sz="0" w:space="0" w:color="auto"/>
        <w:right w:val="none" w:sz="0" w:space="0" w:color="auto"/>
      </w:divBdr>
    </w:div>
    <w:div w:id="77484137">
      <w:bodyDiv w:val="1"/>
      <w:marLeft w:val="0"/>
      <w:marRight w:val="0"/>
      <w:marTop w:val="0"/>
      <w:marBottom w:val="0"/>
      <w:divBdr>
        <w:top w:val="none" w:sz="0" w:space="0" w:color="auto"/>
        <w:left w:val="none" w:sz="0" w:space="0" w:color="auto"/>
        <w:bottom w:val="none" w:sz="0" w:space="0" w:color="auto"/>
        <w:right w:val="none" w:sz="0" w:space="0" w:color="auto"/>
      </w:divBdr>
    </w:div>
    <w:div w:id="85999446">
      <w:bodyDiv w:val="1"/>
      <w:marLeft w:val="0"/>
      <w:marRight w:val="0"/>
      <w:marTop w:val="0"/>
      <w:marBottom w:val="0"/>
      <w:divBdr>
        <w:top w:val="none" w:sz="0" w:space="0" w:color="auto"/>
        <w:left w:val="none" w:sz="0" w:space="0" w:color="auto"/>
        <w:bottom w:val="none" w:sz="0" w:space="0" w:color="auto"/>
        <w:right w:val="none" w:sz="0" w:space="0" w:color="auto"/>
      </w:divBdr>
    </w:div>
    <w:div w:id="98961331">
      <w:bodyDiv w:val="1"/>
      <w:marLeft w:val="0"/>
      <w:marRight w:val="0"/>
      <w:marTop w:val="0"/>
      <w:marBottom w:val="0"/>
      <w:divBdr>
        <w:top w:val="none" w:sz="0" w:space="0" w:color="auto"/>
        <w:left w:val="none" w:sz="0" w:space="0" w:color="auto"/>
        <w:bottom w:val="none" w:sz="0" w:space="0" w:color="auto"/>
        <w:right w:val="none" w:sz="0" w:space="0" w:color="auto"/>
      </w:divBdr>
    </w:div>
    <w:div w:id="108938267">
      <w:bodyDiv w:val="1"/>
      <w:marLeft w:val="0"/>
      <w:marRight w:val="0"/>
      <w:marTop w:val="0"/>
      <w:marBottom w:val="0"/>
      <w:divBdr>
        <w:top w:val="none" w:sz="0" w:space="0" w:color="auto"/>
        <w:left w:val="none" w:sz="0" w:space="0" w:color="auto"/>
        <w:bottom w:val="none" w:sz="0" w:space="0" w:color="auto"/>
        <w:right w:val="none" w:sz="0" w:space="0" w:color="auto"/>
      </w:divBdr>
    </w:div>
    <w:div w:id="110363163">
      <w:bodyDiv w:val="1"/>
      <w:marLeft w:val="0"/>
      <w:marRight w:val="0"/>
      <w:marTop w:val="0"/>
      <w:marBottom w:val="0"/>
      <w:divBdr>
        <w:top w:val="none" w:sz="0" w:space="0" w:color="auto"/>
        <w:left w:val="none" w:sz="0" w:space="0" w:color="auto"/>
        <w:bottom w:val="none" w:sz="0" w:space="0" w:color="auto"/>
        <w:right w:val="none" w:sz="0" w:space="0" w:color="auto"/>
      </w:divBdr>
    </w:div>
    <w:div w:id="159004540">
      <w:bodyDiv w:val="1"/>
      <w:marLeft w:val="0"/>
      <w:marRight w:val="0"/>
      <w:marTop w:val="0"/>
      <w:marBottom w:val="0"/>
      <w:divBdr>
        <w:top w:val="none" w:sz="0" w:space="0" w:color="auto"/>
        <w:left w:val="none" w:sz="0" w:space="0" w:color="auto"/>
        <w:bottom w:val="none" w:sz="0" w:space="0" w:color="auto"/>
        <w:right w:val="none" w:sz="0" w:space="0" w:color="auto"/>
      </w:divBdr>
    </w:div>
    <w:div w:id="177699156">
      <w:bodyDiv w:val="1"/>
      <w:marLeft w:val="0"/>
      <w:marRight w:val="0"/>
      <w:marTop w:val="0"/>
      <w:marBottom w:val="0"/>
      <w:divBdr>
        <w:top w:val="none" w:sz="0" w:space="0" w:color="auto"/>
        <w:left w:val="none" w:sz="0" w:space="0" w:color="auto"/>
        <w:bottom w:val="none" w:sz="0" w:space="0" w:color="auto"/>
        <w:right w:val="none" w:sz="0" w:space="0" w:color="auto"/>
      </w:divBdr>
    </w:div>
    <w:div w:id="188420219">
      <w:bodyDiv w:val="1"/>
      <w:marLeft w:val="0"/>
      <w:marRight w:val="0"/>
      <w:marTop w:val="0"/>
      <w:marBottom w:val="0"/>
      <w:divBdr>
        <w:top w:val="none" w:sz="0" w:space="0" w:color="auto"/>
        <w:left w:val="none" w:sz="0" w:space="0" w:color="auto"/>
        <w:bottom w:val="none" w:sz="0" w:space="0" w:color="auto"/>
        <w:right w:val="none" w:sz="0" w:space="0" w:color="auto"/>
      </w:divBdr>
    </w:div>
    <w:div w:id="230509790">
      <w:bodyDiv w:val="1"/>
      <w:marLeft w:val="0"/>
      <w:marRight w:val="0"/>
      <w:marTop w:val="0"/>
      <w:marBottom w:val="0"/>
      <w:divBdr>
        <w:top w:val="none" w:sz="0" w:space="0" w:color="auto"/>
        <w:left w:val="none" w:sz="0" w:space="0" w:color="auto"/>
        <w:bottom w:val="none" w:sz="0" w:space="0" w:color="auto"/>
        <w:right w:val="none" w:sz="0" w:space="0" w:color="auto"/>
      </w:divBdr>
    </w:div>
    <w:div w:id="238517743">
      <w:bodyDiv w:val="1"/>
      <w:marLeft w:val="0"/>
      <w:marRight w:val="0"/>
      <w:marTop w:val="0"/>
      <w:marBottom w:val="0"/>
      <w:divBdr>
        <w:top w:val="none" w:sz="0" w:space="0" w:color="auto"/>
        <w:left w:val="none" w:sz="0" w:space="0" w:color="auto"/>
        <w:bottom w:val="none" w:sz="0" w:space="0" w:color="auto"/>
        <w:right w:val="none" w:sz="0" w:space="0" w:color="auto"/>
      </w:divBdr>
    </w:div>
    <w:div w:id="256449676">
      <w:bodyDiv w:val="1"/>
      <w:marLeft w:val="0"/>
      <w:marRight w:val="0"/>
      <w:marTop w:val="0"/>
      <w:marBottom w:val="0"/>
      <w:divBdr>
        <w:top w:val="none" w:sz="0" w:space="0" w:color="auto"/>
        <w:left w:val="none" w:sz="0" w:space="0" w:color="auto"/>
        <w:bottom w:val="none" w:sz="0" w:space="0" w:color="auto"/>
        <w:right w:val="none" w:sz="0" w:space="0" w:color="auto"/>
      </w:divBdr>
    </w:div>
    <w:div w:id="259607916">
      <w:bodyDiv w:val="1"/>
      <w:marLeft w:val="0"/>
      <w:marRight w:val="0"/>
      <w:marTop w:val="0"/>
      <w:marBottom w:val="0"/>
      <w:divBdr>
        <w:top w:val="none" w:sz="0" w:space="0" w:color="auto"/>
        <w:left w:val="none" w:sz="0" w:space="0" w:color="auto"/>
        <w:bottom w:val="none" w:sz="0" w:space="0" w:color="auto"/>
        <w:right w:val="none" w:sz="0" w:space="0" w:color="auto"/>
      </w:divBdr>
    </w:div>
    <w:div w:id="274756227">
      <w:bodyDiv w:val="1"/>
      <w:marLeft w:val="0"/>
      <w:marRight w:val="0"/>
      <w:marTop w:val="0"/>
      <w:marBottom w:val="0"/>
      <w:divBdr>
        <w:top w:val="none" w:sz="0" w:space="0" w:color="auto"/>
        <w:left w:val="none" w:sz="0" w:space="0" w:color="auto"/>
        <w:bottom w:val="none" w:sz="0" w:space="0" w:color="auto"/>
        <w:right w:val="none" w:sz="0" w:space="0" w:color="auto"/>
      </w:divBdr>
    </w:div>
    <w:div w:id="290208265">
      <w:bodyDiv w:val="1"/>
      <w:marLeft w:val="0"/>
      <w:marRight w:val="0"/>
      <w:marTop w:val="0"/>
      <w:marBottom w:val="0"/>
      <w:divBdr>
        <w:top w:val="none" w:sz="0" w:space="0" w:color="auto"/>
        <w:left w:val="none" w:sz="0" w:space="0" w:color="auto"/>
        <w:bottom w:val="none" w:sz="0" w:space="0" w:color="auto"/>
        <w:right w:val="none" w:sz="0" w:space="0" w:color="auto"/>
      </w:divBdr>
    </w:div>
    <w:div w:id="306668009">
      <w:bodyDiv w:val="1"/>
      <w:marLeft w:val="0"/>
      <w:marRight w:val="0"/>
      <w:marTop w:val="0"/>
      <w:marBottom w:val="0"/>
      <w:divBdr>
        <w:top w:val="none" w:sz="0" w:space="0" w:color="auto"/>
        <w:left w:val="none" w:sz="0" w:space="0" w:color="auto"/>
        <w:bottom w:val="none" w:sz="0" w:space="0" w:color="auto"/>
        <w:right w:val="none" w:sz="0" w:space="0" w:color="auto"/>
      </w:divBdr>
    </w:div>
    <w:div w:id="309405294">
      <w:bodyDiv w:val="1"/>
      <w:marLeft w:val="0"/>
      <w:marRight w:val="0"/>
      <w:marTop w:val="0"/>
      <w:marBottom w:val="0"/>
      <w:divBdr>
        <w:top w:val="none" w:sz="0" w:space="0" w:color="auto"/>
        <w:left w:val="none" w:sz="0" w:space="0" w:color="auto"/>
        <w:bottom w:val="none" w:sz="0" w:space="0" w:color="auto"/>
        <w:right w:val="none" w:sz="0" w:space="0" w:color="auto"/>
      </w:divBdr>
    </w:div>
    <w:div w:id="321811457">
      <w:bodyDiv w:val="1"/>
      <w:marLeft w:val="0"/>
      <w:marRight w:val="0"/>
      <w:marTop w:val="0"/>
      <w:marBottom w:val="0"/>
      <w:divBdr>
        <w:top w:val="none" w:sz="0" w:space="0" w:color="auto"/>
        <w:left w:val="none" w:sz="0" w:space="0" w:color="auto"/>
        <w:bottom w:val="none" w:sz="0" w:space="0" w:color="auto"/>
        <w:right w:val="none" w:sz="0" w:space="0" w:color="auto"/>
      </w:divBdr>
    </w:div>
    <w:div w:id="330761635">
      <w:bodyDiv w:val="1"/>
      <w:marLeft w:val="0"/>
      <w:marRight w:val="0"/>
      <w:marTop w:val="0"/>
      <w:marBottom w:val="0"/>
      <w:divBdr>
        <w:top w:val="none" w:sz="0" w:space="0" w:color="auto"/>
        <w:left w:val="none" w:sz="0" w:space="0" w:color="auto"/>
        <w:bottom w:val="none" w:sz="0" w:space="0" w:color="auto"/>
        <w:right w:val="none" w:sz="0" w:space="0" w:color="auto"/>
      </w:divBdr>
    </w:div>
    <w:div w:id="332803948">
      <w:bodyDiv w:val="1"/>
      <w:marLeft w:val="0"/>
      <w:marRight w:val="0"/>
      <w:marTop w:val="0"/>
      <w:marBottom w:val="0"/>
      <w:divBdr>
        <w:top w:val="none" w:sz="0" w:space="0" w:color="auto"/>
        <w:left w:val="none" w:sz="0" w:space="0" w:color="auto"/>
        <w:bottom w:val="none" w:sz="0" w:space="0" w:color="auto"/>
        <w:right w:val="none" w:sz="0" w:space="0" w:color="auto"/>
      </w:divBdr>
    </w:div>
    <w:div w:id="384572333">
      <w:bodyDiv w:val="1"/>
      <w:marLeft w:val="0"/>
      <w:marRight w:val="0"/>
      <w:marTop w:val="0"/>
      <w:marBottom w:val="0"/>
      <w:divBdr>
        <w:top w:val="none" w:sz="0" w:space="0" w:color="auto"/>
        <w:left w:val="none" w:sz="0" w:space="0" w:color="auto"/>
        <w:bottom w:val="none" w:sz="0" w:space="0" w:color="auto"/>
        <w:right w:val="none" w:sz="0" w:space="0" w:color="auto"/>
      </w:divBdr>
    </w:div>
    <w:div w:id="414397588">
      <w:bodyDiv w:val="1"/>
      <w:marLeft w:val="0"/>
      <w:marRight w:val="0"/>
      <w:marTop w:val="0"/>
      <w:marBottom w:val="0"/>
      <w:divBdr>
        <w:top w:val="none" w:sz="0" w:space="0" w:color="auto"/>
        <w:left w:val="none" w:sz="0" w:space="0" w:color="auto"/>
        <w:bottom w:val="none" w:sz="0" w:space="0" w:color="auto"/>
        <w:right w:val="none" w:sz="0" w:space="0" w:color="auto"/>
      </w:divBdr>
    </w:div>
    <w:div w:id="430517488">
      <w:bodyDiv w:val="1"/>
      <w:marLeft w:val="0"/>
      <w:marRight w:val="0"/>
      <w:marTop w:val="0"/>
      <w:marBottom w:val="0"/>
      <w:divBdr>
        <w:top w:val="none" w:sz="0" w:space="0" w:color="auto"/>
        <w:left w:val="none" w:sz="0" w:space="0" w:color="auto"/>
        <w:bottom w:val="none" w:sz="0" w:space="0" w:color="auto"/>
        <w:right w:val="none" w:sz="0" w:space="0" w:color="auto"/>
      </w:divBdr>
    </w:div>
    <w:div w:id="434405044">
      <w:bodyDiv w:val="1"/>
      <w:marLeft w:val="0"/>
      <w:marRight w:val="0"/>
      <w:marTop w:val="0"/>
      <w:marBottom w:val="0"/>
      <w:divBdr>
        <w:top w:val="none" w:sz="0" w:space="0" w:color="auto"/>
        <w:left w:val="none" w:sz="0" w:space="0" w:color="auto"/>
        <w:bottom w:val="none" w:sz="0" w:space="0" w:color="auto"/>
        <w:right w:val="none" w:sz="0" w:space="0" w:color="auto"/>
      </w:divBdr>
    </w:div>
    <w:div w:id="498422015">
      <w:bodyDiv w:val="1"/>
      <w:marLeft w:val="0"/>
      <w:marRight w:val="0"/>
      <w:marTop w:val="0"/>
      <w:marBottom w:val="0"/>
      <w:divBdr>
        <w:top w:val="none" w:sz="0" w:space="0" w:color="auto"/>
        <w:left w:val="none" w:sz="0" w:space="0" w:color="auto"/>
        <w:bottom w:val="none" w:sz="0" w:space="0" w:color="auto"/>
        <w:right w:val="none" w:sz="0" w:space="0" w:color="auto"/>
      </w:divBdr>
    </w:div>
    <w:div w:id="523904670">
      <w:bodyDiv w:val="1"/>
      <w:marLeft w:val="0"/>
      <w:marRight w:val="0"/>
      <w:marTop w:val="0"/>
      <w:marBottom w:val="0"/>
      <w:divBdr>
        <w:top w:val="none" w:sz="0" w:space="0" w:color="auto"/>
        <w:left w:val="none" w:sz="0" w:space="0" w:color="auto"/>
        <w:bottom w:val="none" w:sz="0" w:space="0" w:color="auto"/>
        <w:right w:val="none" w:sz="0" w:space="0" w:color="auto"/>
      </w:divBdr>
    </w:div>
    <w:div w:id="535972068">
      <w:bodyDiv w:val="1"/>
      <w:marLeft w:val="0"/>
      <w:marRight w:val="0"/>
      <w:marTop w:val="0"/>
      <w:marBottom w:val="0"/>
      <w:divBdr>
        <w:top w:val="none" w:sz="0" w:space="0" w:color="auto"/>
        <w:left w:val="none" w:sz="0" w:space="0" w:color="auto"/>
        <w:bottom w:val="none" w:sz="0" w:space="0" w:color="auto"/>
        <w:right w:val="none" w:sz="0" w:space="0" w:color="auto"/>
      </w:divBdr>
    </w:div>
    <w:div w:id="539443072">
      <w:bodyDiv w:val="1"/>
      <w:marLeft w:val="0"/>
      <w:marRight w:val="0"/>
      <w:marTop w:val="0"/>
      <w:marBottom w:val="0"/>
      <w:divBdr>
        <w:top w:val="none" w:sz="0" w:space="0" w:color="auto"/>
        <w:left w:val="none" w:sz="0" w:space="0" w:color="auto"/>
        <w:bottom w:val="none" w:sz="0" w:space="0" w:color="auto"/>
        <w:right w:val="none" w:sz="0" w:space="0" w:color="auto"/>
      </w:divBdr>
    </w:div>
    <w:div w:id="552885208">
      <w:bodyDiv w:val="1"/>
      <w:marLeft w:val="0"/>
      <w:marRight w:val="0"/>
      <w:marTop w:val="0"/>
      <w:marBottom w:val="0"/>
      <w:divBdr>
        <w:top w:val="none" w:sz="0" w:space="0" w:color="auto"/>
        <w:left w:val="none" w:sz="0" w:space="0" w:color="auto"/>
        <w:bottom w:val="none" w:sz="0" w:space="0" w:color="auto"/>
        <w:right w:val="none" w:sz="0" w:space="0" w:color="auto"/>
      </w:divBdr>
    </w:div>
    <w:div w:id="594438290">
      <w:bodyDiv w:val="1"/>
      <w:marLeft w:val="0"/>
      <w:marRight w:val="0"/>
      <w:marTop w:val="0"/>
      <w:marBottom w:val="0"/>
      <w:divBdr>
        <w:top w:val="none" w:sz="0" w:space="0" w:color="auto"/>
        <w:left w:val="none" w:sz="0" w:space="0" w:color="auto"/>
        <w:bottom w:val="none" w:sz="0" w:space="0" w:color="auto"/>
        <w:right w:val="none" w:sz="0" w:space="0" w:color="auto"/>
      </w:divBdr>
    </w:div>
    <w:div w:id="603147051">
      <w:bodyDiv w:val="1"/>
      <w:marLeft w:val="0"/>
      <w:marRight w:val="0"/>
      <w:marTop w:val="0"/>
      <w:marBottom w:val="0"/>
      <w:divBdr>
        <w:top w:val="none" w:sz="0" w:space="0" w:color="auto"/>
        <w:left w:val="none" w:sz="0" w:space="0" w:color="auto"/>
        <w:bottom w:val="none" w:sz="0" w:space="0" w:color="auto"/>
        <w:right w:val="none" w:sz="0" w:space="0" w:color="auto"/>
      </w:divBdr>
    </w:div>
    <w:div w:id="637995515">
      <w:bodyDiv w:val="1"/>
      <w:marLeft w:val="0"/>
      <w:marRight w:val="0"/>
      <w:marTop w:val="0"/>
      <w:marBottom w:val="0"/>
      <w:divBdr>
        <w:top w:val="none" w:sz="0" w:space="0" w:color="auto"/>
        <w:left w:val="none" w:sz="0" w:space="0" w:color="auto"/>
        <w:bottom w:val="none" w:sz="0" w:space="0" w:color="auto"/>
        <w:right w:val="none" w:sz="0" w:space="0" w:color="auto"/>
      </w:divBdr>
    </w:div>
    <w:div w:id="645934143">
      <w:bodyDiv w:val="1"/>
      <w:marLeft w:val="0"/>
      <w:marRight w:val="0"/>
      <w:marTop w:val="0"/>
      <w:marBottom w:val="0"/>
      <w:divBdr>
        <w:top w:val="none" w:sz="0" w:space="0" w:color="auto"/>
        <w:left w:val="none" w:sz="0" w:space="0" w:color="auto"/>
        <w:bottom w:val="none" w:sz="0" w:space="0" w:color="auto"/>
        <w:right w:val="none" w:sz="0" w:space="0" w:color="auto"/>
      </w:divBdr>
    </w:div>
    <w:div w:id="648829718">
      <w:bodyDiv w:val="1"/>
      <w:marLeft w:val="0"/>
      <w:marRight w:val="0"/>
      <w:marTop w:val="0"/>
      <w:marBottom w:val="0"/>
      <w:divBdr>
        <w:top w:val="none" w:sz="0" w:space="0" w:color="auto"/>
        <w:left w:val="none" w:sz="0" w:space="0" w:color="auto"/>
        <w:bottom w:val="none" w:sz="0" w:space="0" w:color="auto"/>
        <w:right w:val="none" w:sz="0" w:space="0" w:color="auto"/>
      </w:divBdr>
    </w:div>
    <w:div w:id="650254863">
      <w:bodyDiv w:val="1"/>
      <w:marLeft w:val="0"/>
      <w:marRight w:val="0"/>
      <w:marTop w:val="0"/>
      <w:marBottom w:val="0"/>
      <w:divBdr>
        <w:top w:val="none" w:sz="0" w:space="0" w:color="auto"/>
        <w:left w:val="none" w:sz="0" w:space="0" w:color="auto"/>
        <w:bottom w:val="none" w:sz="0" w:space="0" w:color="auto"/>
        <w:right w:val="none" w:sz="0" w:space="0" w:color="auto"/>
      </w:divBdr>
    </w:div>
    <w:div w:id="662440897">
      <w:bodyDiv w:val="1"/>
      <w:marLeft w:val="0"/>
      <w:marRight w:val="0"/>
      <w:marTop w:val="0"/>
      <w:marBottom w:val="0"/>
      <w:divBdr>
        <w:top w:val="none" w:sz="0" w:space="0" w:color="auto"/>
        <w:left w:val="none" w:sz="0" w:space="0" w:color="auto"/>
        <w:bottom w:val="none" w:sz="0" w:space="0" w:color="auto"/>
        <w:right w:val="none" w:sz="0" w:space="0" w:color="auto"/>
      </w:divBdr>
    </w:div>
    <w:div w:id="675425087">
      <w:bodyDiv w:val="1"/>
      <w:marLeft w:val="0"/>
      <w:marRight w:val="0"/>
      <w:marTop w:val="0"/>
      <w:marBottom w:val="0"/>
      <w:divBdr>
        <w:top w:val="none" w:sz="0" w:space="0" w:color="auto"/>
        <w:left w:val="none" w:sz="0" w:space="0" w:color="auto"/>
        <w:bottom w:val="none" w:sz="0" w:space="0" w:color="auto"/>
        <w:right w:val="none" w:sz="0" w:space="0" w:color="auto"/>
      </w:divBdr>
    </w:div>
    <w:div w:id="677394506">
      <w:bodyDiv w:val="1"/>
      <w:marLeft w:val="0"/>
      <w:marRight w:val="0"/>
      <w:marTop w:val="0"/>
      <w:marBottom w:val="0"/>
      <w:divBdr>
        <w:top w:val="none" w:sz="0" w:space="0" w:color="auto"/>
        <w:left w:val="none" w:sz="0" w:space="0" w:color="auto"/>
        <w:bottom w:val="none" w:sz="0" w:space="0" w:color="auto"/>
        <w:right w:val="none" w:sz="0" w:space="0" w:color="auto"/>
      </w:divBdr>
    </w:div>
    <w:div w:id="695162110">
      <w:bodyDiv w:val="1"/>
      <w:marLeft w:val="0"/>
      <w:marRight w:val="0"/>
      <w:marTop w:val="0"/>
      <w:marBottom w:val="0"/>
      <w:divBdr>
        <w:top w:val="none" w:sz="0" w:space="0" w:color="auto"/>
        <w:left w:val="none" w:sz="0" w:space="0" w:color="auto"/>
        <w:bottom w:val="none" w:sz="0" w:space="0" w:color="auto"/>
        <w:right w:val="none" w:sz="0" w:space="0" w:color="auto"/>
      </w:divBdr>
    </w:div>
    <w:div w:id="704525702">
      <w:bodyDiv w:val="1"/>
      <w:marLeft w:val="0"/>
      <w:marRight w:val="0"/>
      <w:marTop w:val="0"/>
      <w:marBottom w:val="0"/>
      <w:divBdr>
        <w:top w:val="none" w:sz="0" w:space="0" w:color="auto"/>
        <w:left w:val="none" w:sz="0" w:space="0" w:color="auto"/>
        <w:bottom w:val="none" w:sz="0" w:space="0" w:color="auto"/>
        <w:right w:val="none" w:sz="0" w:space="0" w:color="auto"/>
      </w:divBdr>
    </w:div>
    <w:div w:id="747112919">
      <w:bodyDiv w:val="1"/>
      <w:marLeft w:val="0"/>
      <w:marRight w:val="0"/>
      <w:marTop w:val="0"/>
      <w:marBottom w:val="0"/>
      <w:divBdr>
        <w:top w:val="none" w:sz="0" w:space="0" w:color="auto"/>
        <w:left w:val="none" w:sz="0" w:space="0" w:color="auto"/>
        <w:bottom w:val="none" w:sz="0" w:space="0" w:color="auto"/>
        <w:right w:val="none" w:sz="0" w:space="0" w:color="auto"/>
      </w:divBdr>
    </w:div>
    <w:div w:id="752236095">
      <w:bodyDiv w:val="1"/>
      <w:marLeft w:val="0"/>
      <w:marRight w:val="0"/>
      <w:marTop w:val="0"/>
      <w:marBottom w:val="0"/>
      <w:divBdr>
        <w:top w:val="none" w:sz="0" w:space="0" w:color="auto"/>
        <w:left w:val="none" w:sz="0" w:space="0" w:color="auto"/>
        <w:bottom w:val="none" w:sz="0" w:space="0" w:color="auto"/>
        <w:right w:val="none" w:sz="0" w:space="0" w:color="auto"/>
      </w:divBdr>
    </w:div>
    <w:div w:id="795373793">
      <w:bodyDiv w:val="1"/>
      <w:marLeft w:val="0"/>
      <w:marRight w:val="0"/>
      <w:marTop w:val="0"/>
      <w:marBottom w:val="0"/>
      <w:divBdr>
        <w:top w:val="none" w:sz="0" w:space="0" w:color="auto"/>
        <w:left w:val="none" w:sz="0" w:space="0" w:color="auto"/>
        <w:bottom w:val="none" w:sz="0" w:space="0" w:color="auto"/>
        <w:right w:val="none" w:sz="0" w:space="0" w:color="auto"/>
      </w:divBdr>
    </w:div>
    <w:div w:id="820972189">
      <w:bodyDiv w:val="1"/>
      <w:marLeft w:val="0"/>
      <w:marRight w:val="0"/>
      <w:marTop w:val="0"/>
      <w:marBottom w:val="0"/>
      <w:divBdr>
        <w:top w:val="none" w:sz="0" w:space="0" w:color="auto"/>
        <w:left w:val="none" w:sz="0" w:space="0" w:color="auto"/>
        <w:bottom w:val="none" w:sz="0" w:space="0" w:color="auto"/>
        <w:right w:val="none" w:sz="0" w:space="0" w:color="auto"/>
      </w:divBdr>
    </w:div>
    <w:div w:id="845023976">
      <w:bodyDiv w:val="1"/>
      <w:marLeft w:val="0"/>
      <w:marRight w:val="0"/>
      <w:marTop w:val="0"/>
      <w:marBottom w:val="0"/>
      <w:divBdr>
        <w:top w:val="none" w:sz="0" w:space="0" w:color="auto"/>
        <w:left w:val="none" w:sz="0" w:space="0" w:color="auto"/>
        <w:bottom w:val="none" w:sz="0" w:space="0" w:color="auto"/>
        <w:right w:val="none" w:sz="0" w:space="0" w:color="auto"/>
      </w:divBdr>
    </w:div>
    <w:div w:id="870072694">
      <w:bodyDiv w:val="1"/>
      <w:marLeft w:val="0"/>
      <w:marRight w:val="0"/>
      <w:marTop w:val="0"/>
      <w:marBottom w:val="0"/>
      <w:divBdr>
        <w:top w:val="none" w:sz="0" w:space="0" w:color="auto"/>
        <w:left w:val="none" w:sz="0" w:space="0" w:color="auto"/>
        <w:bottom w:val="none" w:sz="0" w:space="0" w:color="auto"/>
        <w:right w:val="none" w:sz="0" w:space="0" w:color="auto"/>
      </w:divBdr>
    </w:div>
    <w:div w:id="881787508">
      <w:bodyDiv w:val="1"/>
      <w:marLeft w:val="0"/>
      <w:marRight w:val="0"/>
      <w:marTop w:val="0"/>
      <w:marBottom w:val="0"/>
      <w:divBdr>
        <w:top w:val="none" w:sz="0" w:space="0" w:color="auto"/>
        <w:left w:val="none" w:sz="0" w:space="0" w:color="auto"/>
        <w:bottom w:val="none" w:sz="0" w:space="0" w:color="auto"/>
        <w:right w:val="none" w:sz="0" w:space="0" w:color="auto"/>
      </w:divBdr>
    </w:div>
    <w:div w:id="892231601">
      <w:bodyDiv w:val="1"/>
      <w:marLeft w:val="0"/>
      <w:marRight w:val="0"/>
      <w:marTop w:val="0"/>
      <w:marBottom w:val="0"/>
      <w:divBdr>
        <w:top w:val="none" w:sz="0" w:space="0" w:color="auto"/>
        <w:left w:val="none" w:sz="0" w:space="0" w:color="auto"/>
        <w:bottom w:val="none" w:sz="0" w:space="0" w:color="auto"/>
        <w:right w:val="none" w:sz="0" w:space="0" w:color="auto"/>
      </w:divBdr>
    </w:div>
    <w:div w:id="915625837">
      <w:bodyDiv w:val="1"/>
      <w:marLeft w:val="0"/>
      <w:marRight w:val="0"/>
      <w:marTop w:val="0"/>
      <w:marBottom w:val="0"/>
      <w:divBdr>
        <w:top w:val="none" w:sz="0" w:space="0" w:color="auto"/>
        <w:left w:val="none" w:sz="0" w:space="0" w:color="auto"/>
        <w:bottom w:val="none" w:sz="0" w:space="0" w:color="auto"/>
        <w:right w:val="none" w:sz="0" w:space="0" w:color="auto"/>
      </w:divBdr>
    </w:div>
    <w:div w:id="915669726">
      <w:bodyDiv w:val="1"/>
      <w:marLeft w:val="0"/>
      <w:marRight w:val="0"/>
      <w:marTop w:val="0"/>
      <w:marBottom w:val="0"/>
      <w:divBdr>
        <w:top w:val="none" w:sz="0" w:space="0" w:color="auto"/>
        <w:left w:val="none" w:sz="0" w:space="0" w:color="auto"/>
        <w:bottom w:val="none" w:sz="0" w:space="0" w:color="auto"/>
        <w:right w:val="none" w:sz="0" w:space="0" w:color="auto"/>
      </w:divBdr>
    </w:div>
    <w:div w:id="935866449">
      <w:bodyDiv w:val="1"/>
      <w:marLeft w:val="0"/>
      <w:marRight w:val="0"/>
      <w:marTop w:val="0"/>
      <w:marBottom w:val="0"/>
      <w:divBdr>
        <w:top w:val="none" w:sz="0" w:space="0" w:color="auto"/>
        <w:left w:val="none" w:sz="0" w:space="0" w:color="auto"/>
        <w:bottom w:val="none" w:sz="0" w:space="0" w:color="auto"/>
        <w:right w:val="none" w:sz="0" w:space="0" w:color="auto"/>
      </w:divBdr>
    </w:div>
    <w:div w:id="941690947">
      <w:bodyDiv w:val="1"/>
      <w:marLeft w:val="0"/>
      <w:marRight w:val="0"/>
      <w:marTop w:val="0"/>
      <w:marBottom w:val="0"/>
      <w:divBdr>
        <w:top w:val="none" w:sz="0" w:space="0" w:color="auto"/>
        <w:left w:val="none" w:sz="0" w:space="0" w:color="auto"/>
        <w:bottom w:val="none" w:sz="0" w:space="0" w:color="auto"/>
        <w:right w:val="none" w:sz="0" w:space="0" w:color="auto"/>
      </w:divBdr>
    </w:div>
    <w:div w:id="953172787">
      <w:bodyDiv w:val="1"/>
      <w:marLeft w:val="0"/>
      <w:marRight w:val="0"/>
      <w:marTop w:val="0"/>
      <w:marBottom w:val="0"/>
      <w:divBdr>
        <w:top w:val="none" w:sz="0" w:space="0" w:color="auto"/>
        <w:left w:val="none" w:sz="0" w:space="0" w:color="auto"/>
        <w:bottom w:val="none" w:sz="0" w:space="0" w:color="auto"/>
        <w:right w:val="none" w:sz="0" w:space="0" w:color="auto"/>
      </w:divBdr>
    </w:div>
    <w:div w:id="968362158">
      <w:bodyDiv w:val="1"/>
      <w:marLeft w:val="0"/>
      <w:marRight w:val="0"/>
      <w:marTop w:val="0"/>
      <w:marBottom w:val="0"/>
      <w:divBdr>
        <w:top w:val="none" w:sz="0" w:space="0" w:color="auto"/>
        <w:left w:val="none" w:sz="0" w:space="0" w:color="auto"/>
        <w:bottom w:val="none" w:sz="0" w:space="0" w:color="auto"/>
        <w:right w:val="none" w:sz="0" w:space="0" w:color="auto"/>
      </w:divBdr>
    </w:div>
    <w:div w:id="972635458">
      <w:bodyDiv w:val="1"/>
      <w:marLeft w:val="0"/>
      <w:marRight w:val="0"/>
      <w:marTop w:val="0"/>
      <w:marBottom w:val="0"/>
      <w:divBdr>
        <w:top w:val="none" w:sz="0" w:space="0" w:color="auto"/>
        <w:left w:val="none" w:sz="0" w:space="0" w:color="auto"/>
        <w:bottom w:val="none" w:sz="0" w:space="0" w:color="auto"/>
        <w:right w:val="none" w:sz="0" w:space="0" w:color="auto"/>
      </w:divBdr>
    </w:div>
    <w:div w:id="1015885123">
      <w:bodyDiv w:val="1"/>
      <w:marLeft w:val="0"/>
      <w:marRight w:val="0"/>
      <w:marTop w:val="0"/>
      <w:marBottom w:val="0"/>
      <w:divBdr>
        <w:top w:val="none" w:sz="0" w:space="0" w:color="auto"/>
        <w:left w:val="none" w:sz="0" w:space="0" w:color="auto"/>
        <w:bottom w:val="none" w:sz="0" w:space="0" w:color="auto"/>
        <w:right w:val="none" w:sz="0" w:space="0" w:color="auto"/>
      </w:divBdr>
    </w:div>
    <w:div w:id="1019353988">
      <w:bodyDiv w:val="1"/>
      <w:marLeft w:val="0"/>
      <w:marRight w:val="0"/>
      <w:marTop w:val="0"/>
      <w:marBottom w:val="0"/>
      <w:divBdr>
        <w:top w:val="none" w:sz="0" w:space="0" w:color="auto"/>
        <w:left w:val="none" w:sz="0" w:space="0" w:color="auto"/>
        <w:bottom w:val="none" w:sz="0" w:space="0" w:color="auto"/>
        <w:right w:val="none" w:sz="0" w:space="0" w:color="auto"/>
      </w:divBdr>
    </w:div>
    <w:div w:id="1048840532">
      <w:bodyDiv w:val="1"/>
      <w:marLeft w:val="0"/>
      <w:marRight w:val="0"/>
      <w:marTop w:val="0"/>
      <w:marBottom w:val="0"/>
      <w:divBdr>
        <w:top w:val="none" w:sz="0" w:space="0" w:color="auto"/>
        <w:left w:val="none" w:sz="0" w:space="0" w:color="auto"/>
        <w:bottom w:val="none" w:sz="0" w:space="0" w:color="auto"/>
        <w:right w:val="none" w:sz="0" w:space="0" w:color="auto"/>
      </w:divBdr>
    </w:div>
    <w:div w:id="1084567524">
      <w:bodyDiv w:val="1"/>
      <w:marLeft w:val="0"/>
      <w:marRight w:val="0"/>
      <w:marTop w:val="0"/>
      <w:marBottom w:val="0"/>
      <w:divBdr>
        <w:top w:val="none" w:sz="0" w:space="0" w:color="auto"/>
        <w:left w:val="none" w:sz="0" w:space="0" w:color="auto"/>
        <w:bottom w:val="none" w:sz="0" w:space="0" w:color="auto"/>
        <w:right w:val="none" w:sz="0" w:space="0" w:color="auto"/>
      </w:divBdr>
    </w:div>
    <w:div w:id="1086539073">
      <w:bodyDiv w:val="1"/>
      <w:marLeft w:val="0"/>
      <w:marRight w:val="0"/>
      <w:marTop w:val="0"/>
      <w:marBottom w:val="0"/>
      <w:divBdr>
        <w:top w:val="none" w:sz="0" w:space="0" w:color="auto"/>
        <w:left w:val="none" w:sz="0" w:space="0" w:color="auto"/>
        <w:bottom w:val="none" w:sz="0" w:space="0" w:color="auto"/>
        <w:right w:val="none" w:sz="0" w:space="0" w:color="auto"/>
      </w:divBdr>
    </w:div>
    <w:div w:id="1110706810">
      <w:bodyDiv w:val="1"/>
      <w:marLeft w:val="0"/>
      <w:marRight w:val="0"/>
      <w:marTop w:val="0"/>
      <w:marBottom w:val="0"/>
      <w:divBdr>
        <w:top w:val="none" w:sz="0" w:space="0" w:color="auto"/>
        <w:left w:val="none" w:sz="0" w:space="0" w:color="auto"/>
        <w:bottom w:val="none" w:sz="0" w:space="0" w:color="auto"/>
        <w:right w:val="none" w:sz="0" w:space="0" w:color="auto"/>
      </w:divBdr>
    </w:div>
    <w:div w:id="1128233952">
      <w:bodyDiv w:val="1"/>
      <w:marLeft w:val="0"/>
      <w:marRight w:val="0"/>
      <w:marTop w:val="0"/>
      <w:marBottom w:val="0"/>
      <w:divBdr>
        <w:top w:val="none" w:sz="0" w:space="0" w:color="auto"/>
        <w:left w:val="none" w:sz="0" w:space="0" w:color="auto"/>
        <w:bottom w:val="none" w:sz="0" w:space="0" w:color="auto"/>
        <w:right w:val="none" w:sz="0" w:space="0" w:color="auto"/>
      </w:divBdr>
    </w:div>
    <w:div w:id="1160661783">
      <w:bodyDiv w:val="1"/>
      <w:marLeft w:val="0"/>
      <w:marRight w:val="0"/>
      <w:marTop w:val="0"/>
      <w:marBottom w:val="0"/>
      <w:divBdr>
        <w:top w:val="none" w:sz="0" w:space="0" w:color="auto"/>
        <w:left w:val="none" w:sz="0" w:space="0" w:color="auto"/>
        <w:bottom w:val="none" w:sz="0" w:space="0" w:color="auto"/>
        <w:right w:val="none" w:sz="0" w:space="0" w:color="auto"/>
      </w:divBdr>
    </w:div>
    <w:div w:id="1166017532">
      <w:bodyDiv w:val="1"/>
      <w:marLeft w:val="0"/>
      <w:marRight w:val="0"/>
      <w:marTop w:val="0"/>
      <w:marBottom w:val="0"/>
      <w:divBdr>
        <w:top w:val="none" w:sz="0" w:space="0" w:color="auto"/>
        <w:left w:val="none" w:sz="0" w:space="0" w:color="auto"/>
        <w:bottom w:val="none" w:sz="0" w:space="0" w:color="auto"/>
        <w:right w:val="none" w:sz="0" w:space="0" w:color="auto"/>
      </w:divBdr>
    </w:div>
    <w:div w:id="1186747553">
      <w:bodyDiv w:val="1"/>
      <w:marLeft w:val="0"/>
      <w:marRight w:val="0"/>
      <w:marTop w:val="0"/>
      <w:marBottom w:val="0"/>
      <w:divBdr>
        <w:top w:val="none" w:sz="0" w:space="0" w:color="auto"/>
        <w:left w:val="none" w:sz="0" w:space="0" w:color="auto"/>
        <w:bottom w:val="none" w:sz="0" w:space="0" w:color="auto"/>
        <w:right w:val="none" w:sz="0" w:space="0" w:color="auto"/>
      </w:divBdr>
    </w:div>
    <w:div w:id="1216239909">
      <w:bodyDiv w:val="1"/>
      <w:marLeft w:val="0"/>
      <w:marRight w:val="0"/>
      <w:marTop w:val="0"/>
      <w:marBottom w:val="0"/>
      <w:divBdr>
        <w:top w:val="none" w:sz="0" w:space="0" w:color="auto"/>
        <w:left w:val="none" w:sz="0" w:space="0" w:color="auto"/>
        <w:bottom w:val="none" w:sz="0" w:space="0" w:color="auto"/>
        <w:right w:val="none" w:sz="0" w:space="0" w:color="auto"/>
      </w:divBdr>
    </w:div>
    <w:div w:id="1233732463">
      <w:bodyDiv w:val="1"/>
      <w:marLeft w:val="0"/>
      <w:marRight w:val="0"/>
      <w:marTop w:val="0"/>
      <w:marBottom w:val="0"/>
      <w:divBdr>
        <w:top w:val="none" w:sz="0" w:space="0" w:color="auto"/>
        <w:left w:val="none" w:sz="0" w:space="0" w:color="auto"/>
        <w:bottom w:val="none" w:sz="0" w:space="0" w:color="auto"/>
        <w:right w:val="none" w:sz="0" w:space="0" w:color="auto"/>
      </w:divBdr>
    </w:div>
    <w:div w:id="1234315009">
      <w:bodyDiv w:val="1"/>
      <w:marLeft w:val="0"/>
      <w:marRight w:val="0"/>
      <w:marTop w:val="0"/>
      <w:marBottom w:val="0"/>
      <w:divBdr>
        <w:top w:val="none" w:sz="0" w:space="0" w:color="auto"/>
        <w:left w:val="none" w:sz="0" w:space="0" w:color="auto"/>
        <w:bottom w:val="none" w:sz="0" w:space="0" w:color="auto"/>
        <w:right w:val="none" w:sz="0" w:space="0" w:color="auto"/>
      </w:divBdr>
    </w:div>
    <w:div w:id="1235968993">
      <w:bodyDiv w:val="1"/>
      <w:marLeft w:val="0"/>
      <w:marRight w:val="0"/>
      <w:marTop w:val="0"/>
      <w:marBottom w:val="0"/>
      <w:divBdr>
        <w:top w:val="none" w:sz="0" w:space="0" w:color="auto"/>
        <w:left w:val="none" w:sz="0" w:space="0" w:color="auto"/>
        <w:bottom w:val="none" w:sz="0" w:space="0" w:color="auto"/>
        <w:right w:val="none" w:sz="0" w:space="0" w:color="auto"/>
      </w:divBdr>
    </w:div>
    <w:div w:id="1239294112">
      <w:bodyDiv w:val="1"/>
      <w:marLeft w:val="0"/>
      <w:marRight w:val="0"/>
      <w:marTop w:val="0"/>
      <w:marBottom w:val="0"/>
      <w:divBdr>
        <w:top w:val="none" w:sz="0" w:space="0" w:color="auto"/>
        <w:left w:val="none" w:sz="0" w:space="0" w:color="auto"/>
        <w:bottom w:val="none" w:sz="0" w:space="0" w:color="auto"/>
        <w:right w:val="none" w:sz="0" w:space="0" w:color="auto"/>
      </w:divBdr>
    </w:div>
    <w:div w:id="1264873039">
      <w:bodyDiv w:val="1"/>
      <w:marLeft w:val="0"/>
      <w:marRight w:val="0"/>
      <w:marTop w:val="0"/>
      <w:marBottom w:val="0"/>
      <w:divBdr>
        <w:top w:val="none" w:sz="0" w:space="0" w:color="auto"/>
        <w:left w:val="none" w:sz="0" w:space="0" w:color="auto"/>
        <w:bottom w:val="none" w:sz="0" w:space="0" w:color="auto"/>
        <w:right w:val="none" w:sz="0" w:space="0" w:color="auto"/>
      </w:divBdr>
    </w:div>
    <w:div w:id="1276056464">
      <w:bodyDiv w:val="1"/>
      <w:marLeft w:val="0"/>
      <w:marRight w:val="0"/>
      <w:marTop w:val="0"/>
      <w:marBottom w:val="0"/>
      <w:divBdr>
        <w:top w:val="none" w:sz="0" w:space="0" w:color="auto"/>
        <w:left w:val="none" w:sz="0" w:space="0" w:color="auto"/>
        <w:bottom w:val="none" w:sz="0" w:space="0" w:color="auto"/>
        <w:right w:val="none" w:sz="0" w:space="0" w:color="auto"/>
      </w:divBdr>
    </w:div>
    <w:div w:id="1279214518">
      <w:bodyDiv w:val="1"/>
      <w:marLeft w:val="0"/>
      <w:marRight w:val="0"/>
      <w:marTop w:val="0"/>
      <w:marBottom w:val="0"/>
      <w:divBdr>
        <w:top w:val="none" w:sz="0" w:space="0" w:color="auto"/>
        <w:left w:val="none" w:sz="0" w:space="0" w:color="auto"/>
        <w:bottom w:val="none" w:sz="0" w:space="0" w:color="auto"/>
        <w:right w:val="none" w:sz="0" w:space="0" w:color="auto"/>
      </w:divBdr>
    </w:div>
    <w:div w:id="1279533377">
      <w:bodyDiv w:val="1"/>
      <w:marLeft w:val="0"/>
      <w:marRight w:val="0"/>
      <w:marTop w:val="0"/>
      <w:marBottom w:val="0"/>
      <w:divBdr>
        <w:top w:val="none" w:sz="0" w:space="0" w:color="auto"/>
        <w:left w:val="none" w:sz="0" w:space="0" w:color="auto"/>
        <w:bottom w:val="none" w:sz="0" w:space="0" w:color="auto"/>
        <w:right w:val="none" w:sz="0" w:space="0" w:color="auto"/>
      </w:divBdr>
    </w:div>
    <w:div w:id="1298101264">
      <w:bodyDiv w:val="1"/>
      <w:marLeft w:val="0"/>
      <w:marRight w:val="0"/>
      <w:marTop w:val="0"/>
      <w:marBottom w:val="0"/>
      <w:divBdr>
        <w:top w:val="none" w:sz="0" w:space="0" w:color="auto"/>
        <w:left w:val="none" w:sz="0" w:space="0" w:color="auto"/>
        <w:bottom w:val="none" w:sz="0" w:space="0" w:color="auto"/>
        <w:right w:val="none" w:sz="0" w:space="0" w:color="auto"/>
      </w:divBdr>
    </w:div>
    <w:div w:id="1305160117">
      <w:bodyDiv w:val="1"/>
      <w:marLeft w:val="0"/>
      <w:marRight w:val="0"/>
      <w:marTop w:val="0"/>
      <w:marBottom w:val="0"/>
      <w:divBdr>
        <w:top w:val="none" w:sz="0" w:space="0" w:color="auto"/>
        <w:left w:val="none" w:sz="0" w:space="0" w:color="auto"/>
        <w:bottom w:val="none" w:sz="0" w:space="0" w:color="auto"/>
        <w:right w:val="none" w:sz="0" w:space="0" w:color="auto"/>
      </w:divBdr>
    </w:div>
    <w:div w:id="1323775939">
      <w:bodyDiv w:val="1"/>
      <w:marLeft w:val="0"/>
      <w:marRight w:val="0"/>
      <w:marTop w:val="0"/>
      <w:marBottom w:val="0"/>
      <w:divBdr>
        <w:top w:val="none" w:sz="0" w:space="0" w:color="auto"/>
        <w:left w:val="none" w:sz="0" w:space="0" w:color="auto"/>
        <w:bottom w:val="none" w:sz="0" w:space="0" w:color="auto"/>
        <w:right w:val="none" w:sz="0" w:space="0" w:color="auto"/>
      </w:divBdr>
    </w:div>
    <w:div w:id="1343774357">
      <w:bodyDiv w:val="1"/>
      <w:marLeft w:val="0"/>
      <w:marRight w:val="0"/>
      <w:marTop w:val="0"/>
      <w:marBottom w:val="0"/>
      <w:divBdr>
        <w:top w:val="none" w:sz="0" w:space="0" w:color="auto"/>
        <w:left w:val="none" w:sz="0" w:space="0" w:color="auto"/>
        <w:bottom w:val="none" w:sz="0" w:space="0" w:color="auto"/>
        <w:right w:val="none" w:sz="0" w:space="0" w:color="auto"/>
      </w:divBdr>
    </w:div>
    <w:div w:id="1363743577">
      <w:bodyDiv w:val="1"/>
      <w:marLeft w:val="0"/>
      <w:marRight w:val="0"/>
      <w:marTop w:val="0"/>
      <w:marBottom w:val="0"/>
      <w:divBdr>
        <w:top w:val="none" w:sz="0" w:space="0" w:color="auto"/>
        <w:left w:val="none" w:sz="0" w:space="0" w:color="auto"/>
        <w:bottom w:val="none" w:sz="0" w:space="0" w:color="auto"/>
        <w:right w:val="none" w:sz="0" w:space="0" w:color="auto"/>
      </w:divBdr>
    </w:div>
    <w:div w:id="1368288396">
      <w:bodyDiv w:val="1"/>
      <w:marLeft w:val="0"/>
      <w:marRight w:val="0"/>
      <w:marTop w:val="0"/>
      <w:marBottom w:val="0"/>
      <w:divBdr>
        <w:top w:val="none" w:sz="0" w:space="0" w:color="auto"/>
        <w:left w:val="none" w:sz="0" w:space="0" w:color="auto"/>
        <w:bottom w:val="none" w:sz="0" w:space="0" w:color="auto"/>
        <w:right w:val="none" w:sz="0" w:space="0" w:color="auto"/>
      </w:divBdr>
    </w:div>
    <w:div w:id="1394428123">
      <w:bodyDiv w:val="1"/>
      <w:marLeft w:val="0"/>
      <w:marRight w:val="0"/>
      <w:marTop w:val="0"/>
      <w:marBottom w:val="0"/>
      <w:divBdr>
        <w:top w:val="none" w:sz="0" w:space="0" w:color="auto"/>
        <w:left w:val="none" w:sz="0" w:space="0" w:color="auto"/>
        <w:bottom w:val="none" w:sz="0" w:space="0" w:color="auto"/>
        <w:right w:val="none" w:sz="0" w:space="0" w:color="auto"/>
      </w:divBdr>
    </w:div>
    <w:div w:id="1398892278">
      <w:bodyDiv w:val="1"/>
      <w:marLeft w:val="0"/>
      <w:marRight w:val="0"/>
      <w:marTop w:val="0"/>
      <w:marBottom w:val="0"/>
      <w:divBdr>
        <w:top w:val="none" w:sz="0" w:space="0" w:color="auto"/>
        <w:left w:val="none" w:sz="0" w:space="0" w:color="auto"/>
        <w:bottom w:val="none" w:sz="0" w:space="0" w:color="auto"/>
        <w:right w:val="none" w:sz="0" w:space="0" w:color="auto"/>
      </w:divBdr>
    </w:div>
    <w:div w:id="1402295493">
      <w:bodyDiv w:val="1"/>
      <w:marLeft w:val="0"/>
      <w:marRight w:val="0"/>
      <w:marTop w:val="0"/>
      <w:marBottom w:val="0"/>
      <w:divBdr>
        <w:top w:val="none" w:sz="0" w:space="0" w:color="auto"/>
        <w:left w:val="none" w:sz="0" w:space="0" w:color="auto"/>
        <w:bottom w:val="none" w:sz="0" w:space="0" w:color="auto"/>
        <w:right w:val="none" w:sz="0" w:space="0" w:color="auto"/>
      </w:divBdr>
    </w:div>
    <w:div w:id="1425031966">
      <w:bodyDiv w:val="1"/>
      <w:marLeft w:val="0"/>
      <w:marRight w:val="0"/>
      <w:marTop w:val="0"/>
      <w:marBottom w:val="0"/>
      <w:divBdr>
        <w:top w:val="none" w:sz="0" w:space="0" w:color="auto"/>
        <w:left w:val="none" w:sz="0" w:space="0" w:color="auto"/>
        <w:bottom w:val="none" w:sz="0" w:space="0" w:color="auto"/>
        <w:right w:val="none" w:sz="0" w:space="0" w:color="auto"/>
      </w:divBdr>
    </w:div>
    <w:div w:id="1460220327">
      <w:bodyDiv w:val="1"/>
      <w:marLeft w:val="0"/>
      <w:marRight w:val="0"/>
      <w:marTop w:val="0"/>
      <w:marBottom w:val="0"/>
      <w:divBdr>
        <w:top w:val="none" w:sz="0" w:space="0" w:color="auto"/>
        <w:left w:val="none" w:sz="0" w:space="0" w:color="auto"/>
        <w:bottom w:val="none" w:sz="0" w:space="0" w:color="auto"/>
        <w:right w:val="none" w:sz="0" w:space="0" w:color="auto"/>
      </w:divBdr>
    </w:div>
    <w:div w:id="1463228232">
      <w:bodyDiv w:val="1"/>
      <w:marLeft w:val="0"/>
      <w:marRight w:val="0"/>
      <w:marTop w:val="0"/>
      <w:marBottom w:val="0"/>
      <w:divBdr>
        <w:top w:val="none" w:sz="0" w:space="0" w:color="auto"/>
        <w:left w:val="none" w:sz="0" w:space="0" w:color="auto"/>
        <w:bottom w:val="none" w:sz="0" w:space="0" w:color="auto"/>
        <w:right w:val="none" w:sz="0" w:space="0" w:color="auto"/>
      </w:divBdr>
    </w:div>
    <w:div w:id="1477450187">
      <w:bodyDiv w:val="1"/>
      <w:marLeft w:val="0"/>
      <w:marRight w:val="0"/>
      <w:marTop w:val="0"/>
      <w:marBottom w:val="0"/>
      <w:divBdr>
        <w:top w:val="none" w:sz="0" w:space="0" w:color="auto"/>
        <w:left w:val="none" w:sz="0" w:space="0" w:color="auto"/>
        <w:bottom w:val="none" w:sz="0" w:space="0" w:color="auto"/>
        <w:right w:val="none" w:sz="0" w:space="0" w:color="auto"/>
      </w:divBdr>
    </w:div>
    <w:div w:id="1505901722">
      <w:bodyDiv w:val="1"/>
      <w:marLeft w:val="0"/>
      <w:marRight w:val="0"/>
      <w:marTop w:val="0"/>
      <w:marBottom w:val="0"/>
      <w:divBdr>
        <w:top w:val="none" w:sz="0" w:space="0" w:color="auto"/>
        <w:left w:val="none" w:sz="0" w:space="0" w:color="auto"/>
        <w:bottom w:val="none" w:sz="0" w:space="0" w:color="auto"/>
        <w:right w:val="none" w:sz="0" w:space="0" w:color="auto"/>
      </w:divBdr>
    </w:div>
    <w:div w:id="1508058986">
      <w:bodyDiv w:val="1"/>
      <w:marLeft w:val="0"/>
      <w:marRight w:val="0"/>
      <w:marTop w:val="0"/>
      <w:marBottom w:val="0"/>
      <w:divBdr>
        <w:top w:val="none" w:sz="0" w:space="0" w:color="auto"/>
        <w:left w:val="none" w:sz="0" w:space="0" w:color="auto"/>
        <w:bottom w:val="none" w:sz="0" w:space="0" w:color="auto"/>
        <w:right w:val="none" w:sz="0" w:space="0" w:color="auto"/>
      </w:divBdr>
    </w:div>
    <w:div w:id="1539319124">
      <w:bodyDiv w:val="1"/>
      <w:marLeft w:val="0"/>
      <w:marRight w:val="0"/>
      <w:marTop w:val="0"/>
      <w:marBottom w:val="0"/>
      <w:divBdr>
        <w:top w:val="none" w:sz="0" w:space="0" w:color="auto"/>
        <w:left w:val="none" w:sz="0" w:space="0" w:color="auto"/>
        <w:bottom w:val="none" w:sz="0" w:space="0" w:color="auto"/>
        <w:right w:val="none" w:sz="0" w:space="0" w:color="auto"/>
      </w:divBdr>
    </w:div>
    <w:div w:id="1551452135">
      <w:bodyDiv w:val="1"/>
      <w:marLeft w:val="0"/>
      <w:marRight w:val="0"/>
      <w:marTop w:val="0"/>
      <w:marBottom w:val="0"/>
      <w:divBdr>
        <w:top w:val="none" w:sz="0" w:space="0" w:color="auto"/>
        <w:left w:val="none" w:sz="0" w:space="0" w:color="auto"/>
        <w:bottom w:val="none" w:sz="0" w:space="0" w:color="auto"/>
        <w:right w:val="none" w:sz="0" w:space="0" w:color="auto"/>
      </w:divBdr>
    </w:div>
    <w:div w:id="1552420599">
      <w:bodyDiv w:val="1"/>
      <w:marLeft w:val="0"/>
      <w:marRight w:val="0"/>
      <w:marTop w:val="0"/>
      <w:marBottom w:val="0"/>
      <w:divBdr>
        <w:top w:val="none" w:sz="0" w:space="0" w:color="auto"/>
        <w:left w:val="none" w:sz="0" w:space="0" w:color="auto"/>
        <w:bottom w:val="none" w:sz="0" w:space="0" w:color="auto"/>
        <w:right w:val="none" w:sz="0" w:space="0" w:color="auto"/>
      </w:divBdr>
    </w:div>
    <w:div w:id="1559516426">
      <w:bodyDiv w:val="1"/>
      <w:marLeft w:val="0"/>
      <w:marRight w:val="0"/>
      <w:marTop w:val="0"/>
      <w:marBottom w:val="0"/>
      <w:divBdr>
        <w:top w:val="none" w:sz="0" w:space="0" w:color="auto"/>
        <w:left w:val="none" w:sz="0" w:space="0" w:color="auto"/>
        <w:bottom w:val="none" w:sz="0" w:space="0" w:color="auto"/>
        <w:right w:val="none" w:sz="0" w:space="0" w:color="auto"/>
      </w:divBdr>
    </w:div>
    <w:div w:id="1573078616">
      <w:bodyDiv w:val="1"/>
      <w:marLeft w:val="0"/>
      <w:marRight w:val="0"/>
      <w:marTop w:val="0"/>
      <w:marBottom w:val="0"/>
      <w:divBdr>
        <w:top w:val="none" w:sz="0" w:space="0" w:color="auto"/>
        <w:left w:val="none" w:sz="0" w:space="0" w:color="auto"/>
        <w:bottom w:val="none" w:sz="0" w:space="0" w:color="auto"/>
        <w:right w:val="none" w:sz="0" w:space="0" w:color="auto"/>
      </w:divBdr>
    </w:div>
    <w:div w:id="1603564847">
      <w:bodyDiv w:val="1"/>
      <w:marLeft w:val="0"/>
      <w:marRight w:val="0"/>
      <w:marTop w:val="0"/>
      <w:marBottom w:val="0"/>
      <w:divBdr>
        <w:top w:val="none" w:sz="0" w:space="0" w:color="auto"/>
        <w:left w:val="none" w:sz="0" w:space="0" w:color="auto"/>
        <w:bottom w:val="none" w:sz="0" w:space="0" w:color="auto"/>
        <w:right w:val="none" w:sz="0" w:space="0" w:color="auto"/>
      </w:divBdr>
    </w:div>
    <w:div w:id="1618024193">
      <w:bodyDiv w:val="1"/>
      <w:marLeft w:val="0"/>
      <w:marRight w:val="0"/>
      <w:marTop w:val="0"/>
      <w:marBottom w:val="0"/>
      <w:divBdr>
        <w:top w:val="none" w:sz="0" w:space="0" w:color="auto"/>
        <w:left w:val="none" w:sz="0" w:space="0" w:color="auto"/>
        <w:bottom w:val="none" w:sz="0" w:space="0" w:color="auto"/>
        <w:right w:val="none" w:sz="0" w:space="0" w:color="auto"/>
      </w:divBdr>
    </w:div>
    <w:div w:id="1620915756">
      <w:bodyDiv w:val="1"/>
      <w:marLeft w:val="0"/>
      <w:marRight w:val="0"/>
      <w:marTop w:val="0"/>
      <w:marBottom w:val="0"/>
      <w:divBdr>
        <w:top w:val="none" w:sz="0" w:space="0" w:color="auto"/>
        <w:left w:val="none" w:sz="0" w:space="0" w:color="auto"/>
        <w:bottom w:val="none" w:sz="0" w:space="0" w:color="auto"/>
        <w:right w:val="none" w:sz="0" w:space="0" w:color="auto"/>
      </w:divBdr>
    </w:div>
    <w:div w:id="1651716385">
      <w:bodyDiv w:val="1"/>
      <w:marLeft w:val="0"/>
      <w:marRight w:val="0"/>
      <w:marTop w:val="0"/>
      <w:marBottom w:val="0"/>
      <w:divBdr>
        <w:top w:val="none" w:sz="0" w:space="0" w:color="auto"/>
        <w:left w:val="none" w:sz="0" w:space="0" w:color="auto"/>
        <w:bottom w:val="none" w:sz="0" w:space="0" w:color="auto"/>
        <w:right w:val="none" w:sz="0" w:space="0" w:color="auto"/>
      </w:divBdr>
    </w:div>
    <w:div w:id="1662847314">
      <w:bodyDiv w:val="1"/>
      <w:marLeft w:val="0"/>
      <w:marRight w:val="0"/>
      <w:marTop w:val="0"/>
      <w:marBottom w:val="0"/>
      <w:divBdr>
        <w:top w:val="none" w:sz="0" w:space="0" w:color="auto"/>
        <w:left w:val="none" w:sz="0" w:space="0" w:color="auto"/>
        <w:bottom w:val="none" w:sz="0" w:space="0" w:color="auto"/>
        <w:right w:val="none" w:sz="0" w:space="0" w:color="auto"/>
      </w:divBdr>
    </w:div>
    <w:div w:id="1666468209">
      <w:bodyDiv w:val="1"/>
      <w:marLeft w:val="0"/>
      <w:marRight w:val="0"/>
      <w:marTop w:val="0"/>
      <w:marBottom w:val="0"/>
      <w:divBdr>
        <w:top w:val="none" w:sz="0" w:space="0" w:color="auto"/>
        <w:left w:val="none" w:sz="0" w:space="0" w:color="auto"/>
        <w:bottom w:val="none" w:sz="0" w:space="0" w:color="auto"/>
        <w:right w:val="none" w:sz="0" w:space="0" w:color="auto"/>
      </w:divBdr>
    </w:div>
    <w:div w:id="1686325884">
      <w:bodyDiv w:val="1"/>
      <w:marLeft w:val="0"/>
      <w:marRight w:val="0"/>
      <w:marTop w:val="0"/>
      <w:marBottom w:val="0"/>
      <w:divBdr>
        <w:top w:val="none" w:sz="0" w:space="0" w:color="auto"/>
        <w:left w:val="none" w:sz="0" w:space="0" w:color="auto"/>
        <w:bottom w:val="none" w:sz="0" w:space="0" w:color="auto"/>
        <w:right w:val="none" w:sz="0" w:space="0" w:color="auto"/>
      </w:divBdr>
    </w:div>
    <w:div w:id="1691760893">
      <w:bodyDiv w:val="1"/>
      <w:marLeft w:val="0"/>
      <w:marRight w:val="0"/>
      <w:marTop w:val="0"/>
      <w:marBottom w:val="0"/>
      <w:divBdr>
        <w:top w:val="none" w:sz="0" w:space="0" w:color="auto"/>
        <w:left w:val="none" w:sz="0" w:space="0" w:color="auto"/>
        <w:bottom w:val="none" w:sz="0" w:space="0" w:color="auto"/>
        <w:right w:val="none" w:sz="0" w:space="0" w:color="auto"/>
      </w:divBdr>
    </w:div>
    <w:div w:id="1714184926">
      <w:bodyDiv w:val="1"/>
      <w:marLeft w:val="0"/>
      <w:marRight w:val="0"/>
      <w:marTop w:val="0"/>
      <w:marBottom w:val="0"/>
      <w:divBdr>
        <w:top w:val="none" w:sz="0" w:space="0" w:color="auto"/>
        <w:left w:val="none" w:sz="0" w:space="0" w:color="auto"/>
        <w:bottom w:val="none" w:sz="0" w:space="0" w:color="auto"/>
        <w:right w:val="none" w:sz="0" w:space="0" w:color="auto"/>
      </w:divBdr>
    </w:div>
    <w:div w:id="1716420493">
      <w:bodyDiv w:val="1"/>
      <w:marLeft w:val="0"/>
      <w:marRight w:val="0"/>
      <w:marTop w:val="0"/>
      <w:marBottom w:val="0"/>
      <w:divBdr>
        <w:top w:val="none" w:sz="0" w:space="0" w:color="auto"/>
        <w:left w:val="none" w:sz="0" w:space="0" w:color="auto"/>
        <w:bottom w:val="none" w:sz="0" w:space="0" w:color="auto"/>
        <w:right w:val="none" w:sz="0" w:space="0" w:color="auto"/>
      </w:divBdr>
    </w:div>
    <w:div w:id="1725563386">
      <w:bodyDiv w:val="1"/>
      <w:marLeft w:val="0"/>
      <w:marRight w:val="0"/>
      <w:marTop w:val="0"/>
      <w:marBottom w:val="0"/>
      <w:divBdr>
        <w:top w:val="none" w:sz="0" w:space="0" w:color="auto"/>
        <w:left w:val="none" w:sz="0" w:space="0" w:color="auto"/>
        <w:bottom w:val="none" w:sz="0" w:space="0" w:color="auto"/>
        <w:right w:val="none" w:sz="0" w:space="0" w:color="auto"/>
      </w:divBdr>
    </w:div>
    <w:div w:id="1746413977">
      <w:bodyDiv w:val="1"/>
      <w:marLeft w:val="0"/>
      <w:marRight w:val="0"/>
      <w:marTop w:val="0"/>
      <w:marBottom w:val="0"/>
      <w:divBdr>
        <w:top w:val="none" w:sz="0" w:space="0" w:color="auto"/>
        <w:left w:val="none" w:sz="0" w:space="0" w:color="auto"/>
        <w:bottom w:val="none" w:sz="0" w:space="0" w:color="auto"/>
        <w:right w:val="none" w:sz="0" w:space="0" w:color="auto"/>
      </w:divBdr>
    </w:div>
    <w:div w:id="1773895155">
      <w:bodyDiv w:val="1"/>
      <w:marLeft w:val="0"/>
      <w:marRight w:val="0"/>
      <w:marTop w:val="0"/>
      <w:marBottom w:val="0"/>
      <w:divBdr>
        <w:top w:val="none" w:sz="0" w:space="0" w:color="auto"/>
        <w:left w:val="none" w:sz="0" w:space="0" w:color="auto"/>
        <w:bottom w:val="none" w:sz="0" w:space="0" w:color="auto"/>
        <w:right w:val="none" w:sz="0" w:space="0" w:color="auto"/>
      </w:divBdr>
    </w:div>
    <w:div w:id="1778334300">
      <w:bodyDiv w:val="1"/>
      <w:marLeft w:val="0"/>
      <w:marRight w:val="0"/>
      <w:marTop w:val="0"/>
      <w:marBottom w:val="0"/>
      <w:divBdr>
        <w:top w:val="none" w:sz="0" w:space="0" w:color="auto"/>
        <w:left w:val="none" w:sz="0" w:space="0" w:color="auto"/>
        <w:bottom w:val="none" w:sz="0" w:space="0" w:color="auto"/>
        <w:right w:val="none" w:sz="0" w:space="0" w:color="auto"/>
      </w:divBdr>
    </w:div>
    <w:div w:id="1791506655">
      <w:bodyDiv w:val="1"/>
      <w:marLeft w:val="0"/>
      <w:marRight w:val="0"/>
      <w:marTop w:val="0"/>
      <w:marBottom w:val="0"/>
      <w:divBdr>
        <w:top w:val="none" w:sz="0" w:space="0" w:color="auto"/>
        <w:left w:val="none" w:sz="0" w:space="0" w:color="auto"/>
        <w:bottom w:val="none" w:sz="0" w:space="0" w:color="auto"/>
        <w:right w:val="none" w:sz="0" w:space="0" w:color="auto"/>
      </w:divBdr>
    </w:div>
    <w:div w:id="1822959447">
      <w:bodyDiv w:val="1"/>
      <w:marLeft w:val="0"/>
      <w:marRight w:val="0"/>
      <w:marTop w:val="0"/>
      <w:marBottom w:val="0"/>
      <w:divBdr>
        <w:top w:val="none" w:sz="0" w:space="0" w:color="auto"/>
        <w:left w:val="none" w:sz="0" w:space="0" w:color="auto"/>
        <w:bottom w:val="none" w:sz="0" w:space="0" w:color="auto"/>
        <w:right w:val="none" w:sz="0" w:space="0" w:color="auto"/>
      </w:divBdr>
    </w:div>
    <w:div w:id="1834640581">
      <w:bodyDiv w:val="1"/>
      <w:marLeft w:val="0"/>
      <w:marRight w:val="0"/>
      <w:marTop w:val="0"/>
      <w:marBottom w:val="0"/>
      <w:divBdr>
        <w:top w:val="none" w:sz="0" w:space="0" w:color="auto"/>
        <w:left w:val="none" w:sz="0" w:space="0" w:color="auto"/>
        <w:bottom w:val="none" w:sz="0" w:space="0" w:color="auto"/>
        <w:right w:val="none" w:sz="0" w:space="0" w:color="auto"/>
      </w:divBdr>
    </w:div>
    <w:div w:id="1850557009">
      <w:bodyDiv w:val="1"/>
      <w:marLeft w:val="0"/>
      <w:marRight w:val="0"/>
      <w:marTop w:val="0"/>
      <w:marBottom w:val="0"/>
      <w:divBdr>
        <w:top w:val="none" w:sz="0" w:space="0" w:color="auto"/>
        <w:left w:val="none" w:sz="0" w:space="0" w:color="auto"/>
        <w:bottom w:val="none" w:sz="0" w:space="0" w:color="auto"/>
        <w:right w:val="none" w:sz="0" w:space="0" w:color="auto"/>
      </w:divBdr>
    </w:div>
    <w:div w:id="1974481281">
      <w:bodyDiv w:val="1"/>
      <w:marLeft w:val="0"/>
      <w:marRight w:val="0"/>
      <w:marTop w:val="0"/>
      <w:marBottom w:val="0"/>
      <w:divBdr>
        <w:top w:val="none" w:sz="0" w:space="0" w:color="auto"/>
        <w:left w:val="none" w:sz="0" w:space="0" w:color="auto"/>
        <w:bottom w:val="none" w:sz="0" w:space="0" w:color="auto"/>
        <w:right w:val="none" w:sz="0" w:space="0" w:color="auto"/>
      </w:divBdr>
    </w:div>
    <w:div w:id="1981690862">
      <w:bodyDiv w:val="1"/>
      <w:marLeft w:val="0"/>
      <w:marRight w:val="0"/>
      <w:marTop w:val="0"/>
      <w:marBottom w:val="0"/>
      <w:divBdr>
        <w:top w:val="none" w:sz="0" w:space="0" w:color="auto"/>
        <w:left w:val="none" w:sz="0" w:space="0" w:color="auto"/>
        <w:bottom w:val="none" w:sz="0" w:space="0" w:color="auto"/>
        <w:right w:val="none" w:sz="0" w:space="0" w:color="auto"/>
      </w:divBdr>
    </w:div>
    <w:div w:id="2001229746">
      <w:bodyDiv w:val="1"/>
      <w:marLeft w:val="0"/>
      <w:marRight w:val="0"/>
      <w:marTop w:val="0"/>
      <w:marBottom w:val="0"/>
      <w:divBdr>
        <w:top w:val="none" w:sz="0" w:space="0" w:color="auto"/>
        <w:left w:val="none" w:sz="0" w:space="0" w:color="auto"/>
        <w:bottom w:val="none" w:sz="0" w:space="0" w:color="auto"/>
        <w:right w:val="none" w:sz="0" w:space="0" w:color="auto"/>
      </w:divBdr>
    </w:div>
    <w:div w:id="2006005719">
      <w:bodyDiv w:val="1"/>
      <w:marLeft w:val="0"/>
      <w:marRight w:val="0"/>
      <w:marTop w:val="0"/>
      <w:marBottom w:val="0"/>
      <w:divBdr>
        <w:top w:val="none" w:sz="0" w:space="0" w:color="auto"/>
        <w:left w:val="none" w:sz="0" w:space="0" w:color="auto"/>
        <w:bottom w:val="none" w:sz="0" w:space="0" w:color="auto"/>
        <w:right w:val="none" w:sz="0" w:space="0" w:color="auto"/>
      </w:divBdr>
    </w:div>
    <w:div w:id="2017419832">
      <w:bodyDiv w:val="1"/>
      <w:marLeft w:val="0"/>
      <w:marRight w:val="0"/>
      <w:marTop w:val="0"/>
      <w:marBottom w:val="0"/>
      <w:divBdr>
        <w:top w:val="none" w:sz="0" w:space="0" w:color="auto"/>
        <w:left w:val="none" w:sz="0" w:space="0" w:color="auto"/>
        <w:bottom w:val="none" w:sz="0" w:space="0" w:color="auto"/>
        <w:right w:val="none" w:sz="0" w:space="0" w:color="auto"/>
      </w:divBdr>
    </w:div>
    <w:div w:id="2019306971">
      <w:bodyDiv w:val="1"/>
      <w:marLeft w:val="0"/>
      <w:marRight w:val="0"/>
      <w:marTop w:val="0"/>
      <w:marBottom w:val="0"/>
      <w:divBdr>
        <w:top w:val="none" w:sz="0" w:space="0" w:color="auto"/>
        <w:left w:val="none" w:sz="0" w:space="0" w:color="auto"/>
        <w:bottom w:val="none" w:sz="0" w:space="0" w:color="auto"/>
        <w:right w:val="none" w:sz="0" w:space="0" w:color="auto"/>
      </w:divBdr>
    </w:div>
    <w:div w:id="2024437261">
      <w:bodyDiv w:val="1"/>
      <w:marLeft w:val="0"/>
      <w:marRight w:val="0"/>
      <w:marTop w:val="0"/>
      <w:marBottom w:val="0"/>
      <w:divBdr>
        <w:top w:val="none" w:sz="0" w:space="0" w:color="auto"/>
        <w:left w:val="none" w:sz="0" w:space="0" w:color="auto"/>
        <w:bottom w:val="none" w:sz="0" w:space="0" w:color="auto"/>
        <w:right w:val="none" w:sz="0" w:space="0" w:color="auto"/>
      </w:divBdr>
    </w:div>
    <w:div w:id="2025738345">
      <w:bodyDiv w:val="1"/>
      <w:marLeft w:val="0"/>
      <w:marRight w:val="0"/>
      <w:marTop w:val="0"/>
      <w:marBottom w:val="0"/>
      <w:divBdr>
        <w:top w:val="none" w:sz="0" w:space="0" w:color="auto"/>
        <w:left w:val="none" w:sz="0" w:space="0" w:color="auto"/>
        <w:bottom w:val="none" w:sz="0" w:space="0" w:color="auto"/>
        <w:right w:val="none" w:sz="0" w:space="0" w:color="auto"/>
      </w:divBdr>
    </w:div>
    <w:div w:id="2056200062">
      <w:bodyDiv w:val="1"/>
      <w:marLeft w:val="0"/>
      <w:marRight w:val="0"/>
      <w:marTop w:val="0"/>
      <w:marBottom w:val="0"/>
      <w:divBdr>
        <w:top w:val="none" w:sz="0" w:space="0" w:color="auto"/>
        <w:left w:val="none" w:sz="0" w:space="0" w:color="auto"/>
        <w:bottom w:val="none" w:sz="0" w:space="0" w:color="auto"/>
        <w:right w:val="none" w:sz="0" w:space="0" w:color="auto"/>
      </w:divBdr>
    </w:div>
    <w:div w:id="2069111254">
      <w:bodyDiv w:val="1"/>
      <w:marLeft w:val="0"/>
      <w:marRight w:val="0"/>
      <w:marTop w:val="0"/>
      <w:marBottom w:val="0"/>
      <w:divBdr>
        <w:top w:val="none" w:sz="0" w:space="0" w:color="auto"/>
        <w:left w:val="none" w:sz="0" w:space="0" w:color="auto"/>
        <w:bottom w:val="none" w:sz="0" w:space="0" w:color="auto"/>
        <w:right w:val="none" w:sz="0" w:space="0" w:color="auto"/>
      </w:divBdr>
    </w:div>
    <w:div w:id="2088336180">
      <w:bodyDiv w:val="1"/>
      <w:marLeft w:val="0"/>
      <w:marRight w:val="0"/>
      <w:marTop w:val="0"/>
      <w:marBottom w:val="0"/>
      <w:divBdr>
        <w:top w:val="none" w:sz="0" w:space="0" w:color="auto"/>
        <w:left w:val="none" w:sz="0" w:space="0" w:color="auto"/>
        <w:bottom w:val="none" w:sz="0" w:space="0" w:color="auto"/>
        <w:right w:val="none" w:sz="0" w:space="0" w:color="auto"/>
      </w:divBdr>
    </w:div>
    <w:div w:id="2123843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jp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theme" Target="theme/theme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jp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header" Target="header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23.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E3B30"/>
      </a:dk2>
      <a:lt2>
        <a:srgbClr val="FBEEC9"/>
      </a:lt2>
      <a:accent1>
        <a:srgbClr val="FE8F01"/>
      </a:accent1>
      <a:accent2>
        <a:srgbClr val="676767"/>
      </a:accent2>
      <a:accent3>
        <a:srgbClr val="FEAB3C"/>
      </a:accent3>
      <a:accent4>
        <a:srgbClr val="969696"/>
      </a:accent4>
      <a:accent5>
        <a:srgbClr val="A19574"/>
      </a:accent5>
      <a:accent6>
        <a:srgbClr val="C17529"/>
      </a:accent6>
      <a:hlink>
        <a:srgbClr val="AD1F1F"/>
      </a:hlink>
      <a:folHlink>
        <a:srgbClr val="FFC42F"/>
      </a:folHlink>
    </a:clrScheme>
    <a:fontScheme name="ING DE SOF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SFror4N4IWCa+ntCiIe3RZvfg==">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</go:docsCustomData>
</go:gDocsCustomXmlDataStorage>
</file>

<file path=customXml/itemProps1.xml><?xml version="1.0" encoding="utf-8"?>
<ds:datastoreItem xmlns:ds="http://schemas.openxmlformats.org/officeDocument/2006/customXml" ds:itemID="{3F8358A7-D76D-4A87-BF9A-BA371288E3C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273</Pages>
  <Words>42911</Words>
  <Characters>236013</Characters>
  <Application>Microsoft Office Word</Application>
  <DocSecurity>0</DocSecurity>
  <Lines>1966</Lines>
  <Paragraphs>556</Paragraphs>
  <ScaleCrop>false</ScaleCrop>
  <Company/>
  <LinksUpToDate>false</LinksUpToDate>
  <CharactersWithSpaces>278368</CharactersWithSpaces>
  <SharedDoc>false</SharedDoc>
  <HLinks>
    <vt:vector size="1344" baseType="variant">
      <vt:variant>
        <vt:i4>1769526</vt:i4>
      </vt:variant>
      <vt:variant>
        <vt:i4>1346</vt:i4>
      </vt:variant>
      <vt:variant>
        <vt:i4>0</vt:i4>
      </vt:variant>
      <vt:variant>
        <vt:i4>5</vt:i4>
      </vt:variant>
      <vt:variant>
        <vt:lpwstr/>
      </vt:variant>
      <vt:variant>
        <vt:lpwstr>_Toc242050387</vt:lpwstr>
      </vt:variant>
      <vt:variant>
        <vt:i4>1769526</vt:i4>
      </vt:variant>
      <vt:variant>
        <vt:i4>1340</vt:i4>
      </vt:variant>
      <vt:variant>
        <vt:i4>0</vt:i4>
      </vt:variant>
      <vt:variant>
        <vt:i4>5</vt:i4>
      </vt:variant>
      <vt:variant>
        <vt:lpwstr/>
      </vt:variant>
      <vt:variant>
        <vt:lpwstr>_Toc242050386</vt:lpwstr>
      </vt:variant>
      <vt:variant>
        <vt:i4>1769526</vt:i4>
      </vt:variant>
      <vt:variant>
        <vt:i4>1334</vt:i4>
      </vt:variant>
      <vt:variant>
        <vt:i4>0</vt:i4>
      </vt:variant>
      <vt:variant>
        <vt:i4>5</vt:i4>
      </vt:variant>
      <vt:variant>
        <vt:lpwstr/>
      </vt:variant>
      <vt:variant>
        <vt:lpwstr>_Toc242050385</vt:lpwstr>
      </vt:variant>
      <vt:variant>
        <vt:i4>1769526</vt:i4>
      </vt:variant>
      <vt:variant>
        <vt:i4>1328</vt:i4>
      </vt:variant>
      <vt:variant>
        <vt:i4>0</vt:i4>
      </vt:variant>
      <vt:variant>
        <vt:i4>5</vt:i4>
      </vt:variant>
      <vt:variant>
        <vt:lpwstr/>
      </vt:variant>
      <vt:variant>
        <vt:lpwstr>_Toc242050384</vt:lpwstr>
      </vt:variant>
      <vt:variant>
        <vt:i4>1769526</vt:i4>
      </vt:variant>
      <vt:variant>
        <vt:i4>1322</vt:i4>
      </vt:variant>
      <vt:variant>
        <vt:i4>0</vt:i4>
      </vt:variant>
      <vt:variant>
        <vt:i4>5</vt:i4>
      </vt:variant>
      <vt:variant>
        <vt:lpwstr/>
      </vt:variant>
      <vt:variant>
        <vt:lpwstr>_Toc242050383</vt:lpwstr>
      </vt:variant>
      <vt:variant>
        <vt:i4>1769526</vt:i4>
      </vt:variant>
      <vt:variant>
        <vt:i4>1316</vt:i4>
      </vt:variant>
      <vt:variant>
        <vt:i4>0</vt:i4>
      </vt:variant>
      <vt:variant>
        <vt:i4>5</vt:i4>
      </vt:variant>
      <vt:variant>
        <vt:lpwstr/>
      </vt:variant>
      <vt:variant>
        <vt:lpwstr>_Toc242050382</vt:lpwstr>
      </vt:variant>
      <vt:variant>
        <vt:i4>1769526</vt:i4>
      </vt:variant>
      <vt:variant>
        <vt:i4>1310</vt:i4>
      </vt:variant>
      <vt:variant>
        <vt:i4>0</vt:i4>
      </vt:variant>
      <vt:variant>
        <vt:i4>5</vt:i4>
      </vt:variant>
      <vt:variant>
        <vt:lpwstr/>
      </vt:variant>
      <vt:variant>
        <vt:lpwstr>_Toc242050381</vt:lpwstr>
      </vt:variant>
      <vt:variant>
        <vt:i4>1769526</vt:i4>
      </vt:variant>
      <vt:variant>
        <vt:i4>1304</vt:i4>
      </vt:variant>
      <vt:variant>
        <vt:i4>0</vt:i4>
      </vt:variant>
      <vt:variant>
        <vt:i4>5</vt:i4>
      </vt:variant>
      <vt:variant>
        <vt:lpwstr/>
      </vt:variant>
      <vt:variant>
        <vt:lpwstr>_Toc242050380</vt:lpwstr>
      </vt:variant>
      <vt:variant>
        <vt:i4>1310774</vt:i4>
      </vt:variant>
      <vt:variant>
        <vt:i4>1298</vt:i4>
      </vt:variant>
      <vt:variant>
        <vt:i4>0</vt:i4>
      </vt:variant>
      <vt:variant>
        <vt:i4>5</vt:i4>
      </vt:variant>
      <vt:variant>
        <vt:lpwstr/>
      </vt:variant>
      <vt:variant>
        <vt:lpwstr>_Toc242050379</vt:lpwstr>
      </vt:variant>
      <vt:variant>
        <vt:i4>1310774</vt:i4>
      </vt:variant>
      <vt:variant>
        <vt:i4>1292</vt:i4>
      </vt:variant>
      <vt:variant>
        <vt:i4>0</vt:i4>
      </vt:variant>
      <vt:variant>
        <vt:i4>5</vt:i4>
      </vt:variant>
      <vt:variant>
        <vt:lpwstr/>
      </vt:variant>
      <vt:variant>
        <vt:lpwstr>_Toc242050378</vt:lpwstr>
      </vt:variant>
      <vt:variant>
        <vt:i4>1310774</vt:i4>
      </vt:variant>
      <vt:variant>
        <vt:i4>1286</vt:i4>
      </vt:variant>
      <vt:variant>
        <vt:i4>0</vt:i4>
      </vt:variant>
      <vt:variant>
        <vt:i4>5</vt:i4>
      </vt:variant>
      <vt:variant>
        <vt:lpwstr/>
      </vt:variant>
      <vt:variant>
        <vt:lpwstr>_Toc242050377</vt:lpwstr>
      </vt:variant>
      <vt:variant>
        <vt:i4>1310774</vt:i4>
      </vt:variant>
      <vt:variant>
        <vt:i4>1280</vt:i4>
      </vt:variant>
      <vt:variant>
        <vt:i4>0</vt:i4>
      </vt:variant>
      <vt:variant>
        <vt:i4>5</vt:i4>
      </vt:variant>
      <vt:variant>
        <vt:lpwstr/>
      </vt:variant>
      <vt:variant>
        <vt:lpwstr>_Toc242050376</vt:lpwstr>
      </vt:variant>
      <vt:variant>
        <vt:i4>1310774</vt:i4>
      </vt:variant>
      <vt:variant>
        <vt:i4>1274</vt:i4>
      </vt:variant>
      <vt:variant>
        <vt:i4>0</vt:i4>
      </vt:variant>
      <vt:variant>
        <vt:i4>5</vt:i4>
      </vt:variant>
      <vt:variant>
        <vt:lpwstr/>
      </vt:variant>
      <vt:variant>
        <vt:lpwstr>_Toc242050375</vt:lpwstr>
      </vt:variant>
      <vt:variant>
        <vt:i4>1310774</vt:i4>
      </vt:variant>
      <vt:variant>
        <vt:i4>1268</vt:i4>
      </vt:variant>
      <vt:variant>
        <vt:i4>0</vt:i4>
      </vt:variant>
      <vt:variant>
        <vt:i4>5</vt:i4>
      </vt:variant>
      <vt:variant>
        <vt:lpwstr/>
      </vt:variant>
      <vt:variant>
        <vt:lpwstr>_Toc242050374</vt:lpwstr>
      </vt:variant>
      <vt:variant>
        <vt:i4>1310774</vt:i4>
      </vt:variant>
      <vt:variant>
        <vt:i4>1262</vt:i4>
      </vt:variant>
      <vt:variant>
        <vt:i4>0</vt:i4>
      </vt:variant>
      <vt:variant>
        <vt:i4>5</vt:i4>
      </vt:variant>
      <vt:variant>
        <vt:lpwstr/>
      </vt:variant>
      <vt:variant>
        <vt:lpwstr>_Toc242050373</vt:lpwstr>
      </vt:variant>
      <vt:variant>
        <vt:i4>1310774</vt:i4>
      </vt:variant>
      <vt:variant>
        <vt:i4>1256</vt:i4>
      </vt:variant>
      <vt:variant>
        <vt:i4>0</vt:i4>
      </vt:variant>
      <vt:variant>
        <vt:i4>5</vt:i4>
      </vt:variant>
      <vt:variant>
        <vt:lpwstr/>
      </vt:variant>
      <vt:variant>
        <vt:lpwstr>_Toc242050372</vt:lpwstr>
      </vt:variant>
      <vt:variant>
        <vt:i4>1310774</vt:i4>
      </vt:variant>
      <vt:variant>
        <vt:i4>1250</vt:i4>
      </vt:variant>
      <vt:variant>
        <vt:i4>0</vt:i4>
      </vt:variant>
      <vt:variant>
        <vt:i4>5</vt:i4>
      </vt:variant>
      <vt:variant>
        <vt:lpwstr/>
      </vt:variant>
      <vt:variant>
        <vt:lpwstr>_Toc242050371</vt:lpwstr>
      </vt:variant>
      <vt:variant>
        <vt:i4>1310774</vt:i4>
      </vt:variant>
      <vt:variant>
        <vt:i4>1244</vt:i4>
      </vt:variant>
      <vt:variant>
        <vt:i4>0</vt:i4>
      </vt:variant>
      <vt:variant>
        <vt:i4>5</vt:i4>
      </vt:variant>
      <vt:variant>
        <vt:lpwstr/>
      </vt:variant>
      <vt:variant>
        <vt:lpwstr>_Toc242050370</vt:lpwstr>
      </vt:variant>
      <vt:variant>
        <vt:i4>1376310</vt:i4>
      </vt:variant>
      <vt:variant>
        <vt:i4>1238</vt:i4>
      </vt:variant>
      <vt:variant>
        <vt:i4>0</vt:i4>
      </vt:variant>
      <vt:variant>
        <vt:i4>5</vt:i4>
      </vt:variant>
      <vt:variant>
        <vt:lpwstr/>
      </vt:variant>
      <vt:variant>
        <vt:lpwstr>_Toc242050369</vt:lpwstr>
      </vt:variant>
      <vt:variant>
        <vt:i4>1376310</vt:i4>
      </vt:variant>
      <vt:variant>
        <vt:i4>1232</vt:i4>
      </vt:variant>
      <vt:variant>
        <vt:i4>0</vt:i4>
      </vt:variant>
      <vt:variant>
        <vt:i4>5</vt:i4>
      </vt:variant>
      <vt:variant>
        <vt:lpwstr/>
      </vt:variant>
      <vt:variant>
        <vt:lpwstr>_Toc242050368</vt:lpwstr>
      </vt:variant>
      <vt:variant>
        <vt:i4>1376310</vt:i4>
      </vt:variant>
      <vt:variant>
        <vt:i4>1226</vt:i4>
      </vt:variant>
      <vt:variant>
        <vt:i4>0</vt:i4>
      </vt:variant>
      <vt:variant>
        <vt:i4>5</vt:i4>
      </vt:variant>
      <vt:variant>
        <vt:lpwstr/>
      </vt:variant>
      <vt:variant>
        <vt:lpwstr>_Toc242050367</vt:lpwstr>
      </vt:variant>
      <vt:variant>
        <vt:i4>1376310</vt:i4>
      </vt:variant>
      <vt:variant>
        <vt:i4>1220</vt:i4>
      </vt:variant>
      <vt:variant>
        <vt:i4>0</vt:i4>
      </vt:variant>
      <vt:variant>
        <vt:i4>5</vt:i4>
      </vt:variant>
      <vt:variant>
        <vt:lpwstr/>
      </vt:variant>
      <vt:variant>
        <vt:lpwstr>_Toc242050366</vt:lpwstr>
      </vt:variant>
      <vt:variant>
        <vt:i4>1376310</vt:i4>
      </vt:variant>
      <vt:variant>
        <vt:i4>1214</vt:i4>
      </vt:variant>
      <vt:variant>
        <vt:i4>0</vt:i4>
      </vt:variant>
      <vt:variant>
        <vt:i4>5</vt:i4>
      </vt:variant>
      <vt:variant>
        <vt:lpwstr/>
      </vt:variant>
      <vt:variant>
        <vt:lpwstr>_Toc242050365</vt:lpwstr>
      </vt:variant>
      <vt:variant>
        <vt:i4>1376310</vt:i4>
      </vt:variant>
      <vt:variant>
        <vt:i4>1208</vt:i4>
      </vt:variant>
      <vt:variant>
        <vt:i4>0</vt:i4>
      </vt:variant>
      <vt:variant>
        <vt:i4>5</vt:i4>
      </vt:variant>
      <vt:variant>
        <vt:lpwstr/>
      </vt:variant>
      <vt:variant>
        <vt:lpwstr>_Toc242050364</vt:lpwstr>
      </vt:variant>
      <vt:variant>
        <vt:i4>1376310</vt:i4>
      </vt:variant>
      <vt:variant>
        <vt:i4>1202</vt:i4>
      </vt:variant>
      <vt:variant>
        <vt:i4>0</vt:i4>
      </vt:variant>
      <vt:variant>
        <vt:i4>5</vt:i4>
      </vt:variant>
      <vt:variant>
        <vt:lpwstr/>
      </vt:variant>
      <vt:variant>
        <vt:lpwstr>_Toc242050363</vt:lpwstr>
      </vt:variant>
      <vt:variant>
        <vt:i4>1376310</vt:i4>
      </vt:variant>
      <vt:variant>
        <vt:i4>1196</vt:i4>
      </vt:variant>
      <vt:variant>
        <vt:i4>0</vt:i4>
      </vt:variant>
      <vt:variant>
        <vt:i4>5</vt:i4>
      </vt:variant>
      <vt:variant>
        <vt:lpwstr/>
      </vt:variant>
      <vt:variant>
        <vt:lpwstr>_Toc242050362</vt:lpwstr>
      </vt:variant>
      <vt:variant>
        <vt:i4>1376310</vt:i4>
      </vt:variant>
      <vt:variant>
        <vt:i4>1190</vt:i4>
      </vt:variant>
      <vt:variant>
        <vt:i4>0</vt:i4>
      </vt:variant>
      <vt:variant>
        <vt:i4>5</vt:i4>
      </vt:variant>
      <vt:variant>
        <vt:lpwstr/>
      </vt:variant>
      <vt:variant>
        <vt:lpwstr>_Toc242050361</vt:lpwstr>
      </vt:variant>
      <vt:variant>
        <vt:i4>1376310</vt:i4>
      </vt:variant>
      <vt:variant>
        <vt:i4>1184</vt:i4>
      </vt:variant>
      <vt:variant>
        <vt:i4>0</vt:i4>
      </vt:variant>
      <vt:variant>
        <vt:i4>5</vt:i4>
      </vt:variant>
      <vt:variant>
        <vt:lpwstr/>
      </vt:variant>
      <vt:variant>
        <vt:lpwstr>_Toc242050360</vt:lpwstr>
      </vt:variant>
      <vt:variant>
        <vt:i4>1441846</vt:i4>
      </vt:variant>
      <vt:variant>
        <vt:i4>1178</vt:i4>
      </vt:variant>
      <vt:variant>
        <vt:i4>0</vt:i4>
      </vt:variant>
      <vt:variant>
        <vt:i4>5</vt:i4>
      </vt:variant>
      <vt:variant>
        <vt:lpwstr/>
      </vt:variant>
      <vt:variant>
        <vt:lpwstr>_Toc242050359</vt:lpwstr>
      </vt:variant>
      <vt:variant>
        <vt:i4>1441846</vt:i4>
      </vt:variant>
      <vt:variant>
        <vt:i4>1172</vt:i4>
      </vt:variant>
      <vt:variant>
        <vt:i4>0</vt:i4>
      </vt:variant>
      <vt:variant>
        <vt:i4>5</vt:i4>
      </vt:variant>
      <vt:variant>
        <vt:lpwstr/>
      </vt:variant>
      <vt:variant>
        <vt:lpwstr>_Toc242050358</vt:lpwstr>
      </vt:variant>
      <vt:variant>
        <vt:i4>1441846</vt:i4>
      </vt:variant>
      <vt:variant>
        <vt:i4>1166</vt:i4>
      </vt:variant>
      <vt:variant>
        <vt:i4>0</vt:i4>
      </vt:variant>
      <vt:variant>
        <vt:i4>5</vt:i4>
      </vt:variant>
      <vt:variant>
        <vt:lpwstr/>
      </vt:variant>
      <vt:variant>
        <vt:lpwstr>_Toc242050357</vt:lpwstr>
      </vt:variant>
      <vt:variant>
        <vt:i4>1441846</vt:i4>
      </vt:variant>
      <vt:variant>
        <vt:i4>1160</vt:i4>
      </vt:variant>
      <vt:variant>
        <vt:i4>0</vt:i4>
      </vt:variant>
      <vt:variant>
        <vt:i4>5</vt:i4>
      </vt:variant>
      <vt:variant>
        <vt:lpwstr/>
      </vt:variant>
      <vt:variant>
        <vt:lpwstr>_Toc242050356</vt:lpwstr>
      </vt:variant>
      <vt:variant>
        <vt:i4>1441846</vt:i4>
      </vt:variant>
      <vt:variant>
        <vt:i4>1154</vt:i4>
      </vt:variant>
      <vt:variant>
        <vt:i4>0</vt:i4>
      </vt:variant>
      <vt:variant>
        <vt:i4>5</vt:i4>
      </vt:variant>
      <vt:variant>
        <vt:lpwstr/>
      </vt:variant>
      <vt:variant>
        <vt:lpwstr>_Toc242050355</vt:lpwstr>
      </vt:variant>
      <vt:variant>
        <vt:i4>1441846</vt:i4>
      </vt:variant>
      <vt:variant>
        <vt:i4>1148</vt:i4>
      </vt:variant>
      <vt:variant>
        <vt:i4>0</vt:i4>
      </vt:variant>
      <vt:variant>
        <vt:i4>5</vt:i4>
      </vt:variant>
      <vt:variant>
        <vt:lpwstr/>
      </vt:variant>
      <vt:variant>
        <vt:lpwstr>_Toc242050354</vt:lpwstr>
      </vt:variant>
      <vt:variant>
        <vt:i4>1441846</vt:i4>
      </vt:variant>
      <vt:variant>
        <vt:i4>1142</vt:i4>
      </vt:variant>
      <vt:variant>
        <vt:i4>0</vt:i4>
      </vt:variant>
      <vt:variant>
        <vt:i4>5</vt:i4>
      </vt:variant>
      <vt:variant>
        <vt:lpwstr/>
      </vt:variant>
      <vt:variant>
        <vt:lpwstr>_Toc242050353</vt:lpwstr>
      </vt:variant>
      <vt:variant>
        <vt:i4>1441846</vt:i4>
      </vt:variant>
      <vt:variant>
        <vt:i4>1136</vt:i4>
      </vt:variant>
      <vt:variant>
        <vt:i4>0</vt:i4>
      </vt:variant>
      <vt:variant>
        <vt:i4>5</vt:i4>
      </vt:variant>
      <vt:variant>
        <vt:lpwstr/>
      </vt:variant>
      <vt:variant>
        <vt:lpwstr>_Toc242050352</vt:lpwstr>
      </vt:variant>
      <vt:variant>
        <vt:i4>1441846</vt:i4>
      </vt:variant>
      <vt:variant>
        <vt:i4>1130</vt:i4>
      </vt:variant>
      <vt:variant>
        <vt:i4>0</vt:i4>
      </vt:variant>
      <vt:variant>
        <vt:i4>5</vt:i4>
      </vt:variant>
      <vt:variant>
        <vt:lpwstr/>
      </vt:variant>
      <vt:variant>
        <vt:lpwstr>_Toc242050351</vt:lpwstr>
      </vt:variant>
      <vt:variant>
        <vt:i4>1441846</vt:i4>
      </vt:variant>
      <vt:variant>
        <vt:i4>1124</vt:i4>
      </vt:variant>
      <vt:variant>
        <vt:i4>0</vt:i4>
      </vt:variant>
      <vt:variant>
        <vt:i4>5</vt:i4>
      </vt:variant>
      <vt:variant>
        <vt:lpwstr/>
      </vt:variant>
      <vt:variant>
        <vt:lpwstr>_Toc242050350</vt:lpwstr>
      </vt:variant>
      <vt:variant>
        <vt:i4>1507382</vt:i4>
      </vt:variant>
      <vt:variant>
        <vt:i4>1118</vt:i4>
      </vt:variant>
      <vt:variant>
        <vt:i4>0</vt:i4>
      </vt:variant>
      <vt:variant>
        <vt:i4>5</vt:i4>
      </vt:variant>
      <vt:variant>
        <vt:lpwstr/>
      </vt:variant>
      <vt:variant>
        <vt:lpwstr>_Toc242050349</vt:lpwstr>
      </vt:variant>
      <vt:variant>
        <vt:i4>1507382</vt:i4>
      </vt:variant>
      <vt:variant>
        <vt:i4>1112</vt:i4>
      </vt:variant>
      <vt:variant>
        <vt:i4>0</vt:i4>
      </vt:variant>
      <vt:variant>
        <vt:i4>5</vt:i4>
      </vt:variant>
      <vt:variant>
        <vt:lpwstr/>
      </vt:variant>
      <vt:variant>
        <vt:lpwstr>_Toc242050348</vt:lpwstr>
      </vt:variant>
      <vt:variant>
        <vt:i4>1507382</vt:i4>
      </vt:variant>
      <vt:variant>
        <vt:i4>1106</vt:i4>
      </vt:variant>
      <vt:variant>
        <vt:i4>0</vt:i4>
      </vt:variant>
      <vt:variant>
        <vt:i4>5</vt:i4>
      </vt:variant>
      <vt:variant>
        <vt:lpwstr/>
      </vt:variant>
      <vt:variant>
        <vt:lpwstr>_Toc242050347</vt:lpwstr>
      </vt:variant>
      <vt:variant>
        <vt:i4>1507382</vt:i4>
      </vt:variant>
      <vt:variant>
        <vt:i4>1100</vt:i4>
      </vt:variant>
      <vt:variant>
        <vt:i4>0</vt:i4>
      </vt:variant>
      <vt:variant>
        <vt:i4>5</vt:i4>
      </vt:variant>
      <vt:variant>
        <vt:lpwstr/>
      </vt:variant>
      <vt:variant>
        <vt:lpwstr>_Toc242050346</vt:lpwstr>
      </vt:variant>
      <vt:variant>
        <vt:i4>1507382</vt:i4>
      </vt:variant>
      <vt:variant>
        <vt:i4>1094</vt:i4>
      </vt:variant>
      <vt:variant>
        <vt:i4>0</vt:i4>
      </vt:variant>
      <vt:variant>
        <vt:i4>5</vt:i4>
      </vt:variant>
      <vt:variant>
        <vt:lpwstr/>
      </vt:variant>
      <vt:variant>
        <vt:lpwstr>_Toc242050345</vt:lpwstr>
      </vt:variant>
      <vt:variant>
        <vt:i4>1507382</vt:i4>
      </vt:variant>
      <vt:variant>
        <vt:i4>1088</vt:i4>
      </vt:variant>
      <vt:variant>
        <vt:i4>0</vt:i4>
      </vt:variant>
      <vt:variant>
        <vt:i4>5</vt:i4>
      </vt:variant>
      <vt:variant>
        <vt:lpwstr/>
      </vt:variant>
      <vt:variant>
        <vt:lpwstr>_Toc242050344</vt:lpwstr>
      </vt:variant>
      <vt:variant>
        <vt:i4>1507382</vt:i4>
      </vt:variant>
      <vt:variant>
        <vt:i4>1082</vt:i4>
      </vt:variant>
      <vt:variant>
        <vt:i4>0</vt:i4>
      </vt:variant>
      <vt:variant>
        <vt:i4>5</vt:i4>
      </vt:variant>
      <vt:variant>
        <vt:lpwstr/>
      </vt:variant>
      <vt:variant>
        <vt:lpwstr>_Toc242050343</vt:lpwstr>
      </vt:variant>
      <vt:variant>
        <vt:i4>1507382</vt:i4>
      </vt:variant>
      <vt:variant>
        <vt:i4>1076</vt:i4>
      </vt:variant>
      <vt:variant>
        <vt:i4>0</vt:i4>
      </vt:variant>
      <vt:variant>
        <vt:i4>5</vt:i4>
      </vt:variant>
      <vt:variant>
        <vt:lpwstr/>
      </vt:variant>
      <vt:variant>
        <vt:lpwstr>_Toc242050342</vt:lpwstr>
      </vt:variant>
      <vt:variant>
        <vt:i4>1507382</vt:i4>
      </vt:variant>
      <vt:variant>
        <vt:i4>1070</vt:i4>
      </vt:variant>
      <vt:variant>
        <vt:i4>0</vt:i4>
      </vt:variant>
      <vt:variant>
        <vt:i4>5</vt:i4>
      </vt:variant>
      <vt:variant>
        <vt:lpwstr/>
      </vt:variant>
      <vt:variant>
        <vt:lpwstr>_Toc242050341</vt:lpwstr>
      </vt:variant>
      <vt:variant>
        <vt:i4>1507382</vt:i4>
      </vt:variant>
      <vt:variant>
        <vt:i4>1064</vt:i4>
      </vt:variant>
      <vt:variant>
        <vt:i4>0</vt:i4>
      </vt:variant>
      <vt:variant>
        <vt:i4>5</vt:i4>
      </vt:variant>
      <vt:variant>
        <vt:lpwstr/>
      </vt:variant>
      <vt:variant>
        <vt:lpwstr>_Toc242050340</vt:lpwstr>
      </vt:variant>
      <vt:variant>
        <vt:i4>1048630</vt:i4>
      </vt:variant>
      <vt:variant>
        <vt:i4>1058</vt:i4>
      </vt:variant>
      <vt:variant>
        <vt:i4>0</vt:i4>
      </vt:variant>
      <vt:variant>
        <vt:i4>5</vt:i4>
      </vt:variant>
      <vt:variant>
        <vt:lpwstr/>
      </vt:variant>
      <vt:variant>
        <vt:lpwstr>_Toc242050339</vt:lpwstr>
      </vt:variant>
      <vt:variant>
        <vt:i4>1048630</vt:i4>
      </vt:variant>
      <vt:variant>
        <vt:i4>1052</vt:i4>
      </vt:variant>
      <vt:variant>
        <vt:i4>0</vt:i4>
      </vt:variant>
      <vt:variant>
        <vt:i4>5</vt:i4>
      </vt:variant>
      <vt:variant>
        <vt:lpwstr/>
      </vt:variant>
      <vt:variant>
        <vt:lpwstr>_Toc242050338</vt:lpwstr>
      </vt:variant>
      <vt:variant>
        <vt:i4>1048630</vt:i4>
      </vt:variant>
      <vt:variant>
        <vt:i4>1046</vt:i4>
      </vt:variant>
      <vt:variant>
        <vt:i4>0</vt:i4>
      </vt:variant>
      <vt:variant>
        <vt:i4>5</vt:i4>
      </vt:variant>
      <vt:variant>
        <vt:lpwstr/>
      </vt:variant>
      <vt:variant>
        <vt:lpwstr>_Toc242050337</vt:lpwstr>
      </vt:variant>
      <vt:variant>
        <vt:i4>1048630</vt:i4>
      </vt:variant>
      <vt:variant>
        <vt:i4>1040</vt:i4>
      </vt:variant>
      <vt:variant>
        <vt:i4>0</vt:i4>
      </vt:variant>
      <vt:variant>
        <vt:i4>5</vt:i4>
      </vt:variant>
      <vt:variant>
        <vt:lpwstr/>
      </vt:variant>
      <vt:variant>
        <vt:lpwstr>_Toc242050336</vt:lpwstr>
      </vt:variant>
      <vt:variant>
        <vt:i4>1048630</vt:i4>
      </vt:variant>
      <vt:variant>
        <vt:i4>1034</vt:i4>
      </vt:variant>
      <vt:variant>
        <vt:i4>0</vt:i4>
      </vt:variant>
      <vt:variant>
        <vt:i4>5</vt:i4>
      </vt:variant>
      <vt:variant>
        <vt:lpwstr/>
      </vt:variant>
      <vt:variant>
        <vt:lpwstr>_Toc242050335</vt:lpwstr>
      </vt:variant>
      <vt:variant>
        <vt:i4>1048630</vt:i4>
      </vt:variant>
      <vt:variant>
        <vt:i4>1028</vt:i4>
      </vt:variant>
      <vt:variant>
        <vt:i4>0</vt:i4>
      </vt:variant>
      <vt:variant>
        <vt:i4>5</vt:i4>
      </vt:variant>
      <vt:variant>
        <vt:lpwstr/>
      </vt:variant>
      <vt:variant>
        <vt:lpwstr>_Toc242050334</vt:lpwstr>
      </vt:variant>
      <vt:variant>
        <vt:i4>1048630</vt:i4>
      </vt:variant>
      <vt:variant>
        <vt:i4>1022</vt:i4>
      </vt:variant>
      <vt:variant>
        <vt:i4>0</vt:i4>
      </vt:variant>
      <vt:variant>
        <vt:i4>5</vt:i4>
      </vt:variant>
      <vt:variant>
        <vt:lpwstr/>
      </vt:variant>
      <vt:variant>
        <vt:lpwstr>_Toc242050333</vt:lpwstr>
      </vt:variant>
      <vt:variant>
        <vt:i4>1048630</vt:i4>
      </vt:variant>
      <vt:variant>
        <vt:i4>1016</vt:i4>
      </vt:variant>
      <vt:variant>
        <vt:i4>0</vt:i4>
      </vt:variant>
      <vt:variant>
        <vt:i4>5</vt:i4>
      </vt:variant>
      <vt:variant>
        <vt:lpwstr/>
      </vt:variant>
      <vt:variant>
        <vt:lpwstr>_Toc242050332</vt:lpwstr>
      </vt:variant>
      <vt:variant>
        <vt:i4>1048630</vt:i4>
      </vt:variant>
      <vt:variant>
        <vt:i4>1010</vt:i4>
      </vt:variant>
      <vt:variant>
        <vt:i4>0</vt:i4>
      </vt:variant>
      <vt:variant>
        <vt:i4>5</vt:i4>
      </vt:variant>
      <vt:variant>
        <vt:lpwstr/>
      </vt:variant>
      <vt:variant>
        <vt:lpwstr>_Toc242050331</vt:lpwstr>
      </vt:variant>
      <vt:variant>
        <vt:i4>1048630</vt:i4>
      </vt:variant>
      <vt:variant>
        <vt:i4>1004</vt:i4>
      </vt:variant>
      <vt:variant>
        <vt:i4>0</vt:i4>
      </vt:variant>
      <vt:variant>
        <vt:i4>5</vt:i4>
      </vt:variant>
      <vt:variant>
        <vt:lpwstr/>
      </vt:variant>
      <vt:variant>
        <vt:lpwstr>_Toc242050330</vt:lpwstr>
      </vt:variant>
      <vt:variant>
        <vt:i4>1114166</vt:i4>
      </vt:variant>
      <vt:variant>
        <vt:i4>998</vt:i4>
      </vt:variant>
      <vt:variant>
        <vt:i4>0</vt:i4>
      </vt:variant>
      <vt:variant>
        <vt:i4>5</vt:i4>
      </vt:variant>
      <vt:variant>
        <vt:lpwstr/>
      </vt:variant>
      <vt:variant>
        <vt:lpwstr>_Toc242050329</vt:lpwstr>
      </vt:variant>
      <vt:variant>
        <vt:i4>1114166</vt:i4>
      </vt:variant>
      <vt:variant>
        <vt:i4>992</vt:i4>
      </vt:variant>
      <vt:variant>
        <vt:i4>0</vt:i4>
      </vt:variant>
      <vt:variant>
        <vt:i4>5</vt:i4>
      </vt:variant>
      <vt:variant>
        <vt:lpwstr/>
      </vt:variant>
      <vt:variant>
        <vt:lpwstr>_Toc242050328</vt:lpwstr>
      </vt:variant>
      <vt:variant>
        <vt:i4>1114166</vt:i4>
      </vt:variant>
      <vt:variant>
        <vt:i4>986</vt:i4>
      </vt:variant>
      <vt:variant>
        <vt:i4>0</vt:i4>
      </vt:variant>
      <vt:variant>
        <vt:i4>5</vt:i4>
      </vt:variant>
      <vt:variant>
        <vt:lpwstr/>
      </vt:variant>
      <vt:variant>
        <vt:lpwstr>_Toc242050327</vt:lpwstr>
      </vt:variant>
      <vt:variant>
        <vt:i4>1114166</vt:i4>
      </vt:variant>
      <vt:variant>
        <vt:i4>980</vt:i4>
      </vt:variant>
      <vt:variant>
        <vt:i4>0</vt:i4>
      </vt:variant>
      <vt:variant>
        <vt:i4>5</vt:i4>
      </vt:variant>
      <vt:variant>
        <vt:lpwstr/>
      </vt:variant>
      <vt:variant>
        <vt:lpwstr>_Toc242050326</vt:lpwstr>
      </vt:variant>
      <vt:variant>
        <vt:i4>1114166</vt:i4>
      </vt:variant>
      <vt:variant>
        <vt:i4>974</vt:i4>
      </vt:variant>
      <vt:variant>
        <vt:i4>0</vt:i4>
      </vt:variant>
      <vt:variant>
        <vt:i4>5</vt:i4>
      </vt:variant>
      <vt:variant>
        <vt:lpwstr/>
      </vt:variant>
      <vt:variant>
        <vt:lpwstr>_Toc242050325</vt:lpwstr>
      </vt:variant>
      <vt:variant>
        <vt:i4>1114166</vt:i4>
      </vt:variant>
      <vt:variant>
        <vt:i4>968</vt:i4>
      </vt:variant>
      <vt:variant>
        <vt:i4>0</vt:i4>
      </vt:variant>
      <vt:variant>
        <vt:i4>5</vt:i4>
      </vt:variant>
      <vt:variant>
        <vt:lpwstr/>
      </vt:variant>
      <vt:variant>
        <vt:lpwstr>_Toc242050324</vt:lpwstr>
      </vt:variant>
      <vt:variant>
        <vt:i4>1114166</vt:i4>
      </vt:variant>
      <vt:variant>
        <vt:i4>962</vt:i4>
      </vt:variant>
      <vt:variant>
        <vt:i4>0</vt:i4>
      </vt:variant>
      <vt:variant>
        <vt:i4>5</vt:i4>
      </vt:variant>
      <vt:variant>
        <vt:lpwstr/>
      </vt:variant>
      <vt:variant>
        <vt:lpwstr>_Toc242050323</vt:lpwstr>
      </vt:variant>
      <vt:variant>
        <vt:i4>1114166</vt:i4>
      </vt:variant>
      <vt:variant>
        <vt:i4>956</vt:i4>
      </vt:variant>
      <vt:variant>
        <vt:i4>0</vt:i4>
      </vt:variant>
      <vt:variant>
        <vt:i4>5</vt:i4>
      </vt:variant>
      <vt:variant>
        <vt:lpwstr/>
      </vt:variant>
      <vt:variant>
        <vt:lpwstr>_Toc242050322</vt:lpwstr>
      </vt:variant>
      <vt:variant>
        <vt:i4>1114166</vt:i4>
      </vt:variant>
      <vt:variant>
        <vt:i4>950</vt:i4>
      </vt:variant>
      <vt:variant>
        <vt:i4>0</vt:i4>
      </vt:variant>
      <vt:variant>
        <vt:i4>5</vt:i4>
      </vt:variant>
      <vt:variant>
        <vt:lpwstr/>
      </vt:variant>
      <vt:variant>
        <vt:lpwstr>_Toc242050321</vt:lpwstr>
      </vt:variant>
      <vt:variant>
        <vt:i4>1114166</vt:i4>
      </vt:variant>
      <vt:variant>
        <vt:i4>944</vt:i4>
      </vt:variant>
      <vt:variant>
        <vt:i4>0</vt:i4>
      </vt:variant>
      <vt:variant>
        <vt:i4>5</vt:i4>
      </vt:variant>
      <vt:variant>
        <vt:lpwstr/>
      </vt:variant>
      <vt:variant>
        <vt:lpwstr>_Toc242050320</vt:lpwstr>
      </vt:variant>
      <vt:variant>
        <vt:i4>1179702</vt:i4>
      </vt:variant>
      <vt:variant>
        <vt:i4>938</vt:i4>
      </vt:variant>
      <vt:variant>
        <vt:i4>0</vt:i4>
      </vt:variant>
      <vt:variant>
        <vt:i4>5</vt:i4>
      </vt:variant>
      <vt:variant>
        <vt:lpwstr/>
      </vt:variant>
      <vt:variant>
        <vt:lpwstr>_Toc242050319</vt:lpwstr>
      </vt:variant>
      <vt:variant>
        <vt:i4>1179702</vt:i4>
      </vt:variant>
      <vt:variant>
        <vt:i4>932</vt:i4>
      </vt:variant>
      <vt:variant>
        <vt:i4>0</vt:i4>
      </vt:variant>
      <vt:variant>
        <vt:i4>5</vt:i4>
      </vt:variant>
      <vt:variant>
        <vt:lpwstr/>
      </vt:variant>
      <vt:variant>
        <vt:lpwstr>_Toc242050318</vt:lpwstr>
      </vt:variant>
      <vt:variant>
        <vt:i4>1179702</vt:i4>
      </vt:variant>
      <vt:variant>
        <vt:i4>926</vt:i4>
      </vt:variant>
      <vt:variant>
        <vt:i4>0</vt:i4>
      </vt:variant>
      <vt:variant>
        <vt:i4>5</vt:i4>
      </vt:variant>
      <vt:variant>
        <vt:lpwstr/>
      </vt:variant>
      <vt:variant>
        <vt:lpwstr>_Toc242050317</vt:lpwstr>
      </vt:variant>
      <vt:variant>
        <vt:i4>1179702</vt:i4>
      </vt:variant>
      <vt:variant>
        <vt:i4>920</vt:i4>
      </vt:variant>
      <vt:variant>
        <vt:i4>0</vt:i4>
      </vt:variant>
      <vt:variant>
        <vt:i4>5</vt:i4>
      </vt:variant>
      <vt:variant>
        <vt:lpwstr/>
      </vt:variant>
      <vt:variant>
        <vt:lpwstr>_Toc242050316</vt:lpwstr>
      </vt:variant>
      <vt:variant>
        <vt:i4>1179702</vt:i4>
      </vt:variant>
      <vt:variant>
        <vt:i4>914</vt:i4>
      </vt:variant>
      <vt:variant>
        <vt:i4>0</vt:i4>
      </vt:variant>
      <vt:variant>
        <vt:i4>5</vt:i4>
      </vt:variant>
      <vt:variant>
        <vt:lpwstr/>
      </vt:variant>
      <vt:variant>
        <vt:lpwstr>_Toc242050315</vt:lpwstr>
      </vt:variant>
      <vt:variant>
        <vt:i4>1179702</vt:i4>
      </vt:variant>
      <vt:variant>
        <vt:i4>908</vt:i4>
      </vt:variant>
      <vt:variant>
        <vt:i4>0</vt:i4>
      </vt:variant>
      <vt:variant>
        <vt:i4>5</vt:i4>
      </vt:variant>
      <vt:variant>
        <vt:lpwstr/>
      </vt:variant>
      <vt:variant>
        <vt:lpwstr>_Toc242050314</vt:lpwstr>
      </vt:variant>
      <vt:variant>
        <vt:i4>1179702</vt:i4>
      </vt:variant>
      <vt:variant>
        <vt:i4>902</vt:i4>
      </vt:variant>
      <vt:variant>
        <vt:i4>0</vt:i4>
      </vt:variant>
      <vt:variant>
        <vt:i4>5</vt:i4>
      </vt:variant>
      <vt:variant>
        <vt:lpwstr/>
      </vt:variant>
      <vt:variant>
        <vt:lpwstr>_Toc242050313</vt:lpwstr>
      </vt:variant>
      <vt:variant>
        <vt:i4>1179702</vt:i4>
      </vt:variant>
      <vt:variant>
        <vt:i4>896</vt:i4>
      </vt:variant>
      <vt:variant>
        <vt:i4>0</vt:i4>
      </vt:variant>
      <vt:variant>
        <vt:i4>5</vt:i4>
      </vt:variant>
      <vt:variant>
        <vt:lpwstr/>
      </vt:variant>
      <vt:variant>
        <vt:lpwstr>_Toc242050312</vt:lpwstr>
      </vt:variant>
      <vt:variant>
        <vt:i4>1179702</vt:i4>
      </vt:variant>
      <vt:variant>
        <vt:i4>890</vt:i4>
      </vt:variant>
      <vt:variant>
        <vt:i4>0</vt:i4>
      </vt:variant>
      <vt:variant>
        <vt:i4>5</vt:i4>
      </vt:variant>
      <vt:variant>
        <vt:lpwstr/>
      </vt:variant>
      <vt:variant>
        <vt:lpwstr>_Toc242050311</vt:lpwstr>
      </vt:variant>
      <vt:variant>
        <vt:i4>1179702</vt:i4>
      </vt:variant>
      <vt:variant>
        <vt:i4>884</vt:i4>
      </vt:variant>
      <vt:variant>
        <vt:i4>0</vt:i4>
      </vt:variant>
      <vt:variant>
        <vt:i4>5</vt:i4>
      </vt:variant>
      <vt:variant>
        <vt:lpwstr/>
      </vt:variant>
      <vt:variant>
        <vt:lpwstr>_Toc242050310</vt:lpwstr>
      </vt:variant>
      <vt:variant>
        <vt:i4>1245238</vt:i4>
      </vt:variant>
      <vt:variant>
        <vt:i4>878</vt:i4>
      </vt:variant>
      <vt:variant>
        <vt:i4>0</vt:i4>
      </vt:variant>
      <vt:variant>
        <vt:i4>5</vt:i4>
      </vt:variant>
      <vt:variant>
        <vt:lpwstr/>
      </vt:variant>
      <vt:variant>
        <vt:lpwstr>_Toc242050309</vt:lpwstr>
      </vt:variant>
      <vt:variant>
        <vt:i4>1245238</vt:i4>
      </vt:variant>
      <vt:variant>
        <vt:i4>872</vt:i4>
      </vt:variant>
      <vt:variant>
        <vt:i4>0</vt:i4>
      </vt:variant>
      <vt:variant>
        <vt:i4>5</vt:i4>
      </vt:variant>
      <vt:variant>
        <vt:lpwstr/>
      </vt:variant>
      <vt:variant>
        <vt:lpwstr>_Toc242050308</vt:lpwstr>
      </vt:variant>
      <vt:variant>
        <vt:i4>1245238</vt:i4>
      </vt:variant>
      <vt:variant>
        <vt:i4>866</vt:i4>
      </vt:variant>
      <vt:variant>
        <vt:i4>0</vt:i4>
      </vt:variant>
      <vt:variant>
        <vt:i4>5</vt:i4>
      </vt:variant>
      <vt:variant>
        <vt:lpwstr/>
      </vt:variant>
      <vt:variant>
        <vt:lpwstr>_Toc242050307</vt:lpwstr>
      </vt:variant>
      <vt:variant>
        <vt:i4>1245238</vt:i4>
      </vt:variant>
      <vt:variant>
        <vt:i4>860</vt:i4>
      </vt:variant>
      <vt:variant>
        <vt:i4>0</vt:i4>
      </vt:variant>
      <vt:variant>
        <vt:i4>5</vt:i4>
      </vt:variant>
      <vt:variant>
        <vt:lpwstr/>
      </vt:variant>
      <vt:variant>
        <vt:lpwstr>_Toc242050306</vt:lpwstr>
      </vt:variant>
      <vt:variant>
        <vt:i4>1245238</vt:i4>
      </vt:variant>
      <vt:variant>
        <vt:i4>854</vt:i4>
      </vt:variant>
      <vt:variant>
        <vt:i4>0</vt:i4>
      </vt:variant>
      <vt:variant>
        <vt:i4>5</vt:i4>
      </vt:variant>
      <vt:variant>
        <vt:lpwstr/>
      </vt:variant>
      <vt:variant>
        <vt:lpwstr>_Toc242050305</vt:lpwstr>
      </vt:variant>
      <vt:variant>
        <vt:i4>1245238</vt:i4>
      </vt:variant>
      <vt:variant>
        <vt:i4>848</vt:i4>
      </vt:variant>
      <vt:variant>
        <vt:i4>0</vt:i4>
      </vt:variant>
      <vt:variant>
        <vt:i4>5</vt:i4>
      </vt:variant>
      <vt:variant>
        <vt:lpwstr/>
      </vt:variant>
      <vt:variant>
        <vt:lpwstr>_Toc242050304</vt:lpwstr>
      </vt:variant>
      <vt:variant>
        <vt:i4>1245238</vt:i4>
      </vt:variant>
      <vt:variant>
        <vt:i4>842</vt:i4>
      </vt:variant>
      <vt:variant>
        <vt:i4>0</vt:i4>
      </vt:variant>
      <vt:variant>
        <vt:i4>5</vt:i4>
      </vt:variant>
      <vt:variant>
        <vt:lpwstr/>
      </vt:variant>
      <vt:variant>
        <vt:lpwstr>_Toc242050303</vt:lpwstr>
      </vt:variant>
      <vt:variant>
        <vt:i4>1245238</vt:i4>
      </vt:variant>
      <vt:variant>
        <vt:i4>836</vt:i4>
      </vt:variant>
      <vt:variant>
        <vt:i4>0</vt:i4>
      </vt:variant>
      <vt:variant>
        <vt:i4>5</vt:i4>
      </vt:variant>
      <vt:variant>
        <vt:lpwstr/>
      </vt:variant>
      <vt:variant>
        <vt:lpwstr>_Toc242050302</vt:lpwstr>
      </vt:variant>
      <vt:variant>
        <vt:i4>1245238</vt:i4>
      </vt:variant>
      <vt:variant>
        <vt:i4>830</vt:i4>
      </vt:variant>
      <vt:variant>
        <vt:i4>0</vt:i4>
      </vt:variant>
      <vt:variant>
        <vt:i4>5</vt:i4>
      </vt:variant>
      <vt:variant>
        <vt:lpwstr/>
      </vt:variant>
      <vt:variant>
        <vt:lpwstr>_Toc242050301</vt:lpwstr>
      </vt:variant>
      <vt:variant>
        <vt:i4>1245238</vt:i4>
      </vt:variant>
      <vt:variant>
        <vt:i4>824</vt:i4>
      </vt:variant>
      <vt:variant>
        <vt:i4>0</vt:i4>
      </vt:variant>
      <vt:variant>
        <vt:i4>5</vt:i4>
      </vt:variant>
      <vt:variant>
        <vt:lpwstr/>
      </vt:variant>
      <vt:variant>
        <vt:lpwstr>_Toc242050300</vt:lpwstr>
      </vt:variant>
      <vt:variant>
        <vt:i4>1703991</vt:i4>
      </vt:variant>
      <vt:variant>
        <vt:i4>818</vt:i4>
      </vt:variant>
      <vt:variant>
        <vt:i4>0</vt:i4>
      </vt:variant>
      <vt:variant>
        <vt:i4>5</vt:i4>
      </vt:variant>
      <vt:variant>
        <vt:lpwstr/>
      </vt:variant>
      <vt:variant>
        <vt:lpwstr>_Toc242050299</vt:lpwstr>
      </vt:variant>
      <vt:variant>
        <vt:i4>1703991</vt:i4>
      </vt:variant>
      <vt:variant>
        <vt:i4>812</vt:i4>
      </vt:variant>
      <vt:variant>
        <vt:i4>0</vt:i4>
      </vt:variant>
      <vt:variant>
        <vt:i4>5</vt:i4>
      </vt:variant>
      <vt:variant>
        <vt:lpwstr/>
      </vt:variant>
      <vt:variant>
        <vt:lpwstr>_Toc242050298</vt:lpwstr>
      </vt:variant>
      <vt:variant>
        <vt:i4>1703991</vt:i4>
      </vt:variant>
      <vt:variant>
        <vt:i4>806</vt:i4>
      </vt:variant>
      <vt:variant>
        <vt:i4>0</vt:i4>
      </vt:variant>
      <vt:variant>
        <vt:i4>5</vt:i4>
      </vt:variant>
      <vt:variant>
        <vt:lpwstr/>
      </vt:variant>
      <vt:variant>
        <vt:lpwstr>_Toc242050297</vt:lpwstr>
      </vt:variant>
      <vt:variant>
        <vt:i4>1703991</vt:i4>
      </vt:variant>
      <vt:variant>
        <vt:i4>800</vt:i4>
      </vt:variant>
      <vt:variant>
        <vt:i4>0</vt:i4>
      </vt:variant>
      <vt:variant>
        <vt:i4>5</vt:i4>
      </vt:variant>
      <vt:variant>
        <vt:lpwstr/>
      </vt:variant>
      <vt:variant>
        <vt:lpwstr>_Toc242050296</vt:lpwstr>
      </vt:variant>
      <vt:variant>
        <vt:i4>1703991</vt:i4>
      </vt:variant>
      <vt:variant>
        <vt:i4>794</vt:i4>
      </vt:variant>
      <vt:variant>
        <vt:i4>0</vt:i4>
      </vt:variant>
      <vt:variant>
        <vt:i4>5</vt:i4>
      </vt:variant>
      <vt:variant>
        <vt:lpwstr/>
      </vt:variant>
      <vt:variant>
        <vt:lpwstr>_Toc242050295</vt:lpwstr>
      </vt:variant>
      <vt:variant>
        <vt:i4>1703991</vt:i4>
      </vt:variant>
      <vt:variant>
        <vt:i4>788</vt:i4>
      </vt:variant>
      <vt:variant>
        <vt:i4>0</vt:i4>
      </vt:variant>
      <vt:variant>
        <vt:i4>5</vt:i4>
      </vt:variant>
      <vt:variant>
        <vt:lpwstr/>
      </vt:variant>
      <vt:variant>
        <vt:lpwstr>_Toc242050294</vt:lpwstr>
      </vt:variant>
      <vt:variant>
        <vt:i4>1703991</vt:i4>
      </vt:variant>
      <vt:variant>
        <vt:i4>782</vt:i4>
      </vt:variant>
      <vt:variant>
        <vt:i4>0</vt:i4>
      </vt:variant>
      <vt:variant>
        <vt:i4>5</vt:i4>
      </vt:variant>
      <vt:variant>
        <vt:lpwstr/>
      </vt:variant>
      <vt:variant>
        <vt:lpwstr>_Toc242050293</vt:lpwstr>
      </vt:variant>
      <vt:variant>
        <vt:i4>1703991</vt:i4>
      </vt:variant>
      <vt:variant>
        <vt:i4>776</vt:i4>
      </vt:variant>
      <vt:variant>
        <vt:i4>0</vt:i4>
      </vt:variant>
      <vt:variant>
        <vt:i4>5</vt:i4>
      </vt:variant>
      <vt:variant>
        <vt:lpwstr/>
      </vt:variant>
      <vt:variant>
        <vt:lpwstr>_Toc242050292</vt:lpwstr>
      </vt:variant>
      <vt:variant>
        <vt:i4>1703991</vt:i4>
      </vt:variant>
      <vt:variant>
        <vt:i4>770</vt:i4>
      </vt:variant>
      <vt:variant>
        <vt:i4>0</vt:i4>
      </vt:variant>
      <vt:variant>
        <vt:i4>5</vt:i4>
      </vt:variant>
      <vt:variant>
        <vt:lpwstr/>
      </vt:variant>
      <vt:variant>
        <vt:lpwstr>_Toc242050291</vt:lpwstr>
      </vt:variant>
      <vt:variant>
        <vt:i4>1703991</vt:i4>
      </vt:variant>
      <vt:variant>
        <vt:i4>764</vt:i4>
      </vt:variant>
      <vt:variant>
        <vt:i4>0</vt:i4>
      </vt:variant>
      <vt:variant>
        <vt:i4>5</vt:i4>
      </vt:variant>
      <vt:variant>
        <vt:lpwstr/>
      </vt:variant>
      <vt:variant>
        <vt:lpwstr>_Toc242050290</vt:lpwstr>
      </vt:variant>
      <vt:variant>
        <vt:i4>1769527</vt:i4>
      </vt:variant>
      <vt:variant>
        <vt:i4>758</vt:i4>
      </vt:variant>
      <vt:variant>
        <vt:i4>0</vt:i4>
      </vt:variant>
      <vt:variant>
        <vt:i4>5</vt:i4>
      </vt:variant>
      <vt:variant>
        <vt:lpwstr/>
      </vt:variant>
      <vt:variant>
        <vt:lpwstr>_Toc242050289</vt:lpwstr>
      </vt:variant>
      <vt:variant>
        <vt:i4>1769527</vt:i4>
      </vt:variant>
      <vt:variant>
        <vt:i4>752</vt:i4>
      </vt:variant>
      <vt:variant>
        <vt:i4>0</vt:i4>
      </vt:variant>
      <vt:variant>
        <vt:i4>5</vt:i4>
      </vt:variant>
      <vt:variant>
        <vt:lpwstr/>
      </vt:variant>
      <vt:variant>
        <vt:lpwstr>_Toc242050288</vt:lpwstr>
      </vt:variant>
      <vt:variant>
        <vt:i4>1769527</vt:i4>
      </vt:variant>
      <vt:variant>
        <vt:i4>746</vt:i4>
      </vt:variant>
      <vt:variant>
        <vt:i4>0</vt:i4>
      </vt:variant>
      <vt:variant>
        <vt:i4>5</vt:i4>
      </vt:variant>
      <vt:variant>
        <vt:lpwstr/>
      </vt:variant>
      <vt:variant>
        <vt:lpwstr>_Toc242050287</vt:lpwstr>
      </vt:variant>
      <vt:variant>
        <vt:i4>1769527</vt:i4>
      </vt:variant>
      <vt:variant>
        <vt:i4>740</vt:i4>
      </vt:variant>
      <vt:variant>
        <vt:i4>0</vt:i4>
      </vt:variant>
      <vt:variant>
        <vt:i4>5</vt:i4>
      </vt:variant>
      <vt:variant>
        <vt:lpwstr/>
      </vt:variant>
      <vt:variant>
        <vt:lpwstr>_Toc242050286</vt:lpwstr>
      </vt:variant>
      <vt:variant>
        <vt:i4>1769527</vt:i4>
      </vt:variant>
      <vt:variant>
        <vt:i4>734</vt:i4>
      </vt:variant>
      <vt:variant>
        <vt:i4>0</vt:i4>
      </vt:variant>
      <vt:variant>
        <vt:i4>5</vt:i4>
      </vt:variant>
      <vt:variant>
        <vt:lpwstr/>
      </vt:variant>
      <vt:variant>
        <vt:lpwstr>_Toc242050285</vt:lpwstr>
      </vt:variant>
      <vt:variant>
        <vt:i4>1769527</vt:i4>
      </vt:variant>
      <vt:variant>
        <vt:i4>728</vt:i4>
      </vt:variant>
      <vt:variant>
        <vt:i4>0</vt:i4>
      </vt:variant>
      <vt:variant>
        <vt:i4>5</vt:i4>
      </vt:variant>
      <vt:variant>
        <vt:lpwstr/>
      </vt:variant>
      <vt:variant>
        <vt:lpwstr>_Toc242050284</vt:lpwstr>
      </vt:variant>
      <vt:variant>
        <vt:i4>1769527</vt:i4>
      </vt:variant>
      <vt:variant>
        <vt:i4>722</vt:i4>
      </vt:variant>
      <vt:variant>
        <vt:i4>0</vt:i4>
      </vt:variant>
      <vt:variant>
        <vt:i4>5</vt:i4>
      </vt:variant>
      <vt:variant>
        <vt:lpwstr/>
      </vt:variant>
      <vt:variant>
        <vt:lpwstr>_Toc242050283</vt:lpwstr>
      </vt:variant>
      <vt:variant>
        <vt:i4>1769527</vt:i4>
      </vt:variant>
      <vt:variant>
        <vt:i4>716</vt:i4>
      </vt:variant>
      <vt:variant>
        <vt:i4>0</vt:i4>
      </vt:variant>
      <vt:variant>
        <vt:i4>5</vt:i4>
      </vt:variant>
      <vt:variant>
        <vt:lpwstr/>
      </vt:variant>
      <vt:variant>
        <vt:lpwstr>_Toc242050282</vt:lpwstr>
      </vt:variant>
      <vt:variant>
        <vt:i4>1769527</vt:i4>
      </vt:variant>
      <vt:variant>
        <vt:i4>710</vt:i4>
      </vt:variant>
      <vt:variant>
        <vt:i4>0</vt:i4>
      </vt:variant>
      <vt:variant>
        <vt:i4>5</vt:i4>
      </vt:variant>
      <vt:variant>
        <vt:lpwstr/>
      </vt:variant>
      <vt:variant>
        <vt:lpwstr>_Toc242050281</vt:lpwstr>
      </vt:variant>
      <vt:variant>
        <vt:i4>1769527</vt:i4>
      </vt:variant>
      <vt:variant>
        <vt:i4>704</vt:i4>
      </vt:variant>
      <vt:variant>
        <vt:i4>0</vt:i4>
      </vt:variant>
      <vt:variant>
        <vt:i4>5</vt:i4>
      </vt:variant>
      <vt:variant>
        <vt:lpwstr/>
      </vt:variant>
      <vt:variant>
        <vt:lpwstr>_Toc242050280</vt:lpwstr>
      </vt:variant>
      <vt:variant>
        <vt:i4>1310775</vt:i4>
      </vt:variant>
      <vt:variant>
        <vt:i4>698</vt:i4>
      </vt:variant>
      <vt:variant>
        <vt:i4>0</vt:i4>
      </vt:variant>
      <vt:variant>
        <vt:i4>5</vt:i4>
      </vt:variant>
      <vt:variant>
        <vt:lpwstr/>
      </vt:variant>
      <vt:variant>
        <vt:lpwstr>_Toc242050279</vt:lpwstr>
      </vt:variant>
      <vt:variant>
        <vt:i4>1310775</vt:i4>
      </vt:variant>
      <vt:variant>
        <vt:i4>692</vt:i4>
      </vt:variant>
      <vt:variant>
        <vt:i4>0</vt:i4>
      </vt:variant>
      <vt:variant>
        <vt:i4>5</vt:i4>
      </vt:variant>
      <vt:variant>
        <vt:lpwstr/>
      </vt:variant>
      <vt:variant>
        <vt:lpwstr>_Toc242050278</vt:lpwstr>
      </vt:variant>
      <vt:variant>
        <vt:i4>1310775</vt:i4>
      </vt:variant>
      <vt:variant>
        <vt:i4>686</vt:i4>
      </vt:variant>
      <vt:variant>
        <vt:i4>0</vt:i4>
      </vt:variant>
      <vt:variant>
        <vt:i4>5</vt:i4>
      </vt:variant>
      <vt:variant>
        <vt:lpwstr/>
      </vt:variant>
      <vt:variant>
        <vt:lpwstr>_Toc242050277</vt:lpwstr>
      </vt:variant>
      <vt:variant>
        <vt:i4>1310775</vt:i4>
      </vt:variant>
      <vt:variant>
        <vt:i4>680</vt:i4>
      </vt:variant>
      <vt:variant>
        <vt:i4>0</vt:i4>
      </vt:variant>
      <vt:variant>
        <vt:i4>5</vt:i4>
      </vt:variant>
      <vt:variant>
        <vt:lpwstr/>
      </vt:variant>
      <vt:variant>
        <vt:lpwstr>_Toc242050276</vt:lpwstr>
      </vt:variant>
      <vt:variant>
        <vt:i4>1310775</vt:i4>
      </vt:variant>
      <vt:variant>
        <vt:i4>674</vt:i4>
      </vt:variant>
      <vt:variant>
        <vt:i4>0</vt:i4>
      </vt:variant>
      <vt:variant>
        <vt:i4>5</vt:i4>
      </vt:variant>
      <vt:variant>
        <vt:lpwstr/>
      </vt:variant>
      <vt:variant>
        <vt:lpwstr>_Toc242050275</vt:lpwstr>
      </vt:variant>
      <vt:variant>
        <vt:i4>1441844</vt:i4>
      </vt:variant>
      <vt:variant>
        <vt:i4>665</vt:i4>
      </vt:variant>
      <vt:variant>
        <vt:i4>0</vt:i4>
      </vt:variant>
      <vt:variant>
        <vt:i4>5</vt:i4>
      </vt:variant>
      <vt:variant>
        <vt:lpwstr/>
      </vt:variant>
      <vt:variant>
        <vt:lpwstr>_Toc242050159</vt:lpwstr>
      </vt:variant>
      <vt:variant>
        <vt:i4>1441844</vt:i4>
      </vt:variant>
      <vt:variant>
        <vt:i4>659</vt:i4>
      </vt:variant>
      <vt:variant>
        <vt:i4>0</vt:i4>
      </vt:variant>
      <vt:variant>
        <vt:i4>5</vt:i4>
      </vt:variant>
      <vt:variant>
        <vt:lpwstr/>
      </vt:variant>
      <vt:variant>
        <vt:lpwstr>_Toc242050158</vt:lpwstr>
      </vt:variant>
      <vt:variant>
        <vt:i4>1441844</vt:i4>
      </vt:variant>
      <vt:variant>
        <vt:i4>653</vt:i4>
      </vt:variant>
      <vt:variant>
        <vt:i4>0</vt:i4>
      </vt:variant>
      <vt:variant>
        <vt:i4>5</vt:i4>
      </vt:variant>
      <vt:variant>
        <vt:lpwstr/>
      </vt:variant>
      <vt:variant>
        <vt:lpwstr>_Toc242050157</vt:lpwstr>
      </vt:variant>
      <vt:variant>
        <vt:i4>1441844</vt:i4>
      </vt:variant>
      <vt:variant>
        <vt:i4>647</vt:i4>
      </vt:variant>
      <vt:variant>
        <vt:i4>0</vt:i4>
      </vt:variant>
      <vt:variant>
        <vt:i4>5</vt:i4>
      </vt:variant>
      <vt:variant>
        <vt:lpwstr/>
      </vt:variant>
      <vt:variant>
        <vt:lpwstr>_Toc242050156</vt:lpwstr>
      </vt:variant>
      <vt:variant>
        <vt:i4>1441844</vt:i4>
      </vt:variant>
      <vt:variant>
        <vt:i4>641</vt:i4>
      </vt:variant>
      <vt:variant>
        <vt:i4>0</vt:i4>
      </vt:variant>
      <vt:variant>
        <vt:i4>5</vt:i4>
      </vt:variant>
      <vt:variant>
        <vt:lpwstr/>
      </vt:variant>
      <vt:variant>
        <vt:lpwstr>_Toc242050155</vt:lpwstr>
      </vt:variant>
      <vt:variant>
        <vt:i4>1441844</vt:i4>
      </vt:variant>
      <vt:variant>
        <vt:i4>635</vt:i4>
      </vt:variant>
      <vt:variant>
        <vt:i4>0</vt:i4>
      </vt:variant>
      <vt:variant>
        <vt:i4>5</vt:i4>
      </vt:variant>
      <vt:variant>
        <vt:lpwstr/>
      </vt:variant>
      <vt:variant>
        <vt:lpwstr>_Toc242050154</vt:lpwstr>
      </vt:variant>
      <vt:variant>
        <vt:i4>1441844</vt:i4>
      </vt:variant>
      <vt:variant>
        <vt:i4>629</vt:i4>
      </vt:variant>
      <vt:variant>
        <vt:i4>0</vt:i4>
      </vt:variant>
      <vt:variant>
        <vt:i4>5</vt:i4>
      </vt:variant>
      <vt:variant>
        <vt:lpwstr/>
      </vt:variant>
      <vt:variant>
        <vt:lpwstr>_Toc242050153</vt:lpwstr>
      </vt:variant>
      <vt:variant>
        <vt:i4>1441844</vt:i4>
      </vt:variant>
      <vt:variant>
        <vt:i4>623</vt:i4>
      </vt:variant>
      <vt:variant>
        <vt:i4>0</vt:i4>
      </vt:variant>
      <vt:variant>
        <vt:i4>5</vt:i4>
      </vt:variant>
      <vt:variant>
        <vt:lpwstr/>
      </vt:variant>
      <vt:variant>
        <vt:lpwstr>_Toc242050152</vt:lpwstr>
      </vt:variant>
      <vt:variant>
        <vt:i4>1048628</vt:i4>
      </vt:variant>
      <vt:variant>
        <vt:i4>614</vt:i4>
      </vt:variant>
      <vt:variant>
        <vt:i4>0</vt:i4>
      </vt:variant>
      <vt:variant>
        <vt:i4>5</vt:i4>
      </vt:variant>
      <vt:variant>
        <vt:lpwstr/>
      </vt:variant>
      <vt:variant>
        <vt:lpwstr>_Toc242051120</vt:lpwstr>
      </vt:variant>
      <vt:variant>
        <vt:i4>1245236</vt:i4>
      </vt:variant>
      <vt:variant>
        <vt:i4>608</vt:i4>
      </vt:variant>
      <vt:variant>
        <vt:i4>0</vt:i4>
      </vt:variant>
      <vt:variant>
        <vt:i4>5</vt:i4>
      </vt:variant>
      <vt:variant>
        <vt:lpwstr/>
      </vt:variant>
      <vt:variant>
        <vt:lpwstr>_Toc242051119</vt:lpwstr>
      </vt:variant>
      <vt:variant>
        <vt:i4>1245236</vt:i4>
      </vt:variant>
      <vt:variant>
        <vt:i4>602</vt:i4>
      </vt:variant>
      <vt:variant>
        <vt:i4>0</vt:i4>
      </vt:variant>
      <vt:variant>
        <vt:i4>5</vt:i4>
      </vt:variant>
      <vt:variant>
        <vt:lpwstr/>
      </vt:variant>
      <vt:variant>
        <vt:lpwstr>_Toc242051118</vt:lpwstr>
      </vt:variant>
      <vt:variant>
        <vt:i4>1245236</vt:i4>
      </vt:variant>
      <vt:variant>
        <vt:i4>596</vt:i4>
      </vt:variant>
      <vt:variant>
        <vt:i4>0</vt:i4>
      </vt:variant>
      <vt:variant>
        <vt:i4>5</vt:i4>
      </vt:variant>
      <vt:variant>
        <vt:lpwstr/>
      </vt:variant>
      <vt:variant>
        <vt:lpwstr>_Toc242051117</vt:lpwstr>
      </vt:variant>
      <vt:variant>
        <vt:i4>1245236</vt:i4>
      </vt:variant>
      <vt:variant>
        <vt:i4>590</vt:i4>
      </vt:variant>
      <vt:variant>
        <vt:i4>0</vt:i4>
      </vt:variant>
      <vt:variant>
        <vt:i4>5</vt:i4>
      </vt:variant>
      <vt:variant>
        <vt:lpwstr/>
      </vt:variant>
      <vt:variant>
        <vt:lpwstr>_Toc242051116</vt:lpwstr>
      </vt:variant>
      <vt:variant>
        <vt:i4>1245236</vt:i4>
      </vt:variant>
      <vt:variant>
        <vt:i4>584</vt:i4>
      </vt:variant>
      <vt:variant>
        <vt:i4>0</vt:i4>
      </vt:variant>
      <vt:variant>
        <vt:i4>5</vt:i4>
      </vt:variant>
      <vt:variant>
        <vt:lpwstr/>
      </vt:variant>
      <vt:variant>
        <vt:lpwstr>_Toc242051115</vt:lpwstr>
      </vt:variant>
      <vt:variant>
        <vt:i4>1245236</vt:i4>
      </vt:variant>
      <vt:variant>
        <vt:i4>578</vt:i4>
      </vt:variant>
      <vt:variant>
        <vt:i4>0</vt:i4>
      </vt:variant>
      <vt:variant>
        <vt:i4>5</vt:i4>
      </vt:variant>
      <vt:variant>
        <vt:lpwstr/>
      </vt:variant>
      <vt:variant>
        <vt:lpwstr>_Toc242051114</vt:lpwstr>
      </vt:variant>
      <vt:variant>
        <vt:i4>1245236</vt:i4>
      </vt:variant>
      <vt:variant>
        <vt:i4>572</vt:i4>
      </vt:variant>
      <vt:variant>
        <vt:i4>0</vt:i4>
      </vt:variant>
      <vt:variant>
        <vt:i4>5</vt:i4>
      </vt:variant>
      <vt:variant>
        <vt:lpwstr/>
      </vt:variant>
      <vt:variant>
        <vt:lpwstr>_Toc242051113</vt:lpwstr>
      </vt:variant>
      <vt:variant>
        <vt:i4>1245236</vt:i4>
      </vt:variant>
      <vt:variant>
        <vt:i4>566</vt:i4>
      </vt:variant>
      <vt:variant>
        <vt:i4>0</vt:i4>
      </vt:variant>
      <vt:variant>
        <vt:i4>5</vt:i4>
      </vt:variant>
      <vt:variant>
        <vt:lpwstr/>
      </vt:variant>
      <vt:variant>
        <vt:lpwstr>_Toc242051112</vt:lpwstr>
      </vt:variant>
      <vt:variant>
        <vt:i4>1245236</vt:i4>
      </vt:variant>
      <vt:variant>
        <vt:i4>560</vt:i4>
      </vt:variant>
      <vt:variant>
        <vt:i4>0</vt:i4>
      </vt:variant>
      <vt:variant>
        <vt:i4>5</vt:i4>
      </vt:variant>
      <vt:variant>
        <vt:lpwstr/>
      </vt:variant>
      <vt:variant>
        <vt:lpwstr>_Toc242051111</vt:lpwstr>
      </vt:variant>
      <vt:variant>
        <vt:i4>1245236</vt:i4>
      </vt:variant>
      <vt:variant>
        <vt:i4>554</vt:i4>
      </vt:variant>
      <vt:variant>
        <vt:i4>0</vt:i4>
      </vt:variant>
      <vt:variant>
        <vt:i4>5</vt:i4>
      </vt:variant>
      <vt:variant>
        <vt:lpwstr/>
      </vt:variant>
      <vt:variant>
        <vt:lpwstr>_Toc242051110</vt:lpwstr>
      </vt:variant>
      <vt:variant>
        <vt:i4>1179700</vt:i4>
      </vt:variant>
      <vt:variant>
        <vt:i4>548</vt:i4>
      </vt:variant>
      <vt:variant>
        <vt:i4>0</vt:i4>
      </vt:variant>
      <vt:variant>
        <vt:i4>5</vt:i4>
      </vt:variant>
      <vt:variant>
        <vt:lpwstr/>
      </vt:variant>
      <vt:variant>
        <vt:lpwstr>_Toc242051109</vt:lpwstr>
      </vt:variant>
      <vt:variant>
        <vt:i4>1179700</vt:i4>
      </vt:variant>
      <vt:variant>
        <vt:i4>542</vt:i4>
      </vt:variant>
      <vt:variant>
        <vt:i4>0</vt:i4>
      </vt:variant>
      <vt:variant>
        <vt:i4>5</vt:i4>
      </vt:variant>
      <vt:variant>
        <vt:lpwstr/>
      </vt:variant>
      <vt:variant>
        <vt:lpwstr>_Toc242051108</vt:lpwstr>
      </vt:variant>
      <vt:variant>
        <vt:i4>1179700</vt:i4>
      </vt:variant>
      <vt:variant>
        <vt:i4>536</vt:i4>
      </vt:variant>
      <vt:variant>
        <vt:i4>0</vt:i4>
      </vt:variant>
      <vt:variant>
        <vt:i4>5</vt:i4>
      </vt:variant>
      <vt:variant>
        <vt:lpwstr/>
      </vt:variant>
      <vt:variant>
        <vt:lpwstr>_Toc242051107</vt:lpwstr>
      </vt:variant>
      <vt:variant>
        <vt:i4>1179700</vt:i4>
      </vt:variant>
      <vt:variant>
        <vt:i4>530</vt:i4>
      </vt:variant>
      <vt:variant>
        <vt:i4>0</vt:i4>
      </vt:variant>
      <vt:variant>
        <vt:i4>5</vt:i4>
      </vt:variant>
      <vt:variant>
        <vt:lpwstr/>
      </vt:variant>
      <vt:variant>
        <vt:lpwstr>_Toc242051106</vt:lpwstr>
      </vt:variant>
      <vt:variant>
        <vt:i4>1179700</vt:i4>
      </vt:variant>
      <vt:variant>
        <vt:i4>524</vt:i4>
      </vt:variant>
      <vt:variant>
        <vt:i4>0</vt:i4>
      </vt:variant>
      <vt:variant>
        <vt:i4>5</vt:i4>
      </vt:variant>
      <vt:variant>
        <vt:lpwstr/>
      </vt:variant>
      <vt:variant>
        <vt:lpwstr>_Toc242051105</vt:lpwstr>
      </vt:variant>
      <vt:variant>
        <vt:i4>1179700</vt:i4>
      </vt:variant>
      <vt:variant>
        <vt:i4>518</vt:i4>
      </vt:variant>
      <vt:variant>
        <vt:i4>0</vt:i4>
      </vt:variant>
      <vt:variant>
        <vt:i4>5</vt:i4>
      </vt:variant>
      <vt:variant>
        <vt:lpwstr/>
      </vt:variant>
      <vt:variant>
        <vt:lpwstr>_Toc242051104</vt:lpwstr>
      </vt:variant>
      <vt:variant>
        <vt:i4>1179700</vt:i4>
      </vt:variant>
      <vt:variant>
        <vt:i4>512</vt:i4>
      </vt:variant>
      <vt:variant>
        <vt:i4>0</vt:i4>
      </vt:variant>
      <vt:variant>
        <vt:i4>5</vt:i4>
      </vt:variant>
      <vt:variant>
        <vt:lpwstr/>
      </vt:variant>
      <vt:variant>
        <vt:lpwstr>_Toc242051103</vt:lpwstr>
      </vt:variant>
      <vt:variant>
        <vt:i4>1179700</vt:i4>
      </vt:variant>
      <vt:variant>
        <vt:i4>506</vt:i4>
      </vt:variant>
      <vt:variant>
        <vt:i4>0</vt:i4>
      </vt:variant>
      <vt:variant>
        <vt:i4>5</vt:i4>
      </vt:variant>
      <vt:variant>
        <vt:lpwstr/>
      </vt:variant>
      <vt:variant>
        <vt:lpwstr>_Toc242051102</vt:lpwstr>
      </vt:variant>
      <vt:variant>
        <vt:i4>1179700</vt:i4>
      </vt:variant>
      <vt:variant>
        <vt:i4>500</vt:i4>
      </vt:variant>
      <vt:variant>
        <vt:i4>0</vt:i4>
      </vt:variant>
      <vt:variant>
        <vt:i4>5</vt:i4>
      </vt:variant>
      <vt:variant>
        <vt:lpwstr/>
      </vt:variant>
      <vt:variant>
        <vt:lpwstr>_Toc242051101</vt:lpwstr>
      </vt:variant>
      <vt:variant>
        <vt:i4>1179700</vt:i4>
      </vt:variant>
      <vt:variant>
        <vt:i4>494</vt:i4>
      </vt:variant>
      <vt:variant>
        <vt:i4>0</vt:i4>
      </vt:variant>
      <vt:variant>
        <vt:i4>5</vt:i4>
      </vt:variant>
      <vt:variant>
        <vt:lpwstr/>
      </vt:variant>
      <vt:variant>
        <vt:lpwstr>_Toc242051100</vt:lpwstr>
      </vt:variant>
      <vt:variant>
        <vt:i4>1769525</vt:i4>
      </vt:variant>
      <vt:variant>
        <vt:i4>488</vt:i4>
      </vt:variant>
      <vt:variant>
        <vt:i4>0</vt:i4>
      </vt:variant>
      <vt:variant>
        <vt:i4>5</vt:i4>
      </vt:variant>
      <vt:variant>
        <vt:lpwstr/>
      </vt:variant>
      <vt:variant>
        <vt:lpwstr>_Toc242051099</vt:lpwstr>
      </vt:variant>
      <vt:variant>
        <vt:i4>1769525</vt:i4>
      </vt:variant>
      <vt:variant>
        <vt:i4>482</vt:i4>
      </vt:variant>
      <vt:variant>
        <vt:i4>0</vt:i4>
      </vt:variant>
      <vt:variant>
        <vt:i4>5</vt:i4>
      </vt:variant>
      <vt:variant>
        <vt:lpwstr/>
      </vt:variant>
      <vt:variant>
        <vt:lpwstr>_Toc242051098</vt:lpwstr>
      </vt:variant>
      <vt:variant>
        <vt:i4>1769525</vt:i4>
      </vt:variant>
      <vt:variant>
        <vt:i4>476</vt:i4>
      </vt:variant>
      <vt:variant>
        <vt:i4>0</vt:i4>
      </vt:variant>
      <vt:variant>
        <vt:i4>5</vt:i4>
      </vt:variant>
      <vt:variant>
        <vt:lpwstr/>
      </vt:variant>
      <vt:variant>
        <vt:lpwstr>_Toc242051097</vt:lpwstr>
      </vt:variant>
      <vt:variant>
        <vt:i4>1769525</vt:i4>
      </vt:variant>
      <vt:variant>
        <vt:i4>470</vt:i4>
      </vt:variant>
      <vt:variant>
        <vt:i4>0</vt:i4>
      </vt:variant>
      <vt:variant>
        <vt:i4>5</vt:i4>
      </vt:variant>
      <vt:variant>
        <vt:lpwstr/>
      </vt:variant>
      <vt:variant>
        <vt:lpwstr>_Toc242051096</vt:lpwstr>
      </vt:variant>
      <vt:variant>
        <vt:i4>1769525</vt:i4>
      </vt:variant>
      <vt:variant>
        <vt:i4>464</vt:i4>
      </vt:variant>
      <vt:variant>
        <vt:i4>0</vt:i4>
      </vt:variant>
      <vt:variant>
        <vt:i4>5</vt:i4>
      </vt:variant>
      <vt:variant>
        <vt:lpwstr/>
      </vt:variant>
      <vt:variant>
        <vt:lpwstr>_Toc242051095</vt:lpwstr>
      </vt:variant>
      <vt:variant>
        <vt:i4>1769525</vt:i4>
      </vt:variant>
      <vt:variant>
        <vt:i4>458</vt:i4>
      </vt:variant>
      <vt:variant>
        <vt:i4>0</vt:i4>
      </vt:variant>
      <vt:variant>
        <vt:i4>5</vt:i4>
      </vt:variant>
      <vt:variant>
        <vt:lpwstr/>
      </vt:variant>
      <vt:variant>
        <vt:lpwstr>_Toc242051094</vt:lpwstr>
      </vt:variant>
      <vt:variant>
        <vt:i4>1769525</vt:i4>
      </vt:variant>
      <vt:variant>
        <vt:i4>452</vt:i4>
      </vt:variant>
      <vt:variant>
        <vt:i4>0</vt:i4>
      </vt:variant>
      <vt:variant>
        <vt:i4>5</vt:i4>
      </vt:variant>
      <vt:variant>
        <vt:lpwstr/>
      </vt:variant>
      <vt:variant>
        <vt:lpwstr>_Toc242051093</vt:lpwstr>
      </vt:variant>
      <vt:variant>
        <vt:i4>1769525</vt:i4>
      </vt:variant>
      <vt:variant>
        <vt:i4>446</vt:i4>
      </vt:variant>
      <vt:variant>
        <vt:i4>0</vt:i4>
      </vt:variant>
      <vt:variant>
        <vt:i4>5</vt:i4>
      </vt:variant>
      <vt:variant>
        <vt:lpwstr/>
      </vt:variant>
      <vt:variant>
        <vt:lpwstr>_Toc242051092</vt:lpwstr>
      </vt:variant>
      <vt:variant>
        <vt:i4>1769525</vt:i4>
      </vt:variant>
      <vt:variant>
        <vt:i4>440</vt:i4>
      </vt:variant>
      <vt:variant>
        <vt:i4>0</vt:i4>
      </vt:variant>
      <vt:variant>
        <vt:i4>5</vt:i4>
      </vt:variant>
      <vt:variant>
        <vt:lpwstr/>
      </vt:variant>
      <vt:variant>
        <vt:lpwstr>_Toc242051091</vt:lpwstr>
      </vt:variant>
      <vt:variant>
        <vt:i4>1769525</vt:i4>
      </vt:variant>
      <vt:variant>
        <vt:i4>434</vt:i4>
      </vt:variant>
      <vt:variant>
        <vt:i4>0</vt:i4>
      </vt:variant>
      <vt:variant>
        <vt:i4>5</vt:i4>
      </vt:variant>
      <vt:variant>
        <vt:lpwstr/>
      </vt:variant>
      <vt:variant>
        <vt:lpwstr>_Toc242051090</vt:lpwstr>
      </vt:variant>
      <vt:variant>
        <vt:i4>1703989</vt:i4>
      </vt:variant>
      <vt:variant>
        <vt:i4>428</vt:i4>
      </vt:variant>
      <vt:variant>
        <vt:i4>0</vt:i4>
      </vt:variant>
      <vt:variant>
        <vt:i4>5</vt:i4>
      </vt:variant>
      <vt:variant>
        <vt:lpwstr/>
      </vt:variant>
      <vt:variant>
        <vt:lpwstr>_Toc242051089</vt:lpwstr>
      </vt:variant>
      <vt:variant>
        <vt:i4>1703989</vt:i4>
      </vt:variant>
      <vt:variant>
        <vt:i4>422</vt:i4>
      </vt:variant>
      <vt:variant>
        <vt:i4>0</vt:i4>
      </vt:variant>
      <vt:variant>
        <vt:i4>5</vt:i4>
      </vt:variant>
      <vt:variant>
        <vt:lpwstr/>
      </vt:variant>
      <vt:variant>
        <vt:lpwstr>_Toc242051088</vt:lpwstr>
      </vt:variant>
      <vt:variant>
        <vt:i4>1703989</vt:i4>
      </vt:variant>
      <vt:variant>
        <vt:i4>416</vt:i4>
      </vt:variant>
      <vt:variant>
        <vt:i4>0</vt:i4>
      </vt:variant>
      <vt:variant>
        <vt:i4>5</vt:i4>
      </vt:variant>
      <vt:variant>
        <vt:lpwstr/>
      </vt:variant>
      <vt:variant>
        <vt:lpwstr>_Toc242051087</vt:lpwstr>
      </vt:variant>
      <vt:variant>
        <vt:i4>1703989</vt:i4>
      </vt:variant>
      <vt:variant>
        <vt:i4>410</vt:i4>
      </vt:variant>
      <vt:variant>
        <vt:i4>0</vt:i4>
      </vt:variant>
      <vt:variant>
        <vt:i4>5</vt:i4>
      </vt:variant>
      <vt:variant>
        <vt:lpwstr/>
      </vt:variant>
      <vt:variant>
        <vt:lpwstr>_Toc242051086</vt:lpwstr>
      </vt:variant>
      <vt:variant>
        <vt:i4>1703989</vt:i4>
      </vt:variant>
      <vt:variant>
        <vt:i4>404</vt:i4>
      </vt:variant>
      <vt:variant>
        <vt:i4>0</vt:i4>
      </vt:variant>
      <vt:variant>
        <vt:i4>5</vt:i4>
      </vt:variant>
      <vt:variant>
        <vt:lpwstr/>
      </vt:variant>
      <vt:variant>
        <vt:lpwstr>_Toc242051085</vt:lpwstr>
      </vt:variant>
      <vt:variant>
        <vt:i4>1703989</vt:i4>
      </vt:variant>
      <vt:variant>
        <vt:i4>398</vt:i4>
      </vt:variant>
      <vt:variant>
        <vt:i4>0</vt:i4>
      </vt:variant>
      <vt:variant>
        <vt:i4>5</vt:i4>
      </vt:variant>
      <vt:variant>
        <vt:lpwstr/>
      </vt:variant>
      <vt:variant>
        <vt:lpwstr>_Toc242051084</vt:lpwstr>
      </vt:variant>
      <vt:variant>
        <vt:i4>1703989</vt:i4>
      </vt:variant>
      <vt:variant>
        <vt:i4>392</vt:i4>
      </vt:variant>
      <vt:variant>
        <vt:i4>0</vt:i4>
      </vt:variant>
      <vt:variant>
        <vt:i4>5</vt:i4>
      </vt:variant>
      <vt:variant>
        <vt:lpwstr/>
      </vt:variant>
      <vt:variant>
        <vt:lpwstr>_Toc242051083</vt:lpwstr>
      </vt:variant>
      <vt:variant>
        <vt:i4>1703989</vt:i4>
      </vt:variant>
      <vt:variant>
        <vt:i4>386</vt:i4>
      </vt:variant>
      <vt:variant>
        <vt:i4>0</vt:i4>
      </vt:variant>
      <vt:variant>
        <vt:i4>5</vt:i4>
      </vt:variant>
      <vt:variant>
        <vt:lpwstr/>
      </vt:variant>
      <vt:variant>
        <vt:lpwstr>_Toc242051082</vt:lpwstr>
      </vt:variant>
      <vt:variant>
        <vt:i4>1703989</vt:i4>
      </vt:variant>
      <vt:variant>
        <vt:i4>380</vt:i4>
      </vt:variant>
      <vt:variant>
        <vt:i4>0</vt:i4>
      </vt:variant>
      <vt:variant>
        <vt:i4>5</vt:i4>
      </vt:variant>
      <vt:variant>
        <vt:lpwstr/>
      </vt:variant>
      <vt:variant>
        <vt:lpwstr>_Toc242051081</vt:lpwstr>
      </vt:variant>
      <vt:variant>
        <vt:i4>1703989</vt:i4>
      </vt:variant>
      <vt:variant>
        <vt:i4>374</vt:i4>
      </vt:variant>
      <vt:variant>
        <vt:i4>0</vt:i4>
      </vt:variant>
      <vt:variant>
        <vt:i4>5</vt:i4>
      </vt:variant>
      <vt:variant>
        <vt:lpwstr/>
      </vt:variant>
      <vt:variant>
        <vt:lpwstr>_Toc242051080</vt:lpwstr>
      </vt:variant>
      <vt:variant>
        <vt:i4>1376309</vt:i4>
      </vt:variant>
      <vt:variant>
        <vt:i4>368</vt:i4>
      </vt:variant>
      <vt:variant>
        <vt:i4>0</vt:i4>
      </vt:variant>
      <vt:variant>
        <vt:i4>5</vt:i4>
      </vt:variant>
      <vt:variant>
        <vt:lpwstr/>
      </vt:variant>
      <vt:variant>
        <vt:lpwstr>_Toc242051079</vt:lpwstr>
      </vt:variant>
      <vt:variant>
        <vt:i4>1376309</vt:i4>
      </vt:variant>
      <vt:variant>
        <vt:i4>362</vt:i4>
      </vt:variant>
      <vt:variant>
        <vt:i4>0</vt:i4>
      </vt:variant>
      <vt:variant>
        <vt:i4>5</vt:i4>
      </vt:variant>
      <vt:variant>
        <vt:lpwstr/>
      </vt:variant>
      <vt:variant>
        <vt:lpwstr>_Toc242051078</vt:lpwstr>
      </vt:variant>
      <vt:variant>
        <vt:i4>1376309</vt:i4>
      </vt:variant>
      <vt:variant>
        <vt:i4>356</vt:i4>
      </vt:variant>
      <vt:variant>
        <vt:i4>0</vt:i4>
      </vt:variant>
      <vt:variant>
        <vt:i4>5</vt:i4>
      </vt:variant>
      <vt:variant>
        <vt:lpwstr/>
      </vt:variant>
      <vt:variant>
        <vt:lpwstr>_Toc242051077</vt:lpwstr>
      </vt:variant>
      <vt:variant>
        <vt:i4>1376309</vt:i4>
      </vt:variant>
      <vt:variant>
        <vt:i4>350</vt:i4>
      </vt:variant>
      <vt:variant>
        <vt:i4>0</vt:i4>
      </vt:variant>
      <vt:variant>
        <vt:i4>5</vt:i4>
      </vt:variant>
      <vt:variant>
        <vt:lpwstr/>
      </vt:variant>
      <vt:variant>
        <vt:lpwstr>_Toc242051076</vt:lpwstr>
      </vt:variant>
      <vt:variant>
        <vt:i4>1376309</vt:i4>
      </vt:variant>
      <vt:variant>
        <vt:i4>344</vt:i4>
      </vt:variant>
      <vt:variant>
        <vt:i4>0</vt:i4>
      </vt:variant>
      <vt:variant>
        <vt:i4>5</vt:i4>
      </vt:variant>
      <vt:variant>
        <vt:lpwstr/>
      </vt:variant>
      <vt:variant>
        <vt:lpwstr>_Toc242051075</vt:lpwstr>
      </vt:variant>
      <vt:variant>
        <vt:i4>1376309</vt:i4>
      </vt:variant>
      <vt:variant>
        <vt:i4>338</vt:i4>
      </vt:variant>
      <vt:variant>
        <vt:i4>0</vt:i4>
      </vt:variant>
      <vt:variant>
        <vt:i4>5</vt:i4>
      </vt:variant>
      <vt:variant>
        <vt:lpwstr/>
      </vt:variant>
      <vt:variant>
        <vt:lpwstr>_Toc242051074</vt:lpwstr>
      </vt:variant>
      <vt:variant>
        <vt:i4>1376309</vt:i4>
      </vt:variant>
      <vt:variant>
        <vt:i4>332</vt:i4>
      </vt:variant>
      <vt:variant>
        <vt:i4>0</vt:i4>
      </vt:variant>
      <vt:variant>
        <vt:i4>5</vt:i4>
      </vt:variant>
      <vt:variant>
        <vt:lpwstr/>
      </vt:variant>
      <vt:variant>
        <vt:lpwstr>_Toc242051073</vt:lpwstr>
      </vt:variant>
      <vt:variant>
        <vt:i4>1376309</vt:i4>
      </vt:variant>
      <vt:variant>
        <vt:i4>326</vt:i4>
      </vt:variant>
      <vt:variant>
        <vt:i4>0</vt:i4>
      </vt:variant>
      <vt:variant>
        <vt:i4>5</vt:i4>
      </vt:variant>
      <vt:variant>
        <vt:lpwstr/>
      </vt:variant>
      <vt:variant>
        <vt:lpwstr>_Toc242051072</vt:lpwstr>
      </vt:variant>
      <vt:variant>
        <vt:i4>1376309</vt:i4>
      </vt:variant>
      <vt:variant>
        <vt:i4>320</vt:i4>
      </vt:variant>
      <vt:variant>
        <vt:i4>0</vt:i4>
      </vt:variant>
      <vt:variant>
        <vt:i4>5</vt:i4>
      </vt:variant>
      <vt:variant>
        <vt:lpwstr/>
      </vt:variant>
      <vt:variant>
        <vt:lpwstr>_Toc242051071</vt:lpwstr>
      </vt:variant>
      <vt:variant>
        <vt:i4>1376309</vt:i4>
      </vt:variant>
      <vt:variant>
        <vt:i4>314</vt:i4>
      </vt:variant>
      <vt:variant>
        <vt:i4>0</vt:i4>
      </vt:variant>
      <vt:variant>
        <vt:i4>5</vt:i4>
      </vt:variant>
      <vt:variant>
        <vt:lpwstr/>
      </vt:variant>
      <vt:variant>
        <vt:lpwstr>_Toc242051070</vt:lpwstr>
      </vt:variant>
      <vt:variant>
        <vt:i4>1310773</vt:i4>
      </vt:variant>
      <vt:variant>
        <vt:i4>308</vt:i4>
      </vt:variant>
      <vt:variant>
        <vt:i4>0</vt:i4>
      </vt:variant>
      <vt:variant>
        <vt:i4>5</vt:i4>
      </vt:variant>
      <vt:variant>
        <vt:lpwstr/>
      </vt:variant>
      <vt:variant>
        <vt:lpwstr>_Toc242051069</vt:lpwstr>
      </vt:variant>
      <vt:variant>
        <vt:i4>1310773</vt:i4>
      </vt:variant>
      <vt:variant>
        <vt:i4>302</vt:i4>
      </vt:variant>
      <vt:variant>
        <vt:i4>0</vt:i4>
      </vt:variant>
      <vt:variant>
        <vt:i4>5</vt:i4>
      </vt:variant>
      <vt:variant>
        <vt:lpwstr/>
      </vt:variant>
      <vt:variant>
        <vt:lpwstr>_Toc242051068</vt:lpwstr>
      </vt:variant>
      <vt:variant>
        <vt:i4>1310773</vt:i4>
      </vt:variant>
      <vt:variant>
        <vt:i4>296</vt:i4>
      </vt:variant>
      <vt:variant>
        <vt:i4>0</vt:i4>
      </vt:variant>
      <vt:variant>
        <vt:i4>5</vt:i4>
      </vt:variant>
      <vt:variant>
        <vt:lpwstr/>
      </vt:variant>
      <vt:variant>
        <vt:lpwstr>_Toc242051067</vt:lpwstr>
      </vt:variant>
      <vt:variant>
        <vt:i4>1310773</vt:i4>
      </vt:variant>
      <vt:variant>
        <vt:i4>290</vt:i4>
      </vt:variant>
      <vt:variant>
        <vt:i4>0</vt:i4>
      </vt:variant>
      <vt:variant>
        <vt:i4>5</vt:i4>
      </vt:variant>
      <vt:variant>
        <vt:lpwstr/>
      </vt:variant>
      <vt:variant>
        <vt:lpwstr>_Toc242051066</vt:lpwstr>
      </vt:variant>
      <vt:variant>
        <vt:i4>1310773</vt:i4>
      </vt:variant>
      <vt:variant>
        <vt:i4>284</vt:i4>
      </vt:variant>
      <vt:variant>
        <vt:i4>0</vt:i4>
      </vt:variant>
      <vt:variant>
        <vt:i4>5</vt:i4>
      </vt:variant>
      <vt:variant>
        <vt:lpwstr/>
      </vt:variant>
      <vt:variant>
        <vt:lpwstr>_Toc242051065</vt:lpwstr>
      </vt:variant>
      <vt:variant>
        <vt:i4>1310773</vt:i4>
      </vt:variant>
      <vt:variant>
        <vt:i4>278</vt:i4>
      </vt:variant>
      <vt:variant>
        <vt:i4>0</vt:i4>
      </vt:variant>
      <vt:variant>
        <vt:i4>5</vt:i4>
      </vt:variant>
      <vt:variant>
        <vt:lpwstr/>
      </vt:variant>
      <vt:variant>
        <vt:lpwstr>_Toc242051064</vt:lpwstr>
      </vt:variant>
      <vt:variant>
        <vt:i4>1310773</vt:i4>
      </vt:variant>
      <vt:variant>
        <vt:i4>272</vt:i4>
      </vt:variant>
      <vt:variant>
        <vt:i4>0</vt:i4>
      </vt:variant>
      <vt:variant>
        <vt:i4>5</vt:i4>
      </vt:variant>
      <vt:variant>
        <vt:lpwstr/>
      </vt:variant>
      <vt:variant>
        <vt:lpwstr>_Toc242051063</vt:lpwstr>
      </vt:variant>
      <vt:variant>
        <vt:i4>1310773</vt:i4>
      </vt:variant>
      <vt:variant>
        <vt:i4>266</vt:i4>
      </vt:variant>
      <vt:variant>
        <vt:i4>0</vt:i4>
      </vt:variant>
      <vt:variant>
        <vt:i4>5</vt:i4>
      </vt:variant>
      <vt:variant>
        <vt:lpwstr/>
      </vt:variant>
      <vt:variant>
        <vt:lpwstr>_Toc242051062</vt:lpwstr>
      </vt:variant>
      <vt:variant>
        <vt:i4>1310773</vt:i4>
      </vt:variant>
      <vt:variant>
        <vt:i4>260</vt:i4>
      </vt:variant>
      <vt:variant>
        <vt:i4>0</vt:i4>
      </vt:variant>
      <vt:variant>
        <vt:i4>5</vt:i4>
      </vt:variant>
      <vt:variant>
        <vt:lpwstr/>
      </vt:variant>
      <vt:variant>
        <vt:lpwstr>_Toc242051061</vt:lpwstr>
      </vt:variant>
      <vt:variant>
        <vt:i4>1310773</vt:i4>
      </vt:variant>
      <vt:variant>
        <vt:i4>254</vt:i4>
      </vt:variant>
      <vt:variant>
        <vt:i4>0</vt:i4>
      </vt:variant>
      <vt:variant>
        <vt:i4>5</vt:i4>
      </vt:variant>
      <vt:variant>
        <vt:lpwstr/>
      </vt:variant>
      <vt:variant>
        <vt:lpwstr>_Toc242051060</vt:lpwstr>
      </vt:variant>
      <vt:variant>
        <vt:i4>1507381</vt:i4>
      </vt:variant>
      <vt:variant>
        <vt:i4>248</vt:i4>
      </vt:variant>
      <vt:variant>
        <vt:i4>0</vt:i4>
      </vt:variant>
      <vt:variant>
        <vt:i4>5</vt:i4>
      </vt:variant>
      <vt:variant>
        <vt:lpwstr/>
      </vt:variant>
      <vt:variant>
        <vt:lpwstr>_Toc242051059</vt:lpwstr>
      </vt:variant>
      <vt:variant>
        <vt:i4>1507381</vt:i4>
      </vt:variant>
      <vt:variant>
        <vt:i4>242</vt:i4>
      </vt:variant>
      <vt:variant>
        <vt:i4>0</vt:i4>
      </vt:variant>
      <vt:variant>
        <vt:i4>5</vt:i4>
      </vt:variant>
      <vt:variant>
        <vt:lpwstr/>
      </vt:variant>
      <vt:variant>
        <vt:lpwstr>_Toc242051058</vt:lpwstr>
      </vt:variant>
      <vt:variant>
        <vt:i4>1507381</vt:i4>
      </vt:variant>
      <vt:variant>
        <vt:i4>236</vt:i4>
      </vt:variant>
      <vt:variant>
        <vt:i4>0</vt:i4>
      </vt:variant>
      <vt:variant>
        <vt:i4>5</vt:i4>
      </vt:variant>
      <vt:variant>
        <vt:lpwstr/>
      </vt:variant>
      <vt:variant>
        <vt:lpwstr>_Toc242051057</vt:lpwstr>
      </vt:variant>
      <vt:variant>
        <vt:i4>1507381</vt:i4>
      </vt:variant>
      <vt:variant>
        <vt:i4>230</vt:i4>
      </vt:variant>
      <vt:variant>
        <vt:i4>0</vt:i4>
      </vt:variant>
      <vt:variant>
        <vt:i4>5</vt:i4>
      </vt:variant>
      <vt:variant>
        <vt:lpwstr/>
      </vt:variant>
      <vt:variant>
        <vt:lpwstr>_Toc242051056</vt:lpwstr>
      </vt:variant>
      <vt:variant>
        <vt:i4>1507381</vt:i4>
      </vt:variant>
      <vt:variant>
        <vt:i4>224</vt:i4>
      </vt:variant>
      <vt:variant>
        <vt:i4>0</vt:i4>
      </vt:variant>
      <vt:variant>
        <vt:i4>5</vt:i4>
      </vt:variant>
      <vt:variant>
        <vt:lpwstr/>
      </vt:variant>
      <vt:variant>
        <vt:lpwstr>_Toc242051055</vt:lpwstr>
      </vt:variant>
      <vt:variant>
        <vt:i4>1507381</vt:i4>
      </vt:variant>
      <vt:variant>
        <vt:i4>218</vt:i4>
      </vt:variant>
      <vt:variant>
        <vt:i4>0</vt:i4>
      </vt:variant>
      <vt:variant>
        <vt:i4>5</vt:i4>
      </vt:variant>
      <vt:variant>
        <vt:lpwstr/>
      </vt:variant>
      <vt:variant>
        <vt:lpwstr>_Toc242051054</vt:lpwstr>
      </vt:variant>
      <vt:variant>
        <vt:i4>1507381</vt:i4>
      </vt:variant>
      <vt:variant>
        <vt:i4>212</vt:i4>
      </vt:variant>
      <vt:variant>
        <vt:i4>0</vt:i4>
      </vt:variant>
      <vt:variant>
        <vt:i4>5</vt:i4>
      </vt:variant>
      <vt:variant>
        <vt:lpwstr/>
      </vt:variant>
      <vt:variant>
        <vt:lpwstr>_Toc242051053</vt:lpwstr>
      </vt:variant>
      <vt:variant>
        <vt:i4>1507381</vt:i4>
      </vt:variant>
      <vt:variant>
        <vt:i4>206</vt:i4>
      </vt:variant>
      <vt:variant>
        <vt:i4>0</vt:i4>
      </vt:variant>
      <vt:variant>
        <vt:i4>5</vt:i4>
      </vt:variant>
      <vt:variant>
        <vt:lpwstr/>
      </vt:variant>
      <vt:variant>
        <vt:lpwstr>_Toc242051052</vt:lpwstr>
      </vt:variant>
      <vt:variant>
        <vt:i4>1507381</vt:i4>
      </vt:variant>
      <vt:variant>
        <vt:i4>200</vt:i4>
      </vt:variant>
      <vt:variant>
        <vt:i4>0</vt:i4>
      </vt:variant>
      <vt:variant>
        <vt:i4>5</vt:i4>
      </vt:variant>
      <vt:variant>
        <vt:lpwstr/>
      </vt:variant>
      <vt:variant>
        <vt:lpwstr>_Toc242051051</vt:lpwstr>
      </vt:variant>
      <vt:variant>
        <vt:i4>1507381</vt:i4>
      </vt:variant>
      <vt:variant>
        <vt:i4>194</vt:i4>
      </vt:variant>
      <vt:variant>
        <vt:i4>0</vt:i4>
      </vt:variant>
      <vt:variant>
        <vt:i4>5</vt:i4>
      </vt:variant>
      <vt:variant>
        <vt:lpwstr/>
      </vt:variant>
      <vt:variant>
        <vt:lpwstr>_Toc242051050</vt:lpwstr>
      </vt:variant>
      <vt:variant>
        <vt:i4>1441845</vt:i4>
      </vt:variant>
      <vt:variant>
        <vt:i4>188</vt:i4>
      </vt:variant>
      <vt:variant>
        <vt:i4>0</vt:i4>
      </vt:variant>
      <vt:variant>
        <vt:i4>5</vt:i4>
      </vt:variant>
      <vt:variant>
        <vt:lpwstr/>
      </vt:variant>
      <vt:variant>
        <vt:lpwstr>_Toc242051049</vt:lpwstr>
      </vt:variant>
      <vt:variant>
        <vt:i4>1441845</vt:i4>
      </vt:variant>
      <vt:variant>
        <vt:i4>182</vt:i4>
      </vt:variant>
      <vt:variant>
        <vt:i4>0</vt:i4>
      </vt:variant>
      <vt:variant>
        <vt:i4>5</vt:i4>
      </vt:variant>
      <vt:variant>
        <vt:lpwstr/>
      </vt:variant>
      <vt:variant>
        <vt:lpwstr>_Toc242051048</vt:lpwstr>
      </vt:variant>
      <vt:variant>
        <vt:i4>1441845</vt:i4>
      </vt:variant>
      <vt:variant>
        <vt:i4>176</vt:i4>
      </vt:variant>
      <vt:variant>
        <vt:i4>0</vt:i4>
      </vt:variant>
      <vt:variant>
        <vt:i4>5</vt:i4>
      </vt:variant>
      <vt:variant>
        <vt:lpwstr/>
      </vt:variant>
      <vt:variant>
        <vt:lpwstr>_Toc242051047</vt:lpwstr>
      </vt:variant>
      <vt:variant>
        <vt:i4>1441845</vt:i4>
      </vt:variant>
      <vt:variant>
        <vt:i4>170</vt:i4>
      </vt:variant>
      <vt:variant>
        <vt:i4>0</vt:i4>
      </vt:variant>
      <vt:variant>
        <vt:i4>5</vt:i4>
      </vt:variant>
      <vt:variant>
        <vt:lpwstr/>
      </vt:variant>
      <vt:variant>
        <vt:lpwstr>_Toc242051046</vt:lpwstr>
      </vt:variant>
      <vt:variant>
        <vt:i4>1441845</vt:i4>
      </vt:variant>
      <vt:variant>
        <vt:i4>164</vt:i4>
      </vt:variant>
      <vt:variant>
        <vt:i4>0</vt:i4>
      </vt:variant>
      <vt:variant>
        <vt:i4>5</vt:i4>
      </vt:variant>
      <vt:variant>
        <vt:lpwstr/>
      </vt:variant>
      <vt:variant>
        <vt:lpwstr>_Toc242051045</vt:lpwstr>
      </vt:variant>
      <vt:variant>
        <vt:i4>1441845</vt:i4>
      </vt:variant>
      <vt:variant>
        <vt:i4>158</vt:i4>
      </vt:variant>
      <vt:variant>
        <vt:i4>0</vt:i4>
      </vt:variant>
      <vt:variant>
        <vt:i4>5</vt:i4>
      </vt:variant>
      <vt:variant>
        <vt:lpwstr/>
      </vt:variant>
      <vt:variant>
        <vt:lpwstr>_Toc242051044</vt:lpwstr>
      </vt:variant>
      <vt:variant>
        <vt:i4>1441845</vt:i4>
      </vt:variant>
      <vt:variant>
        <vt:i4>152</vt:i4>
      </vt:variant>
      <vt:variant>
        <vt:i4>0</vt:i4>
      </vt:variant>
      <vt:variant>
        <vt:i4>5</vt:i4>
      </vt:variant>
      <vt:variant>
        <vt:lpwstr/>
      </vt:variant>
      <vt:variant>
        <vt:lpwstr>_Toc242051043</vt:lpwstr>
      </vt:variant>
      <vt:variant>
        <vt:i4>1441845</vt:i4>
      </vt:variant>
      <vt:variant>
        <vt:i4>146</vt:i4>
      </vt:variant>
      <vt:variant>
        <vt:i4>0</vt:i4>
      </vt:variant>
      <vt:variant>
        <vt:i4>5</vt:i4>
      </vt:variant>
      <vt:variant>
        <vt:lpwstr/>
      </vt:variant>
      <vt:variant>
        <vt:lpwstr>_Toc242051042</vt:lpwstr>
      </vt:variant>
      <vt:variant>
        <vt:i4>1441845</vt:i4>
      </vt:variant>
      <vt:variant>
        <vt:i4>140</vt:i4>
      </vt:variant>
      <vt:variant>
        <vt:i4>0</vt:i4>
      </vt:variant>
      <vt:variant>
        <vt:i4>5</vt:i4>
      </vt:variant>
      <vt:variant>
        <vt:lpwstr/>
      </vt:variant>
      <vt:variant>
        <vt:lpwstr>_Toc242051041</vt:lpwstr>
      </vt:variant>
      <vt:variant>
        <vt:i4>1441845</vt:i4>
      </vt:variant>
      <vt:variant>
        <vt:i4>134</vt:i4>
      </vt:variant>
      <vt:variant>
        <vt:i4>0</vt:i4>
      </vt:variant>
      <vt:variant>
        <vt:i4>5</vt:i4>
      </vt:variant>
      <vt:variant>
        <vt:lpwstr/>
      </vt:variant>
      <vt:variant>
        <vt:lpwstr>_Toc242051040</vt:lpwstr>
      </vt:variant>
      <vt:variant>
        <vt:i4>1114165</vt:i4>
      </vt:variant>
      <vt:variant>
        <vt:i4>128</vt:i4>
      </vt:variant>
      <vt:variant>
        <vt:i4>0</vt:i4>
      </vt:variant>
      <vt:variant>
        <vt:i4>5</vt:i4>
      </vt:variant>
      <vt:variant>
        <vt:lpwstr/>
      </vt:variant>
      <vt:variant>
        <vt:lpwstr>_Toc242051039</vt:lpwstr>
      </vt:variant>
      <vt:variant>
        <vt:i4>1114165</vt:i4>
      </vt:variant>
      <vt:variant>
        <vt:i4>122</vt:i4>
      </vt:variant>
      <vt:variant>
        <vt:i4>0</vt:i4>
      </vt:variant>
      <vt:variant>
        <vt:i4>5</vt:i4>
      </vt:variant>
      <vt:variant>
        <vt:lpwstr/>
      </vt:variant>
      <vt:variant>
        <vt:lpwstr>_Toc242051038</vt:lpwstr>
      </vt:variant>
      <vt:variant>
        <vt:i4>1114165</vt:i4>
      </vt:variant>
      <vt:variant>
        <vt:i4>116</vt:i4>
      </vt:variant>
      <vt:variant>
        <vt:i4>0</vt:i4>
      </vt:variant>
      <vt:variant>
        <vt:i4>5</vt:i4>
      </vt:variant>
      <vt:variant>
        <vt:lpwstr/>
      </vt:variant>
      <vt:variant>
        <vt:lpwstr>_Toc242051037</vt:lpwstr>
      </vt:variant>
      <vt:variant>
        <vt:i4>1114165</vt:i4>
      </vt:variant>
      <vt:variant>
        <vt:i4>110</vt:i4>
      </vt:variant>
      <vt:variant>
        <vt:i4>0</vt:i4>
      </vt:variant>
      <vt:variant>
        <vt:i4>5</vt:i4>
      </vt:variant>
      <vt:variant>
        <vt:lpwstr/>
      </vt:variant>
      <vt:variant>
        <vt:lpwstr>_Toc242051036</vt:lpwstr>
      </vt:variant>
      <vt:variant>
        <vt:i4>1114165</vt:i4>
      </vt:variant>
      <vt:variant>
        <vt:i4>104</vt:i4>
      </vt:variant>
      <vt:variant>
        <vt:i4>0</vt:i4>
      </vt:variant>
      <vt:variant>
        <vt:i4>5</vt:i4>
      </vt:variant>
      <vt:variant>
        <vt:lpwstr/>
      </vt:variant>
      <vt:variant>
        <vt:lpwstr>_Toc242051035</vt:lpwstr>
      </vt:variant>
      <vt:variant>
        <vt:i4>1114165</vt:i4>
      </vt:variant>
      <vt:variant>
        <vt:i4>98</vt:i4>
      </vt:variant>
      <vt:variant>
        <vt:i4>0</vt:i4>
      </vt:variant>
      <vt:variant>
        <vt:i4>5</vt:i4>
      </vt:variant>
      <vt:variant>
        <vt:lpwstr/>
      </vt:variant>
      <vt:variant>
        <vt:lpwstr>_Toc242051034</vt:lpwstr>
      </vt:variant>
      <vt:variant>
        <vt:i4>1114165</vt:i4>
      </vt:variant>
      <vt:variant>
        <vt:i4>92</vt:i4>
      </vt:variant>
      <vt:variant>
        <vt:i4>0</vt:i4>
      </vt:variant>
      <vt:variant>
        <vt:i4>5</vt:i4>
      </vt:variant>
      <vt:variant>
        <vt:lpwstr/>
      </vt:variant>
      <vt:variant>
        <vt:lpwstr>_Toc242051033</vt:lpwstr>
      </vt:variant>
      <vt:variant>
        <vt:i4>1114165</vt:i4>
      </vt:variant>
      <vt:variant>
        <vt:i4>86</vt:i4>
      </vt:variant>
      <vt:variant>
        <vt:i4>0</vt:i4>
      </vt:variant>
      <vt:variant>
        <vt:i4>5</vt:i4>
      </vt:variant>
      <vt:variant>
        <vt:lpwstr/>
      </vt:variant>
      <vt:variant>
        <vt:lpwstr>_Toc242051032</vt:lpwstr>
      </vt:variant>
      <vt:variant>
        <vt:i4>1114165</vt:i4>
      </vt:variant>
      <vt:variant>
        <vt:i4>80</vt:i4>
      </vt:variant>
      <vt:variant>
        <vt:i4>0</vt:i4>
      </vt:variant>
      <vt:variant>
        <vt:i4>5</vt:i4>
      </vt:variant>
      <vt:variant>
        <vt:lpwstr/>
      </vt:variant>
      <vt:variant>
        <vt:lpwstr>_Toc242051031</vt:lpwstr>
      </vt:variant>
      <vt:variant>
        <vt:i4>1114165</vt:i4>
      </vt:variant>
      <vt:variant>
        <vt:i4>74</vt:i4>
      </vt:variant>
      <vt:variant>
        <vt:i4>0</vt:i4>
      </vt:variant>
      <vt:variant>
        <vt:i4>5</vt:i4>
      </vt:variant>
      <vt:variant>
        <vt:lpwstr/>
      </vt:variant>
      <vt:variant>
        <vt:lpwstr>_Toc242051030</vt:lpwstr>
      </vt:variant>
      <vt:variant>
        <vt:i4>1048629</vt:i4>
      </vt:variant>
      <vt:variant>
        <vt:i4>68</vt:i4>
      </vt:variant>
      <vt:variant>
        <vt:i4>0</vt:i4>
      </vt:variant>
      <vt:variant>
        <vt:i4>5</vt:i4>
      </vt:variant>
      <vt:variant>
        <vt:lpwstr/>
      </vt:variant>
      <vt:variant>
        <vt:lpwstr>_Toc242051029</vt:lpwstr>
      </vt:variant>
      <vt:variant>
        <vt:i4>1048629</vt:i4>
      </vt:variant>
      <vt:variant>
        <vt:i4>62</vt:i4>
      </vt:variant>
      <vt:variant>
        <vt:i4>0</vt:i4>
      </vt:variant>
      <vt:variant>
        <vt:i4>5</vt:i4>
      </vt:variant>
      <vt:variant>
        <vt:lpwstr/>
      </vt:variant>
      <vt:variant>
        <vt:lpwstr>_Toc242051028</vt:lpwstr>
      </vt:variant>
      <vt:variant>
        <vt:i4>1048629</vt:i4>
      </vt:variant>
      <vt:variant>
        <vt:i4>56</vt:i4>
      </vt:variant>
      <vt:variant>
        <vt:i4>0</vt:i4>
      </vt:variant>
      <vt:variant>
        <vt:i4>5</vt:i4>
      </vt:variant>
      <vt:variant>
        <vt:lpwstr/>
      </vt:variant>
      <vt:variant>
        <vt:lpwstr>_Toc242051027</vt:lpwstr>
      </vt:variant>
      <vt:variant>
        <vt:i4>1048629</vt:i4>
      </vt:variant>
      <vt:variant>
        <vt:i4>50</vt:i4>
      </vt:variant>
      <vt:variant>
        <vt:i4>0</vt:i4>
      </vt:variant>
      <vt:variant>
        <vt:i4>5</vt:i4>
      </vt:variant>
      <vt:variant>
        <vt:lpwstr/>
      </vt:variant>
      <vt:variant>
        <vt:lpwstr>_Toc242051026</vt:lpwstr>
      </vt:variant>
      <vt:variant>
        <vt:i4>1048629</vt:i4>
      </vt:variant>
      <vt:variant>
        <vt:i4>44</vt:i4>
      </vt:variant>
      <vt:variant>
        <vt:i4>0</vt:i4>
      </vt:variant>
      <vt:variant>
        <vt:i4>5</vt:i4>
      </vt:variant>
      <vt:variant>
        <vt:lpwstr/>
      </vt:variant>
      <vt:variant>
        <vt:lpwstr>_Toc242051025</vt:lpwstr>
      </vt:variant>
      <vt:variant>
        <vt:i4>1048629</vt:i4>
      </vt:variant>
      <vt:variant>
        <vt:i4>38</vt:i4>
      </vt:variant>
      <vt:variant>
        <vt:i4>0</vt:i4>
      </vt:variant>
      <vt:variant>
        <vt:i4>5</vt:i4>
      </vt:variant>
      <vt:variant>
        <vt:lpwstr/>
      </vt:variant>
      <vt:variant>
        <vt:lpwstr>_Toc242051024</vt:lpwstr>
      </vt:variant>
      <vt:variant>
        <vt:i4>1048629</vt:i4>
      </vt:variant>
      <vt:variant>
        <vt:i4>32</vt:i4>
      </vt:variant>
      <vt:variant>
        <vt:i4>0</vt:i4>
      </vt:variant>
      <vt:variant>
        <vt:i4>5</vt:i4>
      </vt:variant>
      <vt:variant>
        <vt:lpwstr/>
      </vt:variant>
      <vt:variant>
        <vt:lpwstr>_Toc242051023</vt:lpwstr>
      </vt:variant>
      <vt:variant>
        <vt:i4>1048629</vt:i4>
      </vt:variant>
      <vt:variant>
        <vt:i4>26</vt:i4>
      </vt:variant>
      <vt:variant>
        <vt:i4>0</vt:i4>
      </vt:variant>
      <vt:variant>
        <vt:i4>5</vt:i4>
      </vt:variant>
      <vt:variant>
        <vt:lpwstr/>
      </vt:variant>
      <vt:variant>
        <vt:lpwstr>_Toc242051022</vt:lpwstr>
      </vt:variant>
      <vt:variant>
        <vt:i4>1048629</vt:i4>
      </vt:variant>
      <vt:variant>
        <vt:i4>20</vt:i4>
      </vt:variant>
      <vt:variant>
        <vt:i4>0</vt:i4>
      </vt:variant>
      <vt:variant>
        <vt:i4>5</vt:i4>
      </vt:variant>
      <vt:variant>
        <vt:lpwstr/>
      </vt:variant>
      <vt:variant>
        <vt:lpwstr>_Toc242051021</vt:lpwstr>
      </vt:variant>
      <vt:variant>
        <vt:i4>1048629</vt:i4>
      </vt:variant>
      <vt:variant>
        <vt:i4>14</vt:i4>
      </vt:variant>
      <vt:variant>
        <vt:i4>0</vt:i4>
      </vt:variant>
      <vt:variant>
        <vt:i4>5</vt:i4>
      </vt:variant>
      <vt:variant>
        <vt:lpwstr/>
      </vt:variant>
      <vt:variant>
        <vt:lpwstr>_Toc242051020</vt:lpwstr>
      </vt:variant>
      <vt:variant>
        <vt:i4>1245237</vt:i4>
      </vt:variant>
      <vt:variant>
        <vt:i4>8</vt:i4>
      </vt:variant>
      <vt:variant>
        <vt:i4>0</vt:i4>
      </vt:variant>
      <vt:variant>
        <vt:i4>5</vt:i4>
      </vt:variant>
      <vt:variant>
        <vt:lpwstr/>
      </vt:variant>
      <vt:variant>
        <vt:lpwstr>_Toc242051019</vt:lpwstr>
      </vt:variant>
      <vt:variant>
        <vt:i4>1245237</vt:i4>
      </vt:variant>
      <vt:variant>
        <vt:i4>2</vt:i4>
      </vt:variant>
      <vt:variant>
        <vt:i4>0</vt:i4>
      </vt:variant>
      <vt:variant>
        <vt:i4>5</vt:i4>
      </vt:variant>
      <vt:variant>
        <vt:lpwstr/>
      </vt:variant>
      <vt:variant>
        <vt:lpwstr>_Toc242051018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Daniella Lecanda</dc:creator>
  <cp:lastModifiedBy>vicente hernández</cp:lastModifiedBy>
  <cp:revision>2</cp:revision>
  <dcterms:created xsi:type="dcterms:W3CDTF">2026-10-05T02:55:00Z</dcterms:created>
  <dcterms:modified xsi:type="dcterms:W3CDTF">2026-10-05T02:55:00Z</dcterms:modified>
</cp:coreProperties>
</file>