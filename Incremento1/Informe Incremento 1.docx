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E7489" w14:textId="77777777" w:rsidR="00612F26" w:rsidRPr="00FE5AF5" w:rsidRDefault="0006181F">
      <w:r w:rsidRPr="00FE5AF5">
        <w:rPr>
          <w:noProof/>
        </w:rPr>
        <w:drawing>
          <wp:anchor distT="0" distB="0" distL="0" distR="0" simplePos="0" relativeHeight="251658240" behindDoc="1" locked="0" layoutInCell="1" hidden="0" allowOverlap="1" wp14:anchorId="2EE0814C" wp14:editId="75CD168D">
            <wp:simplePos x="0" y="0"/>
            <wp:positionH relativeFrom="column">
              <wp:posOffset>1066800</wp:posOffset>
            </wp:positionH>
            <wp:positionV relativeFrom="paragraph">
              <wp:posOffset>291512</wp:posOffset>
            </wp:positionV>
            <wp:extent cx="3814159" cy="3462593"/>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814159" cy="3462593"/>
                    </a:xfrm>
                    <a:prstGeom prst="rect">
                      <a:avLst/>
                    </a:prstGeom>
                    <a:ln/>
                  </pic:spPr>
                </pic:pic>
              </a:graphicData>
            </a:graphic>
          </wp:anchor>
        </w:drawing>
      </w:r>
    </w:p>
    <w:p w14:paraId="45D9B616" w14:textId="77777777" w:rsidR="00612F26" w:rsidRPr="00FE5AF5" w:rsidRDefault="00612F26"/>
    <w:p w14:paraId="4C2B4FD2" w14:textId="77777777" w:rsidR="00612F26" w:rsidRPr="00FE5AF5" w:rsidRDefault="00612F26"/>
    <w:p w14:paraId="34A1FF5C" w14:textId="77777777" w:rsidR="00612F26" w:rsidRPr="00FE5AF5" w:rsidRDefault="00612F26"/>
    <w:p w14:paraId="45CE3E9E" w14:textId="77777777" w:rsidR="00612F26" w:rsidRPr="00FE5AF5" w:rsidRDefault="00612F26"/>
    <w:p w14:paraId="14451735" w14:textId="77777777" w:rsidR="00612F26" w:rsidRPr="00FE5AF5" w:rsidRDefault="00612F26"/>
    <w:p w14:paraId="3997FDA2" w14:textId="77777777" w:rsidR="00612F26" w:rsidRPr="00FE5AF5" w:rsidRDefault="00612F26"/>
    <w:p w14:paraId="16E9FE3B" w14:textId="77777777" w:rsidR="00612F26" w:rsidRPr="00FE5AF5" w:rsidRDefault="00612F26"/>
    <w:p w14:paraId="29CAD0C3" w14:textId="77777777" w:rsidR="00612F26" w:rsidRPr="00FE5AF5" w:rsidRDefault="00612F26"/>
    <w:p w14:paraId="64B78C93" w14:textId="77777777" w:rsidR="00612F26" w:rsidRPr="00FE5AF5" w:rsidRDefault="00612F26"/>
    <w:p w14:paraId="7098C508" w14:textId="77777777" w:rsidR="00612F26" w:rsidRPr="00FE5AF5" w:rsidRDefault="00612F26"/>
    <w:p w14:paraId="463AF3B3" w14:textId="77777777" w:rsidR="00612F26" w:rsidRPr="00FE5AF5" w:rsidRDefault="00612F26"/>
    <w:p w14:paraId="5EA3F73D" w14:textId="77777777" w:rsidR="00612F26" w:rsidRPr="00FE5AF5" w:rsidRDefault="00612F26"/>
    <w:p w14:paraId="5350B780" w14:textId="001924A6" w:rsidR="00612F26" w:rsidRPr="00FE5AF5" w:rsidRDefault="0006181F">
      <w:pPr>
        <w:pStyle w:val="Ttulo"/>
      </w:pPr>
      <w:r w:rsidRPr="00FE5AF5">
        <w:t xml:space="preserve">Puertas Blindadas: </w:t>
      </w:r>
      <w:r w:rsidR="6FAE26E5">
        <w:t>M</w:t>
      </w:r>
      <w:r w:rsidR="005303D2">
        <w:t>ó</w:t>
      </w:r>
      <w:r w:rsidR="6FAE26E5">
        <w:t>dulo de</w:t>
      </w:r>
      <w:r w:rsidRPr="00FE5AF5">
        <w:t xml:space="preserve"> Finanzas</w:t>
      </w:r>
    </w:p>
    <w:p w14:paraId="5A9C8942" w14:textId="2B2578DF" w:rsidR="00612F26" w:rsidRPr="00FE5AF5" w:rsidRDefault="0006181F" w:rsidP="6FAE26E5">
      <w:pPr>
        <w:pStyle w:val="Ttulo"/>
        <w:jc w:val="center"/>
      </w:pPr>
      <w:r w:rsidRPr="00FE5AF5">
        <w:t>Desarrollo de Software I: Incremento 1</w:t>
      </w:r>
      <w:r w:rsidR="6FAE26E5">
        <w:t xml:space="preserve"> Grupo 18</w:t>
      </w:r>
    </w:p>
    <w:p w14:paraId="48B7CAC1" w14:textId="656AF004" w:rsidR="6FAE26E5" w:rsidRDefault="6FAE26E5" w:rsidP="6FAE26E5"/>
    <w:p w14:paraId="424A8810" w14:textId="77777777" w:rsidR="00612F26" w:rsidRPr="00FE5AF5" w:rsidRDefault="00612F26">
      <w:pPr>
        <w:spacing w:after="120"/>
        <w:ind w:left="20" w:right="840"/>
        <w:jc w:val="center"/>
        <w:rPr>
          <w:color w:val="19202E"/>
        </w:rPr>
      </w:pPr>
    </w:p>
    <w:p w14:paraId="4052948C" w14:textId="77777777" w:rsidR="00612F26" w:rsidRPr="00FE5AF5" w:rsidRDefault="0006181F">
      <w:pPr>
        <w:spacing w:after="120"/>
        <w:ind w:left="20" w:right="840"/>
        <w:jc w:val="center"/>
        <w:rPr>
          <w:color w:val="19202E"/>
        </w:rPr>
      </w:pPr>
      <w:r w:rsidRPr="00FE5AF5">
        <w:rPr>
          <w:color w:val="19202E"/>
        </w:rPr>
        <w:t>Integrantes:</w:t>
      </w:r>
    </w:p>
    <w:p w14:paraId="3B198452" w14:textId="77777777" w:rsidR="00612F26" w:rsidRPr="00FE5AF5" w:rsidRDefault="0006181F">
      <w:pPr>
        <w:spacing w:after="120"/>
        <w:ind w:left="20" w:right="840"/>
        <w:jc w:val="center"/>
        <w:rPr>
          <w:color w:val="19202E"/>
        </w:rPr>
      </w:pPr>
      <w:r w:rsidRPr="00FE5AF5">
        <w:rPr>
          <w:color w:val="19202E"/>
        </w:rPr>
        <w:t>Sebastián Benjamín Bravo Núñez</w:t>
      </w:r>
    </w:p>
    <w:p w14:paraId="5CF5FFE0" w14:textId="77777777" w:rsidR="00612F26" w:rsidRPr="00FE5AF5" w:rsidRDefault="0006181F">
      <w:pPr>
        <w:spacing w:after="120"/>
        <w:ind w:left="20" w:right="840"/>
        <w:jc w:val="center"/>
        <w:rPr>
          <w:color w:val="19202E"/>
        </w:rPr>
      </w:pPr>
      <w:r w:rsidRPr="00FE5AF5">
        <w:rPr>
          <w:color w:val="19202E"/>
        </w:rPr>
        <w:t xml:space="preserve">Gianella Belén Catalán Canales  </w:t>
      </w:r>
    </w:p>
    <w:p w14:paraId="64661628" w14:textId="77777777" w:rsidR="00612F26" w:rsidRPr="00FE5AF5" w:rsidRDefault="0006181F">
      <w:pPr>
        <w:spacing w:after="120"/>
        <w:ind w:left="20" w:right="840"/>
        <w:jc w:val="center"/>
        <w:rPr>
          <w:color w:val="19202E"/>
        </w:rPr>
      </w:pPr>
      <w:r w:rsidRPr="00FE5AF5">
        <w:rPr>
          <w:color w:val="19202E"/>
        </w:rPr>
        <w:t>Vicente Andrés Hernández Olea</w:t>
      </w:r>
    </w:p>
    <w:p w14:paraId="3B6CD7F2" w14:textId="77777777" w:rsidR="00612F26" w:rsidRPr="00FE5AF5" w:rsidRDefault="0006181F">
      <w:pPr>
        <w:spacing w:after="120"/>
        <w:ind w:left="20" w:right="840"/>
        <w:jc w:val="center"/>
        <w:rPr>
          <w:color w:val="19202E"/>
        </w:rPr>
      </w:pPr>
      <w:r w:rsidRPr="00FE5AF5">
        <w:rPr>
          <w:color w:val="19202E"/>
        </w:rPr>
        <w:t xml:space="preserve">Daniella Rosa Catalina Lecanda Garnham </w:t>
      </w:r>
    </w:p>
    <w:p w14:paraId="59A52977" w14:textId="77777777" w:rsidR="00612F26" w:rsidRPr="00FE5AF5" w:rsidRDefault="0006181F">
      <w:pPr>
        <w:spacing w:after="120"/>
        <w:ind w:left="20" w:right="840"/>
        <w:jc w:val="center"/>
        <w:rPr>
          <w:color w:val="19202E"/>
        </w:rPr>
      </w:pPr>
      <w:r w:rsidRPr="00FE5AF5">
        <w:rPr>
          <w:color w:val="19202E"/>
        </w:rPr>
        <w:t>Angella Javiera Sánchez Lopéz</w:t>
      </w:r>
    </w:p>
    <w:p w14:paraId="3034B02B" w14:textId="77777777" w:rsidR="00612F26" w:rsidRPr="00FE5AF5" w:rsidRDefault="0006181F">
      <w:pPr>
        <w:spacing w:after="120"/>
        <w:ind w:left="20" w:right="840"/>
        <w:jc w:val="center"/>
        <w:rPr>
          <w:color w:val="19202E"/>
        </w:rPr>
      </w:pPr>
      <w:r w:rsidRPr="00FE5AF5">
        <w:rPr>
          <w:color w:val="19202E"/>
        </w:rPr>
        <w:t>Curso: Ingeniería de Software I</w:t>
      </w:r>
    </w:p>
    <w:p w14:paraId="705737B6" w14:textId="77777777" w:rsidR="00612F26" w:rsidRPr="00FE5AF5" w:rsidRDefault="0006181F">
      <w:pPr>
        <w:spacing w:after="120"/>
        <w:ind w:left="20" w:right="840"/>
        <w:jc w:val="center"/>
        <w:rPr>
          <w:color w:val="19202E"/>
        </w:rPr>
      </w:pPr>
      <w:r w:rsidRPr="00FE5AF5">
        <w:rPr>
          <w:color w:val="19202E"/>
        </w:rPr>
        <w:t>Profesor: Paulo Quinsacara Jofré.</w:t>
      </w:r>
    </w:p>
    <w:p w14:paraId="5D013601" w14:textId="77777777" w:rsidR="00612F26" w:rsidRPr="00FE5AF5" w:rsidRDefault="0006181F">
      <w:pPr>
        <w:spacing w:after="120"/>
        <w:ind w:left="20" w:right="840"/>
        <w:jc w:val="center"/>
        <w:rPr>
          <w:color w:val="19202E"/>
        </w:rPr>
      </w:pPr>
      <w:r w:rsidRPr="00FE5AF5">
        <w:rPr>
          <w:color w:val="19202E"/>
        </w:rPr>
        <w:t>NRC:7979</w:t>
      </w:r>
    </w:p>
    <w:p w14:paraId="1281ABFE" w14:textId="3669559B" w:rsidR="00612F26" w:rsidRPr="00FE5AF5" w:rsidRDefault="0006181F">
      <w:pPr>
        <w:spacing w:after="220"/>
        <w:ind w:left="20" w:right="840"/>
        <w:jc w:val="center"/>
        <w:rPr>
          <w:color w:val="19202E"/>
        </w:rPr>
        <w:sectPr w:rsidR="00612F26" w:rsidRPr="00FE5AF5">
          <w:footerReference w:type="default" r:id="rId10"/>
          <w:pgSz w:w="12240" w:h="15840"/>
          <w:pgMar w:top="1418" w:right="1418" w:bottom="1418" w:left="1418" w:header="720" w:footer="720" w:gutter="0"/>
          <w:pgNumType w:start="1"/>
          <w:cols w:space="720"/>
        </w:sectPr>
      </w:pPr>
      <w:r w:rsidRPr="00FE5AF5">
        <w:rPr>
          <w:color w:val="19202E"/>
        </w:rPr>
        <w:t>Fecha:1</w:t>
      </w:r>
      <w:r w:rsidR="00431A14">
        <w:rPr>
          <w:color w:val="19202E"/>
        </w:rPr>
        <w:t>4</w:t>
      </w:r>
      <w:r w:rsidRPr="00FE5AF5">
        <w:rPr>
          <w:color w:val="19202E"/>
        </w:rPr>
        <w:t>/06/2026</w:t>
      </w:r>
    </w:p>
    <w:sdt>
      <w:sdtPr>
        <w:id w:val="32694141"/>
        <w:docPartObj>
          <w:docPartGallery w:val="Table of Contents"/>
          <w:docPartUnique/>
        </w:docPartObj>
      </w:sdtPr>
      <w:sdtEndPr>
        <w:rPr>
          <w:b/>
          <w:bCs/>
          <w:noProof/>
        </w:rPr>
      </w:sdtEndPr>
      <w:sdtContent>
        <w:p w14:paraId="0DEDDFAA" w14:textId="44FE7AE6" w:rsidR="00B1390F" w:rsidRPr="00B1390F" w:rsidRDefault="00B1390F" w:rsidP="00B1390F">
          <w:pPr>
            <w:keepNext/>
            <w:keepLines/>
            <w:pBdr>
              <w:top w:val="nil"/>
              <w:left w:val="nil"/>
              <w:bottom w:val="nil"/>
              <w:right w:val="nil"/>
              <w:between w:val="nil"/>
            </w:pBdr>
            <w:spacing w:before="320" w:after="40"/>
            <w:rPr>
              <w:b/>
              <w:bCs/>
              <w:smallCaps/>
              <w:color w:val="000000"/>
              <w:sz w:val="28"/>
              <w:szCs w:val="28"/>
            </w:rPr>
          </w:pPr>
          <w:r w:rsidRPr="00FE5AF5">
            <w:rPr>
              <w:b/>
              <w:bCs/>
              <w:smallCaps/>
              <w:color w:val="000000"/>
              <w:sz w:val="28"/>
              <w:szCs w:val="28"/>
            </w:rPr>
            <w:t>Índice de contenidos</w:t>
          </w:r>
        </w:p>
        <w:p w14:paraId="79DA265B" w14:textId="67E87B53" w:rsidR="00902089" w:rsidRDefault="00B1390F">
          <w:pPr>
            <w:pStyle w:val="TDC1"/>
            <w:tabs>
              <w:tab w:val="left" w:pos="480"/>
              <w:tab w:val="right" w:leader="dot" w:pos="9394"/>
            </w:tabs>
            <w:rPr>
              <w:noProof/>
              <w:kern w:val="2"/>
              <w:szCs w:val="24"/>
              <w14:ligatures w14:val="standardContextual"/>
            </w:rPr>
          </w:pPr>
          <w:r>
            <w:fldChar w:fldCharType="begin"/>
          </w:r>
          <w:r>
            <w:instrText>TOC \o "1-3" \z \u \h</w:instrText>
          </w:r>
          <w:r>
            <w:fldChar w:fldCharType="separate"/>
          </w:r>
          <w:hyperlink w:anchor="_Toc232540619" w:history="1">
            <w:r w:rsidR="00902089" w:rsidRPr="00B54072">
              <w:rPr>
                <w:rStyle w:val="Hipervnculo"/>
                <w:noProof/>
              </w:rPr>
              <w:t>1.</w:t>
            </w:r>
            <w:r w:rsidR="00902089">
              <w:rPr>
                <w:noProof/>
                <w:kern w:val="2"/>
                <w:szCs w:val="24"/>
                <w14:ligatures w14:val="standardContextual"/>
              </w:rPr>
              <w:tab/>
            </w:r>
            <w:r w:rsidR="00902089" w:rsidRPr="00B54072">
              <w:rPr>
                <w:rStyle w:val="Hipervnculo"/>
                <w:noProof/>
              </w:rPr>
              <w:t>Introducción</w:t>
            </w:r>
            <w:r w:rsidR="00902089">
              <w:rPr>
                <w:noProof/>
                <w:webHidden/>
              </w:rPr>
              <w:tab/>
            </w:r>
            <w:r w:rsidR="00902089">
              <w:rPr>
                <w:noProof/>
                <w:webHidden/>
              </w:rPr>
              <w:fldChar w:fldCharType="begin"/>
            </w:r>
            <w:r w:rsidR="00902089">
              <w:rPr>
                <w:noProof/>
                <w:webHidden/>
              </w:rPr>
              <w:instrText xml:space="preserve"> PAGEREF _Toc232540619 \h </w:instrText>
            </w:r>
            <w:r w:rsidR="00902089">
              <w:rPr>
                <w:noProof/>
                <w:webHidden/>
              </w:rPr>
            </w:r>
            <w:r w:rsidR="00902089">
              <w:rPr>
                <w:noProof/>
                <w:webHidden/>
              </w:rPr>
              <w:fldChar w:fldCharType="separate"/>
            </w:r>
            <w:r w:rsidR="00902089">
              <w:rPr>
                <w:noProof/>
                <w:webHidden/>
              </w:rPr>
              <w:t>10</w:t>
            </w:r>
            <w:r w:rsidR="00902089">
              <w:rPr>
                <w:noProof/>
                <w:webHidden/>
              </w:rPr>
              <w:fldChar w:fldCharType="end"/>
            </w:r>
          </w:hyperlink>
        </w:p>
        <w:p w14:paraId="40FE7216" w14:textId="374FB7BB" w:rsidR="00902089" w:rsidRDefault="00902089">
          <w:pPr>
            <w:pStyle w:val="TDC2"/>
            <w:tabs>
              <w:tab w:val="left" w:pos="960"/>
              <w:tab w:val="right" w:leader="dot" w:pos="9394"/>
            </w:tabs>
            <w:rPr>
              <w:noProof/>
              <w:kern w:val="2"/>
              <w:szCs w:val="24"/>
              <w14:ligatures w14:val="standardContextual"/>
            </w:rPr>
          </w:pPr>
          <w:hyperlink w:anchor="_Toc232540620" w:history="1">
            <w:r w:rsidRPr="00B54072">
              <w:rPr>
                <w:rStyle w:val="Hipervnculo"/>
                <w:noProof/>
              </w:rPr>
              <w:t>1.1.</w:t>
            </w:r>
            <w:r>
              <w:rPr>
                <w:noProof/>
                <w:kern w:val="2"/>
                <w:szCs w:val="24"/>
                <w14:ligatures w14:val="standardContextual"/>
              </w:rPr>
              <w:tab/>
            </w:r>
            <w:r w:rsidRPr="00B54072">
              <w:rPr>
                <w:rStyle w:val="Hipervnculo"/>
                <w:noProof/>
              </w:rPr>
              <w:t>Contextualización del informe</w:t>
            </w:r>
            <w:r>
              <w:rPr>
                <w:noProof/>
                <w:webHidden/>
              </w:rPr>
              <w:tab/>
            </w:r>
            <w:r>
              <w:rPr>
                <w:noProof/>
                <w:webHidden/>
              </w:rPr>
              <w:fldChar w:fldCharType="begin"/>
            </w:r>
            <w:r>
              <w:rPr>
                <w:noProof/>
                <w:webHidden/>
              </w:rPr>
              <w:instrText xml:space="preserve"> PAGEREF _Toc232540620 \h </w:instrText>
            </w:r>
            <w:r>
              <w:rPr>
                <w:noProof/>
                <w:webHidden/>
              </w:rPr>
            </w:r>
            <w:r>
              <w:rPr>
                <w:noProof/>
                <w:webHidden/>
              </w:rPr>
              <w:fldChar w:fldCharType="separate"/>
            </w:r>
            <w:r>
              <w:rPr>
                <w:noProof/>
                <w:webHidden/>
              </w:rPr>
              <w:t>10</w:t>
            </w:r>
            <w:r>
              <w:rPr>
                <w:noProof/>
                <w:webHidden/>
              </w:rPr>
              <w:fldChar w:fldCharType="end"/>
            </w:r>
          </w:hyperlink>
        </w:p>
        <w:p w14:paraId="7C6B87BC" w14:textId="5ABDF060" w:rsidR="00902089" w:rsidRDefault="00902089">
          <w:pPr>
            <w:pStyle w:val="TDC2"/>
            <w:tabs>
              <w:tab w:val="left" w:pos="960"/>
              <w:tab w:val="right" w:leader="dot" w:pos="9394"/>
            </w:tabs>
            <w:rPr>
              <w:noProof/>
              <w:kern w:val="2"/>
              <w:szCs w:val="24"/>
              <w14:ligatures w14:val="standardContextual"/>
            </w:rPr>
          </w:pPr>
          <w:hyperlink w:anchor="_Toc232540621" w:history="1">
            <w:r w:rsidRPr="00B54072">
              <w:rPr>
                <w:rStyle w:val="Hipervnculo"/>
                <w:noProof/>
              </w:rPr>
              <w:t>1.2.</w:t>
            </w:r>
            <w:r>
              <w:rPr>
                <w:noProof/>
                <w:kern w:val="2"/>
                <w:szCs w:val="24"/>
                <w14:ligatures w14:val="standardContextual"/>
              </w:rPr>
              <w:tab/>
            </w:r>
            <w:r w:rsidRPr="00B54072">
              <w:rPr>
                <w:rStyle w:val="Hipervnculo"/>
                <w:noProof/>
              </w:rPr>
              <w:t>Propuesta del incremento</w:t>
            </w:r>
            <w:r>
              <w:rPr>
                <w:noProof/>
                <w:webHidden/>
              </w:rPr>
              <w:tab/>
            </w:r>
            <w:r>
              <w:rPr>
                <w:noProof/>
                <w:webHidden/>
              </w:rPr>
              <w:fldChar w:fldCharType="begin"/>
            </w:r>
            <w:r>
              <w:rPr>
                <w:noProof/>
                <w:webHidden/>
              </w:rPr>
              <w:instrText xml:space="preserve"> PAGEREF _Toc232540621 \h </w:instrText>
            </w:r>
            <w:r>
              <w:rPr>
                <w:noProof/>
                <w:webHidden/>
              </w:rPr>
            </w:r>
            <w:r>
              <w:rPr>
                <w:noProof/>
                <w:webHidden/>
              </w:rPr>
              <w:fldChar w:fldCharType="separate"/>
            </w:r>
            <w:r>
              <w:rPr>
                <w:noProof/>
                <w:webHidden/>
              </w:rPr>
              <w:t>10</w:t>
            </w:r>
            <w:r>
              <w:rPr>
                <w:noProof/>
                <w:webHidden/>
              </w:rPr>
              <w:fldChar w:fldCharType="end"/>
            </w:r>
          </w:hyperlink>
        </w:p>
        <w:p w14:paraId="44433E05" w14:textId="0BE9D041" w:rsidR="00902089" w:rsidRDefault="00902089">
          <w:pPr>
            <w:pStyle w:val="TDC2"/>
            <w:tabs>
              <w:tab w:val="left" w:pos="960"/>
              <w:tab w:val="right" w:leader="dot" w:pos="9394"/>
            </w:tabs>
            <w:rPr>
              <w:noProof/>
              <w:kern w:val="2"/>
              <w:szCs w:val="24"/>
              <w14:ligatures w14:val="standardContextual"/>
            </w:rPr>
          </w:pPr>
          <w:hyperlink w:anchor="_Toc232540622" w:history="1">
            <w:r w:rsidRPr="00B54072">
              <w:rPr>
                <w:rStyle w:val="Hipervnculo"/>
                <w:noProof/>
              </w:rPr>
              <w:t>1.3.</w:t>
            </w:r>
            <w:r>
              <w:rPr>
                <w:noProof/>
                <w:kern w:val="2"/>
                <w:szCs w:val="24"/>
                <w14:ligatures w14:val="standardContextual"/>
              </w:rPr>
              <w:tab/>
            </w:r>
            <w:r w:rsidRPr="00B54072">
              <w:rPr>
                <w:rStyle w:val="Hipervnculo"/>
                <w:noProof/>
              </w:rPr>
              <w:t>Distribución de incrementos del proyecto</w:t>
            </w:r>
            <w:r>
              <w:rPr>
                <w:noProof/>
                <w:webHidden/>
              </w:rPr>
              <w:tab/>
            </w:r>
            <w:r>
              <w:rPr>
                <w:noProof/>
                <w:webHidden/>
              </w:rPr>
              <w:fldChar w:fldCharType="begin"/>
            </w:r>
            <w:r>
              <w:rPr>
                <w:noProof/>
                <w:webHidden/>
              </w:rPr>
              <w:instrText xml:space="preserve"> PAGEREF _Toc232540622 \h </w:instrText>
            </w:r>
            <w:r>
              <w:rPr>
                <w:noProof/>
                <w:webHidden/>
              </w:rPr>
            </w:r>
            <w:r>
              <w:rPr>
                <w:noProof/>
                <w:webHidden/>
              </w:rPr>
              <w:fldChar w:fldCharType="separate"/>
            </w:r>
            <w:r>
              <w:rPr>
                <w:noProof/>
                <w:webHidden/>
              </w:rPr>
              <w:t>11</w:t>
            </w:r>
            <w:r>
              <w:rPr>
                <w:noProof/>
                <w:webHidden/>
              </w:rPr>
              <w:fldChar w:fldCharType="end"/>
            </w:r>
          </w:hyperlink>
        </w:p>
        <w:p w14:paraId="62AF1012" w14:textId="712FD4DE" w:rsidR="00902089" w:rsidRDefault="00902089">
          <w:pPr>
            <w:pStyle w:val="TDC2"/>
            <w:tabs>
              <w:tab w:val="left" w:pos="960"/>
              <w:tab w:val="right" w:leader="dot" w:pos="9394"/>
            </w:tabs>
            <w:rPr>
              <w:noProof/>
              <w:kern w:val="2"/>
              <w:szCs w:val="24"/>
              <w14:ligatures w14:val="standardContextual"/>
            </w:rPr>
          </w:pPr>
          <w:hyperlink w:anchor="_Toc232540623" w:history="1">
            <w:r w:rsidRPr="00B54072">
              <w:rPr>
                <w:rStyle w:val="Hipervnculo"/>
                <w:noProof/>
              </w:rPr>
              <w:t>1.4.</w:t>
            </w:r>
            <w:r>
              <w:rPr>
                <w:noProof/>
                <w:kern w:val="2"/>
                <w:szCs w:val="24"/>
                <w14:ligatures w14:val="standardContextual"/>
              </w:rPr>
              <w:tab/>
            </w:r>
            <w:r w:rsidRPr="00B54072">
              <w:rPr>
                <w:rStyle w:val="Hipervnculo"/>
                <w:noProof/>
              </w:rPr>
              <w:t>Alcance del Incremento</w:t>
            </w:r>
            <w:r>
              <w:rPr>
                <w:noProof/>
                <w:webHidden/>
              </w:rPr>
              <w:tab/>
            </w:r>
            <w:r>
              <w:rPr>
                <w:noProof/>
                <w:webHidden/>
              </w:rPr>
              <w:fldChar w:fldCharType="begin"/>
            </w:r>
            <w:r>
              <w:rPr>
                <w:noProof/>
                <w:webHidden/>
              </w:rPr>
              <w:instrText xml:space="preserve"> PAGEREF _Toc232540623 \h </w:instrText>
            </w:r>
            <w:r>
              <w:rPr>
                <w:noProof/>
                <w:webHidden/>
              </w:rPr>
            </w:r>
            <w:r>
              <w:rPr>
                <w:noProof/>
                <w:webHidden/>
              </w:rPr>
              <w:fldChar w:fldCharType="separate"/>
            </w:r>
            <w:r>
              <w:rPr>
                <w:noProof/>
                <w:webHidden/>
              </w:rPr>
              <w:t>12</w:t>
            </w:r>
            <w:r>
              <w:rPr>
                <w:noProof/>
                <w:webHidden/>
              </w:rPr>
              <w:fldChar w:fldCharType="end"/>
            </w:r>
          </w:hyperlink>
        </w:p>
        <w:p w14:paraId="71085C9A" w14:textId="3284AC2F" w:rsidR="00902089" w:rsidRDefault="00902089">
          <w:pPr>
            <w:pStyle w:val="TDC2"/>
            <w:tabs>
              <w:tab w:val="left" w:pos="960"/>
              <w:tab w:val="right" w:leader="dot" w:pos="9394"/>
            </w:tabs>
            <w:rPr>
              <w:noProof/>
              <w:kern w:val="2"/>
              <w:szCs w:val="24"/>
              <w14:ligatures w14:val="standardContextual"/>
            </w:rPr>
          </w:pPr>
          <w:hyperlink w:anchor="_Toc232540624" w:history="1">
            <w:r w:rsidRPr="00B54072">
              <w:rPr>
                <w:rStyle w:val="Hipervnculo"/>
                <w:noProof/>
              </w:rPr>
              <w:t>1.5.</w:t>
            </w:r>
            <w:r>
              <w:rPr>
                <w:noProof/>
                <w:kern w:val="2"/>
                <w:szCs w:val="24"/>
                <w14:ligatures w14:val="standardContextual"/>
              </w:rPr>
              <w:tab/>
            </w:r>
            <w:r w:rsidRPr="00B54072">
              <w:rPr>
                <w:rStyle w:val="Hipervnculo"/>
                <w:noProof/>
              </w:rPr>
              <w:t>Requerimientos considerados en el Incremento 1</w:t>
            </w:r>
            <w:r>
              <w:rPr>
                <w:noProof/>
                <w:webHidden/>
              </w:rPr>
              <w:tab/>
            </w:r>
            <w:r>
              <w:rPr>
                <w:noProof/>
                <w:webHidden/>
              </w:rPr>
              <w:fldChar w:fldCharType="begin"/>
            </w:r>
            <w:r>
              <w:rPr>
                <w:noProof/>
                <w:webHidden/>
              </w:rPr>
              <w:instrText xml:space="preserve"> PAGEREF _Toc232540624 \h </w:instrText>
            </w:r>
            <w:r>
              <w:rPr>
                <w:noProof/>
                <w:webHidden/>
              </w:rPr>
            </w:r>
            <w:r>
              <w:rPr>
                <w:noProof/>
                <w:webHidden/>
              </w:rPr>
              <w:fldChar w:fldCharType="separate"/>
            </w:r>
            <w:r>
              <w:rPr>
                <w:noProof/>
                <w:webHidden/>
              </w:rPr>
              <w:t>12</w:t>
            </w:r>
            <w:r>
              <w:rPr>
                <w:noProof/>
                <w:webHidden/>
              </w:rPr>
              <w:fldChar w:fldCharType="end"/>
            </w:r>
          </w:hyperlink>
        </w:p>
        <w:p w14:paraId="68D56685" w14:textId="5779D665" w:rsidR="00902089" w:rsidRDefault="00902089">
          <w:pPr>
            <w:pStyle w:val="TDC2"/>
            <w:tabs>
              <w:tab w:val="left" w:pos="960"/>
              <w:tab w:val="right" w:leader="dot" w:pos="9394"/>
            </w:tabs>
            <w:rPr>
              <w:noProof/>
              <w:kern w:val="2"/>
              <w:szCs w:val="24"/>
              <w14:ligatures w14:val="standardContextual"/>
            </w:rPr>
          </w:pPr>
          <w:hyperlink w:anchor="_Toc232540625" w:history="1">
            <w:r w:rsidRPr="00B54072">
              <w:rPr>
                <w:rStyle w:val="Hipervnculo"/>
                <w:noProof/>
              </w:rPr>
              <w:t>1.6.</w:t>
            </w:r>
            <w:r>
              <w:rPr>
                <w:noProof/>
                <w:kern w:val="2"/>
                <w:szCs w:val="24"/>
                <w14:ligatures w14:val="standardContextual"/>
              </w:rPr>
              <w:tab/>
            </w:r>
            <w:r w:rsidRPr="00B54072">
              <w:rPr>
                <w:rStyle w:val="Hipervnculo"/>
                <w:noProof/>
              </w:rPr>
              <w:t>Requerimientos</w:t>
            </w:r>
            <w:r>
              <w:rPr>
                <w:noProof/>
                <w:webHidden/>
              </w:rPr>
              <w:tab/>
            </w:r>
            <w:r>
              <w:rPr>
                <w:noProof/>
                <w:webHidden/>
              </w:rPr>
              <w:fldChar w:fldCharType="begin"/>
            </w:r>
            <w:r>
              <w:rPr>
                <w:noProof/>
                <w:webHidden/>
              </w:rPr>
              <w:instrText xml:space="preserve"> PAGEREF _Toc232540625 \h </w:instrText>
            </w:r>
            <w:r>
              <w:rPr>
                <w:noProof/>
                <w:webHidden/>
              </w:rPr>
            </w:r>
            <w:r>
              <w:rPr>
                <w:noProof/>
                <w:webHidden/>
              </w:rPr>
              <w:fldChar w:fldCharType="separate"/>
            </w:r>
            <w:r>
              <w:rPr>
                <w:noProof/>
                <w:webHidden/>
              </w:rPr>
              <w:t>12</w:t>
            </w:r>
            <w:r>
              <w:rPr>
                <w:noProof/>
                <w:webHidden/>
              </w:rPr>
              <w:fldChar w:fldCharType="end"/>
            </w:r>
          </w:hyperlink>
        </w:p>
        <w:p w14:paraId="5DCAEFC8" w14:textId="661BB36E" w:rsidR="00902089" w:rsidRDefault="00902089">
          <w:pPr>
            <w:pStyle w:val="TDC3"/>
            <w:tabs>
              <w:tab w:val="left" w:pos="1440"/>
              <w:tab w:val="right" w:leader="dot" w:pos="9394"/>
            </w:tabs>
            <w:rPr>
              <w:noProof/>
              <w:kern w:val="2"/>
              <w:szCs w:val="24"/>
              <w14:ligatures w14:val="standardContextual"/>
            </w:rPr>
          </w:pPr>
          <w:hyperlink w:anchor="_Toc232540626" w:history="1">
            <w:r w:rsidRPr="00B54072">
              <w:rPr>
                <w:rStyle w:val="Hipervnculo"/>
                <w:noProof/>
              </w:rPr>
              <w:t>1.6.1.</w:t>
            </w:r>
            <w:r>
              <w:rPr>
                <w:noProof/>
                <w:kern w:val="2"/>
                <w:szCs w:val="24"/>
                <w14:ligatures w14:val="standardContextual"/>
              </w:rPr>
              <w:tab/>
            </w:r>
            <w:r w:rsidRPr="00B54072">
              <w:rPr>
                <w:rStyle w:val="Hipervnculo"/>
                <w:noProof/>
              </w:rPr>
              <w:t>Anexo Requerimientos.</w:t>
            </w:r>
            <w:r>
              <w:rPr>
                <w:noProof/>
                <w:webHidden/>
              </w:rPr>
              <w:tab/>
            </w:r>
            <w:r>
              <w:rPr>
                <w:noProof/>
                <w:webHidden/>
              </w:rPr>
              <w:fldChar w:fldCharType="begin"/>
            </w:r>
            <w:r>
              <w:rPr>
                <w:noProof/>
                <w:webHidden/>
              </w:rPr>
              <w:instrText xml:space="preserve"> PAGEREF _Toc232540626 \h </w:instrText>
            </w:r>
            <w:r>
              <w:rPr>
                <w:noProof/>
                <w:webHidden/>
              </w:rPr>
            </w:r>
            <w:r>
              <w:rPr>
                <w:noProof/>
                <w:webHidden/>
              </w:rPr>
              <w:fldChar w:fldCharType="separate"/>
            </w:r>
            <w:r>
              <w:rPr>
                <w:noProof/>
                <w:webHidden/>
              </w:rPr>
              <w:t>13</w:t>
            </w:r>
            <w:r>
              <w:rPr>
                <w:noProof/>
                <w:webHidden/>
              </w:rPr>
              <w:fldChar w:fldCharType="end"/>
            </w:r>
          </w:hyperlink>
        </w:p>
        <w:p w14:paraId="4D5DA1F9" w14:textId="009939A0" w:rsidR="00902089" w:rsidRDefault="00902089">
          <w:pPr>
            <w:pStyle w:val="TDC3"/>
            <w:tabs>
              <w:tab w:val="left" w:pos="1440"/>
              <w:tab w:val="right" w:leader="dot" w:pos="9394"/>
            </w:tabs>
            <w:rPr>
              <w:noProof/>
              <w:kern w:val="2"/>
              <w:szCs w:val="24"/>
              <w14:ligatures w14:val="standardContextual"/>
            </w:rPr>
          </w:pPr>
          <w:hyperlink w:anchor="_Toc232540627" w:history="1">
            <w:r w:rsidRPr="00B54072">
              <w:rPr>
                <w:rStyle w:val="Hipervnculo"/>
                <w:noProof/>
              </w:rPr>
              <w:t>1.6.2.</w:t>
            </w:r>
            <w:r>
              <w:rPr>
                <w:noProof/>
                <w:kern w:val="2"/>
                <w:szCs w:val="24"/>
                <w14:ligatures w14:val="standardContextual"/>
              </w:rPr>
              <w:tab/>
            </w:r>
            <w:r w:rsidRPr="00B54072">
              <w:rPr>
                <w:rStyle w:val="Hipervnculo"/>
                <w:noProof/>
              </w:rPr>
              <w:t>Requerimientos Funcionales</w:t>
            </w:r>
            <w:r>
              <w:rPr>
                <w:noProof/>
                <w:webHidden/>
              </w:rPr>
              <w:tab/>
            </w:r>
            <w:r>
              <w:rPr>
                <w:noProof/>
                <w:webHidden/>
              </w:rPr>
              <w:fldChar w:fldCharType="begin"/>
            </w:r>
            <w:r>
              <w:rPr>
                <w:noProof/>
                <w:webHidden/>
              </w:rPr>
              <w:instrText xml:space="preserve"> PAGEREF _Toc232540627 \h </w:instrText>
            </w:r>
            <w:r>
              <w:rPr>
                <w:noProof/>
                <w:webHidden/>
              </w:rPr>
            </w:r>
            <w:r>
              <w:rPr>
                <w:noProof/>
                <w:webHidden/>
              </w:rPr>
              <w:fldChar w:fldCharType="separate"/>
            </w:r>
            <w:r>
              <w:rPr>
                <w:noProof/>
                <w:webHidden/>
              </w:rPr>
              <w:t>20</w:t>
            </w:r>
            <w:r>
              <w:rPr>
                <w:noProof/>
                <w:webHidden/>
              </w:rPr>
              <w:fldChar w:fldCharType="end"/>
            </w:r>
          </w:hyperlink>
        </w:p>
        <w:p w14:paraId="1C1BB0E4" w14:textId="05E3D281" w:rsidR="00902089" w:rsidRDefault="00902089">
          <w:pPr>
            <w:pStyle w:val="TDC3"/>
            <w:tabs>
              <w:tab w:val="left" w:pos="1680"/>
              <w:tab w:val="right" w:leader="dot" w:pos="9394"/>
            </w:tabs>
            <w:rPr>
              <w:noProof/>
              <w:kern w:val="2"/>
              <w:szCs w:val="24"/>
              <w14:ligatures w14:val="standardContextual"/>
            </w:rPr>
          </w:pPr>
          <w:hyperlink w:anchor="_Toc232540628" w:history="1">
            <w:r w:rsidRPr="00B54072">
              <w:rPr>
                <w:rStyle w:val="Hipervnculo"/>
                <w:noProof/>
              </w:rPr>
              <w:t>1.6.2.1.</w:t>
            </w:r>
            <w:r>
              <w:rPr>
                <w:noProof/>
                <w:kern w:val="2"/>
                <w:szCs w:val="24"/>
                <w14:ligatures w14:val="standardContextual"/>
              </w:rPr>
              <w:tab/>
            </w:r>
            <w:r w:rsidRPr="00B54072">
              <w:rPr>
                <w:rStyle w:val="Hipervnculo"/>
                <w:noProof/>
              </w:rPr>
              <w:t>Módulo: Integración y Ficha de Clientes</w:t>
            </w:r>
            <w:r>
              <w:rPr>
                <w:noProof/>
                <w:webHidden/>
              </w:rPr>
              <w:tab/>
            </w:r>
            <w:r>
              <w:rPr>
                <w:noProof/>
                <w:webHidden/>
              </w:rPr>
              <w:fldChar w:fldCharType="begin"/>
            </w:r>
            <w:r>
              <w:rPr>
                <w:noProof/>
                <w:webHidden/>
              </w:rPr>
              <w:instrText xml:space="preserve"> PAGEREF _Toc232540628 \h </w:instrText>
            </w:r>
            <w:r>
              <w:rPr>
                <w:noProof/>
                <w:webHidden/>
              </w:rPr>
            </w:r>
            <w:r>
              <w:rPr>
                <w:noProof/>
                <w:webHidden/>
              </w:rPr>
              <w:fldChar w:fldCharType="separate"/>
            </w:r>
            <w:r>
              <w:rPr>
                <w:noProof/>
                <w:webHidden/>
              </w:rPr>
              <w:t>20</w:t>
            </w:r>
            <w:r>
              <w:rPr>
                <w:noProof/>
                <w:webHidden/>
              </w:rPr>
              <w:fldChar w:fldCharType="end"/>
            </w:r>
          </w:hyperlink>
        </w:p>
        <w:p w14:paraId="6D5DCFBA" w14:textId="36ACF727" w:rsidR="00902089" w:rsidRDefault="00902089">
          <w:pPr>
            <w:pStyle w:val="TDC3"/>
            <w:tabs>
              <w:tab w:val="left" w:pos="1680"/>
              <w:tab w:val="right" w:leader="dot" w:pos="9394"/>
            </w:tabs>
            <w:rPr>
              <w:noProof/>
              <w:kern w:val="2"/>
              <w:szCs w:val="24"/>
              <w14:ligatures w14:val="standardContextual"/>
            </w:rPr>
          </w:pPr>
          <w:hyperlink w:anchor="_Toc232540629" w:history="1">
            <w:r w:rsidRPr="00B54072">
              <w:rPr>
                <w:rStyle w:val="Hipervnculo"/>
                <w:noProof/>
              </w:rPr>
              <w:t>1.6.2.2.</w:t>
            </w:r>
            <w:r>
              <w:rPr>
                <w:noProof/>
                <w:kern w:val="2"/>
                <w:szCs w:val="24"/>
                <w14:ligatures w14:val="standardContextual"/>
              </w:rPr>
              <w:tab/>
            </w:r>
            <w:r w:rsidRPr="00B54072">
              <w:rPr>
                <w:rStyle w:val="Hipervnculo"/>
                <w:noProof/>
              </w:rPr>
              <w:t>Módulo: Cotizaciones y Notas de Venta</w:t>
            </w:r>
            <w:r>
              <w:rPr>
                <w:noProof/>
                <w:webHidden/>
              </w:rPr>
              <w:tab/>
            </w:r>
            <w:r>
              <w:rPr>
                <w:noProof/>
                <w:webHidden/>
              </w:rPr>
              <w:fldChar w:fldCharType="begin"/>
            </w:r>
            <w:r>
              <w:rPr>
                <w:noProof/>
                <w:webHidden/>
              </w:rPr>
              <w:instrText xml:space="preserve"> PAGEREF _Toc232540629 \h </w:instrText>
            </w:r>
            <w:r>
              <w:rPr>
                <w:noProof/>
                <w:webHidden/>
              </w:rPr>
            </w:r>
            <w:r>
              <w:rPr>
                <w:noProof/>
                <w:webHidden/>
              </w:rPr>
              <w:fldChar w:fldCharType="separate"/>
            </w:r>
            <w:r>
              <w:rPr>
                <w:noProof/>
                <w:webHidden/>
              </w:rPr>
              <w:t>22</w:t>
            </w:r>
            <w:r>
              <w:rPr>
                <w:noProof/>
                <w:webHidden/>
              </w:rPr>
              <w:fldChar w:fldCharType="end"/>
            </w:r>
          </w:hyperlink>
        </w:p>
        <w:p w14:paraId="42F6F58D" w14:textId="20B04466" w:rsidR="00902089" w:rsidRDefault="00902089">
          <w:pPr>
            <w:pStyle w:val="TDC3"/>
            <w:tabs>
              <w:tab w:val="left" w:pos="1440"/>
              <w:tab w:val="right" w:leader="dot" w:pos="9394"/>
            </w:tabs>
            <w:rPr>
              <w:noProof/>
              <w:kern w:val="2"/>
              <w:szCs w:val="24"/>
              <w14:ligatures w14:val="standardContextual"/>
            </w:rPr>
          </w:pPr>
          <w:hyperlink w:anchor="_Toc232540630" w:history="1">
            <w:r w:rsidRPr="00B54072">
              <w:rPr>
                <w:rStyle w:val="Hipervnculo"/>
                <w:noProof/>
              </w:rPr>
              <w:t>1.6.3.</w:t>
            </w:r>
            <w:r>
              <w:rPr>
                <w:noProof/>
                <w:kern w:val="2"/>
                <w:szCs w:val="24"/>
                <w14:ligatures w14:val="standardContextual"/>
              </w:rPr>
              <w:tab/>
            </w:r>
            <w:r w:rsidRPr="00B54072">
              <w:rPr>
                <w:rStyle w:val="Hipervnculo"/>
                <w:noProof/>
              </w:rPr>
              <w:t>Requerimientos Funcionales en UR</w:t>
            </w:r>
            <w:r>
              <w:rPr>
                <w:noProof/>
                <w:webHidden/>
              </w:rPr>
              <w:tab/>
            </w:r>
            <w:r>
              <w:rPr>
                <w:noProof/>
                <w:webHidden/>
              </w:rPr>
              <w:fldChar w:fldCharType="begin"/>
            </w:r>
            <w:r>
              <w:rPr>
                <w:noProof/>
                <w:webHidden/>
              </w:rPr>
              <w:instrText xml:space="preserve"> PAGEREF _Toc232540630 \h </w:instrText>
            </w:r>
            <w:r>
              <w:rPr>
                <w:noProof/>
                <w:webHidden/>
              </w:rPr>
            </w:r>
            <w:r>
              <w:rPr>
                <w:noProof/>
                <w:webHidden/>
              </w:rPr>
              <w:fldChar w:fldCharType="separate"/>
            </w:r>
            <w:r>
              <w:rPr>
                <w:noProof/>
                <w:webHidden/>
              </w:rPr>
              <w:t>29</w:t>
            </w:r>
            <w:r>
              <w:rPr>
                <w:noProof/>
                <w:webHidden/>
              </w:rPr>
              <w:fldChar w:fldCharType="end"/>
            </w:r>
          </w:hyperlink>
        </w:p>
        <w:p w14:paraId="1736FA1E" w14:textId="277D7E5A" w:rsidR="00902089" w:rsidRDefault="00902089">
          <w:pPr>
            <w:pStyle w:val="TDC3"/>
            <w:tabs>
              <w:tab w:val="left" w:pos="1440"/>
              <w:tab w:val="right" w:leader="dot" w:pos="9394"/>
            </w:tabs>
            <w:rPr>
              <w:noProof/>
              <w:kern w:val="2"/>
              <w:szCs w:val="24"/>
              <w14:ligatures w14:val="standardContextual"/>
            </w:rPr>
          </w:pPr>
          <w:hyperlink w:anchor="_Toc232540631" w:history="1">
            <w:r w:rsidRPr="00B54072">
              <w:rPr>
                <w:rStyle w:val="Hipervnculo"/>
                <w:noProof/>
              </w:rPr>
              <w:t>1.6.4.</w:t>
            </w:r>
            <w:r>
              <w:rPr>
                <w:noProof/>
                <w:kern w:val="2"/>
                <w:szCs w:val="24"/>
                <w14:ligatures w14:val="standardContextual"/>
              </w:rPr>
              <w:tab/>
            </w:r>
            <w:r w:rsidRPr="00B54072">
              <w:rPr>
                <w:rStyle w:val="Hipervnculo"/>
                <w:noProof/>
              </w:rPr>
              <w:t>Casos de Uso</w:t>
            </w:r>
            <w:r>
              <w:rPr>
                <w:noProof/>
                <w:webHidden/>
              </w:rPr>
              <w:tab/>
            </w:r>
            <w:r>
              <w:rPr>
                <w:noProof/>
                <w:webHidden/>
              </w:rPr>
              <w:fldChar w:fldCharType="begin"/>
            </w:r>
            <w:r>
              <w:rPr>
                <w:noProof/>
                <w:webHidden/>
              </w:rPr>
              <w:instrText xml:space="preserve"> PAGEREF _Toc232540631 \h </w:instrText>
            </w:r>
            <w:r>
              <w:rPr>
                <w:noProof/>
                <w:webHidden/>
              </w:rPr>
            </w:r>
            <w:r>
              <w:rPr>
                <w:noProof/>
                <w:webHidden/>
              </w:rPr>
              <w:fldChar w:fldCharType="separate"/>
            </w:r>
            <w:r>
              <w:rPr>
                <w:noProof/>
                <w:webHidden/>
              </w:rPr>
              <w:t>33</w:t>
            </w:r>
            <w:r>
              <w:rPr>
                <w:noProof/>
                <w:webHidden/>
              </w:rPr>
              <w:fldChar w:fldCharType="end"/>
            </w:r>
          </w:hyperlink>
        </w:p>
        <w:p w14:paraId="332606D9" w14:textId="0307E7D9" w:rsidR="00902089" w:rsidRDefault="00902089">
          <w:pPr>
            <w:pStyle w:val="TDC3"/>
            <w:tabs>
              <w:tab w:val="left" w:pos="1440"/>
              <w:tab w:val="right" w:leader="dot" w:pos="9394"/>
            </w:tabs>
            <w:rPr>
              <w:noProof/>
              <w:kern w:val="2"/>
              <w:szCs w:val="24"/>
              <w14:ligatures w14:val="standardContextual"/>
            </w:rPr>
          </w:pPr>
          <w:hyperlink w:anchor="_Toc232540632" w:history="1">
            <w:r w:rsidRPr="00B54072">
              <w:rPr>
                <w:rStyle w:val="Hipervnculo"/>
                <w:noProof/>
              </w:rPr>
              <w:t>1.6.5.</w:t>
            </w:r>
            <w:r>
              <w:rPr>
                <w:noProof/>
                <w:kern w:val="2"/>
                <w:szCs w:val="24"/>
                <w14:ligatures w14:val="standardContextual"/>
              </w:rPr>
              <w:tab/>
            </w:r>
            <w:r w:rsidRPr="00B54072">
              <w:rPr>
                <w:rStyle w:val="Hipervnculo"/>
                <w:noProof/>
              </w:rPr>
              <w:t>Diagramas de Casos de Uso</w:t>
            </w:r>
            <w:r>
              <w:rPr>
                <w:noProof/>
                <w:webHidden/>
              </w:rPr>
              <w:tab/>
            </w:r>
            <w:r>
              <w:rPr>
                <w:noProof/>
                <w:webHidden/>
              </w:rPr>
              <w:fldChar w:fldCharType="begin"/>
            </w:r>
            <w:r>
              <w:rPr>
                <w:noProof/>
                <w:webHidden/>
              </w:rPr>
              <w:instrText xml:space="preserve"> PAGEREF _Toc232540632 \h </w:instrText>
            </w:r>
            <w:r>
              <w:rPr>
                <w:noProof/>
                <w:webHidden/>
              </w:rPr>
            </w:r>
            <w:r>
              <w:rPr>
                <w:noProof/>
                <w:webHidden/>
              </w:rPr>
              <w:fldChar w:fldCharType="separate"/>
            </w:r>
            <w:r>
              <w:rPr>
                <w:noProof/>
                <w:webHidden/>
              </w:rPr>
              <w:t>55</w:t>
            </w:r>
            <w:r>
              <w:rPr>
                <w:noProof/>
                <w:webHidden/>
              </w:rPr>
              <w:fldChar w:fldCharType="end"/>
            </w:r>
          </w:hyperlink>
        </w:p>
        <w:p w14:paraId="54E18447" w14:textId="3E117C58" w:rsidR="00902089" w:rsidRDefault="00902089">
          <w:pPr>
            <w:pStyle w:val="TDC3"/>
            <w:tabs>
              <w:tab w:val="left" w:pos="1440"/>
              <w:tab w:val="right" w:leader="dot" w:pos="9394"/>
            </w:tabs>
            <w:rPr>
              <w:noProof/>
              <w:kern w:val="2"/>
              <w:szCs w:val="24"/>
              <w14:ligatures w14:val="standardContextual"/>
            </w:rPr>
          </w:pPr>
          <w:hyperlink w:anchor="_Toc232540633" w:history="1">
            <w:r w:rsidRPr="00B54072">
              <w:rPr>
                <w:rStyle w:val="Hipervnculo"/>
                <w:noProof/>
              </w:rPr>
              <w:t>1.6.6.</w:t>
            </w:r>
            <w:r>
              <w:rPr>
                <w:noProof/>
                <w:kern w:val="2"/>
                <w:szCs w:val="24"/>
                <w14:ligatures w14:val="standardContextual"/>
              </w:rPr>
              <w:tab/>
            </w:r>
            <w:r w:rsidRPr="00B54072">
              <w:rPr>
                <w:rStyle w:val="Hipervnculo"/>
                <w:noProof/>
              </w:rPr>
              <w:t>Matriz de Requerimientos versus Casos de uso</w:t>
            </w:r>
            <w:r>
              <w:rPr>
                <w:noProof/>
                <w:webHidden/>
              </w:rPr>
              <w:tab/>
            </w:r>
            <w:r>
              <w:rPr>
                <w:noProof/>
                <w:webHidden/>
              </w:rPr>
              <w:fldChar w:fldCharType="begin"/>
            </w:r>
            <w:r>
              <w:rPr>
                <w:noProof/>
                <w:webHidden/>
              </w:rPr>
              <w:instrText xml:space="preserve"> PAGEREF _Toc232540633 \h </w:instrText>
            </w:r>
            <w:r>
              <w:rPr>
                <w:noProof/>
                <w:webHidden/>
              </w:rPr>
            </w:r>
            <w:r>
              <w:rPr>
                <w:noProof/>
                <w:webHidden/>
              </w:rPr>
              <w:fldChar w:fldCharType="separate"/>
            </w:r>
            <w:r>
              <w:rPr>
                <w:noProof/>
                <w:webHidden/>
              </w:rPr>
              <w:t>79</w:t>
            </w:r>
            <w:r>
              <w:rPr>
                <w:noProof/>
                <w:webHidden/>
              </w:rPr>
              <w:fldChar w:fldCharType="end"/>
            </w:r>
          </w:hyperlink>
        </w:p>
        <w:p w14:paraId="6A9C82A3" w14:textId="773AEF04" w:rsidR="00902089" w:rsidRDefault="00902089">
          <w:pPr>
            <w:pStyle w:val="TDC1"/>
            <w:tabs>
              <w:tab w:val="left" w:pos="480"/>
              <w:tab w:val="right" w:leader="dot" w:pos="9394"/>
            </w:tabs>
            <w:rPr>
              <w:noProof/>
              <w:kern w:val="2"/>
              <w:szCs w:val="24"/>
              <w14:ligatures w14:val="standardContextual"/>
            </w:rPr>
          </w:pPr>
          <w:hyperlink w:anchor="_Toc232540634" w:history="1">
            <w:r w:rsidRPr="00B54072">
              <w:rPr>
                <w:rStyle w:val="Hipervnculo"/>
                <w:noProof/>
              </w:rPr>
              <w:t>2.</w:t>
            </w:r>
            <w:r>
              <w:rPr>
                <w:noProof/>
                <w:kern w:val="2"/>
                <w:szCs w:val="24"/>
                <w14:ligatures w14:val="standardContextual"/>
              </w:rPr>
              <w:tab/>
            </w:r>
            <w:r w:rsidRPr="00B54072">
              <w:rPr>
                <w:rStyle w:val="Hipervnculo"/>
                <w:noProof/>
              </w:rPr>
              <w:t>Backlog</w:t>
            </w:r>
            <w:r>
              <w:rPr>
                <w:noProof/>
                <w:webHidden/>
              </w:rPr>
              <w:tab/>
            </w:r>
            <w:r>
              <w:rPr>
                <w:noProof/>
                <w:webHidden/>
              </w:rPr>
              <w:fldChar w:fldCharType="begin"/>
            </w:r>
            <w:r>
              <w:rPr>
                <w:noProof/>
                <w:webHidden/>
              </w:rPr>
              <w:instrText xml:space="preserve"> PAGEREF _Toc232540634 \h </w:instrText>
            </w:r>
            <w:r>
              <w:rPr>
                <w:noProof/>
                <w:webHidden/>
              </w:rPr>
            </w:r>
            <w:r>
              <w:rPr>
                <w:noProof/>
                <w:webHidden/>
              </w:rPr>
              <w:fldChar w:fldCharType="separate"/>
            </w:r>
            <w:r>
              <w:rPr>
                <w:noProof/>
                <w:webHidden/>
              </w:rPr>
              <w:t>81</w:t>
            </w:r>
            <w:r>
              <w:rPr>
                <w:noProof/>
                <w:webHidden/>
              </w:rPr>
              <w:fldChar w:fldCharType="end"/>
            </w:r>
          </w:hyperlink>
        </w:p>
        <w:p w14:paraId="114CA82B" w14:textId="65C44C7F" w:rsidR="00902089" w:rsidRDefault="00902089">
          <w:pPr>
            <w:pStyle w:val="TDC1"/>
            <w:tabs>
              <w:tab w:val="left" w:pos="480"/>
              <w:tab w:val="right" w:leader="dot" w:pos="9394"/>
            </w:tabs>
            <w:rPr>
              <w:noProof/>
              <w:kern w:val="2"/>
              <w:szCs w:val="24"/>
              <w14:ligatures w14:val="standardContextual"/>
            </w:rPr>
          </w:pPr>
          <w:hyperlink w:anchor="_Toc232540635" w:history="1">
            <w:r w:rsidRPr="00B54072">
              <w:rPr>
                <w:rStyle w:val="Hipervnculo"/>
                <w:noProof/>
              </w:rPr>
              <w:t>3.</w:t>
            </w:r>
            <w:r>
              <w:rPr>
                <w:noProof/>
                <w:kern w:val="2"/>
                <w:szCs w:val="24"/>
                <w14:ligatures w14:val="standardContextual"/>
              </w:rPr>
              <w:tab/>
            </w:r>
            <w:r w:rsidRPr="00B54072">
              <w:rPr>
                <w:rStyle w:val="Hipervnculo"/>
                <w:noProof/>
              </w:rPr>
              <w:t>Diagrama de Componentes</w:t>
            </w:r>
            <w:r>
              <w:rPr>
                <w:noProof/>
                <w:webHidden/>
              </w:rPr>
              <w:tab/>
            </w:r>
            <w:r>
              <w:rPr>
                <w:noProof/>
                <w:webHidden/>
              </w:rPr>
              <w:fldChar w:fldCharType="begin"/>
            </w:r>
            <w:r>
              <w:rPr>
                <w:noProof/>
                <w:webHidden/>
              </w:rPr>
              <w:instrText xml:space="preserve"> PAGEREF _Toc232540635 \h </w:instrText>
            </w:r>
            <w:r>
              <w:rPr>
                <w:noProof/>
                <w:webHidden/>
              </w:rPr>
            </w:r>
            <w:r>
              <w:rPr>
                <w:noProof/>
                <w:webHidden/>
              </w:rPr>
              <w:fldChar w:fldCharType="separate"/>
            </w:r>
            <w:r>
              <w:rPr>
                <w:noProof/>
                <w:webHidden/>
              </w:rPr>
              <w:t>82</w:t>
            </w:r>
            <w:r>
              <w:rPr>
                <w:noProof/>
                <w:webHidden/>
              </w:rPr>
              <w:fldChar w:fldCharType="end"/>
            </w:r>
          </w:hyperlink>
        </w:p>
        <w:p w14:paraId="44DC4440" w14:textId="3ADE352C" w:rsidR="00902089" w:rsidRDefault="00902089">
          <w:pPr>
            <w:pStyle w:val="TDC1"/>
            <w:tabs>
              <w:tab w:val="left" w:pos="480"/>
              <w:tab w:val="right" w:leader="dot" w:pos="9394"/>
            </w:tabs>
            <w:rPr>
              <w:noProof/>
              <w:kern w:val="2"/>
              <w:szCs w:val="24"/>
              <w14:ligatures w14:val="standardContextual"/>
            </w:rPr>
          </w:pPr>
          <w:hyperlink w:anchor="_Toc232540636" w:history="1">
            <w:r w:rsidRPr="00B54072">
              <w:rPr>
                <w:rStyle w:val="Hipervnculo"/>
                <w:rFonts w:eastAsia="Arial"/>
                <w:noProof/>
              </w:rPr>
              <w:t>4.</w:t>
            </w:r>
            <w:r>
              <w:rPr>
                <w:noProof/>
                <w:kern w:val="2"/>
                <w:szCs w:val="24"/>
                <w14:ligatures w14:val="standardContextual"/>
              </w:rPr>
              <w:tab/>
            </w:r>
            <w:r w:rsidRPr="00B54072">
              <w:rPr>
                <w:rStyle w:val="Hipervnculo"/>
                <w:rFonts w:eastAsia="Arial"/>
                <w:noProof/>
              </w:rPr>
              <w:t>Diagrama de Despliegue</w:t>
            </w:r>
            <w:r>
              <w:rPr>
                <w:noProof/>
                <w:webHidden/>
              </w:rPr>
              <w:tab/>
            </w:r>
            <w:r>
              <w:rPr>
                <w:noProof/>
                <w:webHidden/>
              </w:rPr>
              <w:fldChar w:fldCharType="begin"/>
            </w:r>
            <w:r>
              <w:rPr>
                <w:noProof/>
                <w:webHidden/>
              </w:rPr>
              <w:instrText xml:space="preserve"> PAGEREF _Toc232540636 \h </w:instrText>
            </w:r>
            <w:r>
              <w:rPr>
                <w:noProof/>
                <w:webHidden/>
              </w:rPr>
            </w:r>
            <w:r>
              <w:rPr>
                <w:noProof/>
                <w:webHidden/>
              </w:rPr>
              <w:fldChar w:fldCharType="separate"/>
            </w:r>
            <w:r>
              <w:rPr>
                <w:noProof/>
                <w:webHidden/>
              </w:rPr>
              <w:t>84</w:t>
            </w:r>
            <w:r>
              <w:rPr>
                <w:noProof/>
                <w:webHidden/>
              </w:rPr>
              <w:fldChar w:fldCharType="end"/>
            </w:r>
          </w:hyperlink>
        </w:p>
        <w:p w14:paraId="513321CB" w14:textId="21849DE4" w:rsidR="00902089" w:rsidRDefault="00902089">
          <w:pPr>
            <w:pStyle w:val="TDC1"/>
            <w:tabs>
              <w:tab w:val="left" w:pos="480"/>
              <w:tab w:val="right" w:leader="dot" w:pos="9394"/>
            </w:tabs>
            <w:rPr>
              <w:noProof/>
              <w:kern w:val="2"/>
              <w:szCs w:val="24"/>
              <w14:ligatures w14:val="standardContextual"/>
            </w:rPr>
          </w:pPr>
          <w:hyperlink w:anchor="_Toc232540637" w:history="1">
            <w:r w:rsidRPr="00B54072">
              <w:rPr>
                <w:rStyle w:val="Hipervnculo"/>
                <w:noProof/>
              </w:rPr>
              <w:t>5.</w:t>
            </w:r>
            <w:r>
              <w:rPr>
                <w:noProof/>
                <w:kern w:val="2"/>
                <w:szCs w:val="24"/>
                <w14:ligatures w14:val="standardContextual"/>
              </w:rPr>
              <w:tab/>
            </w:r>
            <w:r w:rsidRPr="00B54072">
              <w:rPr>
                <w:rStyle w:val="Hipervnculo"/>
                <w:noProof/>
              </w:rPr>
              <w:t>Modelo de Datos</w:t>
            </w:r>
            <w:r>
              <w:rPr>
                <w:noProof/>
                <w:webHidden/>
              </w:rPr>
              <w:tab/>
            </w:r>
            <w:r>
              <w:rPr>
                <w:noProof/>
                <w:webHidden/>
              </w:rPr>
              <w:fldChar w:fldCharType="begin"/>
            </w:r>
            <w:r>
              <w:rPr>
                <w:noProof/>
                <w:webHidden/>
              </w:rPr>
              <w:instrText xml:space="preserve"> PAGEREF _Toc232540637 \h </w:instrText>
            </w:r>
            <w:r>
              <w:rPr>
                <w:noProof/>
                <w:webHidden/>
              </w:rPr>
            </w:r>
            <w:r>
              <w:rPr>
                <w:noProof/>
                <w:webHidden/>
              </w:rPr>
              <w:fldChar w:fldCharType="separate"/>
            </w:r>
            <w:r>
              <w:rPr>
                <w:noProof/>
                <w:webHidden/>
              </w:rPr>
              <w:t>87</w:t>
            </w:r>
            <w:r>
              <w:rPr>
                <w:noProof/>
                <w:webHidden/>
              </w:rPr>
              <w:fldChar w:fldCharType="end"/>
            </w:r>
          </w:hyperlink>
        </w:p>
        <w:p w14:paraId="31A43AB8" w14:textId="4F2949D5" w:rsidR="00902089" w:rsidRDefault="00902089">
          <w:pPr>
            <w:pStyle w:val="TDC1"/>
            <w:tabs>
              <w:tab w:val="left" w:pos="480"/>
              <w:tab w:val="right" w:leader="dot" w:pos="9394"/>
            </w:tabs>
            <w:rPr>
              <w:noProof/>
              <w:kern w:val="2"/>
              <w:szCs w:val="24"/>
              <w14:ligatures w14:val="standardContextual"/>
            </w:rPr>
          </w:pPr>
          <w:hyperlink w:anchor="_Toc232540638" w:history="1">
            <w:r w:rsidRPr="00B54072">
              <w:rPr>
                <w:rStyle w:val="Hipervnculo"/>
                <w:noProof/>
              </w:rPr>
              <w:t>6.</w:t>
            </w:r>
            <w:r>
              <w:rPr>
                <w:noProof/>
                <w:kern w:val="2"/>
                <w:szCs w:val="24"/>
                <w14:ligatures w14:val="standardContextual"/>
              </w:rPr>
              <w:tab/>
            </w:r>
            <w:r w:rsidRPr="00B54072">
              <w:rPr>
                <w:rStyle w:val="Hipervnculo"/>
                <w:noProof/>
              </w:rPr>
              <w:t>Diagramas Secuencia</w:t>
            </w:r>
            <w:r>
              <w:rPr>
                <w:noProof/>
                <w:webHidden/>
              </w:rPr>
              <w:tab/>
            </w:r>
            <w:r>
              <w:rPr>
                <w:noProof/>
                <w:webHidden/>
              </w:rPr>
              <w:fldChar w:fldCharType="begin"/>
            </w:r>
            <w:r>
              <w:rPr>
                <w:noProof/>
                <w:webHidden/>
              </w:rPr>
              <w:instrText xml:space="preserve"> PAGEREF _Toc232540638 \h </w:instrText>
            </w:r>
            <w:r>
              <w:rPr>
                <w:noProof/>
                <w:webHidden/>
              </w:rPr>
            </w:r>
            <w:r>
              <w:rPr>
                <w:noProof/>
                <w:webHidden/>
              </w:rPr>
              <w:fldChar w:fldCharType="separate"/>
            </w:r>
            <w:r>
              <w:rPr>
                <w:noProof/>
                <w:webHidden/>
              </w:rPr>
              <w:t>91</w:t>
            </w:r>
            <w:r>
              <w:rPr>
                <w:noProof/>
                <w:webHidden/>
              </w:rPr>
              <w:fldChar w:fldCharType="end"/>
            </w:r>
          </w:hyperlink>
        </w:p>
        <w:p w14:paraId="046D73BF" w14:textId="3798A705" w:rsidR="00902089" w:rsidRDefault="00902089">
          <w:pPr>
            <w:pStyle w:val="TDC2"/>
            <w:tabs>
              <w:tab w:val="right" w:leader="dot" w:pos="9394"/>
            </w:tabs>
            <w:rPr>
              <w:noProof/>
              <w:kern w:val="2"/>
              <w:szCs w:val="24"/>
              <w14:ligatures w14:val="standardContextual"/>
            </w:rPr>
          </w:pPr>
          <w:hyperlink w:anchor="_Toc232540639" w:history="1">
            <w:r w:rsidRPr="00B54072">
              <w:rPr>
                <w:rStyle w:val="Hipervnculo"/>
                <w:noProof/>
              </w:rPr>
              <w:t>CU01 - Cargando catálogo de clientes activos</w:t>
            </w:r>
            <w:r>
              <w:rPr>
                <w:noProof/>
                <w:webHidden/>
              </w:rPr>
              <w:tab/>
            </w:r>
            <w:r>
              <w:rPr>
                <w:noProof/>
                <w:webHidden/>
              </w:rPr>
              <w:fldChar w:fldCharType="begin"/>
            </w:r>
            <w:r>
              <w:rPr>
                <w:noProof/>
                <w:webHidden/>
              </w:rPr>
              <w:instrText xml:space="preserve"> PAGEREF _Toc232540639 \h </w:instrText>
            </w:r>
            <w:r>
              <w:rPr>
                <w:noProof/>
                <w:webHidden/>
              </w:rPr>
            </w:r>
            <w:r>
              <w:rPr>
                <w:noProof/>
                <w:webHidden/>
              </w:rPr>
              <w:fldChar w:fldCharType="separate"/>
            </w:r>
            <w:r>
              <w:rPr>
                <w:noProof/>
                <w:webHidden/>
              </w:rPr>
              <w:t>92</w:t>
            </w:r>
            <w:r>
              <w:rPr>
                <w:noProof/>
                <w:webHidden/>
              </w:rPr>
              <w:fldChar w:fldCharType="end"/>
            </w:r>
          </w:hyperlink>
        </w:p>
        <w:p w14:paraId="75FE2420" w14:textId="63CDD6EA" w:rsidR="00902089" w:rsidRDefault="00902089">
          <w:pPr>
            <w:pStyle w:val="TDC3"/>
            <w:tabs>
              <w:tab w:val="right" w:leader="dot" w:pos="9394"/>
            </w:tabs>
            <w:rPr>
              <w:noProof/>
              <w:kern w:val="2"/>
              <w:szCs w:val="24"/>
              <w14:ligatures w14:val="standardContextual"/>
            </w:rPr>
          </w:pPr>
          <w:hyperlink w:anchor="_Toc232540640" w:history="1">
            <w:r w:rsidRPr="00B54072">
              <w:rPr>
                <w:rStyle w:val="Hipervnculo"/>
                <w:noProof/>
              </w:rPr>
              <w:t>CU01 - Flujo general</w:t>
            </w:r>
            <w:r>
              <w:rPr>
                <w:noProof/>
                <w:webHidden/>
              </w:rPr>
              <w:tab/>
            </w:r>
            <w:r>
              <w:rPr>
                <w:noProof/>
                <w:webHidden/>
              </w:rPr>
              <w:fldChar w:fldCharType="begin"/>
            </w:r>
            <w:r>
              <w:rPr>
                <w:noProof/>
                <w:webHidden/>
              </w:rPr>
              <w:instrText xml:space="preserve"> PAGEREF _Toc232540640 \h </w:instrText>
            </w:r>
            <w:r>
              <w:rPr>
                <w:noProof/>
                <w:webHidden/>
              </w:rPr>
            </w:r>
            <w:r>
              <w:rPr>
                <w:noProof/>
                <w:webHidden/>
              </w:rPr>
              <w:fldChar w:fldCharType="separate"/>
            </w:r>
            <w:r>
              <w:rPr>
                <w:noProof/>
                <w:webHidden/>
              </w:rPr>
              <w:t>92</w:t>
            </w:r>
            <w:r>
              <w:rPr>
                <w:noProof/>
                <w:webHidden/>
              </w:rPr>
              <w:fldChar w:fldCharType="end"/>
            </w:r>
          </w:hyperlink>
        </w:p>
        <w:p w14:paraId="31BCD33E" w14:textId="1653D9DA" w:rsidR="00902089" w:rsidRDefault="00902089">
          <w:pPr>
            <w:pStyle w:val="TDC3"/>
            <w:tabs>
              <w:tab w:val="right" w:leader="dot" w:pos="9394"/>
            </w:tabs>
            <w:rPr>
              <w:noProof/>
              <w:kern w:val="2"/>
              <w:szCs w:val="24"/>
              <w14:ligatures w14:val="standardContextual"/>
            </w:rPr>
          </w:pPr>
          <w:hyperlink w:anchor="_Toc232540641" w:history="1">
            <w:r w:rsidRPr="00B54072">
              <w:rPr>
                <w:rStyle w:val="Hipervnculo"/>
                <w:noProof/>
              </w:rPr>
              <w:t>CU01-E1 - Excepción: Caída de conexión con la base de datos</w:t>
            </w:r>
            <w:r>
              <w:rPr>
                <w:noProof/>
                <w:webHidden/>
              </w:rPr>
              <w:tab/>
            </w:r>
            <w:r>
              <w:rPr>
                <w:noProof/>
                <w:webHidden/>
              </w:rPr>
              <w:fldChar w:fldCharType="begin"/>
            </w:r>
            <w:r>
              <w:rPr>
                <w:noProof/>
                <w:webHidden/>
              </w:rPr>
              <w:instrText xml:space="preserve"> PAGEREF _Toc232540641 \h </w:instrText>
            </w:r>
            <w:r>
              <w:rPr>
                <w:noProof/>
                <w:webHidden/>
              </w:rPr>
            </w:r>
            <w:r>
              <w:rPr>
                <w:noProof/>
                <w:webHidden/>
              </w:rPr>
              <w:fldChar w:fldCharType="separate"/>
            </w:r>
            <w:r>
              <w:rPr>
                <w:noProof/>
                <w:webHidden/>
              </w:rPr>
              <w:t>93</w:t>
            </w:r>
            <w:r>
              <w:rPr>
                <w:noProof/>
                <w:webHidden/>
              </w:rPr>
              <w:fldChar w:fldCharType="end"/>
            </w:r>
          </w:hyperlink>
        </w:p>
        <w:p w14:paraId="3400AF7D" w14:textId="0D525724" w:rsidR="00902089" w:rsidRDefault="00902089">
          <w:pPr>
            <w:pStyle w:val="TDC3"/>
            <w:tabs>
              <w:tab w:val="right" w:leader="dot" w:pos="9394"/>
            </w:tabs>
            <w:rPr>
              <w:noProof/>
              <w:kern w:val="2"/>
              <w:szCs w:val="24"/>
              <w14:ligatures w14:val="standardContextual"/>
            </w:rPr>
          </w:pPr>
          <w:hyperlink w:anchor="_Toc232540642" w:history="1">
            <w:r w:rsidRPr="00B54072">
              <w:rPr>
                <w:rStyle w:val="Hipervnculo"/>
                <w:noProof/>
              </w:rPr>
              <w:t>CU01-E2 - Excepción: Ausencia de clientes activos</w:t>
            </w:r>
            <w:r>
              <w:rPr>
                <w:noProof/>
                <w:webHidden/>
              </w:rPr>
              <w:tab/>
            </w:r>
            <w:r>
              <w:rPr>
                <w:noProof/>
                <w:webHidden/>
              </w:rPr>
              <w:fldChar w:fldCharType="begin"/>
            </w:r>
            <w:r>
              <w:rPr>
                <w:noProof/>
                <w:webHidden/>
              </w:rPr>
              <w:instrText xml:space="preserve"> PAGEREF _Toc232540642 \h </w:instrText>
            </w:r>
            <w:r>
              <w:rPr>
                <w:noProof/>
                <w:webHidden/>
              </w:rPr>
            </w:r>
            <w:r>
              <w:rPr>
                <w:noProof/>
                <w:webHidden/>
              </w:rPr>
              <w:fldChar w:fldCharType="separate"/>
            </w:r>
            <w:r>
              <w:rPr>
                <w:noProof/>
                <w:webHidden/>
              </w:rPr>
              <w:t>93</w:t>
            </w:r>
            <w:r>
              <w:rPr>
                <w:noProof/>
                <w:webHidden/>
              </w:rPr>
              <w:fldChar w:fldCharType="end"/>
            </w:r>
          </w:hyperlink>
        </w:p>
        <w:p w14:paraId="19593092" w14:textId="4B090A88" w:rsidR="00902089" w:rsidRDefault="00902089">
          <w:pPr>
            <w:pStyle w:val="TDC2"/>
            <w:tabs>
              <w:tab w:val="right" w:leader="dot" w:pos="9394"/>
            </w:tabs>
            <w:rPr>
              <w:noProof/>
              <w:kern w:val="2"/>
              <w:szCs w:val="24"/>
              <w14:ligatures w14:val="standardContextual"/>
            </w:rPr>
          </w:pPr>
          <w:hyperlink w:anchor="_Toc232540643" w:history="1">
            <w:r w:rsidRPr="00B54072">
              <w:rPr>
                <w:rStyle w:val="Hipervnculo"/>
                <w:noProof/>
              </w:rPr>
              <w:t>CU02 - Visualizando ficha financiera del cliente</w:t>
            </w:r>
            <w:r>
              <w:rPr>
                <w:noProof/>
                <w:webHidden/>
              </w:rPr>
              <w:tab/>
            </w:r>
            <w:r>
              <w:rPr>
                <w:noProof/>
                <w:webHidden/>
              </w:rPr>
              <w:fldChar w:fldCharType="begin"/>
            </w:r>
            <w:r>
              <w:rPr>
                <w:noProof/>
                <w:webHidden/>
              </w:rPr>
              <w:instrText xml:space="preserve"> PAGEREF _Toc232540643 \h </w:instrText>
            </w:r>
            <w:r>
              <w:rPr>
                <w:noProof/>
                <w:webHidden/>
              </w:rPr>
            </w:r>
            <w:r>
              <w:rPr>
                <w:noProof/>
                <w:webHidden/>
              </w:rPr>
              <w:fldChar w:fldCharType="separate"/>
            </w:r>
            <w:r>
              <w:rPr>
                <w:noProof/>
                <w:webHidden/>
              </w:rPr>
              <w:t>94</w:t>
            </w:r>
            <w:r>
              <w:rPr>
                <w:noProof/>
                <w:webHidden/>
              </w:rPr>
              <w:fldChar w:fldCharType="end"/>
            </w:r>
          </w:hyperlink>
        </w:p>
        <w:p w14:paraId="0DA90292" w14:textId="710F4F70" w:rsidR="00902089" w:rsidRDefault="00902089">
          <w:pPr>
            <w:pStyle w:val="TDC3"/>
            <w:tabs>
              <w:tab w:val="right" w:leader="dot" w:pos="9394"/>
            </w:tabs>
            <w:rPr>
              <w:noProof/>
              <w:kern w:val="2"/>
              <w:szCs w:val="24"/>
              <w14:ligatures w14:val="standardContextual"/>
            </w:rPr>
          </w:pPr>
          <w:hyperlink w:anchor="_Toc232540644" w:history="1">
            <w:r w:rsidRPr="00B54072">
              <w:rPr>
                <w:rStyle w:val="Hipervnculo"/>
                <w:noProof/>
              </w:rPr>
              <w:t>CU02 - Flujo general</w:t>
            </w:r>
            <w:r>
              <w:rPr>
                <w:noProof/>
                <w:webHidden/>
              </w:rPr>
              <w:tab/>
            </w:r>
            <w:r>
              <w:rPr>
                <w:noProof/>
                <w:webHidden/>
              </w:rPr>
              <w:fldChar w:fldCharType="begin"/>
            </w:r>
            <w:r>
              <w:rPr>
                <w:noProof/>
                <w:webHidden/>
              </w:rPr>
              <w:instrText xml:space="preserve"> PAGEREF _Toc232540644 \h </w:instrText>
            </w:r>
            <w:r>
              <w:rPr>
                <w:noProof/>
                <w:webHidden/>
              </w:rPr>
            </w:r>
            <w:r>
              <w:rPr>
                <w:noProof/>
                <w:webHidden/>
              </w:rPr>
              <w:fldChar w:fldCharType="separate"/>
            </w:r>
            <w:r>
              <w:rPr>
                <w:noProof/>
                <w:webHidden/>
              </w:rPr>
              <w:t>94</w:t>
            </w:r>
            <w:r>
              <w:rPr>
                <w:noProof/>
                <w:webHidden/>
              </w:rPr>
              <w:fldChar w:fldCharType="end"/>
            </w:r>
          </w:hyperlink>
        </w:p>
        <w:p w14:paraId="27D450FD" w14:textId="5F7F5FD2" w:rsidR="00902089" w:rsidRDefault="00902089">
          <w:pPr>
            <w:pStyle w:val="TDC3"/>
            <w:tabs>
              <w:tab w:val="right" w:leader="dot" w:pos="9394"/>
            </w:tabs>
            <w:rPr>
              <w:noProof/>
              <w:kern w:val="2"/>
              <w:szCs w:val="24"/>
              <w14:ligatures w14:val="standardContextual"/>
            </w:rPr>
          </w:pPr>
          <w:hyperlink w:anchor="_Toc232540645" w:history="1">
            <w:r w:rsidRPr="00B54072">
              <w:rPr>
                <w:rStyle w:val="Hipervnculo"/>
                <w:noProof/>
              </w:rPr>
              <w:t>CU02-E1 - Excepción: Cliente sin historial comercial</w:t>
            </w:r>
            <w:r>
              <w:rPr>
                <w:noProof/>
                <w:webHidden/>
              </w:rPr>
              <w:tab/>
            </w:r>
            <w:r>
              <w:rPr>
                <w:noProof/>
                <w:webHidden/>
              </w:rPr>
              <w:fldChar w:fldCharType="begin"/>
            </w:r>
            <w:r>
              <w:rPr>
                <w:noProof/>
                <w:webHidden/>
              </w:rPr>
              <w:instrText xml:space="preserve"> PAGEREF _Toc232540645 \h </w:instrText>
            </w:r>
            <w:r>
              <w:rPr>
                <w:noProof/>
                <w:webHidden/>
              </w:rPr>
            </w:r>
            <w:r>
              <w:rPr>
                <w:noProof/>
                <w:webHidden/>
              </w:rPr>
              <w:fldChar w:fldCharType="separate"/>
            </w:r>
            <w:r>
              <w:rPr>
                <w:noProof/>
                <w:webHidden/>
              </w:rPr>
              <w:t>95</w:t>
            </w:r>
            <w:r>
              <w:rPr>
                <w:noProof/>
                <w:webHidden/>
              </w:rPr>
              <w:fldChar w:fldCharType="end"/>
            </w:r>
          </w:hyperlink>
        </w:p>
        <w:p w14:paraId="1733CB5C" w14:textId="76C37EE5" w:rsidR="00902089" w:rsidRDefault="00902089">
          <w:pPr>
            <w:pStyle w:val="TDC2"/>
            <w:tabs>
              <w:tab w:val="right" w:leader="dot" w:pos="9394"/>
            </w:tabs>
            <w:rPr>
              <w:noProof/>
              <w:kern w:val="2"/>
              <w:szCs w:val="24"/>
              <w14:ligatures w14:val="standardContextual"/>
            </w:rPr>
          </w:pPr>
          <w:hyperlink w:anchor="_Toc232540646" w:history="1">
            <w:r w:rsidRPr="00B54072">
              <w:rPr>
                <w:rStyle w:val="Hipervnculo"/>
                <w:noProof/>
              </w:rPr>
              <w:t>CU03 - Buscando el registro de un cliente</w:t>
            </w:r>
            <w:r>
              <w:rPr>
                <w:noProof/>
                <w:webHidden/>
              </w:rPr>
              <w:tab/>
            </w:r>
            <w:r>
              <w:rPr>
                <w:noProof/>
                <w:webHidden/>
              </w:rPr>
              <w:fldChar w:fldCharType="begin"/>
            </w:r>
            <w:r>
              <w:rPr>
                <w:noProof/>
                <w:webHidden/>
              </w:rPr>
              <w:instrText xml:space="preserve"> PAGEREF _Toc232540646 \h </w:instrText>
            </w:r>
            <w:r>
              <w:rPr>
                <w:noProof/>
                <w:webHidden/>
              </w:rPr>
            </w:r>
            <w:r>
              <w:rPr>
                <w:noProof/>
                <w:webHidden/>
              </w:rPr>
              <w:fldChar w:fldCharType="separate"/>
            </w:r>
            <w:r>
              <w:rPr>
                <w:noProof/>
                <w:webHidden/>
              </w:rPr>
              <w:t>96</w:t>
            </w:r>
            <w:r>
              <w:rPr>
                <w:noProof/>
                <w:webHidden/>
              </w:rPr>
              <w:fldChar w:fldCharType="end"/>
            </w:r>
          </w:hyperlink>
        </w:p>
        <w:p w14:paraId="390D4CE8" w14:textId="14A8A888" w:rsidR="00902089" w:rsidRDefault="00902089">
          <w:pPr>
            <w:pStyle w:val="TDC3"/>
            <w:tabs>
              <w:tab w:val="right" w:leader="dot" w:pos="9394"/>
            </w:tabs>
            <w:rPr>
              <w:noProof/>
              <w:kern w:val="2"/>
              <w:szCs w:val="24"/>
              <w14:ligatures w14:val="standardContextual"/>
            </w:rPr>
          </w:pPr>
          <w:hyperlink w:anchor="_Toc232540647" w:history="1">
            <w:r w:rsidRPr="00B54072">
              <w:rPr>
                <w:rStyle w:val="Hipervnculo"/>
                <w:noProof/>
              </w:rPr>
              <w:t>CU03 - Flujo general</w:t>
            </w:r>
            <w:r>
              <w:rPr>
                <w:noProof/>
                <w:webHidden/>
              </w:rPr>
              <w:tab/>
            </w:r>
            <w:r>
              <w:rPr>
                <w:noProof/>
                <w:webHidden/>
              </w:rPr>
              <w:fldChar w:fldCharType="begin"/>
            </w:r>
            <w:r>
              <w:rPr>
                <w:noProof/>
                <w:webHidden/>
              </w:rPr>
              <w:instrText xml:space="preserve"> PAGEREF _Toc232540647 \h </w:instrText>
            </w:r>
            <w:r>
              <w:rPr>
                <w:noProof/>
                <w:webHidden/>
              </w:rPr>
            </w:r>
            <w:r>
              <w:rPr>
                <w:noProof/>
                <w:webHidden/>
              </w:rPr>
              <w:fldChar w:fldCharType="separate"/>
            </w:r>
            <w:r>
              <w:rPr>
                <w:noProof/>
                <w:webHidden/>
              </w:rPr>
              <w:t>96</w:t>
            </w:r>
            <w:r>
              <w:rPr>
                <w:noProof/>
                <w:webHidden/>
              </w:rPr>
              <w:fldChar w:fldCharType="end"/>
            </w:r>
          </w:hyperlink>
        </w:p>
        <w:p w14:paraId="4E4C3ADE" w14:textId="73AD3B20" w:rsidR="00902089" w:rsidRDefault="00902089">
          <w:pPr>
            <w:pStyle w:val="TDC3"/>
            <w:tabs>
              <w:tab w:val="right" w:leader="dot" w:pos="9394"/>
            </w:tabs>
            <w:rPr>
              <w:noProof/>
              <w:kern w:val="2"/>
              <w:szCs w:val="24"/>
              <w14:ligatures w14:val="standardContextual"/>
            </w:rPr>
          </w:pPr>
          <w:hyperlink w:anchor="_Toc232540648" w:history="1">
            <w:r w:rsidRPr="00B54072">
              <w:rPr>
                <w:rStyle w:val="Hipervnculo"/>
                <w:noProof/>
              </w:rPr>
              <w:t>CU03-E1 - Excepción: Búsqueda sin resultados coincidentes</w:t>
            </w:r>
            <w:r>
              <w:rPr>
                <w:noProof/>
                <w:webHidden/>
              </w:rPr>
              <w:tab/>
            </w:r>
            <w:r>
              <w:rPr>
                <w:noProof/>
                <w:webHidden/>
              </w:rPr>
              <w:fldChar w:fldCharType="begin"/>
            </w:r>
            <w:r>
              <w:rPr>
                <w:noProof/>
                <w:webHidden/>
              </w:rPr>
              <w:instrText xml:space="preserve"> PAGEREF _Toc232540648 \h </w:instrText>
            </w:r>
            <w:r>
              <w:rPr>
                <w:noProof/>
                <w:webHidden/>
              </w:rPr>
            </w:r>
            <w:r>
              <w:rPr>
                <w:noProof/>
                <w:webHidden/>
              </w:rPr>
              <w:fldChar w:fldCharType="separate"/>
            </w:r>
            <w:r>
              <w:rPr>
                <w:noProof/>
                <w:webHidden/>
              </w:rPr>
              <w:t>97</w:t>
            </w:r>
            <w:r>
              <w:rPr>
                <w:noProof/>
                <w:webHidden/>
              </w:rPr>
              <w:fldChar w:fldCharType="end"/>
            </w:r>
          </w:hyperlink>
        </w:p>
        <w:p w14:paraId="5D7B47A4" w14:textId="4E2FED2D" w:rsidR="00902089" w:rsidRDefault="00902089">
          <w:pPr>
            <w:pStyle w:val="TDC2"/>
            <w:tabs>
              <w:tab w:val="right" w:leader="dot" w:pos="9394"/>
            </w:tabs>
            <w:rPr>
              <w:noProof/>
              <w:kern w:val="2"/>
              <w:szCs w:val="24"/>
              <w14:ligatures w14:val="standardContextual"/>
            </w:rPr>
          </w:pPr>
          <w:hyperlink w:anchor="_Toc232540649" w:history="1">
            <w:r w:rsidRPr="00B54072">
              <w:rPr>
                <w:rStyle w:val="Hipervnculo"/>
                <w:noProof/>
              </w:rPr>
              <w:t>CU04 - Aplicando filtros de cartera morosa</w:t>
            </w:r>
            <w:r>
              <w:rPr>
                <w:noProof/>
                <w:webHidden/>
              </w:rPr>
              <w:tab/>
            </w:r>
            <w:r>
              <w:rPr>
                <w:noProof/>
                <w:webHidden/>
              </w:rPr>
              <w:fldChar w:fldCharType="begin"/>
            </w:r>
            <w:r>
              <w:rPr>
                <w:noProof/>
                <w:webHidden/>
              </w:rPr>
              <w:instrText xml:space="preserve"> PAGEREF _Toc232540649 \h </w:instrText>
            </w:r>
            <w:r>
              <w:rPr>
                <w:noProof/>
                <w:webHidden/>
              </w:rPr>
            </w:r>
            <w:r>
              <w:rPr>
                <w:noProof/>
                <w:webHidden/>
              </w:rPr>
              <w:fldChar w:fldCharType="separate"/>
            </w:r>
            <w:r>
              <w:rPr>
                <w:noProof/>
                <w:webHidden/>
              </w:rPr>
              <w:t>99</w:t>
            </w:r>
            <w:r>
              <w:rPr>
                <w:noProof/>
                <w:webHidden/>
              </w:rPr>
              <w:fldChar w:fldCharType="end"/>
            </w:r>
          </w:hyperlink>
        </w:p>
        <w:p w14:paraId="5D78351E" w14:textId="7572CC8B" w:rsidR="00902089" w:rsidRDefault="00902089">
          <w:pPr>
            <w:pStyle w:val="TDC3"/>
            <w:tabs>
              <w:tab w:val="right" w:leader="dot" w:pos="9394"/>
            </w:tabs>
            <w:rPr>
              <w:noProof/>
              <w:kern w:val="2"/>
              <w:szCs w:val="24"/>
              <w14:ligatures w14:val="standardContextual"/>
            </w:rPr>
          </w:pPr>
          <w:hyperlink w:anchor="_Toc232540650" w:history="1">
            <w:r w:rsidRPr="00B54072">
              <w:rPr>
                <w:rStyle w:val="Hipervnculo"/>
                <w:noProof/>
              </w:rPr>
              <w:t>CU04 - Flujo general</w:t>
            </w:r>
            <w:r>
              <w:rPr>
                <w:noProof/>
                <w:webHidden/>
              </w:rPr>
              <w:tab/>
            </w:r>
            <w:r>
              <w:rPr>
                <w:noProof/>
                <w:webHidden/>
              </w:rPr>
              <w:fldChar w:fldCharType="begin"/>
            </w:r>
            <w:r>
              <w:rPr>
                <w:noProof/>
                <w:webHidden/>
              </w:rPr>
              <w:instrText xml:space="preserve"> PAGEREF _Toc232540650 \h </w:instrText>
            </w:r>
            <w:r>
              <w:rPr>
                <w:noProof/>
                <w:webHidden/>
              </w:rPr>
            </w:r>
            <w:r>
              <w:rPr>
                <w:noProof/>
                <w:webHidden/>
              </w:rPr>
              <w:fldChar w:fldCharType="separate"/>
            </w:r>
            <w:r>
              <w:rPr>
                <w:noProof/>
                <w:webHidden/>
              </w:rPr>
              <w:t>99</w:t>
            </w:r>
            <w:r>
              <w:rPr>
                <w:noProof/>
                <w:webHidden/>
              </w:rPr>
              <w:fldChar w:fldCharType="end"/>
            </w:r>
          </w:hyperlink>
        </w:p>
        <w:p w14:paraId="679AB83B" w14:textId="247A594D" w:rsidR="00902089" w:rsidRDefault="00902089">
          <w:pPr>
            <w:pStyle w:val="TDC3"/>
            <w:tabs>
              <w:tab w:val="right" w:leader="dot" w:pos="9394"/>
            </w:tabs>
            <w:rPr>
              <w:noProof/>
              <w:kern w:val="2"/>
              <w:szCs w:val="24"/>
              <w14:ligatures w14:val="standardContextual"/>
            </w:rPr>
          </w:pPr>
          <w:hyperlink w:anchor="_Toc232540651" w:history="1">
            <w:r w:rsidRPr="00B54072">
              <w:rPr>
                <w:rStyle w:val="Hipervnculo"/>
                <w:noProof/>
              </w:rPr>
              <w:t>CU04-E1 - Excepción: Ausencia de clientes morosos</w:t>
            </w:r>
            <w:r>
              <w:rPr>
                <w:noProof/>
                <w:webHidden/>
              </w:rPr>
              <w:tab/>
            </w:r>
            <w:r>
              <w:rPr>
                <w:noProof/>
                <w:webHidden/>
              </w:rPr>
              <w:fldChar w:fldCharType="begin"/>
            </w:r>
            <w:r>
              <w:rPr>
                <w:noProof/>
                <w:webHidden/>
              </w:rPr>
              <w:instrText xml:space="preserve"> PAGEREF _Toc232540651 \h </w:instrText>
            </w:r>
            <w:r>
              <w:rPr>
                <w:noProof/>
                <w:webHidden/>
              </w:rPr>
            </w:r>
            <w:r>
              <w:rPr>
                <w:noProof/>
                <w:webHidden/>
              </w:rPr>
              <w:fldChar w:fldCharType="separate"/>
            </w:r>
            <w:r>
              <w:rPr>
                <w:noProof/>
                <w:webHidden/>
              </w:rPr>
              <w:t>100</w:t>
            </w:r>
            <w:r>
              <w:rPr>
                <w:noProof/>
                <w:webHidden/>
              </w:rPr>
              <w:fldChar w:fldCharType="end"/>
            </w:r>
          </w:hyperlink>
        </w:p>
        <w:p w14:paraId="359AA4B3" w14:textId="6CFB1DB6" w:rsidR="00902089" w:rsidRDefault="00902089">
          <w:pPr>
            <w:pStyle w:val="TDC2"/>
            <w:tabs>
              <w:tab w:val="right" w:leader="dot" w:pos="9394"/>
            </w:tabs>
            <w:rPr>
              <w:noProof/>
              <w:kern w:val="2"/>
              <w:szCs w:val="24"/>
              <w14:ligatures w14:val="standardContextual"/>
            </w:rPr>
          </w:pPr>
          <w:hyperlink w:anchor="_Toc232540652" w:history="1">
            <w:r w:rsidRPr="00B54072">
              <w:rPr>
                <w:rStyle w:val="Hipervnculo"/>
                <w:noProof/>
              </w:rPr>
              <w:t>CU05 - Iniciando cotización y asignación cliente</w:t>
            </w:r>
            <w:r>
              <w:rPr>
                <w:noProof/>
                <w:webHidden/>
              </w:rPr>
              <w:tab/>
            </w:r>
            <w:r>
              <w:rPr>
                <w:noProof/>
                <w:webHidden/>
              </w:rPr>
              <w:fldChar w:fldCharType="begin"/>
            </w:r>
            <w:r>
              <w:rPr>
                <w:noProof/>
                <w:webHidden/>
              </w:rPr>
              <w:instrText xml:space="preserve"> PAGEREF _Toc232540652 \h </w:instrText>
            </w:r>
            <w:r>
              <w:rPr>
                <w:noProof/>
                <w:webHidden/>
              </w:rPr>
            </w:r>
            <w:r>
              <w:rPr>
                <w:noProof/>
                <w:webHidden/>
              </w:rPr>
              <w:fldChar w:fldCharType="separate"/>
            </w:r>
            <w:r>
              <w:rPr>
                <w:noProof/>
                <w:webHidden/>
              </w:rPr>
              <w:t>101</w:t>
            </w:r>
            <w:r>
              <w:rPr>
                <w:noProof/>
                <w:webHidden/>
              </w:rPr>
              <w:fldChar w:fldCharType="end"/>
            </w:r>
          </w:hyperlink>
        </w:p>
        <w:p w14:paraId="08AD24C6" w14:textId="09754833" w:rsidR="00902089" w:rsidRDefault="00902089">
          <w:pPr>
            <w:pStyle w:val="TDC3"/>
            <w:tabs>
              <w:tab w:val="right" w:leader="dot" w:pos="9394"/>
            </w:tabs>
            <w:rPr>
              <w:noProof/>
              <w:kern w:val="2"/>
              <w:szCs w:val="24"/>
              <w14:ligatures w14:val="standardContextual"/>
            </w:rPr>
          </w:pPr>
          <w:hyperlink w:anchor="_Toc232540653" w:history="1">
            <w:r w:rsidRPr="00B54072">
              <w:rPr>
                <w:rStyle w:val="Hipervnculo"/>
                <w:noProof/>
              </w:rPr>
              <w:t>CU05 - Flujo general</w:t>
            </w:r>
            <w:r>
              <w:rPr>
                <w:noProof/>
                <w:webHidden/>
              </w:rPr>
              <w:tab/>
            </w:r>
            <w:r>
              <w:rPr>
                <w:noProof/>
                <w:webHidden/>
              </w:rPr>
              <w:fldChar w:fldCharType="begin"/>
            </w:r>
            <w:r>
              <w:rPr>
                <w:noProof/>
                <w:webHidden/>
              </w:rPr>
              <w:instrText xml:space="preserve"> PAGEREF _Toc232540653 \h </w:instrText>
            </w:r>
            <w:r>
              <w:rPr>
                <w:noProof/>
                <w:webHidden/>
              </w:rPr>
            </w:r>
            <w:r>
              <w:rPr>
                <w:noProof/>
                <w:webHidden/>
              </w:rPr>
              <w:fldChar w:fldCharType="separate"/>
            </w:r>
            <w:r>
              <w:rPr>
                <w:noProof/>
                <w:webHidden/>
              </w:rPr>
              <w:t>101</w:t>
            </w:r>
            <w:r>
              <w:rPr>
                <w:noProof/>
                <w:webHidden/>
              </w:rPr>
              <w:fldChar w:fldCharType="end"/>
            </w:r>
          </w:hyperlink>
        </w:p>
        <w:p w14:paraId="756866D1" w14:textId="33DADFB9" w:rsidR="00902089" w:rsidRDefault="00902089">
          <w:pPr>
            <w:pStyle w:val="TDC3"/>
            <w:tabs>
              <w:tab w:val="right" w:leader="dot" w:pos="9394"/>
            </w:tabs>
            <w:rPr>
              <w:noProof/>
              <w:kern w:val="2"/>
              <w:szCs w:val="24"/>
              <w14:ligatures w14:val="standardContextual"/>
            </w:rPr>
          </w:pPr>
          <w:hyperlink w:anchor="_Toc232540654" w:history="1">
            <w:r w:rsidRPr="00B54072">
              <w:rPr>
                <w:rStyle w:val="Hipervnculo"/>
                <w:noProof/>
              </w:rPr>
              <w:t>CU05-E1 - Excepción: Cliente no seleccionado</w:t>
            </w:r>
            <w:r>
              <w:rPr>
                <w:noProof/>
                <w:webHidden/>
              </w:rPr>
              <w:tab/>
            </w:r>
            <w:r>
              <w:rPr>
                <w:noProof/>
                <w:webHidden/>
              </w:rPr>
              <w:fldChar w:fldCharType="begin"/>
            </w:r>
            <w:r>
              <w:rPr>
                <w:noProof/>
                <w:webHidden/>
              </w:rPr>
              <w:instrText xml:space="preserve"> PAGEREF _Toc232540654 \h </w:instrText>
            </w:r>
            <w:r>
              <w:rPr>
                <w:noProof/>
                <w:webHidden/>
              </w:rPr>
            </w:r>
            <w:r>
              <w:rPr>
                <w:noProof/>
                <w:webHidden/>
              </w:rPr>
              <w:fldChar w:fldCharType="separate"/>
            </w:r>
            <w:r>
              <w:rPr>
                <w:noProof/>
                <w:webHidden/>
              </w:rPr>
              <w:t>101</w:t>
            </w:r>
            <w:r>
              <w:rPr>
                <w:noProof/>
                <w:webHidden/>
              </w:rPr>
              <w:fldChar w:fldCharType="end"/>
            </w:r>
          </w:hyperlink>
        </w:p>
        <w:p w14:paraId="413D442E" w14:textId="2BEF297C" w:rsidR="00902089" w:rsidRDefault="00902089">
          <w:pPr>
            <w:pStyle w:val="TDC2"/>
            <w:tabs>
              <w:tab w:val="right" w:leader="dot" w:pos="9394"/>
            </w:tabs>
            <w:rPr>
              <w:noProof/>
              <w:kern w:val="2"/>
              <w:szCs w:val="24"/>
              <w14:ligatures w14:val="standardContextual"/>
            </w:rPr>
          </w:pPr>
          <w:hyperlink w:anchor="_Toc232540655" w:history="1">
            <w:r w:rsidRPr="00B54072">
              <w:rPr>
                <w:rStyle w:val="Hipervnculo"/>
                <w:noProof/>
              </w:rPr>
              <w:t>CU06 - Consultando costos de inventario</w:t>
            </w:r>
            <w:r>
              <w:rPr>
                <w:noProof/>
                <w:webHidden/>
              </w:rPr>
              <w:tab/>
            </w:r>
            <w:r>
              <w:rPr>
                <w:noProof/>
                <w:webHidden/>
              </w:rPr>
              <w:fldChar w:fldCharType="begin"/>
            </w:r>
            <w:r>
              <w:rPr>
                <w:noProof/>
                <w:webHidden/>
              </w:rPr>
              <w:instrText xml:space="preserve"> PAGEREF _Toc232540655 \h </w:instrText>
            </w:r>
            <w:r>
              <w:rPr>
                <w:noProof/>
                <w:webHidden/>
              </w:rPr>
            </w:r>
            <w:r>
              <w:rPr>
                <w:noProof/>
                <w:webHidden/>
              </w:rPr>
              <w:fldChar w:fldCharType="separate"/>
            </w:r>
            <w:r>
              <w:rPr>
                <w:noProof/>
                <w:webHidden/>
              </w:rPr>
              <w:t>102</w:t>
            </w:r>
            <w:r>
              <w:rPr>
                <w:noProof/>
                <w:webHidden/>
              </w:rPr>
              <w:fldChar w:fldCharType="end"/>
            </w:r>
          </w:hyperlink>
        </w:p>
        <w:p w14:paraId="666D740C" w14:textId="422BB47D" w:rsidR="00902089" w:rsidRDefault="00902089">
          <w:pPr>
            <w:pStyle w:val="TDC3"/>
            <w:tabs>
              <w:tab w:val="right" w:leader="dot" w:pos="9394"/>
            </w:tabs>
            <w:rPr>
              <w:noProof/>
              <w:kern w:val="2"/>
              <w:szCs w:val="24"/>
              <w14:ligatures w14:val="standardContextual"/>
            </w:rPr>
          </w:pPr>
          <w:hyperlink w:anchor="_Toc232540656" w:history="1">
            <w:r w:rsidRPr="00B54072">
              <w:rPr>
                <w:rStyle w:val="Hipervnculo"/>
                <w:noProof/>
              </w:rPr>
              <w:t>CU06 - Flujo general</w:t>
            </w:r>
            <w:r>
              <w:rPr>
                <w:noProof/>
                <w:webHidden/>
              </w:rPr>
              <w:tab/>
            </w:r>
            <w:r>
              <w:rPr>
                <w:noProof/>
                <w:webHidden/>
              </w:rPr>
              <w:fldChar w:fldCharType="begin"/>
            </w:r>
            <w:r>
              <w:rPr>
                <w:noProof/>
                <w:webHidden/>
              </w:rPr>
              <w:instrText xml:space="preserve"> PAGEREF _Toc232540656 \h </w:instrText>
            </w:r>
            <w:r>
              <w:rPr>
                <w:noProof/>
                <w:webHidden/>
              </w:rPr>
            </w:r>
            <w:r>
              <w:rPr>
                <w:noProof/>
                <w:webHidden/>
              </w:rPr>
              <w:fldChar w:fldCharType="separate"/>
            </w:r>
            <w:r>
              <w:rPr>
                <w:noProof/>
                <w:webHidden/>
              </w:rPr>
              <w:t>102</w:t>
            </w:r>
            <w:r>
              <w:rPr>
                <w:noProof/>
                <w:webHidden/>
              </w:rPr>
              <w:fldChar w:fldCharType="end"/>
            </w:r>
          </w:hyperlink>
        </w:p>
        <w:p w14:paraId="1009DA50" w14:textId="29AE2040" w:rsidR="00902089" w:rsidRDefault="00902089">
          <w:pPr>
            <w:pStyle w:val="TDC3"/>
            <w:tabs>
              <w:tab w:val="right" w:leader="dot" w:pos="9394"/>
            </w:tabs>
            <w:rPr>
              <w:noProof/>
              <w:kern w:val="2"/>
              <w:szCs w:val="24"/>
              <w14:ligatures w14:val="standardContextual"/>
            </w:rPr>
          </w:pPr>
          <w:hyperlink w:anchor="_Toc232540657" w:history="1">
            <w:r w:rsidRPr="00B54072">
              <w:rPr>
                <w:rStyle w:val="Hipervnculo"/>
                <w:noProof/>
              </w:rPr>
              <w:t>CU06-E1 - Excepción: Inventario no disponible</w:t>
            </w:r>
            <w:r>
              <w:rPr>
                <w:noProof/>
                <w:webHidden/>
              </w:rPr>
              <w:tab/>
            </w:r>
            <w:r>
              <w:rPr>
                <w:noProof/>
                <w:webHidden/>
              </w:rPr>
              <w:fldChar w:fldCharType="begin"/>
            </w:r>
            <w:r>
              <w:rPr>
                <w:noProof/>
                <w:webHidden/>
              </w:rPr>
              <w:instrText xml:space="preserve"> PAGEREF _Toc232540657 \h </w:instrText>
            </w:r>
            <w:r>
              <w:rPr>
                <w:noProof/>
                <w:webHidden/>
              </w:rPr>
            </w:r>
            <w:r>
              <w:rPr>
                <w:noProof/>
                <w:webHidden/>
              </w:rPr>
              <w:fldChar w:fldCharType="separate"/>
            </w:r>
            <w:r>
              <w:rPr>
                <w:noProof/>
                <w:webHidden/>
              </w:rPr>
              <w:t>103</w:t>
            </w:r>
            <w:r>
              <w:rPr>
                <w:noProof/>
                <w:webHidden/>
              </w:rPr>
              <w:fldChar w:fldCharType="end"/>
            </w:r>
          </w:hyperlink>
        </w:p>
        <w:p w14:paraId="6508DC64" w14:textId="6DE17633" w:rsidR="00902089" w:rsidRDefault="00902089">
          <w:pPr>
            <w:pStyle w:val="TDC2"/>
            <w:tabs>
              <w:tab w:val="right" w:leader="dot" w:pos="9394"/>
            </w:tabs>
            <w:rPr>
              <w:noProof/>
              <w:kern w:val="2"/>
              <w:szCs w:val="24"/>
              <w14:ligatures w14:val="standardContextual"/>
            </w:rPr>
          </w:pPr>
          <w:hyperlink w:anchor="_Toc232540658" w:history="1">
            <w:r w:rsidRPr="00B54072">
              <w:rPr>
                <w:rStyle w:val="Hipervnculo"/>
                <w:noProof/>
              </w:rPr>
              <w:t>CU07 - Calculando el subtotal de materiales</w:t>
            </w:r>
            <w:r>
              <w:rPr>
                <w:noProof/>
                <w:webHidden/>
              </w:rPr>
              <w:tab/>
            </w:r>
            <w:r>
              <w:rPr>
                <w:noProof/>
                <w:webHidden/>
              </w:rPr>
              <w:fldChar w:fldCharType="begin"/>
            </w:r>
            <w:r>
              <w:rPr>
                <w:noProof/>
                <w:webHidden/>
              </w:rPr>
              <w:instrText xml:space="preserve"> PAGEREF _Toc232540658 \h </w:instrText>
            </w:r>
            <w:r>
              <w:rPr>
                <w:noProof/>
                <w:webHidden/>
              </w:rPr>
            </w:r>
            <w:r>
              <w:rPr>
                <w:noProof/>
                <w:webHidden/>
              </w:rPr>
              <w:fldChar w:fldCharType="separate"/>
            </w:r>
            <w:r>
              <w:rPr>
                <w:noProof/>
                <w:webHidden/>
              </w:rPr>
              <w:t>104</w:t>
            </w:r>
            <w:r>
              <w:rPr>
                <w:noProof/>
                <w:webHidden/>
              </w:rPr>
              <w:fldChar w:fldCharType="end"/>
            </w:r>
          </w:hyperlink>
        </w:p>
        <w:p w14:paraId="1FFBE469" w14:textId="42080104" w:rsidR="00902089" w:rsidRDefault="00902089">
          <w:pPr>
            <w:pStyle w:val="TDC3"/>
            <w:tabs>
              <w:tab w:val="right" w:leader="dot" w:pos="9394"/>
            </w:tabs>
            <w:rPr>
              <w:noProof/>
              <w:kern w:val="2"/>
              <w:szCs w:val="24"/>
              <w14:ligatures w14:val="standardContextual"/>
            </w:rPr>
          </w:pPr>
          <w:hyperlink w:anchor="_Toc232540659" w:history="1">
            <w:r w:rsidRPr="00B54072">
              <w:rPr>
                <w:rStyle w:val="Hipervnculo"/>
                <w:noProof/>
              </w:rPr>
              <w:t>CU07 - Flujo general</w:t>
            </w:r>
            <w:r>
              <w:rPr>
                <w:noProof/>
                <w:webHidden/>
              </w:rPr>
              <w:tab/>
            </w:r>
            <w:r>
              <w:rPr>
                <w:noProof/>
                <w:webHidden/>
              </w:rPr>
              <w:fldChar w:fldCharType="begin"/>
            </w:r>
            <w:r>
              <w:rPr>
                <w:noProof/>
                <w:webHidden/>
              </w:rPr>
              <w:instrText xml:space="preserve"> PAGEREF _Toc232540659 \h </w:instrText>
            </w:r>
            <w:r>
              <w:rPr>
                <w:noProof/>
                <w:webHidden/>
              </w:rPr>
            </w:r>
            <w:r>
              <w:rPr>
                <w:noProof/>
                <w:webHidden/>
              </w:rPr>
              <w:fldChar w:fldCharType="separate"/>
            </w:r>
            <w:r>
              <w:rPr>
                <w:noProof/>
                <w:webHidden/>
              </w:rPr>
              <w:t>104</w:t>
            </w:r>
            <w:r>
              <w:rPr>
                <w:noProof/>
                <w:webHidden/>
              </w:rPr>
              <w:fldChar w:fldCharType="end"/>
            </w:r>
          </w:hyperlink>
        </w:p>
        <w:p w14:paraId="1D766232" w14:textId="6B2180CD" w:rsidR="00902089" w:rsidRDefault="00902089">
          <w:pPr>
            <w:pStyle w:val="TDC3"/>
            <w:tabs>
              <w:tab w:val="right" w:leader="dot" w:pos="9394"/>
            </w:tabs>
            <w:rPr>
              <w:noProof/>
              <w:kern w:val="2"/>
              <w:szCs w:val="24"/>
              <w14:ligatures w14:val="standardContextual"/>
            </w:rPr>
          </w:pPr>
          <w:hyperlink w:anchor="_Toc232540660" w:history="1">
            <w:r w:rsidRPr="00B54072">
              <w:rPr>
                <w:rStyle w:val="Hipervnculo"/>
                <w:noProof/>
              </w:rPr>
              <w:t>CU07-E1 - Excepción: Ingreso de caracteres inválidos</w:t>
            </w:r>
            <w:r>
              <w:rPr>
                <w:noProof/>
                <w:webHidden/>
              </w:rPr>
              <w:tab/>
            </w:r>
            <w:r>
              <w:rPr>
                <w:noProof/>
                <w:webHidden/>
              </w:rPr>
              <w:fldChar w:fldCharType="begin"/>
            </w:r>
            <w:r>
              <w:rPr>
                <w:noProof/>
                <w:webHidden/>
              </w:rPr>
              <w:instrText xml:space="preserve"> PAGEREF _Toc232540660 \h </w:instrText>
            </w:r>
            <w:r>
              <w:rPr>
                <w:noProof/>
                <w:webHidden/>
              </w:rPr>
            </w:r>
            <w:r>
              <w:rPr>
                <w:noProof/>
                <w:webHidden/>
              </w:rPr>
              <w:fldChar w:fldCharType="separate"/>
            </w:r>
            <w:r>
              <w:rPr>
                <w:noProof/>
                <w:webHidden/>
              </w:rPr>
              <w:t>105</w:t>
            </w:r>
            <w:r>
              <w:rPr>
                <w:noProof/>
                <w:webHidden/>
              </w:rPr>
              <w:fldChar w:fldCharType="end"/>
            </w:r>
          </w:hyperlink>
        </w:p>
        <w:p w14:paraId="61A1C7AB" w14:textId="4B29D004" w:rsidR="00902089" w:rsidRDefault="00902089">
          <w:pPr>
            <w:pStyle w:val="TDC2"/>
            <w:tabs>
              <w:tab w:val="right" w:leader="dot" w:pos="9394"/>
            </w:tabs>
            <w:rPr>
              <w:noProof/>
              <w:kern w:val="2"/>
              <w:szCs w:val="24"/>
              <w14:ligatures w14:val="standardContextual"/>
            </w:rPr>
          </w:pPr>
          <w:hyperlink w:anchor="_Toc232540661" w:history="1">
            <w:r w:rsidRPr="00B54072">
              <w:rPr>
                <w:rStyle w:val="Hipervnculo"/>
                <w:noProof/>
              </w:rPr>
              <w:t>CU08 - Ingresando porcentaje de rentabilidad</w:t>
            </w:r>
            <w:r>
              <w:rPr>
                <w:noProof/>
                <w:webHidden/>
              </w:rPr>
              <w:tab/>
            </w:r>
            <w:r>
              <w:rPr>
                <w:noProof/>
                <w:webHidden/>
              </w:rPr>
              <w:fldChar w:fldCharType="begin"/>
            </w:r>
            <w:r>
              <w:rPr>
                <w:noProof/>
                <w:webHidden/>
              </w:rPr>
              <w:instrText xml:space="preserve"> PAGEREF _Toc232540661 \h </w:instrText>
            </w:r>
            <w:r>
              <w:rPr>
                <w:noProof/>
                <w:webHidden/>
              </w:rPr>
            </w:r>
            <w:r>
              <w:rPr>
                <w:noProof/>
                <w:webHidden/>
              </w:rPr>
              <w:fldChar w:fldCharType="separate"/>
            </w:r>
            <w:r>
              <w:rPr>
                <w:noProof/>
                <w:webHidden/>
              </w:rPr>
              <w:t>107</w:t>
            </w:r>
            <w:r>
              <w:rPr>
                <w:noProof/>
                <w:webHidden/>
              </w:rPr>
              <w:fldChar w:fldCharType="end"/>
            </w:r>
          </w:hyperlink>
        </w:p>
        <w:p w14:paraId="1675CB1B" w14:textId="7FADAEB5" w:rsidR="00902089" w:rsidRDefault="00902089">
          <w:pPr>
            <w:pStyle w:val="TDC3"/>
            <w:tabs>
              <w:tab w:val="right" w:leader="dot" w:pos="9394"/>
            </w:tabs>
            <w:rPr>
              <w:noProof/>
              <w:kern w:val="2"/>
              <w:szCs w:val="24"/>
              <w14:ligatures w14:val="standardContextual"/>
            </w:rPr>
          </w:pPr>
          <w:hyperlink w:anchor="_Toc232540662" w:history="1">
            <w:r w:rsidRPr="00B54072">
              <w:rPr>
                <w:rStyle w:val="Hipervnculo"/>
                <w:noProof/>
              </w:rPr>
              <w:t>CU08 - Flujo general</w:t>
            </w:r>
            <w:r>
              <w:rPr>
                <w:noProof/>
                <w:webHidden/>
              </w:rPr>
              <w:tab/>
            </w:r>
            <w:r>
              <w:rPr>
                <w:noProof/>
                <w:webHidden/>
              </w:rPr>
              <w:fldChar w:fldCharType="begin"/>
            </w:r>
            <w:r>
              <w:rPr>
                <w:noProof/>
                <w:webHidden/>
              </w:rPr>
              <w:instrText xml:space="preserve"> PAGEREF _Toc232540662 \h </w:instrText>
            </w:r>
            <w:r>
              <w:rPr>
                <w:noProof/>
                <w:webHidden/>
              </w:rPr>
            </w:r>
            <w:r>
              <w:rPr>
                <w:noProof/>
                <w:webHidden/>
              </w:rPr>
              <w:fldChar w:fldCharType="separate"/>
            </w:r>
            <w:r>
              <w:rPr>
                <w:noProof/>
                <w:webHidden/>
              </w:rPr>
              <w:t>107</w:t>
            </w:r>
            <w:r>
              <w:rPr>
                <w:noProof/>
                <w:webHidden/>
              </w:rPr>
              <w:fldChar w:fldCharType="end"/>
            </w:r>
          </w:hyperlink>
        </w:p>
        <w:p w14:paraId="3FFD986F" w14:textId="39E1965A" w:rsidR="00902089" w:rsidRDefault="00902089">
          <w:pPr>
            <w:pStyle w:val="TDC3"/>
            <w:tabs>
              <w:tab w:val="right" w:leader="dot" w:pos="9394"/>
            </w:tabs>
            <w:rPr>
              <w:noProof/>
              <w:kern w:val="2"/>
              <w:szCs w:val="24"/>
              <w14:ligatures w14:val="standardContextual"/>
            </w:rPr>
          </w:pPr>
          <w:hyperlink w:anchor="_Toc232540663" w:history="1">
            <w:r w:rsidRPr="00B54072">
              <w:rPr>
                <w:rStyle w:val="Hipervnculo"/>
                <w:noProof/>
              </w:rPr>
              <w:t>CU08-E1 - Excepción: Margen igual o superior al cien por ciento</w:t>
            </w:r>
            <w:r>
              <w:rPr>
                <w:noProof/>
                <w:webHidden/>
              </w:rPr>
              <w:tab/>
            </w:r>
            <w:r>
              <w:rPr>
                <w:noProof/>
                <w:webHidden/>
              </w:rPr>
              <w:fldChar w:fldCharType="begin"/>
            </w:r>
            <w:r>
              <w:rPr>
                <w:noProof/>
                <w:webHidden/>
              </w:rPr>
              <w:instrText xml:space="preserve"> PAGEREF _Toc232540663 \h </w:instrText>
            </w:r>
            <w:r>
              <w:rPr>
                <w:noProof/>
                <w:webHidden/>
              </w:rPr>
            </w:r>
            <w:r>
              <w:rPr>
                <w:noProof/>
                <w:webHidden/>
              </w:rPr>
              <w:fldChar w:fldCharType="separate"/>
            </w:r>
            <w:r>
              <w:rPr>
                <w:noProof/>
                <w:webHidden/>
              </w:rPr>
              <w:t>108</w:t>
            </w:r>
            <w:r>
              <w:rPr>
                <w:noProof/>
                <w:webHidden/>
              </w:rPr>
              <w:fldChar w:fldCharType="end"/>
            </w:r>
          </w:hyperlink>
        </w:p>
        <w:p w14:paraId="7ECDBB0E" w14:textId="44A6B9B1" w:rsidR="00902089" w:rsidRDefault="00902089">
          <w:pPr>
            <w:pStyle w:val="TDC2"/>
            <w:tabs>
              <w:tab w:val="right" w:leader="dot" w:pos="9394"/>
            </w:tabs>
            <w:rPr>
              <w:noProof/>
              <w:kern w:val="2"/>
              <w:szCs w:val="24"/>
              <w14:ligatures w14:val="standardContextual"/>
            </w:rPr>
          </w:pPr>
          <w:hyperlink w:anchor="_Toc232540664" w:history="1">
            <w:r w:rsidRPr="00B54072">
              <w:rPr>
                <w:rStyle w:val="Hipervnculo"/>
                <w:noProof/>
              </w:rPr>
              <w:t>CU09 - Calculando el precio de venta sugerido</w:t>
            </w:r>
            <w:r>
              <w:rPr>
                <w:noProof/>
                <w:webHidden/>
              </w:rPr>
              <w:tab/>
            </w:r>
            <w:r>
              <w:rPr>
                <w:noProof/>
                <w:webHidden/>
              </w:rPr>
              <w:fldChar w:fldCharType="begin"/>
            </w:r>
            <w:r>
              <w:rPr>
                <w:noProof/>
                <w:webHidden/>
              </w:rPr>
              <w:instrText xml:space="preserve"> PAGEREF _Toc232540664 \h </w:instrText>
            </w:r>
            <w:r>
              <w:rPr>
                <w:noProof/>
                <w:webHidden/>
              </w:rPr>
            </w:r>
            <w:r>
              <w:rPr>
                <w:noProof/>
                <w:webHidden/>
              </w:rPr>
              <w:fldChar w:fldCharType="separate"/>
            </w:r>
            <w:r>
              <w:rPr>
                <w:noProof/>
                <w:webHidden/>
              </w:rPr>
              <w:t>108</w:t>
            </w:r>
            <w:r>
              <w:rPr>
                <w:noProof/>
                <w:webHidden/>
              </w:rPr>
              <w:fldChar w:fldCharType="end"/>
            </w:r>
          </w:hyperlink>
        </w:p>
        <w:p w14:paraId="358DF508" w14:textId="54618028" w:rsidR="00902089" w:rsidRDefault="00902089">
          <w:pPr>
            <w:pStyle w:val="TDC3"/>
            <w:tabs>
              <w:tab w:val="right" w:leader="dot" w:pos="9394"/>
            </w:tabs>
            <w:rPr>
              <w:noProof/>
              <w:kern w:val="2"/>
              <w:szCs w:val="24"/>
              <w14:ligatures w14:val="standardContextual"/>
            </w:rPr>
          </w:pPr>
          <w:hyperlink w:anchor="_Toc232540665" w:history="1">
            <w:r w:rsidRPr="00B54072">
              <w:rPr>
                <w:rStyle w:val="Hipervnculo"/>
                <w:noProof/>
              </w:rPr>
              <w:t>CU09 - Flujo general</w:t>
            </w:r>
            <w:r>
              <w:rPr>
                <w:noProof/>
                <w:webHidden/>
              </w:rPr>
              <w:tab/>
            </w:r>
            <w:r>
              <w:rPr>
                <w:noProof/>
                <w:webHidden/>
              </w:rPr>
              <w:fldChar w:fldCharType="begin"/>
            </w:r>
            <w:r>
              <w:rPr>
                <w:noProof/>
                <w:webHidden/>
              </w:rPr>
              <w:instrText xml:space="preserve"> PAGEREF _Toc232540665 \h </w:instrText>
            </w:r>
            <w:r>
              <w:rPr>
                <w:noProof/>
                <w:webHidden/>
              </w:rPr>
            </w:r>
            <w:r>
              <w:rPr>
                <w:noProof/>
                <w:webHidden/>
              </w:rPr>
              <w:fldChar w:fldCharType="separate"/>
            </w:r>
            <w:r>
              <w:rPr>
                <w:noProof/>
                <w:webHidden/>
              </w:rPr>
              <w:t>108</w:t>
            </w:r>
            <w:r>
              <w:rPr>
                <w:noProof/>
                <w:webHidden/>
              </w:rPr>
              <w:fldChar w:fldCharType="end"/>
            </w:r>
          </w:hyperlink>
        </w:p>
        <w:p w14:paraId="21FE11F2" w14:textId="78E5E81F" w:rsidR="00902089" w:rsidRDefault="00902089">
          <w:pPr>
            <w:pStyle w:val="TDC3"/>
            <w:tabs>
              <w:tab w:val="right" w:leader="dot" w:pos="9394"/>
            </w:tabs>
            <w:rPr>
              <w:noProof/>
              <w:kern w:val="2"/>
              <w:szCs w:val="24"/>
              <w14:ligatures w14:val="standardContextual"/>
            </w:rPr>
          </w:pPr>
          <w:hyperlink w:anchor="_Toc232540666" w:history="1">
            <w:r w:rsidRPr="00B54072">
              <w:rPr>
                <w:rStyle w:val="Hipervnculo"/>
                <w:noProof/>
              </w:rPr>
              <w:t>CU09-E1 - Excepción: Error en datos base para cálculo</w:t>
            </w:r>
            <w:r>
              <w:rPr>
                <w:noProof/>
                <w:webHidden/>
              </w:rPr>
              <w:tab/>
            </w:r>
            <w:r>
              <w:rPr>
                <w:noProof/>
                <w:webHidden/>
              </w:rPr>
              <w:fldChar w:fldCharType="begin"/>
            </w:r>
            <w:r>
              <w:rPr>
                <w:noProof/>
                <w:webHidden/>
              </w:rPr>
              <w:instrText xml:space="preserve"> PAGEREF _Toc232540666 \h </w:instrText>
            </w:r>
            <w:r>
              <w:rPr>
                <w:noProof/>
                <w:webHidden/>
              </w:rPr>
            </w:r>
            <w:r>
              <w:rPr>
                <w:noProof/>
                <w:webHidden/>
              </w:rPr>
              <w:fldChar w:fldCharType="separate"/>
            </w:r>
            <w:r>
              <w:rPr>
                <w:noProof/>
                <w:webHidden/>
              </w:rPr>
              <w:t>109</w:t>
            </w:r>
            <w:r>
              <w:rPr>
                <w:noProof/>
                <w:webHidden/>
              </w:rPr>
              <w:fldChar w:fldCharType="end"/>
            </w:r>
          </w:hyperlink>
        </w:p>
        <w:p w14:paraId="2B0322D1" w14:textId="4D837A90" w:rsidR="00902089" w:rsidRDefault="00902089">
          <w:pPr>
            <w:pStyle w:val="TDC2"/>
            <w:tabs>
              <w:tab w:val="right" w:leader="dot" w:pos="9394"/>
            </w:tabs>
            <w:rPr>
              <w:noProof/>
              <w:kern w:val="2"/>
              <w:szCs w:val="24"/>
              <w14:ligatures w14:val="standardContextual"/>
            </w:rPr>
          </w:pPr>
          <w:hyperlink w:anchor="_Toc232540667" w:history="1">
            <w:r w:rsidRPr="00B54072">
              <w:rPr>
                <w:rStyle w:val="Hipervnculo"/>
                <w:noProof/>
              </w:rPr>
              <w:t>CU10 - Definiendo la fecha de vigencia para la cotización</w:t>
            </w:r>
            <w:r>
              <w:rPr>
                <w:noProof/>
                <w:webHidden/>
              </w:rPr>
              <w:tab/>
            </w:r>
            <w:r>
              <w:rPr>
                <w:noProof/>
                <w:webHidden/>
              </w:rPr>
              <w:fldChar w:fldCharType="begin"/>
            </w:r>
            <w:r>
              <w:rPr>
                <w:noProof/>
                <w:webHidden/>
              </w:rPr>
              <w:instrText xml:space="preserve"> PAGEREF _Toc232540667 \h </w:instrText>
            </w:r>
            <w:r>
              <w:rPr>
                <w:noProof/>
                <w:webHidden/>
              </w:rPr>
            </w:r>
            <w:r>
              <w:rPr>
                <w:noProof/>
                <w:webHidden/>
              </w:rPr>
              <w:fldChar w:fldCharType="separate"/>
            </w:r>
            <w:r>
              <w:rPr>
                <w:noProof/>
                <w:webHidden/>
              </w:rPr>
              <w:t>110</w:t>
            </w:r>
            <w:r>
              <w:rPr>
                <w:noProof/>
                <w:webHidden/>
              </w:rPr>
              <w:fldChar w:fldCharType="end"/>
            </w:r>
          </w:hyperlink>
        </w:p>
        <w:p w14:paraId="325B84B8" w14:textId="085A7124" w:rsidR="00902089" w:rsidRDefault="00902089">
          <w:pPr>
            <w:pStyle w:val="TDC3"/>
            <w:tabs>
              <w:tab w:val="right" w:leader="dot" w:pos="9394"/>
            </w:tabs>
            <w:rPr>
              <w:noProof/>
              <w:kern w:val="2"/>
              <w:szCs w:val="24"/>
              <w14:ligatures w14:val="standardContextual"/>
            </w:rPr>
          </w:pPr>
          <w:hyperlink w:anchor="_Toc232540668" w:history="1">
            <w:r w:rsidRPr="00B54072">
              <w:rPr>
                <w:rStyle w:val="Hipervnculo"/>
                <w:noProof/>
              </w:rPr>
              <w:t>CU10 - Flujo general</w:t>
            </w:r>
            <w:r>
              <w:rPr>
                <w:noProof/>
                <w:webHidden/>
              </w:rPr>
              <w:tab/>
            </w:r>
            <w:r>
              <w:rPr>
                <w:noProof/>
                <w:webHidden/>
              </w:rPr>
              <w:fldChar w:fldCharType="begin"/>
            </w:r>
            <w:r>
              <w:rPr>
                <w:noProof/>
                <w:webHidden/>
              </w:rPr>
              <w:instrText xml:space="preserve"> PAGEREF _Toc232540668 \h </w:instrText>
            </w:r>
            <w:r>
              <w:rPr>
                <w:noProof/>
                <w:webHidden/>
              </w:rPr>
            </w:r>
            <w:r>
              <w:rPr>
                <w:noProof/>
                <w:webHidden/>
              </w:rPr>
              <w:fldChar w:fldCharType="separate"/>
            </w:r>
            <w:r>
              <w:rPr>
                <w:noProof/>
                <w:webHidden/>
              </w:rPr>
              <w:t>110</w:t>
            </w:r>
            <w:r>
              <w:rPr>
                <w:noProof/>
                <w:webHidden/>
              </w:rPr>
              <w:fldChar w:fldCharType="end"/>
            </w:r>
          </w:hyperlink>
        </w:p>
        <w:p w14:paraId="7BFF43AF" w14:textId="46694B17" w:rsidR="00902089" w:rsidRDefault="00902089">
          <w:pPr>
            <w:pStyle w:val="TDC3"/>
            <w:tabs>
              <w:tab w:val="right" w:leader="dot" w:pos="9394"/>
            </w:tabs>
            <w:rPr>
              <w:noProof/>
              <w:kern w:val="2"/>
              <w:szCs w:val="24"/>
              <w14:ligatures w14:val="standardContextual"/>
            </w:rPr>
          </w:pPr>
          <w:hyperlink w:anchor="_Toc232540669" w:history="1">
            <w:r w:rsidRPr="00B54072">
              <w:rPr>
                <w:rStyle w:val="Hipervnculo"/>
                <w:noProof/>
              </w:rPr>
              <w:t>CU10-E1 - Excepción: Fecha de vigencia inválida</w:t>
            </w:r>
            <w:r>
              <w:rPr>
                <w:noProof/>
                <w:webHidden/>
              </w:rPr>
              <w:tab/>
            </w:r>
            <w:r>
              <w:rPr>
                <w:noProof/>
                <w:webHidden/>
              </w:rPr>
              <w:fldChar w:fldCharType="begin"/>
            </w:r>
            <w:r>
              <w:rPr>
                <w:noProof/>
                <w:webHidden/>
              </w:rPr>
              <w:instrText xml:space="preserve"> PAGEREF _Toc232540669 \h </w:instrText>
            </w:r>
            <w:r>
              <w:rPr>
                <w:noProof/>
                <w:webHidden/>
              </w:rPr>
            </w:r>
            <w:r>
              <w:rPr>
                <w:noProof/>
                <w:webHidden/>
              </w:rPr>
              <w:fldChar w:fldCharType="separate"/>
            </w:r>
            <w:r>
              <w:rPr>
                <w:noProof/>
                <w:webHidden/>
              </w:rPr>
              <w:t>111</w:t>
            </w:r>
            <w:r>
              <w:rPr>
                <w:noProof/>
                <w:webHidden/>
              </w:rPr>
              <w:fldChar w:fldCharType="end"/>
            </w:r>
          </w:hyperlink>
        </w:p>
        <w:p w14:paraId="0AD47D4C" w14:textId="55E5683D" w:rsidR="00902089" w:rsidRDefault="00902089">
          <w:pPr>
            <w:pStyle w:val="TDC2"/>
            <w:tabs>
              <w:tab w:val="right" w:leader="dot" w:pos="9394"/>
            </w:tabs>
            <w:rPr>
              <w:noProof/>
              <w:kern w:val="2"/>
              <w:szCs w:val="24"/>
              <w14:ligatures w14:val="standardContextual"/>
            </w:rPr>
          </w:pPr>
          <w:hyperlink w:anchor="_Toc232540670" w:history="1">
            <w:r w:rsidRPr="00B54072">
              <w:rPr>
                <w:rStyle w:val="Hipervnculo"/>
                <w:noProof/>
              </w:rPr>
              <w:t>CU11 - Aprobando cotización comercial</w:t>
            </w:r>
            <w:r>
              <w:rPr>
                <w:noProof/>
                <w:webHidden/>
              </w:rPr>
              <w:tab/>
            </w:r>
            <w:r>
              <w:rPr>
                <w:noProof/>
                <w:webHidden/>
              </w:rPr>
              <w:fldChar w:fldCharType="begin"/>
            </w:r>
            <w:r>
              <w:rPr>
                <w:noProof/>
                <w:webHidden/>
              </w:rPr>
              <w:instrText xml:space="preserve"> PAGEREF _Toc232540670 \h </w:instrText>
            </w:r>
            <w:r>
              <w:rPr>
                <w:noProof/>
                <w:webHidden/>
              </w:rPr>
            </w:r>
            <w:r>
              <w:rPr>
                <w:noProof/>
                <w:webHidden/>
              </w:rPr>
              <w:fldChar w:fldCharType="separate"/>
            </w:r>
            <w:r>
              <w:rPr>
                <w:noProof/>
                <w:webHidden/>
              </w:rPr>
              <w:t>112</w:t>
            </w:r>
            <w:r>
              <w:rPr>
                <w:noProof/>
                <w:webHidden/>
              </w:rPr>
              <w:fldChar w:fldCharType="end"/>
            </w:r>
          </w:hyperlink>
        </w:p>
        <w:p w14:paraId="14D795AB" w14:textId="1F92FDEC" w:rsidR="00902089" w:rsidRDefault="00902089">
          <w:pPr>
            <w:pStyle w:val="TDC3"/>
            <w:tabs>
              <w:tab w:val="right" w:leader="dot" w:pos="9394"/>
            </w:tabs>
            <w:rPr>
              <w:noProof/>
              <w:kern w:val="2"/>
              <w:szCs w:val="24"/>
              <w14:ligatures w14:val="standardContextual"/>
            </w:rPr>
          </w:pPr>
          <w:hyperlink w:anchor="_Toc232540671" w:history="1">
            <w:r w:rsidRPr="00B54072">
              <w:rPr>
                <w:rStyle w:val="Hipervnculo"/>
                <w:noProof/>
              </w:rPr>
              <w:t>CU11 - Flujo general</w:t>
            </w:r>
            <w:r>
              <w:rPr>
                <w:noProof/>
                <w:webHidden/>
              </w:rPr>
              <w:tab/>
            </w:r>
            <w:r>
              <w:rPr>
                <w:noProof/>
                <w:webHidden/>
              </w:rPr>
              <w:fldChar w:fldCharType="begin"/>
            </w:r>
            <w:r>
              <w:rPr>
                <w:noProof/>
                <w:webHidden/>
              </w:rPr>
              <w:instrText xml:space="preserve"> PAGEREF _Toc232540671 \h </w:instrText>
            </w:r>
            <w:r>
              <w:rPr>
                <w:noProof/>
                <w:webHidden/>
              </w:rPr>
            </w:r>
            <w:r>
              <w:rPr>
                <w:noProof/>
                <w:webHidden/>
              </w:rPr>
              <w:fldChar w:fldCharType="separate"/>
            </w:r>
            <w:r>
              <w:rPr>
                <w:noProof/>
                <w:webHidden/>
              </w:rPr>
              <w:t>112</w:t>
            </w:r>
            <w:r>
              <w:rPr>
                <w:noProof/>
                <w:webHidden/>
              </w:rPr>
              <w:fldChar w:fldCharType="end"/>
            </w:r>
          </w:hyperlink>
        </w:p>
        <w:p w14:paraId="2D95786B" w14:textId="2FFADE86" w:rsidR="00902089" w:rsidRDefault="00902089">
          <w:pPr>
            <w:pStyle w:val="TDC3"/>
            <w:tabs>
              <w:tab w:val="right" w:leader="dot" w:pos="9394"/>
            </w:tabs>
            <w:rPr>
              <w:noProof/>
              <w:kern w:val="2"/>
              <w:szCs w:val="24"/>
              <w14:ligatures w14:val="standardContextual"/>
            </w:rPr>
          </w:pPr>
          <w:hyperlink w:anchor="_Toc232540672" w:history="1">
            <w:r w:rsidRPr="00B54072">
              <w:rPr>
                <w:rStyle w:val="Hipervnculo"/>
                <w:noProof/>
              </w:rPr>
              <w:t>CU11-E1 - Excepción: Campos obligatorios incompletos</w:t>
            </w:r>
            <w:r>
              <w:rPr>
                <w:noProof/>
                <w:webHidden/>
              </w:rPr>
              <w:tab/>
            </w:r>
            <w:r>
              <w:rPr>
                <w:noProof/>
                <w:webHidden/>
              </w:rPr>
              <w:fldChar w:fldCharType="begin"/>
            </w:r>
            <w:r>
              <w:rPr>
                <w:noProof/>
                <w:webHidden/>
              </w:rPr>
              <w:instrText xml:space="preserve"> PAGEREF _Toc232540672 \h </w:instrText>
            </w:r>
            <w:r>
              <w:rPr>
                <w:noProof/>
                <w:webHidden/>
              </w:rPr>
            </w:r>
            <w:r>
              <w:rPr>
                <w:noProof/>
                <w:webHidden/>
              </w:rPr>
              <w:fldChar w:fldCharType="separate"/>
            </w:r>
            <w:r>
              <w:rPr>
                <w:noProof/>
                <w:webHidden/>
              </w:rPr>
              <w:t>113</w:t>
            </w:r>
            <w:r>
              <w:rPr>
                <w:noProof/>
                <w:webHidden/>
              </w:rPr>
              <w:fldChar w:fldCharType="end"/>
            </w:r>
          </w:hyperlink>
        </w:p>
        <w:p w14:paraId="5A397CA8" w14:textId="5B697996" w:rsidR="00902089" w:rsidRDefault="00902089">
          <w:pPr>
            <w:pStyle w:val="TDC2"/>
            <w:tabs>
              <w:tab w:val="right" w:leader="dot" w:pos="9394"/>
            </w:tabs>
            <w:rPr>
              <w:noProof/>
              <w:kern w:val="2"/>
              <w:szCs w:val="24"/>
              <w14:ligatures w14:val="standardContextual"/>
            </w:rPr>
          </w:pPr>
          <w:hyperlink w:anchor="_Toc232540673" w:history="1">
            <w:r w:rsidRPr="00B54072">
              <w:rPr>
                <w:rStyle w:val="Hipervnculo"/>
                <w:noProof/>
              </w:rPr>
              <w:t>CU12 - Transformando cotización a nota de venta</w:t>
            </w:r>
            <w:r>
              <w:rPr>
                <w:noProof/>
                <w:webHidden/>
              </w:rPr>
              <w:tab/>
            </w:r>
            <w:r>
              <w:rPr>
                <w:noProof/>
                <w:webHidden/>
              </w:rPr>
              <w:fldChar w:fldCharType="begin"/>
            </w:r>
            <w:r>
              <w:rPr>
                <w:noProof/>
                <w:webHidden/>
              </w:rPr>
              <w:instrText xml:space="preserve"> PAGEREF _Toc232540673 \h </w:instrText>
            </w:r>
            <w:r>
              <w:rPr>
                <w:noProof/>
                <w:webHidden/>
              </w:rPr>
            </w:r>
            <w:r>
              <w:rPr>
                <w:noProof/>
                <w:webHidden/>
              </w:rPr>
              <w:fldChar w:fldCharType="separate"/>
            </w:r>
            <w:r>
              <w:rPr>
                <w:noProof/>
                <w:webHidden/>
              </w:rPr>
              <w:t>114</w:t>
            </w:r>
            <w:r>
              <w:rPr>
                <w:noProof/>
                <w:webHidden/>
              </w:rPr>
              <w:fldChar w:fldCharType="end"/>
            </w:r>
          </w:hyperlink>
        </w:p>
        <w:p w14:paraId="6A70266D" w14:textId="2021B857" w:rsidR="00902089" w:rsidRDefault="00902089">
          <w:pPr>
            <w:pStyle w:val="TDC3"/>
            <w:tabs>
              <w:tab w:val="right" w:leader="dot" w:pos="9394"/>
            </w:tabs>
            <w:rPr>
              <w:noProof/>
              <w:kern w:val="2"/>
              <w:szCs w:val="24"/>
              <w14:ligatures w14:val="standardContextual"/>
            </w:rPr>
          </w:pPr>
          <w:hyperlink w:anchor="_Toc232540674" w:history="1">
            <w:r w:rsidRPr="00B54072">
              <w:rPr>
                <w:rStyle w:val="Hipervnculo"/>
                <w:noProof/>
              </w:rPr>
              <w:t>CU12 - Flujo general</w:t>
            </w:r>
            <w:r>
              <w:rPr>
                <w:noProof/>
                <w:webHidden/>
              </w:rPr>
              <w:tab/>
            </w:r>
            <w:r>
              <w:rPr>
                <w:noProof/>
                <w:webHidden/>
              </w:rPr>
              <w:fldChar w:fldCharType="begin"/>
            </w:r>
            <w:r>
              <w:rPr>
                <w:noProof/>
                <w:webHidden/>
              </w:rPr>
              <w:instrText xml:space="preserve"> PAGEREF _Toc232540674 \h </w:instrText>
            </w:r>
            <w:r>
              <w:rPr>
                <w:noProof/>
                <w:webHidden/>
              </w:rPr>
            </w:r>
            <w:r>
              <w:rPr>
                <w:noProof/>
                <w:webHidden/>
              </w:rPr>
              <w:fldChar w:fldCharType="separate"/>
            </w:r>
            <w:r>
              <w:rPr>
                <w:noProof/>
                <w:webHidden/>
              </w:rPr>
              <w:t>114</w:t>
            </w:r>
            <w:r>
              <w:rPr>
                <w:noProof/>
                <w:webHidden/>
              </w:rPr>
              <w:fldChar w:fldCharType="end"/>
            </w:r>
          </w:hyperlink>
        </w:p>
        <w:p w14:paraId="6B7F04ED" w14:textId="2C955AA1" w:rsidR="00902089" w:rsidRDefault="00902089">
          <w:pPr>
            <w:pStyle w:val="TDC3"/>
            <w:tabs>
              <w:tab w:val="right" w:leader="dot" w:pos="9394"/>
            </w:tabs>
            <w:rPr>
              <w:noProof/>
              <w:kern w:val="2"/>
              <w:szCs w:val="24"/>
              <w14:ligatures w14:val="standardContextual"/>
            </w:rPr>
          </w:pPr>
          <w:hyperlink w:anchor="_Toc232540675" w:history="1">
            <w:r w:rsidRPr="00B54072">
              <w:rPr>
                <w:rStyle w:val="Hipervnculo"/>
                <w:noProof/>
              </w:rPr>
              <w:t>CU12-E1 - Excepción: Cotización no aprobada</w:t>
            </w:r>
            <w:r>
              <w:rPr>
                <w:noProof/>
                <w:webHidden/>
              </w:rPr>
              <w:tab/>
            </w:r>
            <w:r>
              <w:rPr>
                <w:noProof/>
                <w:webHidden/>
              </w:rPr>
              <w:fldChar w:fldCharType="begin"/>
            </w:r>
            <w:r>
              <w:rPr>
                <w:noProof/>
                <w:webHidden/>
              </w:rPr>
              <w:instrText xml:space="preserve"> PAGEREF _Toc232540675 \h </w:instrText>
            </w:r>
            <w:r>
              <w:rPr>
                <w:noProof/>
                <w:webHidden/>
              </w:rPr>
            </w:r>
            <w:r>
              <w:rPr>
                <w:noProof/>
                <w:webHidden/>
              </w:rPr>
              <w:fldChar w:fldCharType="separate"/>
            </w:r>
            <w:r>
              <w:rPr>
                <w:noProof/>
                <w:webHidden/>
              </w:rPr>
              <w:t>115</w:t>
            </w:r>
            <w:r>
              <w:rPr>
                <w:noProof/>
                <w:webHidden/>
              </w:rPr>
              <w:fldChar w:fldCharType="end"/>
            </w:r>
          </w:hyperlink>
        </w:p>
        <w:p w14:paraId="02ECF66E" w14:textId="5EE6E95C" w:rsidR="00902089" w:rsidRDefault="00902089">
          <w:pPr>
            <w:pStyle w:val="TDC2"/>
            <w:tabs>
              <w:tab w:val="right" w:leader="dot" w:pos="9394"/>
            </w:tabs>
            <w:rPr>
              <w:noProof/>
              <w:kern w:val="2"/>
              <w:szCs w:val="24"/>
              <w14:ligatures w14:val="standardContextual"/>
            </w:rPr>
          </w:pPr>
          <w:hyperlink w:anchor="_Toc232540676" w:history="1">
            <w:r w:rsidRPr="00B54072">
              <w:rPr>
                <w:rStyle w:val="Hipervnculo"/>
                <w:noProof/>
              </w:rPr>
              <w:t>CU13 - Creando Nota de Venta independiente</w:t>
            </w:r>
            <w:r>
              <w:rPr>
                <w:noProof/>
                <w:webHidden/>
              </w:rPr>
              <w:tab/>
            </w:r>
            <w:r>
              <w:rPr>
                <w:noProof/>
                <w:webHidden/>
              </w:rPr>
              <w:fldChar w:fldCharType="begin"/>
            </w:r>
            <w:r>
              <w:rPr>
                <w:noProof/>
                <w:webHidden/>
              </w:rPr>
              <w:instrText xml:space="preserve"> PAGEREF _Toc232540676 \h </w:instrText>
            </w:r>
            <w:r>
              <w:rPr>
                <w:noProof/>
                <w:webHidden/>
              </w:rPr>
            </w:r>
            <w:r>
              <w:rPr>
                <w:noProof/>
                <w:webHidden/>
              </w:rPr>
              <w:fldChar w:fldCharType="separate"/>
            </w:r>
            <w:r>
              <w:rPr>
                <w:noProof/>
                <w:webHidden/>
              </w:rPr>
              <w:t>116</w:t>
            </w:r>
            <w:r>
              <w:rPr>
                <w:noProof/>
                <w:webHidden/>
              </w:rPr>
              <w:fldChar w:fldCharType="end"/>
            </w:r>
          </w:hyperlink>
        </w:p>
        <w:p w14:paraId="57B69707" w14:textId="3DF170DF" w:rsidR="00902089" w:rsidRDefault="00902089">
          <w:pPr>
            <w:pStyle w:val="TDC3"/>
            <w:tabs>
              <w:tab w:val="right" w:leader="dot" w:pos="9394"/>
            </w:tabs>
            <w:rPr>
              <w:noProof/>
              <w:kern w:val="2"/>
              <w:szCs w:val="24"/>
              <w14:ligatures w14:val="standardContextual"/>
            </w:rPr>
          </w:pPr>
          <w:hyperlink w:anchor="_Toc232540677" w:history="1">
            <w:r w:rsidRPr="00B54072">
              <w:rPr>
                <w:rStyle w:val="Hipervnculo"/>
                <w:noProof/>
              </w:rPr>
              <w:t>CU13 - Flujo general</w:t>
            </w:r>
            <w:r>
              <w:rPr>
                <w:noProof/>
                <w:webHidden/>
              </w:rPr>
              <w:tab/>
            </w:r>
            <w:r>
              <w:rPr>
                <w:noProof/>
                <w:webHidden/>
              </w:rPr>
              <w:fldChar w:fldCharType="begin"/>
            </w:r>
            <w:r>
              <w:rPr>
                <w:noProof/>
                <w:webHidden/>
              </w:rPr>
              <w:instrText xml:space="preserve"> PAGEREF _Toc232540677 \h </w:instrText>
            </w:r>
            <w:r>
              <w:rPr>
                <w:noProof/>
                <w:webHidden/>
              </w:rPr>
            </w:r>
            <w:r>
              <w:rPr>
                <w:noProof/>
                <w:webHidden/>
              </w:rPr>
              <w:fldChar w:fldCharType="separate"/>
            </w:r>
            <w:r>
              <w:rPr>
                <w:noProof/>
                <w:webHidden/>
              </w:rPr>
              <w:t>116</w:t>
            </w:r>
            <w:r>
              <w:rPr>
                <w:noProof/>
                <w:webHidden/>
              </w:rPr>
              <w:fldChar w:fldCharType="end"/>
            </w:r>
          </w:hyperlink>
        </w:p>
        <w:p w14:paraId="12CCC2D0" w14:textId="4BD95AEB" w:rsidR="00902089" w:rsidRDefault="00902089">
          <w:pPr>
            <w:pStyle w:val="TDC3"/>
            <w:tabs>
              <w:tab w:val="right" w:leader="dot" w:pos="9394"/>
            </w:tabs>
            <w:rPr>
              <w:noProof/>
              <w:kern w:val="2"/>
              <w:szCs w:val="24"/>
              <w14:ligatures w14:val="standardContextual"/>
            </w:rPr>
          </w:pPr>
          <w:hyperlink w:anchor="_Toc232540678" w:history="1">
            <w:r w:rsidRPr="00B54072">
              <w:rPr>
                <w:rStyle w:val="Hipervnculo"/>
                <w:noProof/>
              </w:rPr>
              <w:t>CU13-E1 - Excepción: Monto inválido en venta directa</w:t>
            </w:r>
            <w:r>
              <w:rPr>
                <w:noProof/>
                <w:webHidden/>
              </w:rPr>
              <w:tab/>
            </w:r>
            <w:r>
              <w:rPr>
                <w:noProof/>
                <w:webHidden/>
              </w:rPr>
              <w:fldChar w:fldCharType="begin"/>
            </w:r>
            <w:r>
              <w:rPr>
                <w:noProof/>
                <w:webHidden/>
              </w:rPr>
              <w:instrText xml:space="preserve"> PAGEREF _Toc232540678 \h </w:instrText>
            </w:r>
            <w:r>
              <w:rPr>
                <w:noProof/>
                <w:webHidden/>
              </w:rPr>
            </w:r>
            <w:r>
              <w:rPr>
                <w:noProof/>
                <w:webHidden/>
              </w:rPr>
              <w:fldChar w:fldCharType="separate"/>
            </w:r>
            <w:r>
              <w:rPr>
                <w:noProof/>
                <w:webHidden/>
              </w:rPr>
              <w:t>117</w:t>
            </w:r>
            <w:r>
              <w:rPr>
                <w:noProof/>
                <w:webHidden/>
              </w:rPr>
              <w:fldChar w:fldCharType="end"/>
            </w:r>
          </w:hyperlink>
        </w:p>
        <w:p w14:paraId="545A52D1" w14:textId="496FBD2F" w:rsidR="00902089" w:rsidRDefault="00902089">
          <w:pPr>
            <w:pStyle w:val="TDC2"/>
            <w:tabs>
              <w:tab w:val="right" w:leader="dot" w:pos="9394"/>
            </w:tabs>
            <w:rPr>
              <w:noProof/>
              <w:kern w:val="2"/>
              <w:szCs w:val="24"/>
              <w14:ligatures w14:val="standardContextual"/>
            </w:rPr>
          </w:pPr>
          <w:hyperlink w:anchor="_Toc232540679" w:history="1">
            <w:r w:rsidRPr="00B54072">
              <w:rPr>
                <w:rStyle w:val="Hipervnculo"/>
                <w:noProof/>
              </w:rPr>
              <w:t>CU14 - Seleccionando divisa en venta</w:t>
            </w:r>
            <w:r>
              <w:rPr>
                <w:noProof/>
                <w:webHidden/>
              </w:rPr>
              <w:tab/>
            </w:r>
            <w:r>
              <w:rPr>
                <w:noProof/>
                <w:webHidden/>
              </w:rPr>
              <w:fldChar w:fldCharType="begin"/>
            </w:r>
            <w:r>
              <w:rPr>
                <w:noProof/>
                <w:webHidden/>
              </w:rPr>
              <w:instrText xml:space="preserve"> PAGEREF _Toc232540679 \h </w:instrText>
            </w:r>
            <w:r>
              <w:rPr>
                <w:noProof/>
                <w:webHidden/>
              </w:rPr>
            </w:r>
            <w:r>
              <w:rPr>
                <w:noProof/>
                <w:webHidden/>
              </w:rPr>
              <w:fldChar w:fldCharType="separate"/>
            </w:r>
            <w:r>
              <w:rPr>
                <w:noProof/>
                <w:webHidden/>
              </w:rPr>
              <w:t>118</w:t>
            </w:r>
            <w:r>
              <w:rPr>
                <w:noProof/>
                <w:webHidden/>
              </w:rPr>
              <w:fldChar w:fldCharType="end"/>
            </w:r>
          </w:hyperlink>
        </w:p>
        <w:p w14:paraId="2828110A" w14:textId="11E78044" w:rsidR="00902089" w:rsidRDefault="00902089">
          <w:pPr>
            <w:pStyle w:val="TDC3"/>
            <w:tabs>
              <w:tab w:val="right" w:leader="dot" w:pos="9394"/>
            </w:tabs>
            <w:rPr>
              <w:noProof/>
              <w:kern w:val="2"/>
              <w:szCs w:val="24"/>
              <w14:ligatures w14:val="standardContextual"/>
            </w:rPr>
          </w:pPr>
          <w:hyperlink w:anchor="_Toc232540680" w:history="1">
            <w:r w:rsidRPr="00B54072">
              <w:rPr>
                <w:rStyle w:val="Hipervnculo"/>
                <w:noProof/>
              </w:rPr>
              <w:t>CU14 - Flujo general</w:t>
            </w:r>
            <w:r>
              <w:rPr>
                <w:noProof/>
                <w:webHidden/>
              </w:rPr>
              <w:tab/>
            </w:r>
            <w:r>
              <w:rPr>
                <w:noProof/>
                <w:webHidden/>
              </w:rPr>
              <w:fldChar w:fldCharType="begin"/>
            </w:r>
            <w:r>
              <w:rPr>
                <w:noProof/>
                <w:webHidden/>
              </w:rPr>
              <w:instrText xml:space="preserve"> PAGEREF _Toc232540680 \h </w:instrText>
            </w:r>
            <w:r>
              <w:rPr>
                <w:noProof/>
                <w:webHidden/>
              </w:rPr>
            </w:r>
            <w:r>
              <w:rPr>
                <w:noProof/>
                <w:webHidden/>
              </w:rPr>
              <w:fldChar w:fldCharType="separate"/>
            </w:r>
            <w:r>
              <w:rPr>
                <w:noProof/>
                <w:webHidden/>
              </w:rPr>
              <w:t>118</w:t>
            </w:r>
            <w:r>
              <w:rPr>
                <w:noProof/>
                <w:webHidden/>
              </w:rPr>
              <w:fldChar w:fldCharType="end"/>
            </w:r>
          </w:hyperlink>
        </w:p>
        <w:p w14:paraId="242282CD" w14:textId="51BC3C28" w:rsidR="00902089" w:rsidRDefault="00902089">
          <w:pPr>
            <w:pStyle w:val="TDC2"/>
            <w:tabs>
              <w:tab w:val="right" w:leader="dot" w:pos="9394"/>
            </w:tabs>
            <w:rPr>
              <w:noProof/>
              <w:kern w:val="2"/>
              <w:szCs w:val="24"/>
              <w14:ligatures w14:val="standardContextual"/>
            </w:rPr>
          </w:pPr>
          <w:hyperlink w:anchor="_Toc232540681" w:history="1">
            <w:r w:rsidRPr="00B54072">
              <w:rPr>
                <w:rStyle w:val="Hipervnculo"/>
                <w:noProof/>
              </w:rPr>
              <w:t>CU15 - Sincronizando el tipo de cambio oficial</w:t>
            </w:r>
            <w:r>
              <w:rPr>
                <w:noProof/>
                <w:webHidden/>
              </w:rPr>
              <w:tab/>
            </w:r>
            <w:r>
              <w:rPr>
                <w:noProof/>
                <w:webHidden/>
              </w:rPr>
              <w:fldChar w:fldCharType="begin"/>
            </w:r>
            <w:r>
              <w:rPr>
                <w:noProof/>
                <w:webHidden/>
              </w:rPr>
              <w:instrText xml:space="preserve"> PAGEREF _Toc232540681 \h </w:instrText>
            </w:r>
            <w:r>
              <w:rPr>
                <w:noProof/>
                <w:webHidden/>
              </w:rPr>
            </w:r>
            <w:r>
              <w:rPr>
                <w:noProof/>
                <w:webHidden/>
              </w:rPr>
              <w:fldChar w:fldCharType="separate"/>
            </w:r>
            <w:r>
              <w:rPr>
                <w:noProof/>
                <w:webHidden/>
              </w:rPr>
              <w:t>119</w:t>
            </w:r>
            <w:r>
              <w:rPr>
                <w:noProof/>
                <w:webHidden/>
              </w:rPr>
              <w:fldChar w:fldCharType="end"/>
            </w:r>
          </w:hyperlink>
        </w:p>
        <w:p w14:paraId="5B00C7F7" w14:textId="271796CE" w:rsidR="00902089" w:rsidRDefault="00902089">
          <w:pPr>
            <w:pStyle w:val="TDC3"/>
            <w:tabs>
              <w:tab w:val="right" w:leader="dot" w:pos="9394"/>
            </w:tabs>
            <w:rPr>
              <w:noProof/>
              <w:kern w:val="2"/>
              <w:szCs w:val="24"/>
              <w14:ligatures w14:val="standardContextual"/>
            </w:rPr>
          </w:pPr>
          <w:hyperlink w:anchor="_Toc232540682" w:history="1">
            <w:r w:rsidRPr="00B54072">
              <w:rPr>
                <w:rStyle w:val="Hipervnculo"/>
                <w:noProof/>
              </w:rPr>
              <w:t>CU15 - Flujo general</w:t>
            </w:r>
            <w:r>
              <w:rPr>
                <w:noProof/>
                <w:webHidden/>
              </w:rPr>
              <w:tab/>
            </w:r>
            <w:r>
              <w:rPr>
                <w:noProof/>
                <w:webHidden/>
              </w:rPr>
              <w:fldChar w:fldCharType="begin"/>
            </w:r>
            <w:r>
              <w:rPr>
                <w:noProof/>
                <w:webHidden/>
              </w:rPr>
              <w:instrText xml:space="preserve"> PAGEREF _Toc232540682 \h </w:instrText>
            </w:r>
            <w:r>
              <w:rPr>
                <w:noProof/>
                <w:webHidden/>
              </w:rPr>
            </w:r>
            <w:r>
              <w:rPr>
                <w:noProof/>
                <w:webHidden/>
              </w:rPr>
              <w:fldChar w:fldCharType="separate"/>
            </w:r>
            <w:r>
              <w:rPr>
                <w:noProof/>
                <w:webHidden/>
              </w:rPr>
              <w:t>119</w:t>
            </w:r>
            <w:r>
              <w:rPr>
                <w:noProof/>
                <w:webHidden/>
              </w:rPr>
              <w:fldChar w:fldCharType="end"/>
            </w:r>
          </w:hyperlink>
        </w:p>
        <w:p w14:paraId="4804323C" w14:textId="79EF3B4C" w:rsidR="00902089" w:rsidRDefault="00902089">
          <w:pPr>
            <w:pStyle w:val="TDC3"/>
            <w:tabs>
              <w:tab w:val="right" w:leader="dot" w:pos="9394"/>
            </w:tabs>
            <w:rPr>
              <w:noProof/>
              <w:kern w:val="2"/>
              <w:szCs w:val="24"/>
              <w14:ligatures w14:val="standardContextual"/>
            </w:rPr>
          </w:pPr>
          <w:hyperlink w:anchor="_Toc232540683" w:history="1">
            <w:r w:rsidRPr="00B54072">
              <w:rPr>
                <w:rStyle w:val="Hipervnculo"/>
                <w:noProof/>
              </w:rPr>
              <w:t>CU15-E1 - Excepción: Falla en conexión con API del Banco Central</w:t>
            </w:r>
            <w:r>
              <w:rPr>
                <w:noProof/>
                <w:webHidden/>
              </w:rPr>
              <w:tab/>
            </w:r>
            <w:r>
              <w:rPr>
                <w:noProof/>
                <w:webHidden/>
              </w:rPr>
              <w:fldChar w:fldCharType="begin"/>
            </w:r>
            <w:r>
              <w:rPr>
                <w:noProof/>
                <w:webHidden/>
              </w:rPr>
              <w:instrText xml:space="preserve"> PAGEREF _Toc232540683 \h </w:instrText>
            </w:r>
            <w:r>
              <w:rPr>
                <w:noProof/>
                <w:webHidden/>
              </w:rPr>
            </w:r>
            <w:r>
              <w:rPr>
                <w:noProof/>
                <w:webHidden/>
              </w:rPr>
              <w:fldChar w:fldCharType="separate"/>
            </w:r>
            <w:r>
              <w:rPr>
                <w:noProof/>
                <w:webHidden/>
              </w:rPr>
              <w:t>120</w:t>
            </w:r>
            <w:r>
              <w:rPr>
                <w:noProof/>
                <w:webHidden/>
              </w:rPr>
              <w:fldChar w:fldCharType="end"/>
            </w:r>
          </w:hyperlink>
        </w:p>
        <w:p w14:paraId="64080A07" w14:textId="6F8EE4CB" w:rsidR="00902089" w:rsidRDefault="00902089">
          <w:pPr>
            <w:pStyle w:val="TDC2"/>
            <w:tabs>
              <w:tab w:val="right" w:leader="dot" w:pos="9394"/>
            </w:tabs>
            <w:rPr>
              <w:noProof/>
              <w:kern w:val="2"/>
              <w:szCs w:val="24"/>
              <w14:ligatures w14:val="standardContextual"/>
            </w:rPr>
          </w:pPr>
          <w:hyperlink w:anchor="_Toc232540684" w:history="1">
            <w:r w:rsidRPr="00B54072">
              <w:rPr>
                <w:rStyle w:val="Hipervnculo"/>
                <w:noProof/>
              </w:rPr>
              <w:t>CU16 - Convirtiendo transacciones a moneda base</w:t>
            </w:r>
            <w:r>
              <w:rPr>
                <w:noProof/>
                <w:webHidden/>
              </w:rPr>
              <w:tab/>
            </w:r>
            <w:r>
              <w:rPr>
                <w:noProof/>
                <w:webHidden/>
              </w:rPr>
              <w:fldChar w:fldCharType="begin"/>
            </w:r>
            <w:r>
              <w:rPr>
                <w:noProof/>
                <w:webHidden/>
              </w:rPr>
              <w:instrText xml:space="preserve"> PAGEREF _Toc232540684 \h </w:instrText>
            </w:r>
            <w:r>
              <w:rPr>
                <w:noProof/>
                <w:webHidden/>
              </w:rPr>
            </w:r>
            <w:r>
              <w:rPr>
                <w:noProof/>
                <w:webHidden/>
              </w:rPr>
              <w:fldChar w:fldCharType="separate"/>
            </w:r>
            <w:r>
              <w:rPr>
                <w:noProof/>
                <w:webHidden/>
              </w:rPr>
              <w:t>121</w:t>
            </w:r>
            <w:r>
              <w:rPr>
                <w:noProof/>
                <w:webHidden/>
              </w:rPr>
              <w:fldChar w:fldCharType="end"/>
            </w:r>
          </w:hyperlink>
        </w:p>
        <w:p w14:paraId="23758D67" w14:textId="1B6CD57A" w:rsidR="00902089" w:rsidRDefault="00902089">
          <w:pPr>
            <w:pStyle w:val="TDC3"/>
            <w:tabs>
              <w:tab w:val="right" w:leader="dot" w:pos="9394"/>
            </w:tabs>
            <w:rPr>
              <w:noProof/>
              <w:kern w:val="2"/>
              <w:szCs w:val="24"/>
              <w14:ligatures w14:val="standardContextual"/>
            </w:rPr>
          </w:pPr>
          <w:hyperlink w:anchor="_Toc232540685" w:history="1">
            <w:r w:rsidRPr="00B54072">
              <w:rPr>
                <w:rStyle w:val="Hipervnculo"/>
                <w:noProof/>
              </w:rPr>
              <w:t>CU16 - Flujo general</w:t>
            </w:r>
            <w:r>
              <w:rPr>
                <w:noProof/>
                <w:webHidden/>
              </w:rPr>
              <w:tab/>
            </w:r>
            <w:r>
              <w:rPr>
                <w:noProof/>
                <w:webHidden/>
              </w:rPr>
              <w:fldChar w:fldCharType="begin"/>
            </w:r>
            <w:r>
              <w:rPr>
                <w:noProof/>
                <w:webHidden/>
              </w:rPr>
              <w:instrText xml:space="preserve"> PAGEREF _Toc232540685 \h </w:instrText>
            </w:r>
            <w:r>
              <w:rPr>
                <w:noProof/>
                <w:webHidden/>
              </w:rPr>
            </w:r>
            <w:r>
              <w:rPr>
                <w:noProof/>
                <w:webHidden/>
              </w:rPr>
              <w:fldChar w:fldCharType="separate"/>
            </w:r>
            <w:r>
              <w:rPr>
                <w:noProof/>
                <w:webHidden/>
              </w:rPr>
              <w:t>121</w:t>
            </w:r>
            <w:r>
              <w:rPr>
                <w:noProof/>
                <w:webHidden/>
              </w:rPr>
              <w:fldChar w:fldCharType="end"/>
            </w:r>
          </w:hyperlink>
        </w:p>
        <w:p w14:paraId="6FBE809B" w14:textId="5B03F40C" w:rsidR="00902089" w:rsidRDefault="00902089">
          <w:pPr>
            <w:pStyle w:val="TDC3"/>
            <w:tabs>
              <w:tab w:val="right" w:leader="dot" w:pos="9394"/>
            </w:tabs>
            <w:rPr>
              <w:noProof/>
              <w:kern w:val="2"/>
              <w:szCs w:val="24"/>
              <w14:ligatures w14:val="standardContextual"/>
            </w:rPr>
          </w:pPr>
          <w:hyperlink w:anchor="_Toc232540686" w:history="1">
            <w:r w:rsidRPr="00B54072">
              <w:rPr>
                <w:rStyle w:val="Hipervnculo"/>
                <w:noProof/>
              </w:rPr>
              <w:t>CU16-E1 - Excepción: Factor de conversión faltante</w:t>
            </w:r>
            <w:r>
              <w:rPr>
                <w:noProof/>
                <w:webHidden/>
              </w:rPr>
              <w:tab/>
            </w:r>
            <w:r>
              <w:rPr>
                <w:noProof/>
                <w:webHidden/>
              </w:rPr>
              <w:fldChar w:fldCharType="begin"/>
            </w:r>
            <w:r>
              <w:rPr>
                <w:noProof/>
                <w:webHidden/>
              </w:rPr>
              <w:instrText xml:space="preserve"> PAGEREF _Toc232540686 \h </w:instrText>
            </w:r>
            <w:r>
              <w:rPr>
                <w:noProof/>
                <w:webHidden/>
              </w:rPr>
            </w:r>
            <w:r>
              <w:rPr>
                <w:noProof/>
                <w:webHidden/>
              </w:rPr>
              <w:fldChar w:fldCharType="separate"/>
            </w:r>
            <w:r>
              <w:rPr>
                <w:noProof/>
                <w:webHidden/>
              </w:rPr>
              <w:t>122</w:t>
            </w:r>
            <w:r>
              <w:rPr>
                <w:noProof/>
                <w:webHidden/>
              </w:rPr>
              <w:fldChar w:fldCharType="end"/>
            </w:r>
          </w:hyperlink>
        </w:p>
        <w:p w14:paraId="7A58B27E" w14:textId="0C5A14E6" w:rsidR="00902089" w:rsidRDefault="00902089">
          <w:pPr>
            <w:pStyle w:val="TDC2"/>
            <w:tabs>
              <w:tab w:val="right" w:leader="dot" w:pos="9394"/>
            </w:tabs>
            <w:rPr>
              <w:noProof/>
              <w:kern w:val="2"/>
              <w:szCs w:val="24"/>
              <w14:ligatures w14:val="standardContextual"/>
            </w:rPr>
          </w:pPr>
          <w:hyperlink w:anchor="_Toc232540687" w:history="1">
            <w:r w:rsidRPr="00B54072">
              <w:rPr>
                <w:rStyle w:val="Hipervnculo"/>
                <w:rFonts w:eastAsia="Arial"/>
                <w:noProof/>
              </w:rPr>
              <w:t>CU17 - Calculando el Impuesto al Valor Agregado</w:t>
            </w:r>
            <w:r>
              <w:rPr>
                <w:noProof/>
                <w:webHidden/>
              </w:rPr>
              <w:tab/>
            </w:r>
            <w:r>
              <w:rPr>
                <w:noProof/>
                <w:webHidden/>
              </w:rPr>
              <w:fldChar w:fldCharType="begin"/>
            </w:r>
            <w:r>
              <w:rPr>
                <w:noProof/>
                <w:webHidden/>
              </w:rPr>
              <w:instrText xml:space="preserve"> PAGEREF _Toc232540687 \h </w:instrText>
            </w:r>
            <w:r>
              <w:rPr>
                <w:noProof/>
                <w:webHidden/>
              </w:rPr>
            </w:r>
            <w:r>
              <w:rPr>
                <w:noProof/>
                <w:webHidden/>
              </w:rPr>
              <w:fldChar w:fldCharType="separate"/>
            </w:r>
            <w:r>
              <w:rPr>
                <w:noProof/>
                <w:webHidden/>
              </w:rPr>
              <w:t>123</w:t>
            </w:r>
            <w:r>
              <w:rPr>
                <w:noProof/>
                <w:webHidden/>
              </w:rPr>
              <w:fldChar w:fldCharType="end"/>
            </w:r>
          </w:hyperlink>
        </w:p>
        <w:p w14:paraId="37C4731A" w14:textId="191F0DF4" w:rsidR="00902089" w:rsidRDefault="00902089">
          <w:pPr>
            <w:pStyle w:val="TDC3"/>
            <w:tabs>
              <w:tab w:val="right" w:leader="dot" w:pos="9394"/>
            </w:tabs>
            <w:rPr>
              <w:noProof/>
              <w:kern w:val="2"/>
              <w:szCs w:val="24"/>
              <w14:ligatures w14:val="standardContextual"/>
            </w:rPr>
          </w:pPr>
          <w:hyperlink w:anchor="_Toc232540688" w:history="1">
            <w:r w:rsidRPr="00B54072">
              <w:rPr>
                <w:rStyle w:val="Hipervnculo"/>
                <w:noProof/>
              </w:rPr>
              <w:t>CU17 - Flujo general</w:t>
            </w:r>
            <w:r>
              <w:rPr>
                <w:noProof/>
                <w:webHidden/>
              </w:rPr>
              <w:tab/>
            </w:r>
            <w:r>
              <w:rPr>
                <w:noProof/>
                <w:webHidden/>
              </w:rPr>
              <w:fldChar w:fldCharType="begin"/>
            </w:r>
            <w:r>
              <w:rPr>
                <w:noProof/>
                <w:webHidden/>
              </w:rPr>
              <w:instrText xml:space="preserve"> PAGEREF _Toc232540688 \h </w:instrText>
            </w:r>
            <w:r>
              <w:rPr>
                <w:noProof/>
                <w:webHidden/>
              </w:rPr>
            </w:r>
            <w:r>
              <w:rPr>
                <w:noProof/>
                <w:webHidden/>
              </w:rPr>
              <w:fldChar w:fldCharType="separate"/>
            </w:r>
            <w:r>
              <w:rPr>
                <w:noProof/>
                <w:webHidden/>
              </w:rPr>
              <w:t>123</w:t>
            </w:r>
            <w:r>
              <w:rPr>
                <w:noProof/>
                <w:webHidden/>
              </w:rPr>
              <w:fldChar w:fldCharType="end"/>
            </w:r>
          </w:hyperlink>
        </w:p>
        <w:p w14:paraId="06807282" w14:textId="2856538D" w:rsidR="00902089" w:rsidRDefault="00902089">
          <w:pPr>
            <w:pStyle w:val="TDC2"/>
            <w:tabs>
              <w:tab w:val="right" w:leader="dot" w:pos="9394"/>
            </w:tabs>
            <w:rPr>
              <w:noProof/>
              <w:kern w:val="2"/>
              <w:szCs w:val="24"/>
              <w14:ligatures w14:val="standardContextual"/>
            </w:rPr>
          </w:pPr>
          <w:hyperlink w:anchor="_Toc232540689" w:history="1">
            <w:r w:rsidRPr="00B54072">
              <w:rPr>
                <w:rStyle w:val="Hipervnculo"/>
                <w:noProof/>
              </w:rPr>
              <w:t>CU18 - Aplicando exención de impuestos</w:t>
            </w:r>
            <w:r>
              <w:rPr>
                <w:noProof/>
                <w:webHidden/>
              </w:rPr>
              <w:tab/>
            </w:r>
            <w:r>
              <w:rPr>
                <w:noProof/>
                <w:webHidden/>
              </w:rPr>
              <w:fldChar w:fldCharType="begin"/>
            </w:r>
            <w:r>
              <w:rPr>
                <w:noProof/>
                <w:webHidden/>
              </w:rPr>
              <w:instrText xml:space="preserve"> PAGEREF _Toc232540689 \h </w:instrText>
            </w:r>
            <w:r>
              <w:rPr>
                <w:noProof/>
                <w:webHidden/>
              </w:rPr>
            </w:r>
            <w:r>
              <w:rPr>
                <w:noProof/>
                <w:webHidden/>
              </w:rPr>
              <w:fldChar w:fldCharType="separate"/>
            </w:r>
            <w:r>
              <w:rPr>
                <w:noProof/>
                <w:webHidden/>
              </w:rPr>
              <w:t>124</w:t>
            </w:r>
            <w:r>
              <w:rPr>
                <w:noProof/>
                <w:webHidden/>
              </w:rPr>
              <w:fldChar w:fldCharType="end"/>
            </w:r>
          </w:hyperlink>
        </w:p>
        <w:p w14:paraId="08B59256" w14:textId="524DB8CC" w:rsidR="00902089" w:rsidRDefault="00902089">
          <w:pPr>
            <w:pStyle w:val="TDC3"/>
            <w:tabs>
              <w:tab w:val="right" w:leader="dot" w:pos="9394"/>
            </w:tabs>
            <w:rPr>
              <w:noProof/>
              <w:kern w:val="2"/>
              <w:szCs w:val="24"/>
              <w14:ligatures w14:val="standardContextual"/>
            </w:rPr>
          </w:pPr>
          <w:hyperlink w:anchor="_Toc232540690" w:history="1">
            <w:r w:rsidRPr="00B54072">
              <w:rPr>
                <w:rStyle w:val="Hipervnculo"/>
                <w:rFonts w:eastAsia="Arial"/>
                <w:noProof/>
              </w:rPr>
              <w:t>CU18 - Flujo general</w:t>
            </w:r>
            <w:r>
              <w:rPr>
                <w:noProof/>
                <w:webHidden/>
              </w:rPr>
              <w:tab/>
            </w:r>
            <w:r>
              <w:rPr>
                <w:noProof/>
                <w:webHidden/>
              </w:rPr>
              <w:fldChar w:fldCharType="begin"/>
            </w:r>
            <w:r>
              <w:rPr>
                <w:noProof/>
                <w:webHidden/>
              </w:rPr>
              <w:instrText xml:space="preserve"> PAGEREF _Toc232540690 \h </w:instrText>
            </w:r>
            <w:r>
              <w:rPr>
                <w:noProof/>
                <w:webHidden/>
              </w:rPr>
            </w:r>
            <w:r>
              <w:rPr>
                <w:noProof/>
                <w:webHidden/>
              </w:rPr>
              <w:fldChar w:fldCharType="separate"/>
            </w:r>
            <w:r>
              <w:rPr>
                <w:noProof/>
                <w:webHidden/>
              </w:rPr>
              <w:t>124</w:t>
            </w:r>
            <w:r>
              <w:rPr>
                <w:noProof/>
                <w:webHidden/>
              </w:rPr>
              <w:fldChar w:fldCharType="end"/>
            </w:r>
          </w:hyperlink>
        </w:p>
        <w:p w14:paraId="38BBAE0E" w14:textId="376B2846" w:rsidR="00902089" w:rsidRDefault="00902089">
          <w:pPr>
            <w:pStyle w:val="TDC3"/>
            <w:tabs>
              <w:tab w:val="right" w:leader="dot" w:pos="9394"/>
            </w:tabs>
            <w:rPr>
              <w:noProof/>
              <w:kern w:val="2"/>
              <w:szCs w:val="24"/>
              <w14:ligatures w14:val="standardContextual"/>
            </w:rPr>
          </w:pPr>
          <w:hyperlink w:anchor="_Toc232540691" w:history="1">
            <w:r w:rsidRPr="00B54072">
              <w:rPr>
                <w:rStyle w:val="Hipervnculo"/>
                <w:rFonts w:eastAsia="Arial"/>
                <w:noProof/>
              </w:rPr>
              <w:t>CU18-E1 - Excepción: Reversión de exención tributaria</w:t>
            </w:r>
            <w:r>
              <w:rPr>
                <w:noProof/>
                <w:webHidden/>
              </w:rPr>
              <w:tab/>
            </w:r>
            <w:r>
              <w:rPr>
                <w:noProof/>
                <w:webHidden/>
              </w:rPr>
              <w:fldChar w:fldCharType="begin"/>
            </w:r>
            <w:r>
              <w:rPr>
                <w:noProof/>
                <w:webHidden/>
              </w:rPr>
              <w:instrText xml:space="preserve"> PAGEREF _Toc232540691 \h </w:instrText>
            </w:r>
            <w:r>
              <w:rPr>
                <w:noProof/>
                <w:webHidden/>
              </w:rPr>
            </w:r>
            <w:r>
              <w:rPr>
                <w:noProof/>
                <w:webHidden/>
              </w:rPr>
              <w:fldChar w:fldCharType="separate"/>
            </w:r>
            <w:r>
              <w:rPr>
                <w:noProof/>
                <w:webHidden/>
              </w:rPr>
              <w:t>125</w:t>
            </w:r>
            <w:r>
              <w:rPr>
                <w:noProof/>
                <w:webHidden/>
              </w:rPr>
              <w:fldChar w:fldCharType="end"/>
            </w:r>
          </w:hyperlink>
        </w:p>
        <w:p w14:paraId="13112D80" w14:textId="5E7FCA42" w:rsidR="00902089" w:rsidRDefault="00902089">
          <w:pPr>
            <w:pStyle w:val="TDC2"/>
            <w:tabs>
              <w:tab w:val="right" w:leader="dot" w:pos="9394"/>
            </w:tabs>
            <w:rPr>
              <w:noProof/>
              <w:kern w:val="2"/>
              <w:szCs w:val="24"/>
              <w14:ligatures w14:val="standardContextual"/>
            </w:rPr>
          </w:pPr>
          <w:hyperlink w:anchor="_Toc232540692" w:history="1">
            <w:r w:rsidRPr="00B54072">
              <w:rPr>
                <w:rStyle w:val="Hipervnculo"/>
                <w:noProof/>
              </w:rPr>
              <w:t>CU19 - Configurando rebaja comercial en Venta</w:t>
            </w:r>
            <w:r>
              <w:rPr>
                <w:noProof/>
                <w:webHidden/>
              </w:rPr>
              <w:tab/>
            </w:r>
            <w:r>
              <w:rPr>
                <w:noProof/>
                <w:webHidden/>
              </w:rPr>
              <w:fldChar w:fldCharType="begin"/>
            </w:r>
            <w:r>
              <w:rPr>
                <w:noProof/>
                <w:webHidden/>
              </w:rPr>
              <w:instrText xml:space="preserve"> PAGEREF _Toc232540692 \h </w:instrText>
            </w:r>
            <w:r>
              <w:rPr>
                <w:noProof/>
                <w:webHidden/>
              </w:rPr>
            </w:r>
            <w:r>
              <w:rPr>
                <w:noProof/>
                <w:webHidden/>
              </w:rPr>
              <w:fldChar w:fldCharType="separate"/>
            </w:r>
            <w:r>
              <w:rPr>
                <w:noProof/>
                <w:webHidden/>
              </w:rPr>
              <w:t>126</w:t>
            </w:r>
            <w:r>
              <w:rPr>
                <w:noProof/>
                <w:webHidden/>
              </w:rPr>
              <w:fldChar w:fldCharType="end"/>
            </w:r>
          </w:hyperlink>
        </w:p>
        <w:p w14:paraId="150B35E2" w14:textId="14E89019" w:rsidR="00902089" w:rsidRDefault="00902089">
          <w:pPr>
            <w:pStyle w:val="TDC3"/>
            <w:tabs>
              <w:tab w:val="right" w:leader="dot" w:pos="9394"/>
            </w:tabs>
            <w:rPr>
              <w:noProof/>
              <w:kern w:val="2"/>
              <w:szCs w:val="24"/>
              <w14:ligatures w14:val="standardContextual"/>
            </w:rPr>
          </w:pPr>
          <w:hyperlink w:anchor="_Toc232540693" w:history="1">
            <w:r w:rsidRPr="00B54072">
              <w:rPr>
                <w:rStyle w:val="Hipervnculo"/>
                <w:noProof/>
              </w:rPr>
              <w:t>CU19 - Flujo general</w:t>
            </w:r>
            <w:r>
              <w:rPr>
                <w:noProof/>
                <w:webHidden/>
              </w:rPr>
              <w:tab/>
            </w:r>
            <w:r>
              <w:rPr>
                <w:noProof/>
                <w:webHidden/>
              </w:rPr>
              <w:fldChar w:fldCharType="begin"/>
            </w:r>
            <w:r>
              <w:rPr>
                <w:noProof/>
                <w:webHidden/>
              </w:rPr>
              <w:instrText xml:space="preserve"> PAGEREF _Toc232540693 \h </w:instrText>
            </w:r>
            <w:r>
              <w:rPr>
                <w:noProof/>
                <w:webHidden/>
              </w:rPr>
            </w:r>
            <w:r>
              <w:rPr>
                <w:noProof/>
                <w:webHidden/>
              </w:rPr>
              <w:fldChar w:fldCharType="separate"/>
            </w:r>
            <w:r>
              <w:rPr>
                <w:noProof/>
                <w:webHidden/>
              </w:rPr>
              <w:t>126</w:t>
            </w:r>
            <w:r>
              <w:rPr>
                <w:noProof/>
                <w:webHidden/>
              </w:rPr>
              <w:fldChar w:fldCharType="end"/>
            </w:r>
          </w:hyperlink>
        </w:p>
        <w:p w14:paraId="6A1EE349" w14:textId="6FA5A5F6" w:rsidR="00902089" w:rsidRDefault="00902089">
          <w:pPr>
            <w:pStyle w:val="TDC3"/>
            <w:tabs>
              <w:tab w:val="right" w:leader="dot" w:pos="9394"/>
            </w:tabs>
            <w:rPr>
              <w:noProof/>
              <w:kern w:val="2"/>
              <w:szCs w:val="24"/>
              <w14:ligatures w14:val="standardContextual"/>
            </w:rPr>
          </w:pPr>
          <w:hyperlink w:anchor="_Toc232540694" w:history="1">
            <w:r w:rsidRPr="00B54072">
              <w:rPr>
                <w:rStyle w:val="Hipervnculo"/>
                <w:noProof/>
              </w:rPr>
              <w:t>CU19-E1 - Excepción: Descuento mediante monto fijo</w:t>
            </w:r>
            <w:r>
              <w:rPr>
                <w:noProof/>
                <w:webHidden/>
              </w:rPr>
              <w:tab/>
            </w:r>
            <w:r>
              <w:rPr>
                <w:noProof/>
                <w:webHidden/>
              </w:rPr>
              <w:fldChar w:fldCharType="begin"/>
            </w:r>
            <w:r>
              <w:rPr>
                <w:noProof/>
                <w:webHidden/>
              </w:rPr>
              <w:instrText xml:space="preserve"> PAGEREF _Toc232540694 \h </w:instrText>
            </w:r>
            <w:r>
              <w:rPr>
                <w:noProof/>
                <w:webHidden/>
              </w:rPr>
            </w:r>
            <w:r>
              <w:rPr>
                <w:noProof/>
                <w:webHidden/>
              </w:rPr>
              <w:fldChar w:fldCharType="separate"/>
            </w:r>
            <w:r>
              <w:rPr>
                <w:noProof/>
                <w:webHidden/>
              </w:rPr>
              <w:t>127</w:t>
            </w:r>
            <w:r>
              <w:rPr>
                <w:noProof/>
                <w:webHidden/>
              </w:rPr>
              <w:fldChar w:fldCharType="end"/>
            </w:r>
          </w:hyperlink>
        </w:p>
        <w:p w14:paraId="3E024C99" w14:textId="6FF95F49" w:rsidR="00902089" w:rsidRDefault="00902089">
          <w:pPr>
            <w:pStyle w:val="TDC3"/>
            <w:tabs>
              <w:tab w:val="right" w:leader="dot" w:pos="9394"/>
            </w:tabs>
            <w:rPr>
              <w:noProof/>
              <w:kern w:val="2"/>
              <w:szCs w:val="24"/>
              <w14:ligatures w14:val="standardContextual"/>
            </w:rPr>
          </w:pPr>
          <w:hyperlink w:anchor="_Toc232540695" w:history="1">
            <w:r w:rsidRPr="00B54072">
              <w:rPr>
                <w:rStyle w:val="Hipervnculo"/>
                <w:noProof/>
              </w:rPr>
              <w:t>CU19-E2 - Excepción: Descuento superior al total permitido</w:t>
            </w:r>
            <w:r>
              <w:rPr>
                <w:noProof/>
                <w:webHidden/>
              </w:rPr>
              <w:tab/>
            </w:r>
            <w:r>
              <w:rPr>
                <w:noProof/>
                <w:webHidden/>
              </w:rPr>
              <w:fldChar w:fldCharType="begin"/>
            </w:r>
            <w:r>
              <w:rPr>
                <w:noProof/>
                <w:webHidden/>
              </w:rPr>
              <w:instrText xml:space="preserve"> PAGEREF _Toc232540695 \h </w:instrText>
            </w:r>
            <w:r>
              <w:rPr>
                <w:noProof/>
                <w:webHidden/>
              </w:rPr>
            </w:r>
            <w:r>
              <w:rPr>
                <w:noProof/>
                <w:webHidden/>
              </w:rPr>
              <w:fldChar w:fldCharType="separate"/>
            </w:r>
            <w:r>
              <w:rPr>
                <w:noProof/>
                <w:webHidden/>
              </w:rPr>
              <w:t>128</w:t>
            </w:r>
            <w:r>
              <w:rPr>
                <w:noProof/>
                <w:webHidden/>
              </w:rPr>
              <w:fldChar w:fldCharType="end"/>
            </w:r>
          </w:hyperlink>
        </w:p>
        <w:p w14:paraId="794164B1" w14:textId="669D3B0F" w:rsidR="00902089" w:rsidRDefault="00902089">
          <w:pPr>
            <w:pStyle w:val="TDC2"/>
            <w:tabs>
              <w:tab w:val="right" w:leader="dot" w:pos="9394"/>
            </w:tabs>
            <w:rPr>
              <w:noProof/>
              <w:kern w:val="2"/>
              <w:szCs w:val="24"/>
              <w14:ligatures w14:val="standardContextual"/>
            </w:rPr>
          </w:pPr>
          <w:hyperlink w:anchor="_Toc232540696" w:history="1">
            <w:r w:rsidRPr="00B54072">
              <w:rPr>
                <w:rStyle w:val="Hipervnculo"/>
                <w:rFonts w:eastAsia="Arial"/>
                <w:noProof/>
              </w:rPr>
              <w:t>CU20 - Validando crede</w:t>
            </w:r>
            <w:r w:rsidRPr="00B54072">
              <w:rPr>
                <w:rStyle w:val="Hipervnculo"/>
                <w:noProof/>
              </w:rPr>
              <w:t>nciales para aplicar descuento</w:t>
            </w:r>
            <w:r>
              <w:rPr>
                <w:noProof/>
                <w:webHidden/>
              </w:rPr>
              <w:tab/>
            </w:r>
            <w:r>
              <w:rPr>
                <w:noProof/>
                <w:webHidden/>
              </w:rPr>
              <w:fldChar w:fldCharType="begin"/>
            </w:r>
            <w:r>
              <w:rPr>
                <w:noProof/>
                <w:webHidden/>
              </w:rPr>
              <w:instrText xml:space="preserve"> PAGEREF _Toc232540696 \h </w:instrText>
            </w:r>
            <w:r>
              <w:rPr>
                <w:noProof/>
                <w:webHidden/>
              </w:rPr>
            </w:r>
            <w:r>
              <w:rPr>
                <w:noProof/>
                <w:webHidden/>
              </w:rPr>
              <w:fldChar w:fldCharType="separate"/>
            </w:r>
            <w:r>
              <w:rPr>
                <w:noProof/>
                <w:webHidden/>
              </w:rPr>
              <w:t>129</w:t>
            </w:r>
            <w:r>
              <w:rPr>
                <w:noProof/>
                <w:webHidden/>
              </w:rPr>
              <w:fldChar w:fldCharType="end"/>
            </w:r>
          </w:hyperlink>
        </w:p>
        <w:p w14:paraId="5CC0D5B5" w14:textId="5BD5C7D1" w:rsidR="00902089" w:rsidRDefault="00902089">
          <w:pPr>
            <w:pStyle w:val="TDC3"/>
            <w:tabs>
              <w:tab w:val="right" w:leader="dot" w:pos="9394"/>
            </w:tabs>
            <w:rPr>
              <w:noProof/>
              <w:kern w:val="2"/>
              <w:szCs w:val="24"/>
              <w14:ligatures w14:val="standardContextual"/>
            </w:rPr>
          </w:pPr>
          <w:hyperlink w:anchor="_Toc232540697" w:history="1">
            <w:r w:rsidRPr="00B54072">
              <w:rPr>
                <w:rStyle w:val="Hipervnculo"/>
                <w:noProof/>
              </w:rPr>
              <w:t>CU20 - Flujo general</w:t>
            </w:r>
            <w:r>
              <w:rPr>
                <w:noProof/>
                <w:webHidden/>
              </w:rPr>
              <w:tab/>
            </w:r>
            <w:r>
              <w:rPr>
                <w:noProof/>
                <w:webHidden/>
              </w:rPr>
              <w:fldChar w:fldCharType="begin"/>
            </w:r>
            <w:r>
              <w:rPr>
                <w:noProof/>
                <w:webHidden/>
              </w:rPr>
              <w:instrText xml:space="preserve"> PAGEREF _Toc232540697 \h </w:instrText>
            </w:r>
            <w:r>
              <w:rPr>
                <w:noProof/>
                <w:webHidden/>
              </w:rPr>
            </w:r>
            <w:r>
              <w:rPr>
                <w:noProof/>
                <w:webHidden/>
              </w:rPr>
              <w:fldChar w:fldCharType="separate"/>
            </w:r>
            <w:r>
              <w:rPr>
                <w:noProof/>
                <w:webHidden/>
              </w:rPr>
              <w:t>129</w:t>
            </w:r>
            <w:r>
              <w:rPr>
                <w:noProof/>
                <w:webHidden/>
              </w:rPr>
              <w:fldChar w:fldCharType="end"/>
            </w:r>
          </w:hyperlink>
        </w:p>
        <w:p w14:paraId="6CD360E2" w14:textId="713964EA" w:rsidR="00902089" w:rsidRDefault="00902089">
          <w:pPr>
            <w:pStyle w:val="TDC3"/>
            <w:tabs>
              <w:tab w:val="right" w:leader="dot" w:pos="9394"/>
            </w:tabs>
            <w:rPr>
              <w:noProof/>
              <w:kern w:val="2"/>
              <w:szCs w:val="24"/>
              <w14:ligatures w14:val="standardContextual"/>
            </w:rPr>
          </w:pPr>
          <w:hyperlink w:anchor="_Toc232540698" w:history="1">
            <w:r w:rsidRPr="00B54072">
              <w:rPr>
                <w:rStyle w:val="Hipervnculo"/>
                <w:rFonts w:eastAsia="Arial"/>
                <w:noProof/>
              </w:rPr>
              <w:t>CU20-E1 - Excepción: Usuario sin permisos para aplicar descuento</w:t>
            </w:r>
            <w:r>
              <w:rPr>
                <w:noProof/>
                <w:webHidden/>
              </w:rPr>
              <w:tab/>
            </w:r>
            <w:r>
              <w:rPr>
                <w:noProof/>
                <w:webHidden/>
              </w:rPr>
              <w:fldChar w:fldCharType="begin"/>
            </w:r>
            <w:r>
              <w:rPr>
                <w:noProof/>
                <w:webHidden/>
              </w:rPr>
              <w:instrText xml:space="preserve"> PAGEREF _Toc232540698 \h </w:instrText>
            </w:r>
            <w:r>
              <w:rPr>
                <w:noProof/>
                <w:webHidden/>
              </w:rPr>
            </w:r>
            <w:r>
              <w:rPr>
                <w:noProof/>
                <w:webHidden/>
              </w:rPr>
              <w:fldChar w:fldCharType="separate"/>
            </w:r>
            <w:r>
              <w:rPr>
                <w:noProof/>
                <w:webHidden/>
              </w:rPr>
              <w:t>130</w:t>
            </w:r>
            <w:r>
              <w:rPr>
                <w:noProof/>
                <w:webHidden/>
              </w:rPr>
              <w:fldChar w:fldCharType="end"/>
            </w:r>
          </w:hyperlink>
        </w:p>
        <w:p w14:paraId="0438C008" w14:textId="7D53CD30" w:rsidR="00902089" w:rsidRDefault="00902089">
          <w:pPr>
            <w:pStyle w:val="TDC2"/>
            <w:tabs>
              <w:tab w:val="right" w:leader="dot" w:pos="9394"/>
            </w:tabs>
            <w:rPr>
              <w:noProof/>
              <w:kern w:val="2"/>
              <w:szCs w:val="24"/>
              <w14:ligatures w14:val="standardContextual"/>
            </w:rPr>
          </w:pPr>
          <w:hyperlink w:anchor="_Toc232540699" w:history="1">
            <w:r w:rsidRPr="00B54072">
              <w:rPr>
                <w:rStyle w:val="Hipervnculo"/>
                <w:noProof/>
              </w:rPr>
              <w:t>CU21 - Vinculando folio de Guía de Despacho</w:t>
            </w:r>
            <w:r>
              <w:rPr>
                <w:noProof/>
                <w:webHidden/>
              </w:rPr>
              <w:tab/>
            </w:r>
            <w:r>
              <w:rPr>
                <w:noProof/>
                <w:webHidden/>
              </w:rPr>
              <w:fldChar w:fldCharType="begin"/>
            </w:r>
            <w:r>
              <w:rPr>
                <w:noProof/>
                <w:webHidden/>
              </w:rPr>
              <w:instrText xml:space="preserve"> PAGEREF _Toc232540699 \h </w:instrText>
            </w:r>
            <w:r>
              <w:rPr>
                <w:noProof/>
                <w:webHidden/>
              </w:rPr>
            </w:r>
            <w:r>
              <w:rPr>
                <w:noProof/>
                <w:webHidden/>
              </w:rPr>
              <w:fldChar w:fldCharType="separate"/>
            </w:r>
            <w:r>
              <w:rPr>
                <w:noProof/>
                <w:webHidden/>
              </w:rPr>
              <w:t>131</w:t>
            </w:r>
            <w:r>
              <w:rPr>
                <w:noProof/>
                <w:webHidden/>
              </w:rPr>
              <w:fldChar w:fldCharType="end"/>
            </w:r>
          </w:hyperlink>
        </w:p>
        <w:p w14:paraId="102BA530" w14:textId="287BCC30" w:rsidR="00902089" w:rsidRDefault="00902089">
          <w:pPr>
            <w:pStyle w:val="TDC3"/>
            <w:tabs>
              <w:tab w:val="right" w:leader="dot" w:pos="9394"/>
            </w:tabs>
            <w:rPr>
              <w:noProof/>
              <w:kern w:val="2"/>
              <w:szCs w:val="24"/>
              <w14:ligatures w14:val="standardContextual"/>
            </w:rPr>
          </w:pPr>
          <w:hyperlink w:anchor="_Toc232540700" w:history="1">
            <w:r w:rsidRPr="00B54072">
              <w:rPr>
                <w:rStyle w:val="Hipervnculo"/>
                <w:noProof/>
              </w:rPr>
              <w:t>CU21 - Flujo general</w:t>
            </w:r>
            <w:r>
              <w:rPr>
                <w:noProof/>
                <w:webHidden/>
              </w:rPr>
              <w:tab/>
            </w:r>
            <w:r>
              <w:rPr>
                <w:noProof/>
                <w:webHidden/>
              </w:rPr>
              <w:fldChar w:fldCharType="begin"/>
            </w:r>
            <w:r>
              <w:rPr>
                <w:noProof/>
                <w:webHidden/>
              </w:rPr>
              <w:instrText xml:space="preserve"> PAGEREF _Toc232540700 \h </w:instrText>
            </w:r>
            <w:r>
              <w:rPr>
                <w:noProof/>
                <w:webHidden/>
              </w:rPr>
            </w:r>
            <w:r>
              <w:rPr>
                <w:noProof/>
                <w:webHidden/>
              </w:rPr>
              <w:fldChar w:fldCharType="separate"/>
            </w:r>
            <w:r>
              <w:rPr>
                <w:noProof/>
                <w:webHidden/>
              </w:rPr>
              <w:t>131</w:t>
            </w:r>
            <w:r>
              <w:rPr>
                <w:noProof/>
                <w:webHidden/>
              </w:rPr>
              <w:fldChar w:fldCharType="end"/>
            </w:r>
          </w:hyperlink>
        </w:p>
        <w:p w14:paraId="756CD157" w14:textId="49F0ED15" w:rsidR="00902089" w:rsidRDefault="00902089">
          <w:pPr>
            <w:pStyle w:val="TDC2"/>
            <w:tabs>
              <w:tab w:val="right" w:leader="dot" w:pos="9394"/>
            </w:tabs>
            <w:rPr>
              <w:noProof/>
              <w:kern w:val="2"/>
              <w:szCs w:val="24"/>
              <w14:ligatures w14:val="standardContextual"/>
            </w:rPr>
          </w:pPr>
          <w:hyperlink w:anchor="_Toc232540701" w:history="1">
            <w:r w:rsidRPr="00B54072">
              <w:rPr>
                <w:rStyle w:val="Hipervnculo"/>
                <w:noProof/>
              </w:rPr>
              <w:t>CU22 - Vinculando folio de Factura Electrónica</w:t>
            </w:r>
            <w:r>
              <w:rPr>
                <w:noProof/>
                <w:webHidden/>
              </w:rPr>
              <w:tab/>
            </w:r>
            <w:r>
              <w:rPr>
                <w:noProof/>
                <w:webHidden/>
              </w:rPr>
              <w:fldChar w:fldCharType="begin"/>
            </w:r>
            <w:r>
              <w:rPr>
                <w:noProof/>
                <w:webHidden/>
              </w:rPr>
              <w:instrText xml:space="preserve"> PAGEREF _Toc232540701 \h </w:instrText>
            </w:r>
            <w:r>
              <w:rPr>
                <w:noProof/>
                <w:webHidden/>
              </w:rPr>
            </w:r>
            <w:r>
              <w:rPr>
                <w:noProof/>
                <w:webHidden/>
              </w:rPr>
              <w:fldChar w:fldCharType="separate"/>
            </w:r>
            <w:r>
              <w:rPr>
                <w:noProof/>
                <w:webHidden/>
              </w:rPr>
              <w:t>132</w:t>
            </w:r>
            <w:r>
              <w:rPr>
                <w:noProof/>
                <w:webHidden/>
              </w:rPr>
              <w:fldChar w:fldCharType="end"/>
            </w:r>
          </w:hyperlink>
        </w:p>
        <w:p w14:paraId="6AA7EB91" w14:textId="10336209" w:rsidR="00902089" w:rsidRDefault="00902089">
          <w:pPr>
            <w:pStyle w:val="TDC3"/>
            <w:tabs>
              <w:tab w:val="right" w:leader="dot" w:pos="9394"/>
            </w:tabs>
            <w:rPr>
              <w:noProof/>
              <w:kern w:val="2"/>
              <w:szCs w:val="24"/>
              <w14:ligatures w14:val="standardContextual"/>
            </w:rPr>
          </w:pPr>
          <w:hyperlink w:anchor="_Toc232540702" w:history="1">
            <w:r w:rsidRPr="00B54072">
              <w:rPr>
                <w:rStyle w:val="Hipervnculo"/>
                <w:noProof/>
              </w:rPr>
              <w:t>CU22 - Flujo general</w:t>
            </w:r>
            <w:r>
              <w:rPr>
                <w:noProof/>
                <w:webHidden/>
              </w:rPr>
              <w:tab/>
            </w:r>
            <w:r>
              <w:rPr>
                <w:noProof/>
                <w:webHidden/>
              </w:rPr>
              <w:fldChar w:fldCharType="begin"/>
            </w:r>
            <w:r>
              <w:rPr>
                <w:noProof/>
                <w:webHidden/>
              </w:rPr>
              <w:instrText xml:space="preserve"> PAGEREF _Toc232540702 \h </w:instrText>
            </w:r>
            <w:r>
              <w:rPr>
                <w:noProof/>
                <w:webHidden/>
              </w:rPr>
            </w:r>
            <w:r>
              <w:rPr>
                <w:noProof/>
                <w:webHidden/>
              </w:rPr>
              <w:fldChar w:fldCharType="separate"/>
            </w:r>
            <w:r>
              <w:rPr>
                <w:noProof/>
                <w:webHidden/>
              </w:rPr>
              <w:t>132</w:t>
            </w:r>
            <w:r>
              <w:rPr>
                <w:noProof/>
                <w:webHidden/>
              </w:rPr>
              <w:fldChar w:fldCharType="end"/>
            </w:r>
          </w:hyperlink>
        </w:p>
        <w:p w14:paraId="47050858" w14:textId="4C7B4B03" w:rsidR="00902089" w:rsidRDefault="00902089">
          <w:pPr>
            <w:pStyle w:val="TDC2"/>
            <w:tabs>
              <w:tab w:val="right" w:leader="dot" w:pos="9394"/>
            </w:tabs>
            <w:rPr>
              <w:noProof/>
              <w:kern w:val="2"/>
              <w:szCs w:val="24"/>
              <w14:ligatures w14:val="standardContextual"/>
            </w:rPr>
          </w:pPr>
          <w:hyperlink w:anchor="_Toc232540703" w:history="1">
            <w:r w:rsidRPr="00B54072">
              <w:rPr>
                <w:rStyle w:val="Hipervnculo"/>
                <w:noProof/>
              </w:rPr>
              <w:t>CU23 - Anulando Nota de Venta estándar</w:t>
            </w:r>
            <w:r>
              <w:rPr>
                <w:noProof/>
                <w:webHidden/>
              </w:rPr>
              <w:tab/>
            </w:r>
            <w:r>
              <w:rPr>
                <w:noProof/>
                <w:webHidden/>
              </w:rPr>
              <w:fldChar w:fldCharType="begin"/>
            </w:r>
            <w:r>
              <w:rPr>
                <w:noProof/>
                <w:webHidden/>
              </w:rPr>
              <w:instrText xml:space="preserve"> PAGEREF _Toc232540703 \h </w:instrText>
            </w:r>
            <w:r>
              <w:rPr>
                <w:noProof/>
                <w:webHidden/>
              </w:rPr>
            </w:r>
            <w:r>
              <w:rPr>
                <w:noProof/>
                <w:webHidden/>
              </w:rPr>
              <w:fldChar w:fldCharType="separate"/>
            </w:r>
            <w:r>
              <w:rPr>
                <w:noProof/>
                <w:webHidden/>
              </w:rPr>
              <w:t>133</w:t>
            </w:r>
            <w:r>
              <w:rPr>
                <w:noProof/>
                <w:webHidden/>
              </w:rPr>
              <w:fldChar w:fldCharType="end"/>
            </w:r>
          </w:hyperlink>
        </w:p>
        <w:p w14:paraId="271DFCAD" w14:textId="726B44C2" w:rsidR="00902089" w:rsidRDefault="00902089">
          <w:pPr>
            <w:pStyle w:val="TDC3"/>
            <w:tabs>
              <w:tab w:val="right" w:leader="dot" w:pos="9394"/>
            </w:tabs>
            <w:rPr>
              <w:noProof/>
              <w:kern w:val="2"/>
              <w:szCs w:val="24"/>
              <w14:ligatures w14:val="standardContextual"/>
            </w:rPr>
          </w:pPr>
          <w:hyperlink w:anchor="_Toc232540704" w:history="1">
            <w:r w:rsidRPr="00B54072">
              <w:rPr>
                <w:rStyle w:val="Hipervnculo"/>
                <w:noProof/>
              </w:rPr>
              <w:t>CU23 - Flujo general</w:t>
            </w:r>
            <w:r>
              <w:rPr>
                <w:noProof/>
                <w:webHidden/>
              </w:rPr>
              <w:tab/>
            </w:r>
            <w:r>
              <w:rPr>
                <w:noProof/>
                <w:webHidden/>
              </w:rPr>
              <w:fldChar w:fldCharType="begin"/>
            </w:r>
            <w:r>
              <w:rPr>
                <w:noProof/>
                <w:webHidden/>
              </w:rPr>
              <w:instrText xml:space="preserve"> PAGEREF _Toc232540704 \h </w:instrText>
            </w:r>
            <w:r>
              <w:rPr>
                <w:noProof/>
                <w:webHidden/>
              </w:rPr>
            </w:r>
            <w:r>
              <w:rPr>
                <w:noProof/>
                <w:webHidden/>
              </w:rPr>
              <w:fldChar w:fldCharType="separate"/>
            </w:r>
            <w:r>
              <w:rPr>
                <w:noProof/>
                <w:webHidden/>
              </w:rPr>
              <w:t>133</w:t>
            </w:r>
            <w:r>
              <w:rPr>
                <w:noProof/>
                <w:webHidden/>
              </w:rPr>
              <w:fldChar w:fldCharType="end"/>
            </w:r>
          </w:hyperlink>
        </w:p>
        <w:p w14:paraId="4473311E" w14:textId="781B1A79" w:rsidR="00902089" w:rsidRDefault="00902089">
          <w:pPr>
            <w:pStyle w:val="TDC3"/>
            <w:tabs>
              <w:tab w:val="right" w:leader="dot" w:pos="9394"/>
            </w:tabs>
            <w:rPr>
              <w:noProof/>
              <w:kern w:val="2"/>
              <w:szCs w:val="24"/>
              <w14:ligatures w14:val="standardContextual"/>
            </w:rPr>
          </w:pPr>
          <w:hyperlink w:anchor="_Toc232540705" w:history="1">
            <w:r w:rsidRPr="00B54072">
              <w:rPr>
                <w:rStyle w:val="Hipervnculo"/>
                <w:noProof/>
              </w:rPr>
              <w:t>CU23-E1 - Excepción: Nota de venta con factura detectada</w:t>
            </w:r>
            <w:r>
              <w:rPr>
                <w:noProof/>
                <w:webHidden/>
              </w:rPr>
              <w:tab/>
            </w:r>
            <w:r>
              <w:rPr>
                <w:noProof/>
                <w:webHidden/>
              </w:rPr>
              <w:fldChar w:fldCharType="begin"/>
            </w:r>
            <w:r>
              <w:rPr>
                <w:noProof/>
                <w:webHidden/>
              </w:rPr>
              <w:instrText xml:space="preserve"> PAGEREF _Toc232540705 \h </w:instrText>
            </w:r>
            <w:r>
              <w:rPr>
                <w:noProof/>
                <w:webHidden/>
              </w:rPr>
            </w:r>
            <w:r>
              <w:rPr>
                <w:noProof/>
                <w:webHidden/>
              </w:rPr>
              <w:fldChar w:fldCharType="separate"/>
            </w:r>
            <w:r>
              <w:rPr>
                <w:noProof/>
                <w:webHidden/>
              </w:rPr>
              <w:t>134</w:t>
            </w:r>
            <w:r>
              <w:rPr>
                <w:noProof/>
                <w:webHidden/>
              </w:rPr>
              <w:fldChar w:fldCharType="end"/>
            </w:r>
          </w:hyperlink>
        </w:p>
        <w:p w14:paraId="1230358D" w14:textId="4A915316" w:rsidR="00902089" w:rsidRDefault="00902089">
          <w:pPr>
            <w:pStyle w:val="TDC2"/>
            <w:tabs>
              <w:tab w:val="right" w:leader="dot" w:pos="9394"/>
            </w:tabs>
            <w:rPr>
              <w:noProof/>
              <w:kern w:val="2"/>
              <w:szCs w:val="24"/>
              <w14:ligatures w14:val="standardContextual"/>
            </w:rPr>
          </w:pPr>
          <w:hyperlink w:anchor="_Toc232540706" w:history="1">
            <w:r w:rsidRPr="00B54072">
              <w:rPr>
                <w:rStyle w:val="Hipervnculo"/>
                <w:rFonts w:eastAsia="Arial"/>
                <w:noProof/>
              </w:rPr>
              <w:t>CU24 - Anulando Nota de Venta facturada</w:t>
            </w:r>
            <w:r>
              <w:rPr>
                <w:noProof/>
                <w:webHidden/>
              </w:rPr>
              <w:tab/>
            </w:r>
            <w:r>
              <w:rPr>
                <w:noProof/>
                <w:webHidden/>
              </w:rPr>
              <w:fldChar w:fldCharType="begin"/>
            </w:r>
            <w:r>
              <w:rPr>
                <w:noProof/>
                <w:webHidden/>
              </w:rPr>
              <w:instrText xml:space="preserve"> PAGEREF _Toc232540706 \h </w:instrText>
            </w:r>
            <w:r>
              <w:rPr>
                <w:noProof/>
                <w:webHidden/>
              </w:rPr>
            </w:r>
            <w:r>
              <w:rPr>
                <w:noProof/>
                <w:webHidden/>
              </w:rPr>
              <w:fldChar w:fldCharType="separate"/>
            </w:r>
            <w:r>
              <w:rPr>
                <w:noProof/>
                <w:webHidden/>
              </w:rPr>
              <w:t>135</w:t>
            </w:r>
            <w:r>
              <w:rPr>
                <w:noProof/>
                <w:webHidden/>
              </w:rPr>
              <w:fldChar w:fldCharType="end"/>
            </w:r>
          </w:hyperlink>
        </w:p>
        <w:p w14:paraId="5E831A0B" w14:textId="18FD7826" w:rsidR="00902089" w:rsidRDefault="00902089">
          <w:pPr>
            <w:pStyle w:val="TDC3"/>
            <w:tabs>
              <w:tab w:val="right" w:leader="dot" w:pos="9394"/>
            </w:tabs>
            <w:rPr>
              <w:noProof/>
              <w:kern w:val="2"/>
              <w:szCs w:val="24"/>
              <w14:ligatures w14:val="standardContextual"/>
            </w:rPr>
          </w:pPr>
          <w:hyperlink w:anchor="_Toc232540707" w:history="1">
            <w:r w:rsidRPr="00B54072">
              <w:rPr>
                <w:rStyle w:val="Hipervnculo"/>
                <w:noProof/>
              </w:rPr>
              <w:t>CU24 - Flujo general</w:t>
            </w:r>
            <w:r>
              <w:rPr>
                <w:noProof/>
                <w:webHidden/>
              </w:rPr>
              <w:tab/>
            </w:r>
            <w:r>
              <w:rPr>
                <w:noProof/>
                <w:webHidden/>
              </w:rPr>
              <w:fldChar w:fldCharType="begin"/>
            </w:r>
            <w:r>
              <w:rPr>
                <w:noProof/>
                <w:webHidden/>
              </w:rPr>
              <w:instrText xml:space="preserve"> PAGEREF _Toc232540707 \h </w:instrText>
            </w:r>
            <w:r>
              <w:rPr>
                <w:noProof/>
                <w:webHidden/>
              </w:rPr>
            </w:r>
            <w:r>
              <w:rPr>
                <w:noProof/>
                <w:webHidden/>
              </w:rPr>
              <w:fldChar w:fldCharType="separate"/>
            </w:r>
            <w:r>
              <w:rPr>
                <w:noProof/>
                <w:webHidden/>
              </w:rPr>
              <w:t>135</w:t>
            </w:r>
            <w:r>
              <w:rPr>
                <w:noProof/>
                <w:webHidden/>
              </w:rPr>
              <w:fldChar w:fldCharType="end"/>
            </w:r>
          </w:hyperlink>
        </w:p>
        <w:p w14:paraId="668AFE32" w14:textId="75BB552D" w:rsidR="00902089" w:rsidRDefault="00902089">
          <w:pPr>
            <w:pStyle w:val="TDC3"/>
            <w:tabs>
              <w:tab w:val="right" w:leader="dot" w:pos="9394"/>
            </w:tabs>
            <w:rPr>
              <w:noProof/>
              <w:kern w:val="2"/>
              <w:szCs w:val="24"/>
              <w14:ligatures w14:val="standardContextual"/>
            </w:rPr>
          </w:pPr>
          <w:hyperlink w:anchor="_Toc232540708" w:history="1">
            <w:r w:rsidRPr="00B54072">
              <w:rPr>
                <w:rStyle w:val="Hipervnculo"/>
                <w:noProof/>
              </w:rPr>
              <w:t>CU24-E1 - Excepción: Nota de crédito no ingresada</w:t>
            </w:r>
            <w:r>
              <w:rPr>
                <w:noProof/>
                <w:webHidden/>
              </w:rPr>
              <w:tab/>
            </w:r>
            <w:r>
              <w:rPr>
                <w:noProof/>
                <w:webHidden/>
              </w:rPr>
              <w:fldChar w:fldCharType="begin"/>
            </w:r>
            <w:r>
              <w:rPr>
                <w:noProof/>
                <w:webHidden/>
              </w:rPr>
              <w:instrText xml:space="preserve"> PAGEREF _Toc232540708 \h </w:instrText>
            </w:r>
            <w:r>
              <w:rPr>
                <w:noProof/>
                <w:webHidden/>
              </w:rPr>
            </w:r>
            <w:r>
              <w:rPr>
                <w:noProof/>
                <w:webHidden/>
              </w:rPr>
              <w:fldChar w:fldCharType="separate"/>
            </w:r>
            <w:r>
              <w:rPr>
                <w:noProof/>
                <w:webHidden/>
              </w:rPr>
              <w:t>136</w:t>
            </w:r>
            <w:r>
              <w:rPr>
                <w:noProof/>
                <w:webHidden/>
              </w:rPr>
              <w:fldChar w:fldCharType="end"/>
            </w:r>
          </w:hyperlink>
        </w:p>
        <w:p w14:paraId="7D46BB12" w14:textId="084A56B2" w:rsidR="00902089" w:rsidRDefault="00902089">
          <w:pPr>
            <w:pStyle w:val="TDC1"/>
            <w:tabs>
              <w:tab w:val="left" w:pos="480"/>
              <w:tab w:val="right" w:leader="dot" w:pos="9394"/>
            </w:tabs>
            <w:rPr>
              <w:noProof/>
              <w:kern w:val="2"/>
              <w:szCs w:val="24"/>
              <w14:ligatures w14:val="standardContextual"/>
            </w:rPr>
          </w:pPr>
          <w:hyperlink w:anchor="_Toc232540709" w:history="1">
            <w:r w:rsidRPr="00B54072">
              <w:rPr>
                <w:rStyle w:val="Hipervnculo"/>
                <w:noProof/>
              </w:rPr>
              <w:t>7.</w:t>
            </w:r>
            <w:r>
              <w:rPr>
                <w:noProof/>
                <w:kern w:val="2"/>
                <w:szCs w:val="24"/>
                <w14:ligatures w14:val="standardContextual"/>
              </w:rPr>
              <w:tab/>
            </w:r>
            <w:r w:rsidRPr="00B54072">
              <w:rPr>
                <w:rStyle w:val="Hipervnculo"/>
                <w:noProof/>
              </w:rPr>
              <w:t>Árbol de Navegación</w:t>
            </w:r>
            <w:r>
              <w:rPr>
                <w:noProof/>
                <w:webHidden/>
              </w:rPr>
              <w:tab/>
            </w:r>
            <w:r>
              <w:rPr>
                <w:noProof/>
                <w:webHidden/>
              </w:rPr>
              <w:fldChar w:fldCharType="begin"/>
            </w:r>
            <w:r>
              <w:rPr>
                <w:noProof/>
                <w:webHidden/>
              </w:rPr>
              <w:instrText xml:space="preserve"> PAGEREF _Toc232540709 \h </w:instrText>
            </w:r>
            <w:r>
              <w:rPr>
                <w:noProof/>
                <w:webHidden/>
              </w:rPr>
            </w:r>
            <w:r>
              <w:rPr>
                <w:noProof/>
                <w:webHidden/>
              </w:rPr>
              <w:fldChar w:fldCharType="separate"/>
            </w:r>
            <w:r>
              <w:rPr>
                <w:noProof/>
                <w:webHidden/>
              </w:rPr>
              <w:t>138</w:t>
            </w:r>
            <w:r>
              <w:rPr>
                <w:noProof/>
                <w:webHidden/>
              </w:rPr>
              <w:fldChar w:fldCharType="end"/>
            </w:r>
          </w:hyperlink>
        </w:p>
        <w:p w14:paraId="1D83ABDC" w14:textId="5DD7C41F" w:rsidR="00902089" w:rsidRDefault="00902089">
          <w:pPr>
            <w:pStyle w:val="TDC2"/>
            <w:tabs>
              <w:tab w:val="right" w:leader="dot" w:pos="9394"/>
            </w:tabs>
            <w:rPr>
              <w:noProof/>
              <w:kern w:val="2"/>
              <w:szCs w:val="24"/>
              <w14:ligatures w14:val="standardContextual"/>
            </w:rPr>
          </w:pPr>
          <w:hyperlink w:anchor="_Toc232540710" w:history="1">
            <w:r w:rsidRPr="00B54072">
              <w:rPr>
                <w:rStyle w:val="Hipervnculo"/>
                <w:noProof/>
              </w:rPr>
              <w:t>7.1.  Imágenes Vistas y Funcionalidades de Árbol de Navegación:</w:t>
            </w:r>
            <w:r>
              <w:rPr>
                <w:noProof/>
                <w:webHidden/>
              </w:rPr>
              <w:tab/>
            </w:r>
            <w:r>
              <w:rPr>
                <w:noProof/>
                <w:webHidden/>
              </w:rPr>
              <w:fldChar w:fldCharType="begin"/>
            </w:r>
            <w:r>
              <w:rPr>
                <w:noProof/>
                <w:webHidden/>
              </w:rPr>
              <w:instrText xml:space="preserve"> PAGEREF _Toc232540710 \h </w:instrText>
            </w:r>
            <w:r>
              <w:rPr>
                <w:noProof/>
                <w:webHidden/>
              </w:rPr>
            </w:r>
            <w:r>
              <w:rPr>
                <w:noProof/>
                <w:webHidden/>
              </w:rPr>
              <w:fldChar w:fldCharType="separate"/>
            </w:r>
            <w:r>
              <w:rPr>
                <w:noProof/>
                <w:webHidden/>
              </w:rPr>
              <w:t>139</w:t>
            </w:r>
            <w:r>
              <w:rPr>
                <w:noProof/>
                <w:webHidden/>
              </w:rPr>
              <w:fldChar w:fldCharType="end"/>
            </w:r>
          </w:hyperlink>
        </w:p>
        <w:p w14:paraId="5F64D662" w14:textId="400696BF" w:rsidR="00902089" w:rsidRDefault="00902089">
          <w:pPr>
            <w:pStyle w:val="TDC3"/>
            <w:tabs>
              <w:tab w:val="right" w:leader="dot" w:pos="9394"/>
            </w:tabs>
            <w:rPr>
              <w:noProof/>
              <w:kern w:val="2"/>
              <w:szCs w:val="24"/>
              <w14:ligatures w14:val="standardContextual"/>
            </w:rPr>
          </w:pPr>
          <w:hyperlink w:anchor="_Toc232540711" w:history="1">
            <w:r w:rsidRPr="00B54072">
              <w:rPr>
                <w:rStyle w:val="Hipervnculo"/>
                <w:noProof/>
              </w:rPr>
              <w:t>7.1.1. Vista Catálogo de Clientes:</w:t>
            </w:r>
            <w:r>
              <w:rPr>
                <w:noProof/>
                <w:webHidden/>
              </w:rPr>
              <w:tab/>
            </w:r>
            <w:r>
              <w:rPr>
                <w:noProof/>
                <w:webHidden/>
              </w:rPr>
              <w:fldChar w:fldCharType="begin"/>
            </w:r>
            <w:r>
              <w:rPr>
                <w:noProof/>
                <w:webHidden/>
              </w:rPr>
              <w:instrText xml:space="preserve"> PAGEREF _Toc232540711 \h </w:instrText>
            </w:r>
            <w:r>
              <w:rPr>
                <w:noProof/>
                <w:webHidden/>
              </w:rPr>
            </w:r>
            <w:r>
              <w:rPr>
                <w:noProof/>
                <w:webHidden/>
              </w:rPr>
              <w:fldChar w:fldCharType="separate"/>
            </w:r>
            <w:r>
              <w:rPr>
                <w:noProof/>
                <w:webHidden/>
              </w:rPr>
              <w:t>139</w:t>
            </w:r>
            <w:r>
              <w:rPr>
                <w:noProof/>
                <w:webHidden/>
              </w:rPr>
              <w:fldChar w:fldCharType="end"/>
            </w:r>
          </w:hyperlink>
        </w:p>
        <w:p w14:paraId="3A816809" w14:textId="2C3FE6AB" w:rsidR="00902089" w:rsidRDefault="00902089">
          <w:pPr>
            <w:pStyle w:val="TDC3"/>
            <w:tabs>
              <w:tab w:val="right" w:leader="dot" w:pos="9394"/>
            </w:tabs>
            <w:rPr>
              <w:noProof/>
              <w:kern w:val="2"/>
              <w:szCs w:val="24"/>
              <w14:ligatures w14:val="standardContextual"/>
            </w:rPr>
          </w:pPr>
          <w:hyperlink w:anchor="_Toc232540712" w:history="1">
            <w:r w:rsidRPr="00B54072">
              <w:rPr>
                <w:rStyle w:val="Hipervnculo"/>
                <w:noProof/>
              </w:rPr>
              <w:t>7.1.2. Vista Ficha Cliente:</w:t>
            </w:r>
            <w:r>
              <w:rPr>
                <w:noProof/>
                <w:webHidden/>
              </w:rPr>
              <w:tab/>
            </w:r>
            <w:r>
              <w:rPr>
                <w:noProof/>
                <w:webHidden/>
              </w:rPr>
              <w:fldChar w:fldCharType="begin"/>
            </w:r>
            <w:r>
              <w:rPr>
                <w:noProof/>
                <w:webHidden/>
              </w:rPr>
              <w:instrText xml:space="preserve"> PAGEREF _Toc232540712 \h </w:instrText>
            </w:r>
            <w:r>
              <w:rPr>
                <w:noProof/>
                <w:webHidden/>
              </w:rPr>
            </w:r>
            <w:r>
              <w:rPr>
                <w:noProof/>
                <w:webHidden/>
              </w:rPr>
              <w:fldChar w:fldCharType="separate"/>
            </w:r>
            <w:r>
              <w:rPr>
                <w:noProof/>
                <w:webHidden/>
              </w:rPr>
              <w:t>140</w:t>
            </w:r>
            <w:r>
              <w:rPr>
                <w:noProof/>
                <w:webHidden/>
              </w:rPr>
              <w:fldChar w:fldCharType="end"/>
            </w:r>
          </w:hyperlink>
        </w:p>
        <w:p w14:paraId="1180F378" w14:textId="2FA8C1BE" w:rsidR="00902089" w:rsidRDefault="00902089">
          <w:pPr>
            <w:pStyle w:val="TDC3"/>
            <w:tabs>
              <w:tab w:val="right" w:leader="dot" w:pos="9394"/>
            </w:tabs>
            <w:rPr>
              <w:noProof/>
              <w:kern w:val="2"/>
              <w:szCs w:val="24"/>
              <w14:ligatures w14:val="standardContextual"/>
            </w:rPr>
          </w:pPr>
          <w:hyperlink w:anchor="_Toc232540713" w:history="1">
            <w:r w:rsidRPr="00B54072">
              <w:rPr>
                <w:rStyle w:val="Hipervnculo"/>
                <w:noProof/>
              </w:rPr>
              <w:t>7.1.3. Vista Armar Cotización:</w:t>
            </w:r>
            <w:r>
              <w:rPr>
                <w:noProof/>
                <w:webHidden/>
              </w:rPr>
              <w:tab/>
            </w:r>
            <w:r>
              <w:rPr>
                <w:noProof/>
                <w:webHidden/>
              </w:rPr>
              <w:fldChar w:fldCharType="begin"/>
            </w:r>
            <w:r>
              <w:rPr>
                <w:noProof/>
                <w:webHidden/>
              </w:rPr>
              <w:instrText xml:space="preserve"> PAGEREF _Toc232540713 \h </w:instrText>
            </w:r>
            <w:r>
              <w:rPr>
                <w:noProof/>
                <w:webHidden/>
              </w:rPr>
            </w:r>
            <w:r>
              <w:rPr>
                <w:noProof/>
                <w:webHidden/>
              </w:rPr>
              <w:fldChar w:fldCharType="separate"/>
            </w:r>
            <w:r>
              <w:rPr>
                <w:noProof/>
                <w:webHidden/>
              </w:rPr>
              <w:t>140</w:t>
            </w:r>
            <w:r>
              <w:rPr>
                <w:noProof/>
                <w:webHidden/>
              </w:rPr>
              <w:fldChar w:fldCharType="end"/>
            </w:r>
          </w:hyperlink>
        </w:p>
        <w:p w14:paraId="1B09000A" w14:textId="1C286528" w:rsidR="00902089" w:rsidRDefault="00902089">
          <w:pPr>
            <w:pStyle w:val="TDC3"/>
            <w:tabs>
              <w:tab w:val="right" w:leader="dot" w:pos="9394"/>
            </w:tabs>
            <w:rPr>
              <w:noProof/>
              <w:kern w:val="2"/>
              <w:szCs w:val="24"/>
              <w14:ligatures w14:val="standardContextual"/>
            </w:rPr>
          </w:pPr>
          <w:hyperlink w:anchor="_Toc232540714" w:history="1">
            <w:r w:rsidRPr="00B54072">
              <w:rPr>
                <w:rStyle w:val="Hipervnculo"/>
                <w:noProof/>
              </w:rPr>
              <w:t>7.1.4. Vista Gestión Aprobación:</w:t>
            </w:r>
            <w:r>
              <w:rPr>
                <w:noProof/>
                <w:webHidden/>
              </w:rPr>
              <w:tab/>
            </w:r>
            <w:r>
              <w:rPr>
                <w:noProof/>
                <w:webHidden/>
              </w:rPr>
              <w:fldChar w:fldCharType="begin"/>
            </w:r>
            <w:r>
              <w:rPr>
                <w:noProof/>
                <w:webHidden/>
              </w:rPr>
              <w:instrText xml:space="preserve"> PAGEREF _Toc232540714 \h </w:instrText>
            </w:r>
            <w:r>
              <w:rPr>
                <w:noProof/>
                <w:webHidden/>
              </w:rPr>
            </w:r>
            <w:r>
              <w:rPr>
                <w:noProof/>
                <w:webHidden/>
              </w:rPr>
              <w:fldChar w:fldCharType="separate"/>
            </w:r>
            <w:r>
              <w:rPr>
                <w:noProof/>
                <w:webHidden/>
              </w:rPr>
              <w:t>140</w:t>
            </w:r>
            <w:r>
              <w:rPr>
                <w:noProof/>
                <w:webHidden/>
              </w:rPr>
              <w:fldChar w:fldCharType="end"/>
            </w:r>
          </w:hyperlink>
        </w:p>
        <w:p w14:paraId="43533103" w14:textId="053D9F58" w:rsidR="00902089" w:rsidRDefault="00902089">
          <w:pPr>
            <w:pStyle w:val="TDC3"/>
            <w:tabs>
              <w:tab w:val="right" w:leader="dot" w:pos="9394"/>
            </w:tabs>
            <w:rPr>
              <w:noProof/>
              <w:kern w:val="2"/>
              <w:szCs w:val="24"/>
              <w14:ligatures w14:val="standardContextual"/>
            </w:rPr>
          </w:pPr>
          <w:hyperlink w:anchor="_Toc232540715" w:history="1">
            <w:r w:rsidRPr="00B54072">
              <w:rPr>
                <w:rStyle w:val="Hipervnculo"/>
                <w:noProof/>
              </w:rPr>
              <w:t>7.1.5. Vista Nueva Venta Directa</w:t>
            </w:r>
            <w:r>
              <w:rPr>
                <w:noProof/>
                <w:webHidden/>
              </w:rPr>
              <w:tab/>
            </w:r>
            <w:r>
              <w:rPr>
                <w:noProof/>
                <w:webHidden/>
              </w:rPr>
              <w:fldChar w:fldCharType="begin"/>
            </w:r>
            <w:r>
              <w:rPr>
                <w:noProof/>
                <w:webHidden/>
              </w:rPr>
              <w:instrText xml:space="preserve"> PAGEREF _Toc232540715 \h </w:instrText>
            </w:r>
            <w:r>
              <w:rPr>
                <w:noProof/>
                <w:webHidden/>
              </w:rPr>
            </w:r>
            <w:r>
              <w:rPr>
                <w:noProof/>
                <w:webHidden/>
              </w:rPr>
              <w:fldChar w:fldCharType="separate"/>
            </w:r>
            <w:r>
              <w:rPr>
                <w:noProof/>
                <w:webHidden/>
              </w:rPr>
              <w:t>140</w:t>
            </w:r>
            <w:r>
              <w:rPr>
                <w:noProof/>
                <w:webHidden/>
              </w:rPr>
              <w:fldChar w:fldCharType="end"/>
            </w:r>
          </w:hyperlink>
        </w:p>
        <w:p w14:paraId="698C0E76" w14:textId="087AAF66" w:rsidR="00902089" w:rsidRDefault="00902089">
          <w:pPr>
            <w:pStyle w:val="TDC3"/>
            <w:tabs>
              <w:tab w:val="right" w:leader="dot" w:pos="9394"/>
            </w:tabs>
            <w:rPr>
              <w:noProof/>
              <w:kern w:val="2"/>
              <w:szCs w:val="24"/>
              <w14:ligatures w14:val="standardContextual"/>
            </w:rPr>
          </w:pPr>
          <w:hyperlink w:anchor="_Toc232540716" w:history="1">
            <w:r w:rsidRPr="00B54072">
              <w:rPr>
                <w:rStyle w:val="Hipervnculo"/>
                <w:noProof/>
              </w:rPr>
              <w:t>7.1.6. Vista Ingreso de Descuento:</w:t>
            </w:r>
            <w:r>
              <w:rPr>
                <w:noProof/>
                <w:webHidden/>
              </w:rPr>
              <w:tab/>
            </w:r>
            <w:r>
              <w:rPr>
                <w:noProof/>
                <w:webHidden/>
              </w:rPr>
              <w:fldChar w:fldCharType="begin"/>
            </w:r>
            <w:r>
              <w:rPr>
                <w:noProof/>
                <w:webHidden/>
              </w:rPr>
              <w:instrText xml:space="preserve"> PAGEREF _Toc232540716 \h </w:instrText>
            </w:r>
            <w:r>
              <w:rPr>
                <w:noProof/>
                <w:webHidden/>
              </w:rPr>
            </w:r>
            <w:r>
              <w:rPr>
                <w:noProof/>
                <w:webHidden/>
              </w:rPr>
              <w:fldChar w:fldCharType="separate"/>
            </w:r>
            <w:r>
              <w:rPr>
                <w:noProof/>
                <w:webHidden/>
              </w:rPr>
              <w:t>140</w:t>
            </w:r>
            <w:r>
              <w:rPr>
                <w:noProof/>
                <w:webHidden/>
              </w:rPr>
              <w:fldChar w:fldCharType="end"/>
            </w:r>
          </w:hyperlink>
        </w:p>
        <w:p w14:paraId="3D13C4EC" w14:textId="69BB54BF" w:rsidR="00902089" w:rsidRDefault="00902089">
          <w:pPr>
            <w:pStyle w:val="TDC3"/>
            <w:tabs>
              <w:tab w:val="right" w:leader="dot" w:pos="9394"/>
            </w:tabs>
            <w:rPr>
              <w:noProof/>
              <w:kern w:val="2"/>
              <w:szCs w:val="24"/>
              <w14:ligatures w14:val="standardContextual"/>
            </w:rPr>
          </w:pPr>
          <w:hyperlink w:anchor="_Toc232540717" w:history="1">
            <w:r w:rsidRPr="00B54072">
              <w:rPr>
                <w:rStyle w:val="Hipervnculo"/>
                <w:noProof/>
              </w:rPr>
              <w:t>7.1.7. Vista Confirmar Anulación:</w:t>
            </w:r>
            <w:r>
              <w:rPr>
                <w:noProof/>
                <w:webHidden/>
              </w:rPr>
              <w:tab/>
            </w:r>
            <w:r>
              <w:rPr>
                <w:noProof/>
                <w:webHidden/>
              </w:rPr>
              <w:fldChar w:fldCharType="begin"/>
            </w:r>
            <w:r>
              <w:rPr>
                <w:noProof/>
                <w:webHidden/>
              </w:rPr>
              <w:instrText xml:space="preserve"> PAGEREF _Toc232540717 \h </w:instrText>
            </w:r>
            <w:r>
              <w:rPr>
                <w:noProof/>
                <w:webHidden/>
              </w:rPr>
            </w:r>
            <w:r>
              <w:rPr>
                <w:noProof/>
                <w:webHidden/>
              </w:rPr>
              <w:fldChar w:fldCharType="separate"/>
            </w:r>
            <w:r>
              <w:rPr>
                <w:noProof/>
                <w:webHidden/>
              </w:rPr>
              <w:t>141</w:t>
            </w:r>
            <w:r>
              <w:rPr>
                <w:noProof/>
                <w:webHidden/>
              </w:rPr>
              <w:fldChar w:fldCharType="end"/>
            </w:r>
          </w:hyperlink>
        </w:p>
        <w:p w14:paraId="3A765578" w14:textId="219F446E" w:rsidR="00902089" w:rsidRDefault="00902089">
          <w:pPr>
            <w:pStyle w:val="TDC1"/>
            <w:tabs>
              <w:tab w:val="left" w:pos="480"/>
              <w:tab w:val="right" w:leader="dot" w:pos="9394"/>
            </w:tabs>
            <w:rPr>
              <w:noProof/>
              <w:kern w:val="2"/>
              <w:szCs w:val="24"/>
              <w14:ligatures w14:val="standardContextual"/>
            </w:rPr>
          </w:pPr>
          <w:hyperlink w:anchor="_Toc232540718" w:history="1">
            <w:r w:rsidRPr="00B54072">
              <w:rPr>
                <w:rStyle w:val="Hipervnculo"/>
                <w:noProof/>
              </w:rPr>
              <w:t>8.</w:t>
            </w:r>
            <w:r>
              <w:rPr>
                <w:noProof/>
                <w:kern w:val="2"/>
                <w:szCs w:val="24"/>
                <w14:ligatures w14:val="standardContextual"/>
              </w:rPr>
              <w:tab/>
            </w:r>
            <w:r w:rsidRPr="00B54072">
              <w:rPr>
                <w:rStyle w:val="Hipervnculo"/>
                <w:noProof/>
              </w:rPr>
              <w:t>Retrospectiva</w:t>
            </w:r>
            <w:r>
              <w:rPr>
                <w:noProof/>
                <w:webHidden/>
              </w:rPr>
              <w:tab/>
            </w:r>
            <w:r>
              <w:rPr>
                <w:noProof/>
                <w:webHidden/>
              </w:rPr>
              <w:fldChar w:fldCharType="begin"/>
            </w:r>
            <w:r>
              <w:rPr>
                <w:noProof/>
                <w:webHidden/>
              </w:rPr>
              <w:instrText xml:space="preserve"> PAGEREF _Toc232540718 \h </w:instrText>
            </w:r>
            <w:r>
              <w:rPr>
                <w:noProof/>
                <w:webHidden/>
              </w:rPr>
            </w:r>
            <w:r>
              <w:rPr>
                <w:noProof/>
                <w:webHidden/>
              </w:rPr>
              <w:fldChar w:fldCharType="separate"/>
            </w:r>
            <w:r>
              <w:rPr>
                <w:noProof/>
                <w:webHidden/>
              </w:rPr>
              <w:t>158</w:t>
            </w:r>
            <w:r>
              <w:rPr>
                <w:noProof/>
                <w:webHidden/>
              </w:rPr>
              <w:fldChar w:fldCharType="end"/>
            </w:r>
          </w:hyperlink>
        </w:p>
        <w:p w14:paraId="68B9BE39" w14:textId="02DABB61" w:rsidR="00902089" w:rsidRDefault="00902089">
          <w:pPr>
            <w:pStyle w:val="TDC2"/>
            <w:tabs>
              <w:tab w:val="right" w:leader="dot" w:pos="9394"/>
            </w:tabs>
            <w:rPr>
              <w:noProof/>
              <w:kern w:val="2"/>
              <w:szCs w:val="24"/>
              <w14:ligatures w14:val="standardContextual"/>
            </w:rPr>
          </w:pPr>
          <w:hyperlink w:anchor="_Toc232540719" w:history="1">
            <w:r w:rsidRPr="00B54072">
              <w:rPr>
                <w:rStyle w:val="Hipervnculo"/>
                <w:noProof/>
              </w:rPr>
              <w:t>8.1. Backlog</w:t>
            </w:r>
            <w:r>
              <w:rPr>
                <w:noProof/>
                <w:webHidden/>
              </w:rPr>
              <w:tab/>
            </w:r>
            <w:r>
              <w:rPr>
                <w:noProof/>
                <w:webHidden/>
              </w:rPr>
              <w:fldChar w:fldCharType="begin"/>
            </w:r>
            <w:r>
              <w:rPr>
                <w:noProof/>
                <w:webHidden/>
              </w:rPr>
              <w:instrText xml:space="preserve"> PAGEREF _Toc232540719 \h </w:instrText>
            </w:r>
            <w:r>
              <w:rPr>
                <w:noProof/>
                <w:webHidden/>
              </w:rPr>
            </w:r>
            <w:r>
              <w:rPr>
                <w:noProof/>
                <w:webHidden/>
              </w:rPr>
              <w:fldChar w:fldCharType="separate"/>
            </w:r>
            <w:r>
              <w:rPr>
                <w:noProof/>
                <w:webHidden/>
              </w:rPr>
              <w:t>158</w:t>
            </w:r>
            <w:r>
              <w:rPr>
                <w:noProof/>
                <w:webHidden/>
              </w:rPr>
              <w:fldChar w:fldCharType="end"/>
            </w:r>
          </w:hyperlink>
        </w:p>
        <w:p w14:paraId="38C3848C" w14:textId="3C2E6F43" w:rsidR="00902089" w:rsidRDefault="00902089">
          <w:pPr>
            <w:pStyle w:val="TDC2"/>
            <w:tabs>
              <w:tab w:val="left" w:pos="960"/>
              <w:tab w:val="right" w:leader="dot" w:pos="9394"/>
            </w:tabs>
            <w:rPr>
              <w:noProof/>
              <w:kern w:val="2"/>
              <w:szCs w:val="24"/>
              <w14:ligatures w14:val="standardContextual"/>
            </w:rPr>
          </w:pPr>
          <w:hyperlink w:anchor="_Toc232540720" w:history="1">
            <w:r w:rsidRPr="00B54072">
              <w:rPr>
                <w:rStyle w:val="Hipervnculo"/>
                <w:noProof/>
              </w:rPr>
              <w:t>8.1.</w:t>
            </w:r>
            <w:r>
              <w:rPr>
                <w:noProof/>
                <w:kern w:val="2"/>
                <w:szCs w:val="24"/>
                <w14:ligatures w14:val="standardContextual"/>
              </w:rPr>
              <w:tab/>
            </w:r>
            <w:r w:rsidRPr="00B54072">
              <w:rPr>
                <w:rStyle w:val="Hipervnculo"/>
                <w:noProof/>
              </w:rPr>
              <w:t>Gráfico Burn-Up</w:t>
            </w:r>
            <w:r>
              <w:rPr>
                <w:noProof/>
                <w:webHidden/>
              </w:rPr>
              <w:tab/>
            </w:r>
            <w:r>
              <w:rPr>
                <w:noProof/>
                <w:webHidden/>
              </w:rPr>
              <w:fldChar w:fldCharType="begin"/>
            </w:r>
            <w:r>
              <w:rPr>
                <w:noProof/>
                <w:webHidden/>
              </w:rPr>
              <w:instrText xml:space="preserve"> PAGEREF _Toc232540720 \h </w:instrText>
            </w:r>
            <w:r>
              <w:rPr>
                <w:noProof/>
                <w:webHidden/>
              </w:rPr>
            </w:r>
            <w:r>
              <w:rPr>
                <w:noProof/>
                <w:webHidden/>
              </w:rPr>
              <w:fldChar w:fldCharType="separate"/>
            </w:r>
            <w:r>
              <w:rPr>
                <w:noProof/>
                <w:webHidden/>
              </w:rPr>
              <w:t>160</w:t>
            </w:r>
            <w:r>
              <w:rPr>
                <w:noProof/>
                <w:webHidden/>
              </w:rPr>
              <w:fldChar w:fldCharType="end"/>
            </w:r>
          </w:hyperlink>
        </w:p>
        <w:p w14:paraId="3FC0C1A8" w14:textId="2F7FAA16" w:rsidR="00902089" w:rsidRDefault="00902089">
          <w:pPr>
            <w:pStyle w:val="TDC2"/>
            <w:tabs>
              <w:tab w:val="right" w:leader="dot" w:pos="9394"/>
            </w:tabs>
            <w:rPr>
              <w:noProof/>
              <w:kern w:val="2"/>
              <w:szCs w:val="24"/>
              <w14:ligatures w14:val="standardContextual"/>
            </w:rPr>
          </w:pPr>
          <w:hyperlink w:anchor="_Toc232540721" w:history="1">
            <w:r w:rsidRPr="00B54072">
              <w:rPr>
                <w:rStyle w:val="Hipervnculo"/>
                <w:noProof/>
              </w:rPr>
              <w:t>8.3. Gráfico Burn-Down</w:t>
            </w:r>
            <w:r>
              <w:rPr>
                <w:noProof/>
                <w:webHidden/>
              </w:rPr>
              <w:tab/>
            </w:r>
            <w:r>
              <w:rPr>
                <w:noProof/>
                <w:webHidden/>
              </w:rPr>
              <w:fldChar w:fldCharType="begin"/>
            </w:r>
            <w:r>
              <w:rPr>
                <w:noProof/>
                <w:webHidden/>
              </w:rPr>
              <w:instrText xml:space="preserve"> PAGEREF _Toc232540721 \h </w:instrText>
            </w:r>
            <w:r>
              <w:rPr>
                <w:noProof/>
                <w:webHidden/>
              </w:rPr>
            </w:r>
            <w:r>
              <w:rPr>
                <w:noProof/>
                <w:webHidden/>
              </w:rPr>
              <w:fldChar w:fldCharType="separate"/>
            </w:r>
            <w:r>
              <w:rPr>
                <w:noProof/>
                <w:webHidden/>
              </w:rPr>
              <w:t>161</w:t>
            </w:r>
            <w:r>
              <w:rPr>
                <w:noProof/>
                <w:webHidden/>
              </w:rPr>
              <w:fldChar w:fldCharType="end"/>
            </w:r>
          </w:hyperlink>
        </w:p>
        <w:p w14:paraId="60D218DB" w14:textId="346F68C5" w:rsidR="00902089" w:rsidRDefault="00902089">
          <w:pPr>
            <w:pStyle w:val="TDC1"/>
            <w:tabs>
              <w:tab w:val="left" w:pos="480"/>
              <w:tab w:val="right" w:leader="dot" w:pos="9394"/>
            </w:tabs>
            <w:rPr>
              <w:noProof/>
              <w:kern w:val="2"/>
              <w:szCs w:val="24"/>
              <w14:ligatures w14:val="standardContextual"/>
            </w:rPr>
          </w:pPr>
          <w:hyperlink w:anchor="_Toc232540722" w:history="1">
            <w:r w:rsidRPr="00B54072">
              <w:rPr>
                <w:rStyle w:val="Hipervnculo"/>
                <w:noProof/>
              </w:rPr>
              <w:t>9.</w:t>
            </w:r>
            <w:r>
              <w:rPr>
                <w:noProof/>
                <w:kern w:val="2"/>
                <w:szCs w:val="24"/>
                <w14:ligatures w14:val="standardContextual"/>
              </w:rPr>
              <w:tab/>
            </w:r>
            <w:r w:rsidRPr="00B54072">
              <w:rPr>
                <w:rStyle w:val="Hipervnculo"/>
                <w:noProof/>
              </w:rPr>
              <w:t>Anexos</w:t>
            </w:r>
            <w:r>
              <w:rPr>
                <w:noProof/>
                <w:webHidden/>
              </w:rPr>
              <w:tab/>
            </w:r>
            <w:r>
              <w:rPr>
                <w:noProof/>
                <w:webHidden/>
              </w:rPr>
              <w:fldChar w:fldCharType="begin"/>
            </w:r>
            <w:r>
              <w:rPr>
                <w:noProof/>
                <w:webHidden/>
              </w:rPr>
              <w:instrText xml:space="preserve"> PAGEREF _Toc232540722 \h </w:instrText>
            </w:r>
            <w:r>
              <w:rPr>
                <w:noProof/>
                <w:webHidden/>
              </w:rPr>
            </w:r>
            <w:r>
              <w:rPr>
                <w:noProof/>
                <w:webHidden/>
              </w:rPr>
              <w:fldChar w:fldCharType="separate"/>
            </w:r>
            <w:r>
              <w:rPr>
                <w:noProof/>
                <w:webHidden/>
              </w:rPr>
              <w:t>162</w:t>
            </w:r>
            <w:r>
              <w:rPr>
                <w:noProof/>
                <w:webHidden/>
              </w:rPr>
              <w:fldChar w:fldCharType="end"/>
            </w:r>
          </w:hyperlink>
        </w:p>
        <w:p w14:paraId="771066B1" w14:textId="47CFE776" w:rsidR="00902089" w:rsidRDefault="00902089">
          <w:pPr>
            <w:pStyle w:val="TDC2"/>
            <w:tabs>
              <w:tab w:val="left" w:pos="960"/>
              <w:tab w:val="right" w:leader="dot" w:pos="9394"/>
            </w:tabs>
            <w:rPr>
              <w:noProof/>
              <w:kern w:val="2"/>
              <w:szCs w:val="24"/>
              <w14:ligatures w14:val="standardContextual"/>
            </w:rPr>
          </w:pPr>
          <w:hyperlink w:anchor="_Toc232540723" w:history="1">
            <w:r w:rsidRPr="00B54072">
              <w:rPr>
                <w:rStyle w:val="Hipervnculo"/>
                <w:noProof/>
              </w:rPr>
              <w:t>9.1.</w:t>
            </w:r>
            <w:r>
              <w:rPr>
                <w:noProof/>
                <w:kern w:val="2"/>
                <w:szCs w:val="24"/>
                <w14:ligatures w14:val="standardContextual"/>
              </w:rPr>
              <w:tab/>
            </w:r>
            <w:r w:rsidRPr="00B54072">
              <w:rPr>
                <w:rStyle w:val="Hipervnculo"/>
                <w:noProof/>
              </w:rPr>
              <w:t>Proceso creación Base de Datos</w:t>
            </w:r>
            <w:r>
              <w:rPr>
                <w:noProof/>
                <w:webHidden/>
              </w:rPr>
              <w:tab/>
            </w:r>
            <w:r>
              <w:rPr>
                <w:noProof/>
                <w:webHidden/>
              </w:rPr>
              <w:fldChar w:fldCharType="begin"/>
            </w:r>
            <w:r>
              <w:rPr>
                <w:noProof/>
                <w:webHidden/>
              </w:rPr>
              <w:instrText xml:space="preserve"> PAGEREF _Toc232540723 \h </w:instrText>
            </w:r>
            <w:r>
              <w:rPr>
                <w:noProof/>
                <w:webHidden/>
              </w:rPr>
            </w:r>
            <w:r>
              <w:rPr>
                <w:noProof/>
                <w:webHidden/>
              </w:rPr>
              <w:fldChar w:fldCharType="separate"/>
            </w:r>
            <w:r>
              <w:rPr>
                <w:noProof/>
                <w:webHidden/>
              </w:rPr>
              <w:t>162</w:t>
            </w:r>
            <w:r>
              <w:rPr>
                <w:noProof/>
                <w:webHidden/>
              </w:rPr>
              <w:fldChar w:fldCharType="end"/>
            </w:r>
          </w:hyperlink>
        </w:p>
        <w:p w14:paraId="4B408C09" w14:textId="3564E1DE" w:rsidR="00902089" w:rsidRDefault="00902089">
          <w:pPr>
            <w:pStyle w:val="TDC3"/>
            <w:tabs>
              <w:tab w:val="right" w:leader="dot" w:pos="9394"/>
            </w:tabs>
            <w:rPr>
              <w:noProof/>
              <w:kern w:val="2"/>
              <w:szCs w:val="24"/>
              <w14:ligatures w14:val="standardContextual"/>
            </w:rPr>
          </w:pPr>
          <w:hyperlink w:anchor="_Toc232540724" w:history="1">
            <w:r w:rsidRPr="00B54072">
              <w:rPr>
                <w:rStyle w:val="Hipervnculo"/>
                <w:noProof/>
              </w:rPr>
              <w:t>9.2.1. Reglas de negocio</w:t>
            </w:r>
            <w:r>
              <w:rPr>
                <w:noProof/>
                <w:webHidden/>
              </w:rPr>
              <w:tab/>
            </w:r>
            <w:r>
              <w:rPr>
                <w:noProof/>
                <w:webHidden/>
              </w:rPr>
              <w:fldChar w:fldCharType="begin"/>
            </w:r>
            <w:r>
              <w:rPr>
                <w:noProof/>
                <w:webHidden/>
              </w:rPr>
              <w:instrText xml:space="preserve"> PAGEREF _Toc232540724 \h </w:instrText>
            </w:r>
            <w:r>
              <w:rPr>
                <w:noProof/>
                <w:webHidden/>
              </w:rPr>
            </w:r>
            <w:r>
              <w:rPr>
                <w:noProof/>
                <w:webHidden/>
              </w:rPr>
              <w:fldChar w:fldCharType="separate"/>
            </w:r>
            <w:r>
              <w:rPr>
                <w:noProof/>
                <w:webHidden/>
              </w:rPr>
              <w:t>162</w:t>
            </w:r>
            <w:r>
              <w:rPr>
                <w:noProof/>
                <w:webHidden/>
              </w:rPr>
              <w:fldChar w:fldCharType="end"/>
            </w:r>
          </w:hyperlink>
        </w:p>
        <w:p w14:paraId="0649194D" w14:textId="17AC0756" w:rsidR="00902089" w:rsidRDefault="00902089">
          <w:pPr>
            <w:pStyle w:val="TDC3"/>
            <w:tabs>
              <w:tab w:val="right" w:leader="dot" w:pos="9394"/>
            </w:tabs>
            <w:rPr>
              <w:noProof/>
              <w:kern w:val="2"/>
              <w:szCs w:val="24"/>
              <w14:ligatures w14:val="standardContextual"/>
            </w:rPr>
          </w:pPr>
          <w:hyperlink w:anchor="_Toc232540725" w:history="1">
            <w:r w:rsidRPr="00B54072">
              <w:rPr>
                <w:rStyle w:val="Hipervnculo"/>
                <w:noProof/>
              </w:rPr>
              <w:t>9.1.2. MERE</w:t>
            </w:r>
            <w:r>
              <w:rPr>
                <w:noProof/>
                <w:webHidden/>
              </w:rPr>
              <w:tab/>
            </w:r>
            <w:r>
              <w:rPr>
                <w:noProof/>
                <w:webHidden/>
              </w:rPr>
              <w:fldChar w:fldCharType="begin"/>
            </w:r>
            <w:r>
              <w:rPr>
                <w:noProof/>
                <w:webHidden/>
              </w:rPr>
              <w:instrText xml:space="preserve"> PAGEREF _Toc232540725 \h </w:instrText>
            </w:r>
            <w:r>
              <w:rPr>
                <w:noProof/>
                <w:webHidden/>
              </w:rPr>
            </w:r>
            <w:r>
              <w:rPr>
                <w:noProof/>
                <w:webHidden/>
              </w:rPr>
              <w:fldChar w:fldCharType="separate"/>
            </w:r>
            <w:r>
              <w:rPr>
                <w:noProof/>
                <w:webHidden/>
              </w:rPr>
              <w:t>165</w:t>
            </w:r>
            <w:r>
              <w:rPr>
                <w:noProof/>
                <w:webHidden/>
              </w:rPr>
              <w:fldChar w:fldCharType="end"/>
            </w:r>
          </w:hyperlink>
        </w:p>
        <w:p w14:paraId="3D5C6542" w14:textId="11E2CB46" w:rsidR="00902089" w:rsidRDefault="00902089">
          <w:pPr>
            <w:pStyle w:val="TDC3"/>
            <w:tabs>
              <w:tab w:val="right" w:leader="dot" w:pos="9394"/>
            </w:tabs>
            <w:rPr>
              <w:noProof/>
              <w:kern w:val="2"/>
              <w:szCs w:val="24"/>
              <w14:ligatures w14:val="standardContextual"/>
            </w:rPr>
          </w:pPr>
          <w:hyperlink w:anchor="_Toc232540726" w:history="1">
            <w:r w:rsidRPr="00B54072">
              <w:rPr>
                <w:rStyle w:val="Hipervnculo"/>
                <w:noProof/>
              </w:rPr>
              <w:t>9.1.3.  Modelo relacional preliminar</w:t>
            </w:r>
            <w:r>
              <w:rPr>
                <w:noProof/>
                <w:webHidden/>
              </w:rPr>
              <w:tab/>
            </w:r>
            <w:r>
              <w:rPr>
                <w:noProof/>
                <w:webHidden/>
              </w:rPr>
              <w:fldChar w:fldCharType="begin"/>
            </w:r>
            <w:r>
              <w:rPr>
                <w:noProof/>
                <w:webHidden/>
              </w:rPr>
              <w:instrText xml:space="preserve"> PAGEREF _Toc232540726 \h </w:instrText>
            </w:r>
            <w:r>
              <w:rPr>
                <w:noProof/>
                <w:webHidden/>
              </w:rPr>
            </w:r>
            <w:r>
              <w:rPr>
                <w:noProof/>
                <w:webHidden/>
              </w:rPr>
              <w:fldChar w:fldCharType="separate"/>
            </w:r>
            <w:r>
              <w:rPr>
                <w:noProof/>
                <w:webHidden/>
              </w:rPr>
              <w:t>167</w:t>
            </w:r>
            <w:r>
              <w:rPr>
                <w:noProof/>
                <w:webHidden/>
              </w:rPr>
              <w:fldChar w:fldCharType="end"/>
            </w:r>
          </w:hyperlink>
        </w:p>
        <w:p w14:paraId="1CA556FE" w14:textId="569D8712" w:rsidR="00902089" w:rsidRDefault="00902089">
          <w:pPr>
            <w:pStyle w:val="TDC3"/>
            <w:tabs>
              <w:tab w:val="right" w:leader="dot" w:pos="9394"/>
            </w:tabs>
            <w:rPr>
              <w:noProof/>
              <w:kern w:val="2"/>
              <w:szCs w:val="24"/>
              <w14:ligatures w14:val="standardContextual"/>
            </w:rPr>
          </w:pPr>
          <w:hyperlink w:anchor="_Toc232540727" w:history="1">
            <w:r w:rsidRPr="00B54072">
              <w:rPr>
                <w:rStyle w:val="Hipervnculo"/>
                <w:noProof/>
              </w:rPr>
              <w:t>9.1.4. Primera Forma Normal</w:t>
            </w:r>
            <w:r>
              <w:rPr>
                <w:noProof/>
                <w:webHidden/>
              </w:rPr>
              <w:tab/>
            </w:r>
            <w:r>
              <w:rPr>
                <w:noProof/>
                <w:webHidden/>
              </w:rPr>
              <w:fldChar w:fldCharType="begin"/>
            </w:r>
            <w:r>
              <w:rPr>
                <w:noProof/>
                <w:webHidden/>
              </w:rPr>
              <w:instrText xml:space="preserve"> PAGEREF _Toc232540727 \h </w:instrText>
            </w:r>
            <w:r>
              <w:rPr>
                <w:noProof/>
                <w:webHidden/>
              </w:rPr>
            </w:r>
            <w:r>
              <w:rPr>
                <w:noProof/>
                <w:webHidden/>
              </w:rPr>
              <w:fldChar w:fldCharType="separate"/>
            </w:r>
            <w:r>
              <w:rPr>
                <w:noProof/>
                <w:webHidden/>
              </w:rPr>
              <w:t>177</w:t>
            </w:r>
            <w:r>
              <w:rPr>
                <w:noProof/>
                <w:webHidden/>
              </w:rPr>
              <w:fldChar w:fldCharType="end"/>
            </w:r>
          </w:hyperlink>
        </w:p>
        <w:p w14:paraId="0E0702BA" w14:textId="44FD4042" w:rsidR="00902089" w:rsidRDefault="00902089">
          <w:pPr>
            <w:pStyle w:val="TDC3"/>
            <w:tabs>
              <w:tab w:val="right" w:leader="dot" w:pos="9394"/>
            </w:tabs>
            <w:rPr>
              <w:noProof/>
              <w:kern w:val="2"/>
              <w:szCs w:val="24"/>
              <w14:ligatures w14:val="standardContextual"/>
            </w:rPr>
          </w:pPr>
          <w:hyperlink w:anchor="_Toc232540728" w:history="1">
            <w:r w:rsidRPr="00B54072">
              <w:rPr>
                <w:rStyle w:val="Hipervnculo"/>
                <w:noProof/>
              </w:rPr>
              <w:t>9.1.5.  Segunda Forma Normal</w:t>
            </w:r>
            <w:r>
              <w:rPr>
                <w:noProof/>
                <w:webHidden/>
              </w:rPr>
              <w:tab/>
            </w:r>
            <w:r>
              <w:rPr>
                <w:noProof/>
                <w:webHidden/>
              </w:rPr>
              <w:fldChar w:fldCharType="begin"/>
            </w:r>
            <w:r>
              <w:rPr>
                <w:noProof/>
                <w:webHidden/>
              </w:rPr>
              <w:instrText xml:space="preserve"> PAGEREF _Toc232540728 \h </w:instrText>
            </w:r>
            <w:r>
              <w:rPr>
                <w:noProof/>
                <w:webHidden/>
              </w:rPr>
            </w:r>
            <w:r>
              <w:rPr>
                <w:noProof/>
                <w:webHidden/>
              </w:rPr>
              <w:fldChar w:fldCharType="separate"/>
            </w:r>
            <w:r>
              <w:rPr>
                <w:noProof/>
                <w:webHidden/>
              </w:rPr>
              <w:t>188</w:t>
            </w:r>
            <w:r>
              <w:rPr>
                <w:noProof/>
                <w:webHidden/>
              </w:rPr>
              <w:fldChar w:fldCharType="end"/>
            </w:r>
          </w:hyperlink>
        </w:p>
        <w:p w14:paraId="3E0052BE" w14:textId="3332A804" w:rsidR="00902089" w:rsidRDefault="00902089">
          <w:pPr>
            <w:pStyle w:val="TDC3"/>
            <w:tabs>
              <w:tab w:val="right" w:leader="dot" w:pos="9394"/>
            </w:tabs>
            <w:rPr>
              <w:noProof/>
              <w:kern w:val="2"/>
              <w:szCs w:val="24"/>
              <w14:ligatures w14:val="standardContextual"/>
            </w:rPr>
          </w:pPr>
          <w:hyperlink w:anchor="_Toc232540729" w:history="1">
            <w:r w:rsidRPr="00B54072">
              <w:rPr>
                <w:rStyle w:val="Hipervnculo"/>
                <w:noProof/>
              </w:rPr>
              <w:t>9.1.6. Tercera Forma Normal</w:t>
            </w:r>
            <w:r>
              <w:rPr>
                <w:noProof/>
                <w:webHidden/>
              </w:rPr>
              <w:tab/>
            </w:r>
            <w:r>
              <w:rPr>
                <w:noProof/>
                <w:webHidden/>
              </w:rPr>
              <w:fldChar w:fldCharType="begin"/>
            </w:r>
            <w:r>
              <w:rPr>
                <w:noProof/>
                <w:webHidden/>
              </w:rPr>
              <w:instrText xml:space="preserve"> PAGEREF _Toc232540729 \h </w:instrText>
            </w:r>
            <w:r>
              <w:rPr>
                <w:noProof/>
                <w:webHidden/>
              </w:rPr>
            </w:r>
            <w:r>
              <w:rPr>
                <w:noProof/>
                <w:webHidden/>
              </w:rPr>
              <w:fldChar w:fldCharType="separate"/>
            </w:r>
            <w:r>
              <w:rPr>
                <w:noProof/>
                <w:webHidden/>
              </w:rPr>
              <w:t>196</w:t>
            </w:r>
            <w:r>
              <w:rPr>
                <w:noProof/>
                <w:webHidden/>
              </w:rPr>
              <w:fldChar w:fldCharType="end"/>
            </w:r>
          </w:hyperlink>
        </w:p>
        <w:p w14:paraId="2D730D34" w14:textId="5D7C0DB2" w:rsidR="00902089" w:rsidRDefault="00902089">
          <w:pPr>
            <w:pStyle w:val="TDC3"/>
            <w:tabs>
              <w:tab w:val="right" w:leader="dot" w:pos="9394"/>
            </w:tabs>
            <w:rPr>
              <w:noProof/>
              <w:kern w:val="2"/>
              <w:szCs w:val="24"/>
              <w14:ligatures w14:val="standardContextual"/>
            </w:rPr>
          </w:pPr>
          <w:hyperlink w:anchor="_Toc232540730" w:history="1">
            <w:r w:rsidRPr="00B54072">
              <w:rPr>
                <w:rStyle w:val="Hipervnculo"/>
                <w:noProof/>
              </w:rPr>
              <w:t>9.1.7. Modelo relacional final</w:t>
            </w:r>
            <w:r>
              <w:rPr>
                <w:noProof/>
                <w:webHidden/>
              </w:rPr>
              <w:tab/>
            </w:r>
            <w:r>
              <w:rPr>
                <w:noProof/>
                <w:webHidden/>
              </w:rPr>
              <w:fldChar w:fldCharType="begin"/>
            </w:r>
            <w:r>
              <w:rPr>
                <w:noProof/>
                <w:webHidden/>
              </w:rPr>
              <w:instrText xml:space="preserve"> PAGEREF _Toc232540730 \h </w:instrText>
            </w:r>
            <w:r>
              <w:rPr>
                <w:noProof/>
                <w:webHidden/>
              </w:rPr>
            </w:r>
            <w:r>
              <w:rPr>
                <w:noProof/>
                <w:webHidden/>
              </w:rPr>
              <w:fldChar w:fldCharType="separate"/>
            </w:r>
            <w:r>
              <w:rPr>
                <w:noProof/>
                <w:webHidden/>
              </w:rPr>
              <w:t>210</w:t>
            </w:r>
            <w:r>
              <w:rPr>
                <w:noProof/>
                <w:webHidden/>
              </w:rPr>
              <w:fldChar w:fldCharType="end"/>
            </w:r>
          </w:hyperlink>
        </w:p>
        <w:p w14:paraId="31CE56FD" w14:textId="05E90355" w:rsidR="00902089" w:rsidRDefault="00902089">
          <w:pPr>
            <w:pStyle w:val="TDC3"/>
            <w:tabs>
              <w:tab w:val="right" w:leader="dot" w:pos="9394"/>
            </w:tabs>
            <w:rPr>
              <w:noProof/>
              <w:kern w:val="2"/>
              <w:szCs w:val="24"/>
              <w14:ligatures w14:val="standardContextual"/>
            </w:rPr>
          </w:pPr>
          <w:hyperlink w:anchor="_Toc232540731" w:history="1">
            <w:r w:rsidRPr="00B54072">
              <w:rPr>
                <w:rStyle w:val="Hipervnculo"/>
                <w:noProof/>
              </w:rPr>
              <w:t>9.1.8. Modelo físico</w:t>
            </w:r>
            <w:r>
              <w:rPr>
                <w:noProof/>
                <w:webHidden/>
              </w:rPr>
              <w:tab/>
            </w:r>
            <w:r>
              <w:rPr>
                <w:noProof/>
                <w:webHidden/>
              </w:rPr>
              <w:fldChar w:fldCharType="begin"/>
            </w:r>
            <w:r>
              <w:rPr>
                <w:noProof/>
                <w:webHidden/>
              </w:rPr>
              <w:instrText xml:space="preserve"> PAGEREF _Toc232540731 \h </w:instrText>
            </w:r>
            <w:r>
              <w:rPr>
                <w:noProof/>
                <w:webHidden/>
              </w:rPr>
            </w:r>
            <w:r>
              <w:rPr>
                <w:noProof/>
                <w:webHidden/>
              </w:rPr>
              <w:fldChar w:fldCharType="separate"/>
            </w:r>
            <w:r>
              <w:rPr>
                <w:noProof/>
                <w:webHidden/>
              </w:rPr>
              <w:t>223</w:t>
            </w:r>
            <w:r>
              <w:rPr>
                <w:noProof/>
                <w:webHidden/>
              </w:rPr>
              <w:fldChar w:fldCharType="end"/>
            </w:r>
          </w:hyperlink>
        </w:p>
        <w:p w14:paraId="79AA3CD1" w14:textId="53EBEC3E" w:rsidR="00AE183F" w:rsidRDefault="00B1390F" w:rsidP="00AE183F">
          <w:pPr>
            <w:rPr>
              <w:b/>
              <w:bCs/>
              <w:noProof/>
            </w:rPr>
          </w:pPr>
          <w:r>
            <w:rPr>
              <w:b/>
              <w:bCs/>
              <w:noProof/>
            </w:rPr>
            <w:fldChar w:fldCharType="end"/>
          </w:r>
        </w:p>
      </w:sdtContent>
    </w:sdt>
    <w:p w14:paraId="61129466" w14:textId="77777777" w:rsidR="00CE760F" w:rsidRDefault="00CE760F" w:rsidP="00DD469F">
      <w:pPr>
        <w:keepNext/>
        <w:keepLines/>
        <w:pBdr>
          <w:top w:val="nil"/>
          <w:left w:val="nil"/>
          <w:bottom w:val="nil"/>
          <w:right w:val="nil"/>
          <w:between w:val="nil"/>
        </w:pBdr>
        <w:spacing w:before="320" w:after="40"/>
        <w:rPr>
          <w:b/>
          <w:bCs/>
          <w:smallCaps/>
          <w:sz w:val="28"/>
          <w:szCs w:val="28"/>
        </w:rPr>
      </w:pPr>
    </w:p>
    <w:p w14:paraId="10188BC9" w14:textId="77777777" w:rsidR="00CE760F" w:rsidRDefault="00CE760F" w:rsidP="00DD469F">
      <w:pPr>
        <w:keepNext/>
        <w:keepLines/>
        <w:pBdr>
          <w:top w:val="nil"/>
          <w:left w:val="nil"/>
          <w:bottom w:val="nil"/>
          <w:right w:val="nil"/>
          <w:between w:val="nil"/>
        </w:pBdr>
        <w:spacing w:before="320" w:after="40"/>
        <w:rPr>
          <w:b/>
          <w:bCs/>
          <w:smallCaps/>
          <w:sz w:val="28"/>
          <w:szCs w:val="28"/>
        </w:rPr>
      </w:pPr>
    </w:p>
    <w:p w14:paraId="4D8A321E" w14:textId="77777777" w:rsidR="00F14603" w:rsidRDefault="00F14603" w:rsidP="00DD469F">
      <w:pPr>
        <w:keepNext/>
        <w:keepLines/>
        <w:pBdr>
          <w:top w:val="nil"/>
          <w:left w:val="nil"/>
          <w:bottom w:val="nil"/>
          <w:right w:val="nil"/>
          <w:between w:val="nil"/>
        </w:pBdr>
        <w:spacing w:before="320" w:after="40"/>
        <w:rPr>
          <w:b/>
          <w:bCs/>
          <w:smallCaps/>
          <w:sz w:val="28"/>
          <w:szCs w:val="28"/>
        </w:rPr>
      </w:pPr>
    </w:p>
    <w:p w14:paraId="38CC2B86" w14:textId="77777777" w:rsidR="00F14603" w:rsidRDefault="00F14603" w:rsidP="00DD469F">
      <w:pPr>
        <w:keepNext/>
        <w:keepLines/>
        <w:pBdr>
          <w:top w:val="nil"/>
          <w:left w:val="nil"/>
          <w:bottom w:val="nil"/>
          <w:right w:val="nil"/>
          <w:between w:val="nil"/>
        </w:pBdr>
        <w:spacing w:before="320" w:after="40"/>
        <w:rPr>
          <w:b/>
          <w:bCs/>
          <w:smallCaps/>
          <w:sz w:val="28"/>
          <w:szCs w:val="28"/>
        </w:rPr>
      </w:pPr>
    </w:p>
    <w:p w14:paraId="4B2AB08E" w14:textId="368FE7FA" w:rsidR="00F14603" w:rsidRDefault="00F14603">
      <w:pPr>
        <w:pStyle w:val="Tabladeilustraciones"/>
        <w:tabs>
          <w:tab w:val="right" w:leader="dot" w:pos="9394"/>
        </w:tabs>
        <w:rPr>
          <w:b/>
          <w:bCs/>
          <w:smallCaps/>
          <w:color w:val="000000"/>
          <w:sz w:val="28"/>
          <w:szCs w:val="28"/>
        </w:rPr>
      </w:pPr>
    </w:p>
    <w:p w14:paraId="4FB8BED3" w14:textId="115C84C7" w:rsidR="00431A14" w:rsidRPr="00431A14" w:rsidRDefault="00431A14" w:rsidP="00431A14">
      <w:pPr>
        <w:keepNext/>
        <w:keepLines/>
        <w:pBdr>
          <w:top w:val="nil"/>
          <w:left w:val="nil"/>
          <w:bottom w:val="nil"/>
          <w:right w:val="nil"/>
          <w:between w:val="nil"/>
        </w:pBdr>
        <w:spacing w:before="320" w:after="40"/>
        <w:rPr>
          <w:b/>
          <w:bCs/>
          <w:smallCaps/>
          <w:sz w:val="28"/>
          <w:szCs w:val="28"/>
        </w:rPr>
      </w:pPr>
      <w:r w:rsidRPr="00AE183F">
        <w:rPr>
          <w:b/>
          <w:bCs/>
          <w:smallCaps/>
          <w:sz w:val="28"/>
          <w:szCs w:val="28"/>
        </w:rPr>
        <w:lastRenderedPageBreak/>
        <w:t>Índice de tablas</w:t>
      </w:r>
    </w:p>
    <w:p w14:paraId="4557F4E3" w14:textId="6430CDBA" w:rsidR="005303D2" w:rsidRPr="005303D2" w:rsidRDefault="005303D2" w:rsidP="005303D2">
      <w:pPr>
        <w:pStyle w:val="TDC1"/>
        <w:tabs>
          <w:tab w:val="left" w:pos="480"/>
          <w:tab w:val="right" w:leader="dot" w:pos="9394"/>
        </w:tabs>
        <w:rPr>
          <w:noProof/>
          <w:kern w:val="2"/>
          <w:szCs w:val="24"/>
          <w14:ligatures w14:val="standardContextual"/>
        </w:rPr>
      </w:pPr>
      <w:r w:rsidRPr="005303D2">
        <w:rPr>
          <w:noProof/>
        </w:rPr>
        <w:t>1.</w:t>
      </w:r>
      <w:r w:rsidRPr="005303D2">
        <w:rPr>
          <w:noProof/>
          <w:kern w:val="2"/>
          <w:szCs w:val="24"/>
          <w14:ligatures w14:val="standardContextual"/>
        </w:rPr>
        <w:tab/>
      </w:r>
      <w:r w:rsidRPr="005303D2">
        <w:rPr>
          <w:noProof/>
        </w:rPr>
        <w:t>Introducción</w:t>
      </w:r>
      <w:r>
        <w:rPr>
          <w:noProof/>
          <w:webHidden/>
        </w:rPr>
        <w:tab/>
      </w:r>
      <w:r>
        <w:rPr>
          <w:noProof/>
          <w:webHidden/>
        </w:rPr>
        <w:fldChar w:fldCharType="begin"/>
      </w:r>
      <w:r>
        <w:rPr>
          <w:noProof/>
          <w:webHidden/>
        </w:rPr>
        <w:instrText xml:space="preserve"> PAGEREF _Toc232540619 \h </w:instrText>
      </w:r>
      <w:r>
        <w:rPr>
          <w:noProof/>
          <w:webHidden/>
        </w:rPr>
      </w:r>
      <w:r>
        <w:rPr>
          <w:noProof/>
          <w:webHidden/>
        </w:rPr>
        <w:fldChar w:fldCharType="separate"/>
      </w:r>
      <w:r>
        <w:rPr>
          <w:noProof/>
          <w:webHidden/>
        </w:rPr>
        <w:t>10</w:t>
      </w:r>
      <w:r>
        <w:rPr>
          <w:noProof/>
          <w:webHidden/>
        </w:rPr>
        <w:fldChar w:fldCharType="end"/>
      </w:r>
    </w:p>
    <w:p w14:paraId="29F977C0" w14:textId="04CCF176" w:rsidR="00902089" w:rsidRDefault="00716F29">
      <w:pPr>
        <w:pStyle w:val="Tabladeilustraciones"/>
        <w:tabs>
          <w:tab w:val="right" w:leader="dot" w:pos="9394"/>
        </w:tabs>
        <w:rPr>
          <w:noProof/>
          <w:kern w:val="2"/>
          <w:szCs w:val="24"/>
          <w14:ligatures w14:val="standardContextual"/>
        </w:rPr>
      </w:pPr>
      <w:r w:rsidRPr="6F1D773C">
        <w:rPr>
          <w:b/>
          <w:bCs/>
          <w:smallCaps/>
          <w:color w:val="000000"/>
          <w:sz w:val="28"/>
          <w:szCs w:val="28"/>
        </w:rPr>
        <w:fldChar w:fldCharType="begin"/>
      </w:r>
      <w:r>
        <w:rPr>
          <w:b/>
          <w:bCs/>
          <w:smallCaps/>
          <w:color w:val="000000"/>
          <w:sz w:val="28"/>
          <w:szCs w:val="28"/>
        </w:rPr>
        <w:instrText xml:space="preserve"> TOC \h \z \c "Tabla" </w:instrText>
      </w:r>
      <w:r w:rsidRPr="6F1D773C">
        <w:rPr>
          <w:b/>
          <w:bCs/>
          <w:smallCaps/>
          <w:color w:val="000000"/>
          <w:sz w:val="28"/>
          <w:szCs w:val="28"/>
        </w:rPr>
        <w:fldChar w:fldCharType="separate"/>
      </w:r>
      <w:hyperlink w:anchor="_Toc232540732" w:history="1">
        <w:r w:rsidR="00902089" w:rsidRPr="00693EA1">
          <w:rPr>
            <w:rStyle w:val="Hipervnculo"/>
            <w:noProof/>
          </w:rPr>
          <w:t>Tabla 1.1 “Distribución de requerimientos funcionales por incremento”.</w:t>
        </w:r>
        <w:r w:rsidR="00902089">
          <w:rPr>
            <w:noProof/>
            <w:webHidden/>
          </w:rPr>
          <w:tab/>
        </w:r>
        <w:r w:rsidR="00902089">
          <w:rPr>
            <w:noProof/>
            <w:webHidden/>
          </w:rPr>
          <w:fldChar w:fldCharType="begin"/>
        </w:r>
        <w:r w:rsidR="00902089">
          <w:rPr>
            <w:noProof/>
            <w:webHidden/>
          </w:rPr>
          <w:instrText xml:space="preserve"> PAGEREF _Toc232540732 \h </w:instrText>
        </w:r>
        <w:r w:rsidR="00902089">
          <w:rPr>
            <w:noProof/>
            <w:webHidden/>
          </w:rPr>
        </w:r>
        <w:r w:rsidR="00902089">
          <w:rPr>
            <w:noProof/>
            <w:webHidden/>
          </w:rPr>
          <w:fldChar w:fldCharType="separate"/>
        </w:r>
        <w:r w:rsidR="00902089">
          <w:rPr>
            <w:noProof/>
            <w:webHidden/>
          </w:rPr>
          <w:t>11</w:t>
        </w:r>
        <w:r w:rsidR="00902089">
          <w:rPr>
            <w:noProof/>
            <w:webHidden/>
          </w:rPr>
          <w:fldChar w:fldCharType="end"/>
        </w:r>
      </w:hyperlink>
    </w:p>
    <w:p w14:paraId="6273CB4D" w14:textId="004D0A7D" w:rsidR="00902089" w:rsidRDefault="00902089">
      <w:pPr>
        <w:pStyle w:val="Tabladeilustraciones"/>
        <w:tabs>
          <w:tab w:val="right" w:leader="dot" w:pos="9394"/>
        </w:tabs>
        <w:rPr>
          <w:noProof/>
          <w:kern w:val="2"/>
          <w:szCs w:val="24"/>
          <w14:ligatures w14:val="standardContextual"/>
        </w:rPr>
      </w:pPr>
      <w:hyperlink w:anchor="_Toc232540733" w:history="1">
        <w:r w:rsidRPr="00693EA1">
          <w:rPr>
            <w:rStyle w:val="Hipervnculo"/>
            <w:noProof/>
          </w:rPr>
          <w:t>Tabla 1.2: “Tabla de Requerimientos Funcionales en UR bajo el estándar ESA correspondiente al módulo 1 de Requerimientos”.</w:t>
        </w:r>
        <w:r>
          <w:rPr>
            <w:noProof/>
            <w:webHidden/>
          </w:rPr>
          <w:tab/>
        </w:r>
        <w:r>
          <w:rPr>
            <w:noProof/>
            <w:webHidden/>
          </w:rPr>
          <w:fldChar w:fldCharType="begin"/>
        </w:r>
        <w:r>
          <w:rPr>
            <w:noProof/>
            <w:webHidden/>
          </w:rPr>
          <w:instrText xml:space="preserve"> PAGEREF _Toc232540733 \h </w:instrText>
        </w:r>
        <w:r>
          <w:rPr>
            <w:noProof/>
            <w:webHidden/>
          </w:rPr>
        </w:r>
        <w:r>
          <w:rPr>
            <w:noProof/>
            <w:webHidden/>
          </w:rPr>
          <w:fldChar w:fldCharType="separate"/>
        </w:r>
        <w:r>
          <w:rPr>
            <w:noProof/>
            <w:webHidden/>
          </w:rPr>
          <w:t>29</w:t>
        </w:r>
        <w:r>
          <w:rPr>
            <w:noProof/>
            <w:webHidden/>
          </w:rPr>
          <w:fldChar w:fldCharType="end"/>
        </w:r>
      </w:hyperlink>
    </w:p>
    <w:p w14:paraId="0F4B3EEA" w14:textId="302C0467" w:rsidR="00902089" w:rsidRDefault="00902089">
      <w:pPr>
        <w:pStyle w:val="Tabladeilustraciones"/>
        <w:tabs>
          <w:tab w:val="right" w:leader="dot" w:pos="9394"/>
        </w:tabs>
        <w:rPr>
          <w:noProof/>
          <w:kern w:val="2"/>
          <w:szCs w:val="24"/>
          <w14:ligatures w14:val="standardContextual"/>
        </w:rPr>
      </w:pPr>
      <w:hyperlink w:anchor="_Toc232540734" w:history="1">
        <w:r w:rsidRPr="00693EA1">
          <w:rPr>
            <w:rStyle w:val="Hipervnculo"/>
            <w:noProof/>
          </w:rPr>
          <w:t>Tabla 1.3: “Tabla de Requerimientos Funcionales en UR bajo el estándar ESA correspondiente al módulo 2 de Requerimientos”.</w:t>
        </w:r>
        <w:r>
          <w:rPr>
            <w:noProof/>
            <w:webHidden/>
          </w:rPr>
          <w:tab/>
        </w:r>
        <w:r>
          <w:rPr>
            <w:noProof/>
            <w:webHidden/>
          </w:rPr>
          <w:fldChar w:fldCharType="begin"/>
        </w:r>
        <w:r>
          <w:rPr>
            <w:noProof/>
            <w:webHidden/>
          </w:rPr>
          <w:instrText xml:space="preserve"> PAGEREF _Toc232540734 \h </w:instrText>
        </w:r>
        <w:r>
          <w:rPr>
            <w:noProof/>
            <w:webHidden/>
          </w:rPr>
        </w:r>
        <w:r>
          <w:rPr>
            <w:noProof/>
            <w:webHidden/>
          </w:rPr>
          <w:fldChar w:fldCharType="separate"/>
        </w:r>
        <w:r>
          <w:rPr>
            <w:noProof/>
            <w:webHidden/>
          </w:rPr>
          <w:t>30</w:t>
        </w:r>
        <w:r>
          <w:rPr>
            <w:noProof/>
            <w:webHidden/>
          </w:rPr>
          <w:fldChar w:fldCharType="end"/>
        </w:r>
      </w:hyperlink>
    </w:p>
    <w:p w14:paraId="54B946BC" w14:textId="71D67FC1" w:rsidR="00902089" w:rsidRDefault="00902089">
      <w:pPr>
        <w:pStyle w:val="Tabladeilustraciones"/>
        <w:tabs>
          <w:tab w:val="right" w:leader="dot" w:pos="9394"/>
        </w:tabs>
        <w:rPr>
          <w:noProof/>
          <w:kern w:val="2"/>
          <w:szCs w:val="24"/>
          <w14:ligatures w14:val="standardContextual"/>
        </w:rPr>
      </w:pPr>
      <w:hyperlink w:anchor="_Toc232540735" w:history="1">
        <w:r w:rsidRPr="00693EA1">
          <w:rPr>
            <w:rStyle w:val="Hipervnculo"/>
            <w:noProof/>
          </w:rPr>
          <w:t>Tabla 1.4: “Matriz Requerimientos vs Caso de Uso, comprende todos los Requerimientos funcionales del módulo 1”.</w:t>
        </w:r>
        <w:r>
          <w:rPr>
            <w:noProof/>
            <w:webHidden/>
          </w:rPr>
          <w:tab/>
        </w:r>
        <w:r>
          <w:rPr>
            <w:noProof/>
            <w:webHidden/>
          </w:rPr>
          <w:fldChar w:fldCharType="begin"/>
        </w:r>
        <w:r>
          <w:rPr>
            <w:noProof/>
            <w:webHidden/>
          </w:rPr>
          <w:instrText xml:space="preserve"> PAGEREF _Toc232540735 \h </w:instrText>
        </w:r>
        <w:r>
          <w:rPr>
            <w:noProof/>
            <w:webHidden/>
          </w:rPr>
        </w:r>
        <w:r>
          <w:rPr>
            <w:noProof/>
            <w:webHidden/>
          </w:rPr>
          <w:fldChar w:fldCharType="separate"/>
        </w:r>
        <w:r>
          <w:rPr>
            <w:noProof/>
            <w:webHidden/>
          </w:rPr>
          <w:t>79</w:t>
        </w:r>
        <w:r>
          <w:rPr>
            <w:noProof/>
            <w:webHidden/>
          </w:rPr>
          <w:fldChar w:fldCharType="end"/>
        </w:r>
      </w:hyperlink>
    </w:p>
    <w:p w14:paraId="62DB8F2F" w14:textId="2D974A0F" w:rsidR="00902089" w:rsidRDefault="00902089">
      <w:pPr>
        <w:pStyle w:val="Tabladeilustraciones"/>
        <w:tabs>
          <w:tab w:val="right" w:leader="dot" w:pos="9394"/>
        </w:tabs>
      </w:pPr>
      <w:hyperlink w:anchor="_Toc232540736" w:history="1">
        <w:r w:rsidRPr="00693EA1">
          <w:rPr>
            <w:rStyle w:val="Hipervnculo"/>
            <w:noProof/>
          </w:rPr>
          <w:t>Tabla 1.5: “Matriz Requerimientos vs Caso de Uso, comprende todos los Requerimientos funcionales del módulo 1”.</w:t>
        </w:r>
        <w:r>
          <w:rPr>
            <w:noProof/>
            <w:webHidden/>
          </w:rPr>
          <w:tab/>
        </w:r>
        <w:r>
          <w:rPr>
            <w:noProof/>
            <w:webHidden/>
          </w:rPr>
          <w:fldChar w:fldCharType="begin"/>
        </w:r>
        <w:r>
          <w:rPr>
            <w:noProof/>
            <w:webHidden/>
          </w:rPr>
          <w:instrText xml:space="preserve"> PAGEREF _Toc232540736 \h </w:instrText>
        </w:r>
        <w:r>
          <w:rPr>
            <w:noProof/>
            <w:webHidden/>
          </w:rPr>
        </w:r>
        <w:r>
          <w:rPr>
            <w:noProof/>
            <w:webHidden/>
          </w:rPr>
          <w:fldChar w:fldCharType="separate"/>
        </w:r>
        <w:r>
          <w:rPr>
            <w:noProof/>
            <w:webHidden/>
          </w:rPr>
          <w:t>79</w:t>
        </w:r>
        <w:r>
          <w:rPr>
            <w:noProof/>
            <w:webHidden/>
          </w:rPr>
          <w:fldChar w:fldCharType="end"/>
        </w:r>
      </w:hyperlink>
    </w:p>
    <w:p w14:paraId="5810731E" w14:textId="7716BD9F" w:rsidR="005303D2" w:rsidRPr="005303D2" w:rsidRDefault="005303D2" w:rsidP="005303D2">
      <w:pPr>
        <w:pStyle w:val="TDC1"/>
        <w:tabs>
          <w:tab w:val="left" w:pos="480"/>
          <w:tab w:val="right" w:leader="dot" w:pos="9394"/>
        </w:tabs>
        <w:rPr>
          <w:noProof/>
          <w:kern w:val="2"/>
          <w:szCs w:val="24"/>
          <w14:ligatures w14:val="standardContextual"/>
        </w:rPr>
      </w:pPr>
      <w:hyperlink w:anchor="_Toc232540634" w:history="1">
        <w:r w:rsidRPr="00B54072">
          <w:rPr>
            <w:rStyle w:val="Hipervnculo"/>
            <w:noProof/>
          </w:rPr>
          <w:t>2.</w:t>
        </w:r>
        <w:r>
          <w:rPr>
            <w:noProof/>
            <w:kern w:val="2"/>
            <w:szCs w:val="24"/>
            <w14:ligatures w14:val="standardContextual"/>
          </w:rPr>
          <w:tab/>
        </w:r>
        <w:r w:rsidRPr="00B54072">
          <w:rPr>
            <w:rStyle w:val="Hipervnculo"/>
            <w:noProof/>
          </w:rPr>
          <w:t>Backlog</w:t>
        </w:r>
        <w:r>
          <w:rPr>
            <w:noProof/>
            <w:webHidden/>
          </w:rPr>
          <w:tab/>
        </w:r>
        <w:r>
          <w:rPr>
            <w:noProof/>
            <w:webHidden/>
          </w:rPr>
          <w:fldChar w:fldCharType="begin"/>
        </w:r>
        <w:r>
          <w:rPr>
            <w:noProof/>
            <w:webHidden/>
          </w:rPr>
          <w:instrText xml:space="preserve"> PAGEREF _Toc232540634 \h </w:instrText>
        </w:r>
        <w:r>
          <w:rPr>
            <w:noProof/>
            <w:webHidden/>
          </w:rPr>
        </w:r>
        <w:r>
          <w:rPr>
            <w:noProof/>
            <w:webHidden/>
          </w:rPr>
          <w:fldChar w:fldCharType="separate"/>
        </w:r>
        <w:r>
          <w:rPr>
            <w:noProof/>
            <w:webHidden/>
          </w:rPr>
          <w:t>81</w:t>
        </w:r>
        <w:r>
          <w:rPr>
            <w:noProof/>
            <w:webHidden/>
          </w:rPr>
          <w:fldChar w:fldCharType="end"/>
        </w:r>
      </w:hyperlink>
    </w:p>
    <w:p w14:paraId="1C10E5B4" w14:textId="5CC424F2" w:rsidR="00902089" w:rsidRDefault="00902089">
      <w:pPr>
        <w:pStyle w:val="Tabladeilustraciones"/>
        <w:tabs>
          <w:tab w:val="right" w:leader="dot" w:pos="9394"/>
        </w:tabs>
      </w:pPr>
      <w:hyperlink w:anchor="_Toc232540737" w:history="1">
        <w:r w:rsidRPr="00693EA1">
          <w:rPr>
            <w:rStyle w:val="Hipervnculo"/>
            <w:noProof/>
          </w:rPr>
          <w:t>Tabla 2.1: “Tabla del product backlog del proyecto”.</w:t>
        </w:r>
        <w:r>
          <w:rPr>
            <w:noProof/>
            <w:webHidden/>
          </w:rPr>
          <w:tab/>
        </w:r>
        <w:r>
          <w:rPr>
            <w:noProof/>
            <w:webHidden/>
          </w:rPr>
          <w:fldChar w:fldCharType="begin"/>
        </w:r>
        <w:r>
          <w:rPr>
            <w:noProof/>
            <w:webHidden/>
          </w:rPr>
          <w:instrText xml:space="preserve"> PAGEREF _Toc232540737 \h </w:instrText>
        </w:r>
        <w:r>
          <w:rPr>
            <w:noProof/>
            <w:webHidden/>
          </w:rPr>
        </w:r>
        <w:r>
          <w:rPr>
            <w:noProof/>
            <w:webHidden/>
          </w:rPr>
          <w:fldChar w:fldCharType="separate"/>
        </w:r>
        <w:r>
          <w:rPr>
            <w:noProof/>
            <w:webHidden/>
          </w:rPr>
          <w:t>81</w:t>
        </w:r>
        <w:r>
          <w:rPr>
            <w:noProof/>
            <w:webHidden/>
          </w:rPr>
          <w:fldChar w:fldCharType="end"/>
        </w:r>
      </w:hyperlink>
    </w:p>
    <w:p w14:paraId="40525ECE" w14:textId="4FE595BE" w:rsidR="005303D2" w:rsidRPr="005303D2" w:rsidRDefault="005303D2" w:rsidP="005303D2">
      <w:pPr>
        <w:pStyle w:val="TDC1"/>
        <w:tabs>
          <w:tab w:val="left" w:pos="480"/>
          <w:tab w:val="right" w:leader="dot" w:pos="9394"/>
        </w:tabs>
        <w:rPr>
          <w:noProof/>
          <w:kern w:val="2"/>
          <w:szCs w:val="24"/>
          <w14:ligatures w14:val="standardContextual"/>
        </w:rPr>
      </w:pPr>
      <w:hyperlink w:anchor="_Toc232540718" w:history="1">
        <w:r w:rsidRPr="00B54072">
          <w:rPr>
            <w:rStyle w:val="Hipervnculo"/>
            <w:noProof/>
          </w:rPr>
          <w:t>8.</w:t>
        </w:r>
        <w:r>
          <w:rPr>
            <w:noProof/>
            <w:kern w:val="2"/>
            <w:szCs w:val="24"/>
            <w14:ligatures w14:val="standardContextual"/>
          </w:rPr>
          <w:tab/>
        </w:r>
        <w:r w:rsidRPr="00B54072">
          <w:rPr>
            <w:rStyle w:val="Hipervnculo"/>
            <w:noProof/>
          </w:rPr>
          <w:t>Retrospectiva</w:t>
        </w:r>
        <w:r>
          <w:rPr>
            <w:noProof/>
            <w:webHidden/>
          </w:rPr>
          <w:tab/>
        </w:r>
        <w:r>
          <w:rPr>
            <w:noProof/>
            <w:webHidden/>
          </w:rPr>
          <w:fldChar w:fldCharType="begin"/>
        </w:r>
        <w:r>
          <w:rPr>
            <w:noProof/>
            <w:webHidden/>
          </w:rPr>
          <w:instrText xml:space="preserve"> PAGEREF _Toc232540718 \h </w:instrText>
        </w:r>
        <w:r>
          <w:rPr>
            <w:noProof/>
            <w:webHidden/>
          </w:rPr>
        </w:r>
        <w:r>
          <w:rPr>
            <w:noProof/>
            <w:webHidden/>
          </w:rPr>
          <w:fldChar w:fldCharType="separate"/>
        </w:r>
        <w:r>
          <w:rPr>
            <w:noProof/>
            <w:webHidden/>
          </w:rPr>
          <w:t>158</w:t>
        </w:r>
        <w:r>
          <w:rPr>
            <w:noProof/>
            <w:webHidden/>
          </w:rPr>
          <w:fldChar w:fldCharType="end"/>
        </w:r>
      </w:hyperlink>
    </w:p>
    <w:p w14:paraId="4F48E5E2" w14:textId="4ADFFCE0" w:rsidR="00902089" w:rsidRDefault="00902089">
      <w:pPr>
        <w:pStyle w:val="Tabladeilustraciones"/>
        <w:tabs>
          <w:tab w:val="right" w:leader="dot" w:pos="9394"/>
        </w:tabs>
        <w:rPr>
          <w:noProof/>
          <w:kern w:val="2"/>
          <w:szCs w:val="24"/>
          <w14:ligatures w14:val="standardContextual"/>
        </w:rPr>
      </w:pPr>
      <w:hyperlink w:anchor="_Toc232540738" w:history="1">
        <w:r w:rsidRPr="00693EA1">
          <w:rPr>
            <w:rStyle w:val="Hipervnculo"/>
            <w:noProof/>
          </w:rPr>
          <w:t>Tabla 8.1: “Tabla del product backlog del proyecto con estimación de horas reales”.</w:t>
        </w:r>
        <w:r>
          <w:rPr>
            <w:noProof/>
            <w:webHidden/>
          </w:rPr>
          <w:tab/>
        </w:r>
        <w:r>
          <w:rPr>
            <w:noProof/>
            <w:webHidden/>
          </w:rPr>
          <w:fldChar w:fldCharType="begin"/>
        </w:r>
        <w:r>
          <w:rPr>
            <w:noProof/>
            <w:webHidden/>
          </w:rPr>
          <w:instrText xml:space="preserve"> PAGEREF _Toc232540738 \h </w:instrText>
        </w:r>
        <w:r>
          <w:rPr>
            <w:noProof/>
            <w:webHidden/>
          </w:rPr>
        </w:r>
        <w:r>
          <w:rPr>
            <w:noProof/>
            <w:webHidden/>
          </w:rPr>
          <w:fldChar w:fldCharType="separate"/>
        </w:r>
        <w:r>
          <w:rPr>
            <w:noProof/>
            <w:webHidden/>
          </w:rPr>
          <w:t>159</w:t>
        </w:r>
        <w:r>
          <w:rPr>
            <w:noProof/>
            <w:webHidden/>
          </w:rPr>
          <w:fldChar w:fldCharType="end"/>
        </w:r>
      </w:hyperlink>
    </w:p>
    <w:p w14:paraId="3F950B33" w14:textId="3AA7F17C" w:rsidR="00AE183F" w:rsidRDefault="00716F29" w:rsidP="00AE183F">
      <w:pPr>
        <w:rPr>
          <w:b/>
          <w:bCs/>
          <w:smallCaps/>
          <w:color w:val="000000"/>
          <w:sz w:val="28"/>
          <w:szCs w:val="28"/>
        </w:rPr>
      </w:pPr>
      <w:r w:rsidRPr="6F1D773C">
        <w:rPr>
          <w:b/>
          <w:smallCaps/>
          <w:color w:val="000000" w:themeColor="text1"/>
          <w:sz w:val="28"/>
          <w:szCs w:val="28"/>
        </w:rPr>
        <w:fldChar w:fldCharType="end"/>
      </w:r>
    </w:p>
    <w:p w14:paraId="42277C9C" w14:textId="77777777" w:rsidR="00F14603" w:rsidRDefault="00F14603" w:rsidP="00AE183F">
      <w:pPr>
        <w:rPr>
          <w:b/>
          <w:bCs/>
          <w:smallCaps/>
          <w:color w:val="000000"/>
          <w:sz w:val="28"/>
          <w:szCs w:val="28"/>
        </w:rPr>
      </w:pPr>
    </w:p>
    <w:p w14:paraId="736C2184" w14:textId="77777777" w:rsidR="00F14603" w:rsidRDefault="00F14603" w:rsidP="00AE183F">
      <w:pPr>
        <w:rPr>
          <w:b/>
          <w:bCs/>
          <w:smallCaps/>
          <w:color w:val="000000"/>
          <w:sz w:val="28"/>
          <w:szCs w:val="28"/>
        </w:rPr>
      </w:pPr>
    </w:p>
    <w:p w14:paraId="681953D3" w14:textId="77777777" w:rsidR="00F14603" w:rsidRDefault="00F14603" w:rsidP="00AE183F">
      <w:pPr>
        <w:rPr>
          <w:b/>
          <w:bCs/>
          <w:smallCaps/>
          <w:color w:val="000000"/>
          <w:sz w:val="28"/>
          <w:szCs w:val="28"/>
        </w:rPr>
      </w:pPr>
    </w:p>
    <w:p w14:paraId="74FD545B" w14:textId="77777777" w:rsidR="00F14603" w:rsidRDefault="00F14603" w:rsidP="00AE183F">
      <w:pPr>
        <w:rPr>
          <w:b/>
          <w:bCs/>
          <w:smallCaps/>
          <w:color w:val="000000"/>
          <w:sz w:val="28"/>
          <w:szCs w:val="28"/>
        </w:rPr>
      </w:pPr>
    </w:p>
    <w:p w14:paraId="766DE0AC" w14:textId="77777777" w:rsidR="00F14603" w:rsidRDefault="00F14603" w:rsidP="00AE183F">
      <w:pPr>
        <w:rPr>
          <w:b/>
          <w:bCs/>
          <w:smallCaps/>
          <w:color w:val="000000"/>
          <w:sz w:val="28"/>
          <w:szCs w:val="28"/>
        </w:rPr>
      </w:pPr>
    </w:p>
    <w:p w14:paraId="72B0B1FE" w14:textId="77777777" w:rsidR="00F14603" w:rsidRDefault="00F14603" w:rsidP="00AE183F">
      <w:pPr>
        <w:rPr>
          <w:b/>
          <w:bCs/>
          <w:smallCaps/>
          <w:color w:val="000000"/>
          <w:sz w:val="28"/>
          <w:szCs w:val="28"/>
        </w:rPr>
      </w:pPr>
    </w:p>
    <w:p w14:paraId="1C94042D" w14:textId="77777777" w:rsidR="00F14603" w:rsidRDefault="00F14603" w:rsidP="00AE183F">
      <w:pPr>
        <w:rPr>
          <w:b/>
          <w:bCs/>
          <w:smallCaps/>
          <w:color w:val="000000"/>
          <w:sz w:val="28"/>
          <w:szCs w:val="28"/>
        </w:rPr>
      </w:pPr>
    </w:p>
    <w:p w14:paraId="161AAA47" w14:textId="5F851037" w:rsidR="00FC7A39" w:rsidRDefault="00FC7A39" w:rsidP="00BD3238">
      <w:pPr>
        <w:rPr>
          <w:b/>
          <w:bCs/>
          <w:smallCaps/>
          <w:color w:val="000000"/>
          <w:sz w:val="28"/>
          <w:szCs w:val="28"/>
        </w:rPr>
      </w:pPr>
    </w:p>
    <w:p w14:paraId="7955AF62" w14:textId="77777777" w:rsidR="007348CF" w:rsidRDefault="007348CF" w:rsidP="00BD3238">
      <w:pPr>
        <w:rPr>
          <w:b/>
          <w:bCs/>
          <w:smallCaps/>
          <w:color w:val="000000"/>
          <w:sz w:val="28"/>
          <w:szCs w:val="28"/>
        </w:rPr>
      </w:pPr>
    </w:p>
    <w:p w14:paraId="26DBD41A" w14:textId="77777777" w:rsidR="007348CF" w:rsidRDefault="007348CF" w:rsidP="00BD3238">
      <w:pPr>
        <w:rPr>
          <w:b/>
          <w:bCs/>
          <w:smallCaps/>
          <w:color w:val="000000"/>
          <w:sz w:val="28"/>
          <w:szCs w:val="28"/>
        </w:rPr>
      </w:pPr>
    </w:p>
    <w:p w14:paraId="62016E9A" w14:textId="77777777" w:rsidR="007348CF" w:rsidRDefault="007348CF" w:rsidP="00BD3238">
      <w:pPr>
        <w:rPr>
          <w:b/>
          <w:bCs/>
          <w:smallCaps/>
          <w:color w:val="000000"/>
          <w:sz w:val="28"/>
          <w:szCs w:val="28"/>
        </w:rPr>
      </w:pPr>
    </w:p>
    <w:p w14:paraId="61C3B048" w14:textId="77777777" w:rsidR="007348CF" w:rsidRDefault="007348CF" w:rsidP="00BD3238">
      <w:pPr>
        <w:rPr>
          <w:b/>
          <w:bCs/>
          <w:smallCaps/>
          <w:color w:val="000000"/>
          <w:sz w:val="28"/>
          <w:szCs w:val="28"/>
        </w:rPr>
      </w:pPr>
    </w:p>
    <w:p w14:paraId="03B54B1A" w14:textId="77777777" w:rsidR="007348CF" w:rsidRDefault="007348CF" w:rsidP="00BD3238"/>
    <w:p w14:paraId="4BBEE8C9" w14:textId="77777777" w:rsidR="00FC7A39" w:rsidRDefault="00FC7A39" w:rsidP="6F1D773C">
      <w:pPr>
        <w:pStyle w:val="Tabladeilustraciones"/>
        <w:tabs>
          <w:tab w:val="right" w:leader="dot" w:pos="9394"/>
        </w:tabs>
      </w:pPr>
    </w:p>
    <w:p w14:paraId="602462CB" w14:textId="77777777" w:rsidR="00FC7A39" w:rsidRDefault="00FC7A39" w:rsidP="6F1D773C">
      <w:pPr>
        <w:pStyle w:val="Tabladeilustraciones"/>
        <w:tabs>
          <w:tab w:val="right" w:leader="dot" w:pos="9394"/>
        </w:tabs>
      </w:pPr>
    </w:p>
    <w:p w14:paraId="616B1C77" w14:textId="56FF990E" w:rsidR="00FC7A39" w:rsidRPr="00FC7A39" w:rsidRDefault="00FC7A39" w:rsidP="00FC7A39">
      <w:pPr>
        <w:keepNext/>
        <w:keepLines/>
        <w:pBdr>
          <w:top w:val="nil"/>
          <w:left w:val="nil"/>
          <w:bottom w:val="nil"/>
          <w:right w:val="nil"/>
          <w:between w:val="nil"/>
        </w:pBdr>
        <w:spacing w:before="320" w:after="40"/>
        <w:rPr>
          <w:b/>
          <w:bCs/>
          <w:smallCaps/>
          <w:sz w:val="28"/>
          <w:szCs w:val="28"/>
        </w:rPr>
      </w:pPr>
      <w:r w:rsidRPr="00AE183F">
        <w:rPr>
          <w:b/>
          <w:bCs/>
          <w:smallCaps/>
          <w:sz w:val="28"/>
          <w:szCs w:val="28"/>
        </w:rPr>
        <w:t xml:space="preserve">Índice de </w:t>
      </w:r>
      <w:r>
        <w:rPr>
          <w:b/>
          <w:bCs/>
          <w:smallCaps/>
          <w:sz w:val="28"/>
          <w:szCs w:val="28"/>
        </w:rPr>
        <w:t>Figura</w:t>
      </w:r>
    </w:p>
    <w:p w14:paraId="1A0D6071" w14:textId="513FBED6" w:rsidR="005303D2" w:rsidRPr="005303D2" w:rsidRDefault="005303D2" w:rsidP="005303D2">
      <w:pPr>
        <w:pStyle w:val="TDC1"/>
        <w:tabs>
          <w:tab w:val="left" w:pos="480"/>
          <w:tab w:val="right" w:leader="dot" w:pos="9394"/>
        </w:tabs>
        <w:rPr>
          <w:noProof/>
          <w:kern w:val="2"/>
          <w:szCs w:val="24"/>
          <w14:ligatures w14:val="standardContextual"/>
        </w:rPr>
      </w:pPr>
      <w:r w:rsidRPr="005303D2">
        <w:rPr>
          <w:noProof/>
        </w:rPr>
        <w:t>1.</w:t>
      </w:r>
      <w:r w:rsidRPr="005303D2">
        <w:rPr>
          <w:noProof/>
          <w:kern w:val="2"/>
          <w:szCs w:val="24"/>
          <w14:ligatures w14:val="standardContextual"/>
        </w:rPr>
        <w:tab/>
      </w:r>
      <w:r w:rsidRPr="005303D2">
        <w:rPr>
          <w:noProof/>
        </w:rPr>
        <w:t>Introducción</w:t>
      </w:r>
      <w:r>
        <w:rPr>
          <w:noProof/>
          <w:webHidden/>
        </w:rPr>
        <w:tab/>
      </w:r>
      <w:r>
        <w:rPr>
          <w:noProof/>
          <w:webHidden/>
        </w:rPr>
        <w:fldChar w:fldCharType="begin"/>
      </w:r>
      <w:r>
        <w:rPr>
          <w:noProof/>
          <w:webHidden/>
        </w:rPr>
        <w:instrText xml:space="preserve"> PAGEREF _Toc232540619 \h </w:instrText>
      </w:r>
      <w:r>
        <w:rPr>
          <w:noProof/>
          <w:webHidden/>
        </w:rPr>
      </w:r>
      <w:r>
        <w:rPr>
          <w:noProof/>
          <w:webHidden/>
        </w:rPr>
        <w:fldChar w:fldCharType="separate"/>
      </w:r>
      <w:r>
        <w:rPr>
          <w:noProof/>
          <w:webHidden/>
        </w:rPr>
        <w:t>10</w:t>
      </w:r>
      <w:r>
        <w:rPr>
          <w:noProof/>
          <w:webHidden/>
        </w:rPr>
        <w:fldChar w:fldCharType="end"/>
      </w:r>
    </w:p>
    <w:p w14:paraId="298B51AE" w14:textId="00355BBF" w:rsidR="00902089" w:rsidRDefault="00A5271D">
      <w:pPr>
        <w:pStyle w:val="Tabladeilustraciones"/>
        <w:tabs>
          <w:tab w:val="right" w:leader="dot" w:pos="9394"/>
        </w:tabs>
        <w:rPr>
          <w:noProof/>
          <w:kern w:val="2"/>
          <w:szCs w:val="24"/>
          <w14:ligatures w14:val="standardContextual"/>
        </w:rPr>
      </w:pPr>
      <w:r>
        <w:fldChar w:fldCharType="begin"/>
      </w:r>
      <w:r w:rsidR="6F1D773C">
        <w:instrText xml:space="preserve"> TOC \h \z \c "Figura" </w:instrText>
      </w:r>
      <w:r>
        <w:fldChar w:fldCharType="separate"/>
      </w:r>
      <w:hyperlink w:anchor="_Toc232540739" w:history="1">
        <w:r w:rsidR="00902089" w:rsidRPr="00711564">
          <w:rPr>
            <w:rStyle w:val="Hipervnculo"/>
            <w:noProof/>
          </w:rPr>
          <w:t>Figura 1.1: “Diagrama de Caso de Uso 1 Cargando catálogo de clientes activos”.</w:t>
        </w:r>
        <w:r w:rsidR="00902089">
          <w:rPr>
            <w:noProof/>
            <w:webHidden/>
          </w:rPr>
          <w:tab/>
        </w:r>
        <w:r w:rsidR="00902089">
          <w:rPr>
            <w:noProof/>
            <w:webHidden/>
          </w:rPr>
          <w:fldChar w:fldCharType="begin"/>
        </w:r>
        <w:r w:rsidR="00902089">
          <w:rPr>
            <w:noProof/>
            <w:webHidden/>
          </w:rPr>
          <w:instrText xml:space="preserve"> PAGEREF _Toc232540739 \h </w:instrText>
        </w:r>
        <w:r w:rsidR="00902089">
          <w:rPr>
            <w:noProof/>
            <w:webHidden/>
          </w:rPr>
        </w:r>
        <w:r w:rsidR="00902089">
          <w:rPr>
            <w:noProof/>
            <w:webHidden/>
          </w:rPr>
          <w:fldChar w:fldCharType="separate"/>
        </w:r>
        <w:r w:rsidR="00902089">
          <w:rPr>
            <w:noProof/>
            <w:webHidden/>
          </w:rPr>
          <w:t>55</w:t>
        </w:r>
        <w:r w:rsidR="00902089">
          <w:rPr>
            <w:noProof/>
            <w:webHidden/>
          </w:rPr>
          <w:fldChar w:fldCharType="end"/>
        </w:r>
      </w:hyperlink>
    </w:p>
    <w:p w14:paraId="60C95028" w14:textId="286BC8A2" w:rsidR="00902089" w:rsidRDefault="00902089">
      <w:pPr>
        <w:pStyle w:val="Tabladeilustraciones"/>
        <w:tabs>
          <w:tab w:val="right" w:leader="dot" w:pos="9394"/>
        </w:tabs>
        <w:rPr>
          <w:noProof/>
          <w:kern w:val="2"/>
          <w:szCs w:val="24"/>
          <w14:ligatures w14:val="standardContextual"/>
        </w:rPr>
      </w:pPr>
      <w:hyperlink w:anchor="_Toc232540740" w:history="1">
        <w:r w:rsidRPr="00711564">
          <w:rPr>
            <w:rStyle w:val="Hipervnculo"/>
            <w:noProof/>
          </w:rPr>
          <w:t>Figura 1.2 “Diagrama de Caso de Uso 2 Visualizando ficha financiera del cliente”.</w:t>
        </w:r>
        <w:r>
          <w:rPr>
            <w:noProof/>
            <w:webHidden/>
          </w:rPr>
          <w:tab/>
        </w:r>
        <w:r>
          <w:rPr>
            <w:noProof/>
            <w:webHidden/>
          </w:rPr>
          <w:fldChar w:fldCharType="begin"/>
        </w:r>
        <w:r>
          <w:rPr>
            <w:noProof/>
            <w:webHidden/>
          </w:rPr>
          <w:instrText xml:space="preserve"> PAGEREF _Toc232540740 \h </w:instrText>
        </w:r>
        <w:r>
          <w:rPr>
            <w:noProof/>
            <w:webHidden/>
          </w:rPr>
        </w:r>
        <w:r>
          <w:rPr>
            <w:noProof/>
            <w:webHidden/>
          </w:rPr>
          <w:fldChar w:fldCharType="separate"/>
        </w:r>
        <w:r>
          <w:rPr>
            <w:noProof/>
            <w:webHidden/>
          </w:rPr>
          <w:t>56</w:t>
        </w:r>
        <w:r>
          <w:rPr>
            <w:noProof/>
            <w:webHidden/>
          </w:rPr>
          <w:fldChar w:fldCharType="end"/>
        </w:r>
      </w:hyperlink>
    </w:p>
    <w:p w14:paraId="26150778" w14:textId="7F5BDA9C" w:rsidR="00902089" w:rsidRDefault="00902089">
      <w:pPr>
        <w:pStyle w:val="Tabladeilustraciones"/>
        <w:tabs>
          <w:tab w:val="right" w:leader="dot" w:pos="9394"/>
        </w:tabs>
        <w:rPr>
          <w:noProof/>
          <w:kern w:val="2"/>
          <w:szCs w:val="24"/>
          <w14:ligatures w14:val="standardContextual"/>
        </w:rPr>
      </w:pPr>
      <w:hyperlink w:anchor="_Toc232540741" w:history="1">
        <w:r w:rsidRPr="00711564">
          <w:rPr>
            <w:rStyle w:val="Hipervnculo"/>
            <w:noProof/>
          </w:rPr>
          <w:t>Figura 1.3: “Diagrama de Caso de Uso 3 Buscando el registro de un cliente”.</w:t>
        </w:r>
        <w:r>
          <w:rPr>
            <w:noProof/>
            <w:webHidden/>
          </w:rPr>
          <w:tab/>
        </w:r>
        <w:r>
          <w:rPr>
            <w:noProof/>
            <w:webHidden/>
          </w:rPr>
          <w:fldChar w:fldCharType="begin"/>
        </w:r>
        <w:r>
          <w:rPr>
            <w:noProof/>
            <w:webHidden/>
          </w:rPr>
          <w:instrText xml:space="preserve"> PAGEREF _Toc232540741 \h </w:instrText>
        </w:r>
        <w:r>
          <w:rPr>
            <w:noProof/>
            <w:webHidden/>
          </w:rPr>
        </w:r>
        <w:r>
          <w:rPr>
            <w:noProof/>
            <w:webHidden/>
          </w:rPr>
          <w:fldChar w:fldCharType="separate"/>
        </w:r>
        <w:r>
          <w:rPr>
            <w:noProof/>
            <w:webHidden/>
          </w:rPr>
          <w:t>57</w:t>
        </w:r>
        <w:r>
          <w:rPr>
            <w:noProof/>
            <w:webHidden/>
          </w:rPr>
          <w:fldChar w:fldCharType="end"/>
        </w:r>
      </w:hyperlink>
    </w:p>
    <w:p w14:paraId="0FCC4084" w14:textId="5361E55D" w:rsidR="00902089" w:rsidRDefault="00902089">
      <w:pPr>
        <w:pStyle w:val="Tabladeilustraciones"/>
        <w:tabs>
          <w:tab w:val="right" w:leader="dot" w:pos="9394"/>
        </w:tabs>
        <w:rPr>
          <w:noProof/>
          <w:kern w:val="2"/>
          <w:szCs w:val="24"/>
          <w14:ligatures w14:val="standardContextual"/>
        </w:rPr>
      </w:pPr>
      <w:hyperlink w:anchor="_Toc232540742" w:history="1">
        <w:r w:rsidRPr="00711564">
          <w:rPr>
            <w:rStyle w:val="Hipervnculo"/>
            <w:noProof/>
          </w:rPr>
          <w:t>Figura 1.4: “Diagrama de Caso de Uso 4 Aplicando filtros de cartera morosa”.</w:t>
        </w:r>
        <w:r>
          <w:rPr>
            <w:noProof/>
            <w:webHidden/>
          </w:rPr>
          <w:tab/>
        </w:r>
        <w:r>
          <w:rPr>
            <w:noProof/>
            <w:webHidden/>
          </w:rPr>
          <w:fldChar w:fldCharType="begin"/>
        </w:r>
        <w:r>
          <w:rPr>
            <w:noProof/>
            <w:webHidden/>
          </w:rPr>
          <w:instrText xml:space="preserve"> PAGEREF _Toc232540742 \h </w:instrText>
        </w:r>
        <w:r>
          <w:rPr>
            <w:noProof/>
            <w:webHidden/>
          </w:rPr>
        </w:r>
        <w:r>
          <w:rPr>
            <w:noProof/>
            <w:webHidden/>
          </w:rPr>
          <w:fldChar w:fldCharType="separate"/>
        </w:r>
        <w:r>
          <w:rPr>
            <w:noProof/>
            <w:webHidden/>
          </w:rPr>
          <w:t>58</w:t>
        </w:r>
        <w:r>
          <w:rPr>
            <w:noProof/>
            <w:webHidden/>
          </w:rPr>
          <w:fldChar w:fldCharType="end"/>
        </w:r>
      </w:hyperlink>
    </w:p>
    <w:p w14:paraId="29D3CB17" w14:textId="050E670A" w:rsidR="00902089" w:rsidRDefault="00902089">
      <w:pPr>
        <w:pStyle w:val="Tabladeilustraciones"/>
        <w:tabs>
          <w:tab w:val="right" w:leader="dot" w:pos="9394"/>
        </w:tabs>
        <w:rPr>
          <w:noProof/>
          <w:kern w:val="2"/>
          <w:szCs w:val="24"/>
          <w14:ligatures w14:val="standardContextual"/>
        </w:rPr>
      </w:pPr>
      <w:hyperlink w:anchor="_Toc232540743" w:history="1">
        <w:r w:rsidRPr="00711564">
          <w:rPr>
            <w:rStyle w:val="Hipervnculo"/>
            <w:noProof/>
          </w:rPr>
          <w:t>Figura 1.5: “Diagrama de Caso de Uso 5 Iniciando Cotización y Asignación Cliente”.</w:t>
        </w:r>
        <w:r>
          <w:rPr>
            <w:noProof/>
            <w:webHidden/>
          </w:rPr>
          <w:tab/>
        </w:r>
        <w:r>
          <w:rPr>
            <w:noProof/>
            <w:webHidden/>
          </w:rPr>
          <w:fldChar w:fldCharType="begin"/>
        </w:r>
        <w:r>
          <w:rPr>
            <w:noProof/>
            <w:webHidden/>
          </w:rPr>
          <w:instrText xml:space="preserve"> PAGEREF _Toc232540743 \h </w:instrText>
        </w:r>
        <w:r>
          <w:rPr>
            <w:noProof/>
            <w:webHidden/>
          </w:rPr>
        </w:r>
        <w:r>
          <w:rPr>
            <w:noProof/>
            <w:webHidden/>
          </w:rPr>
          <w:fldChar w:fldCharType="separate"/>
        </w:r>
        <w:r>
          <w:rPr>
            <w:noProof/>
            <w:webHidden/>
          </w:rPr>
          <w:t>59</w:t>
        </w:r>
        <w:r>
          <w:rPr>
            <w:noProof/>
            <w:webHidden/>
          </w:rPr>
          <w:fldChar w:fldCharType="end"/>
        </w:r>
      </w:hyperlink>
    </w:p>
    <w:p w14:paraId="3D23019B" w14:textId="7D8FF091" w:rsidR="00902089" w:rsidRDefault="00902089">
      <w:pPr>
        <w:pStyle w:val="Tabladeilustraciones"/>
        <w:tabs>
          <w:tab w:val="right" w:leader="dot" w:pos="9394"/>
        </w:tabs>
        <w:rPr>
          <w:noProof/>
          <w:kern w:val="2"/>
          <w:szCs w:val="24"/>
          <w14:ligatures w14:val="standardContextual"/>
        </w:rPr>
      </w:pPr>
      <w:hyperlink w:anchor="_Toc232540744" w:history="1">
        <w:r w:rsidRPr="00711564">
          <w:rPr>
            <w:rStyle w:val="Hipervnculo"/>
            <w:noProof/>
          </w:rPr>
          <w:t>Figura 1.6: “Diagrama de Caso de Uso 6 Consultando costos de inventario”.</w:t>
        </w:r>
        <w:r>
          <w:rPr>
            <w:noProof/>
            <w:webHidden/>
          </w:rPr>
          <w:tab/>
        </w:r>
        <w:r>
          <w:rPr>
            <w:noProof/>
            <w:webHidden/>
          </w:rPr>
          <w:fldChar w:fldCharType="begin"/>
        </w:r>
        <w:r>
          <w:rPr>
            <w:noProof/>
            <w:webHidden/>
          </w:rPr>
          <w:instrText xml:space="preserve"> PAGEREF _Toc232540744 \h </w:instrText>
        </w:r>
        <w:r>
          <w:rPr>
            <w:noProof/>
            <w:webHidden/>
          </w:rPr>
        </w:r>
        <w:r>
          <w:rPr>
            <w:noProof/>
            <w:webHidden/>
          </w:rPr>
          <w:fldChar w:fldCharType="separate"/>
        </w:r>
        <w:r>
          <w:rPr>
            <w:noProof/>
            <w:webHidden/>
          </w:rPr>
          <w:t>60</w:t>
        </w:r>
        <w:r>
          <w:rPr>
            <w:noProof/>
            <w:webHidden/>
          </w:rPr>
          <w:fldChar w:fldCharType="end"/>
        </w:r>
      </w:hyperlink>
    </w:p>
    <w:p w14:paraId="03015F65" w14:textId="0628E7AF" w:rsidR="00902089" w:rsidRDefault="00902089">
      <w:pPr>
        <w:pStyle w:val="Tabladeilustraciones"/>
        <w:tabs>
          <w:tab w:val="right" w:leader="dot" w:pos="9394"/>
        </w:tabs>
        <w:rPr>
          <w:noProof/>
          <w:kern w:val="2"/>
          <w:szCs w:val="24"/>
          <w14:ligatures w14:val="standardContextual"/>
        </w:rPr>
      </w:pPr>
      <w:hyperlink w:anchor="_Toc232540745" w:history="1">
        <w:r w:rsidRPr="00711564">
          <w:rPr>
            <w:rStyle w:val="Hipervnculo"/>
            <w:noProof/>
          </w:rPr>
          <w:t>Figura 1.7: “Diagrama de Caso De Uso 7 Calculando el subtotal de materiales”.</w:t>
        </w:r>
        <w:r>
          <w:rPr>
            <w:noProof/>
            <w:webHidden/>
          </w:rPr>
          <w:tab/>
        </w:r>
        <w:r>
          <w:rPr>
            <w:noProof/>
            <w:webHidden/>
          </w:rPr>
          <w:fldChar w:fldCharType="begin"/>
        </w:r>
        <w:r>
          <w:rPr>
            <w:noProof/>
            <w:webHidden/>
          </w:rPr>
          <w:instrText xml:space="preserve"> PAGEREF _Toc232540745 \h </w:instrText>
        </w:r>
        <w:r>
          <w:rPr>
            <w:noProof/>
            <w:webHidden/>
          </w:rPr>
        </w:r>
        <w:r>
          <w:rPr>
            <w:noProof/>
            <w:webHidden/>
          </w:rPr>
          <w:fldChar w:fldCharType="separate"/>
        </w:r>
        <w:r>
          <w:rPr>
            <w:noProof/>
            <w:webHidden/>
          </w:rPr>
          <w:t>61</w:t>
        </w:r>
        <w:r>
          <w:rPr>
            <w:noProof/>
            <w:webHidden/>
          </w:rPr>
          <w:fldChar w:fldCharType="end"/>
        </w:r>
      </w:hyperlink>
    </w:p>
    <w:p w14:paraId="66B54F20" w14:textId="1EAAB7AF" w:rsidR="00902089" w:rsidRDefault="00902089">
      <w:pPr>
        <w:pStyle w:val="Tabladeilustraciones"/>
        <w:tabs>
          <w:tab w:val="right" w:leader="dot" w:pos="9394"/>
        </w:tabs>
        <w:rPr>
          <w:noProof/>
          <w:kern w:val="2"/>
          <w:szCs w:val="24"/>
          <w14:ligatures w14:val="standardContextual"/>
        </w:rPr>
      </w:pPr>
      <w:hyperlink w:anchor="_Toc232540746" w:history="1">
        <w:r w:rsidRPr="00711564">
          <w:rPr>
            <w:rStyle w:val="Hipervnculo"/>
            <w:noProof/>
          </w:rPr>
          <w:t>Figura 1.8: “Diagrama de Caso De Uso 8 Ingresando porcentaje de rentabilidad”.</w:t>
        </w:r>
        <w:r>
          <w:rPr>
            <w:noProof/>
            <w:webHidden/>
          </w:rPr>
          <w:tab/>
        </w:r>
        <w:r>
          <w:rPr>
            <w:noProof/>
            <w:webHidden/>
          </w:rPr>
          <w:fldChar w:fldCharType="begin"/>
        </w:r>
        <w:r>
          <w:rPr>
            <w:noProof/>
            <w:webHidden/>
          </w:rPr>
          <w:instrText xml:space="preserve"> PAGEREF _Toc232540746 \h </w:instrText>
        </w:r>
        <w:r>
          <w:rPr>
            <w:noProof/>
            <w:webHidden/>
          </w:rPr>
        </w:r>
        <w:r>
          <w:rPr>
            <w:noProof/>
            <w:webHidden/>
          </w:rPr>
          <w:fldChar w:fldCharType="separate"/>
        </w:r>
        <w:r>
          <w:rPr>
            <w:noProof/>
            <w:webHidden/>
          </w:rPr>
          <w:t>62</w:t>
        </w:r>
        <w:r>
          <w:rPr>
            <w:noProof/>
            <w:webHidden/>
          </w:rPr>
          <w:fldChar w:fldCharType="end"/>
        </w:r>
      </w:hyperlink>
    </w:p>
    <w:p w14:paraId="54A969A0" w14:textId="69488111" w:rsidR="00902089" w:rsidRDefault="00902089">
      <w:pPr>
        <w:pStyle w:val="Tabladeilustraciones"/>
        <w:tabs>
          <w:tab w:val="right" w:leader="dot" w:pos="9394"/>
        </w:tabs>
        <w:rPr>
          <w:noProof/>
          <w:kern w:val="2"/>
          <w:szCs w:val="24"/>
          <w14:ligatures w14:val="standardContextual"/>
        </w:rPr>
      </w:pPr>
      <w:hyperlink w:anchor="_Toc232540747" w:history="1">
        <w:r w:rsidRPr="00711564">
          <w:rPr>
            <w:rStyle w:val="Hipervnculo"/>
            <w:noProof/>
          </w:rPr>
          <w:t>Figura 1.9: “Diagrama de Caso De Uso 9 Calculando el precio de venta sugerido”.</w:t>
        </w:r>
        <w:r>
          <w:rPr>
            <w:noProof/>
            <w:webHidden/>
          </w:rPr>
          <w:tab/>
        </w:r>
        <w:r>
          <w:rPr>
            <w:noProof/>
            <w:webHidden/>
          </w:rPr>
          <w:fldChar w:fldCharType="begin"/>
        </w:r>
        <w:r>
          <w:rPr>
            <w:noProof/>
            <w:webHidden/>
          </w:rPr>
          <w:instrText xml:space="preserve"> PAGEREF _Toc232540747 \h </w:instrText>
        </w:r>
        <w:r>
          <w:rPr>
            <w:noProof/>
            <w:webHidden/>
          </w:rPr>
        </w:r>
        <w:r>
          <w:rPr>
            <w:noProof/>
            <w:webHidden/>
          </w:rPr>
          <w:fldChar w:fldCharType="separate"/>
        </w:r>
        <w:r>
          <w:rPr>
            <w:noProof/>
            <w:webHidden/>
          </w:rPr>
          <w:t>63</w:t>
        </w:r>
        <w:r>
          <w:rPr>
            <w:noProof/>
            <w:webHidden/>
          </w:rPr>
          <w:fldChar w:fldCharType="end"/>
        </w:r>
      </w:hyperlink>
    </w:p>
    <w:p w14:paraId="0245F84B" w14:textId="2EB65FC8" w:rsidR="00902089" w:rsidRDefault="00902089">
      <w:pPr>
        <w:pStyle w:val="Tabladeilustraciones"/>
        <w:tabs>
          <w:tab w:val="right" w:leader="dot" w:pos="9394"/>
        </w:tabs>
        <w:rPr>
          <w:noProof/>
          <w:kern w:val="2"/>
          <w:szCs w:val="24"/>
          <w14:ligatures w14:val="standardContextual"/>
        </w:rPr>
      </w:pPr>
      <w:hyperlink w:anchor="_Toc232540748" w:history="1">
        <w:r w:rsidRPr="00711564">
          <w:rPr>
            <w:rStyle w:val="Hipervnculo"/>
            <w:noProof/>
          </w:rPr>
          <w:t>Figura 1.10: “Diagrama de Caso De Uso 10 Definiendo la fecha de vigencia para la cotización”.</w:t>
        </w:r>
        <w:r>
          <w:rPr>
            <w:noProof/>
            <w:webHidden/>
          </w:rPr>
          <w:tab/>
        </w:r>
        <w:r>
          <w:rPr>
            <w:noProof/>
            <w:webHidden/>
          </w:rPr>
          <w:fldChar w:fldCharType="begin"/>
        </w:r>
        <w:r>
          <w:rPr>
            <w:noProof/>
            <w:webHidden/>
          </w:rPr>
          <w:instrText xml:space="preserve"> PAGEREF _Toc232540748 \h </w:instrText>
        </w:r>
        <w:r>
          <w:rPr>
            <w:noProof/>
            <w:webHidden/>
          </w:rPr>
        </w:r>
        <w:r>
          <w:rPr>
            <w:noProof/>
            <w:webHidden/>
          </w:rPr>
          <w:fldChar w:fldCharType="separate"/>
        </w:r>
        <w:r>
          <w:rPr>
            <w:noProof/>
            <w:webHidden/>
          </w:rPr>
          <w:t>64</w:t>
        </w:r>
        <w:r>
          <w:rPr>
            <w:noProof/>
            <w:webHidden/>
          </w:rPr>
          <w:fldChar w:fldCharType="end"/>
        </w:r>
      </w:hyperlink>
    </w:p>
    <w:p w14:paraId="51530E91" w14:textId="067E62B4" w:rsidR="00902089" w:rsidRDefault="00902089">
      <w:pPr>
        <w:pStyle w:val="Tabladeilustraciones"/>
        <w:tabs>
          <w:tab w:val="right" w:leader="dot" w:pos="9394"/>
        </w:tabs>
        <w:rPr>
          <w:noProof/>
          <w:kern w:val="2"/>
          <w:szCs w:val="24"/>
          <w14:ligatures w14:val="standardContextual"/>
        </w:rPr>
      </w:pPr>
      <w:hyperlink w:anchor="_Toc232540749" w:history="1">
        <w:r w:rsidRPr="00711564">
          <w:rPr>
            <w:rStyle w:val="Hipervnculo"/>
            <w:noProof/>
          </w:rPr>
          <w:t>Figura 1.11: “Diagrama de Caso De Uso 11 Aprobando cotización comercial”.</w:t>
        </w:r>
        <w:r>
          <w:rPr>
            <w:noProof/>
            <w:webHidden/>
          </w:rPr>
          <w:tab/>
        </w:r>
        <w:r>
          <w:rPr>
            <w:noProof/>
            <w:webHidden/>
          </w:rPr>
          <w:fldChar w:fldCharType="begin"/>
        </w:r>
        <w:r>
          <w:rPr>
            <w:noProof/>
            <w:webHidden/>
          </w:rPr>
          <w:instrText xml:space="preserve"> PAGEREF _Toc232540749 \h </w:instrText>
        </w:r>
        <w:r>
          <w:rPr>
            <w:noProof/>
            <w:webHidden/>
          </w:rPr>
        </w:r>
        <w:r>
          <w:rPr>
            <w:noProof/>
            <w:webHidden/>
          </w:rPr>
          <w:fldChar w:fldCharType="separate"/>
        </w:r>
        <w:r>
          <w:rPr>
            <w:noProof/>
            <w:webHidden/>
          </w:rPr>
          <w:t>65</w:t>
        </w:r>
        <w:r>
          <w:rPr>
            <w:noProof/>
            <w:webHidden/>
          </w:rPr>
          <w:fldChar w:fldCharType="end"/>
        </w:r>
      </w:hyperlink>
    </w:p>
    <w:p w14:paraId="7A62A8CA" w14:textId="5F1102B6" w:rsidR="00902089" w:rsidRDefault="00902089">
      <w:pPr>
        <w:pStyle w:val="Tabladeilustraciones"/>
        <w:tabs>
          <w:tab w:val="right" w:leader="dot" w:pos="9394"/>
        </w:tabs>
        <w:rPr>
          <w:noProof/>
          <w:kern w:val="2"/>
          <w:szCs w:val="24"/>
          <w14:ligatures w14:val="standardContextual"/>
        </w:rPr>
      </w:pPr>
      <w:hyperlink w:anchor="_Toc232540750" w:history="1">
        <w:r w:rsidRPr="00711564">
          <w:rPr>
            <w:rStyle w:val="Hipervnculo"/>
            <w:noProof/>
          </w:rPr>
          <w:t>Figura 1.12: “Diagrama de Caso De Uso 12 Transformando cotización a nota de venta”.</w:t>
        </w:r>
        <w:r>
          <w:rPr>
            <w:noProof/>
            <w:webHidden/>
          </w:rPr>
          <w:tab/>
        </w:r>
        <w:r>
          <w:rPr>
            <w:noProof/>
            <w:webHidden/>
          </w:rPr>
          <w:fldChar w:fldCharType="begin"/>
        </w:r>
        <w:r>
          <w:rPr>
            <w:noProof/>
            <w:webHidden/>
          </w:rPr>
          <w:instrText xml:space="preserve"> PAGEREF _Toc232540750 \h </w:instrText>
        </w:r>
        <w:r>
          <w:rPr>
            <w:noProof/>
            <w:webHidden/>
          </w:rPr>
        </w:r>
        <w:r>
          <w:rPr>
            <w:noProof/>
            <w:webHidden/>
          </w:rPr>
          <w:fldChar w:fldCharType="separate"/>
        </w:r>
        <w:r>
          <w:rPr>
            <w:noProof/>
            <w:webHidden/>
          </w:rPr>
          <w:t>66</w:t>
        </w:r>
        <w:r>
          <w:rPr>
            <w:noProof/>
            <w:webHidden/>
          </w:rPr>
          <w:fldChar w:fldCharType="end"/>
        </w:r>
      </w:hyperlink>
    </w:p>
    <w:p w14:paraId="35F2559A" w14:textId="1F896E4A" w:rsidR="00902089" w:rsidRDefault="00902089">
      <w:pPr>
        <w:pStyle w:val="Tabladeilustraciones"/>
        <w:tabs>
          <w:tab w:val="right" w:leader="dot" w:pos="9394"/>
        </w:tabs>
        <w:rPr>
          <w:noProof/>
          <w:kern w:val="2"/>
          <w:szCs w:val="24"/>
          <w14:ligatures w14:val="standardContextual"/>
        </w:rPr>
      </w:pPr>
      <w:hyperlink w:anchor="_Toc232540751" w:history="1">
        <w:r w:rsidRPr="00711564">
          <w:rPr>
            <w:rStyle w:val="Hipervnculo"/>
            <w:noProof/>
          </w:rPr>
          <w:t>Figura 1.13: “Diagrama de Caso De Uso 13 Creando Nota de Venta independiente”.</w:t>
        </w:r>
        <w:r>
          <w:rPr>
            <w:noProof/>
            <w:webHidden/>
          </w:rPr>
          <w:tab/>
        </w:r>
        <w:r>
          <w:rPr>
            <w:noProof/>
            <w:webHidden/>
          </w:rPr>
          <w:fldChar w:fldCharType="begin"/>
        </w:r>
        <w:r>
          <w:rPr>
            <w:noProof/>
            <w:webHidden/>
          </w:rPr>
          <w:instrText xml:space="preserve"> PAGEREF _Toc232540751 \h </w:instrText>
        </w:r>
        <w:r>
          <w:rPr>
            <w:noProof/>
            <w:webHidden/>
          </w:rPr>
        </w:r>
        <w:r>
          <w:rPr>
            <w:noProof/>
            <w:webHidden/>
          </w:rPr>
          <w:fldChar w:fldCharType="separate"/>
        </w:r>
        <w:r>
          <w:rPr>
            <w:noProof/>
            <w:webHidden/>
          </w:rPr>
          <w:t>67</w:t>
        </w:r>
        <w:r>
          <w:rPr>
            <w:noProof/>
            <w:webHidden/>
          </w:rPr>
          <w:fldChar w:fldCharType="end"/>
        </w:r>
      </w:hyperlink>
    </w:p>
    <w:p w14:paraId="2CCAD77A" w14:textId="47062D84" w:rsidR="00902089" w:rsidRDefault="00902089">
      <w:pPr>
        <w:pStyle w:val="Tabladeilustraciones"/>
        <w:tabs>
          <w:tab w:val="right" w:leader="dot" w:pos="9394"/>
        </w:tabs>
        <w:rPr>
          <w:noProof/>
          <w:kern w:val="2"/>
          <w:szCs w:val="24"/>
          <w14:ligatures w14:val="standardContextual"/>
        </w:rPr>
      </w:pPr>
      <w:hyperlink w:anchor="_Toc232540752" w:history="1">
        <w:r w:rsidRPr="00711564">
          <w:rPr>
            <w:rStyle w:val="Hipervnculo"/>
            <w:noProof/>
          </w:rPr>
          <w:t>Figura 1.14: “Diagrama de Caso De Uso 14 Seleccionando divisa en venta”.</w:t>
        </w:r>
        <w:r>
          <w:rPr>
            <w:noProof/>
            <w:webHidden/>
          </w:rPr>
          <w:tab/>
        </w:r>
        <w:r>
          <w:rPr>
            <w:noProof/>
            <w:webHidden/>
          </w:rPr>
          <w:fldChar w:fldCharType="begin"/>
        </w:r>
        <w:r>
          <w:rPr>
            <w:noProof/>
            <w:webHidden/>
          </w:rPr>
          <w:instrText xml:space="preserve"> PAGEREF _Toc232540752 \h </w:instrText>
        </w:r>
        <w:r>
          <w:rPr>
            <w:noProof/>
            <w:webHidden/>
          </w:rPr>
        </w:r>
        <w:r>
          <w:rPr>
            <w:noProof/>
            <w:webHidden/>
          </w:rPr>
          <w:fldChar w:fldCharType="separate"/>
        </w:r>
        <w:r>
          <w:rPr>
            <w:noProof/>
            <w:webHidden/>
          </w:rPr>
          <w:t>68</w:t>
        </w:r>
        <w:r>
          <w:rPr>
            <w:noProof/>
            <w:webHidden/>
          </w:rPr>
          <w:fldChar w:fldCharType="end"/>
        </w:r>
      </w:hyperlink>
    </w:p>
    <w:p w14:paraId="7CB937B0" w14:textId="3254A28F" w:rsidR="00902089" w:rsidRDefault="00902089">
      <w:pPr>
        <w:pStyle w:val="Tabladeilustraciones"/>
        <w:tabs>
          <w:tab w:val="right" w:leader="dot" w:pos="9394"/>
        </w:tabs>
        <w:rPr>
          <w:noProof/>
          <w:kern w:val="2"/>
          <w:szCs w:val="24"/>
          <w14:ligatures w14:val="standardContextual"/>
        </w:rPr>
      </w:pPr>
      <w:hyperlink w:anchor="_Toc232540753" w:history="1">
        <w:r w:rsidRPr="00711564">
          <w:rPr>
            <w:rStyle w:val="Hipervnculo"/>
            <w:noProof/>
          </w:rPr>
          <w:t>Figura 1.15: “Diagrama de Caso De Uso 15 Sincronizando el tipo de cambio oficial”.</w:t>
        </w:r>
        <w:r>
          <w:rPr>
            <w:noProof/>
            <w:webHidden/>
          </w:rPr>
          <w:tab/>
        </w:r>
        <w:r>
          <w:rPr>
            <w:noProof/>
            <w:webHidden/>
          </w:rPr>
          <w:fldChar w:fldCharType="begin"/>
        </w:r>
        <w:r>
          <w:rPr>
            <w:noProof/>
            <w:webHidden/>
          </w:rPr>
          <w:instrText xml:space="preserve"> PAGEREF _Toc232540753 \h </w:instrText>
        </w:r>
        <w:r>
          <w:rPr>
            <w:noProof/>
            <w:webHidden/>
          </w:rPr>
        </w:r>
        <w:r>
          <w:rPr>
            <w:noProof/>
            <w:webHidden/>
          </w:rPr>
          <w:fldChar w:fldCharType="separate"/>
        </w:r>
        <w:r>
          <w:rPr>
            <w:noProof/>
            <w:webHidden/>
          </w:rPr>
          <w:t>69</w:t>
        </w:r>
        <w:r>
          <w:rPr>
            <w:noProof/>
            <w:webHidden/>
          </w:rPr>
          <w:fldChar w:fldCharType="end"/>
        </w:r>
      </w:hyperlink>
    </w:p>
    <w:p w14:paraId="689A4901" w14:textId="6A8F5B8E" w:rsidR="00902089" w:rsidRDefault="00902089">
      <w:pPr>
        <w:pStyle w:val="Tabladeilustraciones"/>
        <w:tabs>
          <w:tab w:val="right" w:leader="dot" w:pos="9394"/>
        </w:tabs>
        <w:rPr>
          <w:noProof/>
          <w:kern w:val="2"/>
          <w:szCs w:val="24"/>
          <w14:ligatures w14:val="standardContextual"/>
        </w:rPr>
      </w:pPr>
      <w:hyperlink w:anchor="_Toc232540754" w:history="1">
        <w:r w:rsidRPr="00711564">
          <w:rPr>
            <w:rStyle w:val="Hipervnculo"/>
            <w:noProof/>
          </w:rPr>
          <w:t>Figura 1.16: “Diagrama de Caso De Uso 16 Convirtiendo transacciones a moneda base”.</w:t>
        </w:r>
        <w:r>
          <w:rPr>
            <w:noProof/>
            <w:webHidden/>
          </w:rPr>
          <w:tab/>
        </w:r>
        <w:r>
          <w:rPr>
            <w:noProof/>
            <w:webHidden/>
          </w:rPr>
          <w:fldChar w:fldCharType="begin"/>
        </w:r>
        <w:r>
          <w:rPr>
            <w:noProof/>
            <w:webHidden/>
          </w:rPr>
          <w:instrText xml:space="preserve"> PAGEREF _Toc232540754 \h </w:instrText>
        </w:r>
        <w:r>
          <w:rPr>
            <w:noProof/>
            <w:webHidden/>
          </w:rPr>
        </w:r>
        <w:r>
          <w:rPr>
            <w:noProof/>
            <w:webHidden/>
          </w:rPr>
          <w:fldChar w:fldCharType="separate"/>
        </w:r>
        <w:r>
          <w:rPr>
            <w:noProof/>
            <w:webHidden/>
          </w:rPr>
          <w:t>70</w:t>
        </w:r>
        <w:r>
          <w:rPr>
            <w:noProof/>
            <w:webHidden/>
          </w:rPr>
          <w:fldChar w:fldCharType="end"/>
        </w:r>
      </w:hyperlink>
    </w:p>
    <w:p w14:paraId="01EFA520" w14:textId="6E6888C8" w:rsidR="00902089" w:rsidRDefault="00902089">
      <w:pPr>
        <w:pStyle w:val="Tabladeilustraciones"/>
        <w:tabs>
          <w:tab w:val="right" w:leader="dot" w:pos="9394"/>
        </w:tabs>
        <w:rPr>
          <w:noProof/>
          <w:kern w:val="2"/>
          <w:szCs w:val="24"/>
          <w14:ligatures w14:val="standardContextual"/>
        </w:rPr>
      </w:pPr>
      <w:hyperlink w:anchor="_Toc232540755" w:history="1">
        <w:r w:rsidRPr="00711564">
          <w:rPr>
            <w:rStyle w:val="Hipervnculo"/>
            <w:noProof/>
          </w:rPr>
          <w:t>Figura 1.17: “Diagrama de Caso De Uso 17 Calculando el Impuesto al Valor Agregado”.</w:t>
        </w:r>
        <w:r>
          <w:rPr>
            <w:noProof/>
            <w:webHidden/>
          </w:rPr>
          <w:tab/>
        </w:r>
        <w:r>
          <w:rPr>
            <w:noProof/>
            <w:webHidden/>
          </w:rPr>
          <w:fldChar w:fldCharType="begin"/>
        </w:r>
        <w:r>
          <w:rPr>
            <w:noProof/>
            <w:webHidden/>
          </w:rPr>
          <w:instrText xml:space="preserve"> PAGEREF _Toc232540755 \h </w:instrText>
        </w:r>
        <w:r>
          <w:rPr>
            <w:noProof/>
            <w:webHidden/>
          </w:rPr>
        </w:r>
        <w:r>
          <w:rPr>
            <w:noProof/>
            <w:webHidden/>
          </w:rPr>
          <w:fldChar w:fldCharType="separate"/>
        </w:r>
        <w:r>
          <w:rPr>
            <w:noProof/>
            <w:webHidden/>
          </w:rPr>
          <w:t>71</w:t>
        </w:r>
        <w:r>
          <w:rPr>
            <w:noProof/>
            <w:webHidden/>
          </w:rPr>
          <w:fldChar w:fldCharType="end"/>
        </w:r>
      </w:hyperlink>
    </w:p>
    <w:p w14:paraId="619E7678" w14:textId="2ED56C84" w:rsidR="00902089" w:rsidRDefault="00902089">
      <w:pPr>
        <w:pStyle w:val="Tabladeilustraciones"/>
        <w:tabs>
          <w:tab w:val="right" w:leader="dot" w:pos="9394"/>
        </w:tabs>
        <w:rPr>
          <w:noProof/>
          <w:kern w:val="2"/>
          <w:szCs w:val="24"/>
          <w14:ligatures w14:val="standardContextual"/>
        </w:rPr>
      </w:pPr>
      <w:hyperlink w:anchor="_Toc232540756" w:history="1">
        <w:r w:rsidRPr="00711564">
          <w:rPr>
            <w:rStyle w:val="Hipervnculo"/>
            <w:noProof/>
          </w:rPr>
          <w:t>Figura 1.18: “Diagrama de Caso De Uso 18 Aplicando exención de impuestos”.</w:t>
        </w:r>
        <w:r>
          <w:rPr>
            <w:noProof/>
            <w:webHidden/>
          </w:rPr>
          <w:tab/>
        </w:r>
        <w:r>
          <w:rPr>
            <w:noProof/>
            <w:webHidden/>
          </w:rPr>
          <w:fldChar w:fldCharType="begin"/>
        </w:r>
        <w:r>
          <w:rPr>
            <w:noProof/>
            <w:webHidden/>
          </w:rPr>
          <w:instrText xml:space="preserve"> PAGEREF _Toc232540756 \h </w:instrText>
        </w:r>
        <w:r>
          <w:rPr>
            <w:noProof/>
            <w:webHidden/>
          </w:rPr>
        </w:r>
        <w:r>
          <w:rPr>
            <w:noProof/>
            <w:webHidden/>
          </w:rPr>
          <w:fldChar w:fldCharType="separate"/>
        </w:r>
        <w:r>
          <w:rPr>
            <w:noProof/>
            <w:webHidden/>
          </w:rPr>
          <w:t>72</w:t>
        </w:r>
        <w:r>
          <w:rPr>
            <w:noProof/>
            <w:webHidden/>
          </w:rPr>
          <w:fldChar w:fldCharType="end"/>
        </w:r>
      </w:hyperlink>
    </w:p>
    <w:p w14:paraId="1733BC21" w14:textId="358A8554" w:rsidR="00902089" w:rsidRDefault="00902089">
      <w:pPr>
        <w:pStyle w:val="Tabladeilustraciones"/>
        <w:tabs>
          <w:tab w:val="right" w:leader="dot" w:pos="9394"/>
        </w:tabs>
        <w:rPr>
          <w:noProof/>
          <w:kern w:val="2"/>
          <w:szCs w:val="24"/>
          <w14:ligatures w14:val="standardContextual"/>
        </w:rPr>
      </w:pPr>
      <w:hyperlink w:anchor="_Toc232540757" w:history="1">
        <w:r w:rsidRPr="00711564">
          <w:rPr>
            <w:rStyle w:val="Hipervnculo"/>
            <w:noProof/>
          </w:rPr>
          <w:t>Figura 1.19: “Diagrama de Caso De Uso 19 Configurando rebaja comercial en Venta”.</w:t>
        </w:r>
        <w:r>
          <w:rPr>
            <w:noProof/>
            <w:webHidden/>
          </w:rPr>
          <w:tab/>
        </w:r>
        <w:r>
          <w:rPr>
            <w:noProof/>
            <w:webHidden/>
          </w:rPr>
          <w:fldChar w:fldCharType="begin"/>
        </w:r>
        <w:r>
          <w:rPr>
            <w:noProof/>
            <w:webHidden/>
          </w:rPr>
          <w:instrText xml:space="preserve"> PAGEREF _Toc232540757 \h </w:instrText>
        </w:r>
        <w:r>
          <w:rPr>
            <w:noProof/>
            <w:webHidden/>
          </w:rPr>
        </w:r>
        <w:r>
          <w:rPr>
            <w:noProof/>
            <w:webHidden/>
          </w:rPr>
          <w:fldChar w:fldCharType="separate"/>
        </w:r>
        <w:r>
          <w:rPr>
            <w:noProof/>
            <w:webHidden/>
          </w:rPr>
          <w:t>73</w:t>
        </w:r>
        <w:r>
          <w:rPr>
            <w:noProof/>
            <w:webHidden/>
          </w:rPr>
          <w:fldChar w:fldCharType="end"/>
        </w:r>
      </w:hyperlink>
    </w:p>
    <w:p w14:paraId="36C50300" w14:textId="40FA481B" w:rsidR="00902089" w:rsidRDefault="00902089">
      <w:pPr>
        <w:pStyle w:val="Tabladeilustraciones"/>
        <w:tabs>
          <w:tab w:val="right" w:leader="dot" w:pos="9394"/>
        </w:tabs>
        <w:rPr>
          <w:noProof/>
          <w:kern w:val="2"/>
          <w:szCs w:val="24"/>
          <w14:ligatures w14:val="standardContextual"/>
        </w:rPr>
      </w:pPr>
      <w:hyperlink w:anchor="_Toc232540758" w:history="1">
        <w:r w:rsidRPr="00711564">
          <w:rPr>
            <w:rStyle w:val="Hipervnculo"/>
            <w:noProof/>
          </w:rPr>
          <w:t>Figura 1.20: “Diagrama de Caso De Uso 20 Validando credenciales para aplicar descuento”.</w:t>
        </w:r>
        <w:r>
          <w:rPr>
            <w:noProof/>
            <w:webHidden/>
          </w:rPr>
          <w:tab/>
        </w:r>
        <w:r>
          <w:rPr>
            <w:noProof/>
            <w:webHidden/>
          </w:rPr>
          <w:fldChar w:fldCharType="begin"/>
        </w:r>
        <w:r>
          <w:rPr>
            <w:noProof/>
            <w:webHidden/>
          </w:rPr>
          <w:instrText xml:space="preserve"> PAGEREF _Toc232540758 \h </w:instrText>
        </w:r>
        <w:r>
          <w:rPr>
            <w:noProof/>
            <w:webHidden/>
          </w:rPr>
        </w:r>
        <w:r>
          <w:rPr>
            <w:noProof/>
            <w:webHidden/>
          </w:rPr>
          <w:fldChar w:fldCharType="separate"/>
        </w:r>
        <w:r>
          <w:rPr>
            <w:noProof/>
            <w:webHidden/>
          </w:rPr>
          <w:t>74</w:t>
        </w:r>
        <w:r>
          <w:rPr>
            <w:noProof/>
            <w:webHidden/>
          </w:rPr>
          <w:fldChar w:fldCharType="end"/>
        </w:r>
      </w:hyperlink>
    </w:p>
    <w:p w14:paraId="3F10D5A4" w14:textId="737BE74C" w:rsidR="00902089" w:rsidRDefault="00902089">
      <w:pPr>
        <w:pStyle w:val="Tabladeilustraciones"/>
        <w:tabs>
          <w:tab w:val="right" w:leader="dot" w:pos="9394"/>
        </w:tabs>
        <w:rPr>
          <w:noProof/>
          <w:kern w:val="2"/>
          <w:szCs w:val="24"/>
          <w14:ligatures w14:val="standardContextual"/>
        </w:rPr>
      </w:pPr>
      <w:hyperlink w:anchor="_Toc232540759" w:history="1">
        <w:r w:rsidRPr="00711564">
          <w:rPr>
            <w:rStyle w:val="Hipervnculo"/>
            <w:noProof/>
          </w:rPr>
          <w:t>Figura 1.21: “Diagrama de Caso De Uso 21 Vinculando folio de Guia de Despacho”.</w:t>
        </w:r>
        <w:r>
          <w:rPr>
            <w:noProof/>
            <w:webHidden/>
          </w:rPr>
          <w:tab/>
        </w:r>
        <w:r>
          <w:rPr>
            <w:noProof/>
            <w:webHidden/>
          </w:rPr>
          <w:fldChar w:fldCharType="begin"/>
        </w:r>
        <w:r>
          <w:rPr>
            <w:noProof/>
            <w:webHidden/>
          </w:rPr>
          <w:instrText xml:space="preserve"> PAGEREF _Toc232540759 \h </w:instrText>
        </w:r>
        <w:r>
          <w:rPr>
            <w:noProof/>
            <w:webHidden/>
          </w:rPr>
        </w:r>
        <w:r>
          <w:rPr>
            <w:noProof/>
            <w:webHidden/>
          </w:rPr>
          <w:fldChar w:fldCharType="separate"/>
        </w:r>
        <w:r>
          <w:rPr>
            <w:noProof/>
            <w:webHidden/>
          </w:rPr>
          <w:t>75</w:t>
        </w:r>
        <w:r>
          <w:rPr>
            <w:noProof/>
            <w:webHidden/>
          </w:rPr>
          <w:fldChar w:fldCharType="end"/>
        </w:r>
      </w:hyperlink>
    </w:p>
    <w:p w14:paraId="03E0C8BA" w14:textId="0DC19397" w:rsidR="00902089" w:rsidRDefault="00902089">
      <w:pPr>
        <w:pStyle w:val="Tabladeilustraciones"/>
        <w:tabs>
          <w:tab w:val="right" w:leader="dot" w:pos="9394"/>
        </w:tabs>
        <w:rPr>
          <w:noProof/>
          <w:kern w:val="2"/>
          <w:szCs w:val="24"/>
          <w14:ligatures w14:val="standardContextual"/>
        </w:rPr>
      </w:pPr>
      <w:hyperlink w:anchor="_Toc232540760" w:history="1">
        <w:r w:rsidRPr="00711564">
          <w:rPr>
            <w:rStyle w:val="Hipervnculo"/>
            <w:noProof/>
          </w:rPr>
          <w:t>Figura 1.22: “Diagrama de Caso De Uso 22 Vinculando folio de Factura Electrónica”.</w:t>
        </w:r>
        <w:r>
          <w:rPr>
            <w:noProof/>
            <w:webHidden/>
          </w:rPr>
          <w:tab/>
        </w:r>
        <w:r>
          <w:rPr>
            <w:noProof/>
            <w:webHidden/>
          </w:rPr>
          <w:fldChar w:fldCharType="begin"/>
        </w:r>
        <w:r>
          <w:rPr>
            <w:noProof/>
            <w:webHidden/>
          </w:rPr>
          <w:instrText xml:space="preserve"> PAGEREF _Toc232540760 \h </w:instrText>
        </w:r>
        <w:r>
          <w:rPr>
            <w:noProof/>
            <w:webHidden/>
          </w:rPr>
        </w:r>
        <w:r>
          <w:rPr>
            <w:noProof/>
            <w:webHidden/>
          </w:rPr>
          <w:fldChar w:fldCharType="separate"/>
        </w:r>
        <w:r>
          <w:rPr>
            <w:noProof/>
            <w:webHidden/>
          </w:rPr>
          <w:t>76</w:t>
        </w:r>
        <w:r>
          <w:rPr>
            <w:noProof/>
            <w:webHidden/>
          </w:rPr>
          <w:fldChar w:fldCharType="end"/>
        </w:r>
      </w:hyperlink>
    </w:p>
    <w:p w14:paraId="61813A5F" w14:textId="197FF6D4" w:rsidR="00902089" w:rsidRDefault="00902089">
      <w:pPr>
        <w:pStyle w:val="Tabladeilustraciones"/>
        <w:tabs>
          <w:tab w:val="right" w:leader="dot" w:pos="9394"/>
        </w:tabs>
        <w:rPr>
          <w:noProof/>
          <w:kern w:val="2"/>
          <w:szCs w:val="24"/>
          <w14:ligatures w14:val="standardContextual"/>
        </w:rPr>
      </w:pPr>
      <w:hyperlink w:anchor="_Toc232540761" w:history="1">
        <w:r w:rsidRPr="00711564">
          <w:rPr>
            <w:rStyle w:val="Hipervnculo"/>
            <w:noProof/>
          </w:rPr>
          <w:t>Figura 1.23: “Diagrama de Caso De Uso 23 Anulando Nota de Venta estándar”.</w:t>
        </w:r>
        <w:r>
          <w:rPr>
            <w:noProof/>
            <w:webHidden/>
          </w:rPr>
          <w:tab/>
        </w:r>
        <w:r>
          <w:rPr>
            <w:noProof/>
            <w:webHidden/>
          </w:rPr>
          <w:fldChar w:fldCharType="begin"/>
        </w:r>
        <w:r>
          <w:rPr>
            <w:noProof/>
            <w:webHidden/>
          </w:rPr>
          <w:instrText xml:space="preserve"> PAGEREF _Toc232540761 \h </w:instrText>
        </w:r>
        <w:r>
          <w:rPr>
            <w:noProof/>
            <w:webHidden/>
          </w:rPr>
        </w:r>
        <w:r>
          <w:rPr>
            <w:noProof/>
            <w:webHidden/>
          </w:rPr>
          <w:fldChar w:fldCharType="separate"/>
        </w:r>
        <w:r>
          <w:rPr>
            <w:noProof/>
            <w:webHidden/>
          </w:rPr>
          <w:t>77</w:t>
        </w:r>
        <w:r>
          <w:rPr>
            <w:noProof/>
            <w:webHidden/>
          </w:rPr>
          <w:fldChar w:fldCharType="end"/>
        </w:r>
      </w:hyperlink>
    </w:p>
    <w:p w14:paraId="35A92E32" w14:textId="1E7D96CE" w:rsidR="00902089" w:rsidRDefault="00902089">
      <w:pPr>
        <w:pStyle w:val="Tabladeilustraciones"/>
        <w:tabs>
          <w:tab w:val="right" w:leader="dot" w:pos="9394"/>
        </w:tabs>
      </w:pPr>
      <w:hyperlink w:anchor="_Toc232540762" w:history="1">
        <w:r w:rsidRPr="00711564">
          <w:rPr>
            <w:rStyle w:val="Hipervnculo"/>
            <w:noProof/>
          </w:rPr>
          <w:t xml:space="preserve">Figura 1.24: “Diagrama de Caso De Uso 24 </w:t>
        </w:r>
        <w:r w:rsidRPr="00711564">
          <w:rPr>
            <w:rStyle w:val="Hipervnculo"/>
            <w:rFonts w:ascii="Arial" w:eastAsia="Arial" w:hAnsi="Arial" w:cs="Arial"/>
            <w:noProof/>
          </w:rPr>
          <w:t>Anulando Nota de Venta facturada</w:t>
        </w:r>
        <w:r w:rsidRPr="00711564">
          <w:rPr>
            <w:rStyle w:val="Hipervnculo"/>
            <w:noProof/>
          </w:rPr>
          <w:t>”.</w:t>
        </w:r>
        <w:r>
          <w:rPr>
            <w:noProof/>
            <w:webHidden/>
          </w:rPr>
          <w:tab/>
        </w:r>
        <w:r>
          <w:rPr>
            <w:noProof/>
            <w:webHidden/>
          </w:rPr>
          <w:fldChar w:fldCharType="begin"/>
        </w:r>
        <w:r>
          <w:rPr>
            <w:noProof/>
            <w:webHidden/>
          </w:rPr>
          <w:instrText xml:space="preserve"> PAGEREF _Toc232540762 \h </w:instrText>
        </w:r>
        <w:r>
          <w:rPr>
            <w:noProof/>
            <w:webHidden/>
          </w:rPr>
        </w:r>
        <w:r>
          <w:rPr>
            <w:noProof/>
            <w:webHidden/>
          </w:rPr>
          <w:fldChar w:fldCharType="separate"/>
        </w:r>
        <w:r>
          <w:rPr>
            <w:noProof/>
            <w:webHidden/>
          </w:rPr>
          <w:t>78</w:t>
        </w:r>
        <w:r>
          <w:rPr>
            <w:noProof/>
            <w:webHidden/>
          </w:rPr>
          <w:fldChar w:fldCharType="end"/>
        </w:r>
      </w:hyperlink>
    </w:p>
    <w:p w14:paraId="450EF3AB" w14:textId="6248D6E8" w:rsidR="005303D2" w:rsidRPr="005303D2" w:rsidRDefault="005303D2" w:rsidP="005303D2">
      <w:pPr>
        <w:pStyle w:val="TDC1"/>
        <w:tabs>
          <w:tab w:val="left" w:pos="480"/>
          <w:tab w:val="right" w:leader="dot" w:pos="9394"/>
        </w:tabs>
        <w:rPr>
          <w:noProof/>
          <w:kern w:val="2"/>
          <w:szCs w:val="24"/>
          <w14:ligatures w14:val="standardContextual"/>
        </w:rPr>
      </w:pPr>
      <w:hyperlink w:anchor="_Toc232540635" w:history="1">
        <w:r w:rsidRPr="00B54072">
          <w:rPr>
            <w:rStyle w:val="Hipervnculo"/>
            <w:noProof/>
          </w:rPr>
          <w:t>3.</w:t>
        </w:r>
        <w:r>
          <w:rPr>
            <w:noProof/>
            <w:kern w:val="2"/>
            <w:szCs w:val="24"/>
            <w14:ligatures w14:val="standardContextual"/>
          </w:rPr>
          <w:tab/>
        </w:r>
        <w:r w:rsidRPr="00B54072">
          <w:rPr>
            <w:rStyle w:val="Hipervnculo"/>
            <w:noProof/>
          </w:rPr>
          <w:t>Diagrama de Componentes</w:t>
        </w:r>
        <w:r>
          <w:rPr>
            <w:noProof/>
            <w:webHidden/>
          </w:rPr>
          <w:tab/>
        </w:r>
        <w:r>
          <w:rPr>
            <w:noProof/>
            <w:webHidden/>
          </w:rPr>
          <w:fldChar w:fldCharType="begin"/>
        </w:r>
        <w:r>
          <w:rPr>
            <w:noProof/>
            <w:webHidden/>
          </w:rPr>
          <w:instrText xml:space="preserve"> PAGEREF _Toc232540635 \h </w:instrText>
        </w:r>
        <w:r>
          <w:rPr>
            <w:noProof/>
            <w:webHidden/>
          </w:rPr>
        </w:r>
        <w:r>
          <w:rPr>
            <w:noProof/>
            <w:webHidden/>
          </w:rPr>
          <w:fldChar w:fldCharType="separate"/>
        </w:r>
        <w:r>
          <w:rPr>
            <w:noProof/>
            <w:webHidden/>
          </w:rPr>
          <w:t>82</w:t>
        </w:r>
        <w:r>
          <w:rPr>
            <w:noProof/>
            <w:webHidden/>
          </w:rPr>
          <w:fldChar w:fldCharType="end"/>
        </w:r>
      </w:hyperlink>
    </w:p>
    <w:p w14:paraId="365E0C48" w14:textId="08E265D6" w:rsidR="00902089" w:rsidRDefault="00902089">
      <w:pPr>
        <w:pStyle w:val="Tabladeilustraciones"/>
        <w:tabs>
          <w:tab w:val="right" w:leader="dot" w:pos="9394"/>
        </w:tabs>
      </w:pPr>
      <w:hyperlink w:anchor="_Toc232540763" w:history="1">
        <w:r w:rsidRPr="00711564">
          <w:rPr>
            <w:rStyle w:val="Hipervnculo"/>
            <w:noProof/>
          </w:rPr>
          <w:t>Figura 3.1:“Diagrama Componentes de Puertas Blindadas”.</w:t>
        </w:r>
        <w:r>
          <w:rPr>
            <w:noProof/>
            <w:webHidden/>
          </w:rPr>
          <w:tab/>
        </w:r>
        <w:r>
          <w:rPr>
            <w:noProof/>
            <w:webHidden/>
          </w:rPr>
          <w:fldChar w:fldCharType="begin"/>
        </w:r>
        <w:r>
          <w:rPr>
            <w:noProof/>
            <w:webHidden/>
          </w:rPr>
          <w:instrText xml:space="preserve"> PAGEREF _Toc232540763 \h </w:instrText>
        </w:r>
        <w:r>
          <w:rPr>
            <w:noProof/>
            <w:webHidden/>
          </w:rPr>
        </w:r>
        <w:r>
          <w:rPr>
            <w:noProof/>
            <w:webHidden/>
          </w:rPr>
          <w:fldChar w:fldCharType="separate"/>
        </w:r>
        <w:r>
          <w:rPr>
            <w:noProof/>
            <w:webHidden/>
          </w:rPr>
          <w:t>83</w:t>
        </w:r>
        <w:r>
          <w:rPr>
            <w:noProof/>
            <w:webHidden/>
          </w:rPr>
          <w:fldChar w:fldCharType="end"/>
        </w:r>
      </w:hyperlink>
    </w:p>
    <w:p w14:paraId="2CEAEA4A" w14:textId="4F4BF68D" w:rsidR="005303D2" w:rsidRPr="005303D2" w:rsidRDefault="005303D2" w:rsidP="005303D2">
      <w:pPr>
        <w:pStyle w:val="TDC1"/>
        <w:tabs>
          <w:tab w:val="left" w:pos="480"/>
          <w:tab w:val="right" w:leader="dot" w:pos="9394"/>
        </w:tabs>
        <w:rPr>
          <w:noProof/>
          <w:kern w:val="2"/>
          <w:szCs w:val="24"/>
          <w14:ligatures w14:val="standardContextual"/>
        </w:rPr>
      </w:pPr>
      <w:hyperlink w:anchor="_Toc232540636" w:history="1">
        <w:r w:rsidRPr="00B54072">
          <w:rPr>
            <w:rStyle w:val="Hipervnculo"/>
            <w:rFonts w:eastAsia="Arial"/>
            <w:noProof/>
          </w:rPr>
          <w:t>4.</w:t>
        </w:r>
        <w:r>
          <w:rPr>
            <w:noProof/>
            <w:kern w:val="2"/>
            <w:szCs w:val="24"/>
            <w14:ligatures w14:val="standardContextual"/>
          </w:rPr>
          <w:tab/>
        </w:r>
        <w:r w:rsidRPr="00B54072">
          <w:rPr>
            <w:rStyle w:val="Hipervnculo"/>
            <w:rFonts w:eastAsia="Arial"/>
            <w:noProof/>
          </w:rPr>
          <w:t>Diagrama de Despliegue</w:t>
        </w:r>
        <w:r>
          <w:rPr>
            <w:noProof/>
            <w:webHidden/>
          </w:rPr>
          <w:tab/>
        </w:r>
        <w:r>
          <w:rPr>
            <w:noProof/>
            <w:webHidden/>
          </w:rPr>
          <w:fldChar w:fldCharType="begin"/>
        </w:r>
        <w:r>
          <w:rPr>
            <w:noProof/>
            <w:webHidden/>
          </w:rPr>
          <w:instrText xml:space="preserve"> PAGEREF _Toc232540636 \h </w:instrText>
        </w:r>
        <w:r>
          <w:rPr>
            <w:noProof/>
            <w:webHidden/>
          </w:rPr>
        </w:r>
        <w:r>
          <w:rPr>
            <w:noProof/>
            <w:webHidden/>
          </w:rPr>
          <w:fldChar w:fldCharType="separate"/>
        </w:r>
        <w:r>
          <w:rPr>
            <w:noProof/>
            <w:webHidden/>
          </w:rPr>
          <w:t>84</w:t>
        </w:r>
        <w:r>
          <w:rPr>
            <w:noProof/>
            <w:webHidden/>
          </w:rPr>
          <w:fldChar w:fldCharType="end"/>
        </w:r>
      </w:hyperlink>
    </w:p>
    <w:p w14:paraId="5109F102" w14:textId="1750E662" w:rsidR="00902089" w:rsidRDefault="00902089">
      <w:pPr>
        <w:pStyle w:val="Tabladeilustraciones"/>
        <w:tabs>
          <w:tab w:val="right" w:leader="dot" w:pos="9394"/>
        </w:tabs>
      </w:pPr>
      <w:hyperlink w:anchor="_Toc232540764" w:history="1">
        <w:r w:rsidRPr="00711564">
          <w:rPr>
            <w:rStyle w:val="Hipervnculo"/>
            <w:noProof/>
          </w:rPr>
          <w:t>Figura 4.1: “Diagrama Despliegue de Puertas Blindadas</w:t>
        </w:r>
        <w:r>
          <w:rPr>
            <w:noProof/>
            <w:webHidden/>
          </w:rPr>
          <w:tab/>
        </w:r>
        <w:r>
          <w:rPr>
            <w:noProof/>
            <w:webHidden/>
          </w:rPr>
          <w:fldChar w:fldCharType="begin"/>
        </w:r>
        <w:r>
          <w:rPr>
            <w:noProof/>
            <w:webHidden/>
          </w:rPr>
          <w:instrText xml:space="preserve"> PAGEREF _Toc232540764 \h </w:instrText>
        </w:r>
        <w:r>
          <w:rPr>
            <w:noProof/>
            <w:webHidden/>
          </w:rPr>
        </w:r>
        <w:r>
          <w:rPr>
            <w:noProof/>
            <w:webHidden/>
          </w:rPr>
          <w:fldChar w:fldCharType="separate"/>
        </w:r>
        <w:r>
          <w:rPr>
            <w:noProof/>
            <w:webHidden/>
          </w:rPr>
          <w:t>86</w:t>
        </w:r>
        <w:r>
          <w:rPr>
            <w:noProof/>
            <w:webHidden/>
          </w:rPr>
          <w:fldChar w:fldCharType="end"/>
        </w:r>
      </w:hyperlink>
    </w:p>
    <w:p w14:paraId="45AAD9D2" w14:textId="77777777" w:rsidR="005303D2" w:rsidRDefault="005303D2" w:rsidP="005303D2">
      <w:pPr>
        <w:pStyle w:val="TDC1"/>
        <w:tabs>
          <w:tab w:val="left" w:pos="480"/>
          <w:tab w:val="right" w:leader="dot" w:pos="9394"/>
        </w:tabs>
        <w:rPr>
          <w:noProof/>
          <w:kern w:val="2"/>
          <w:szCs w:val="24"/>
          <w14:ligatures w14:val="standardContextual"/>
        </w:rPr>
      </w:pPr>
      <w:hyperlink w:anchor="_Toc232540637" w:history="1">
        <w:r w:rsidRPr="00B54072">
          <w:rPr>
            <w:rStyle w:val="Hipervnculo"/>
            <w:noProof/>
          </w:rPr>
          <w:t>5.</w:t>
        </w:r>
        <w:r>
          <w:rPr>
            <w:noProof/>
            <w:kern w:val="2"/>
            <w:szCs w:val="24"/>
            <w14:ligatures w14:val="standardContextual"/>
          </w:rPr>
          <w:tab/>
        </w:r>
        <w:r w:rsidRPr="00B54072">
          <w:rPr>
            <w:rStyle w:val="Hipervnculo"/>
            <w:noProof/>
          </w:rPr>
          <w:t>Modelo de Datos</w:t>
        </w:r>
        <w:r>
          <w:rPr>
            <w:noProof/>
            <w:webHidden/>
          </w:rPr>
          <w:tab/>
        </w:r>
        <w:r>
          <w:rPr>
            <w:noProof/>
            <w:webHidden/>
          </w:rPr>
          <w:fldChar w:fldCharType="begin"/>
        </w:r>
        <w:r>
          <w:rPr>
            <w:noProof/>
            <w:webHidden/>
          </w:rPr>
          <w:instrText xml:space="preserve"> PAGEREF _Toc232540637 \h </w:instrText>
        </w:r>
        <w:r>
          <w:rPr>
            <w:noProof/>
            <w:webHidden/>
          </w:rPr>
        </w:r>
        <w:r>
          <w:rPr>
            <w:noProof/>
            <w:webHidden/>
          </w:rPr>
          <w:fldChar w:fldCharType="separate"/>
        </w:r>
        <w:r>
          <w:rPr>
            <w:noProof/>
            <w:webHidden/>
          </w:rPr>
          <w:t>87</w:t>
        </w:r>
        <w:r>
          <w:rPr>
            <w:noProof/>
            <w:webHidden/>
          </w:rPr>
          <w:fldChar w:fldCharType="end"/>
        </w:r>
      </w:hyperlink>
    </w:p>
    <w:p w14:paraId="056FC52D" w14:textId="286BCDE7" w:rsidR="00902089" w:rsidRDefault="00902089">
      <w:pPr>
        <w:pStyle w:val="Tabladeilustraciones"/>
        <w:tabs>
          <w:tab w:val="right" w:leader="dot" w:pos="9394"/>
        </w:tabs>
      </w:pPr>
      <w:hyperlink w:anchor="_Toc232540765" w:history="1">
        <w:r w:rsidRPr="00711564">
          <w:rPr>
            <w:rStyle w:val="Hipervnculo"/>
            <w:noProof/>
          </w:rPr>
          <w:t>Figura 5.1: “Modelo físico de datos del módulo de finanza”.</w:t>
        </w:r>
        <w:r>
          <w:rPr>
            <w:noProof/>
            <w:webHidden/>
          </w:rPr>
          <w:tab/>
        </w:r>
        <w:r>
          <w:rPr>
            <w:noProof/>
            <w:webHidden/>
          </w:rPr>
          <w:fldChar w:fldCharType="begin"/>
        </w:r>
        <w:r>
          <w:rPr>
            <w:noProof/>
            <w:webHidden/>
          </w:rPr>
          <w:instrText xml:space="preserve"> PAGEREF _Toc232540765 \h </w:instrText>
        </w:r>
        <w:r>
          <w:rPr>
            <w:noProof/>
            <w:webHidden/>
          </w:rPr>
        </w:r>
        <w:r>
          <w:rPr>
            <w:noProof/>
            <w:webHidden/>
          </w:rPr>
          <w:fldChar w:fldCharType="separate"/>
        </w:r>
        <w:r>
          <w:rPr>
            <w:noProof/>
            <w:webHidden/>
          </w:rPr>
          <w:t>90</w:t>
        </w:r>
        <w:r>
          <w:rPr>
            <w:noProof/>
            <w:webHidden/>
          </w:rPr>
          <w:fldChar w:fldCharType="end"/>
        </w:r>
      </w:hyperlink>
    </w:p>
    <w:p w14:paraId="2FAC334B" w14:textId="24FC4ACE" w:rsidR="005303D2" w:rsidRPr="005303D2" w:rsidRDefault="005303D2" w:rsidP="005303D2">
      <w:pPr>
        <w:pStyle w:val="TDC1"/>
        <w:tabs>
          <w:tab w:val="left" w:pos="480"/>
          <w:tab w:val="right" w:leader="dot" w:pos="9394"/>
        </w:tabs>
        <w:rPr>
          <w:noProof/>
          <w:kern w:val="2"/>
          <w:szCs w:val="24"/>
          <w14:ligatures w14:val="standardContextual"/>
        </w:rPr>
      </w:pPr>
      <w:hyperlink w:anchor="_Toc232540638" w:history="1">
        <w:r w:rsidRPr="00B54072">
          <w:rPr>
            <w:rStyle w:val="Hipervnculo"/>
            <w:noProof/>
          </w:rPr>
          <w:t>6.</w:t>
        </w:r>
        <w:r>
          <w:rPr>
            <w:noProof/>
            <w:kern w:val="2"/>
            <w:szCs w:val="24"/>
            <w14:ligatures w14:val="standardContextual"/>
          </w:rPr>
          <w:tab/>
        </w:r>
        <w:r w:rsidRPr="00B54072">
          <w:rPr>
            <w:rStyle w:val="Hipervnculo"/>
            <w:noProof/>
          </w:rPr>
          <w:t>Diagramas Secuencia</w:t>
        </w:r>
        <w:r>
          <w:rPr>
            <w:noProof/>
            <w:webHidden/>
          </w:rPr>
          <w:tab/>
        </w:r>
        <w:r>
          <w:rPr>
            <w:noProof/>
            <w:webHidden/>
          </w:rPr>
          <w:fldChar w:fldCharType="begin"/>
        </w:r>
        <w:r>
          <w:rPr>
            <w:noProof/>
            <w:webHidden/>
          </w:rPr>
          <w:instrText xml:space="preserve"> PAGEREF _Toc232540638 \h </w:instrText>
        </w:r>
        <w:r>
          <w:rPr>
            <w:noProof/>
            <w:webHidden/>
          </w:rPr>
        </w:r>
        <w:r>
          <w:rPr>
            <w:noProof/>
            <w:webHidden/>
          </w:rPr>
          <w:fldChar w:fldCharType="separate"/>
        </w:r>
        <w:r>
          <w:rPr>
            <w:noProof/>
            <w:webHidden/>
          </w:rPr>
          <w:t>91</w:t>
        </w:r>
        <w:r>
          <w:rPr>
            <w:noProof/>
            <w:webHidden/>
          </w:rPr>
          <w:fldChar w:fldCharType="end"/>
        </w:r>
      </w:hyperlink>
    </w:p>
    <w:p w14:paraId="2BEC14F5" w14:textId="4B266A22" w:rsidR="00902089" w:rsidRDefault="00902089">
      <w:pPr>
        <w:pStyle w:val="Tabladeilustraciones"/>
        <w:tabs>
          <w:tab w:val="right" w:leader="dot" w:pos="9394"/>
        </w:tabs>
        <w:rPr>
          <w:noProof/>
          <w:kern w:val="2"/>
          <w:szCs w:val="24"/>
          <w14:ligatures w14:val="standardContextual"/>
        </w:rPr>
      </w:pPr>
      <w:hyperlink w:anchor="_Toc232540766" w:history="1">
        <w:r w:rsidRPr="00711564">
          <w:rPr>
            <w:rStyle w:val="Hipervnculo"/>
            <w:noProof/>
          </w:rPr>
          <w:t>Figura 6.1: “DS-CU01 - Diagrama de secuencia general: Cargando catálogo de clientes activos”.</w:t>
        </w:r>
        <w:r>
          <w:rPr>
            <w:noProof/>
            <w:webHidden/>
          </w:rPr>
          <w:tab/>
        </w:r>
        <w:r>
          <w:rPr>
            <w:noProof/>
            <w:webHidden/>
          </w:rPr>
          <w:fldChar w:fldCharType="begin"/>
        </w:r>
        <w:r>
          <w:rPr>
            <w:noProof/>
            <w:webHidden/>
          </w:rPr>
          <w:instrText xml:space="preserve"> PAGEREF _Toc232540766 \h </w:instrText>
        </w:r>
        <w:r>
          <w:rPr>
            <w:noProof/>
            <w:webHidden/>
          </w:rPr>
        </w:r>
        <w:r>
          <w:rPr>
            <w:noProof/>
            <w:webHidden/>
          </w:rPr>
          <w:fldChar w:fldCharType="separate"/>
        </w:r>
        <w:r>
          <w:rPr>
            <w:noProof/>
            <w:webHidden/>
          </w:rPr>
          <w:t>92</w:t>
        </w:r>
        <w:r>
          <w:rPr>
            <w:noProof/>
            <w:webHidden/>
          </w:rPr>
          <w:fldChar w:fldCharType="end"/>
        </w:r>
      </w:hyperlink>
    </w:p>
    <w:p w14:paraId="1AECCB08" w14:textId="0F603CEC" w:rsidR="00902089" w:rsidRDefault="00902089">
      <w:pPr>
        <w:pStyle w:val="Tabladeilustraciones"/>
        <w:tabs>
          <w:tab w:val="right" w:leader="dot" w:pos="9394"/>
        </w:tabs>
        <w:rPr>
          <w:noProof/>
          <w:kern w:val="2"/>
          <w:szCs w:val="24"/>
          <w14:ligatures w14:val="standardContextual"/>
        </w:rPr>
      </w:pPr>
      <w:hyperlink w:anchor="_Toc232540767" w:history="1">
        <w:r w:rsidRPr="00711564">
          <w:rPr>
            <w:rStyle w:val="Hipervnculo"/>
            <w:noProof/>
          </w:rPr>
          <w:t>Figura 6.2: “DS-CU01-E1 - Diagrama de secuencia de excepción: Caída de conexión con la base de datos”.</w:t>
        </w:r>
        <w:r>
          <w:rPr>
            <w:noProof/>
            <w:webHidden/>
          </w:rPr>
          <w:tab/>
        </w:r>
        <w:r>
          <w:rPr>
            <w:noProof/>
            <w:webHidden/>
          </w:rPr>
          <w:fldChar w:fldCharType="begin"/>
        </w:r>
        <w:r>
          <w:rPr>
            <w:noProof/>
            <w:webHidden/>
          </w:rPr>
          <w:instrText xml:space="preserve"> PAGEREF _Toc232540767 \h </w:instrText>
        </w:r>
        <w:r>
          <w:rPr>
            <w:noProof/>
            <w:webHidden/>
          </w:rPr>
        </w:r>
        <w:r>
          <w:rPr>
            <w:noProof/>
            <w:webHidden/>
          </w:rPr>
          <w:fldChar w:fldCharType="separate"/>
        </w:r>
        <w:r>
          <w:rPr>
            <w:noProof/>
            <w:webHidden/>
          </w:rPr>
          <w:t>93</w:t>
        </w:r>
        <w:r>
          <w:rPr>
            <w:noProof/>
            <w:webHidden/>
          </w:rPr>
          <w:fldChar w:fldCharType="end"/>
        </w:r>
      </w:hyperlink>
    </w:p>
    <w:p w14:paraId="0935A516" w14:textId="024AE284" w:rsidR="00902089" w:rsidRDefault="00902089">
      <w:pPr>
        <w:pStyle w:val="Tabladeilustraciones"/>
        <w:tabs>
          <w:tab w:val="right" w:leader="dot" w:pos="9394"/>
        </w:tabs>
        <w:rPr>
          <w:noProof/>
          <w:kern w:val="2"/>
          <w:szCs w:val="24"/>
          <w14:ligatures w14:val="standardContextual"/>
        </w:rPr>
      </w:pPr>
      <w:hyperlink w:anchor="_Toc232540768" w:history="1">
        <w:r w:rsidRPr="00711564">
          <w:rPr>
            <w:rStyle w:val="Hipervnculo"/>
            <w:rFonts w:ascii="Arial" w:eastAsia="Arial" w:hAnsi="Arial" w:cs="Arial"/>
            <w:noProof/>
          </w:rPr>
          <w:t>Figura 6.3</w:t>
        </w:r>
        <w:r w:rsidRPr="00711564">
          <w:rPr>
            <w:rStyle w:val="Hipervnculo"/>
            <w:noProof/>
          </w:rPr>
          <w:t>:</w:t>
        </w:r>
        <w:r w:rsidRPr="00711564">
          <w:rPr>
            <w:rStyle w:val="Hipervnculo"/>
            <w:rFonts w:ascii="Arial" w:eastAsia="Arial" w:hAnsi="Arial" w:cs="Arial"/>
            <w:noProof/>
          </w:rPr>
          <w:t xml:space="preserve"> “DS-CU01-E2 - Diagrama de secuencia de excepción: Ausencia de clientes activos”.</w:t>
        </w:r>
        <w:r>
          <w:rPr>
            <w:noProof/>
            <w:webHidden/>
          </w:rPr>
          <w:tab/>
        </w:r>
        <w:r>
          <w:rPr>
            <w:noProof/>
            <w:webHidden/>
          </w:rPr>
          <w:fldChar w:fldCharType="begin"/>
        </w:r>
        <w:r>
          <w:rPr>
            <w:noProof/>
            <w:webHidden/>
          </w:rPr>
          <w:instrText xml:space="preserve"> PAGEREF _Toc232540768 \h </w:instrText>
        </w:r>
        <w:r>
          <w:rPr>
            <w:noProof/>
            <w:webHidden/>
          </w:rPr>
        </w:r>
        <w:r>
          <w:rPr>
            <w:noProof/>
            <w:webHidden/>
          </w:rPr>
          <w:fldChar w:fldCharType="separate"/>
        </w:r>
        <w:r>
          <w:rPr>
            <w:noProof/>
            <w:webHidden/>
          </w:rPr>
          <w:t>94</w:t>
        </w:r>
        <w:r>
          <w:rPr>
            <w:noProof/>
            <w:webHidden/>
          </w:rPr>
          <w:fldChar w:fldCharType="end"/>
        </w:r>
      </w:hyperlink>
    </w:p>
    <w:p w14:paraId="6A0AF2CA" w14:textId="7B24F664" w:rsidR="00902089" w:rsidRDefault="00902089">
      <w:pPr>
        <w:pStyle w:val="Tabladeilustraciones"/>
        <w:tabs>
          <w:tab w:val="right" w:leader="dot" w:pos="9394"/>
        </w:tabs>
        <w:rPr>
          <w:noProof/>
          <w:kern w:val="2"/>
          <w:szCs w:val="24"/>
          <w14:ligatures w14:val="standardContextual"/>
        </w:rPr>
      </w:pPr>
      <w:hyperlink w:anchor="_Toc232540769" w:history="1">
        <w:r w:rsidRPr="00711564">
          <w:rPr>
            <w:rStyle w:val="Hipervnculo"/>
            <w:noProof/>
          </w:rPr>
          <w:t>Figura 6.4: “DS-CU02 - Diagrama de secuencia general: Visualizando ficha financiera del cliente”.</w:t>
        </w:r>
        <w:r>
          <w:rPr>
            <w:noProof/>
            <w:webHidden/>
          </w:rPr>
          <w:tab/>
        </w:r>
        <w:r>
          <w:rPr>
            <w:noProof/>
            <w:webHidden/>
          </w:rPr>
          <w:fldChar w:fldCharType="begin"/>
        </w:r>
        <w:r>
          <w:rPr>
            <w:noProof/>
            <w:webHidden/>
          </w:rPr>
          <w:instrText xml:space="preserve"> PAGEREF _Toc232540769 \h </w:instrText>
        </w:r>
        <w:r>
          <w:rPr>
            <w:noProof/>
            <w:webHidden/>
          </w:rPr>
        </w:r>
        <w:r>
          <w:rPr>
            <w:noProof/>
            <w:webHidden/>
          </w:rPr>
          <w:fldChar w:fldCharType="separate"/>
        </w:r>
        <w:r>
          <w:rPr>
            <w:noProof/>
            <w:webHidden/>
          </w:rPr>
          <w:t>95</w:t>
        </w:r>
        <w:r>
          <w:rPr>
            <w:noProof/>
            <w:webHidden/>
          </w:rPr>
          <w:fldChar w:fldCharType="end"/>
        </w:r>
      </w:hyperlink>
    </w:p>
    <w:p w14:paraId="41111942" w14:textId="1F87C2E2" w:rsidR="00902089" w:rsidRDefault="00902089">
      <w:pPr>
        <w:pStyle w:val="Tabladeilustraciones"/>
        <w:tabs>
          <w:tab w:val="right" w:leader="dot" w:pos="9394"/>
        </w:tabs>
        <w:rPr>
          <w:noProof/>
          <w:kern w:val="2"/>
          <w:szCs w:val="24"/>
          <w14:ligatures w14:val="standardContextual"/>
        </w:rPr>
      </w:pPr>
      <w:hyperlink w:anchor="_Toc232540770" w:history="1">
        <w:r w:rsidRPr="00711564">
          <w:rPr>
            <w:rStyle w:val="Hipervnculo"/>
            <w:noProof/>
          </w:rPr>
          <w:t>Figura 6.5: “DS-CU02-E1 - Diagrama de secuencia de excepción: Cliente sin historial comercial”.</w:t>
        </w:r>
        <w:r>
          <w:rPr>
            <w:noProof/>
            <w:webHidden/>
          </w:rPr>
          <w:tab/>
        </w:r>
        <w:r>
          <w:rPr>
            <w:noProof/>
            <w:webHidden/>
          </w:rPr>
          <w:fldChar w:fldCharType="begin"/>
        </w:r>
        <w:r>
          <w:rPr>
            <w:noProof/>
            <w:webHidden/>
          </w:rPr>
          <w:instrText xml:space="preserve"> PAGEREF _Toc232540770 \h </w:instrText>
        </w:r>
        <w:r>
          <w:rPr>
            <w:noProof/>
            <w:webHidden/>
          </w:rPr>
        </w:r>
        <w:r>
          <w:rPr>
            <w:noProof/>
            <w:webHidden/>
          </w:rPr>
          <w:fldChar w:fldCharType="separate"/>
        </w:r>
        <w:r>
          <w:rPr>
            <w:noProof/>
            <w:webHidden/>
          </w:rPr>
          <w:t>96</w:t>
        </w:r>
        <w:r>
          <w:rPr>
            <w:noProof/>
            <w:webHidden/>
          </w:rPr>
          <w:fldChar w:fldCharType="end"/>
        </w:r>
      </w:hyperlink>
    </w:p>
    <w:p w14:paraId="4802C5B4" w14:textId="1F5393B5" w:rsidR="00902089" w:rsidRDefault="00902089">
      <w:pPr>
        <w:pStyle w:val="Tabladeilustraciones"/>
        <w:tabs>
          <w:tab w:val="right" w:leader="dot" w:pos="9394"/>
        </w:tabs>
        <w:rPr>
          <w:noProof/>
          <w:kern w:val="2"/>
          <w:szCs w:val="24"/>
          <w14:ligatures w14:val="standardContextual"/>
        </w:rPr>
      </w:pPr>
      <w:hyperlink w:anchor="_Toc232540771" w:history="1">
        <w:r w:rsidRPr="00711564">
          <w:rPr>
            <w:rStyle w:val="Hipervnculo"/>
            <w:noProof/>
          </w:rPr>
          <w:t>Figura 6.6: “DS-CU03 - Diagrama de secuencia general: Buscando el registro de un cliente”.</w:t>
        </w:r>
        <w:r>
          <w:rPr>
            <w:noProof/>
            <w:webHidden/>
          </w:rPr>
          <w:tab/>
        </w:r>
        <w:r>
          <w:rPr>
            <w:noProof/>
            <w:webHidden/>
          </w:rPr>
          <w:fldChar w:fldCharType="begin"/>
        </w:r>
        <w:r>
          <w:rPr>
            <w:noProof/>
            <w:webHidden/>
          </w:rPr>
          <w:instrText xml:space="preserve"> PAGEREF _Toc232540771 \h </w:instrText>
        </w:r>
        <w:r>
          <w:rPr>
            <w:noProof/>
            <w:webHidden/>
          </w:rPr>
        </w:r>
        <w:r>
          <w:rPr>
            <w:noProof/>
            <w:webHidden/>
          </w:rPr>
          <w:fldChar w:fldCharType="separate"/>
        </w:r>
        <w:r>
          <w:rPr>
            <w:noProof/>
            <w:webHidden/>
          </w:rPr>
          <w:t>97</w:t>
        </w:r>
        <w:r>
          <w:rPr>
            <w:noProof/>
            <w:webHidden/>
          </w:rPr>
          <w:fldChar w:fldCharType="end"/>
        </w:r>
      </w:hyperlink>
    </w:p>
    <w:p w14:paraId="2D67643B" w14:textId="5B6F1652" w:rsidR="00902089" w:rsidRDefault="00902089">
      <w:pPr>
        <w:pStyle w:val="Tabladeilustraciones"/>
        <w:tabs>
          <w:tab w:val="right" w:leader="dot" w:pos="9394"/>
        </w:tabs>
        <w:rPr>
          <w:noProof/>
          <w:kern w:val="2"/>
          <w:szCs w:val="24"/>
          <w14:ligatures w14:val="standardContextual"/>
        </w:rPr>
      </w:pPr>
      <w:hyperlink w:anchor="_Toc232540772" w:history="1">
        <w:r w:rsidRPr="00711564">
          <w:rPr>
            <w:rStyle w:val="Hipervnculo"/>
            <w:noProof/>
          </w:rPr>
          <w:t>Figura 6.7: “DS-CU03-E1 - Diagrama de secuencia de excepción: Búsqueda sin resultados coincidentes”.</w:t>
        </w:r>
        <w:r>
          <w:rPr>
            <w:noProof/>
            <w:webHidden/>
          </w:rPr>
          <w:tab/>
        </w:r>
        <w:r>
          <w:rPr>
            <w:noProof/>
            <w:webHidden/>
          </w:rPr>
          <w:fldChar w:fldCharType="begin"/>
        </w:r>
        <w:r>
          <w:rPr>
            <w:noProof/>
            <w:webHidden/>
          </w:rPr>
          <w:instrText xml:space="preserve"> PAGEREF _Toc232540772 \h </w:instrText>
        </w:r>
        <w:r>
          <w:rPr>
            <w:noProof/>
            <w:webHidden/>
          </w:rPr>
        </w:r>
        <w:r>
          <w:rPr>
            <w:noProof/>
            <w:webHidden/>
          </w:rPr>
          <w:fldChar w:fldCharType="separate"/>
        </w:r>
        <w:r>
          <w:rPr>
            <w:noProof/>
            <w:webHidden/>
          </w:rPr>
          <w:t>98</w:t>
        </w:r>
        <w:r>
          <w:rPr>
            <w:noProof/>
            <w:webHidden/>
          </w:rPr>
          <w:fldChar w:fldCharType="end"/>
        </w:r>
      </w:hyperlink>
    </w:p>
    <w:p w14:paraId="727CFD1A" w14:textId="66030E41" w:rsidR="00902089" w:rsidRDefault="00902089">
      <w:pPr>
        <w:pStyle w:val="Tabladeilustraciones"/>
        <w:tabs>
          <w:tab w:val="right" w:leader="dot" w:pos="9394"/>
        </w:tabs>
        <w:rPr>
          <w:noProof/>
          <w:kern w:val="2"/>
          <w:szCs w:val="24"/>
          <w14:ligatures w14:val="standardContextual"/>
        </w:rPr>
      </w:pPr>
      <w:hyperlink w:anchor="_Toc232540773" w:history="1">
        <w:r w:rsidRPr="00711564">
          <w:rPr>
            <w:rStyle w:val="Hipervnculo"/>
            <w:noProof/>
          </w:rPr>
          <w:t>Figura 6.8: “DS-CU04 - Diagrama de secuencia general: Aplicando filtros de cartera morosa”.</w:t>
        </w:r>
        <w:r>
          <w:rPr>
            <w:noProof/>
            <w:webHidden/>
          </w:rPr>
          <w:tab/>
        </w:r>
        <w:r>
          <w:rPr>
            <w:noProof/>
            <w:webHidden/>
          </w:rPr>
          <w:fldChar w:fldCharType="begin"/>
        </w:r>
        <w:r>
          <w:rPr>
            <w:noProof/>
            <w:webHidden/>
          </w:rPr>
          <w:instrText xml:space="preserve"> PAGEREF _Toc232540773 \h </w:instrText>
        </w:r>
        <w:r>
          <w:rPr>
            <w:noProof/>
            <w:webHidden/>
          </w:rPr>
        </w:r>
        <w:r>
          <w:rPr>
            <w:noProof/>
            <w:webHidden/>
          </w:rPr>
          <w:fldChar w:fldCharType="separate"/>
        </w:r>
        <w:r>
          <w:rPr>
            <w:noProof/>
            <w:webHidden/>
          </w:rPr>
          <w:t>99</w:t>
        </w:r>
        <w:r>
          <w:rPr>
            <w:noProof/>
            <w:webHidden/>
          </w:rPr>
          <w:fldChar w:fldCharType="end"/>
        </w:r>
      </w:hyperlink>
    </w:p>
    <w:p w14:paraId="4006CE33" w14:textId="19D4DD2B" w:rsidR="00902089" w:rsidRDefault="00902089">
      <w:pPr>
        <w:pStyle w:val="Tabladeilustraciones"/>
        <w:tabs>
          <w:tab w:val="right" w:leader="dot" w:pos="9394"/>
        </w:tabs>
        <w:rPr>
          <w:noProof/>
          <w:kern w:val="2"/>
          <w:szCs w:val="24"/>
          <w14:ligatures w14:val="standardContextual"/>
        </w:rPr>
      </w:pPr>
      <w:hyperlink w:anchor="_Toc232540774" w:history="1">
        <w:r w:rsidRPr="00711564">
          <w:rPr>
            <w:rStyle w:val="Hipervnculo"/>
            <w:noProof/>
          </w:rPr>
          <w:t>Figura 6.9: “DS-CU04-E1 - Diagrama de secuencia de excepción: Ausencia de clientes morosos”.</w:t>
        </w:r>
        <w:r>
          <w:rPr>
            <w:noProof/>
            <w:webHidden/>
          </w:rPr>
          <w:tab/>
        </w:r>
        <w:r>
          <w:rPr>
            <w:noProof/>
            <w:webHidden/>
          </w:rPr>
          <w:fldChar w:fldCharType="begin"/>
        </w:r>
        <w:r>
          <w:rPr>
            <w:noProof/>
            <w:webHidden/>
          </w:rPr>
          <w:instrText xml:space="preserve"> PAGEREF _Toc232540774 \h </w:instrText>
        </w:r>
        <w:r>
          <w:rPr>
            <w:noProof/>
            <w:webHidden/>
          </w:rPr>
        </w:r>
        <w:r>
          <w:rPr>
            <w:noProof/>
            <w:webHidden/>
          </w:rPr>
          <w:fldChar w:fldCharType="separate"/>
        </w:r>
        <w:r>
          <w:rPr>
            <w:noProof/>
            <w:webHidden/>
          </w:rPr>
          <w:t>100</w:t>
        </w:r>
        <w:r>
          <w:rPr>
            <w:noProof/>
            <w:webHidden/>
          </w:rPr>
          <w:fldChar w:fldCharType="end"/>
        </w:r>
      </w:hyperlink>
    </w:p>
    <w:p w14:paraId="602148D3" w14:textId="1ABF2767" w:rsidR="00902089" w:rsidRDefault="00902089">
      <w:pPr>
        <w:pStyle w:val="Tabladeilustraciones"/>
        <w:tabs>
          <w:tab w:val="right" w:leader="dot" w:pos="9394"/>
        </w:tabs>
        <w:rPr>
          <w:noProof/>
          <w:kern w:val="2"/>
          <w:szCs w:val="24"/>
          <w14:ligatures w14:val="standardContextual"/>
        </w:rPr>
      </w:pPr>
      <w:hyperlink w:anchor="_Toc232540775" w:history="1">
        <w:r w:rsidRPr="00711564">
          <w:rPr>
            <w:rStyle w:val="Hipervnculo"/>
            <w:noProof/>
          </w:rPr>
          <w:t>Figura 6.10: “DS-CU05 - Diagrama de secuencia general: Iniciando cotización y asignación cliente”.</w:t>
        </w:r>
        <w:r>
          <w:rPr>
            <w:noProof/>
            <w:webHidden/>
          </w:rPr>
          <w:tab/>
        </w:r>
        <w:r>
          <w:rPr>
            <w:noProof/>
            <w:webHidden/>
          </w:rPr>
          <w:fldChar w:fldCharType="begin"/>
        </w:r>
        <w:r>
          <w:rPr>
            <w:noProof/>
            <w:webHidden/>
          </w:rPr>
          <w:instrText xml:space="preserve"> PAGEREF _Toc232540775 \h </w:instrText>
        </w:r>
        <w:r>
          <w:rPr>
            <w:noProof/>
            <w:webHidden/>
          </w:rPr>
        </w:r>
        <w:r>
          <w:rPr>
            <w:noProof/>
            <w:webHidden/>
          </w:rPr>
          <w:fldChar w:fldCharType="separate"/>
        </w:r>
        <w:r>
          <w:rPr>
            <w:noProof/>
            <w:webHidden/>
          </w:rPr>
          <w:t>101</w:t>
        </w:r>
        <w:r>
          <w:rPr>
            <w:noProof/>
            <w:webHidden/>
          </w:rPr>
          <w:fldChar w:fldCharType="end"/>
        </w:r>
      </w:hyperlink>
    </w:p>
    <w:p w14:paraId="77F3BFBC" w14:textId="5D595913" w:rsidR="00902089" w:rsidRDefault="00902089">
      <w:pPr>
        <w:pStyle w:val="Tabladeilustraciones"/>
        <w:tabs>
          <w:tab w:val="right" w:leader="dot" w:pos="9394"/>
        </w:tabs>
        <w:rPr>
          <w:noProof/>
          <w:kern w:val="2"/>
          <w:szCs w:val="24"/>
          <w14:ligatures w14:val="standardContextual"/>
        </w:rPr>
      </w:pPr>
      <w:hyperlink w:anchor="_Toc232540776" w:history="1">
        <w:r w:rsidRPr="00711564">
          <w:rPr>
            <w:rStyle w:val="Hipervnculo"/>
            <w:noProof/>
          </w:rPr>
          <w:t>Figura 6.11: “DS-CU05-E1 - Diagrama de secuencia de excepción: Cliente no seleccionado”.</w:t>
        </w:r>
        <w:r>
          <w:rPr>
            <w:noProof/>
            <w:webHidden/>
          </w:rPr>
          <w:tab/>
        </w:r>
        <w:r>
          <w:rPr>
            <w:noProof/>
            <w:webHidden/>
          </w:rPr>
          <w:fldChar w:fldCharType="begin"/>
        </w:r>
        <w:r>
          <w:rPr>
            <w:noProof/>
            <w:webHidden/>
          </w:rPr>
          <w:instrText xml:space="preserve"> PAGEREF _Toc232540776 \h </w:instrText>
        </w:r>
        <w:r>
          <w:rPr>
            <w:noProof/>
            <w:webHidden/>
          </w:rPr>
        </w:r>
        <w:r>
          <w:rPr>
            <w:noProof/>
            <w:webHidden/>
          </w:rPr>
          <w:fldChar w:fldCharType="separate"/>
        </w:r>
        <w:r>
          <w:rPr>
            <w:noProof/>
            <w:webHidden/>
          </w:rPr>
          <w:t>102</w:t>
        </w:r>
        <w:r>
          <w:rPr>
            <w:noProof/>
            <w:webHidden/>
          </w:rPr>
          <w:fldChar w:fldCharType="end"/>
        </w:r>
      </w:hyperlink>
    </w:p>
    <w:p w14:paraId="5D0F7D84" w14:textId="6DABEF9D" w:rsidR="00902089" w:rsidRDefault="00902089">
      <w:pPr>
        <w:pStyle w:val="Tabladeilustraciones"/>
        <w:tabs>
          <w:tab w:val="right" w:leader="dot" w:pos="9394"/>
        </w:tabs>
        <w:rPr>
          <w:noProof/>
          <w:kern w:val="2"/>
          <w:szCs w:val="24"/>
          <w14:ligatures w14:val="standardContextual"/>
        </w:rPr>
      </w:pPr>
      <w:hyperlink w:anchor="_Toc232540777" w:history="1">
        <w:r w:rsidRPr="00711564">
          <w:rPr>
            <w:rStyle w:val="Hipervnculo"/>
            <w:noProof/>
          </w:rPr>
          <w:t>Figura 6.12: “DS-CU06 - Diagrama de secuencia general: Consultando costos de inventario”.</w:t>
        </w:r>
        <w:r>
          <w:rPr>
            <w:noProof/>
            <w:webHidden/>
          </w:rPr>
          <w:tab/>
        </w:r>
        <w:r>
          <w:rPr>
            <w:noProof/>
            <w:webHidden/>
          </w:rPr>
          <w:fldChar w:fldCharType="begin"/>
        </w:r>
        <w:r>
          <w:rPr>
            <w:noProof/>
            <w:webHidden/>
          </w:rPr>
          <w:instrText xml:space="preserve"> PAGEREF _Toc232540777 \h </w:instrText>
        </w:r>
        <w:r>
          <w:rPr>
            <w:noProof/>
            <w:webHidden/>
          </w:rPr>
        </w:r>
        <w:r>
          <w:rPr>
            <w:noProof/>
            <w:webHidden/>
          </w:rPr>
          <w:fldChar w:fldCharType="separate"/>
        </w:r>
        <w:r>
          <w:rPr>
            <w:noProof/>
            <w:webHidden/>
          </w:rPr>
          <w:t>103</w:t>
        </w:r>
        <w:r>
          <w:rPr>
            <w:noProof/>
            <w:webHidden/>
          </w:rPr>
          <w:fldChar w:fldCharType="end"/>
        </w:r>
      </w:hyperlink>
    </w:p>
    <w:p w14:paraId="364F1249" w14:textId="3F7D8BD7" w:rsidR="00902089" w:rsidRDefault="00902089">
      <w:pPr>
        <w:pStyle w:val="Tabladeilustraciones"/>
        <w:tabs>
          <w:tab w:val="right" w:leader="dot" w:pos="9394"/>
        </w:tabs>
        <w:rPr>
          <w:noProof/>
          <w:kern w:val="2"/>
          <w:szCs w:val="24"/>
          <w14:ligatures w14:val="standardContextual"/>
        </w:rPr>
      </w:pPr>
      <w:hyperlink w:anchor="_Toc232540778" w:history="1">
        <w:r w:rsidRPr="00711564">
          <w:rPr>
            <w:rStyle w:val="Hipervnculo"/>
            <w:noProof/>
          </w:rPr>
          <w:t>Figura 6.13: “DS-CU06-E1 - Diagrama de secuencia de excepción: Inventario no disponible”.</w:t>
        </w:r>
        <w:r>
          <w:rPr>
            <w:noProof/>
            <w:webHidden/>
          </w:rPr>
          <w:tab/>
        </w:r>
        <w:r>
          <w:rPr>
            <w:noProof/>
            <w:webHidden/>
          </w:rPr>
          <w:fldChar w:fldCharType="begin"/>
        </w:r>
        <w:r>
          <w:rPr>
            <w:noProof/>
            <w:webHidden/>
          </w:rPr>
          <w:instrText xml:space="preserve"> PAGEREF _Toc232540778 \h </w:instrText>
        </w:r>
        <w:r>
          <w:rPr>
            <w:noProof/>
            <w:webHidden/>
          </w:rPr>
        </w:r>
        <w:r>
          <w:rPr>
            <w:noProof/>
            <w:webHidden/>
          </w:rPr>
          <w:fldChar w:fldCharType="separate"/>
        </w:r>
        <w:r>
          <w:rPr>
            <w:noProof/>
            <w:webHidden/>
          </w:rPr>
          <w:t>104</w:t>
        </w:r>
        <w:r>
          <w:rPr>
            <w:noProof/>
            <w:webHidden/>
          </w:rPr>
          <w:fldChar w:fldCharType="end"/>
        </w:r>
      </w:hyperlink>
    </w:p>
    <w:p w14:paraId="127D527D" w14:textId="6B1ED060" w:rsidR="00902089" w:rsidRDefault="00902089">
      <w:pPr>
        <w:pStyle w:val="Tabladeilustraciones"/>
        <w:tabs>
          <w:tab w:val="right" w:leader="dot" w:pos="9394"/>
        </w:tabs>
        <w:rPr>
          <w:noProof/>
          <w:kern w:val="2"/>
          <w:szCs w:val="24"/>
          <w14:ligatures w14:val="standardContextual"/>
        </w:rPr>
      </w:pPr>
      <w:hyperlink w:anchor="_Toc232540779" w:history="1">
        <w:r w:rsidRPr="00711564">
          <w:rPr>
            <w:rStyle w:val="Hipervnculo"/>
            <w:noProof/>
          </w:rPr>
          <w:t>Figura 6.14: “DS-CU07 - Diagrama de secuencia general: Calculando el subtotal de materiales”.</w:t>
        </w:r>
        <w:r>
          <w:rPr>
            <w:noProof/>
            <w:webHidden/>
          </w:rPr>
          <w:tab/>
        </w:r>
        <w:r>
          <w:rPr>
            <w:noProof/>
            <w:webHidden/>
          </w:rPr>
          <w:fldChar w:fldCharType="begin"/>
        </w:r>
        <w:r>
          <w:rPr>
            <w:noProof/>
            <w:webHidden/>
          </w:rPr>
          <w:instrText xml:space="preserve"> PAGEREF _Toc232540779 \h </w:instrText>
        </w:r>
        <w:r>
          <w:rPr>
            <w:noProof/>
            <w:webHidden/>
          </w:rPr>
        </w:r>
        <w:r>
          <w:rPr>
            <w:noProof/>
            <w:webHidden/>
          </w:rPr>
          <w:fldChar w:fldCharType="separate"/>
        </w:r>
        <w:r>
          <w:rPr>
            <w:noProof/>
            <w:webHidden/>
          </w:rPr>
          <w:t>105</w:t>
        </w:r>
        <w:r>
          <w:rPr>
            <w:noProof/>
            <w:webHidden/>
          </w:rPr>
          <w:fldChar w:fldCharType="end"/>
        </w:r>
      </w:hyperlink>
    </w:p>
    <w:p w14:paraId="6CD24253" w14:textId="0BD881A9" w:rsidR="00902089" w:rsidRDefault="00902089">
      <w:pPr>
        <w:pStyle w:val="Tabladeilustraciones"/>
        <w:tabs>
          <w:tab w:val="right" w:leader="dot" w:pos="9394"/>
        </w:tabs>
        <w:rPr>
          <w:noProof/>
          <w:kern w:val="2"/>
          <w:szCs w:val="24"/>
          <w14:ligatures w14:val="standardContextual"/>
        </w:rPr>
      </w:pPr>
      <w:hyperlink w:anchor="_Toc232540780" w:history="1">
        <w:r w:rsidRPr="00711564">
          <w:rPr>
            <w:rStyle w:val="Hipervnculo"/>
            <w:noProof/>
          </w:rPr>
          <w:t>Figura 6.15: “DS-CU07-E1 - Diagrama de secuencia de excepción: Ingreso de caracteres inválidos”.</w:t>
        </w:r>
        <w:r>
          <w:rPr>
            <w:noProof/>
            <w:webHidden/>
          </w:rPr>
          <w:tab/>
        </w:r>
        <w:r>
          <w:rPr>
            <w:noProof/>
            <w:webHidden/>
          </w:rPr>
          <w:fldChar w:fldCharType="begin"/>
        </w:r>
        <w:r>
          <w:rPr>
            <w:noProof/>
            <w:webHidden/>
          </w:rPr>
          <w:instrText xml:space="preserve"> PAGEREF _Toc232540780 \h </w:instrText>
        </w:r>
        <w:r>
          <w:rPr>
            <w:noProof/>
            <w:webHidden/>
          </w:rPr>
        </w:r>
        <w:r>
          <w:rPr>
            <w:noProof/>
            <w:webHidden/>
          </w:rPr>
          <w:fldChar w:fldCharType="separate"/>
        </w:r>
        <w:r>
          <w:rPr>
            <w:noProof/>
            <w:webHidden/>
          </w:rPr>
          <w:t>106</w:t>
        </w:r>
        <w:r>
          <w:rPr>
            <w:noProof/>
            <w:webHidden/>
          </w:rPr>
          <w:fldChar w:fldCharType="end"/>
        </w:r>
      </w:hyperlink>
    </w:p>
    <w:p w14:paraId="59475DD7" w14:textId="7EBB2396" w:rsidR="00902089" w:rsidRDefault="00902089">
      <w:pPr>
        <w:pStyle w:val="Tabladeilustraciones"/>
        <w:tabs>
          <w:tab w:val="right" w:leader="dot" w:pos="9394"/>
        </w:tabs>
        <w:rPr>
          <w:noProof/>
          <w:kern w:val="2"/>
          <w:szCs w:val="24"/>
          <w14:ligatures w14:val="standardContextual"/>
        </w:rPr>
      </w:pPr>
      <w:hyperlink w:anchor="_Toc232540781" w:history="1">
        <w:r w:rsidRPr="00711564">
          <w:rPr>
            <w:rStyle w:val="Hipervnculo"/>
            <w:noProof/>
          </w:rPr>
          <w:t>Figura 6.16: “DS-CU08 - Diagrama de secuencia general: Ingresando porcentaje de rentabilidad”.</w:t>
        </w:r>
        <w:r>
          <w:rPr>
            <w:noProof/>
            <w:webHidden/>
          </w:rPr>
          <w:tab/>
        </w:r>
        <w:r>
          <w:rPr>
            <w:noProof/>
            <w:webHidden/>
          </w:rPr>
          <w:fldChar w:fldCharType="begin"/>
        </w:r>
        <w:r>
          <w:rPr>
            <w:noProof/>
            <w:webHidden/>
          </w:rPr>
          <w:instrText xml:space="preserve"> PAGEREF _Toc232540781 \h </w:instrText>
        </w:r>
        <w:r>
          <w:rPr>
            <w:noProof/>
            <w:webHidden/>
          </w:rPr>
        </w:r>
        <w:r>
          <w:rPr>
            <w:noProof/>
            <w:webHidden/>
          </w:rPr>
          <w:fldChar w:fldCharType="separate"/>
        </w:r>
        <w:r>
          <w:rPr>
            <w:noProof/>
            <w:webHidden/>
          </w:rPr>
          <w:t>107</w:t>
        </w:r>
        <w:r>
          <w:rPr>
            <w:noProof/>
            <w:webHidden/>
          </w:rPr>
          <w:fldChar w:fldCharType="end"/>
        </w:r>
      </w:hyperlink>
    </w:p>
    <w:p w14:paraId="21E7EC54" w14:textId="03145E2B" w:rsidR="00902089" w:rsidRDefault="00902089">
      <w:pPr>
        <w:pStyle w:val="Tabladeilustraciones"/>
        <w:tabs>
          <w:tab w:val="right" w:leader="dot" w:pos="9394"/>
        </w:tabs>
        <w:rPr>
          <w:noProof/>
          <w:kern w:val="2"/>
          <w:szCs w:val="24"/>
          <w14:ligatures w14:val="standardContextual"/>
        </w:rPr>
      </w:pPr>
      <w:hyperlink w:anchor="_Toc232540782" w:history="1">
        <w:r w:rsidRPr="00711564">
          <w:rPr>
            <w:rStyle w:val="Hipervnculo"/>
            <w:noProof/>
          </w:rPr>
          <w:t>Figura 6.17: “DS-CU08-E1 - Diagrama de secuencia de excepción: Margen igual o superior al cien por ciento”.</w:t>
        </w:r>
        <w:r>
          <w:rPr>
            <w:noProof/>
            <w:webHidden/>
          </w:rPr>
          <w:tab/>
        </w:r>
        <w:r>
          <w:rPr>
            <w:noProof/>
            <w:webHidden/>
          </w:rPr>
          <w:fldChar w:fldCharType="begin"/>
        </w:r>
        <w:r>
          <w:rPr>
            <w:noProof/>
            <w:webHidden/>
          </w:rPr>
          <w:instrText xml:space="preserve"> PAGEREF _Toc232540782 \h </w:instrText>
        </w:r>
        <w:r>
          <w:rPr>
            <w:noProof/>
            <w:webHidden/>
          </w:rPr>
        </w:r>
        <w:r>
          <w:rPr>
            <w:noProof/>
            <w:webHidden/>
          </w:rPr>
          <w:fldChar w:fldCharType="separate"/>
        </w:r>
        <w:r>
          <w:rPr>
            <w:noProof/>
            <w:webHidden/>
          </w:rPr>
          <w:t>108</w:t>
        </w:r>
        <w:r>
          <w:rPr>
            <w:noProof/>
            <w:webHidden/>
          </w:rPr>
          <w:fldChar w:fldCharType="end"/>
        </w:r>
      </w:hyperlink>
    </w:p>
    <w:p w14:paraId="59622995" w14:textId="60903C9D" w:rsidR="00902089" w:rsidRDefault="00902089">
      <w:pPr>
        <w:pStyle w:val="Tabladeilustraciones"/>
        <w:tabs>
          <w:tab w:val="right" w:leader="dot" w:pos="9394"/>
        </w:tabs>
        <w:rPr>
          <w:noProof/>
          <w:kern w:val="2"/>
          <w:szCs w:val="24"/>
          <w14:ligatures w14:val="standardContextual"/>
        </w:rPr>
      </w:pPr>
      <w:hyperlink w:anchor="_Toc232540783" w:history="1">
        <w:r w:rsidRPr="00711564">
          <w:rPr>
            <w:rStyle w:val="Hipervnculo"/>
            <w:noProof/>
          </w:rPr>
          <w:t>Figura 6.18: “DS-CU09 - Diagrama de secuencia general: Calculando el precio de venta sugerido”.</w:t>
        </w:r>
        <w:r>
          <w:rPr>
            <w:noProof/>
            <w:webHidden/>
          </w:rPr>
          <w:tab/>
        </w:r>
        <w:r>
          <w:rPr>
            <w:noProof/>
            <w:webHidden/>
          </w:rPr>
          <w:fldChar w:fldCharType="begin"/>
        </w:r>
        <w:r>
          <w:rPr>
            <w:noProof/>
            <w:webHidden/>
          </w:rPr>
          <w:instrText xml:space="preserve"> PAGEREF _Toc232540783 \h </w:instrText>
        </w:r>
        <w:r>
          <w:rPr>
            <w:noProof/>
            <w:webHidden/>
          </w:rPr>
        </w:r>
        <w:r>
          <w:rPr>
            <w:noProof/>
            <w:webHidden/>
          </w:rPr>
          <w:fldChar w:fldCharType="separate"/>
        </w:r>
        <w:r>
          <w:rPr>
            <w:noProof/>
            <w:webHidden/>
          </w:rPr>
          <w:t>109</w:t>
        </w:r>
        <w:r>
          <w:rPr>
            <w:noProof/>
            <w:webHidden/>
          </w:rPr>
          <w:fldChar w:fldCharType="end"/>
        </w:r>
      </w:hyperlink>
    </w:p>
    <w:p w14:paraId="25E21584" w14:textId="73271164" w:rsidR="00902089" w:rsidRDefault="00902089">
      <w:pPr>
        <w:pStyle w:val="Tabladeilustraciones"/>
        <w:tabs>
          <w:tab w:val="right" w:leader="dot" w:pos="9394"/>
        </w:tabs>
        <w:rPr>
          <w:noProof/>
          <w:kern w:val="2"/>
          <w:szCs w:val="24"/>
          <w14:ligatures w14:val="standardContextual"/>
        </w:rPr>
      </w:pPr>
      <w:hyperlink w:anchor="_Toc232540784" w:history="1">
        <w:r w:rsidRPr="00711564">
          <w:rPr>
            <w:rStyle w:val="Hipervnculo"/>
            <w:noProof/>
          </w:rPr>
          <w:t>Figura 6.19: “DS-CU09-E1 - Diagrama de secuencia de excepción: Error en datos base para cálculo”.</w:t>
        </w:r>
        <w:r>
          <w:rPr>
            <w:noProof/>
            <w:webHidden/>
          </w:rPr>
          <w:tab/>
        </w:r>
        <w:r>
          <w:rPr>
            <w:noProof/>
            <w:webHidden/>
          </w:rPr>
          <w:fldChar w:fldCharType="begin"/>
        </w:r>
        <w:r>
          <w:rPr>
            <w:noProof/>
            <w:webHidden/>
          </w:rPr>
          <w:instrText xml:space="preserve"> PAGEREF _Toc232540784 \h </w:instrText>
        </w:r>
        <w:r>
          <w:rPr>
            <w:noProof/>
            <w:webHidden/>
          </w:rPr>
        </w:r>
        <w:r>
          <w:rPr>
            <w:noProof/>
            <w:webHidden/>
          </w:rPr>
          <w:fldChar w:fldCharType="separate"/>
        </w:r>
        <w:r>
          <w:rPr>
            <w:noProof/>
            <w:webHidden/>
          </w:rPr>
          <w:t>110</w:t>
        </w:r>
        <w:r>
          <w:rPr>
            <w:noProof/>
            <w:webHidden/>
          </w:rPr>
          <w:fldChar w:fldCharType="end"/>
        </w:r>
      </w:hyperlink>
    </w:p>
    <w:p w14:paraId="6D60415E" w14:textId="0C51B3B4" w:rsidR="00902089" w:rsidRDefault="00902089">
      <w:pPr>
        <w:pStyle w:val="Tabladeilustraciones"/>
        <w:tabs>
          <w:tab w:val="right" w:leader="dot" w:pos="9394"/>
        </w:tabs>
        <w:rPr>
          <w:noProof/>
          <w:kern w:val="2"/>
          <w:szCs w:val="24"/>
          <w14:ligatures w14:val="standardContextual"/>
        </w:rPr>
      </w:pPr>
      <w:hyperlink w:anchor="_Toc232540785" w:history="1">
        <w:r w:rsidRPr="00711564">
          <w:rPr>
            <w:rStyle w:val="Hipervnculo"/>
            <w:noProof/>
          </w:rPr>
          <w:t>Figura 6.20: “DS-CU10 - Diagrama de secuencia general: Definiendo la fecha de vigencia para la cotización”.</w:t>
        </w:r>
        <w:r>
          <w:rPr>
            <w:noProof/>
            <w:webHidden/>
          </w:rPr>
          <w:tab/>
        </w:r>
        <w:r>
          <w:rPr>
            <w:noProof/>
            <w:webHidden/>
          </w:rPr>
          <w:fldChar w:fldCharType="begin"/>
        </w:r>
        <w:r>
          <w:rPr>
            <w:noProof/>
            <w:webHidden/>
          </w:rPr>
          <w:instrText xml:space="preserve"> PAGEREF _Toc232540785 \h </w:instrText>
        </w:r>
        <w:r>
          <w:rPr>
            <w:noProof/>
            <w:webHidden/>
          </w:rPr>
        </w:r>
        <w:r>
          <w:rPr>
            <w:noProof/>
            <w:webHidden/>
          </w:rPr>
          <w:fldChar w:fldCharType="separate"/>
        </w:r>
        <w:r>
          <w:rPr>
            <w:noProof/>
            <w:webHidden/>
          </w:rPr>
          <w:t>111</w:t>
        </w:r>
        <w:r>
          <w:rPr>
            <w:noProof/>
            <w:webHidden/>
          </w:rPr>
          <w:fldChar w:fldCharType="end"/>
        </w:r>
      </w:hyperlink>
    </w:p>
    <w:p w14:paraId="20B899E1" w14:textId="69D31622" w:rsidR="00902089" w:rsidRDefault="00902089">
      <w:pPr>
        <w:pStyle w:val="Tabladeilustraciones"/>
        <w:tabs>
          <w:tab w:val="right" w:leader="dot" w:pos="9394"/>
        </w:tabs>
        <w:rPr>
          <w:noProof/>
          <w:kern w:val="2"/>
          <w:szCs w:val="24"/>
          <w14:ligatures w14:val="standardContextual"/>
        </w:rPr>
      </w:pPr>
      <w:hyperlink w:anchor="_Toc232540786" w:history="1">
        <w:r w:rsidRPr="00711564">
          <w:rPr>
            <w:rStyle w:val="Hipervnculo"/>
            <w:noProof/>
          </w:rPr>
          <w:t>Figura 6.21: “DS-CU10-E1 - Diagrama de secuencia de excepción: Fecha de vigencia inválida”.</w:t>
        </w:r>
        <w:r>
          <w:rPr>
            <w:noProof/>
            <w:webHidden/>
          </w:rPr>
          <w:tab/>
        </w:r>
        <w:r>
          <w:rPr>
            <w:noProof/>
            <w:webHidden/>
          </w:rPr>
          <w:fldChar w:fldCharType="begin"/>
        </w:r>
        <w:r>
          <w:rPr>
            <w:noProof/>
            <w:webHidden/>
          </w:rPr>
          <w:instrText xml:space="preserve"> PAGEREF _Toc232540786 \h </w:instrText>
        </w:r>
        <w:r>
          <w:rPr>
            <w:noProof/>
            <w:webHidden/>
          </w:rPr>
        </w:r>
        <w:r>
          <w:rPr>
            <w:noProof/>
            <w:webHidden/>
          </w:rPr>
          <w:fldChar w:fldCharType="separate"/>
        </w:r>
        <w:r>
          <w:rPr>
            <w:noProof/>
            <w:webHidden/>
          </w:rPr>
          <w:t>112</w:t>
        </w:r>
        <w:r>
          <w:rPr>
            <w:noProof/>
            <w:webHidden/>
          </w:rPr>
          <w:fldChar w:fldCharType="end"/>
        </w:r>
      </w:hyperlink>
    </w:p>
    <w:p w14:paraId="64F40169" w14:textId="75061C5F" w:rsidR="00902089" w:rsidRDefault="00902089">
      <w:pPr>
        <w:pStyle w:val="Tabladeilustraciones"/>
        <w:tabs>
          <w:tab w:val="right" w:leader="dot" w:pos="9394"/>
        </w:tabs>
        <w:rPr>
          <w:noProof/>
          <w:kern w:val="2"/>
          <w:szCs w:val="24"/>
          <w14:ligatures w14:val="standardContextual"/>
        </w:rPr>
      </w:pPr>
      <w:hyperlink w:anchor="_Toc232540787" w:history="1">
        <w:r w:rsidRPr="00711564">
          <w:rPr>
            <w:rStyle w:val="Hipervnculo"/>
            <w:noProof/>
          </w:rPr>
          <w:t>Figura 6.22: “DS-CU11 - Diagrama de secuencia general: Aprobando cotización comercial”.</w:t>
        </w:r>
        <w:r>
          <w:rPr>
            <w:noProof/>
            <w:webHidden/>
          </w:rPr>
          <w:tab/>
        </w:r>
        <w:r>
          <w:rPr>
            <w:noProof/>
            <w:webHidden/>
          </w:rPr>
          <w:fldChar w:fldCharType="begin"/>
        </w:r>
        <w:r>
          <w:rPr>
            <w:noProof/>
            <w:webHidden/>
          </w:rPr>
          <w:instrText xml:space="preserve"> PAGEREF _Toc232540787 \h </w:instrText>
        </w:r>
        <w:r>
          <w:rPr>
            <w:noProof/>
            <w:webHidden/>
          </w:rPr>
        </w:r>
        <w:r>
          <w:rPr>
            <w:noProof/>
            <w:webHidden/>
          </w:rPr>
          <w:fldChar w:fldCharType="separate"/>
        </w:r>
        <w:r>
          <w:rPr>
            <w:noProof/>
            <w:webHidden/>
          </w:rPr>
          <w:t>113</w:t>
        </w:r>
        <w:r>
          <w:rPr>
            <w:noProof/>
            <w:webHidden/>
          </w:rPr>
          <w:fldChar w:fldCharType="end"/>
        </w:r>
      </w:hyperlink>
    </w:p>
    <w:p w14:paraId="7FE70D94" w14:textId="4661B254" w:rsidR="00902089" w:rsidRDefault="00902089">
      <w:pPr>
        <w:pStyle w:val="Tabladeilustraciones"/>
        <w:tabs>
          <w:tab w:val="right" w:leader="dot" w:pos="9394"/>
        </w:tabs>
        <w:rPr>
          <w:noProof/>
          <w:kern w:val="2"/>
          <w:szCs w:val="24"/>
          <w14:ligatures w14:val="standardContextual"/>
        </w:rPr>
      </w:pPr>
      <w:hyperlink w:anchor="_Toc232540788" w:history="1">
        <w:r w:rsidRPr="00711564">
          <w:rPr>
            <w:rStyle w:val="Hipervnculo"/>
            <w:noProof/>
          </w:rPr>
          <w:t>Figura 6.23: “DS-CU11-E1 - Diagrama de secuencia de excepción: Campos obligatorios incompletos”.</w:t>
        </w:r>
        <w:r>
          <w:rPr>
            <w:noProof/>
            <w:webHidden/>
          </w:rPr>
          <w:tab/>
        </w:r>
        <w:r>
          <w:rPr>
            <w:noProof/>
            <w:webHidden/>
          </w:rPr>
          <w:fldChar w:fldCharType="begin"/>
        </w:r>
        <w:r>
          <w:rPr>
            <w:noProof/>
            <w:webHidden/>
          </w:rPr>
          <w:instrText xml:space="preserve"> PAGEREF _Toc232540788 \h </w:instrText>
        </w:r>
        <w:r>
          <w:rPr>
            <w:noProof/>
            <w:webHidden/>
          </w:rPr>
        </w:r>
        <w:r>
          <w:rPr>
            <w:noProof/>
            <w:webHidden/>
          </w:rPr>
          <w:fldChar w:fldCharType="separate"/>
        </w:r>
        <w:r>
          <w:rPr>
            <w:noProof/>
            <w:webHidden/>
          </w:rPr>
          <w:t>114</w:t>
        </w:r>
        <w:r>
          <w:rPr>
            <w:noProof/>
            <w:webHidden/>
          </w:rPr>
          <w:fldChar w:fldCharType="end"/>
        </w:r>
      </w:hyperlink>
    </w:p>
    <w:p w14:paraId="5E00F14E" w14:textId="6D0DF019" w:rsidR="00902089" w:rsidRDefault="00902089">
      <w:pPr>
        <w:pStyle w:val="Tabladeilustraciones"/>
        <w:tabs>
          <w:tab w:val="right" w:leader="dot" w:pos="9394"/>
        </w:tabs>
        <w:rPr>
          <w:noProof/>
          <w:kern w:val="2"/>
          <w:szCs w:val="24"/>
          <w14:ligatures w14:val="standardContextual"/>
        </w:rPr>
      </w:pPr>
      <w:hyperlink w:anchor="_Toc232540789" w:history="1">
        <w:r w:rsidRPr="00711564">
          <w:rPr>
            <w:rStyle w:val="Hipervnculo"/>
            <w:noProof/>
          </w:rPr>
          <w:t>Figura 6.24: “DS-CU12 - Diagrama de secuencia general: Transformando cotización a nota de venta”.</w:t>
        </w:r>
        <w:r>
          <w:rPr>
            <w:noProof/>
            <w:webHidden/>
          </w:rPr>
          <w:tab/>
        </w:r>
        <w:r>
          <w:rPr>
            <w:noProof/>
            <w:webHidden/>
          </w:rPr>
          <w:fldChar w:fldCharType="begin"/>
        </w:r>
        <w:r>
          <w:rPr>
            <w:noProof/>
            <w:webHidden/>
          </w:rPr>
          <w:instrText xml:space="preserve"> PAGEREF _Toc232540789 \h </w:instrText>
        </w:r>
        <w:r>
          <w:rPr>
            <w:noProof/>
            <w:webHidden/>
          </w:rPr>
        </w:r>
        <w:r>
          <w:rPr>
            <w:noProof/>
            <w:webHidden/>
          </w:rPr>
          <w:fldChar w:fldCharType="separate"/>
        </w:r>
        <w:r>
          <w:rPr>
            <w:noProof/>
            <w:webHidden/>
          </w:rPr>
          <w:t>115</w:t>
        </w:r>
        <w:r>
          <w:rPr>
            <w:noProof/>
            <w:webHidden/>
          </w:rPr>
          <w:fldChar w:fldCharType="end"/>
        </w:r>
      </w:hyperlink>
    </w:p>
    <w:p w14:paraId="653637FE" w14:textId="61FFAADC" w:rsidR="00902089" w:rsidRDefault="00902089">
      <w:pPr>
        <w:pStyle w:val="Tabladeilustraciones"/>
        <w:tabs>
          <w:tab w:val="right" w:leader="dot" w:pos="9394"/>
        </w:tabs>
        <w:rPr>
          <w:noProof/>
          <w:kern w:val="2"/>
          <w:szCs w:val="24"/>
          <w14:ligatures w14:val="standardContextual"/>
        </w:rPr>
      </w:pPr>
      <w:hyperlink w:anchor="_Toc232540790" w:history="1">
        <w:r w:rsidRPr="00711564">
          <w:rPr>
            <w:rStyle w:val="Hipervnculo"/>
            <w:noProof/>
          </w:rPr>
          <w:t>Figura 6.25: “DS-CU12-E1 - Diagrama de secuencia de excepción: Cotización no aprobada”.</w:t>
        </w:r>
        <w:r>
          <w:rPr>
            <w:noProof/>
            <w:webHidden/>
          </w:rPr>
          <w:tab/>
        </w:r>
        <w:r>
          <w:rPr>
            <w:noProof/>
            <w:webHidden/>
          </w:rPr>
          <w:fldChar w:fldCharType="begin"/>
        </w:r>
        <w:r>
          <w:rPr>
            <w:noProof/>
            <w:webHidden/>
          </w:rPr>
          <w:instrText xml:space="preserve"> PAGEREF _Toc232540790 \h </w:instrText>
        </w:r>
        <w:r>
          <w:rPr>
            <w:noProof/>
            <w:webHidden/>
          </w:rPr>
        </w:r>
        <w:r>
          <w:rPr>
            <w:noProof/>
            <w:webHidden/>
          </w:rPr>
          <w:fldChar w:fldCharType="separate"/>
        </w:r>
        <w:r>
          <w:rPr>
            <w:noProof/>
            <w:webHidden/>
          </w:rPr>
          <w:t>116</w:t>
        </w:r>
        <w:r>
          <w:rPr>
            <w:noProof/>
            <w:webHidden/>
          </w:rPr>
          <w:fldChar w:fldCharType="end"/>
        </w:r>
      </w:hyperlink>
    </w:p>
    <w:p w14:paraId="6C0EF25F" w14:textId="5357EBE1" w:rsidR="00902089" w:rsidRDefault="00902089">
      <w:pPr>
        <w:pStyle w:val="Tabladeilustraciones"/>
        <w:tabs>
          <w:tab w:val="right" w:leader="dot" w:pos="9394"/>
        </w:tabs>
        <w:rPr>
          <w:noProof/>
          <w:kern w:val="2"/>
          <w:szCs w:val="24"/>
          <w14:ligatures w14:val="standardContextual"/>
        </w:rPr>
      </w:pPr>
      <w:hyperlink w:anchor="_Toc232540791" w:history="1">
        <w:r w:rsidRPr="00711564">
          <w:rPr>
            <w:rStyle w:val="Hipervnculo"/>
            <w:noProof/>
          </w:rPr>
          <w:t>Figura 6.26: “DS-CU13 - Diagrama de secuencia general: Creando Nota de Venta independiente”.</w:t>
        </w:r>
        <w:r>
          <w:rPr>
            <w:noProof/>
            <w:webHidden/>
          </w:rPr>
          <w:tab/>
        </w:r>
        <w:r>
          <w:rPr>
            <w:noProof/>
            <w:webHidden/>
          </w:rPr>
          <w:fldChar w:fldCharType="begin"/>
        </w:r>
        <w:r>
          <w:rPr>
            <w:noProof/>
            <w:webHidden/>
          </w:rPr>
          <w:instrText xml:space="preserve"> PAGEREF _Toc232540791 \h </w:instrText>
        </w:r>
        <w:r>
          <w:rPr>
            <w:noProof/>
            <w:webHidden/>
          </w:rPr>
        </w:r>
        <w:r>
          <w:rPr>
            <w:noProof/>
            <w:webHidden/>
          </w:rPr>
          <w:fldChar w:fldCharType="separate"/>
        </w:r>
        <w:r>
          <w:rPr>
            <w:noProof/>
            <w:webHidden/>
          </w:rPr>
          <w:t>117</w:t>
        </w:r>
        <w:r>
          <w:rPr>
            <w:noProof/>
            <w:webHidden/>
          </w:rPr>
          <w:fldChar w:fldCharType="end"/>
        </w:r>
      </w:hyperlink>
    </w:p>
    <w:p w14:paraId="14752452" w14:textId="108AA16B" w:rsidR="00902089" w:rsidRDefault="00902089">
      <w:pPr>
        <w:pStyle w:val="Tabladeilustraciones"/>
        <w:tabs>
          <w:tab w:val="right" w:leader="dot" w:pos="9394"/>
        </w:tabs>
        <w:rPr>
          <w:noProof/>
          <w:kern w:val="2"/>
          <w:szCs w:val="24"/>
          <w14:ligatures w14:val="standardContextual"/>
        </w:rPr>
      </w:pPr>
      <w:hyperlink w:anchor="_Toc232540792" w:history="1">
        <w:r w:rsidRPr="00711564">
          <w:rPr>
            <w:rStyle w:val="Hipervnculo"/>
            <w:noProof/>
          </w:rPr>
          <w:t>Figura 6.27: “DS-CU13-E1 - Diagrama de secuencia de excepción: Monto inválido en venta directa”.</w:t>
        </w:r>
        <w:r>
          <w:rPr>
            <w:noProof/>
            <w:webHidden/>
          </w:rPr>
          <w:tab/>
        </w:r>
        <w:r>
          <w:rPr>
            <w:noProof/>
            <w:webHidden/>
          </w:rPr>
          <w:fldChar w:fldCharType="begin"/>
        </w:r>
        <w:r>
          <w:rPr>
            <w:noProof/>
            <w:webHidden/>
          </w:rPr>
          <w:instrText xml:space="preserve"> PAGEREF _Toc232540792 \h </w:instrText>
        </w:r>
        <w:r>
          <w:rPr>
            <w:noProof/>
            <w:webHidden/>
          </w:rPr>
        </w:r>
        <w:r>
          <w:rPr>
            <w:noProof/>
            <w:webHidden/>
          </w:rPr>
          <w:fldChar w:fldCharType="separate"/>
        </w:r>
        <w:r>
          <w:rPr>
            <w:noProof/>
            <w:webHidden/>
          </w:rPr>
          <w:t>118</w:t>
        </w:r>
        <w:r>
          <w:rPr>
            <w:noProof/>
            <w:webHidden/>
          </w:rPr>
          <w:fldChar w:fldCharType="end"/>
        </w:r>
      </w:hyperlink>
    </w:p>
    <w:p w14:paraId="6CFF105D" w14:textId="2CB4E22E" w:rsidR="00902089" w:rsidRDefault="00902089">
      <w:pPr>
        <w:pStyle w:val="Tabladeilustraciones"/>
        <w:tabs>
          <w:tab w:val="right" w:leader="dot" w:pos="9394"/>
        </w:tabs>
        <w:rPr>
          <w:noProof/>
          <w:kern w:val="2"/>
          <w:szCs w:val="24"/>
          <w14:ligatures w14:val="standardContextual"/>
        </w:rPr>
      </w:pPr>
      <w:hyperlink w:anchor="_Toc232540793" w:history="1">
        <w:r w:rsidRPr="00711564">
          <w:rPr>
            <w:rStyle w:val="Hipervnculo"/>
            <w:noProof/>
          </w:rPr>
          <w:t>Figura 6.28: “DS-CU14 - Diagrama de secuencia general: Seleccionando divisa en venta”.</w:t>
        </w:r>
        <w:r>
          <w:rPr>
            <w:noProof/>
            <w:webHidden/>
          </w:rPr>
          <w:tab/>
        </w:r>
        <w:r>
          <w:rPr>
            <w:noProof/>
            <w:webHidden/>
          </w:rPr>
          <w:fldChar w:fldCharType="begin"/>
        </w:r>
        <w:r>
          <w:rPr>
            <w:noProof/>
            <w:webHidden/>
          </w:rPr>
          <w:instrText xml:space="preserve"> PAGEREF _Toc232540793 \h </w:instrText>
        </w:r>
        <w:r>
          <w:rPr>
            <w:noProof/>
            <w:webHidden/>
          </w:rPr>
        </w:r>
        <w:r>
          <w:rPr>
            <w:noProof/>
            <w:webHidden/>
          </w:rPr>
          <w:fldChar w:fldCharType="separate"/>
        </w:r>
        <w:r>
          <w:rPr>
            <w:noProof/>
            <w:webHidden/>
          </w:rPr>
          <w:t>119</w:t>
        </w:r>
        <w:r>
          <w:rPr>
            <w:noProof/>
            <w:webHidden/>
          </w:rPr>
          <w:fldChar w:fldCharType="end"/>
        </w:r>
      </w:hyperlink>
    </w:p>
    <w:p w14:paraId="1023B0EE" w14:textId="1E455A3B" w:rsidR="00902089" w:rsidRDefault="00902089">
      <w:pPr>
        <w:pStyle w:val="Tabladeilustraciones"/>
        <w:tabs>
          <w:tab w:val="right" w:leader="dot" w:pos="9394"/>
        </w:tabs>
        <w:rPr>
          <w:noProof/>
          <w:kern w:val="2"/>
          <w:szCs w:val="24"/>
          <w14:ligatures w14:val="standardContextual"/>
        </w:rPr>
      </w:pPr>
      <w:hyperlink w:anchor="_Toc232540794" w:history="1">
        <w:r w:rsidRPr="00711564">
          <w:rPr>
            <w:rStyle w:val="Hipervnculo"/>
            <w:noProof/>
          </w:rPr>
          <w:t>Figura 6.29: “DS-CU15 - Diagrama de secuencia general: Sincronizando el tipo de cambio oficial”.</w:t>
        </w:r>
        <w:r>
          <w:rPr>
            <w:noProof/>
            <w:webHidden/>
          </w:rPr>
          <w:tab/>
        </w:r>
        <w:r>
          <w:rPr>
            <w:noProof/>
            <w:webHidden/>
          </w:rPr>
          <w:fldChar w:fldCharType="begin"/>
        </w:r>
        <w:r>
          <w:rPr>
            <w:noProof/>
            <w:webHidden/>
          </w:rPr>
          <w:instrText xml:space="preserve"> PAGEREF _Toc232540794 \h </w:instrText>
        </w:r>
        <w:r>
          <w:rPr>
            <w:noProof/>
            <w:webHidden/>
          </w:rPr>
        </w:r>
        <w:r>
          <w:rPr>
            <w:noProof/>
            <w:webHidden/>
          </w:rPr>
          <w:fldChar w:fldCharType="separate"/>
        </w:r>
        <w:r>
          <w:rPr>
            <w:noProof/>
            <w:webHidden/>
          </w:rPr>
          <w:t>120</w:t>
        </w:r>
        <w:r>
          <w:rPr>
            <w:noProof/>
            <w:webHidden/>
          </w:rPr>
          <w:fldChar w:fldCharType="end"/>
        </w:r>
      </w:hyperlink>
    </w:p>
    <w:p w14:paraId="444758BA" w14:textId="4424F424" w:rsidR="00902089" w:rsidRDefault="00902089">
      <w:pPr>
        <w:pStyle w:val="Tabladeilustraciones"/>
        <w:tabs>
          <w:tab w:val="right" w:leader="dot" w:pos="9394"/>
        </w:tabs>
        <w:rPr>
          <w:noProof/>
          <w:kern w:val="2"/>
          <w:szCs w:val="24"/>
          <w14:ligatures w14:val="standardContextual"/>
        </w:rPr>
      </w:pPr>
      <w:hyperlink w:anchor="_Toc232540795" w:history="1">
        <w:r w:rsidRPr="00711564">
          <w:rPr>
            <w:rStyle w:val="Hipervnculo"/>
            <w:noProof/>
          </w:rPr>
          <w:t>Figura 6.30: “DS-CU15-E1 - Diagrama de secuencia de excepción: Falla en conexión con API del Banco Central”.</w:t>
        </w:r>
        <w:r>
          <w:rPr>
            <w:noProof/>
            <w:webHidden/>
          </w:rPr>
          <w:tab/>
        </w:r>
        <w:r>
          <w:rPr>
            <w:noProof/>
            <w:webHidden/>
          </w:rPr>
          <w:fldChar w:fldCharType="begin"/>
        </w:r>
        <w:r>
          <w:rPr>
            <w:noProof/>
            <w:webHidden/>
          </w:rPr>
          <w:instrText xml:space="preserve"> PAGEREF _Toc232540795 \h </w:instrText>
        </w:r>
        <w:r>
          <w:rPr>
            <w:noProof/>
            <w:webHidden/>
          </w:rPr>
        </w:r>
        <w:r>
          <w:rPr>
            <w:noProof/>
            <w:webHidden/>
          </w:rPr>
          <w:fldChar w:fldCharType="separate"/>
        </w:r>
        <w:r>
          <w:rPr>
            <w:noProof/>
            <w:webHidden/>
          </w:rPr>
          <w:t>121</w:t>
        </w:r>
        <w:r>
          <w:rPr>
            <w:noProof/>
            <w:webHidden/>
          </w:rPr>
          <w:fldChar w:fldCharType="end"/>
        </w:r>
      </w:hyperlink>
    </w:p>
    <w:p w14:paraId="0023AF3E" w14:textId="7C7F53C7" w:rsidR="00902089" w:rsidRDefault="00902089">
      <w:pPr>
        <w:pStyle w:val="Tabladeilustraciones"/>
        <w:tabs>
          <w:tab w:val="right" w:leader="dot" w:pos="9394"/>
        </w:tabs>
        <w:rPr>
          <w:noProof/>
          <w:kern w:val="2"/>
          <w:szCs w:val="24"/>
          <w14:ligatures w14:val="standardContextual"/>
        </w:rPr>
      </w:pPr>
      <w:hyperlink w:anchor="_Toc232540796" w:history="1">
        <w:r w:rsidRPr="00711564">
          <w:rPr>
            <w:rStyle w:val="Hipervnculo"/>
            <w:noProof/>
          </w:rPr>
          <w:t>Figura 6.31: “DS-CU16 - Diagrama de secuencia general: Convirtiendo transacciones a moneda base”.</w:t>
        </w:r>
        <w:r>
          <w:rPr>
            <w:noProof/>
            <w:webHidden/>
          </w:rPr>
          <w:tab/>
        </w:r>
        <w:r>
          <w:rPr>
            <w:noProof/>
            <w:webHidden/>
          </w:rPr>
          <w:fldChar w:fldCharType="begin"/>
        </w:r>
        <w:r>
          <w:rPr>
            <w:noProof/>
            <w:webHidden/>
          </w:rPr>
          <w:instrText xml:space="preserve"> PAGEREF _Toc232540796 \h </w:instrText>
        </w:r>
        <w:r>
          <w:rPr>
            <w:noProof/>
            <w:webHidden/>
          </w:rPr>
        </w:r>
        <w:r>
          <w:rPr>
            <w:noProof/>
            <w:webHidden/>
          </w:rPr>
          <w:fldChar w:fldCharType="separate"/>
        </w:r>
        <w:r>
          <w:rPr>
            <w:noProof/>
            <w:webHidden/>
          </w:rPr>
          <w:t>122</w:t>
        </w:r>
        <w:r>
          <w:rPr>
            <w:noProof/>
            <w:webHidden/>
          </w:rPr>
          <w:fldChar w:fldCharType="end"/>
        </w:r>
      </w:hyperlink>
    </w:p>
    <w:p w14:paraId="74067E90" w14:textId="03E53A32" w:rsidR="00902089" w:rsidRDefault="00902089">
      <w:pPr>
        <w:pStyle w:val="Tabladeilustraciones"/>
        <w:tabs>
          <w:tab w:val="right" w:leader="dot" w:pos="9394"/>
        </w:tabs>
        <w:rPr>
          <w:noProof/>
          <w:kern w:val="2"/>
          <w:szCs w:val="24"/>
          <w14:ligatures w14:val="standardContextual"/>
        </w:rPr>
      </w:pPr>
      <w:hyperlink w:anchor="_Toc232540797" w:history="1">
        <w:r w:rsidRPr="00711564">
          <w:rPr>
            <w:rStyle w:val="Hipervnculo"/>
            <w:noProof/>
          </w:rPr>
          <w:t>Figura 6.32: “DS-CU16-E1 - Diagrama de secuencia de excepción: Factor de conversión faltante”.</w:t>
        </w:r>
        <w:r>
          <w:rPr>
            <w:noProof/>
            <w:webHidden/>
          </w:rPr>
          <w:tab/>
        </w:r>
        <w:r>
          <w:rPr>
            <w:noProof/>
            <w:webHidden/>
          </w:rPr>
          <w:fldChar w:fldCharType="begin"/>
        </w:r>
        <w:r>
          <w:rPr>
            <w:noProof/>
            <w:webHidden/>
          </w:rPr>
          <w:instrText xml:space="preserve"> PAGEREF _Toc232540797 \h </w:instrText>
        </w:r>
        <w:r>
          <w:rPr>
            <w:noProof/>
            <w:webHidden/>
          </w:rPr>
        </w:r>
        <w:r>
          <w:rPr>
            <w:noProof/>
            <w:webHidden/>
          </w:rPr>
          <w:fldChar w:fldCharType="separate"/>
        </w:r>
        <w:r>
          <w:rPr>
            <w:noProof/>
            <w:webHidden/>
          </w:rPr>
          <w:t>123</w:t>
        </w:r>
        <w:r>
          <w:rPr>
            <w:noProof/>
            <w:webHidden/>
          </w:rPr>
          <w:fldChar w:fldCharType="end"/>
        </w:r>
      </w:hyperlink>
    </w:p>
    <w:p w14:paraId="38325E7D" w14:textId="0173DD6B" w:rsidR="00902089" w:rsidRDefault="00902089">
      <w:pPr>
        <w:pStyle w:val="Tabladeilustraciones"/>
        <w:tabs>
          <w:tab w:val="right" w:leader="dot" w:pos="9394"/>
        </w:tabs>
        <w:rPr>
          <w:noProof/>
          <w:kern w:val="2"/>
          <w:szCs w:val="24"/>
          <w14:ligatures w14:val="standardContextual"/>
        </w:rPr>
      </w:pPr>
      <w:hyperlink w:anchor="_Toc232540798" w:history="1">
        <w:r w:rsidRPr="00711564">
          <w:rPr>
            <w:rStyle w:val="Hipervnculo"/>
            <w:noProof/>
          </w:rPr>
          <w:t>Figura 6.33: “DS-CU17 - Diagrama de secuencia general: Calculando el Impuesto al Valor Agregado”.</w:t>
        </w:r>
        <w:r>
          <w:rPr>
            <w:noProof/>
            <w:webHidden/>
          </w:rPr>
          <w:tab/>
        </w:r>
        <w:r>
          <w:rPr>
            <w:noProof/>
            <w:webHidden/>
          </w:rPr>
          <w:fldChar w:fldCharType="begin"/>
        </w:r>
        <w:r>
          <w:rPr>
            <w:noProof/>
            <w:webHidden/>
          </w:rPr>
          <w:instrText xml:space="preserve"> PAGEREF _Toc232540798 \h </w:instrText>
        </w:r>
        <w:r>
          <w:rPr>
            <w:noProof/>
            <w:webHidden/>
          </w:rPr>
        </w:r>
        <w:r>
          <w:rPr>
            <w:noProof/>
            <w:webHidden/>
          </w:rPr>
          <w:fldChar w:fldCharType="separate"/>
        </w:r>
        <w:r>
          <w:rPr>
            <w:noProof/>
            <w:webHidden/>
          </w:rPr>
          <w:t>124</w:t>
        </w:r>
        <w:r>
          <w:rPr>
            <w:noProof/>
            <w:webHidden/>
          </w:rPr>
          <w:fldChar w:fldCharType="end"/>
        </w:r>
      </w:hyperlink>
    </w:p>
    <w:p w14:paraId="7F5FB327" w14:textId="4951DBFB" w:rsidR="00902089" w:rsidRDefault="00902089">
      <w:pPr>
        <w:pStyle w:val="Tabladeilustraciones"/>
        <w:tabs>
          <w:tab w:val="right" w:leader="dot" w:pos="9394"/>
        </w:tabs>
        <w:rPr>
          <w:noProof/>
          <w:kern w:val="2"/>
          <w:szCs w:val="24"/>
          <w14:ligatures w14:val="standardContextual"/>
        </w:rPr>
      </w:pPr>
      <w:hyperlink w:anchor="_Toc232540799" w:history="1">
        <w:r w:rsidRPr="00711564">
          <w:rPr>
            <w:rStyle w:val="Hipervnculo"/>
            <w:noProof/>
          </w:rPr>
          <w:t>Figura 6.34: “DS-C</w:t>
        </w:r>
        <w:r w:rsidRPr="00711564">
          <w:rPr>
            <w:rStyle w:val="Hipervnculo"/>
            <w:rFonts w:ascii="Arial" w:eastAsia="Arial" w:hAnsi="Arial" w:cs="Arial"/>
            <w:noProof/>
          </w:rPr>
          <w:t>U18 - Diagrama de secuencia general: Aplicando exención de impuestos”.</w:t>
        </w:r>
        <w:r>
          <w:rPr>
            <w:noProof/>
            <w:webHidden/>
          </w:rPr>
          <w:tab/>
        </w:r>
        <w:r>
          <w:rPr>
            <w:noProof/>
            <w:webHidden/>
          </w:rPr>
          <w:fldChar w:fldCharType="begin"/>
        </w:r>
        <w:r>
          <w:rPr>
            <w:noProof/>
            <w:webHidden/>
          </w:rPr>
          <w:instrText xml:space="preserve"> PAGEREF _Toc232540799 \h </w:instrText>
        </w:r>
        <w:r>
          <w:rPr>
            <w:noProof/>
            <w:webHidden/>
          </w:rPr>
        </w:r>
        <w:r>
          <w:rPr>
            <w:noProof/>
            <w:webHidden/>
          </w:rPr>
          <w:fldChar w:fldCharType="separate"/>
        </w:r>
        <w:r>
          <w:rPr>
            <w:noProof/>
            <w:webHidden/>
          </w:rPr>
          <w:t>125</w:t>
        </w:r>
        <w:r>
          <w:rPr>
            <w:noProof/>
            <w:webHidden/>
          </w:rPr>
          <w:fldChar w:fldCharType="end"/>
        </w:r>
      </w:hyperlink>
    </w:p>
    <w:p w14:paraId="1568E5E4" w14:textId="5D9C75E3" w:rsidR="00902089" w:rsidRDefault="00902089">
      <w:pPr>
        <w:pStyle w:val="Tabladeilustraciones"/>
        <w:tabs>
          <w:tab w:val="right" w:leader="dot" w:pos="9394"/>
        </w:tabs>
        <w:rPr>
          <w:noProof/>
          <w:kern w:val="2"/>
          <w:szCs w:val="24"/>
          <w14:ligatures w14:val="standardContextual"/>
        </w:rPr>
      </w:pPr>
      <w:hyperlink w:anchor="_Toc232540800" w:history="1">
        <w:r w:rsidRPr="00711564">
          <w:rPr>
            <w:rStyle w:val="Hipervnculo"/>
            <w:noProof/>
          </w:rPr>
          <w:t>Figura 6.35: “DS-CU18-E1 - Diagrama de secuencia de excepción: Reversión de exención tributaria”.</w:t>
        </w:r>
        <w:r>
          <w:rPr>
            <w:noProof/>
            <w:webHidden/>
          </w:rPr>
          <w:tab/>
        </w:r>
        <w:r>
          <w:rPr>
            <w:noProof/>
            <w:webHidden/>
          </w:rPr>
          <w:fldChar w:fldCharType="begin"/>
        </w:r>
        <w:r>
          <w:rPr>
            <w:noProof/>
            <w:webHidden/>
          </w:rPr>
          <w:instrText xml:space="preserve"> PAGEREF _Toc232540800 \h </w:instrText>
        </w:r>
        <w:r>
          <w:rPr>
            <w:noProof/>
            <w:webHidden/>
          </w:rPr>
        </w:r>
        <w:r>
          <w:rPr>
            <w:noProof/>
            <w:webHidden/>
          </w:rPr>
          <w:fldChar w:fldCharType="separate"/>
        </w:r>
        <w:r>
          <w:rPr>
            <w:noProof/>
            <w:webHidden/>
          </w:rPr>
          <w:t>126</w:t>
        </w:r>
        <w:r>
          <w:rPr>
            <w:noProof/>
            <w:webHidden/>
          </w:rPr>
          <w:fldChar w:fldCharType="end"/>
        </w:r>
      </w:hyperlink>
    </w:p>
    <w:p w14:paraId="74482614" w14:textId="3F123093" w:rsidR="00902089" w:rsidRDefault="00902089">
      <w:pPr>
        <w:pStyle w:val="Tabladeilustraciones"/>
        <w:tabs>
          <w:tab w:val="right" w:leader="dot" w:pos="9394"/>
        </w:tabs>
        <w:rPr>
          <w:noProof/>
          <w:kern w:val="2"/>
          <w:szCs w:val="24"/>
          <w14:ligatures w14:val="standardContextual"/>
        </w:rPr>
      </w:pPr>
      <w:hyperlink w:anchor="_Toc232540801" w:history="1">
        <w:r w:rsidRPr="00711564">
          <w:rPr>
            <w:rStyle w:val="Hipervnculo"/>
            <w:noProof/>
          </w:rPr>
          <w:t>Figura 6.36: “DS-CU19 - Diagrama de secuencia general: Configurando rebaja comercial en Venta”.</w:t>
        </w:r>
        <w:r>
          <w:rPr>
            <w:noProof/>
            <w:webHidden/>
          </w:rPr>
          <w:tab/>
        </w:r>
        <w:r>
          <w:rPr>
            <w:noProof/>
            <w:webHidden/>
          </w:rPr>
          <w:fldChar w:fldCharType="begin"/>
        </w:r>
        <w:r>
          <w:rPr>
            <w:noProof/>
            <w:webHidden/>
          </w:rPr>
          <w:instrText xml:space="preserve"> PAGEREF _Toc232540801 \h </w:instrText>
        </w:r>
        <w:r>
          <w:rPr>
            <w:noProof/>
            <w:webHidden/>
          </w:rPr>
        </w:r>
        <w:r>
          <w:rPr>
            <w:noProof/>
            <w:webHidden/>
          </w:rPr>
          <w:fldChar w:fldCharType="separate"/>
        </w:r>
        <w:r>
          <w:rPr>
            <w:noProof/>
            <w:webHidden/>
          </w:rPr>
          <w:t>127</w:t>
        </w:r>
        <w:r>
          <w:rPr>
            <w:noProof/>
            <w:webHidden/>
          </w:rPr>
          <w:fldChar w:fldCharType="end"/>
        </w:r>
      </w:hyperlink>
    </w:p>
    <w:p w14:paraId="0EE9CDB2" w14:textId="66F68829" w:rsidR="00902089" w:rsidRDefault="00902089">
      <w:pPr>
        <w:pStyle w:val="Tabladeilustraciones"/>
        <w:tabs>
          <w:tab w:val="right" w:leader="dot" w:pos="9394"/>
        </w:tabs>
        <w:rPr>
          <w:noProof/>
          <w:kern w:val="2"/>
          <w:szCs w:val="24"/>
          <w14:ligatures w14:val="standardContextual"/>
        </w:rPr>
      </w:pPr>
      <w:hyperlink w:anchor="_Toc232540802" w:history="1">
        <w:r w:rsidRPr="00711564">
          <w:rPr>
            <w:rStyle w:val="Hipervnculo"/>
            <w:noProof/>
          </w:rPr>
          <w:t>Figura 6.37: “DS-CU19-E1 - Diagrama de secuencia de excepción: Descuento mediante monto fijo”.</w:t>
        </w:r>
        <w:r>
          <w:rPr>
            <w:noProof/>
            <w:webHidden/>
          </w:rPr>
          <w:tab/>
        </w:r>
        <w:r>
          <w:rPr>
            <w:noProof/>
            <w:webHidden/>
          </w:rPr>
          <w:fldChar w:fldCharType="begin"/>
        </w:r>
        <w:r>
          <w:rPr>
            <w:noProof/>
            <w:webHidden/>
          </w:rPr>
          <w:instrText xml:space="preserve"> PAGEREF _Toc232540802 \h </w:instrText>
        </w:r>
        <w:r>
          <w:rPr>
            <w:noProof/>
            <w:webHidden/>
          </w:rPr>
        </w:r>
        <w:r>
          <w:rPr>
            <w:noProof/>
            <w:webHidden/>
          </w:rPr>
          <w:fldChar w:fldCharType="separate"/>
        </w:r>
        <w:r>
          <w:rPr>
            <w:noProof/>
            <w:webHidden/>
          </w:rPr>
          <w:t>128</w:t>
        </w:r>
        <w:r>
          <w:rPr>
            <w:noProof/>
            <w:webHidden/>
          </w:rPr>
          <w:fldChar w:fldCharType="end"/>
        </w:r>
      </w:hyperlink>
    </w:p>
    <w:p w14:paraId="3A84E607" w14:textId="1579C370" w:rsidR="00902089" w:rsidRDefault="00902089">
      <w:pPr>
        <w:pStyle w:val="Tabladeilustraciones"/>
        <w:tabs>
          <w:tab w:val="right" w:leader="dot" w:pos="9394"/>
        </w:tabs>
        <w:rPr>
          <w:noProof/>
          <w:kern w:val="2"/>
          <w:szCs w:val="24"/>
          <w14:ligatures w14:val="standardContextual"/>
        </w:rPr>
      </w:pPr>
      <w:hyperlink w:anchor="_Toc232540803" w:history="1">
        <w:r w:rsidRPr="00711564">
          <w:rPr>
            <w:rStyle w:val="Hipervnculo"/>
            <w:noProof/>
          </w:rPr>
          <w:t>Figura 6.38: “DS-CU19-E2 - Diagrama de secuencia de excepción: Descuento superior al total permitido”</w:t>
        </w:r>
        <w:r>
          <w:rPr>
            <w:noProof/>
            <w:webHidden/>
          </w:rPr>
          <w:tab/>
        </w:r>
        <w:r>
          <w:rPr>
            <w:noProof/>
            <w:webHidden/>
          </w:rPr>
          <w:fldChar w:fldCharType="begin"/>
        </w:r>
        <w:r>
          <w:rPr>
            <w:noProof/>
            <w:webHidden/>
          </w:rPr>
          <w:instrText xml:space="preserve"> PAGEREF _Toc232540803 \h </w:instrText>
        </w:r>
        <w:r>
          <w:rPr>
            <w:noProof/>
            <w:webHidden/>
          </w:rPr>
        </w:r>
        <w:r>
          <w:rPr>
            <w:noProof/>
            <w:webHidden/>
          </w:rPr>
          <w:fldChar w:fldCharType="separate"/>
        </w:r>
        <w:r>
          <w:rPr>
            <w:noProof/>
            <w:webHidden/>
          </w:rPr>
          <w:t>129</w:t>
        </w:r>
        <w:r>
          <w:rPr>
            <w:noProof/>
            <w:webHidden/>
          </w:rPr>
          <w:fldChar w:fldCharType="end"/>
        </w:r>
      </w:hyperlink>
    </w:p>
    <w:p w14:paraId="17797582" w14:textId="132CCAA8" w:rsidR="00902089" w:rsidRDefault="00902089">
      <w:pPr>
        <w:pStyle w:val="Tabladeilustraciones"/>
        <w:tabs>
          <w:tab w:val="right" w:leader="dot" w:pos="9394"/>
        </w:tabs>
        <w:rPr>
          <w:noProof/>
          <w:kern w:val="2"/>
          <w:szCs w:val="24"/>
          <w14:ligatures w14:val="standardContextual"/>
        </w:rPr>
      </w:pPr>
      <w:hyperlink w:anchor="_Toc232540804" w:history="1">
        <w:r w:rsidRPr="00711564">
          <w:rPr>
            <w:rStyle w:val="Hipervnculo"/>
            <w:noProof/>
          </w:rPr>
          <w:t>Figura 6.39: “DS-CU20 - Diagrama de secuencia general: Validando credenciales para aplicar descuento”.</w:t>
        </w:r>
        <w:r>
          <w:rPr>
            <w:noProof/>
            <w:webHidden/>
          </w:rPr>
          <w:tab/>
        </w:r>
        <w:r>
          <w:rPr>
            <w:noProof/>
            <w:webHidden/>
          </w:rPr>
          <w:fldChar w:fldCharType="begin"/>
        </w:r>
        <w:r>
          <w:rPr>
            <w:noProof/>
            <w:webHidden/>
          </w:rPr>
          <w:instrText xml:space="preserve"> PAGEREF _Toc232540804 \h </w:instrText>
        </w:r>
        <w:r>
          <w:rPr>
            <w:noProof/>
            <w:webHidden/>
          </w:rPr>
        </w:r>
        <w:r>
          <w:rPr>
            <w:noProof/>
            <w:webHidden/>
          </w:rPr>
          <w:fldChar w:fldCharType="separate"/>
        </w:r>
        <w:r>
          <w:rPr>
            <w:noProof/>
            <w:webHidden/>
          </w:rPr>
          <w:t>130</w:t>
        </w:r>
        <w:r>
          <w:rPr>
            <w:noProof/>
            <w:webHidden/>
          </w:rPr>
          <w:fldChar w:fldCharType="end"/>
        </w:r>
      </w:hyperlink>
    </w:p>
    <w:p w14:paraId="299DC356" w14:textId="6FC2209E" w:rsidR="00902089" w:rsidRDefault="00902089">
      <w:pPr>
        <w:pStyle w:val="Tabladeilustraciones"/>
        <w:tabs>
          <w:tab w:val="right" w:leader="dot" w:pos="9394"/>
        </w:tabs>
        <w:rPr>
          <w:noProof/>
          <w:kern w:val="2"/>
          <w:szCs w:val="24"/>
          <w14:ligatures w14:val="standardContextual"/>
        </w:rPr>
      </w:pPr>
      <w:hyperlink w:anchor="_Toc232540805" w:history="1">
        <w:r w:rsidRPr="00711564">
          <w:rPr>
            <w:rStyle w:val="Hipervnculo"/>
            <w:noProof/>
          </w:rPr>
          <w:t>Figura 6.40: “DS-CU20-E1 - Diagrama de secuencia de excepción: Usuario sin permisos para aplicar descuento”.</w:t>
        </w:r>
        <w:r>
          <w:rPr>
            <w:noProof/>
            <w:webHidden/>
          </w:rPr>
          <w:tab/>
        </w:r>
        <w:r>
          <w:rPr>
            <w:noProof/>
            <w:webHidden/>
          </w:rPr>
          <w:fldChar w:fldCharType="begin"/>
        </w:r>
        <w:r>
          <w:rPr>
            <w:noProof/>
            <w:webHidden/>
          </w:rPr>
          <w:instrText xml:space="preserve"> PAGEREF _Toc232540805 \h </w:instrText>
        </w:r>
        <w:r>
          <w:rPr>
            <w:noProof/>
            <w:webHidden/>
          </w:rPr>
        </w:r>
        <w:r>
          <w:rPr>
            <w:noProof/>
            <w:webHidden/>
          </w:rPr>
          <w:fldChar w:fldCharType="separate"/>
        </w:r>
        <w:r>
          <w:rPr>
            <w:noProof/>
            <w:webHidden/>
          </w:rPr>
          <w:t>131</w:t>
        </w:r>
        <w:r>
          <w:rPr>
            <w:noProof/>
            <w:webHidden/>
          </w:rPr>
          <w:fldChar w:fldCharType="end"/>
        </w:r>
      </w:hyperlink>
    </w:p>
    <w:p w14:paraId="245B7C2E" w14:textId="5589D43B" w:rsidR="00902089" w:rsidRDefault="00902089">
      <w:pPr>
        <w:pStyle w:val="Tabladeilustraciones"/>
        <w:tabs>
          <w:tab w:val="right" w:leader="dot" w:pos="9394"/>
        </w:tabs>
        <w:rPr>
          <w:noProof/>
          <w:kern w:val="2"/>
          <w:szCs w:val="24"/>
          <w14:ligatures w14:val="standardContextual"/>
        </w:rPr>
      </w:pPr>
      <w:hyperlink w:anchor="_Toc232540806" w:history="1">
        <w:r w:rsidRPr="00711564">
          <w:rPr>
            <w:rStyle w:val="Hipervnculo"/>
            <w:noProof/>
          </w:rPr>
          <w:t>Figura 6.41: “DS-CU21 - Diagrama de secuencia general: Vinculando folio de Guía de Despacho”.</w:t>
        </w:r>
        <w:r>
          <w:rPr>
            <w:noProof/>
            <w:webHidden/>
          </w:rPr>
          <w:tab/>
        </w:r>
        <w:r>
          <w:rPr>
            <w:noProof/>
            <w:webHidden/>
          </w:rPr>
          <w:fldChar w:fldCharType="begin"/>
        </w:r>
        <w:r>
          <w:rPr>
            <w:noProof/>
            <w:webHidden/>
          </w:rPr>
          <w:instrText xml:space="preserve"> PAGEREF _Toc232540806 \h </w:instrText>
        </w:r>
        <w:r>
          <w:rPr>
            <w:noProof/>
            <w:webHidden/>
          </w:rPr>
        </w:r>
        <w:r>
          <w:rPr>
            <w:noProof/>
            <w:webHidden/>
          </w:rPr>
          <w:fldChar w:fldCharType="separate"/>
        </w:r>
        <w:r>
          <w:rPr>
            <w:noProof/>
            <w:webHidden/>
          </w:rPr>
          <w:t>132</w:t>
        </w:r>
        <w:r>
          <w:rPr>
            <w:noProof/>
            <w:webHidden/>
          </w:rPr>
          <w:fldChar w:fldCharType="end"/>
        </w:r>
      </w:hyperlink>
    </w:p>
    <w:p w14:paraId="64B7C48E" w14:textId="44ABC58E" w:rsidR="00902089" w:rsidRDefault="00902089">
      <w:pPr>
        <w:pStyle w:val="Tabladeilustraciones"/>
        <w:tabs>
          <w:tab w:val="right" w:leader="dot" w:pos="9394"/>
        </w:tabs>
        <w:rPr>
          <w:noProof/>
          <w:kern w:val="2"/>
          <w:szCs w:val="24"/>
          <w14:ligatures w14:val="standardContextual"/>
        </w:rPr>
      </w:pPr>
      <w:hyperlink w:anchor="_Toc232540807" w:history="1">
        <w:r w:rsidRPr="00711564">
          <w:rPr>
            <w:rStyle w:val="Hipervnculo"/>
            <w:noProof/>
          </w:rPr>
          <w:t>Figura 6.42: “DS-CU22 - Diagrama de secuencia general: Vinculando folio de Factura Electrónica”.</w:t>
        </w:r>
        <w:r>
          <w:rPr>
            <w:noProof/>
            <w:webHidden/>
          </w:rPr>
          <w:tab/>
        </w:r>
        <w:r>
          <w:rPr>
            <w:noProof/>
            <w:webHidden/>
          </w:rPr>
          <w:fldChar w:fldCharType="begin"/>
        </w:r>
        <w:r>
          <w:rPr>
            <w:noProof/>
            <w:webHidden/>
          </w:rPr>
          <w:instrText xml:space="preserve"> PAGEREF _Toc232540807 \h </w:instrText>
        </w:r>
        <w:r>
          <w:rPr>
            <w:noProof/>
            <w:webHidden/>
          </w:rPr>
        </w:r>
        <w:r>
          <w:rPr>
            <w:noProof/>
            <w:webHidden/>
          </w:rPr>
          <w:fldChar w:fldCharType="separate"/>
        </w:r>
        <w:r>
          <w:rPr>
            <w:noProof/>
            <w:webHidden/>
          </w:rPr>
          <w:t>133</w:t>
        </w:r>
        <w:r>
          <w:rPr>
            <w:noProof/>
            <w:webHidden/>
          </w:rPr>
          <w:fldChar w:fldCharType="end"/>
        </w:r>
      </w:hyperlink>
    </w:p>
    <w:p w14:paraId="78FC5F3D" w14:textId="3BAF88AE" w:rsidR="00902089" w:rsidRDefault="00902089">
      <w:pPr>
        <w:pStyle w:val="Tabladeilustraciones"/>
        <w:tabs>
          <w:tab w:val="right" w:leader="dot" w:pos="9394"/>
        </w:tabs>
        <w:rPr>
          <w:noProof/>
          <w:kern w:val="2"/>
          <w:szCs w:val="24"/>
          <w14:ligatures w14:val="standardContextual"/>
        </w:rPr>
      </w:pPr>
      <w:hyperlink w:anchor="_Toc232540808" w:history="1">
        <w:r w:rsidRPr="00711564">
          <w:rPr>
            <w:rStyle w:val="Hipervnculo"/>
            <w:noProof/>
          </w:rPr>
          <w:t>Figura 6.43: “DS-CU23 - Diagrama de secuencia general: Anulando Nota de Venta estándar”.</w:t>
        </w:r>
        <w:r>
          <w:rPr>
            <w:noProof/>
            <w:webHidden/>
          </w:rPr>
          <w:tab/>
        </w:r>
        <w:r>
          <w:rPr>
            <w:noProof/>
            <w:webHidden/>
          </w:rPr>
          <w:fldChar w:fldCharType="begin"/>
        </w:r>
        <w:r>
          <w:rPr>
            <w:noProof/>
            <w:webHidden/>
          </w:rPr>
          <w:instrText xml:space="preserve"> PAGEREF _Toc232540808 \h </w:instrText>
        </w:r>
        <w:r>
          <w:rPr>
            <w:noProof/>
            <w:webHidden/>
          </w:rPr>
        </w:r>
        <w:r>
          <w:rPr>
            <w:noProof/>
            <w:webHidden/>
          </w:rPr>
          <w:fldChar w:fldCharType="separate"/>
        </w:r>
        <w:r>
          <w:rPr>
            <w:noProof/>
            <w:webHidden/>
          </w:rPr>
          <w:t>134</w:t>
        </w:r>
        <w:r>
          <w:rPr>
            <w:noProof/>
            <w:webHidden/>
          </w:rPr>
          <w:fldChar w:fldCharType="end"/>
        </w:r>
      </w:hyperlink>
    </w:p>
    <w:p w14:paraId="04DE9755" w14:textId="28562B08" w:rsidR="00902089" w:rsidRDefault="00902089">
      <w:pPr>
        <w:pStyle w:val="Tabladeilustraciones"/>
        <w:tabs>
          <w:tab w:val="right" w:leader="dot" w:pos="9394"/>
        </w:tabs>
        <w:rPr>
          <w:noProof/>
          <w:kern w:val="2"/>
          <w:szCs w:val="24"/>
          <w14:ligatures w14:val="standardContextual"/>
        </w:rPr>
      </w:pPr>
      <w:hyperlink w:anchor="_Toc232540809" w:history="1">
        <w:r w:rsidRPr="00711564">
          <w:rPr>
            <w:rStyle w:val="Hipervnculo"/>
            <w:noProof/>
          </w:rPr>
          <w:t>Figura 6.44: “DS-CU23-E1 - Diagrama de secuencia de excepción: Nota de venta con factura detectada”.</w:t>
        </w:r>
        <w:r>
          <w:rPr>
            <w:noProof/>
            <w:webHidden/>
          </w:rPr>
          <w:tab/>
        </w:r>
        <w:r>
          <w:rPr>
            <w:noProof/>
            <w:webHidden/>
          </w:rPr>
          <w:fldChar w:fldCharType="begin"/>
        </w:r>
        <w:r>
          <w:rPr>
            <w:noProof/>
            <w:webHidden/>
          </w:rPr>
          <w:instrText xml:space="preserve"> PAGEREF _Toc232540809 \h </w:instrText>
        </w:r>
        <w:r>
          <w:rPr>
            <w:noProof/>
            <w:webHidden/>
          </w:rPr>
        </w:r>
        <w:r>
          <w:rPr>
            <w:noProof/>
            <w:webHidden/>
          </w:rPr>
          <w:fldChar w:fldCharType="separate"/>
        </w:r>
        <w:r>
          <w:rPr>
            <w:noProof/>
            <w:webHidden/>
          </w:rPr>
          <w:t>135</w:t>
        </w:r>
        <w:r>
          <w:rPr>
            <w:noProof/>
            <w:webHidden/>
          </w:rPr>
          <w:fldChar w:fldCharType="end"/>
        </w:r>
      </w:hyperlink>
    </w:p>
    <w:p w14:paraId="6A604835" w14:textId="5F1FE1D9" w:rsidR="00902089" w:rsidRDefault="00902089">
      <w:pPr>
        <w:pStyle w:val="Tabladeilustraciones"/>
        <w:tabs>
          <w:tab w:val="right" w:leader="dot" w:pos="9394"/>
        </w:tabs>
        <w:rPr>
          <w:noProof/>
          <w:kern w:val="2"/>
          <w:szCs w:val="24"/>
          <w14:ligatures w14:val="standardContextual"/>
        </w:rPr>
      </w:pPr>
      <w:hyperlink w:anchor="_Toc232540810" w:history="1">
        <w:r w:rsidRPr="00711564">
          <w:rPr>
            <w:rStyle w:val="Hipervnculo"/>
            <w:noProof/>
          </w:rPr>
          <w:t>Figura 6.45: “DS-CU24 - Diagrama de secuencia general: Anulando Nota de Venta facturada”.</w:t>
        </w:r>
        <w:r>
          <w:rPr>
            <w:noProof/>
            <w:webHidden/>
          </w:rPr>
          <w:tab/>
        </w:r>
        <w:r>
          <w:rPr>
            <w:noProof/>
            <w:webHidden/>
          </w:rPr>
          <w:fldChar w:fldCharType="begin"/>
        </w:r>
        <w:r>
          <w:rPr>
            <w:noProof/>
            <w:webHidden/>
          </w:rPr>
          <w:instrText xml:space="preserve"> PAGEREF _Toc232540810 \h </w:instrText>
        </w:r>
        <w:r>
          <w:rPr>
            <w:noProof/>
            <w:webHidden/>
          </w:rPr>
        </w:r>
        <w:r>
          <w:rPr>
            <w:noProof/>
            <w:webHidden/>
          </w:rPr>
          <w:fldChar w:fldCharType="separate"/>
        </w:r>
        <w:r>
          <w:rPr>
            <w:noProof/>
            <w:webHidden/>
          </w:rPr>
          <w:t>136</w:t>
        </w:r>
        <w:r>
          <w:rPr>
            <w:noProof/>
            <w:webHidden/>
          </w:rPr>
          <w:fldChar w:fldCharType="end"/>
        </w:r>
      </w:hyperlink>
    </w:p>
    <w:p w14:paraId="0ABEF92A" w14:textId="50B73044" w:rsidR="00902089" w:rsidRDefault="00902089">
      <w:pPr>
        <w:pStyle w:val="Tabladeilustraciones"/>
        <w:tabs>
          <w:tab w:val="right" w:leader="dot" w:pos="9394"/>
        </w:tabs>
      </w:pPr>
      <w:hyperlink w:anchor="_Toc232540811" w:history="1">
        <w:r w:rsidRPr="00711564">
          <w:rPr>
            <w:rStyle w:val="Hipervnculo"/>
            <w:noProof/>
          </w:rPr>
          <w:t>Figura 6.46: “DS-CU24-E1 - Diagrama de secuencia de excepción: Nota de crédito no ingresada”.</w:t>
        </w:r>
        <w:r>
          <w:rPr>
            <w:noProof/>
            <w:webHidden/>
          </w:rPr>
          <w:tab/>
        </w:r>
        <w:r>
          <w:rPr>
            <w:noProof/>
            <w:webHidden/>
          </w:rPr>
          <w:fldChar w:fldCharType="begin"/>
        </w:r>
        <w:r>
          <w:rPr>
            <w:noProof/>
            <w:webHidden/>
          </w:rPr>
          <w:instrText xml:space="preserve"> PAGEREF _Toc232540811 \h </w:instrText>
        </w:r>
        <w:r>
          <w:rPr>
            <w:noProof/>
            <w:webHidden/>
          </w:rPr>
        </w:r>
        <w:r>
          <w:rPr>
            <w:noProof/>
            <w:webHidden/>
          </w:rPr>
          <w:fldChar w:fldCharType="separate"/>
        </w:r>
        <w:r>
          <w:rPr>
            <w:noProof/>
            <w:webHidden/>
          </w:rPr>
          <w:t>137</w:t>
        </w:r>
        <w:r>
          <w:rPr>
            <w:noProof/>
            <w:webHidden/>
          </w:rPr>
          <w:fldChar w:fldCharType="end"/>
        </w:r>
      </w:hyperlink>
    </w:p>
    <w:p w14:paraId="74599258" w14:textId="1AD943E2" w:rsidR="005303D2" w:rsidRPr="005303D2" w:rsidRDefault="005303D2" w:rsidP="005303D2">
      <w:pPr>
        <w:pStyle w:val="TDC1"/>
        <w:tabs>
          <w:tab w:val="left" w:pos="480"/>
          <w:tab w:val="right" w:leader="dot" w:pos="9394"/>
        </w:tabs>
        <w:rPr>
          <w:noProof/>
          <w:kern w:val="2"/>
          <w:szCs w:val="24"/>
          <w14:ligatures w14:val="standardContextual"/>
        </w:rPr>
      </w:pPr>
      <w:hyperlink w:anchor="_Toc232540709" w:history="1">
        <w:r w:rsidRPr="00B54072">
          <w:rPr>
            <w:rStyle w:val="Hipervnculo"/>
            <w:noProof/>
          </w:rPr>
          <w:t>7.</w:t>
        </w:r>
        <w:r>
          <w:rPr>
            <w:noProof/>
            <w:kern w:val="2"/>
            <w:szCs w:val="24"/>
            <w14:ligatures w14:val="standardContextual"/>
          </w:rPr>
          <w:tab/>
        </w:r>
        <w:r w:rsidRPr="00B54072">
          <w:rPr>
            <w:rStyle w:val="Hipervnculo"/>
            <w:noProof/>
          </w:rPr>
          <w:t>Árbol de Navegación</w:t>
        </w:r>
        <w:r>
          <w:rPr>
            <w:noProof/>
            <w:webHidden/>
          </w:rPr>
          <w:tab/>
        </w:r>
        <w:r>
          <w:rPr>
            <w:noProof/>
            <w:webHidden/>
          </w:rPr>
          <w:fldChar w:fldCharType="begin"/>
        </w:r>
        <w:r>
          <w:rPr>
            <w:noProof/>
            <w:webHidden/>
          </w:rPr>
          <w:instrText xml:space="preserve"> PAGEREF _Toc232540709 \h </w:instrText>
        </w:r>
        <w:r>
          <w:rPr>
            <w:noProof/>
            <w:webHidden/>
          </w:rPr>
        </w:r>
        <w:r>
          <w:rPr>
            <w:noProof/>
            <w:webHidden/>
          </w:rPr>
          <w:fldChar w:fldCharType="separate"/>
        </w:r>
        <w:r>
          <w:rPr>
            <w:noProof/>
            <w:webHidden/>
          </w:rPr>
          <w:t>138</w:t>
        </w:r>
        <w:r>
          <w:rPr>
            <w:noProof/>
            <w:webHidden/>
          </w:rPr>
          <w:fldChar w:fldCharType="end"/>
        </w:r>
      </w:hyperlink>
    </w:p>
    <w:p w14:paraId="5B6986EA" w14:textId="4C1B99D9" w:rsidR="00902089" w:rsidRDefault="00902089">
      <w:pPr>
        <w:pStyle w:val="Tabladeilustraciones"/>
        <w:tabs>
          <w:tab w:val="right" w:leader="dot" w:pos="9394"/>
        </w:tabs>
        <w:rPr>
          <w:noProof/>
          <w:kern w:val="2"/>
          <w:szCs w:val="24"/>
          <w14:ligatures w14:val="standardContextual"/>
        </w:rPr>
      </w:pPr>
      <w:hyperlink w:anchor="_Toc232540812" w:history="1">
        <w:r w:rsidRPr="00711564">
          <w:rPr>
            <w:rStyle w:val="Hipervnculo"/>
            <w:noProof/>
          </w:rPr>
          <w:t>Figura 7.1: “Árbol de Navegación del módulo financiero incremento 1”.</w:t>
        </w:r>
        <w:r>
          <w:rPr>
            <w:noProof/>
            <w:webHidden/>
          </w:rPr>
          <w:tab/>
        </w:r>
        <w:r>
          <w:rPr>
            <w:noProof/>
            <w:webHidden/>
          </w:rPr>
          <w:fldChar w:fldCharType="begin"/>
        </w:r>
        <w:r>
          <w:rPr>
            <w:noProof/>
            <w:webHidden/>
          </w:rPr>
          <w:instrText xml:space="preserve"> PAGEREF _Toc232540812 \h </w:instrText>
        </w:r>
        <w:r>
          <w:rPr>
            <w:noProof/>
            <w:webHidden/>
          </w:rPr>
        </w:r>
        <w:r>
          <w:rPr>
            <w:noProof/>
            <w:webHidden/>
          </w:rPr>
          <w:fldChar w:fldCharType="separate"/>
        </w:r>
        <w:r>
          <w:rPr>
            <w:noProof/>
            <w:webHidden/>
          </w:rPr>
          <w:t>139</w:t>
        </w:r>
        <w:r>
          <w:rPr>
            <w:noProof/>
            <w:webHidden/>
          </w:rPr>
          <w:fldChar w:fldCharType="end"/>
        </w:r>
      </w:hyperlink>
    </w:p>
    <w:p w14:paraId="7A69A3DC" w14:textId="016C25AF" w:rsidR="00902089" w:rsidRDefault="00902089">
      <w:pPr>
        <w:pStyle w:val="Tabladeilustraciones"/>
        <w:tabs>
          <w:tab w:val="right" w:leader="dot" w:pos="9394"/>
        </w:tabs>
        <w:rPr>
          <w:noProof/>
          <w:kern w:val="2"/>
          <w:szCs w:val="24"/>
          <w14:ligatures w14:val="standardContextual"/>
        </w:rPr>
      </w:pPr>
      <w:hyperlink w:anchor="_Toc232540813" w:history="1">
        <w:r w:rsidRPr="00711564">
          <w:rPr>
            <w:rStyle w:val="Hipervnculo"/>
            <w:noProof/>
          </w:rPr>
          <w:t>Figura 7.2: “Vista Catalogo Clientes y Funcionalidad Cargar Clientes Activos”.</w:t>
        </w:r>
        <w:r>
          <w:rPr>
            <w:noProof/>
            <w:webHidden/>
          </w:rPr>
          <w:tab/>
        </w:r>
        <w:r>
          <w:rPr>
            <w:noProof/>
            <w:webHidden/>
          </w:rPr>
          <w:fldChar w:fldCharType="begin"/>
        </w:r>
        <w:r>
          <w:rPr>
            <w:noProof/>
            <w:webHidden/>
          </w:rPr>
          <w:instrText xml:space="preserve"> PAGEREF _Toc232540813 \h </w:instrText>
        </w:r>
        <w:r>
          <w:rPr>
            <w:noProof/>
            <w:webHidden/>
          </w:rPr>
        </w:r>
        <w:r>
          <w:rPr>
            <w:noProof/>
            <w:webHidden/>
          </w:rPr>
          <w:fldChar w:fldCharType="separate"/>
        </w:r>
        <w:r>
          <w:rPr>
            <w:noProof/>
            <w:webHidden/>
          </w:rPr>
          <w:t>141</w:t>
        </w:r>
        <w:r>
          <w:rPr>
            <w:noProof/>
            <w:webHidden/>
          </w:rPr>
          <w:fldChar w:fldCharType="end"/>
        </w:r>
      </w:hyperlink>
    </w:p>
    <w:p w14:paraId="41C01B7E" w14:textId="4E9B15E8" w:rsidR="00902089" w:rsidRDefault="00902089">
      <w:pPr>
        <w:pStyle w:val="Tabladeilustraciones"/>
        <w:tabs>
          <w:tab w:val="right" w:leader="dot" w:pos="9394"/>
        </w:tabs>
        <w:rPr>
          <w:noProof/>
          <w:kern w:val="2"/>
          <w:szCs w:val="24"/>
          <w14:ligatures w14:val="standardContextual"/>
        </w:rPr>
      </w:pPr>
      <w:hyperlink w:anchor="_Toc232540814" w:history="1">
        <w:r w:rsidRPr="00711564">
          <w:rPr>
            <w:rStyle w:val="Hipervnculo"/>
            <w:noProof/>
          </w:rPr>
          <w:t>Figura 7.3: “Funcionalidad Filtrar por Clientes Morosos”.</w:t>
        </w:r>
        <w:r>
          <w:rPr>
            <w:noProof/>
            <w:webHidden/>
          </w:rPr>
          <w:tab/>
        </w:r>
        <w:r>
          <w:rPr>
            <w:noProof/>
            <w:webHidden/>
          </w:rPr>
          <w:fldChar w:fldCharType="begin"/>
        </w:r>
        <w:r>
          <w:rPr>
            <w:noProof/>
            <w:webHidden/>
          </w:rPr>
          <w:instrText xml:space="preserve"> PAGEREF _Toc232540814 \h </w:instrText>
        </w:r>
        <w:r>
          <w:rPr>
            <w:noProof/>
            <w:webHidden/>
          </w:rPr>
        </w:r>
        <w:r>
          <w:rPr>
            <w:noProof/>
            <w:webHidden/>
          </w:rPr>
          <w:fldChar w:fldCharType="separate"/>
        </w:r>
        <w:r>
          <w:rPr>
            <w:noProof/>
            <w:webHidden/>
          </w:rPr>
          <w:t>142</w:t>
        </w:r>
        <w:r>
          <w:rPr>
            <w:noProof/>
            <w:webHidden/>
          </w:rPr>
          <w:fldChar w:fldCharType="end"/>
        </w:r>
      </w:hyperlink>
    </w:p>
    <w:p w14:paraId="01EB9242" w14:textId="6D3793EB" w:rsidR="00902089" w:rsidRDefault="00902089">
      <w:pPr>
        <w:pStyle w:val="Tabladeilustraciones"/>
        <w:tabs>
          <w:tab w:val="right" w:leader="dot" w:pos="9394"/>
        </w:tabs>
        <w:rPr>
          <w:noProof/>
          <w:kern w:val="2"/>
          <w:szCs w:val="24"/>
          <w14:ligatures w14:val="standardContextual"/>
        </w:rPr>
      </w:pPr>
      <w:hyperlink w:anchor="_Toc232540815" w:history="1">
        <w:r w:rsidRPr="00711564">
          <w:rPr>
            <w:rStyle w:val="Hipervnculo"/>
            <w:noProof/>
          </w:rPr>
          <w:t>Figura 7.4: “Funcionalidad Buscar por RUT”.</w:t>
        </w:r>
        <w:r>
          <w:rPr>
            <w:noProof/>
            <w:webHidden/>
          </w:rPr>
          <w:tab/>
        </w:r>
        <w:r>
          <w:rPr>
            <w:noProof/>
            <w:webHidden/>
          </w:rPr>
          <w:fldChar w:fldCharType="begin"/>
        </w:r>
        <w:r>
          <w:rPr>
            <w:noProof/>
            <w:webHidden/>
          </w:rPr>
          <w:instrText xml:space="preserve"> PAGEREF _Toc232540815 \h </w:instrText>
        </w:r>
        <w:r>
          <w:rPr>
            <w:noProof/>
            <w:webHidden/>
          </w:rPr>
        </w:r>
        <w:r>
          <w:rPr>
            <w:noProof/>
            <w:webHidden/>
          </w:rPr>
          <w:fldChar w:fldCharType="separate"/>
        </w:r>
        <w:r>
          <w:rPr>
            <w:noProof/>
            <w:webHidden/>
          </w:rPr>
          <w:t>142</w:t>
        </w:r>
        <w:r>
          <w:rPr>
            <w:noProof/>
            <w:webHidden/>
          </w:rPr>
          <w:fldChar w:fldCharType="end"/>
        </w:r>
      </w:hyperlink>
    </w:p>
    <w:p w14:paraId="4556AD84" w14:textId="148232A0" w:rsidR="00902089" w:rsidRDefault="00902089">
      <w:pPr>
        <w:pStyle w:val="Tabladeilustraciones"/>
        <w:tabs>
          <w:tab w:val="right" w:leader="dot" w:pos="9394"/>
        </w:tabs>
        <w:rPr>
          <w:noProof/>
          <w:kern w:val="2"/>
          <w:szCs w:val="24"/>
          <w14:ligatures w14:val="standardContextual"/>
        </w:rPr>
      </w:pPr>
      <w:hyperlink w:anchor="_Toc232540816" w:history="1">
        <w:r w:rsidRPr="00711564">
          <w:rPr>
            <w:rStyle w:val="Hipervnculo"/>
            <w:noProof/>
          </w:rPr>
          <w:t>Figura 7.5: “Funcionalidad Buscar por Razón Social”.</w:t>
        </w:r>
        <w:r>
          <w:rPr>
            <w:noProof/>
            <w:webHidden/>
          </w:rPr>
          <w:tab/>
        </w:r>
        <w:r>
          <w:rPr>
            <w:noProof/>
            <w:webHidden/>
          </w:rPr>
          <w:fldChar w:fldCharType="begin"/>
        </w:r>
        <w:r>
          <w:rPr>
            <w:noProof/>
            <w:webHidden/>
          </w:rPr>
          <w:instrText xml:space="preserve"> PAGEREF _Toc232540816 \h </w:instrText>
        </w:r>
        <w:r>
          <w:rPr>
            <w:noProof/>
            <w:webHidden/>
          </w:rPr>
        </w:r>
        <w:r>
          <w:rPr>
            <w:noProof/>
            <w:webHidden/>
          </w:rPr>
          <w:fldChar w:fldCharType="separate"/>
        </w:r>
        <w:r>
          <w:rPr>
            <w:noProof/>
            <w:webHidden/>
          </w:rPr>
          <w:t>143</w:t>
        </w:r>
        <w:r>
          <w:rPr>
            <w:noProof/>
            <w:webHidden/>
          </w:rPr>
          <w:fldChar w:fldCharType="end"/>
        </w:r>
      </w:hyperlink>
    </w:p>
    <w:p w14:paraId="294B7BFF" w14:textId="6FD7E5A9" w:rsidR="00902089" w:rsidRDefault="00902089">
      <w:pPr>
        <w:pStyle w:val="Tabladeilustraciones"/>
        <w:tabs>
          <w:tab w:val="right" w:leader="dot" w:pos="9394"/>
        </w:tabs>
        <w:rPr>
          <w:noProof/>
          <w:kern w:val="2"/>
          <w:szCs w:val="24"/>
          <w14:ligatures w14:val="standardContextual"/>
        </w:rPr>
      </w:pPr>
      <w:hyperlink w:anchor="_Toc232540817" w:history="1">
        <w:r w:rsidRPr="00711564">
          <w:rPr>
            <w:rStyle w:val="Hipervnculo"/>
            <w:noProof/>
          </w:rPr>
          <w:t>Figura 7.6: “Funcionalidad Ver Notas de Venta Asociadas”.</w:t>
        </w:r>
        <w:r>
          <w:rPr>
            <w:noProof/>
            <w:webHidden/>
          </w:rPr>
          <w:tab/>
        </w:r>
        <w:r>
          <w:rPr>
            <w:noProof/>
            <w:webHidden/>
          </w:rPr>
          <w:fldChar w:fldCharType="begin"/>
        </w:r>
        <w:r>
          <w:rPr>
            <w:noProof/>
            <w:webHidden/>
          </w:rPr>
          <w:instrText xml:space="preserve"> PAGEREF _Toc232540817 \h </w:instrText>
        </w:r>
        <w:r>
          <w:rPr>
            <w:noProof/>
            <w:webHidden/>
          </w:rPr>
        </w:r>
        <w:r>
          <w:rPr>
            <w:noProof/>
            <w:webHidden/>
          </w:rPr>
          <w:fldChar w:fldCharType="separate"/>
        </w:r>
        <w:r>
          <w:rPr>
            <w:noProof/>
            <w:webHidden/>
          </w:rPr>
          <w:t>144</w:t>
        </w:r>
        <w:r>
          <w:rPr>
            <w:noProof/>
            <w:webHidden/>
          </w:rPr>
          <w:fldChar w:fldCharType="end"/>
        </w:r>
      </w:hyperlink>
    </w:p>
    <w:p w14:paraId="4FE0A45A" w14:textId="333B89DA" w:rsidR="00902089" w:rsidRDefault="00902089">
      <w:pPr>
        <w:pStyle w:val="Tabladeilustraciones"/>
        <w:tabs>
          <w:tab w:val="right" w:leader="dot" w:pos="9394"/>
        </w:tabs>
        <w:rPr>
          <w:noProof/>
          <w:kern w:val="2"/>
          <w:szCs w:val="24"/>
          <w14:ligatures w14:val="standardContextual"/>
        </w:rPr>
      </w:pPr>
      <w:hyperlink w:anchor="_Toc232540818" w:history="1">
        <w:r w:rsidRPr="00711564">
          <w:rPr>
            <w:rStyle w:val="Hipervnculo"/>
            <w:noProof/>
          </w:rPr>
          <w:t>Figura 7.7: “Vista Ficha Cliente y Funcionalidad Visualizar Datos Cliente”.</w:t>
        </w:r>
        <w:r>
          <w:rPr>
            <w:noProof/>
            <w:webHidden/>
          </w:rPr>
          <w:tab/>
        </w:r>
        <w:r>
          <w:rPr>
            <w:noProof/>
            <w:webHidden/>
          </w:rPr>
          <w:fldChar w:fldCharType="begin"/>
        </w:r>
        <w:r>
          <w:rPr>
            <w:noProof/>
            <w:webHidden/>
          </w:rPr>
          <w:instrText xml:space="preserve"> PAGEREF _Toc232540818 \h </w:instrText>
        </w:r>
        <w:r>
          <w:rPr>
            <w:noProof/>
            <w:webHidden/>
          </w:rPr>
        </w:r>
        <w:r>
          <w:rPr>
            <w:noProof/>
            <w:webHidden/>
          </w:rPr>
          <w:fldChar w:fldCharType="separate"/>
        </w:r>
        <w:r>
          <w:rPr>
            <w:noProof/>
            <w:webHidden/>
          </w:rPr>
          <w:t>145</w:t>
        </w:r>
        <w:r>
          <w:rPr>
            <w:noProof/>
            <w:webHidden/>
          </w:rPr>
          <w:fldChar w:fldCharType="end"/>
        </w:r>
      </w:hyperlink>
    </w:p>
    <w:p w14:paraId="780DEBCE" w14:textId="1EC94902" w:rsidR="00902089" w:rsidRDefault="00902089">
      <w:pPr>
        <w:pStyle w:val="Tabladeilustraciones"/>
        <w:tabs>
          <w:tab w:val="right" w:leader="dot" w:pos="9394"/>
        </w:tabs>
        <w:rPr>
          <w:noProof/>
          <w:kern w:val="2"/>
          <w:szCs w:val="24"/>
          <w14:ligatures w14:val="standardContextual"/>
        </w:rPr>
      </w:pPr>
      <w:hyperlink w:anchor="_Toc232540819" w:history="1">
        <w:r w:rsidRPr="00711564">
          <w:rPr>
            <w:rStyle w:val="Hipervnculo"/>
            <w:noProof/>
          </w:rPr>
          <w:t>Figura 7.8: “Funcionalidad Seleccionar Cliente Activo”.</w:t>
        </w:r>
        <w:r>
          <w:rPr>
            <w:noProof/>
            <w:webHidden/>
          </w:rPr>
          <w:tab/>
        </w:r>
        <w:r>
          <w:rPr>
            <w:noProof/>
            <w:webHidden/>
          </w:rPr>
          <w:fldChar w:fldCharType="begin"/>
        </w:r>
        <w:r>
          <w:rPr>
            <w:noProof/>
            <w:webHidden/>
          </w:rPr>
          <w:instrText xml:space="preserve"> PAGEREF _Toc232540819 \h </w:instrText>
        </w:r>
        <w:r>
          <w:rPr>
            <w:noProof/>
            <w:webHidden/>
          </w:rPr>
        </w:r>
        <w:r>
          <w:rPr>
            <w:noProof/>
            <w:webHidden/>
          </w:rPr>
          <w:fldChar w:fldCharType="separate"/>
        </w:r>
        <w:r>
          <w:rPr>
            <w:noProof/>
            <w:webHidden/>
          </w:rPr>
          <w:t>146</w:t>
        </w:r>
        <w:r>
          <w:rPr>
            <w:noProof/>
            <w:webHidden/>
          </w:rPr>
          <w:fldChar w:fldCharType="end"/>
        </w:r>
      </w:hyperlink>
    </w:p>
    <w:p w14:paraId="491C393E" w14:textId="1C74B9C7" w:rsidR="00902089" w:rsidRDefault="00902089">
      <w:pPr>
        <w:pStyle w:val="Tabladeilustraciones"/>
        <w:tabs>
          <w:tab w:val="right" w:leader="dot" w:pos="9394"/>
        </w:tabs>
        <w:rPr>
          <w:noProof/>
          <w:kern w:val="2"/>
          <w:szCs w:val="24"/>
          <w14:ligatures w14:val="standardContextual"/>
        </w:rPr>
      </w:pPr>
      <w:hyperlink w:anchor="_Toc232540820" w:history="1">
        <w:r w:rsidRPr="00711564">
          <w:rPr>
            <w:rStyle w:val="Hipervnculo"/>
            <w:noProof/>
          </w:rPr>
          <w:t>Figura 7.9: “Vista Armar Cotización”.</w:t>
        </w:r>
        <w:r>
          <w:rPr>
            <w:noProof/>
            <w:webHidden/>
          </w:rPr>
          <w:tab/>
        </w:r>
        <w:r>
          <w:rPr>
            <w:noProof/>
            <w:webHidden/>
          </w:rPr>
          <w:fldChar w:fldCharType="begin"/>
        </w:r>
        <w:r>
          <w:rPr>
            <w:noProof/>
            <w:webHidden/>
          </w:rPr>
          <w:instrText xml:space="preserve"> PAGEREF _Toc232540820 \h </w:instrText>
        </w:r>
        <w:r>
          <w:rPr>
            <w:noProof/>
            <w:webHidden/>
          </w:rPr>
        </w:r>
        <w:r>
          <w:rPr>
            <w:noProof/>
            <w:webHidden/>
          </w:rPr>
          <w:fldChar w:fldCharType="separate"/>
        </w:r>
        <w:r>
          <w:rPr>
            <w:noProof/>
            <w:webHidden/>
          </w:rPr>
          <w:t>147</w:t>
        </w:r>
        <w:r>
          <w:rPr>
            <w:noProof/>
            <w:webHidden/>
          </w:rPr>
          <w:fldChar w:fldCharType="end"/>
        </w:r>
      </w:hyperlink>
    </w:p>
    <w:p w14:paraId="5ACCDFA8" w14:textId="57C264A3" w:rsidR="00902089" w:rsidRDefault="00902089">
      <w:pPr>
        <w:pStyle w:val="Tabladeilustraciones"/>
        <w:tabs>
          <w:tab w:val="right" w:leader="dot" w:pos="9394"/>
        </w:tabs>
        <w:rPr>
          <w:noProof/>
          <w:kern w:val="2"/>
          <w:szCs w:val="24"/>
          <w14:ligatures w14:val="standardContextual"/>
        </w:rPr>
      </w:pPr>
      <w:hyperlink w:anchor="_Toc232540821" w:history="1">
        <w:r w:rsidRPr="00711564">
          <w:rPr>
            <w:rStyle w:val="Hipervnculo"/>
            <w:noProof/>
          </w:rPr>
          <w:t>Figura 7.10: “Funcionalidad Leer Costos de Inventario”.</w:t>
        </w:r>
        <w:r>
          <w:rPr>
            <w:noProof/>
            <w:webHidden/>
          </w:rPr>
          <w:tab/>
        </w:r>
        <w:r>
          <w:rPr>
            <w:noProof/>
            <w:webHidden/>
          </w:rPr>
          <w:fldChar w:fldCharType="begin"/>
        </w:r>
        <w:r>
          <w:rPr>
            <w:noProof/>
            <w:webHidden/>
          </w:rPr>
          <w:instrText xml:space="preserve"> PAGEREF _Toc232540821 \h </w:instrText>
        </w:r>
        <w:r>
          <w:rPr>
            <w:noProof/>
            <w:webHidden/>
          </w:rPr>
        </w:r>
        <w:r>
          <w:rPr>
            <w:noProof/>
            <w:webHidden/>
          </w:rPr>
          <w:fldChar w:fldCharType="separate"/>
        </w:r>
        <w:r>
          <w:rPr>
            <w:noProof/>
            <w:webHidden/>
          </w:rPr>
          <w:t>147</w:t>
        </w:r>
        <w:r>
          <w:rPr>
            <w:noProof/>
            <w:webHidden/>
          </w:rPr>
          <w:fldChar w:fldCharType="end"/>
        </w:r>
      </w:hyperlink>
    </w:p>
    <w:p w14:paraId="00AD0B99" w14:textId="0AF972D6" w:rsidR="00902089" w:rsidRDefault="00902089">
      <w:pPr>
        <w:pStyle w:val="Tabladeilustraciones"/>
        <w:tabs>
          <w:tab w:val="right" w:leader="dot" w:pos="9394"/>
        </w:tabs>
        <w:rPr>
          <w:noProof/>
          <w:kern w:val="2"/>
          <w:szCs w:val="24"/>
          <w14:ligatures w14:val="standardContextual"/>
        </w:rPr>
      </w:pPr>
      <w:hyperlink w:anchor="_Toc232540822" w:history="1">
        <w:r w:rsidRPr="00711564">
          <w:rPr>
            <w:rStyle w:val="Hipervnculo"/>
            <w:noProof/>
          </w:rPr>
          <w:t>Figura 7.11: “Funcionalidad Calcular Precio Sugerido”.</w:t>
        </w:r>
        <w:r>
          <w:rPr>
            <w:noProof/>
            <w:webHidden/>
          </w:rPr>
          <w:tab/>
        </w:r>
        <w:r>
          <w:rPr>
            <w:noProof/>
            <w:webHidden/>
          </w:rPr>
          <w:fldChar w:fldCharType="begin"/>
        </w:r>
        <w:r>
          <w:rPr>
            <w:noProof/>
            <w:webHidden/>
          </w:rPr>
          <w:instrText xml:space="preserve"> PAGEREF _Toc232540822 \h </w:instrText>
        </w:r>
        <w:r>
          <w:rPr>
            <w:noProof/>
            <w:webHidden/>
          </w:rPr>
        </w:r>
        <w:r>
          <w:rPr>
            <w:noProof/>
            <w:webHidden/>
          </w:rPr>
          <w:fldChar w:fldCharType="separate"/>
        </w:r>
        <w:r>
          <w:rPr>
            <w:noProof/>
            <w:webHidden/>
          </w:rPr>
          <w:t>148</w:t>
        </w:r>
        <w:r>
          <w:rPr>
            <w:noProof/>
            <w:webHidden/>
          </w:rPr>
          <w:fldChar w:fldCharType="end"/>
        </w:r>
      </w:hyperlink>
    </w:p>
    <w:p w14:paraId="09A29EB6" w14:textId="729E7FE7" w:rsidR="00902089" w:rsidRDefault="00902089">
      <w:pPr>
        <w:pStyle w:val="Tabladeilustraciones"/>
        <w:tabs>
          <w:tab w:val="right" w:leader="dot" w:pos="9394"/>
        </w:tabs>
        <w:rPr>
          <w:noProof/>
          <w:kern w:val="2"/>
          <w:szCs w:val="24"/>
          <w14:ligatures w14:val="standardContextual"/>
        </w:rPr>
      </w:pPr>
      <w:hyperlink w:anchor="_Toc232540823" w:history="1">
        <w:r w:rsidRPr="00711564">
          <w:rPr>
            <w:rStyle w:val="Hipervnculo"/>
            <w:noProof/>
          </w:rPr>
          <w:t>Figura 7.12: “Funcionalidad Definir Fecha de Vigencia”.</w:t>
        </w:r>
        <w:r>
          <w:rPr>
            <w:noProof/>
            <w:webHidden/>
          </w:rPr>
          <w:tab/>
        </w:r>
        <w:r>
          <w:rPr>
            <w:noProof/>
            <w:webHidden/>
          </w:rPr>
          <w:fldChar w:fldCharType="begin"/>
        </w:r>
        <w:r>
          <w:rPr>
            <w:noProof/>
            <w:webHidden/>
          </w:rPr>
          <w:instrText xml:space="preserve"> PAGEREF _Toc232540823 \h </w:instrText>
        </w:r>
        <w:r>
          <w:rPr>
            <w:noProof/>
            <w:webHidden/>
          </w:rPr>
        </w:r>
        <w:r>
          <w:rPr>
            <w:noProof/>
            <w:webHidden/>
          </w:rPr>
          <w:fldChar w:fldCharType="separate"/>
        </w:r>
        <w:r>
          <w:rPr>
            <w:noProof/>
            <w:webHidden/>
          </w:rPr>
          <w:t>148</w:t>
        </w:r>
        <w:r>
          <w:rPr>
            <w:noProof/>
            <w:webHidden/>
          </w:rPr>
          <w:fldChar w:fldCharType="end"/>
        </w:r>
      </w:hyperlink>
    </w:p>
    <w:p w14:paraId="3EAF7373" w14:textId="500973CE" w:rsidR="00902089" w:rsidRDefault="00902089">
      <w:pPr>
        <w:pStyle w:val="Tabladeilustraciones"/>
        <w:tabs>
          <w:tab w:val="right" w:leader="dot" w:pos="9394"/>
        </w:tabs>
        <w:rPr>
          <w:noProof/>
          <w:kern w:val="2"/>
          <w:szCs w:val="24"/>
          <w14:ligatures w14:val="standardContextual"/>
        </w:rPr>
      </w:pPr>
      <w:hyperlink w:anchor="_Toc232540824" w:history="1">
        <w:r w:rsidRPr="00711564">
          <w:rPr>
            <w:rStyle w:val="Hipervnculo"/>
            <w:noProof/>
          </w:rPr>
          <w:t>Figura 7.13: “Funcionalidad Seleccionar Divisa”.</w:t>
        </w:r>
        <w:r>
          <w:rPr>
            <w:noProof/>
            <w:webHidden/>
          </w:rPr>
          <w:tab/>
        </w:r>
        <w:r>
          <w:rPr>
            <w:noProof/>
            <w:webHidden/>
          </w:rPr>
          <w:fldChar w:fldCharType="begin"/>
        </w:r>
        <w:r>
          <w:rPr>
            <w:noProof/>
            <w:webHidden/>
          </w:rPr>
          <w:instrText xml:space="preserve"> PAGEREF _Toc232540824 \h </w:instrText>
        </w:r>
        <w:r>
          <w:rPr>
            <w:noProof/>
            <w:webHidden/>
          </w:rPr>
        </w:r>
        <w:r>
          <w:rPr>
            <w:noProof/>
            <w:webHidden/>
          </w:rPr>
          <w:fldChar w:fldCharType="separate"/>
        </w:r>
        <w:r>
          <w:rPr>
            <w:noProof/>
            <w:webHidden/>
          </w:rPr>
          <w:t>149</w:t>
        </w:r>
        <w:r>
          <w:rPr>
            <w:noProof/>
            <w:webHidden/>
          </w:rPr>
          <w:fldChar w:fldCharType="end"/>
        </w:r>
      </w:hyperlink>
    </w:p>
    <w:p w14:paraId="6BECE51E" w14:textId="14FB8969" w:rsidR="00902089" w:rsidRDefault="00902089">
      <w:pPr>
        <w:pStyle w:val="Tabladeilustraciones"/>
        <w:tabs>
          <w:tab w:val="right" w:leader="dot" w:pos="9394"/>
        </w:tabs>
        <w:rPr>
          <w:noProof/>
          <w:kern w:val="2"/>
          <w:szCs w:val="24"/>
          <w14:ligatures w14:val="standardContextual"/>
        </w:rPr>
      </w:pPr>
      <w:hyperlink w:anchor="_Toc232540825" w:history="1">
        <w:r w:rsidRPr="00711564">
          <w:rPr>
            <w:rStyle w:val="Hipervnculo"/>
            <w:noProof/>
          </w:rPr>
          <w:t>Figura 7.14: “Funcionalidad Calcular Rebaja Comercial”.</w:t>
        </w:r>
        <w:r>
          <w:rPr>
            <w:noProof/>
            <w:webHidden/>
          </w:rPr>
          <w:tab/>
        </w:r>
        <w:r>
          <w:rPr>
            <w:noProof/>
            <w:webHidden/>
          </w:rPr>
          <w:fldChar w:fldCharType="begin"/>
        </w:r>
        <w:r>
          <w:rPr>
            <w:noProof/>
            <w:webHidden/>
          </w:rPr>
          <w:instrText xml:space="preserve"> PAGEREF _Toc232540825 \h </w:instrText>
        </w:r>
        <w:r>
          <w:rPr>
            <w:noProof/>
            <w:webHidden/>
          </w:rPr>
        </w:r>
        <w:r>
          <w:rPr>
            <w:noProof/>
            <w:webHidden/>
          </w:rPr>
          <w:fldChar w:fldCharType="separate"/>
        </w:r>
        <w:r>
          <w:rPr>
            <w:noProof/>
            <w:webHidden/>
          </w:rPr>
          <w:t>149</w:t>
        </w:r>
        <w:r>
          <w:rPr>
            <w:noProof/>
            <w:webHidden/>
          </w:rPr>
          <w:fldChar w:fldCharType="end"/>
        </w:r>
      </w:hyperlink>
    </w:p>
    <w:p w14:paraId="7A1EAC6D" w14:textId="14B2C59D" w:rsidR="00902089" w:rsidRDefault="00902089">
      <w:pPr>
        <w:pStyle w:val="Tabladeilustraciones"/>
        <w:tabs>
          <w:tab w:val="right" w:leader="dot" w:pos="9394"/>
        </w:tabs>
        <w:rPr>
          <w:noProof/>
          <w:kern w:val="2"/>
          <w:szCs w:val="24"/>
          <w14:ligatures w14:val="standardContextual"/>
        </w:rPr>
      </w:pPr>
      <w:hyperlink w:anchor="_Toc232540826" w:history="1">
        <w:r w:rsidRPr="00711564">
          <w:rPr>
            <w:rStyle w:val="Hipervnculo"/>
            <w:noProof/>
          </w:rPr>
          <w:t>Figura 7.15: “Vista Ingreso Descuento”.</w:t>
        </w:r>
        <w:r>
          <w:rPr>
            <w:noProof/>
            <w:webHidden/>
          </w:rPr>
          <w:tab/>
        </w:r>
        <w:r>
          <w:rPr>
            <w:noProof/>
            <w:webHidden/>
          </w:rPr>
          <w:fldChar w:fldCharType="begin"/>
        </w:r>
        <w:r>
          <w:rPr>
            <w:noProof/>
            <w:webHidden/>
          </w:rPr>
          <w:instrText xml:space="preserve"> PAGEREF _Toc232540826 \h </w:instrText>
        </w:r>
        <w:r>
          <w:rPr>
            <w:noProof/>
            <w:webHidden/>
          </w:rPr>
        </w:r>
        <w:r>
          <w:rPr>
            <w:noProof/>
            <w:webHidden/>
          </w:rPr>
          <w:fldChar w:fldCharType="separate"/>
        </w:r>
        <w:r>
          <w:rPr>
            <w:noProof/>
            <w:webHidden/>
          </w:rPr>
          <w:t>150</w:t>
        </w:r>
        <w:r>
          <w:rPr>
            <w:noProof/>
            <w:webHidden/>
          </w:rPr>
          <w:fldChar w:fldCharType="end"/>
        </w:r>
      </w:hyperlink>
    </w:p>
    <w:p w14:paraId="05C9CD9C" w14:textId="100942E0" w:rsidR="00902089" w:rsidRDefault="00902089">
      <w:pPr>
        <w:pStyle w:val="Tabladeilustraciones"/>
        <w:tabs>
          <w:tab w:val="right" w:leader="dot" w:pos="9394"/>
        </w:tabs>
        <w:rPr>
          <w:noProof/>
          <w:kern w:val="2"/>
          <w:szCs w:val="24"/>
          <w14:ligatures w14:val="standardContextual"/>
        </w:rPr>
      </w:pPr>
      <w:hyperlink w:anchor="_Toc232540827" w:history="1">
        <w:r w:rsidRPr="00711564">
          <w:rPr>
            <w:rStyle w:val="Hipervnculo"/>
            <w:noProof/>
          </w:rPr>
          <w:t>Figura 7.16: “Vista Nueva Venta Directa”.</w:t>
        </w:r>
        <w:r>
          <w:rPr>
            <w:noProof/>
            <w:webHidden/>
          </w:rPr>
          <w:tab/>
        </w:r>
        <w:r>
          <w:rPr>
            <w:noProof/>
            <w:webHidden/>
          </w:rPr>
          <w:fldChar w:fldCharType="begin"/>
        </w:r>
        <w:r>
          <w:rPr>
            <w:noProof/>
            <w:webHidden/>
          </w:rPr>
          <w:instrText xml:space="preserve"> PAGEREF _Toc232540827 \h </w:instrText>
        </w:r>
        <w:r>
          <w:rPr>
            <w:noProof/>
            <w:webHidden/>
          </w:rPr>
        </w:r>
        <w:r>
          <w:rPr>
            <w:noProof/>
            <w:webHidden/>
          </w:rPr>
          <w:fldChar w:fldCharType="separate"/>
        </w:r>
        <w:r>
          <w:rPr>
            <w:noProof/>
            <w:webHidden/>
          </w:rPr>
          <w:t>150</w:t>
        </w:r>
        <w:r>
          <w:rPr>
            <w:noProof/>
            <w:webHidden/>
          </w:rPr>
          <w:fldChar w:fldCharType="end"/>
        </w:r>
      </w:hyperlink>
    </w:p>
    <w:p w14:paraId="29E17E77" w14:textId="0540D54B" w:rsidR="00902089" w:rsidRDefault="00902089">
      <w:pPr>
        <w:pStyle w:val="Tabladeilustraciones"/>
        <w:tabs>
          <w:tab w:val="right" w:leader="dot" w:pos="9394"/>
        </w:tabs>
        <w:rPr>
          <w:noProof/>
          <w:kern w:val="2"/>
          <w:szCs w:val="24"/>
          <w14:ligatures w14:val="standardContextual"/>
        </w:rPr>
      </w:pPr>
      <w:hyperlink w:anchor="_Toc232540828" w:history="1">
        <w:r w:rsidRPr="00711564">
          <w:rPr>
            <w:rStyle w:val="Hipervnculo"/>
            <w:noProof/>
          </w:rPr>
          <w:t>Figura 7.17: “Funcionalidad Generar Cotización”.</w:t>
        </w:r>
        <w:r>
          <w:rPr>
            <w:noProof/>
            <w:webHidden/>
          </w:rPr>
          <w:tab/>
        </w:r>
        <w:r>
          <w:rPr>
            <w:noProof/>
            <w:webHidden/>
          </w:rPr>
          <w:fldChar w:fldCharType="begin"/>
        </w:r>
        <w:r>
          <w:rPr>
            <w:noProof/>
            <w:webHidden/>
          </w:rPr>
          <w:instrText xml:space="preserve"> PAGEREF _Toc232540828 \h </w:instrText>
        </w:r>
        <w:r>
          <w:rPr>
            <w:noProof/>
            <w:webHidden/>
          </w:rPr>
        </w:r>
        <w:r>
          <w:rPr>
            <w:noProof/>
            <w:webHidden/>
          </w:rPr>
          <w:fldChar w:fldCharType="separate"/>
        </w:r>
        <w:r>
          <w:rPr>
            <w:noProof/>
            <w:webHidden/>
          </w:rPr>
          <w:t>151</w:t>
        </w:r>
        <w:r>
          <w:rPr>
            <w:noProof/>
            <w:webHidden/>
          </w:rPr>
          <w:fldChar w:fldCharType="end"/>
        </w:r>
      </w:hyperlink>
    </w:p>
    <w:p w14:paraId="4ABD55D3" w14:textId="66F6AB25" w:rsidR="00902089" w:rsidRDefault="00902089">
      <w:pPr>
        <w:pStyle w:val="Tabladeilustraciones"/>
        <w:tabs>
          <w:tab w:val="right" w:leader="dot" w:pos="9394"/>
        </w:tabs>
        <w:rPr>
          <w:noProof/>
          <w:kern w:val="2"/>
          <w:szCs w:val="24"/>
          <w14:ligatures w14:val="standardContextual"/>
        </w:rPr>
      </w:pPr>
      <w:hyperlink w:anchor="_Toc232540829" w:history="1">
        <w:r w:rsidRPr="00711564">
          <w:rPr>
            <w:rStyle w:val="Hipervnculo"/>
            <w:noProof/>
          </w:rPr>
          <w:t>Figura 7.18: “Funcionalidad Obtener Tipo de Cambio Oficial”.</w:t>
        </w:r>
        <w:r>
          <w:rPr>
            <w:noProof/>
            <w:webHidden/>
          </w:rPr>
          <w:tab/>
        </w:r>
        <w:r>
          <w:rPr>
            <w:noProof/>
            <w:webHidden/>
          </w:rPr>
          <w:fldChar w:fldCharType="begin"/>
        </w:r>
        <w:r>
          <w:rPr>
            <w:noProof/>
            <w:webHidden/>
          </w:rPr>
          <w:instrText xml:space="preserve"> PAGEREF _Toc232540829 \h </w:instrText>
        </w:r>
        <w:r>
          <w:rPr>
            <w:noProof/>
            <w:webHidden/>
          </w:rPr>
        </w:r>
        <w:r>
          <w:rPr>
            <w:noProof/>
            <w:webHidden/>
          </w:rPr>
          <w:fldChar w:fldCharType="separate"/>
        </w:r>
        <w:r>
          <w:rPr>
            <w:noProof/>
            <w:webHidden/>
          </w:rPr>
          <w:t>151</w:t>
        </w:r>
        <w:r>
          <w:rPr>
            <w:noProof/>
            <w:webHidden/>
          </w:rPr>
          <w:fldChar w:fldCharType="end"/>
        </w:r>
      </w:hyperlink>
    </w:p>
    <w:p w14:paraId="5C925B23" w14:textId="3A66AE00" w:rsidR="00902089" w:rsidRDefault="00902089">
      <w:pPr>
        <w:pStyle w:val="Tabladeilustraciones"/>
        <w:tabs>
          <w:tab w:val="right" w:leader="dot" w:pos="9394"/>
        </w:tabs>
        <w:rPr>
          <w:noProof/>
          <w:kern w:val="2"/>
          <w:szCs w:val="24"/>
          <w14:ligatures w14:val="standardContextual"/>
        </w:rPr>
      </w:pPr>
      <w:hyperlink w:anchor="_Toc232540830" w:history="1">
        <w:r w:rsidRPr="00711564">
          <w:rPr>
            <w:rStyle w:val="Hipervnculo"/>
            <w:noProof/>
          </w:rPr>
          <w:t>Figura 7.19: “Funcionalidad Marcar Exenta”.</w:t>
        </w:r>
        <w:r>
          <w:rPr>
            <w:noProof/>
            <w:webHidden/>
          </w:rPr>
          <w:tab/>
        </w:r>
        <w:r>
          <w:rPr>
            <w:noProof/>
            <w:webHidden/>
          </w:rPr>
          <w:fldChar w:fldCharType="begin"/>
        </w:r>
        <w:r>
          <w:rPr>
            <w:noProof/>
            <w:webHidden/>
          </w:rPr>
          <w:instrText xml:space="preserve"> PAGEREF _Toc232540830 \h </w:instrText>
        </w:r>
        <w:r>
          <w:rPr>
            <w:noProof/>
            <w:webHidden/>
          </w:rPr>
        </w:r>
        <w:r>
          <w:rPr>
            <w:noProof/>
            <w:webHidden/>
          </w:rPr>
          <w:fldChar w:fldCharType="separate"/>
        </w:r>
        <w:r>
          <w:rPr>
            <w:noProof/>
            <w:webHidden/>
          </w:rPr>
          <w:t>152</w:t>
        </w:r>
        <w:r>
          <w:rPr>
            <w:noProof/>
            <w:webHidden/>
          </w:rPr>
          <w:fldChar w:fldCharType="end"/>
        </w:r>
      </w:hyperlink>
    </w:p>
    <w:p w14:paraId="75BF4599" w14:textId="53EB8837" w:rsidR="00902089" w:rsidRDefault="00902089">
      <w:pPr>
        <w:pStyle w:val="Tabladeilustraciones"/>
        <w:tabs>
          <w:tab w:val="right" w:leader="dot" w:pos="9394"/>
        </w:tabs>
        <w:rPr>
          <w:noProof/>
          <w:kern w:val="2"/>
          <w:szCs w:val="24"/>
          <w14:ligatures w14:val="standardContextual"/>
        </w:rPr>
      </w:pPr>
      <w:hyperlink w:anchor="_Toc232540831" w:history="1">
        <w:r w:rsidRPr="00711564">
          <w:rPr>
            <w:rStyle w:val="Hipervnculo"/>
            <w:noProof/>
          </w:rPr>
          <w:t>Figura 7.20: “Vista Gestión Aprobación”.</w:t>
        </w:r>
        <w:r>
          <w:rPr>
            <w:noProof/>
            <w:webHidden/>
          </w:rPr>
          <w:tab/>
        </w:r>
        <w:r>
          <w:rPr>
            <w:noProof/>
            <w:webHidden/>
          </w:rPr>
          <w:fldChar w:fldCharType="begin"/>
        </w:r>
        <w:r>
          <w:rPr>
            <w:noProof/>
            <w:webHidden/>
          </w:rPr>
          <w:instrText xml:space="preserve"> PAGEREF _Toc232540831 \h </w:instrText>
        </w:r>
        <w:r>
          <w:rPr>
            <w:noProof/>
            <w:webHidden/>
          </w:rPr>
        </w:r>
        <w:r>
          <w:rPr>
            <w:noProof/>
            <w:webHidden/>
          </w:rPr>
          <w:fldChar w:fldCharType="separate"/>
        </w:r>
        <w:r>
          <w:rPr>
            <w:noProof/>
            <w:webHidden/>
          </w:rPr>
          <w:t>153</w:t>
        </w:r>
        <w:r>
          <w:rPr>
            <w:noProof/>
            <w:webHidden/>
          </w:rPr>
          <w:fldChar w:fldCharType="end"/>
        </w:r>
      </w:hyperlink>
    </w:p>
    <w:p w14:paraId="45DDF066" w14:textId="520E530A" w:rsidR="00902089" w:rsidRDefault="00902089">
      <w:pPr>
        <w:pStyle w:val="Tabladeilustraciones"/>
        <w:tabs>
          <w:tab w:val="right" w:leader="dot" w:pos="9394"/>
        </w:tabs>
        <w:rPr>
          <w:noProof/>
          <w:kern w:val="2"/>
          <w:szCs w:val="24"/>
          <w14:ligatures w14:val="standardContextual"/>
        </w:rPr>
      </w:pPr>
      <w:hyperlink w:anchor="_Toc232540832" w:history="1">
        <w:r w:rsidRPr="00711564">
          <w:rPr>
            <w:rStyle w:val="Hipervnculo"/>
            <w:noProof/>
          </w:rPr>
          <w:t>Figura 7.21: “Funcionalidad Generar Nota de Venta”.</w:t>
        </w:r>
        <w:r>
          <w:rPr>
            <w:noProof/>
            <w:webHidden/>
          </w:rPr>
          <w:tab/>
        </w:r>
        <w:r>
          <w:rPr>
            <w:noProof/>
            <w:webHidden/>
          </w:rPr>
          <w:fldChar w:fldCharType="begin"/>
        </w:r>
        <w:r>
          <w:rPr>
            <w:noProof/>
            <w:webHidden/>
          </w:rPr>
          <w:instrText xml:space="preserve"> PAGEREF _Toc232540832 \h </w:instrText>
        </w:r>
        <w:r>
          <w:rPr>
            <w:noProof/>
            <w:webHidden/>
          </w:rPr>
        </w:r>
        <w:r>
          <w:rPr>
            <w:noProof/>
            <w:webHidden/>
          </w:rPr>
          <w:fldChar w:fldCharType="separate"/>
        </w:r>
        <w:r>
          <w:rPr>
            <w:noProof/>
            <w:webHidden/>
          </w:rPr>
          <w:t>154</w:t>
        </w:r>
        <w:r>
          <w:rPr>
            <w:noProof/>
            <w:webHidden/>
          </w:rPr>
          <w:fldChar w:fldCharType="end"/>
        </w:r>
      </w:hyperlink>
    </w:p>
    <w:p w14:paraId="6E5C4F98" w14:textId="7E48112B" w:rsidR="00902089" w:rsidRDefault="00902089">
      <w:pPr>
        <w:pStyle w:val="Tabladeilustraciones"/>
        <w:tabs>
          <w:tab w:val="right" w:leader="dot" w:pos="9394"/>
        </w:tabs>
        <w:rPr>
          <w:noProof/>
          <w:kern w:val="2"/>
          <w:szCs w:val="24"/>
          <w14:ligatures w14:val="standardContextual"/>
        </w:rPr>
      </w:pPr>
      <w:hyperlink w:anchor="_Toc232540833" w:history="1">
        <w:r w:rsidRPr="00711564">
          <w:rPr>
            <w:rStyle w:val="Hipervnculo"/>
            <w:noProof/>
          </w:rPr>
          <w:t>Figura 7.22: “Funcionalidad Ver Historial de Pagos”.</w:t>
        </w:r>
        <w:r>
          <w:rPr>
            <w:noProof/>
            <w:webHidden/>
          </w:rPr>
          <w:tab/>
        </w:r>
        <w:r>
          <w:rPr>
            <w:noProof/>
            <w:webHidden/>
          </w:rPr>
          <w:fldChar w:fldCharType="begin"/>
        </w:r>
        <w:r>
          <w:rPr>
            <w:noProof/>
            <w:webHidden/>
          </w:rPr>
          <w:instrText xml:space="preserve"> PAGEREF _Toc232540833 \h </w:instrText>
        </w:r>
        <w:r>
          <w:rPr>
            <w:noProof/>
            <w:webHidden/>
          </w:rPr>
        </w:r>
        <w:r>
          <w:rPr>
            <w:noProof/>
            <w:webHidden/>
          </w:rPr>
          <w:fldChar w:fldCharType="separate"/>
        </w:r>
        <w:r>
          <w:rPr>
            <w:noProof/>
            <w:webHidden/>
          </w:rPr>
          <w:t>154</w:t>
        </w:r>
        <w:r>
          <w:rPr>
            <w:noProof/>
            <w:webHidden/>
          </w:rPr>
          <w:fldChar w:fldCharType="end"/>
        </w:r>
      </w:hyperlink>
    </w:p>
    <w:p w14:paraId="6666728D" w14:textId="5DD739D1" w:rsidR="00902089" w:rsidRDefault="00902089">
      <w:pPr>
        <w:pStyle w:val="Tabladeilustraciones"/>
        <w:tabs>
          <w:tab w:val="right" w:leader="dot" w:pos="9394"/>
        </w:tabs>
        <w:rPr>
          <w:noProof/>
          <w:kern w:val="2"/>
          <w:szCs w:val="24"/>
          <w14:ligatures w14:val="standardContextual"/>
        </w:rPr>
      </w:pPr>
      <w:hyperlink w:anchor="_Toc232540834" w:history="1">
        <w:r w:rsidRPr="00711564">
          <w:rPr>
            <w:rStyle w:val="Hipervnculo"/>
            <w:noProof/>
          </w:rPr>
          <w:t>Figura 7.23: “Funcionalidad Aprobar cotización”.</w:t>
        </w:r>
        <w:r>
          <w:rPr>
            <w:noProof/>
            <w:webHidden/>
          </w:rPr>
          <w:tab/>
        </w:r>
        <w:r>
          <w:rPr>
            <w:noProof/>
            <w:webHidden/>
          </w:rPr>
          <w:fldChar w:fldCharType="begin"/>
        </w:r>
        <w:r>
          <w:rPr>
            <w:noProof/>
            <w:webHidden/>
          </w:rPr>
          <w:instrText xml:space="preserve"> PAGEREF _Toc232540834 \h </w:instrText>
        </w:r>
        <w:r>
          <w:rPr>
            <w:noProof/>
            <w:webHidden/>
          </w:rPr>
        </w:r>
        <w:r>
          <w:rPr>
            <w:noProof/>
            <w:webHidden/>
          </w:rPr>
          <w:fldChar w:fldCharType="separate"/>
        </w:r>
        <w:r>
          <w:rPr>
            <w:noProof/>
            <w:webHidden/>
          </w:rPr>
          <w:t>155</w:t>
        </w:r>
        <w:r>
          <w:rPr>
            <w:noProof/>
            <w:webHidden/>
          </w:rPr>
          <w:fldChar w:fldCharType="end"/>
        </w:r>
      </w:hyperlink>
    </w:p>
    <w:p w14:paraId="034580A4" w14:textId="2204B840" w:rsidR="00902089" w:rsidRDefault="00902089">
      <w:pPr>
        <w:pStyle w:val="Tabladeilustraciones"/>
        <w:tabs>
          <w:tab w:val="right" w:leader="dot" w:pos="9394"/>
        </w:tabs>
        <w:rPr>
          <w:noProof/>
          <w:kern w:val="2"/>
          <w:szCs w:val="24"/>
          <w14:ligatures w14:val="standardContextual"/>
        </w:rPr>
      </w:pPr>
      <w:hyperlink w:anchor="_Toc232540835" w:history="1">
        <w:r w:rsidRPr="00711564">
          <w:rPr>
            <w:rStyle w:val="Hipervnculo"/>
            <w:noProof/>
          </w:rPr>
          <w:t>Figura 7.24: “Funcionalidad Crear Nota de Venta Directa”.</w:t>
        </w:r>
        <w:r>
          <w:rPr>
            <w:noProof/>
            <w:webHidden/>
          </w:rPr>
          <w:tab/>
        </w:r>
        <w:r>
          <w:rPr>
            <w:noProof/>
            <w:webHidden/>
          </w:rPr>
          <w:fldChar w:fldCharType="begin"/>
        </w:r>
        <w:r>
          <w:rPr>
            <w:noProof/>
            <w:webHidden/>
          </w:rPr>
          <w:instrText xml:space="preserve"> PAGEREF _Toc232540835 \h </w:instrText>
        </w:r>
        <w:r>
          <w:rPr>
            <w:noProof/>
            <w:webHidden/>
          </w:rPr>
        </w:r>
        <w:r>
          <w:rPr>
            <w:noProof/>
            <w:webHidden/>
          </w:rPr>
          <w:fldChar w:fldCharType="separate"/>
        </w:r>
        <w:r>
          <w:rPr>
            <w:noProof/>
            <w:webHidden/>
          </w:rPr>
          <w:t>155</w:t>
        </w:r>
        <w:r>
          <w:rPr>
            <w:noProof/>
            <w:webHidden/>
          </w:rPr>
          <w:fldChar w:fldCharType="end"/>
        </w:r>
      </w:hyperlink>
    </w:p>
    <w:p w14:paraId="1C64B8E5" w14:textId="3B6DE3DF" w:rsidR="00902089" w:rsidRDefault="00902089">
      <w:pPr>
        <w:pStyle w:val="Tabladeilustraciones"/>
        <w:tabs>
          <w:tab w:val="right" w:leader="dot" w:pos="9394"/>
        </w:tabs>
        <w:rPr>
          <w:noProof/>
          <w:kern w:val="2"/>
          <w:szCs w:val="24"/>
          <w14:ligatures w14:val="standardContextual"/>
        </w:rPr>
      </w:pPr>
      <w:hyperlink w:anchor="_Toc232540836" w:history="1">
        <w:r w:rsidRPr="00711564">
          <w:rPr>
            <w:rStyle w:val="Hipervnculo"/>
            <w:noProof/>
          </w:rPr>
          <w:t>Figura 7.25: “Funcionalidad Crear Nota de Venta Directa”.</w:t>
        </w:r>
        <w:r>
          <w:rPr>
            <w:noProof/>
            <w:webHidden/>
          </w:rPr>
          <w:tab/>
        </w:r>
        <w:r>
          <w:rPr>
            <w:noProof/>
            <w:webHidden/>
          </w:rPr>
          <w:fldChar w:fldCharType="begin"/>
        </w:r>
        <w:r>
          <w:rPr>
            <w:noProof/>
            <w:webHidden/>
          </w:rPr>
          <w:instrText xml:space="preserve"> PAGEREF _Toc232540836 \h </w:instrText>
        </w:r>
        <w:r>
          <w:rPr>
            <w:noProof/>
            <w:webHidden/>
          </w:rPr>
        </w:r>
        <w:r>
          <w:rPr>
            <w:noProof/>
            <w:webHidden/>
          </w:rPr>
          <w:fldChar w:fldCharType="separate"/>
        </w:r>
        <w:r>
          <w:rPr>
            <w:noProof/>
            <w:webHidden/>
          </w:rPr>
          <w:t>156</w:t>
        </w:r>
        <w:r>
          <w:rPr>
            <w:noProof/>
            <w:webHidden/>
          </w:rPr>
          <w:fldChar w:fldCharType="end"/>
        </w:r>
      </w:hyperlink>
    </w:p>
    <w:p w14:paraId="5F15EE33" w14:textId="7F2C14C9" w:rsidR="00902089" w:rsidRDefault="00902089">
      <w:pPr>
        <w:pStyle w:val="Tabladeilustraciones"/>
        <w:tabs>
          <w:tab w:val="right" w:leader="dot" w:pos="9394"/>
        </w:tabs>
        <w:rPr>
          <w:noProof/>
          <w:kern w:val="2"/>
          <w:szCs w:val="24"/>
          <w14:ligatures w14:val="standardContextual"/>
        </w:rPr>
      </w:pPr>
      <w:hyperlink w:anchor="_Toc232540837" w:history="1">
        <w:r w:rsidRPr="00711564">
          <w:rPr>
            <w:rStyle w:val="Hipervnculo"/>
            <w:noProof/>
          </w:rPr>
          <w:t>Figura 7.26: “Funcionalidad Crear Nota de Venta Directa”.</w:t>
        </w:r>
        <w:r>
          <w:rPr>
            <w:noProof/>
            <w:webHidden/>
          </w:rPr>
          <w:tab/>
        </w:r>
        <w:r>
          <w:rPr>
            <w:noProof/>
            <w:webHidden/>
          </w:rPr>
          <w:fldChar w:fldCharType="begin"/>
        </w:r>
        <w:r>
          <w:rPr>
            <w:noProof/>
            <w:webHidden/>
          </w:rPr>
          <w:instrText xml:space="preserve"> PAGEREF _Toc232540837 \h </w:instrText>
        </w:r>
        <w:r>
          <w:rPr>
            <w:noProof/>
            <w:webHidden/>
          </w:rPr>
        </w:r>
        <w:r>
          <w:rPr>
            <w:noProof/>
            <w:webHidden/>
          </w:rPr>
          <w:fldChar w:fldCharType="separate"/>
        </w:r>
        <w:r>
          <w:rPr>
            <w:noProof/>
            <w:webHidden/>
          </w:rPr>
          <w:t>156</w:t>
        </w:r>
        <w:r>
          <w:rPr>
            <w:noProof/>
            <w:webHidden/>
          </w:rPr>
          <w:fldChar w:fldCharType="end"/>
        </w:r>
      </w:hyperlink>
    </w:p>
    <w:p w14:paraId="67601688" w14:textId="3306AFF2" w:rsidR="00902089" w:rsidRDefault="00902089">
      <w:pPr>
        <w:pStyle w:val="Tabladeilustraciones"/>
        <w:tabs>
          <w:tab w:val="right" w:leader="dot" w:pos="9394"/>
        </w:tabs>
      </w:pPr>
      <w:hyperlink w:anchor="_Toc232540838" w:history="1">
        <w:r w:rsidRPr="00711564">
          <w:rPr>
            <w:rStyle w:val="Hipervnculo"/>
            <w:noProof/>
          </w:rPr>
          <w:t>Figura 7.27: “Vista Confirmar Anulación y Funcionalidad Ingreso Nota de Crédito si Aplica”.</w:t>
        </w:r>
        <w:r>
          <w:rPr>
            <w:noProof/>
            <w:webHidden/>
          </w:rPr>
          <w:tab/>
        </w:r>
        <w:r>
          <w:rPr>
            <w:noProof/>
            <w:webHidden/>
          </w:rPr>
          <w:fldChar w:fldCharType="begin"/>
        </w:r>
        <w:r>
          <w:rPr>
            <w:noProof/>
            <w:webHidden/>
          </w:rPr>
          <w:instrText xml:space="preserve"> PAGEREF _Toc232540838 \h </w:instrText>
        </w:r>
        <w:r>
          <w:rPr>
            <w:noProof/>
            <w:webHidden/>
          </w:rPr>
        </w:r>
        <w:r>
          <w:rPr>
            <w:noProof/>
            <w:webHidden/>
          </w:rPr>
          <w:fldChar w:fldCharType="separate"/>
        </w:r>
        <w:r>
          <w:rPr>
            <w:noProof/>
            <w:webHidden/>
          </w:rPr>
          <w:t>157</w:t>
        </w:r>
        <w:r>
          <w:rPr>
            <w:noProof/>
            <w:webHidden/>
          </w:rPr>
          <w:fldChar w:fldCharType="end"/>
        </w:r>
      </w:hyperlink>
    </w:p>
    <w:p w14:paraId="5C38CC18" w14:textId="00E109E9" w:rsidR="005303D2" w:rsidRPr="005303D2" w:rsidRDefault="005303D2" w:rsidP="005303D2">
      <w:pPr>
        <w:pStyle w:val="TDC1"/>
        <w:tabs>
          <w:tab w:val="left" w:pos="480"/>
          <w:tab w:val="right" w:leader="dot" w:pos="9394"/>
        </w:tabs>
        <w:rPr>
          <w:noProof/>
          <w:kern w:val="2"/>
          <w:szCs w:val="24"/>
          <w14:ligatures w14:val="standardContextual"/>
        </w:rPr>
      </w:pPr>
      <w:hyperlink w:anchor="_Toc232540718" w:history="1">
        <w:r w:rsidRPr="00B54072">
          <w:rPr>
            <w:rStyle w:val="Hipervnculo"/>
            <w:noProof/>
          </w:rPr>
          <w:t>8.</w:t>
        </w:r>
        <w:r>
          <w:rPr>
            <w:noProof/>
            <w:kern w:val="2"/>
            <w:szCs w:val="24"/>
            <w14:ligatures w14:val="standardContextual"/>
          </w:rPr>
          <w:tab/>
        </w:r>
        <w:r w:rsidRPr="00B54072">
          <w:rPr>
            <w:rStyle w:val="Hipervnculo"/>
            <w:noProof/>
          </w:rPr>
          <w:t>Retrospectiva</w:t>
        </w:r>
        <w:r>
          <w:rPr>
            <w:noProof/>
            <w:webHidden/>
          </w:rPr>
          <w:tab/>
        </w:r>
        <w:r>
          <w:rPr>
            <w:noProof/>
            <w:webHidden/>
          </w:rPr>
          <w:fldChar w:fldCharType="begin"/>
        </w:r>
        <w:r>
          <w:rPr>
            <w:noProof/>
            <w:webHidden/>
          </w:rPr>
          <w:instrText xml:space="preserve"> PAGEREF _Toc232540718 \h </w:instrText>
        </w:r>
        <w:r>
          <w:rPr>
            <w:noProof/>
            <w:webHidden/>
          </w:rPr>
        </w:r>
        <w:r>
          <w:rPr>
            <w:noProof/>
            <w:webHidden/>
          </w:rPr>
          <w:fldChar w:fldCharType="separate"/>
        </w:r>
        <w:r>
          <w:rPr>
            <w:noProof/>
            <w:webHidden/>
          </w:rPr>
          <w:t>158</w:t>
        </w:r>
        <w:r>
          <w:rPr>
            <w:noProof/>
            <w:webHidden/>
          </w:rPr>
          <w:fldChar w:fldCharType="end"/>
        </w:r>
      </w:hyperlink>
    </w:p>
    <w:p w14:paraId="6C4D50D8" w14:textId="5640539B" w:rsidR="00902089" w:rsidRDefault="00902089">
      <w:pPr>
        <w:pStyle w:val="Tabladeilustraciones"/>
        <w:tabs>
          <w:tab w:val="right" w:leader="dot" w:pos="9394"/>
        </w:tabs>
        <w:rPr>
          <w:noProof/>
          <w:kern w:val="2"/>
          <w:szCs w:val="24"/>
          <w14:ligatures w14:val="standardContextual"/>
        </w:rPr>
      </w:pPr>
      <w:hyperlink w:anchor="_Toc232540839" w:history="1">
        <w:r w:rsidRPr="00711564">
          <w:rPr>
            <w:rStyle w:val="Hipervnculo"/>
            <w:noProof/>
          </w:rPr>
          <w:t>Figura 8.1: “Grafico BurnUp”.</w:t>
        </w:r>
        <w:r>
          <w:rPr>
            <w:noProof/>
            <w:webHidden/>
          </w:rPr>
          <w:tab/>
        </w:r>
        <w:r>
          <w:rPr>
            <w:noProof/>
            <w:webHidden/>
          </w:rPr>
          <w:fldChar w:fldCharType="begin"/>
        </w:r>
        <w:r>
          <w:rPr>
            <w:noProof/>
            <w:webHidden/>
          </w:rPr>
          <w:instrText xml:space="preserve"> PAGEREF _Toc232540839 \h </w:instrText>
        </w:r>
        <w:r>
          <w:rPr>
            <w:noProof/>
            <w:webHidden/>
          </w:rPr>
        </w:r>
        <w:r>
          <w:rPr>
            <w:noProof/>
            <w:webHidden/>
          </w:rPr>
          <w:fldChar w:fldCharType="separate"/>
        </w:r>
        <w:r>
          <w:rPr>
            <w:noProof/>
            <w:webHidden/>
          </w:rPr>
          <w:t>160</w:t>
        </w:r>
        <w:r>
          <w:rPr>
            <w:noProof/>
            <w:webHidden/>
          </w:rPr>
          <w:fldChar w:fldCharType="end"/>
        </w:r>
      </w:hyperlink>
    </w:p>
    <w:p w14:paraId="6D236ED2" w14:textId="73E85E3E" w:rsidR="00902089" w:rsidRDefault="00902089">
      <w:pPr>
        <w:pStyle w:val="Tabladeilustraciones"/>
        <w:tabs>
          <w:tab w:val="right" w:leader="dot" w:pos="9394"/>
        </w:tabs>
      </w:pPr>
      <w:hyperlink w:anchor="_Toc232540840" w:history="1">
        <w:r w:rsidRPr="00711564">
          <w:rPr>
            <w:rStyle w:val="Hipervnculo"/>
            <w:noProof/>
          </w:rPr>
          <w:t>Figura 8.2</w:t>
        </w:r>
        <w:r w:rsidRPr="00711564">
          <w:rPr>
            <w:rStyle w:val="Hipervnculo"/>
            <w:noProof/>
            <w:lang w:val="es-ES"/>
          </w:rPr>
          <w:t>: “Grafico BurnDown”.</w:t>
        </w:r>
        <w:r>
          <w:rPr>
            <w:noProof/>
            <w:webHidden/>
          </w:rPr>
          <w:tab/>
        </w:r>
        <w:r>
          <w:rPr>
            <w:noProof/>
            <w:webHidden/>
          </w:rPr>
          <w:fldChar w:fldCharType="begin"/>
        </w:r>
        <w:r>
          <w:rPr>
            <w:noProof/>
            <w:webHidden/>
          </w:rPr>
          <w:instrText xml:space="preserve"> PAGEREF _Toc232540840 \h </w:instrText>
        </w:r>
        <w:r>
          <w:rPr>
            <w:noProof/>
            <w:webHidden/>
          </w:rPr>
        </w:r>
        <w:r>
          <w:rPr>
            <w:noProof/>
            <w:webHidden/>
          </w:rPr>
          <w:fldChar w:fldCharType="separate"/>
        </w:r>
        <w:r>
          <w:rPr>
            <w:noProof/>
            <w:webHidden/>
          </w:rPr>
          <w:t>161</w:t>
        </w:r>
        <w:r>
          <w:rPr>
            <w:noProof/>
            <w:webHidden/>
          </w:rPr>
          <w:fldChar w:fldCharType="end"/>
        </w:r>
      </w:hyperlink>
    </w:p>
    <w:p w14:paraId="1591CBAF" w14:textId="7D26FA6B" w:rsidR="005303D2" w:rsidRPr="00392F18" w:rsidRDefault="00392F18" w:rsidP="00392F18">
      <w:pPr>
        <w:pStyle w:val="TDC1"/>
        <w:tabs>
          <w:tab w:val="left" w:pos="480"/>
          <w:tab w:val="right" w:leader="dot" w:pos="9394"/>
        </w:tabs>
        <w:rPr>
          <w:noProof/>
          <w:kern w:val="2"/>
          <w:szCs w:val="24"/>
          <w14:ligatures w14:val="standardContextual"/>
        </w:rPr>
      </w:pPr>
      <w:hyperlink w:anchor="_Toc232540722" w:history="1">
        <w:r w:rsidRPr="00B54072">
          <w:rPr>
            <w:rStyle w:val="Hipervnculo"/>
            <w:noProof/>
          </w:rPr>
          <w:t>9.</w:t>
        </w:r>
        <w:r>
          <w:rPr>
            <w:noProof/>
            <w:kern w:val="2"/>
            <w:szCs w:val="24"/>
            <w14:ligatures w14:val="standardContextual"/>
          </w:rPr>
          <w:tab/>
        </w:r>
        <w:r w:rsidRPr="00B54072">
          <w:rPr>
            <w:rStyle w:val="Hipervnculo"/>
            <w:noProof/>
          </w:rPr>
          <w:t>Anexos</w:t>
        </w:r>
        <w:r>
          <w:rPr>
            <w:noProof/>
            <w:webHidden/>
          </w:rPr>
          <w:tab/>
        </w:r>
        <w:r>
          <w:rPr>
            <w:noProof/>
            <w:webHidden/>
          </w:rPr>
          <w:fldChar w:fldCharType="begin"/>
        </w:r>
        <w:r>
          <w:rPr>
            <w:noProof/>
            <w:webHidden/>
          </w:rPr>
          <w:instrText xml:space="preserve"> PAGEREF _Toc232540722 \h </w:instrText>
        </w:r>
        <w:r>
          <w:rPr>
            <w:noProof/>
            <w:webHidden/>
          </w:rPr>
        </w:r>
        <w:r>
          <w:rPr>
            <w:noProof/>
            <w:webHidden/>
          </w:rPr>
          <w:fldChar w:fldCharType="separate"/>
        </w:r>
        <w:r>
          <w:rPr>
            <w:noProof/>
            <w:webHidden/>
          </w:rPr>
          <w:t>162</w:t>
        </w:r>
        <w:r>
          <w:rPr>
            <w:noProof/>
            <w:webHidden/>
          </w:rPr>
          <w:fldChar w:fldCharType="end"/>
        </w:r>
      </w:hyperlink>
    </w:p>
    <w:p w14:paraId="035F4DFA" w14:textId="70BC70D5" w:rsidR="00902089" w:rsidRDefault="00902089">
      <w:pPr>
        <w:pStyle w:val="Tabladeilustraciones"/>
        <w:tabs>
          <w:tab w:val="right" w:leader="dot" w:pos="9394"/>
        </w:tabs>
        <w:rPr>
          <w:noProof/>
          <w:kern w:val="2"/>
          <w:szCs w:val="24"/>
          <w14:ligatures w14:val="standardContextual"/>
        </w:rPr>
      </w:pPr>
      <w:hyperlink w:anchor="_Toc232540841" w:history="1">
        <w:r w:rsidRPr="00711564">
          <w:rPr>
            <w:rStyle w:val="Hipervnculo"/>
            <w:noProof/>
          </w:rPr>
          <w:t>Figura 9.1: "Diagrama Modelo Entidad-Relacion Extendido".</w:t>
        </w:r>
        <w:r>
          <w:rPr>
            <w:noProof/>
            <w:webHidden/>
          </w:rPr>
          <w:tab/>
        </w:r>
        <w:r>
          <w:rPr>
            <w:noProof/>
            <w:webHidden/>
          </w:rPr>
          <w:fldChar w:fldCharType="begin"/>
        </w:r>
        <w:r>
          <w:rPr>
            <w:noProof/>
            <w:webHidden/>
          </w:rPr>
          <w:instrText xml:space="preserve"> PAGEREF _Toc232540841 \h </w:instrText>
        </w:r>
        <w:r>
          <w:rPr>
            <w:noProof/>
            <w:webHidden/>
          </w:rPr>
        </w:r>
        <w:r>
          <w:rPr>
            <w:noProof/>
            <w:webHidden/>
          </w:rPr>
          <w:fldChar w:fldCharType="separate"/>
        </w:r>
        <w:r>
          <w:rPr>
            <w:noProof/>
            <w:webHidden/>
          </w:rPr>
          <w:t>166</w:t>
        </w:r>
        <w:r>
          <w:rPr>
            <w:noProof/>
            <w:webHidden/>
          </w:rPr>
          <w:fldChar w:fldCharType="end"/>
        </w:r>
      </w:hyperlink>
    </w:p>
    <w:p w14:paraId="7131AB43" w14:textId="7A3F21A5" w:rsidR="00F14603" w:rsidRPr="00FE5AF5" w:rsidRDefault="00A5271D" w:rsidP="00AE183F">
      <w:pPr>
        <w:rPr>
          <w:ins w:id="0" w:author="Microsoft Word" w:date="2026-06-16T21:37:00Z" w16du:dateUtc="2026-06-17T01:37:00Z"/>
          <w:b/>
          <w:bCs/>
          <w:smallCaps/>
          <w:color w:val="000000"/>
          <w:sz w:val="28"/>
          <w:szCs w:val="28"/>
        </w:rPr>
      </w:pPr>
      <w:r>
        <w:fldChar w:fldCharType="end"/>
      </w:r>
    </w:p>
    <w:p w14:paraId="7B0CB2EB" w14:textId="68FE02E1" w:rsidR="00BC2BB0" w:rsidRPr="00FE5AF5" w:rsidRDefault="0D476DC8" w:rsidP="00BC2BB0">
      <w:pPr>
        <w:pStyle w:val="Ttulo1"/>
        <w:numPr>
          <w:ilvl w:val="0"/>
          <w:numId w:val="11"/>
        </w:numPr>
        <w:spacing w:line="360" w:lineRule="auto"/>
      </w:pPr>
      <w:bookmarkStart w:id="1" w:name="_Toc1844107486"/>
      <w:bookmarkStart w:id="2" w:name="_Toc631741735"/>
      <w:bookmarkStart w:id="3" w:name="_Toc232321654"/>
      <w:bookmarkStart w:id="4" w:name="_Toc232540619"/>
      <w:r>
        <w:t>Introducción</w:t>
      </w:r>
      <w:bookmarkEnd w:id="1"/>
      <w:bookmarkEnd w:id="2"/>
      <w:bookmarkEnd w:id="3"/>
      <w:bookmarkEnd w:id="4"/>
      <w:r>
        <w:t xml:space="preserve">   </w:t>
      </w:r>
    </w:p>
    <w:p w14:paraId="17BA7F30" w14:textId="30D50D90" w:rsidR="00BC2BB0" w:rsidRPr="00FE5AF5" w:rsidRDefault="0D476DC8" w:rsidP="00615811">
      <w:pPr>
        <w:pStyle w:val="Ttulo2"/>
        <w:numPr>
          <w:ilvl w:val="1"/>
          <w:numId w:val="11"/>
        </w:numPr>
      </w:pPr>
      <w:bookmarkStart w:id="5" w:name="_Toc2076188098"/>
      <w:bookmarkStart w:id="6" w:name="_Toc1729747145"/>
      <w:bookmarkStart w:id="7" w:name="_Toc232321655"/>
      <w:bookmarkStart w:id="8" w:name="_Toc232540620"/>
      <w:r>
        <w:t>Contextualización del informe</w:t>
      </w:r>
      <w:bookmarkEnd w:id="5"/>
      <w:bookmarkEnd w:id="6"/>
      <w:bookmarkEnd w:id="7"/>
      <w:bookmarkEnd w:id="8"/>
    </w:p>
    <w:p w14:paraId="3D15C175" w14:textId="77777777" w:rsidR="004E7AC2" w:rsidRPr="00FE5AF5" w:rsidRDefault="004E7AC2" w:rsidP="004E7AC2"/>
    <w:p w14:paraId="68AE0CEE" w14:textId="77777777" w:rsidR="00BC2BB0" w:rsidRPr="00FE5AF5" w:rsidRDefault="00BC2BB0" w:rsidP="004E7AC2">
      <w:pPr>
        <w:spacing w:line="360" w:lineRule="auto"/>
        <w:jc w:val="both"/>
      </w:pPr>
      <w:r w:rsidRPr="00FE5AF5">
        <w:t>El presente informe tiene como objetivo presentar el desarrollo correspondiente al Incremento 1 del módulo de Finanzas del sistema propuesto para la empresa Puertas Blindadas. Este incremento consideró el alcance definido para los primeros módulos funcionales del proyecto, correspondientes a Integración y Ficha de Clientes, y Cotizaciones y Notas de Venta.</w:t>
      </w:r>
    </w:p>
    <w:p w14:paraId="1AE7FCD7" w14:textId="2F72D193" w:rsidR="00CF2490" w:rsidRPr="00FE5AF5" w:rsidRDefault="00CF2490" w:rsidP="00CF2490">
      <w:pPr>
        <w:spacing w:line="360" w:lineRule="auto"/>
        <w:jc w:val="both"/>
      </w:pPr>
      <w:r w:rsidRPr="00FE5AF5">
        <w:t xml:space="preserve">El desarrollo de este incremento se enmarcó en la metodología Scrum++, la cual combinó el enfoque iterativo e incremental de Scrum con la documentación técnica basada en el modelo de vistas 4+1. A partir de esta metodología, se elaboró la documentación asociada al incremento: </w:t>
      </w:r>
      <w:r w:rsidR="7685B612">
        <w:t>Á</w:t>
      </w:r>
      <w:r w:rsidRPr="00FE5AF5">
        <w:t xml:space="preserve">rbol de navegación, modelo </w:t>
      </w:r>
      <w:r w:rsidR="000D7C03">
        <w:t xml:space="preserve">físico </w:t>
      </w:r>
      <w:r w:rsidRPr="00FE5AF5">
        <w:t>de datos, diagrama de componentes, diagrama de despliegue y diagramas de secuencia. Estos elementos permitieron representar técnicamente los requerimientos funcionales, requerimientos de usuario, casos de uso extendidos, diagramas de casos de uso y matriz de trazabilidad definidos para el Incremento 1.</w:t>
      </w:r>
    </w:p>
    <w:p w14:paraId="640F7279" w14:textId="77777777" w:rsidR="004E7AC2" w:rsidRPr="00FE5AF5" w:rsidRDefault="004E7AC2" w:rsidP="004E7AC2"/>
    <w:p w14:paraId="129EBCA1" w14:textId="3C99EDA5" w:rsidR="00615811" w:rsidRPr="00FE5AF5" w:rsidRDefault="0D476DC8" w:rsidP="00615811">
      <w:pPr>
        <w:pStyle w:val="Ttulo2"/>
        <w:numPr>
          <w:ilvl w:val="1"/>
          <w:numId w:val="11"/>
        </w:numPr>
      </w:pPr>
      <w:r>
        <w:t xml:space="preserve"> </w:t>
      </w:r>
      <w:bookmarkStart w:id="9" w:name="_Toc2072578289"/>
      <w:bookmarkStart w:id="10" w:name="_Toc1349546167"/>
      <w:bookmarkStart w:id="11" w:name="_Toc232321656"/>
      <w:bookmarkStart w:id="12" w:name="_Toc232540621"/>
      <w:r>
        <w:t>Propuesta del incremento</w:t>
      </w:r>
      <w:bookmarkEnd w:id="9"/>
      <w:bookmarkEnd w:id="10"/>
      <w:bookmarkEnd w:id="11"/>
      <w:bookmarkEnd w:id="12"/>
    </w:p>
    <w:p w14:paraId="169150AD" w14:textId="77777777" w:rsidR="00615811" w:rsidRPr="00FE5AF5" w:rsidRDefault="00615811" w:rsidP="00615811"/>
    <w:p w14:paraId="06122D36" w14:textId="2BC7FBF9" w:rsidR="00615811" w:rsidRPr="00FE5AF5" w:rsidRDefault="00615811" w:rsidP="00615811">
      <w:pPr>
        <w:spacing w:line="360" w:lineRule="auto"/>
        <w:jc w:val="both"/>
      </w:pPr>
      <w:r w:rsidRPr="00FE5AF5">
        <w:t xml:space="preserve">En el Incremento 1 se propuso abordar el núcleo comercial inicial del módulo de Finanzas, priorizando las funcionalidades asociadas a la integración y ficha de clientes, junto con la </w:t>
      </w:r>
      <w:r w:rsidRPr="00FE5AF5">
        <w:lastRenderedPageBreak/>
        <w:t>gestión de cotizaciones y notas de venta. Esta selección permitió establecer una primera base funcional para el sistema, ya que dichos procesos concentraron la información inicial necesaria para relacionar clientes, condiciones comerciales, antecedentes financieros, cotizaciones generadas y notas de venta asociadas.</w:t>
      </w:r>
    </w:p>
    <w:p w14:paraId="4ADF7726" w14:textId="7A36EA1D" w:rsidR="00615811" w:rsidRPr="00FE5AF5" w:rsidRDefault="2F5D84B4" w:rsidP="00615811">
      <w:pPr>
        <w:spacing w:line="360" w:lineRule="auto"/>
        <w:jc w:val="both"/>
      </w:pPr>
      <w:r>
        <w:t>La propuesta de este incremento consideró los requerimientos funcionales desde el RF01 al RF23, correspondientes a los módulos de Integración y Ficha de Clientes, y Cotizaciones y Notas de Venta. Con ello, el incremento cubrió 23 requerimientos funcionales de un total de 72, representando aproximadamente un 31,90% del alcance total definido para el proyecto.</w:t>
      </w:r>
    </w:p>
    <w:p w14:paraId="57F29066" w14:textId="27CD0900" w:rsidR="00612F26" w:rsidRDefault="00615811" w:rsidP="00FE5AF5">
      <w:pPr>
        <w:spacing w:line="360" w:lineRule="auto"/>
        <w:jc w:val="both"/>
      </w:pPr>
      <w:r w:rsidRPr="00FE5AF5">
        <w:t>A partir de esta propuesta, se elaboró la documentación correspondiente a la metodología Scrum++, incluyendo los requerimientos del incremento, sus requerimientos de usuario, casos de uso extendidos, diagramas de casos de uso, matriz de trazabilidad y las vistas técnicas necesarias para representar el diseño del sistema en esta primera entrega.</w:t>
      </w:r>
    </w:p>
    <w:p w14:paraId="2A8FD3BB" w14:textId="77777777" w:rsidR="00FE5AF5" w:rsidRPr="00FE5AF5" w:rsidRDefault="00FE5AF5" w:rsidP="00FE5AF5">
      <w:pPr>
        <w:spacing w:line="360" w:lineRule="auto"/>
        <w:jc w:val="both"/>
      </w:pPr>
    </w:p>
    <w:p w14:paraId="5D5B624B" w14:textId="2D3AC393" w:rsidR="00CF2490" w:rsidRDefault="0D476DC8" w:rsidP="00FE5AF5">
      <w:pPr>
        <w:pStyle w:val="Ttulo2"/>
        <w:numPr>
          <w:ilvl w:val="1"/>
          <w:numId w:val="11"/>
        </w:numPr>
      </w:pPr>
      <w:r>
        <w:t xml:space="preserve"> </w:t>
      </w:r>
      <w:bookmarkStart w:id="13" w:name="_Toc1398421987"/>
      <w:bookmarkStart w:id="14" w:name="_Toc4560594"/>
      <w:bookmarkStart w:id="15" w:name="_Toc232321657"/>
      <w:bookmarkStart w:id="16" w:name="_Toc232540622"/>
      <w:r>
        <w:t>Distribución de incrementos del proyecto</w:t>
      </w:r>
      <w:bookmarkEnd w:id="13"/>
      <w:bookmarkEnd w:id="14"/>
      <w:bookmarkEnd w:id="15"/>
      <w:bookmarkEnd w:id="16"/>
    </w:p>
    <w:p w14:paraId="0ABA2374" w14:textId="77777777" w:rsidR="00FE5AF5" w:rsidRPr="00FE5AF5" w:rsidRDefault="00FE5AF5" w:rsidP="00FE5AF5"/>
    <w:p w14:paraId="15D6C060" w14:textId="77777777" w:rsidR="00CF2490" w:rsidRDefault="00CF2490" w:rsidP="00FE5AF5">
      <w:pPr>
        <w:spacing w:line="360" w:lineRule="auto"/>
        <w:jc w:val="both"/>
      </w:pPr>
      <w:r w:rsidRPr="00FE5AF5">
        <w:t>La distribución de los incrementos fue definida considerando un total de 72 requerimientos funcionales. Cada incremento agrupó un conjunto de requerimientos según su prioridad, dependencia funcional y aporte al desarrollo progresivo del sistema.</w:t>
      </w:r>
    </w:p>
    <w:p w14:paraId="6A9ED047" w14:textId="14FB9B36" w:rsidR="00CF2490" w:rsidRPr="00396782" w:rsidRDefault="0D476DC8" w:rsidP="00396782">
      <w:pPr>
        <w:pStyle w:val="Descripcin"/>
      </w:pPr>
      <w:bookmarkStart w:id="17" w:name="_Toc232540732"/>
      <w:r>
        <w:t xml:space="preserve">Tabla </w:t>
      </w:r>
      <w:r w:rsidR="00CF2490">
        <w:fldChar w:fldCharType="begin"/>
      </w:r>
      <w:r w:rsidR="00CF2490">
        <w:instrText xml:space="preserve"> STYLEREF 1 \s </w:instrText>
      </w:r>
      <w:r w:rsidR="00CF2490">
        <w:fldChar w:fldCharType="separate"/>
      </w:r>
      <w:r w:rsidRPr="0D476DC8">
        <w:rPr>
          <w:noProof/>
        </w:rPr>
        <w:t>1</w:t>
      </w:r>
      <w:r w:rsidR="00CF2490">
        <w:fldChar w:fldCharType="end"/>
      </w:r>
      <w:r>
        <w:t>.</w:t>
      </w:r>
      <w:r w:rsidR="00CF2490">
        <w:fldChar w:fldCharType="begin"/>
      </w:r>
      <w:r w:rsidR="00CF2490">
        <w:instrText xml:space="preserve"> SEQ Tabla \* ARABIC \s 1 </w:instrText>
      </w:r>
      <w:r w:rsidR="00CF2490">
        <w:fldChar w:fldCharType="separate"/>
      </w:r>
      <w:r w:rsidRPr="0D476DC8">
        <w:rPr>
          <w:noProof/>
        </w:rPr>
        <w:t>1</w:t>
      </w:r>
      <w:r w:rsidR="00CF2490">
        <w:fldChar w:fldCharType="end"/>
      </w:r>
      <w:r>
        <w:t xml:space="preserve"> “Distribución de requerimientos funcionales por incremento”.</w:t>
      </w:r>
      <w:bookmarkEnd w:id="17"/>
    </w:p>
    <w:tbl>
      <w:tblPr>
        <w:tblStyle w:val="Tablaconcuadrcula"/>
        <w:tblW w:w="0" w:type="auto"/>
        <w:jc w:val="center"/>
        <w:tblLook w:val="04A0" w:firstRow="1" w:lastRow="0" w:firstColumn="1" w:lastColumn="0" w:noHBand="0" w:noVBand="1"/>
      </w:tblPr>
      <w:tblGrid>
        <w:gridCol w:w="1877"/>
        <w:gridCol w:w="1878"/>
        <w:gridCol w:w="1875"/>
        <w:gridCol w:w="1877"/>
        <w:gridCol w:w="1877"/>
      </w:tblGrid>
      <w:tr w:rsidR="00CF2490" w:rsidRPr="00FE5AF5" w14:paraId="46B04A86" w14:textId="77777777" w:rsidTr="78B39B2D">
        <w:trPr>
          <w:cantSplit/>
          <w:jc w:val="center"/>
        </w:trPr>
        <w:tc>
          <w:tcPr>
            <w:tcW w:w="1884" w:type="dxa"/>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FE8F01" w:themeFill="accent1"/>
            <w:vAlign w:val="center"/>
          </w:tcPr>
          <w:p w14:paraId="69A936D7" w14:textId="77777777" w:rsidR="00CF2490" w:rsidRPr="00FE5AF5" w:rsidRDefault="00CF2490" w:rsidP="00FE5AF5">
            <w:pPr>
              <w:spacing w:line="276" w:lineRule="auto"/>
              <w:jc w:val="center"/>
              <w:rPr>
                <w:sz w:val="18"/>
                <w:szCs w:val="18"/>
              </w:rPr>
            </w:pPr>
            <w:r w:rsidRPr="00FE5AF5">
              <w:rPr>
                <w:rFonts w:ascii="Arial" w:eastAsia="Arial" w:hAnsi="Arial"/>
                <w:b/>
                <w:color w:val="FFFFFF"/>
                <w:sz w:val="18"/>
                <w:szCs w:val="18"/>
              </w:rPr>
              <w:t>Incremento</w:t>
            </w:r>
          </w:p>
        </w:tc>
        <w:tc>
          <w:tcPr>
            <w:tcW w:w="1884" w:type="dxa"/>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FE8F01" w:themeFill="accent1"/>
            <w:vAlign w:val="center"/>
          </w:tcPr>
          <w:p w14:paraId="1BA9CA66" w14:textId="77777777" w:rsidR="00CF2490" w:rsidRPr="00FE5AF5" w:rsidRDefault="00CF2490" w:rsidP="00FE5AF5">
            <w:pPr>
              <w:spacing w:line="276" w:lineRule="auto"/>
              <w:jc w:val="center"/>
              <w:rPr>
                <w:sz w:val="18"/>
                <w:szCs w:val="18"/>
              </w:rPr>
            </w:pPr>
            <w:r w:rsidRPr="00FE5AF5">
              <w:rPr>
                <w:rFonts w:ascii="Arial" w:eastAsia="Arial" w:hAnsi="Arial"/>
                <w:b/>
                <w:color w:val="FFFFFF"/>
                <w:sz w:val="18"/>
                <w:szCs w:val="18"/>
              </w:rPr>
              <w:t>Descripción del hito / alcance</w:t>
            </w:r>
          </w:p>
        </w:tc>
        <w:tc>
          <w:tcPr>
            <w:tcW w:w="1884" w:type="dxa"/>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FE8F01" w:themeFill="accent1"/>
            <w:vAlign w:val="center"/>
          </w:tcPr>
          <w:p w14:paraId="5BC65AEF" w14:textId="77777777" w:rsidR="00CF2490" w:rsidRPr="00FE5AF5" w:rsidRDefault="00CF2490" w:rsidP="00FE5AF5">
            <w:pPr>
              <w:spacing w:line="276" w:lineRule="auto"/>
              <w:jc w:val="center"/>
              <w:rPr>
                <w:sz w:val="18"/>
                <w:szCs w:val="18"/>
              </w:rPr>
            </w:pPr>
            <w:r w:rsidRPr="00FE5AF5">
              <w:rPr>
                <w:rFonts w:ascii="Arial" w:eastAsia="Arial" w:hAnsi="Arial"/>
                <w:b/>
                <w:color w:val="FFFFFF"/>
                <w:sz w:val="18"/>
                <w:szCs w:val="18"/>
              </w:rPr>
              <w:t>Cantidad de RF</w:t>
            </w:r>
          </w:p>
        </w:tc>
        <w:tc>
          <w:tcPr>
            <w:tcW w:w="1884" w:type="dxa"/>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FE8F01" w:themeFill="accent1"/>
            <w:vAlign w:val="center"/>
          </w:tcPr>
          <w:p w14:paraId="639B5F49" w14:textId="77777777" w:rsidR="00CF2490" w:rsidRPr="00FE5AF5" w:rsidRDefault="00CF2490" w:rsidP="00FE5AF5">
            <w:pPr>
              <w:spacing w:line="276" w:lineRule="auto"/>
              <w:jc w:val="center"/>
              <w:rPr>
                <w:sz w:val="18"/>
                <w:szCs w:val="18"/>
              </w:rPr>
            </w:pPr>
            <w:r w:rsidRPr="00FE5AF5">
              <w:rPr>
                <w:rFonts w:ascii="Arial" w:eastAsia="Arial" w:hAnsi="Arial"/>
                <w:b/>
                <w:color w:val="FFFFFF"/>
                <w:sz w:val="18"/>
                <w:szCs w:val="18"/>
              </w:rPr>
              <w:t>% parcial aproximado</w:t>
            </w:r>
          </w:p>
        </w:tc>
        <w:tc>
          <w:tcPr>
            <w:tcW w:w="1884" w:type="dxa"/>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FE8F01" w:themeFill="accent1"/>
            <w:vAlign w:val="center"/>
          </w:tcPr>
          <w:p w14:paraId="5AA352E7" w14:textId="77777777" w:rsidR="00CF2490" w:rsidRPr="00FE5AF5" w:rsidRDefault="00CF2490" w:rsidP="00FE5AF5">
            <w:pPr>
              <w:spacing w:line="276" w:lineRule="auto"/>
              <w:jc w:val="center"/>
              <w:rPr>
                <w:sz w:val="18"/>
                <w:szCs w:val="18"/>
              </w:rPr>
            </w:pPr>
            <w:r w:rsidRPr="00FE5AF5">
              <w:rPr>
                <w:rFonts w:ascii="Arial" w:eastAsia="Arial" w:hAnsi="Arial"/>
                <w:b/>
                <w:color w:val="FFFFFF"/>
                <w:sz w:val="18"/>
                <w:szCs w:val="18"/>
              </w:rPr>
              <w:t>% acumulado</w:t>
            </w:r>
          </w:p>
        </w:tc>
      </w:tr>
      <w:tr w:rsidR="00CF2490" w:rsidRPr="00FE5AF5" w14:paraId="515586AB" w14:textId="77777777" w:rsidTr="78B39B2D">
        <w:trPr>
          <w:cantSplit/>
          <w:jc w:val="center"/>
        </w:trPr>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EBB66" w:themeFill="accent1" w:themeFillTint="99"/>
            <w:vAlign w:val="center"/>
          </w:tcPr>
          <w:p w14:paraId="7427D204"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Incremento 1</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EBB66" w:themeFill="accent1" w:themeFillTint="99"/>
            <w:vAlign w:val="center"/>
          </w:tcPr>
          <w:p w14:paraId="36B0CD67" w14:textId="77777777" w:rsidR="00CF2490" w:rsidRPr="00FE5AF5" w:rsidRDefault="00CF2490" w:rsidP="00FE5AF5">
            <w:pPr>
              <w:spacing w:line="276" w:lineRule="auto"/>
              <w:jc w:val="both"/>
              <w:rPr>
                <w:sz w:val="18"/>
                <w:szCs w:val="18"/>
              </w:rPr>
            </w:pPr>
            <w:r w:rsidRPr="00FE5AF5">
              <w:rPr>
                <w:rFonts w:ascii="Arial" w:eastAsia="Arial" w:hAnsi="Arial"/>
                <w:sz w:val="18"/>
                <w:szCs w:val="18"/>
              </w:rPr>
              <w:t>Núcleo Comercial: Clientes, Cotizaciones y Notas de Venta.</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EBB66" w:themeFill="accent1" w:themeFillTint="99"/>
            <w:vAlign w:val="center"/>
          </w:tcPr>
          <w:p w14:paraId="37C4BC43"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23</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EBB66" w:themeFill="accent1" w:themeFillTint="99"/>
            <w:vAlign w:val="center"/>
          </w:tcPr>
          <w:p w14:paraId="117739FF"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31,90%</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EBB66" w:themeFill="accent1" w:themeFillTint="99"/>
            <w:vAlign w:val="center"/>
          </w:tcPr>
          <w:p w14:paraId="25F8B571"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31,90%</w:t>
            </w:r>
          </w:p>
        </w:tc>
      </w:tr>
      <w:tr w:rsidR="00CF2490" w:rsidRPr="00FE5AF5" w14:paraId="442E78DF" w14:textId="77777777" w:rsidTr="78B39B2D">
        <w:trPr>
          <w:cantSplit/>
          <w:jc w:val="center"/>
        </w:trPr>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591C270F"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Incremento 2</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28135B98" w14:textId="77777777" w:rsidR="00CF2490" w:rsidRPr="00FE5AF5" w:rsidRDefault="00CF2490" w:rsidP="00FE5AF5">
            <w:pPr>
              <w:spacing w:line="276" w:lineRule="auto"/>
              <w:jc w:val="both"/>
              <w:rPr>
                <w:sz w:val="18"/>
                <w:szCs w:val="18"/>
              </w:rPr>
            </w:pPr>
            <w:r w:rsidRPr="00FE5AF5">
              <w:rPr>
                <w:rFonts w:ascii="Arial" w:eastAsia="Arial" w:hAnsi="Arial"/>
                <w:sz w:val="18"/>
                <w:szCs w:val="18"/>
              </w:rPr>
              <w:t>Tesorería y Flujo de Caja: Crédito, Recaudación, Proveedores, Pagos y Conciliación.</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09AD9457"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29</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632070F8"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40,30%</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6E9AD01A"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72,20%</w:t>
            </w:r>
          </w:p>
        </w:tc>
      </w:tr>
      <w:tr w:rsidR="00CF2490" w:rsidRPr="00FE5AF5" w14:paraId="387A31E9" w14:textId="77777777" w:rsidTr="78B39B2D">
        <w:trPr>
          <w:cantSplit/>
          <w:jc w:val="center"/>
        </w:trPr>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1E0"/>
            <w:vAlign w:val="center"/>
          </w:tcPr>
          <w:p w14:paraId="45DFCD91"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lastRenderedPageBreak/>
              <w:t>Incremento 3</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1E0"/>
            <w:vAlign w:val="center"/>
          </w:tcPr>
          <w:p w14:paraId="35DE0340" w14:textId="77777777" w:rsidR="00CF2490" w:rsidRPr="00FE5AF5" w:rsidRDefault="00CF2490" w:rsidP="00FE5AF5">
            <w:pPr>
              <w:spacing w:line="276" w:lineRule="auto"/>
              <w:jc w:val="both"/>
              <w:rPr>
                <w:sz w:val="18"/>
                <w:szCs w:val="18"/>
              </w:rPr>
            </w:pPr>
            <w:r w:rsidRPr="00FE5AF5">
              <w:rPr>
                <w:rFonts w:ascii="Arial" w:eastAsia="Arial" w:hAnsi="Arial"/>
                <w:sz w:val="18"/>
                <w:szCs w:val="18"/>
              </w:rPr>
              <w:t xml:space="preserve">Operaciones y Rentabilidad: Sueldos, Bonos por Destajo y </w:t>
            </w:r>
            <w:proofErr w:type="spellStart"/>
            <w:r w:rsidRPr="00FE5AF5">
              <w:rPr>
                <w:rFonts w:ascii="Arial" w:eastAsia="Arial" w:hAnsi="Arial"/>
                <w:sz w:val="18"/>
                <w:szCs w:val="18"/>
              </w:rPr>
              <w:t>Dashboards</w:t>
            </w:r>
            <w:proofErr w:type="spellEnd"/>
            <w:r w:rsidRPr="00FE5AF5">
              <w:rPr>
                <w:rFonts w:ascii="Arial" w:eastAsia="Arial" w:hAnsi="Arial"/>
                <w:sz w:val="18"/>
                <w:szCs w:val="18"/>
              </w:rPr>
              <w:t xml:space="preserve"> Analíticos.</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1E0"/>
            <w:vAlign w:val="center"/>
          </w:tcPr>
          <w:p w14:paraId="212F8458"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17</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1E0"/>
            <w:vAlign w:val="center"/>
          </w:tcPr>
          <w:p w14:paraId="36F4F27F"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23,63%</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1E0"/>
            <w:vAlign w:val="center"/>
          </w:tcPr>
          <w:p w14:paraId="6E07B366"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95,83%</w:t>
            </w:r>
          </w:p>
        </w:tc>
      </w:tr>
      <w:tr w:rsidR="00CF2490" w:rsidRPr="00FE5AF5" w14:paraId="343D05F3" w14:textId="77777777" w:rsidTr="78B39B2D">
        <w:trPr>
          <w:cantSplit/>
          <w:jc w:val="center"/>
        </w:trPr>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42D99A2D"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Incremento 4</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30FC84B8" w14:textId="77777777" w:rsidR="00CF2490" w:rsidRPr="00FE5AF5" w:rsidRDefault="00CF2490" w:rsidP="00FE5AF5">
            <w:pPr>
              <w:spacing w:line="276" w:lineRule="auto"/>
              <w:jc w:val="both"/>
              <w:rPr>
                <w:sz w:val="18"/>
                <w:szCs w:val="18"/>
              </w:rPr>
            </w:pPr>
            <w:r w:rsidRPr="00FE5AF5">
              <w:rPr>
                <w:rFonts w:ascii="Arial" w:eastAsia="Arial" w:hAnsi="Arial"/>
                <w:sz w:val="18"/>
                <w:szCs w:val="18"/>
              </w:rPr>
              <w:t>Auditoría y Seguridad: Roles de usuario, Bloqueos y Log de Auditoría.</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627C4E8C"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3</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55DE4A8B"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4,17%</w:t>
            </w:r>
          </w:p>
        </w:tc>
        <w:tc>
          <w:tcPr>
            <w:tcW w:w="1884"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4BDE8FBC" w14:textId="77777777" w:rsidR="00CF2490" w:rsidRPr="00FE5AF5" w:rsidRDefault="00CF2490" w:rsidP="00FE5AF5">
            <w:pPr>
              <w:spacing w:line="276" w:lineRule="auto"/>
              <w:jc w:val="center"/>
              <w:rPr>
                <w:sz w:val="18"/>
                <w:szCs w:val="18"/>
              </w:rPr>
            </w:pPr>
            <w:r w:rsidRPr="00FE5AF5">
              <w:rPr>
                <w:rFonts w:ascii="Arial" w:eastAsia="Arial" w:hAnsi="Arial"/>
                <w:sz w:val="18"/>
                <w:szCs w:val="18"/>
              </w:rPr>
              <w:t>100,00%</w:t>
            </w:r>
          </w:p>
        </w:tc>
      </w:tr>
    </w:tbl>
    <w:p w14:paraId="0E1EE2AE" w14:textId="0D1D328E" w:rsidR="78B39B2D" w:rsidRDefault="78B39B2D" w:rsidP="78B39B2D">
      <w:pPr>
        <w:pStyle w:val="Cita"/>
        <w:spacing w:line="360" w:lineRule="auto"/>
        <w:ind w:left="0"/>
        <w:jc w:val="both"/>
        <w:rPr>
          <w:rFonts w:eastAsia="Arial"/>
        </w:rPr>
      </w:pPr>
    </w:p>
    <w:p w14:paraId="241A0F46" w14:textId="77777777" w:rsidR="00CF2490" w:rsidRPr="00FE5AF5" w:rsidRDefault="00CF2490" w:rsidP="78B39B2D">
      <w:pPr>
        <w:pStyle w:val="Cita"/>
        <w:spacing w:line="360" w:lineRule="auto"/>
        <w:ind w:left="1440" w:firstLine="720"/>
        <w:jc w:val="both"/>
      </w:pPr>
      <w:r w:rsidRPr="00FE5AF5">
        <w:rPr>
          <w:rFonts w:eastAsia="Arial"/>
        </w:rPr>
        <w:t>Fuente: Elaborado por el estudiante de acuerdo con el proyecto.</w:t>
      </w:r>
    </w:p>
    <w:p w14:paraId="0F9A6C14" w14:textId="42B2694B" w:rsidR="00612F26" w:rsidRPr="00FE5AF5" w:rsidRDefault="00612F26" w:rsidP="00FE5AF5">
      <w:pPr>
        <w:spacing w:after="240" w:line="360" w:lineRule="auto"/>
        <w:jc w:val="both"/>
      </w:pPr>
    </w:p>
    <w:p w14:paraId="38CC68F3" w14:textId="59166387" w:rsidR="7685B612" w:rsidRDefault="0D476DC8" w:rsidP="00421ED4">
      <w:pPr>
        <w:pStyle w:val="Ttulo2"/>
        <w:numPr>
          <w:ilvl w:val="1"/>
          <w:numId w:val="11"/>
        </w:numPr>
      </w:pPr>
      <w:r>
        <w:t xml:space="preserve"> </w:t>
      </w:r>
      <w:bookmarkStart w:id="18" w:name="_Toc1534162676"/>
      <w:bookmarkStart w:id="19" w:name="_Toc1922471365"/>
      <w:bookmarkStart w:id="20" w:name="_Toc232321658"/>
      <w:bookmarkStart w:id="21" w:name="_Toc232540623"/>
      <w:r>
        <w:t>Alcance del Incremento</w:t>
      </w:r>
      <w:bookmarkEnd w:id="18"/>
      <w:bookmarkEnd w:id="19"/>
      <w:bookmarkEnd w:id="20"/>
      <w:bookmarkEnd w:id="21"/>
    </w:p>
    <w:p w14:paraId="0FB514E9" w14:textId="77777777" w:rsidR="00326F49" w:rsidRPr="00326F49" w:rsidRDefault="00326F49" w:rsidP="00326F49"/>
    <w:p w14:paraId="65D135CC" w14:textId="7A6C5F3A" w:rsidR="00FE5AF5" w:rsidRDefault="00FE5AF5" w:rsidP="00FE5AF5">
      <w:pPr>
        <w:spacing w:line="360" w:lineRule="auto"/>
        <w:jc w:val="both"/>
      </w:pPr>
      <w:r>
        <w:t>El Incremento 1 contempló 23 requerimientos funcionales, correspondientes aproximadamente al 31,9% del total de requerimientos definidos para el sistema. Este incremento se enfocó en el núcleo comercial del módulo de Finanzas, incorporando las funcionalidades necesarias para la gestión inicial de clientes, visualización de fichas financieras, generación de cotizaciones y administración de notas de venta.</w:t>
      </w:r>
    </w:p>
    <w:p w14:paraId="2609D09E" w14:textId="77777777" w:rsidR="00FE5AF5" w:rsidRDefault="00FE5AF5" w:rsidP="00FE5AF5">
      <w:pPr>
        <w:spacing w:line="360" w:lineRule="auto"/>
        <w:jc w:val="both"/>
      </w:pPr>
      <w:r>
        <w:t>Los módulos considerados en este incremento fueron los siguientes:</w:t>
      </w:r>
    </w:p>
    <w:p w14:paraId="6194FA63" w14:textId="3641E624" w:rsidR="00FE5AF5" w:rsidRPr="007B66B3" w:rsidRDefault="00FE5AF5" w:rsidP="00FE5AF5">
      <w:pPr>
        <w:pStyle w:val="Listaconvietas"/>
        <w:spacing w:after="60" w:line="360" w:lineRule="auto"/>
        <w:jc w:val="both"/>
        <w:rPr>
          <w:lang w:val="es-CL"/>
        </w:rPr>
      </w:pPr>
      <w:r w:rsidRPr="007B66B3">
        <w:rPr>
          <w:lang w:val="es-CL"/>
        </w:rPr>
        <w:t>Módulo 1: Integración y Ficha de Clientes.</w:t>
      </w:r>
    </w:p>
    <w:p w14:paraId="2B56A2A0" w14:textId="51E53172" w:rsidR="00FE5AF5" w:rsidRPr="007B66B3" w:rsidRDefault="00FE5AF5" w:rsidP="00FE5AF5">
      <w:pPr>
        <w:pStyle w:val="Listaconvietas"/>
        <w:spacing w:after="60" w:line="360" w:lineRule="auto"/>
        <w:jc w:val="both"/>
        <w:rPr>
          <w:lang w:val="es-CL"/>
        </w:rPr>
      </w:pPr>
      <w:r w:rsidRPr="007B66B3">
        <w:rPr>
          <w:lang w:val="es-CL"/>
        </w:rPr>
        <w:t>Módulo 2: Cotizaciones y Notas de Venta.</w:t>
      </w:r>
    </w:p>
    <w:p w14:paraId="35A994DD" w14:textId="77777777" w:rsidR="00FE5AF5" w:rsidRDefault="00FE5AF5" w:rsidP="00FE5AF5">
      <w:pPr>
        <w:spacing w:line="360" w:lineRule="auto"/>
        <w:jc w:val="both"/>
      </w:pPr>
      <w:r>
        <w:t>De esta manera, el Incremento 1 estableció la base funcional necesaria para que el sistema pudiera registrar, consultar y relacionar información comercial-financiera relevante antes de avanzar hacia procesos posteriores, como pagos, recaudación, proveedores, egresos, remuneraciones, reportes y auditoría.</w:t>
      </w:r>
    </w:p>
    <w:p w14:paraId="3230F8A2" w14:textId="77777777" w:rsidR="00612F26" w:rsidRDefault="00612F26" w:rsidP="00FE5AF5">
      <w:pPr>
        <w:spacing w:after="240" w:line="360" w:lineRule="auto"/>
        <w:jc w:val="both"/>
      </w:pPr>
    </w:p>
    <w:p w14:paraId="0DA0DF90" w14:textId="221840D2" w:rsidR="00FE5AF5" w:rsidRDefault="0D476DC8" w:rsidP="00FE5AF5">
      <w:pPr>
        <w:pStyle w:val="Ttulo2"/>
        <w:numPr>
          <w:ilvl w:val="1"/>
          <w:numId w:val="11"/>
        </w:numPr>
        <w:spacing w:line="360" w:lineRule="auto"/>
        <w:jc w:val="both"/>
      </w:pPr>
      <w:r>
        <w:t xml:space="preserve"> </w:t>
      </w:r>
      <w:bookmarkStart w:id="22" w:name="_Toc694610536"/>
      <w:bookmarkStart w:id="23" w:name="_Toc1820748822"/>
      <w:bookmarkStart w:id="24" w:name="_Toc232321659"/>
      <w:bookmarkStart w:id="25" w:name="_Toc232540624"/>
      <w:r>
        <w:t>Requerimientos considerados en el Incremento 1</w:t>
      </w:r>
      <w:bookmarkEnd w:id="22"/>
      <w:bookmarkEnd w:id="23"/>
      <w:bookmarkEnd w:id="24"/>
      <w:bookmarkEnd w:id="25"/>
    </w:p>
    <w:p w14:paraId="77F88C4F" w14:textId="77777777" w:rsidR="00FE5AF5" w:rsidRPr="00FE5AF5" w:rsidRDefault="00FE5AF5" w:rsidP="00FE5AF5"/>
    <w:p w14:paraId="6FAD5FC4" w14:textId="53377B6D" w:rsidR="00FE5AF5" w:rsidRDefault="00FE5AF5" w:rsidP="00C2777D">
      <w:pPr>
        <w:spacing w:line="360" w:lineRule="auto"/>
        <w:jc w:val="both"/>
      </w:pPr>
      <w:r>
        <w:lastRenderedPageBreak/>
        <w:t xml:space="preserve">Para este incremento se consideraron los requerimientos funcionales RF01 al RF23. Estos requerimientos correspondieron a las funcionalidades priorizadas con nivel 1 </w:t>
      </w:r>
      <w:r w:rsidR="001121A5">
        <w:t>dentro de los requerimientos</w:t>
      </w:r>
      <w:r w:rsidR="00BD4001">
        <w:t xml:space="preserve"> de usuario</w:t>
      </w:r>
      <w:r>
        <w:t xml:space="preserve">, por lo que formaron parte </w:t>
      </w:r>
      <w:r w:rsidR="00CC111A">
        <w:t>esta primera entrega</w:t>
      </w:r>
      <w:r>
        <w:t>.</w:t>
      </w:r>
    </w:p>
    <w:p w14:paraId="5A5A4680" w14:textId="77777777" w:rsidR="00FC28F1" w:rsidRDefault="00FE5AF5" w:rsidP="00FC28F1">
      <w:pPr>
        <w:spacing w:line="360" w:lineRule="auto"/>
        <w:jc w:val="both"/>
      </w:pPr>
      <w:r>
        <w:t xml:space="preserve">A continuación, se incorporaron los requerimientos funcionales asociados al Incremento 1, junto con los anexos </w:t>
      </w:r>
      <w:r w:rsidR="004A29EE">
        <w:t xml:space="preserve">asociados a las especificaciones </w:t>
      </w:r>
      <w:r w:rsidR="003A15E3">
        <w:t>de los requerimientos</w:t>
      </w:r>
      <w:r>
        <w:t>.</w:t>
      </w:r>
    </w:p>
    <w:p w14:paraId="40887948" w14:textId="77777777" w:rsidR="00FC28F1" w:rsidRDefault="00FC28F1" w:rsidP="00B26256">
      <w:pPr>
        <w:spacing w:line="360" w:lineRule="auto"/>
        <w:jc w:val="both"/>
      </w:pPr>
    </w:p>
    <w:p w14:paraId="33A5226E" w14:textId="37792CD0" w:rsidR="00FC28F1" w:rsidRDefault="0D476DC8" w:rsidP="00B26256">
      <w:pPr>
        <w:pStyle w:val="Ttulo2"/>
        <w:numPr>
          <w:ilvl w:val="1"/>
          <w:numId w:val="11"/>
        </w:numPr>
        <w:jc w:val="both"/>
      </w:pPr>
      <w:bookmarkStart w:id="26" w:name="_Toc549899246"/>
      <w:bookmarkStart w:id="27" w:name="_Toc86187857"/>
      <w:bookmarkStart w:id="28" w:name="_Toc232321660"/>
      <w:bookmarkStart w:id="29" w:name="_Toc232540625"/>
      <w:r>
        <w:t>Requerimientos</w:t>
      </w:r>
      <w:bookmarkEnd w:id="26"/>
      <w:bookmarkEnd w:id="27"/>
      <w:bookmarkEnd w:id="28"/>
      <w:bookmarkEnd w:id="29"/>
      <w:r>
        <w:t xml:space="preserve"> </w:t>
      </w:r>
    </w:p>
    <w:p w14:paraId="5B3C9135" w14:textId="77777777" w:rsidR="00B26256" w:rsidRPr="00B26256" w:rsidRDefault="00B26256" w:rsidP="00B26256">
      <w:pPr>
        <w:jc w:val="both"/>
      </w:pPr>
    </w:p>
    <w:p w14:paraId="71D70597" w14:textId="62C351AF" w:rsidR="00FC28F1" w:rsidRDefault="0D476DC8" w:rsidP="00125B5E">
      <w:pPr>
        <w:pStyle w:val="Ttulo3"/>
        <w:numPr>
          <w:ilvl w:val="2"/>
          <w:numId w:val="11"/>
        </w:numPr>
        <w:jc w:val="both"/>
      </w:pPr>
      <w:r>
        <w:t xml:space="preserve"> </w:t>
      </w:r>
      <w:bookmarkStart w:id="30" w:name="_Toc1465732660"/>
      <w:bookmarkStart w:id="31" w:name="_Toc1049006583"/>
      <w:bookmarkStart w:id="32" w:name="_Toc232321661"/>
      <w:bookmarkStart w:id="33" w:name="_Toc232540626"/>
      <w:r>
        <w:t>Anexo Requerimientos.</w:t>
      </w:r>
      <w:bookmarkEnd w:id="30"/>
      <w:bookmarkEnd w:id="31"/>
      <w:bookmarkEnd w:id="32"/>
      <w:bookmarkEnd w:id="33"/>
    </w:p>
    <w:p w14:paraId="10F63B69" w14:textId="77777777" w:rsidR="00B26256" w:rsidRPr="00B26256" w:rsidRDefault="00B26256" w:rsidP="00B26256"/>
    <w:p w14:paraId="60FE75A7" w14:textId="77777777" w:rsidR="00FC28F1" w:rsidRPr="00F47277" w:rsidRDefault="00FC28F1" w:rsidP="00F47277">
      <w:pPr>
        <w:spacing w:line="360" w:lineRule="auto"/>
        <w:jc w:val="both"/>
        <w:rPr>
          <w:rFonts w:cstheme="minorHAnsi"/>
          <w:szCs w:val="24"/>
        </w:rPr>
      </w:pPr>
      <w:r w:rsidRPr="00F47277">
        <w:rPr>
          <w:rFonts w:cstheme="minorHAnsi"/>
          <w:szCs w:val="24"/>
        </w:rPr>
        <w:t>El siguiente anexo tiene como objetivo estandarizar el lenguaje comercial técnico y tributario utilizado a lo largo de las especificaciones de requerimientos y casos de uso. Define de manera clara los conceptos para evitar ambigüedades durante la fase de desarrollo y programación del sistema.</w:t>
      </w:r>
    </w:p>
    <w:p w14:paraId="1CF474FE" w14:textId="25177F81" w:rsidR="00FC28F1" w:rsidRDefault="0D476DC8" w:rsidP="00E12431">
      <w:pPr>
        <w:pStyle w:val="Ttulo4"/>
        <w:numPr>
          <w:ilvl w:val="3"/>
          <w:numId w:val="11"/>
        </w:numPr>
      </w:pPr>
      <w:bookmarkStart w:id="34" w:name="_Toc1792529292"/>
      <w:bookmarkStart w:id="35" w:name="_Toc1250619747"/>
      <w:bookmarkStart w:id="36" w:name="_Toc232321662"/>
      <w:r>
        <w:t>Conceptos tributarios y Legales:</w:t>
      </w:r>
      <w:bookmarkEnd w:id="34"/>
      <w:bookmarkEnd w:id="35"/>
      <w:bookmarkEnd w:id="36"/>
    </w:p>
    <w:p w14:paraId="3A9633D7" w14:textId="77777777" w:rsidR="00E12431" w:rsidRPr="00E12431" w:rsidRDefault="00E12431" w:rsidP="00E12431"/>
    <w:p w14:paraId="6938E846" w14:textId="48C11CD1" w:rsidR="00FC28F1" w:rsidRPr="00F47277" w:rsidRDefault="00FC28F1" w:rsidP="00F47277">
      <w:pPr>
        <w:numPr>
          <w:ilvl w:val="0"/>
          <w:numId w:val="10"/>
        </w:numPr>
        <w:spacing w:line="360" w:lineRule="auto"/>
        <w:jc w:val="both"/>
        <w:rPr>
          <w:rFonts w:cstheme="minorHAnsi"/>
          <w:szCs w:val="24"/>
        </w:rPr>
      </w:pPr>
      <w:r w:rsidRPr="00F47277">
        <w:rPr>
          <w:rFonts w:cstheme="minorHAnsi"/>
          <w:szCs w:val="24"/>
        </w:rPr>
        <w:t xml:space="preserve">RUT:  Rol Único Tributario, es el identificador único e irrepetible asignado por el Estado de Chile a las personas naturales y jurídicas, en el sistema es el dato </w:t>
      </w:r>
      <w:r w:rsidR="002C0535">
        <w:rPr>
          <w:rFonts w:cstheme="minorHAnsi"/>
          <w:szCs w:val="24"/>
        </w:rPr>
        <w:t>principal</w:t>
      </w:r>
      <w:r w:rsidRPr="00F47277">
        <w:rPr>
          <w:rFonts w:cstheme="minorHAnsi"/>
          <w:szCs w:val="24"/>
        </w:rPr>
        <w:t xml:space="preserve"> para identificar de forma absoluta a clientes, proveedores, empleados u me carga otros roles. </w:t>
      </w:r>
    </w:p>
    <w:p w14:paraId="4733A184" w14:textId="42701985" w:rsidR="00FC28F1" w:rsidRPr="00F47277" w:rsidRDefault="2F5D84B4" w:rsidP="2F5D84B4">
      <w:pPr>
        <w:numPr>
          <w:ilvl w:val="0"/>
          <w:numId w:val="10"/>
        </w:numPr>
        <w:spacing w:line="360" w:lineRule="auto"/>
        <w:jc w:val="both"/>
      </w:pPr>
      <w:r w:rsidRPr="2F5D84B4">
        <w:t xml:space="preserve">Razón social: Es el nombre legal, oficial y registrado formalmente ante el Servicio de Impuestos Internos, siglas SII, de una empresa o sociedad puede ser diferente del “nombre de fantasía” o marca comercial. </w:t>
      </w:r>
    </w:p>
    <w:p w14:paraId="22C827DC" w14:textId="77777777" w:rsidR="00FC28F1" w:rsidRPr="00F47277" w:rsidRDefault="00FC28F1" w:rsidP="00F47277">
      <w:pPr>
        <w:numPr>
          <w:ilvl w:val="0"/>
          <w:numId w:val="10"/>
        </w:numPr>
        <w:spacing w:line="360" w:lineRule="auto"/>
        <w:jc w:val="both"/>
        <w:rPr>
          <w:rFonts w:cstheme="minorHAnsi"/>
          <w:szCs w:val="24"/>
        </w:rPr>
      </w:pPr>
      <w:r w:rsidRPr="00F47277">
        <w:rPr>
          <w:rFonts w:cstheme="minorHAnsi"/>
          <w:szCs w:val="24"/>
        </w:rPr>
        <w:t xml:space="preserve">SII: Servicio de Impuestos Internos, es el organismo del Estado de Chile encargado de la fiscalización y aplicación de los impuestos, el sistema basa sus anulaciones o bloqueos en sus normativas. </w:t>
      </w:r>
    </w:p>
    <w:p w14:paraId="73ADF3C4" w14:textId="77777777" w:rsidR="00FC28F1" w:rsidRPr="00F47277" w:rsidRDefault="00FC28F1" w:rsidP="00F47277">
      <w:pPr>
        <w:numPr>
          <w:ilvl w:val="0"/>
          <w:numId w:val="10"/>
        </w:numPr>
        <w:spacing w:line="360" w:lineRule="auto"/>
        <w:jc w:val="both"/>
        <w:rPr>
          <w:rFonts w:cstheme="minorHAnsi"/>
          <w:szCs w:val="24"/>
        </w:rPr>
      </w:pPr>
      <w:r w:rsidRPr="00F47277">
        <w:rPr>
          <w:rFonts w:cstheme="minorHAnsi"/>
          <w:szCs w:val="24"/>
        </w:rPr>
        <w:lastRenderedPageBreak/>
        <w:t xml:space="preserve">Factura Electrónica: Documento tributario de carácter legal que respalda una transacción comercial. genera obligaciones de pago de impuestos ya sea en débito o crédito fiscal.  </w:t>
      </w:r>
    </w:p>
    <w:p w14:paraId="736DA607" w14:textId="77777777" w:rsidR="00FC28F1" w:rsidRPr="00F47277" w:rsidRDefault="00FC28F1" w:rsidP="00F47277">
      <w:pPr>
        <w:numPr>
          <w:ilvl w:val="0"/>
          <w:numId w:val="10"/>
        </w:numPr>
        <w:spacing w:line="360" w:lineRule="auto"/>
        <w:jc w:val="both"/>
        <w:rPr>
          <w:rFonts w:cstheme="minorHAnsi"/>
          <w:szCs w:val="24"/>
        </w:rPr>
      </w:pPr>
      <w:r w:rsidRPr="00F47277">
        <w:rPr>
          <w:rFonts w:cstheme="minorHAnsi"/>
          <w:szCs w:val="24"/>
        </w:rPr>
        <w:t xml:space="preserve">Nota de Crédito: Documento tributario legal exigido por el SII para anular, total o parcialmente, una factura electrónica previamente emitida. El sistema exige su folio para anular ventas facturadas. </w:t>
      </w:r>
    </w:p>
    <w:p w14:paraId="50875640" w14:textId="77777777" w:rsidR="00FC28F1" w:rsidRPr="00F47277" w:rsidRDefault="00FC28F1" w:rsidP="00F47277">
      <w:pPr>
        <w:numPr>
          <w:ilvl w:val="0"/>
          <w:numId w:val="10"/>
        </w:numPr>
        <w:spacing w:line="360" w:lineRule="auto"/>
        <w:jc w:val="both"/>
        <w:rPr>
          <w:rFonts w:cstheme="minorHAnsi"/>
          <w:szCs w:val="24"/>
        </w:rPr>
      </w:pPr>
      <w:r w:rsidRPr="00F47277">
        <w:rPr>
          <w:rFonts w:cstheme="minorHAnsi"/>
          <w:szCs w:val="24"/>
        </w:rPr>
        <w:t xml:space="preserve">Guia de Despacho: Documento legal obligatorio que respalda y autoriza el traslado físico de mercancías desde la fábrica de las empresas hasta el domicilio del cliente.  </w:t>
      </w:r>
    </w:p>
    <w:p w14:paraId="7304AAE4" w14:textId="77777777" w:rsidR="00FC28F1" w:rsidRPr="00F47277" w:rsidRDefault="00FC28F1" w:rsidP="00F47277">
      <w:pPr>
        <w:numPr>
          <w:ilvl w:val="0"/>
          <w:numId w:val="10"/>
        </w:numPr>
        <w:spacing w:line="360" w:lineRule="auto"/>
        <w:jc w:val="both"/>
        <w:rPr>
          <w:rFonts w:cstheme="minorHAnsi"/>
          <w:szCs w:val="24"/>
        </w:rPr>
      </w:pPr>
      <w:r w:rsidRPr="00F47277">
        <w:rPr>
          <w:rFonts w:cstheme="minorHAnsi"/>
          <w:szCs w:val="24"/>
        </w:rPr>
        <w:t xml:space="preserve">IVA: Impuesto al Valor Agregado aplicado a la venta de bienes y servicios. Se calcula como un porcentaje sobre el monto neto de la operación.  </w:t>
      </w:r>
    </w:p>
    <w:p w14:paraId="151CDE46" w14:textId="77777777" w:rsidR="00FC28F1" w:rsidRPr="00F47277" w:rsidRDefault="00FC28F1" w:rsidP="00F47277">
      <w:pPr>
        <w:numPr>
          <w:ilvl w:val="0"/>
          <w:numId w:val="10"/>
        </w:numPr>
        <w:spacing w:line="360" w:lineRule="auto"/>
        <w:jc w:val="both"/>
        <w:rPr>
          <w:rFonts w:cstheme="minorHAnsi"/>
          <w:szCs w:val="24"/>
        </w:rPr>
      </w:pPr>
      <w:r w:rsidRPr="00F47277">
        <w:rPr>
          <w:rFonts w:cstheme="minorHAnsi"/>
          <w:szCs w:val="24"/>
        </w:rPr>
        <w:t xml:space="preserve">Número de folio: Identificador único asignado a documentos tributarios o registros dentro del sistema, utilizado para su control y seguimiento.  </w:t>
      </w:r>
    </w:p>
    <w:p w14:paraId="6957D36F" w14:textId="763863DF" w:rsidR="00FC28F1" w:rsidRDefault="00FC28F1" w:rsidP="0000264F">
      <w:pPr>
        <w:numPr>
          <w:ilvl w:val="0"/>
          <w:numId w:val="10"/>
        </w:numPr>
        <w:spacing w:line="360" w:lineRule="auto"/>
        <w:jc w:val="both"/>
        <w:rPr>
          <w:rFonts w:cstheme="minorHAnsi"/>
          <w:szCs w:val="24"/>
        </w:rPr>
      </w:pPr>
      <w:r w:rsidRPr="00F47277">
        <w:rPr>
          <w:rFonts w:cstheme="minorHAnsi"/>
          <w:szCs w:val="24"/>
        </w:rPr>
        <w:t>Estado tributario: Condición asociada a un documento o cliente en relación con las normativas fiscales, determinando su validez o situación frente a obligaciones tributarias.</w:t>
      </w:r>
    </w:p>
    <w:p w14:paraId="7C837F49" w14:textId="77777777" w:rsidR="00326F49" w:rsidRPr="0000264F" w:rsidRDefault="00326F49" w:rsidP="00326F49">
      <w:pPr>
        <w:spacing w:line="360" w:lineRule="auto"/>
        <w:ind w:left="720"/>
        <w:jc w:val="both"/>
        <w:rPr>
          <w:rFonts w:cstheme="minorHAnsi"/>
          <w:szCs w:val="24"/>
        </w:rPr>
      </w:pPr>
    </w:p>
    <w:p w14:paraId="69573897" w14:textId="64E53C5B" w:rsidR="00FC28F1" w:rsidRPr="00F47277" w:rsidRDefault="0D476DC8" w:rsidP="00E12431">
      <w:pPr>
        <w:pStyle w:val="Ttulo4"/>
        <w:numPr>
          <w:ilvl w:val="3"/>
          <w:numId w:val="11"/>
        </w:numPr>
      </w:pPr>
      <w:r>
        <w:t xml:space="preserve"> </w:t>
      </w:r>
      <w:bookmarkStart w:id="37" w:name="_Toc741697282"/>
      <w:bookmarkStart w:id="38" w:name="_Toc2124822364"/>
      <w:bookmarkStart w:id="39" w:name="_Toc232321663"/>
      <w:r>
        <w:t>Conceptos comerciales y contables:</w:t>
      </w:r>
      <w:bookmarkEnd w:id="37"/>
      <w:bookmarkEnd w:id="38"/>
      <w:bookmarkEnd w:id="39"/>
    </w:p>
    <w:p w14:paraId="5222EEF1" w14:textId="77777777" w:rsidR="00FC28F1" w:rsidRPr="00F47277" w:rsidRDefault="00FC28F1" w:rsidP="00F47277">
      <w:pPr>
        <w:spacing w:line="360" w:lineRule="auto"/>
        <w:jc w:val="both"/>
        <w:rPr>
          <w:rFonts w:cstheme="minorHAnsi"/>
          <w:szCs w:val="24"/>
        </w:rPr>
      </w:pPr>
    </w:p>
    <w:p w14:paraId="21357795"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Moneda local o Moneda base: Unidad monetaria oficial utilizada por el Sistema del sistema para consolidar la contabilidad, para efectos de este proyecto corresponde al peso chileno cuyas siglas son CLP. </w:t>
      </w:r>
    </w:p>
    <w:p w14:paraId="1B39556A"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Cotización: Documento provisional y de carácter informativo que detalla una oferta comercial hacia un cliente. Posee una fecha de caducidad y no genera ninguna obligación contable hasta su aprobación. </w:t>
      </w:r>
    </w:p>
    <w:p w14:paraId="018E8586"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lastRenderedPageBreak/>
        <w:t xml:space="preserve">Nota de Venta: Contrato comercial interno vinculante. Se genera cuando el cliente acepta una cotización o se ingresa una venta directa. Representa una “Cuenta por Cobrar" y es el eje central del módulo de ingresos.  </w:t>
      </w:r>
    </w:p>
    <w:p w14:paraId="53A51A21"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Divisa Extranjera: Moneda de curso internacional que puede ser utilizada para contratos B2B o para Importaciones y Exportaciones. El sistema requiere transformar la moneda local mediante el factor de conversión para unificar la contabilidad.  </w:t>
      </w:r>
    </w:p>
    <w:p w14:paraId="7FE84385" w14:textId="64CF7C82" w:rsidR="00FC28F1" w:rsidRPr="00F47277" w:rsidRDefault="2F5D84B4" w:rsidP="2F5D84B4">
      <w:pPr>
        <w:numPr>
          <w:ilvl w:val="0"/>
          <w:numId w:val="8"/>
        </w:numPr>
        <w:spacing w:line="360" w:lineRule="auto"/>
        <w:jc w:val="both"/>
      </w:pPr>
      <w:r w:rsidRPr="2F5D84B4">
        <w:t xml:space="preserve">Divisa local: Moneda utilizada como referencia principal dentro del sistema para la valorización de operaciones. En este contexto corresponde al peso chileno, siglas CLP. </w:t>
      </w:r>
    </w:p>
    <w:p w14:paraId="0C734154"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Divisa: Tipo de moneda utilizada en una transacción, que puede ser local o extranjera según el contexto de la operación. </w:t>
      </w:r>
    </w:p>
    <w:p w14:paraId="3C9DD84E"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Margen de Contribución o Utilidad: Indicador financiero calculado por el sistema que representa la ganancia de un proyecto. Se obtiene al restar al monto total de la venta los costos directos de materiales y la mano de obra variable de instalación. </w:t>
      </w:r>
    </w:p>
    <w:p w14:paraId="0E80094C" w14:textId="136EF95A"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Teléfono: Dato de contacto numérico asociado a clientes o usuarios. Permite establecer comunicación directa y rápida para coordinación, soporte o seguimiento de procesos. Teniendo el formato: </w:t>
      </w:r>
      <w:r w:rsidR="009A5AB2" w:rsidRPr="00F47277">
        <w:rPr>
          <w:rFonts w:cstheme="minorHAnsi"/>
          <w:szCs w:val="24"/>
        </w:rPr>
        <w:t>+ [</w:t>
      </w:r>
      <w:r w:rsidRPr="00F47277">
        <w:rPr>
          <w:rFonts w:cstheme="minorHAnsi"/>
          <w:szCs w:val="24"/>
        </w:rPr>
        <w:t>código de país</w:t>
      </w:r>
      <w:r w:rsidR="009A5AB2" w:rsidRPr="00F47277">
        <w:rPr>
          <w:rFonts w:cstheme="minorHAnsi"/>
          <w:szCs w:val="24"/>
        </w:rPr>
        <w:t>] [</w:t>
      </w:r>
      <w:r w:rsidRPr="00F47277">
        <w:rPr>
          <w:rFonts w:cstheme="minorHAnsi"/>
          <w:szCs w:val="24"/>
        </w:rPr>
        <w:t>número nacional]</w:t>
      </w:r>
    </w:p>
    <w:p w14:paraId="60F15DBB"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Correo: Dato de contacto electrónico utilizado para el envío y recepción de información relevante del sistema, como notificaciones, documentos y comunicaciones formales. Debe cumplir con un formato válido de dirección de correo electrónico. Teniendo el formato: </w:t>
      </w:r>
      <w:proofErr w:type="spellStart"/>
      <w:r w:rsidRPr="00F47277">
        <w:rPr>
          <w:rFonts w:cstheme="minorHAnsi"/>
          <w:szCs w:val="24"/>
        </w:rPr>
        <w:t>nombre@</w:t>
      </w:r>
      <w:proofErr w:type="gramStart"/>
      <w:r w:rsidRPr="00F47277">
        <w:rPr>
          <w:rFonts w:cstheme="minorHAnsi"/>
          <w:szCs w:val="24"/>
        </w:rPr>
        <w:t>dominio.extensión</w:t>
      </w:r>
      <w:proofErr w:type="spellEnd"/>
      <w:proofErr w:type="gramEnd"/>
    </w:p>
    <w:p w14:paraId="26A5C6D2"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Cotización provisional: Documento inicial de carácter informativo que presenta una estimación de costos y condiciones de una posible venta. No genera compromiso hasta su validación o aprobación.  </w:t>
      </w:r>
    </w:p>
    <w:p w14:paraId="40C931BE"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lastRenderedPageBreak/>
        <w:t xml:space="preserve">Ficha de cliente: Registro que contiene la información general y relevante de un cliente dentro del sistema. Incluyendo datos de identificación, contacto y clasificación, permitiendo su correcta gestión en los procesos comerciales y administrativos. </w:t>
      </w:r>
    </w:p>
    <w:p w14:paraId="01861C7F"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Estado “activo”: Estado de un usuario dentro del sistema que indica que ha ingresado correctamente sus credenciales de acceso activo permiten operar normalmente en los distintos módulos. </w:t>
      </w:r>
    </w:p>
    <w:p w14:paraId="10FFD8C8"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Dato de cliente: Información específica asociada a un cliente, como identificación, contacto o historial. Estos datos son utilizados para su gestión dentro del sistema.  </w:t>
      </w:r>
    </w:p>
    <w:p w14:paraId="422C1D51"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Cliente válido: Cliente que cumple con los requisitos establecidos por el sistema para operar, contando con datos completos y sin restricciones que impidan su uso. </w:t>
      </w:r>
    </w:p>
    <w:p w14:paraId="316D754B"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Cliente moroso: Cliente que presenta deudas o pagos pendientes fuera del plazo establecido. Puede tener restricciones en el uso de ciertas funcionalidades del sistema. </w:t>
      </w:r>
    </w:p>
    <w:p w14:paraId="4F399DB4"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Monto neto: Valor de una transacción antes de la aplicación de impuestos, descuentos u otros recargos. </w:t>
      </w:r>
    </w:p>
    <w:p w14:paraId="7063EBF6"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Descuento: Reducción aplicada al valor original de un producto o servicio, ya sea en porcentaje o monto fijo. </w:t>
      </w:r>
    </w:p>
    <w:p w14:paraId="446039F2" w14:textId="2BCED032"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Fecha: Dato que registra el día en que se crea o modifica un documento dentro del sistema. Se representa en formato </w:t>
      </w:r>
      <w:proofErr w:type="spellStart"/>
      <w:r w:rsidRPr="00F47277">
        <w:rPr>
          <w:rFonts w:cstheme="minorHAnsi"/>
          <w:szCs w:val="24"/>
        </w:rPr>
        <w:t>dd</w:t>
      </w:r>
      <w:proofErr w:type="spellEnd"/>
      <w:r w:rsidRPr="00F47277">
        <w:rPr>
          <w:rFonts w:cstheme="minorHAnsi"/>
          <w:szCs w:val="24"/>
        </w:rPr>
        <w:t>/mm/</w:t>
      </w:r>
      <w:proofErr w:type="spellStart"/>
      <w:r w:rsidR="00163105">
        <w:rPr>
          <w:rFonts w:cstheme="minorHAnsi"/>
          <w:szCs w:val="24"/>
        </w:rPr>
        <w:t>aaaa</w:t>
      </w:r>
      <w:proofErr w:type="spellEnd"/>
      <w:r w:rsidRPr="00F47277">
        <w:rPr>
          <w:rFonts w:cstheme="minorHAnsi"/>
          <w:szCs w:val="24"/>
        </w:rPr>
        <w:t xml:space="preserve">.  </w:t>
      </w:r>
    </w:p>
    <w:p w14:paraId="3A9BE33D"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Fecha de vigencia: Fecha límite hasta la cual una cotización o documento mantiene su validez antes de expirar. </w:t>
      </w:r>
    </w:p>
    <w:p w14:paraId="09696B56"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Registro de Cliente: Proceso mediante el cual se ingresan y almacenan los datos de un cliente en el sistema, permitiendo su posterior utilización en operaciones comerciales y administrativas. </w:t>
      </w:r>
    </w:p>
    <w:p w14:paraId="2C47835B"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lastRenderedPageBreak/>
        <w:t xml:space="preserve">Inventario: Registro estructurado de los productos o recursos disponibles en el sistema. Permite el control de stock, entradas, salidas y disponibilidad de bienes. </w:t>
      </w:r>
    </w:p>
    <w:p w14:paraId="4E870DFA"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Catálogo de materiales: Listado organizado de los materiales disponibles en el sistema, incluyendo sus características, precios y disponibilidad para su uso en cotizaciones o proyectos. </w:t>
      </w:r>
    </w:p>
    <w:p w14:paraId="2E301A72"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Selectores de materiales: Herramientas dentro del sistema que permiten elegir y agregar materiales desde el catálogo a una cotización o registro, facilitando la construcción de presupuestos.  </w:t>
      </w:r>
    </w:p>
    <w:p w14:paraId="06734D1A"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Subtotal de materiales: Resultado parcial obtenido al sumar los costos unitarios de los materiales seleccionados antes de aplicar márgenes u otros cálculos.  </w:t>
      </w:r>
    </w:p>
    <w:p w14:paraId="10618F14"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Margen de ganancia: Porcentaje o valor agregado al costo total que permite determinar la utilidad esperada en una operación comercial. </w:t>
      </w:r>
    </w:p>
    <w:p w14:paraId="09BAA153"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Formulario venta directa: Sección del sistema destinada al ingreso de ventas sin necesidad de una cotización previa, permitiendo registrar productos, montos y datos asociados a la transacción. </w:t>
      </w:r>
    </w:p>
    <w:p w14:paraId="57CBA353"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Entidad comercial: Unidad o actor dentro del sistema que participa en operaciones comerciales, como clientes, proveedores u otras organizaciones relacionadas. </w:t>
      </w:r>
    </w:p>
    <w:p w14:paraId="3A458D81"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Catálogo del cliente: Conjunto de productos o servicios asociados a un cliente, ya sea como historial de compras o como oferta personalizada disponible para su gestión comercial. </w:t>
      </w:r>
    </w:p>
    <w:p w14:paraId="19526C5A"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Ficha financiera del cliente: Sección del sistema que contiene la información económica del cliente, incluyendo historial de pagos, deudas, estado de cuenta y comportamiento financiero </w:t>
      </w:r>
    </w:p>
    <w:p w14:paraId="0A136E0C"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Cotización comercial: Documento formal que detalla una oferta de productos o servicios, incluyendo precios, condiciones y plazos, utilizado como base para concretar una venta. </w:t>
      </w:r>
    </w:p>
    <w:p w14:paraId="2671826D" w14:textId="2DEB9382" w:rsidR="00FC28F1" w:rsidRPr="00F47277" w:rsidRDefault="00C92D1D" w:rsidP="00F47277">
      <w:pPr>
        <w:numPr>
          <w:ilvl w:val="0"/>
          <w:numId w:val="8"/>
        </w:numPr>
        <w:spacing w:line="360" w:lineRule="auto"/>
        <w:jc w:val="both"/>
        <w:rPr>
          <w:rFonts w:cstheme="minorHAnsi"/>
          <w:szCs w:val="24"/>
        </w:rPr>
      </w:pPr>
      <w:r w:rsidRPr="00F47277">
        <w:rPr>
          <w:rFonts w:cstheme="minorHAnsi"/>
          <w:szCs w:val="24"/>
        </w:rPr>
        <w:lastRenderedPageBreak/>
        <w:t>Cotización</w:t>
      </w:r>
      <w:r>
        <w:rPr>
          <w:rFonts w:cstheme="minorHAnsi"/>
          <w:szCs w:val="24"/>
        </w:rPr>
        <w:t xml:space="preserve"> “</w:t>
      </w:r>
      <w:r w:rsidRPr="00F47277">
        <w:rPr>
          <w:rFonts w:cstheme="minorHAnsi"/>
          <w:szCs w:val="24"/>
        </w:rPr>
        <w:t>aprobada</w:t>
      </w:r>
      <w:r w:rsidR="00FC28F1" w:rsidRPr="00F47277">
        <w:rPr>
          <w:rFonts w:cstheme="minorHAnsi"/>
          <w:szCs w:val="24"/>
        </w:rPr>
        <w:t xml:space="preserve">”: Estado que indica que una cotización ha sido aceptada por el cliente o validada internamente, permitiendo avanzar a etapas posteriores del proceso comercial. </w:t>
      </w:r>
    </w:p>
    <w:p w14:paraId="6BA54EAF"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Precio de venta sugerido: Valor calculado por el sistema en base a costos y margen de ganancia, utilizando como referencia para la venta de productos o servicios. </w:t>
      </w:r>
    </w:p>
    <w:p w14:paraId="3FC88D87" w14:textId="77777777" w:rsidR="00FC28F1" w:rsidRPr="00F47277" w:rsidRDefault="00FC28F1" w:rsidP="00F47277">
      <w:pPr>
        <w:numPr>
          <w:ilvl w:val="0"/>
          <w:numId w:val="8"/>
        </w:numPr>
        <w:spacing w:line="360" w:lineRule="auto"/>
        <w:jc w:val="both"/>
        <w:rPr>
          <w:rFonts w:cstheme="minorHAnsi"/>
          <w:szCs w:val="24"/>
        </w:rPr>
      </w:pPr>
      <w:r w:rsidRPr="00F47277">
        <w:rPr>
          <w:rFonts w:cstheme="minorHAnsi"/>
          <w:szCs w:val="24"/>
        </w:rPr>
        <w:t xml:space="preserve">Costo unitario: Valor individual asignado a cada material o producto dentro del sistema, utilizado como base para el cálculo de costos totales. </w:t>
      </w:r>
    </w:p>
    <w:p w14:paraId="38AED245" w14:textId="5A563F85" w:rsidR="00FC28F1" w:rsidRPr="00F47277" w:rsidRDefault="00FC28F1" w:rsidP="0736D8A3">
      <w:pPr>
        <w:numPr>
          <w:ilvl w:val="0"/>
          <w:numId w:val="8"/>
        </w:numPr>
        <w:spacing w:line="360" w:lineRule="auto"/>
        <w:jc w:val="both"/>
      </w:pPr>
      <w:r w:rsidRPr="0736D8A3">
        <w:t>Generar nota de ventas: Acción o funcionalidad del sistema que permite crear una nota de venta a partir de datos ingresados o procesos previos.</w:t>
      </w:r>
    </w:p>
    <w:p w14:paraId="25C5864C" w14:textId="77777777" w:rsidR="00FC28F1" w:rsidRPr="00F47277" w:rsidRDefault="00FC28F1" w:rsidP="00F47277">
      <w:pPr>
        <w:spacing w:line="360" w:lineRule="auto"/>
        <w:ind w:left="2160"/>
        <w:jc w:val="both"/>
        <w:rPr>
          <w:rFonts w:cstheme="minorHAnsi"/>
          <w:szCs w:val="24"/>
        </w:rPr>
      </w:pPr>
    </w:p>
    <w:p w14:paraId="25BDD44C" w14:textId="56403486" w:rsidR="00FC28F1" w:rsidRPr="00F47277" w:rsidRDefault="0D476DC8" w:rsidP="00395F1D">
      <w:pPr>
        <w:pStyle w:val="Ttulo4"/>
        <w:numPr>
          <w:ilvl w:val="3"/>
          <w:numId w:val="11"/>
        </w:numPr>
      </w:pPr>
      <w:r>
        <w:t xml:space="preserve"> </w:t>
      </w:r>
      <w:bookmarkStart w:id="40" w:name="_Toc540208166"/>
      <w:bookmarkStart w:id="41" w:name="_Toc915871807"/>
      <w:bookmarkStart w:id="42" w:name="_Toc232321664"/>
      <w:r>
        <w:t>Conceptos del ámbito técnico y de sistema:</w:t>
      </w:r>
      <w:bookmarkEnd w:id="40"/>
      <w:bookmarkEnd w:id="41"/>
      <w:bookmarkEnd w:id="42"/>
    </w:p>
    <w:p w14:paraId="7E863468" w14:textId="77777777" w:rsidR="00FC28F1" w:rsidRPr="00F47277" w:rsidRDefault="00FC28F1" w:rsidP="00F47277">
      <w:pPr>
        <w:spacing w:line="360" w:lineRule="auto"/>
        <w:jc w:val="both"/>
        <w:rPr>
          <w:rFonts w:cstheme="minorHAnsi"/>
          <w:szCs w:val="24"/>
        </w:rPr>
      </w:pPr>
    </w:p>
    <w:p w14:paraId="7D9580F3" w14:textId="77777777" w:rsidR="00FC28F1" w:rsidRPr="00F47277" w:rsidRDefault="00FC28F1" w:rsidP="00F47277">
      <w:pPr>
        <w:numPr>
          <w:ilvl w:val="0"/>
          <w:numId w:val="9"/>
        </w:numPr>
        <w:spacing w:line="360" w:lineRule="auto"/>
        <w:jc w:val="both"/>
      </w:pPr>
      <w:r w:rsidRPr="4F8E5AC6">
        <w:t>API: Interfaz de Programación de Aplicaciones, es el puente tecnológico de comunicación externa. En el sistema se utiliza de forma unidireccional, es decir, solo lectura, para conectarse a los servidores del Banco Central de chile y extraer el tipo de cambio oficial del día.</w:t>
      </w:r>
    </w:p>
    <w:p w14:paraId="6B80DE30" w14:textId="77777777" w:rsidR="00FC28F1" w:rsidRPr="00F47277" w:rsidRDefault="00FC28F1" w:rsidP="00F47277">
      <w:pPr>
        <w:numPr>
          <w:ilvl w:val="0"/>
          <w:numId w:val="9"/>
        </w:numPr>
        <w:spacing w:line="360" w:lineRule="auto"/>
        <w:jc w:val="both"/>
      </w:pPr>
      <w:proofErr w:type="spellStart"/>
      <w:r w:rsidRPr="4F8E5AC6">
        <w:t>Dashboard</w:t>
      </w:r>
      <w:proofErr w:type="spellEnd"/>
      <w:r w:rsidRPr="4F8E5AC6">
        <w:t>: Tablero de control o interfaz gráfica gerencial que recopila, resume y proyecta métricas claves del negocio en tiempo real, tomando los datos almacenados en la base de datos sin requerir cálculos manuales.</w:t>
      </w:r>
    </w:p>
    <w:p w14:paraId="49D8D7A4" w14:textId="77777777" w:rsidR="00FC28F1" w:rsidRPr="00F47277" w:rsidRDefault="00FC28F1" w:rsidP="00F47277">
      <w:pPr>
        <w:numPr>
          <w:ilvl w:val="0"/>
          <w:numId w:val="9"/>
        </w:numPr>
        <w:spacing w:line="360" w:lineRule="auto"/>
        <w:jc w:val="both"/>
      </w:pPr>
      <w:r w:rsidRPr="4F8E5AC6">
        <w:t xml:space="preserve">Log Transaccional: Para fines de auditoría es el registro interno, oculto y automático del sistema que actúa como un historial forense o libro de auditoría. Registra que usuario alteró un dato financiero, la fecha y hora de este, sirve para prevenir fraudes y permite una buena trazabilidad </w:t>
      </w:r>
    </w:p>
    <w:p w14:paraId="1ED58054" w14:textId="77777777" w:rsidR="00FC28F1" w:rsidRPr="00F47277" w:rsidRDefault="00FC28F1" w:rsidP="00F47277">
      <w:pPr>
        <w:numPr>
          <w:ilvl w:val="0"/>
          <w:numId w:val="9"/>
        </w:numPr>
        <w:spacing w:line="360" w:lineRule="auto"/>
        <w:jc w:val="both"/>
      </w:pPr>
      <w:r w:rsidRPr="4F8E5AC6">
        <w:lastRenderedPageBreak/>
        <w:t>Perfil de Usuario: Etiqueta asignada a las cuentas usuario del sistema punto el sistema lee este rol Al iniciar sesión para habilitar o inhibir estructuralmente el acceso a pantallas y botones sensibles.</w:t>
      </w:r>
    </w:p>
    <w:p w14:paraId="7FA8D082" w14:textId="77777777" w:rsidR="00FC28F1" w:rsidRPr="00F47277" w:rsidRDefault="00FC28F1" w:rsidP="00F47277">
      <w:pPr>
        <w:numPr>
          <w:ilvl w:val="0"/>
          <w:numId w:val="9"/>
        </w:numPr>
        <w:spacing w:line="360" w:lineRule="auto"/>
        <w:jc w:val="both"/>
      </w:pPr>
      <w:r w:rsidRPr="4F8E5AC6">
        <w:t>Usuarios: Personas que interactúan con el sistema y que cuentan con credenciales de acceso. Cada usuario posee un rol definido que determina sus permisos y acciones dentro de la plataforma.</w:t>
      </w:r>
    </w:p>
    <w:p w14:paraId="0A53FBB3" w14:textId="77777777" w:rsidR="00FC28F1" w:rsidRPr="00F47277" w:rsidRDefault="00FC28F1" w:rsidP="00F47277">
      <w:pPr>
        <w:numPr>
          <w:ilvl w:val="0"/>
          <w:numId w:val="9"/>
        </w:numPr>
        <w:spacing w:line="360" w:lineRule="auto"/>
        <w:jc w:val="both"/>
      </w:pPr>
      <w:r w:rsidRPr="4F8E5AC6">
        <w:t>Secretaria: Usuario encargado de tareas administrativas y operativas, como el ingreso de información, gestión de documentos, coordinación de actividades y apoyo en procesos internos del sistema.</w:t>
      </w:r>
    </w:p>
    <w:p w14:paraId="52EBA7DE" w14:textId="77777777" w:rsidR="00FC28F1" w:rsidRPr="00F47277" w:rsidRDefault="00FC28F1" w:rsidP="00F47277">
      <w:pPr>
        <w:numPr>
          <w:ilvl w:val="0"/>
          <w:numId w:val="9"/>
        </w:numPr>
        <w:spacing w:line="360" w:lineRule="auto"/>
        <w:jc w:val="both"/>
      </w:pPr>
      <w:r w:rsidRPr="2941E16A">
        <w:t>Autenticado: Estado de un usuario dentro del sistema que indica que ha ingresado correctamente sus credenciales de acceso. Permite validar su identidad y habilitar el uso de las funcionalidades según su perfil.</w:t>
      </w:r>
    </w:p>
    <w:p w14:paraId="3593BF13" w14:textId="77777777" w:rsidR="00FC28F1" w:rsidRPr="00F47277" w:rsidRDefault="00FC28F1" w:rsidP="00F47277">
      <w:pPr>
        <w:numPr>
          <w:ilvl w:val="0"/>
          <w:numId w:val="9"/>
        </w:numPr>
        <w:spacing w:line="360" w:lineRule="auto"/>
        <w:jc w:val="both"/>
      </w:pPr>
      <w:r w:rsidRPr="7685B612">
        <w:t>Vista: Representación visual de la información dentro del sistema, diseñada para mostrar datos de manera ordenada y comprensible según el contexto del usuario.</w:t>
      </w:r>
    </w:p>
    <w:p w14:paraId="00160410" w14:textId="77777777" w:rsidR="00FC28F1" w:rsidRPr="00F47277" w:rsidRDefault="00FC28F1" w:rsidP="00F47277">
      <w:pPr>
        <w:numPr>
          <w:ilvl w:val="0"/>
          <w:numId w:val="9"/>
        </w:numPr>
        <w:spacing w:line="360" w:lineRule="auto"/>
        <w:jc w:val="both"/>
      </w:pPr>
      <w:r w:rsidRPr="2941E16A">
        <w:t>Interfaz: Medio de interacción entre el usuario y el sistema. Incluye elementos visuales y funcionales que permiten ingresar, visualizar y gestionar información.</w:t>
      </w:r>
    </w:p>
    <w:p w14:paraId="67A68A37" w14:textId="77777777" w:rsidR="00FC28F1" w:rsidRPr="00F47277" w:rsidRDefault="00FC28F1" w:rsidP="00F47277">
      <w:pPr>
        <w:numPr>
          <w:ilvl w:val="0"/>
          <w:numId w:val="9"/>
        </w:numPr>
        <w:spacing w:line="360" w:lineRule="auto"/>
        <w:jc w:val="both"/>
      </w:pPr>
      <w:r w:rsidRPr="2941E16A">
        <w:t>Módulo de finanzas: Componente del sistema encargado de la gestión económica. incluyendo ingresos, egresos, pagos, cobros y control contable general.</w:t>
      </w:r>
    </w:p>
    <w:p w14:paraId="7B1146DB" w14:textId="77777777" w:rsidR="00FC28F1" w:rsidRPr="00F47277" w:rsidRDefault="00FC28F1" w:rsidP="00F47277">
      <w:pPr>
        <w:numPr>
          <w:ilvl w:val="0"/>
          <w:numId w:val="9"/>
        </w:numPr>
        <w:spacing w:line="360" w:lineRule="auto"/>
        <w:jc w:val="both"/>
      </w:pPr>
      <w:r w:rsidRPr="7AF85287">
        <w:t>Fecha del servidor: Fecha y hora obtenida directamente del sistema o servidor, utilizada para asegurar consistencia en los registros.</w:t>
      </w:r>
    </w:p>
    <w:p w14:paraId="60D83618" w14:textId="77777777" w:rsidR="00FC28F1" w:rsidRPr="00F47277" w:rsidRDefault="00FC28F1" w:rsidP="00F47277">
      <w:pPr>
        <w:numPr>
          <w:ilvl w:val="0"/>
          <w:numId w:val="9"/>
        </w:numPr>
        <w:spacing w:line="360" w:lineRule="auto"/>
        <w:jc w:val="both"/>
      </w:pPr>
      <w:r w:rsidRPr="78414F63">
        <w:t>Usuario gerencia: Usuario con un nivel de acceso superior, orientado a la supervisión general del sistema. Puede visualizar reportes, métricas y tomar decisiones estratégicas en base a la información disponible.</w:t>
      </w:r>
    </w:p>
    <w:p w14:paraId="61A01E58" w14:textId="77777777" w:rsidR="00FC28F1" w:rsidRPr="00F47277" w:rsidRDefault="00FC28F1" w:rsidP="00F47277">
      <w:pPr>
        <w:numPr>
          <w:ilvl w:val="0"/>
          <w:numId w:val="9"/>
        </w:numPr>
        <w:spacing w:line="360" w:lineRule="auto"/>
        <w:jc w:val="both"/>
      </w:pPr>
      <w:r w:rsidRPr="78414F63">
        <w:t>Usuario de finanzas: Usuario responsable de la gestión contable y financiera dentro del sistema. Se encarga del control de pagos, cobros, conciliaciones y supervisión de movimientos económicos.</w:t>
      </w:r>
    </w:p>
    <w:p w14:paraId="56B8F7D3" w14:textId="77777777" w:rsidR="00FC28F1" w:rsidRPr="00F47277" w:rsidRDefault="00FC28F1" w:rsidP="00F47277">
      <w:pPr>
        <w:numPr>
          <w:ilvl w:val="0"/>
          <w:numId w:val="9"/>
        </w:numPr>
        <w:spacing w:line="360" w:lineRule="auto"/>
        <w:jc w:val="both"/>
      </w:pPr>
      <w:r w:rsidRPr="78414F63">
        <w:lastRenderedPageBreak/>
        <w:t>Campos: Espacios definidos dentro del sistema para el ingreso o visualización de datos. Cada campo corresponde a un tipo de información específica.</w:t>
      </w:r>
    </w:p>
    <w:p w14:paraId="11083C09" w14:textId="77777777" w:rsidR="00FC28F1" w:rsidRPr="00F47277" w:rsidRDefault="00FC28F1" w:rsidP="00F47277">
      <w:pPr>
        <w:numPr>
          <w:ilvl w:val="0"/>
          <w:numId w:val="9"/>
        </w:numPr>
        <w:spacing w:line="360" w:lineRule="auto"/>
        <w:jc w:val="both"/>
      </w:pPr>
      <w:r w:rsidRPr="78414F63">
        <w:t>Desplegar mensaje o alerta: Acción del sistema que consiste en mostrar una notificación al usuario para informar sobre errores, validaciones o eventos relevantes.</w:t>
      </w:r>
    </w:p>
    <w:p w14:paraId="03F3EBB5" w14:textId="77777777" w:rsidR="00FC28F1" w:rsidRPr="00F47277" w:rsidRDefault="00FC28F1" w:rsidP="00F47277">
      <w:pPr>
        <w:numPr>
          <w:ilvl w:val="0"/>
          <w:numId w:val="9"/>
        </w:numPr>
        <w:spacing w:line="360" w:lineRule="auto"/>
        <w:jc w:val="both"/>
      </w:pPr>
      <w:r w:rsidRPr="71ED6DBF">
        <w:t>Campos obligatorios: Datos que deben ser completados de forma obligatoria dentro del sistema para poder guardar o procesar un registro.</w:t>
      </w:r>
    </w:p>
    <w:p w14:paraId="3FA62857" w14:textId="77777777" w:rsidR="00FC28F1" w:rsidRPr="00F47277" w:rsidRDefault="00FC28F1" w:rsidP="00F47277">
      <w:pPr>
        <w:numPr>
          <w:ilvl w:val="0"/>
          <w:numId w:val="9"/>
        </w:numPr>
        <w:spacing w:line="360" w:lineRule="auto"/>
        <w:jc w:val="both"/>
      </w:pPr>
      <w:r w:rsidRPr="71ED6DBF">
        <w:t>Menú: Conjunto de opciones disponibles en la interfaz del sistema que permite al usuario navegar entre distintas funcionalidades.</w:t>
      </w:r>
    </w:p>
    <w:p w14:paraId="6466642D" w14:textId="77777777" w:rsidR="00FC28F1" w:rsidRPr="00F47277" w:rsidRDefault="00FC28F1" w:rsidP="00F47277">
      <w:pPr>
        <w:numPr>
          <w:ilvl w:val="0"/>
          <w:numId w:val="9"/>
        </w:numPr>
        <w:spacing w:line="360" w:lineRule="auto"/>
        <w:jc w:val="both"/>
      </w:pPr>
      <w:r w:rsidRPr="71ED6DBF">
        <w:t>Archivo adjunto: Documento o archivo que se incorpora a un registro dentro del sistema como respaldo o información adicional.</w:t>
      </w:r>
    </w:p>
    <w:p w14:paraId="471DF2A1" w14:textId="77777777" w:rsidR="00FC28F1" w:rsidRPr="00F47277" w:rsidRDefault="00FC28F1" w:rsidP="00F47277">
      <w:pPr>
        <w:numPr>
          <w:ilvl w:val="0"/>
          <w:numId w:val="9"/>
        </w:numPr>
        <w:spacing w:line="360" w:lineRule="auto"/>
        <w:jc w:val="both"/>
      </w:pPr>
      <w:r w:rsidRPr="71ED6DBF">
        <w:t>Botón:  Elemento de la interfaz que permite ejecutar una acción específica dentro del sistema al ser presionado por el usuario.</w:t>
      </w:r>
    </w:p>
    <w:p w14:paraId="62F1F3FC" w14:textId="77777777" w:rsidR="00FC28F1" w:rsidRPr="00F47277" w:rsidRDefault="00FC28F1" w:rsidP="00F47277">
      <w:pPr>
        <w:numPr>
          <w:ilvl w:val="0"/>
          <w:numId w:val="9"/>
        </w:numPr>
        <w:spacing w:line="360" w:lineRule="auto"/>
        <w:jc w:val="both"/>
      </w:pPr>
      <w:r w:rsidRPr="31B5A836">
        <w:t>Caso de uso: Descripción de una funcionalidad del sistema desde la perspectiva del usuario, indicando cómo interactúa con el sistema para lograr un objetivo específico.</w:t>
      </w:r>
    </w:p>
    <w:p w14:paraId="772A0128" w14:textId="77777777" w:rsidR="00FC28F1" w:rsidRPr="00F47277" w:rsidRDefault="00FC28F1" w:rsidP="00F47277">
      <w:pPr>
        <w:numPr>
          <w:ilvl w:val="0"/>
          <w:numId w:val="9"/>
        </w:numPr>
        <w:spacing w:line="360" w:lineRule="auto"/>
        <w:jc w:val="both"/>
      </w:pPr>
      <w:r w:rsidRPr="31B5A836">
        <w:t xml:space="preserve">Auditoría: Proceso de revisión y control que permite verificar la integridad, trazabilidad y correcta ejecución de las operaciones dentro del sistema. </w:t>
      </w:r>
    </w:p>
    <w:p w14:paraId="217B49FA" w14:textId="77777777" w:rsidR="00FC28F1" w:rsidRPr="00F47277" w:rsidRDefault="00FC28F1" w:rsidP="00F47277">
      <w:pPr>
        <w:numPr>
          <w:ilvl w:val="0"/>
          <w:numId w:val="9"/>
        </w:numPr>
        <w:spacing w:line="360" w:lineRule="auto"/>
        <w:jc w:val="both"/>
      </w:pPr>
      <w:r w:rsidRPr="31B5A836">
        <w:t>PDF: Formato de archivo digital utilizado para la generación y visualización de documentos, manteniendo su estructura y contenido de forma consistente.</w:t>
      </w:r>
    </w:p>
    <w:p w14:paraId="11D1CBC6" w14:textId="77777777" w:rsidR="00FC28F1" w:rsidRPr="00F47277" w:rsidRDefault="00FC28F1" w:rsidP="00F47277">
      <w:pPr>
        <w:numPr>
          <w:ilvl w:val="0"/>
          <w:numId w:val="9"/>
        </w:numPr>
        <w:spacing w:line="360" w:lineRule="auto"/>
        <w:jc w:val="both"/>
        <w:rPr>
          <w:rFonts w:cstheme="minorHAnsi"/>
          <w:szCs w:val="24"/>
        </w:rPr>
      </w:pPr>
      <w:r w:rsidRPr="00F47277">
        <w:rPr>
          <w:rFonts w:cstheme="minorHAnsi"/>
          <w:szCs w:val="24"/>
        </w:rPr>
        <w:t xml:space="preserve">Sistema interno:  Componente central del sistema encargado de procesar la lógica de negocio, realizar cálculos y gestionar las operaciones internas. Permite la ejecución de funciones clave sin intervención directa del usuario, asegurando el correcto funcionamiento del sistema.  </w:t>
      </w:r>
    </w:p>
    <w:p w14:paraId="38831723" w14:textId="77777777" w:rsidR="00FC28F1" w:rsidRPr="00F72E8D" w:rsidRDefault="00FC28F1" w:rsidP="00F47277">
      <w:pPr>
        <w:numPr>
          <w:ilvl w:val="0"/>
          <w:numId w:val="9"/>
        </w:numPr>
        <w:spacing w:line="360" w:lineRule="auto"/>
        <w:jc w:val="both"/>
      </w:pPr>
      <w:r w:rsidRPr="6D46DECB">
        <w:t xml:space="preserve">Formulario de registro: Sección del sistema destinada al ingreso de datos necesarios para la creación de nuevos registros, como usuarios o clientes. </w:t>
      </w:r>
      <w:r w:rsidRPr="6D46DECB">
        <w:lastRenderedPageBreak/>
        <w:t>Contiene campos definidos y validaciones que aseguran que la información ingresada sea correcta y completa antes de ser almacenada en el sistema.</w:t>
      </w:r>
    </w:p>
    <w:p w14:paraId="0EBBA239" w14:textId="77777777" w:rsidR="00F72E8D" w:rsidRPr="00F47277" w:rsidRDefault="00F72E8D" w:rsidP="00F72E8D">
      <w:pPr>
        <w:spacing w:line="360" w:lineRule="auto"/>
        <w:ind w:left="720"/>
        <w:jc w:val="both"/>
        <w:rPr>
          <w:rFonts w:cstheme="minorHAnsi"/>
          <w:szCs w:val="24"/>
        </w:rPr>
      </w:pPr>
    </w:p>
    <w:p w14:paraId="181B7A00" w14:textId="17C071F3" w:rsidR="00FC28F1" w:rsidRDefault="0D476DC8" w:rsidP="008A660E">
      <w:pPr>
        <w:pStyle w:val="Ttulo3"/>
        <w:numPr>
          <w:ilvl w:val="2"/>
          <w:numId w:val="11"/>
        </w:numPr>
        <w:jc w:val="both"/>
      </w:pPr>
      <w:bookmarkStart w:id="43" w:name="_Toc1004270312"/>
      <w:bookmarkStart w:id="44" w:name="_Toc608518103"/>
      <w:bookmarkStart w:id="45" w:name="_Toc232321665"/>
      <w:bookmarkStart w:id="46" w:name="_Toc232540627"/>
      <w:r>
        <w:t>Requerimientos Funcionales</w:t>
      </w:r>
      <w:bookmarkEnd w:id="43"/>
      <w:bookmarkEnd w:id="44"/>
      <w:bookmarkEnd w:id="45"/>
      <w:bookmarkEnd w:id="46"/>
    </w:p>
    <w:p w14:paraId="2416BF95" w14:textId="77777777" w:rsidR="008A660E" w:rsidRPr="008A660E" w:rsidRDefault="008A660E" w:rsidP="008A660E">
      <w:pPr>
        <w:pStyle w:val="Prrafodelista"/>
        <w:ind w:left="1224"/>
        <w:jc w:val="both"/>
      </w:pPr>
    </w:p>
    <w:p w14:paraId="104BAFF7" w14:textId="47DBA2BC" w:rsidR="00FC28F1" w:rsidRDefault="0D476DC8" w:rsidP="0D476DC8">
      <w:pPr>
        <w:pStyle w:val="Ttulo3"/>
        <w:numPr>
          <w:ilvl w:val="3"/>
          <w:numId w:val="11"/>
        </w:numPr>
        <w:spacing w:line="360" w:lineRule="auto"/>
        <w:jc w:val="both"/>
        <w:rPr>
          <w:rFonts w:asciiTheme="minorHAnsi" w:hAnsiTheme="minorHAnsi" w:cstheme="minorBidi"/>
          <w:sz w:val="24"/>
          <w:szCs w:val="24"/>
        </w:rPr>
      </w:pPr>
      <w:bookmarkStart w:id="47" w:name="_Toc905496781"/>
      <w:bookmarkStart w:id="48" w:name="_Toc1454829253"/>
      <w:bookmarkStart w:id="49" w:name="_Toc232321666"/>
      <w:bookmarkStart w:id="50" w:name="_Toc232540628"/>
      <w:r w:rsidRPr="0D476DC8">
        <w:rPr>
          <w:rFonts w:asciiTheme="minorHAnsi" w:hAnsiTheme="minorHAnsi" w:cstheme="minorBidi"/>
          <w:sz w:val="24"/>
          <w:szCs w:val="24"/>
        </w:rPr>
        <w:t>Módulo: Integración y Ficha de Clientes</w:t>
      </w:r>
      <w:bookmarkEnd w:id="47"/>
      <w:bookmarkEnd w:id="48"/>
      <w:bookmarkEnd w:id="49"/>
      <w:bookmarkEnd w:id="50"/>
    </w:p>
    <w:p w14:paraId="7FFD8F7A" w14:textId="77777777" w:rsidR="008A660E" w:rsidRPr="008A660E" w:rsidRDefault="008A660E" w:rsidP="008A660E"/>
    <w:p w14:paraId="1D07013C" w14:textId="07DD43DC" w:rsidR="00FC28F1" w:rsidRDefault="0D476DC8" w:rsidP="00A9285D">
      <w:pPr>
        <w:pStyle w:val="Ttulo5"/>
      </w:pPr>
      <w:bookmarkStart w:id="51" w:name="_Toc1233146091"/>
      <w:bookmarkStart w:id="52" w:name="_Toc713911350"/>
      <w:bookmarkStart w:id="53" w:name="_Toc232321667"/>
      <w:r>
        <w:t>RF01 - Extracción y disponibilidad de catálogo de clientes activos</w:t>
      </w:r>
      <w:bookmarkEnd w:id="51"/>
      <w:bookmarkEnd w:id="52"/>
      <w:bookmarkEnd w:id="53"/>
    </w:p>
    <w:p w14:paraId="78AD74E2" w14:textId="77777777" w:rsidR="00A9285D" w:rsidRPr="00A9285D" w:rsidRDefault="00A9285D" w:rsidP="00A9285D"/>
    <w:p w14:paraId="616F8E99" w14:textId="3A6AA5CE" w:rsidR="00FC28F1" w:rsidRDefault="2F5D84B4" w:rsidP="2F5D84B4">
      <w:pPr>
        <w:spacing w:line="360" w:lineRule="auto"/>
        <w:jc w:val="both"/>
      </w:pPr>
      <w:r w:rsidRPr="2F5D84B4">
        <w:t>El sistema de finanzas debe extraer y mantener disponible un listado actualizado de todos los clientes que posean un estado comercial "activo", obteniendo esta información desde la base de datos. Por cada registro extraído, el sistema debe capturar y dejar disponible para las operaciones de facturación y cobranza únicamente el Rol Único Tributario, con siglas RUT, la Razón Social completa, el número de Teléfono principal y la dirección de Correo electrónico.</w:t>
      </w:r>
    </w:p>
    <w:p w14:paraId="4BDA65DF" w14:textId="77777777" w:rsidR="002D16CB" w:rsidRPr="00F47277" w:rsidRDefault="002D16CB" w:rsidP="00F47277">
      <w:pPr>
        <w:spacing w:line="360" w:lineRule="auto"/>
        <w:jc w:val="both"/>
        <w:rPr>
          <w:rFonts w:cstheme="minorHAnsi"/>
          <w:szCs w:val="24"/>
        </w:rPr>
      </w:pPr>
    </w:p>
    <w:p w14:paraId="16C7B640" w14:textId="57EA670C" w:rsidR="00FC28F1" w:rsidRDefault="0D476DC8" w:rsidP="00A9285D">
      <w:pPr>
        <w:pStyle w:val="Ttulo5"/>
      </w:pPr>
      <w:bookmarkStart w:id="54" w:name="_Toc211783998"/>
      <w:bookmarkStart w:id="55" w:name="_Toc447755417"/>
      <w:bookmarkStart w:id="56" w:name="_Toc232321668"/>
      <w:r>
        <w:t>RF02 - Visualización de la ficha financiera e historial del cliente</w:t>
      </w:r>
      <w:bookmarkEnd w:id="54"/>
      <w:bookmarkEnd w:id="55"/>
      <w:bookmarkEnd w:id="56"/>
    </w:p>
    <w:p w14:paraId="2E92A3EF" w14:textId="77777777" w:rsidR="00A9285D" w:rsidRPr="00A9285D" w:rsidRDefault="00A9285D" w:rsidP="00A9285D"/>
    <w:p w14:paraId="63350D87" w14:textId="7CFD1337" w:rsidR="00FC28F1" w:rsidRDefault="2F5D84B4" w:rsidP="00F47277">
      <w:pPr>
        <w:spacing w:line="360" w:lineRule="auto"/>
        <w:jc w:val="both"/>
      </w:pPr>
      <w:r>
        <w:t xml:space="preserve">El sistema debe mostrar al usuario la "Ficha Financiera del Cliente". Esta pantalla debe mostrar, bloqueando cualquier opción de edición, la información de contacto </w:t>
      </w:r>
      <w:proofErr w:type="gramStart"/>
      <w:r>
        <w:t>del cliente obtenida</w:t>
      </w:r>
      <w:proofErr w:type="gramEnd"/>
      <w:r>
        <w:t xml:space="preserve"> desde la integración con la base de datos comercial. En esta se muestra una tabla que lista cronológicamente todas las Notas de Venta emitidas a favor del cliente, junto con el historial completo de los pagos realizados, permitiendo al usuario evaluar el comportamiento de pago y la historia de deuda asociada al cliente.</w:t>
      </w:r>
    </w:p>
    <w:p w14:paraId="7F499BEC" w14:textId="77777777" w:rsidR="002D16CB" w:rsidRDefault="002D16CB" w:rsidP="00F47277">
      <w:pPr>
        <w:spacing w:line="360" w:lineRule="auto"/>
        <w:jc w:val="both"/>
        <w:rPr>
          <w:rFonts w:cstheme="minorHAnsi"/>
          <w:szCs w:val="24"/>
        </w:rPr>
      </w:pPr>
    </w:p>
    <w:p w14:paraId="544F1760" w14:textId="77777777" w:rsidR="00392F18" w:rsidRPr="00F47277" w:rsidRDefault="00392F18" w:rsidP="00F47277">
      <w:pPr>
        <w:spacing w:line="360" w:lineRule="auto"/>
        <w:jc w:val="both"/>
        <w:rPr>
          <w:rFonts w:cstheme="minorHAnsi"/>
          <w:szCs w:val="24"/>
        </w:rPr>
      </w:pPr>
    </w:p>
    <w:p w14:paraId="25537BC5" w14:textId="4596EB37" w:rsidR="00FC28F1" w:rsidRDefault="0D476DC8" w:rsidP="00A9285D">
      <w:pPr>
        <w:pStyle w:val="Ttulo5"/>
      </w:pPr>
      <w:bookmarkStart w:id="57" w:name="_Toc2086008631"/>
      <w:bookmarkStart w:id="58" w:name="_Toc279971404"/>
      <w:bookmarkStart w:id="59" w:name="_Toc232321669"/>
      <w:r>
        <w:lastRenderedPageBreak/>
        <w:t>RF03 - Búsqueda de clientes por coincidencias de texto</w:t>
      </w:r>
      <w:bookmarkEnd w:id="57"/>
      <w:bookmarkEnd w:id="58"/>
      <w:bookmarkEnd w:id="59"/>
    </w:p>
    <w:p w14:paraId="54103B52" w14:textId="77777777" w:rsidR="00A9285D" w:rsidRPr="00A9285D" w:rsidRDefault="00A9285D" w:rsidP="00A9285D"/>
    <w:p w14:paraId="76B0D793" w14:textId="17DE883D" w:rsidR="00FC28F1" w:rsidRDefault="00FC28F1" w:rsidP="00A9285D">
      <w:pPr>
        <w:spacing w:line="360" w:lineRule="auto"/>
        <w:jc w:val="both"/>
        <w:rPr>
          <w:rFonts w:cstheme="minorHAnsi"/>
          <w:szCs w:val="24"/>
        </w:rPr>
      </w:pPr>
      <w:r w:rsidRPr="00F47277">
        <w:rPr>
          <w:rFonts w:cstheme="minorHAnsi"/>
          <w:szCs w:val="24"/>
        </w:rPr>
        <w:t>El sistema debe incorporar una barra de búsqueda de texto libre dentro del módulo de gestión de clientes. Al ingresar caracteres alfanuméricos en este campo, el sistema debe filtrar el listado total de clientes y mostrar en pantalla únicamente aquellos registros donde el texto ingresado coincida parcial o totalmente con el RUT o con el nombre de la Razón Social del cliente.</w:t>
      </w:r>
    </w:p>
    <w:p w14:paraId="18F50BE7" w14:textId="77777777" w:rsidR="002D16CB" w:rsidRPr="00F47277" w:rsidRDefault="002D16CB" w:rsidP="00A9285D">
      <w:pPr>
        <w:spacing w:line="360" w:lineRule="auto"/>
        <w:jc w:val="both"/>
        <w:rPr>
          <w:rFonts w:cstheme="minorHAnsi"/>
          <w:szCs w:val="24"/>
        </w:rPr>
      </w:pPr>
    </w:p>
    <w:p w14:paraId="50AF7ABF" w14:textId="56B1E8CB" w:rsidR="00FC28F1" w:rsidRDefault="0D476DC8" w:rsidP="00A9285D">
      <w:pPr>
        <w:pStyle w:val="Ttulo5"/>
      </w:pPr>
      <w:bookmarkStart w:id="60" w:name="_Toc1944500638"/>
      <w:bookmarkStart w:id="61" w:name="_Toc1339331757"/>
      <w:bookmarkStart w:id="62" w:name="_Toc232321670"/>
      <w:r>
        <w:t>RF04 - Filtrado de clientes con saldos deudores</w:t>
      </w:r>
      <w:bookmarkEnd w:id="60"/>
      <w:bookmarkEnd w:id="61"/>
      <w:bookmarkEnd w:id="62"/>
    </w:p>
    <w:p w14:paraId="31E82397" w14:textId="77777777" w:rsidR="00A9285D" w:rsidRPr="00A9285D" w:rsidRDefault="00A9285D" w:rsidP="00A9285D"/>
    <w:p w14:paraId="100629F3" w14:textId="1D788D2C" w:rsidR="00FC28F1" w:rsidRPr="00F47277" w:rsidRDefault="00FC28F1" w:rsidP="00F47277">
      <w:pPr>
        <w:spacing w:line="360" w:lineRule="auto"/>
        <w:jc w:val="both"/>
        <w:rPr>
          <w:rFonts w:cstheme="minorHAnsi"/>
          <w:szCs w:val="24"/>
        </w:rPr>
      </w:pPr>
      <w:bookmarkStart w:id="63" w:name="_heading=h.vlur4o6bh79v" w:colFirst="0" w:colLast="0"/>
      <w:bookmarkEnd w:id="63"/>
      <w:r w:rsidRPr="00F47277">
        <w:rPr>
          <w:rFonts w:cstheme="minorHAnsi"/>
          <w:szCs w:val="24"/>
        </w:rPr>
        <w:t>El sistema debe proveer un filtro que permita aislar y visualizar exclusivamente a los clientes morosos. Al activar este filtro, el sistema debe ocultar del listado a todos los clientes que tengan sus cuentas al día y mostrar únicamente a aquellos clientes que posean al menos una Nota de Venta asociada, en la cual el campo de saldo pendiente contenga un valor numérico superior a cero expresado en la moneda base del sistema.</w:t>
      </w:r>
    </w:p>
    <w:p w14:paraId="57840B72" w14:textId="67495BDF" w:rsidR="00FC28F1" w:rsidRPr="00A9285D" w:rsidRDefault="0D476DC8" w:rsidP="00A9285D">
      <w:pPr>
        <w:pStyle w:val="Ttulo3"/>
        <w:numPr>
          <w:ilvl w:val="3"/>
          <w:numId w:val="11"/>
        </w:numPr>
      </w:pPr>
      <w:bookmarkStart w:id="64" w:name="_Toc449134273"/>
      <w:bookmarkStart w:id="65" w:name="_Toc1054122325"/>
      <w:bookmarkStart w:id="66" w:name="_Toc232321671"/>
      <w:bookmarkStart w:id="67" w:name="_Toc232540629"/>
      <w:r>
        <w:t>Módulo: Cotizaciones y Notas de Venta</w:t>
      </w:r>
      <w:bookmarkEnd w:id="64"/>
      <w:bookmarkEnd w:id="65"/>
      <w:bookmarkEnd w:id="66"/>
      <w:bookmarkEnd w:id="67"/>
    </w:p>
    <w:p w14:paraId="7FB7E8C8" w14:textId="77777777" w:rsidR="00FC28F1" w:rsidRPr="00F47277" w:rsidRDefault="00FC28F1" w:rsidP="00F47277">
      <w:pPr>
        <w:spacing w:line="360" w:lineRule="auto"/>
        <w:ind w:left="720" w:firstLine="720"/>
        <w:jc w:val="both"/>
        <w:rPr>
          <w:rFonts w:cstheme="minorHAnsi"/>
          <w:szCs w:val="24"/>
        </w:rPr>
      </w:pPr>
    </w:p>
    <w:p w14:paraId="7D8F68F6" w14:textId="7DBB8B91" w:rsidR="00FC28F1" w:rsidRDefault="0D476DC8" w:rsidP="00A9285D">
      <w:pPr>
        <w:pStyle w:val="Ttulo5"/>
      </w:pPr>
      <w:bookmarkStart w:id="68" w:name="_Toc907166332"/>
      <w:bookmarkStart w:id="69" w:name="_Toc1931605402"/>
      <w:bookmarkStart w:id="70" w:name="_Toc232321672"/>
      <w:r>
        <w:t>RF05 - Creación de cotización con vinculación obligatoria a cliente</w:t>
      </w:r>
      <w:bookmarkEnd w:id="68"/>
      <w:bookmarkEnd w:id="69"/>
      <w:bookmarkEnd w:id="70"/>
    </w:p>
    <w:p w14:paraId="7E619FD9" w14:textId="77777777" w:rsidR="00A9285D" w:rsidRPr="00A9285D" w:rsidRDefault="00A9285D" w:rsidP="00A9285D"/>
    <w:p w14:paraId="7162F8B7" w14:textId="15665965" w:rsidR="00FC28F1" w:rsidRDefault="00FC28F1" w:rsidP="00A9285D">
      <w:pPr>
        <w:spacing w:line="360" w:lineRule="auto"/>
        <w:jc w:val="both"/>
        <w:rPr>
          <w:rFonts w:cstheme="minorHAnsi"/>
          <w:szCs w:val="24"/>
        </w:rPr>
      </w:pPr>
      <w:r w:rsidRPr="00F47277">
        <w:rPr>
          <w:rFonts w:cstheme="minorHAnsi"/>
          <w:szCs w:val="24"/>
        </w:rPr>
        <w:t>El sistema debe proveer un formulario para generar un nuevo documento formal de cotización comercial. El sistema debe exigir como paso inicial y bloqueante que el usuario seleccione un cliente para asignarle el documento. Dicha selección debe realizarse de forma obligatoria a través de una lista desplegable o buscador que contenga únicamente a los clientes en estado activo extraídos desde la base de datos compartida de ventas. El sistema impedirá guardar, calcular o imprimir cualquier cotización si el campo de cliente o “RUT” se encuentra vacío o nulo.</w:t>
      </w:r>
    </w:p>
    <w:p w14:paraId="7EA6A41B" w14:textId="77777777" w:rsidR="002D16CB" w:rsidRPr="00F47277" w:rsidRDefault="002D16CB" w:rsidP="00A9285D">
      <w:pPr>
        <w:spacing w:line="360" w:lineRule="auto"/>
        <w:jc w:val="both"/>
        <w:rPr>
          <w:rFonts w:cstheme="minorHAnsi"/>
          <w:szCs w:val="24"/>
        </w:rPr>
      </w:pPr>
    </w:p>
    <w:p w14:paraId="17D93FC4" w14:textId="5E846621" w:rsidR="00FC28F1" w:rsidRDefault="0D476DC8" w:rsidP="002D16CB">
      <w:pPr>
        <w:pStyle w:val="Ttulo5"/>
      </w:pPr>
      <w:bookmarkStart w:id="71" w:name="_Toc2146237862"/>
      <w:bookmarkStart w:id="72" w:name="_Toc1218897469"/>
      <w:bookmarkStart w:id="73" w:name="_Toc232321673"/>
      <w:r>
        <w:lastRenderedPageBreak/>
        <w:t>RF06 - Integración de lectura de costos de materiales de inventario</w:t>
      </w:r>
      <w:bookmarkEnd w:id="71"/>
      <w:bookmarkEnd w:id="72"/>
      <w:bookmarkEnd w:id="73"/>
    </w:p>
    <w:p w14:paraId="70BD442B" w14:textId="77777777" w:rsidR="002D16CB" w:rsidRPr="002D16CB" w:rsidRDefault="002D16CB" w:rsidP="002D16CB"/>
    <w:p w14:paraId="5AA8F269" w14:textId="49420DEE" w:rsidR="00FC28F1" w:rsidRDefault="00FC28F1" w:rsidP="002D16CB">
      <w:pPr>
        <w:spacing w:line="360" w:lineRule="auto"/>
        <w:jc w:val="both"/>
        <w:rPr>
          <w:rFonts w:cstheme="minorHAnsi"/>
          <w:szCs w:val="24"/>
        </w:rPr>
      </w:pPr>
      <w:r w:rsidRPr="00F47277">
        <w:rPr>
          <w:rFonts w:cstheme="minorHAnsi"/>
          <w:szCs w:val="24"/>
        </w:rPr>
        <w:t>Para calcular los costos de una cotización, el sistema debe acceder a la base de datos. La consulta realizada extraerá el costo unitario monetario más reciente de las materias primas específicas registradas en bodega, tales como perfiles de acero, placas de madera y quincallería de seguridad. Esta conexión es de estricta lectura, impidiendo que el módulo de finanzas altere los valores, el stock o el catálogo de productos físicos del módulo de inventario.</w:t>
      </w:r>
    </w:p>
    <w:p w14:paraId="6196F8CA" w14:textId="77777777" w:rsidR="002D16CB" w:rsidRPr="00F47277" w:rsidRDefault="002D16CB" w:rsidP="002D16CB">
      <w:pPr>
        <w:spacing w:line="360" w:lineRule="auto"/>
        <w:jc w:val="both"/>
        <w:rPr>
          <w:rFonts w:cstheme="minorHAnsi"/>
          <w:szCs w:val="24"/>
        </w:rPr>
      </w:pPr>
    </w:p>
    <w:p w14:paraId="2B5BA8B4" w14:textId="0046F918" w:rsidR="00FC28F1" w:rsidRDefault="0D476DC8" w:rsidP="002D16CB">
      <w:pPr>
        <w:pStyle w:val="Ttulo5"/>
      </w:pPr>
      <w:bookmarkStart w:id="74" w:name="_Toc2059225236"/>
      <w:bookmarkStart w:id="75" w:name="_Toc458826272"/>
      <w:bookmarkStart w:id="76" w:name="_Toc232321674"/>
      <w:r>
        <w:t>RF07 - Cálculo automatizado de subtotal de costos por materiales</w:t>
      </w:r>
      <w:bookmarkEnd w:id="74"/>
      <w:bookmarkEnd w:id="75"/>
      <w:bookmarkEnd w:id="76"/>
    </w:p>
    <w:p w14:paraId="24305106" w14:textId="77777777" w:rsidR="002D16CB" w:rsidRPr="002D16CB" w:rsidRDefault="002D16CB" w:rsidP="002D16CB"/>
    <w:p w14:paraId="6AAE33DA" w14:textId="3CD76CDA" w:rsidR="00FC28F1" w:rsidRDefault="00FC28F1" w:rsidP="002D16CB">
      <w:pPr>
        <w:spacing w:line="360" w:lineRule="auto"/>
        <w:jc w:val="both"/>
        <w:rPr>
          <w:rFonts w:cstheme="minorHAnsi"/>
          <w:szCs w:val="24"/>
        </w:rPr>
      </w:pPr>
      <w:r w:rsidRPr="00F47277">
        <w:rPr>
          <w:rFonts w:cstheme="minorHAnsi"/>
          <w:szCs w:val="24"/>
        </w:rPr>
        <w:t>Dentro del formulario de creación de una cotización, el sistema debe permitir al usuario ingresar en un campo numérico la cantidad exacta de unidades de materiales requeridos para fabricar el producto solicitado. El sistema debe multiplicar la cantidad numérica ingresada por el costo unitario del material correspondiente, dando el costo total por necesario por material. La suma de los costos totales por cada material debe reflejarse en pantalla bajo el concepto de "Subtotal de Costos" de la cotización actual.</w:t>
      </w:r>
    </w:p>
    <w:p w14:paraId="2012C97F" w14:textId="77777777" w:rsidR="002D16CB" w:rsidRPr="00F47277" w:rsidRDefault="002D16CB" w:rsidP="002D16CB">
      <w:pPr>
        <w:spacing w:line="360" w:lineRule="auto"/>
        <w:jc w:val="both"/>
        <w:rPr>
          <w:rFonts w:cstheme="minorHAnsi"/>
          <w:szCs w:val="24"/>
        </w:rPr>
      </w:pPr>
    </w:p>
    <w:p w14:paraId="2B4EDE13" w14:textId="67EF7789" w:rsidR="00FC28F1" w:rsidRDefault="0D476DC8" w:rsidP="002D16CB">
      <w:pPr>
        <w:pStyle w:val="Ttulo5"/>
      </w:pPr>
      <w:bookmarkStart w:id="77" w:name="_Toc2145076243"/>
      <w:bookmarkStart w:id="78" w:name="_Toc1973720545"/>
      <w:bookmarkStart w:id="79" w:name="_Toc232321675"/>
      <w:r>
        <w:t>RF08 - Ingreso manual de porcentaje de rentabilidad esperado</w:t>
      </w:r>
      <w:bookmarkEnd w:id="77"/>
      <w:bookmarkEnd w:id="78"/>
      <w:bookmarkEnd w:id="79"/>
    </w:p>
    <w:p w14:paraId="1E4CA783" w14:textId="77777777" w:rsidR="002D16CB" w:rsidRPr="002D16CB" w:rsidRDefault="002D16CB" w:rsidP="002D16CB"/>
    <w:p w14:paraId="215A7FDA" w14:textId="46D4A283" w:rsidR="00FC28F1" w:rsidRDefault="00FC28F1" w:rsidP="002D16CB">
      <w:pPr>
        <w:spacing w:line="360" w:lineRule="auto"/>
        <w:jc w:val="both"/>
        <w:rPr>
          <w:rFonts w:cstheme="minorHAnsi"/>
          <w:szCs w:val="24"/>
        </w:rPr>
      </w:pPr>
      <w:r w:rsidRPr="00F47277">
        <w:rPr>
          <w:rFonts w:cstheme="minorHAnsi"/>
          <w:szCs w:val="24"/>
        </w:rPr>
        <w:t>El sistema debe incluir en el formulario de cotización un campo de texto numérico destinado a que el usuario ingrese el margen de ganancia porcentual que se aplicará sobre el proyecto que se está cotizando. Dado este porcentaje el sistema calculará el precio final de la cotización.</w:t>
      </w:r>
    </w:p>
    <w:p w14:paraId="3E2C54F8" w14:textId="77777777" w:rsidR="002D16CB" w:rsidRDefault="002D16CB" w:rsidP="002D16CB">
      <w:pPr>
        <w:spacing w:line="360" w:lineRule="auto"/>
        <w:jc w:val="both"/>
        <w:rPr>
          <w:rFonts w:cstheme="minorHAnsi"/>
          <w:szCs w:val="24"/>
        </w:rPr>
      </w:pPr>
    </w:p>
    <w:p w14:paraId="3EF7AE6B" w14:textId="77777777" w:rsidR="00392F18" w:rsidRPr="00F47277" w:rsidRDefault="00392F18" w:rsidP="002D16CB">
      <w:pPr>
        <w:spacing w:line="360" w:lineRule="auto"/>
        <w:jc w:val="both"/>
        <w:rPr>
          <w:rFonts w:cstheme="minorHAnsi"/>
          <w:szCs w:val="24"/>
        </w:rPr>
      </w:pPr>
    </w:p>
    <w:p w14:paraId="7AFE4BC5" w14:textId="5D4B166C" w:rsidR="00FC28F1" w:rsidRDefault="0D476DC8" w:rsidP="002D16CB">
      <w:pPr>
        <w:pStyle w:val="Ttulo5"/>
      </w:pPr>
      <w:bookmarkStart w:id="80" w:name="_Toc512219201"/>
      <w:bookmarkStart w:id="81" w:name="_Toc2013228857"/>
      <w:bookmarkStart w:id="82" w:name="_Toc232321676"/>
      <w:r>
        <w:lastRenderedPageBreak/>
        <w:t>RF09 - Cálculo del precio de venta sugerido al cliente</w:t>
      </w:r>
      <w:bookmarkEnd w:id="80"/>
      <w:bookmarkEnd w:id="81"/>
      <w:bookmarkEnd w:id="82"/>
    </w:p>
    <w:p w14:paraId="5CE4F86B" w14:textId="77777777" w:rsidR="002D16CB" w:rsidRPr="00F47277" w:rsidRDefault="002D16CB" w:rsidP="002D16CB">
      <w:pPr>
        <w:spacing w:line="360" w:lineRule="auto"/>
        <w:jc w:val="both"/>
        <w:rPr>
          <w:rFonts w:cstheme="minorHAnsi"/>
          <w:szCs w:val="24"/>
        </w:rPr>
      </w:pPr>
    </w:p>
    <w:p w14:paraId="0B2964EC" w14:textId="1759DD85" w:rsidR="00FC28F1" w:rsidRDefault="00FC28F1" w:rsidP="002D16CB">
      <w:pPr>
        <w:spacing w:line="360" w:lineRule="auto"/>
        <w:jc w:val="both"/>
        <w:rPr>
          <w:rFonts w:cstheme="minorHAnsi"/>
          <w:szCs w:val="24"/>
        </w:rPr>
      </w:pPr>
      <w:r w:rsidRPr="00F47277">
        <w:rPr>
          <w:rFonts w:cstheme="minorHAnsi"/>
          <w:szCs w:val="24"/>
        </w:rPr>
        <w:t>Una vez ingresado el subtotal de costos de materiales y el margen de ganancia porcentual esperado, el sistema debe ejecutar una fórmula matemática para determinar el valor final a cobrar. El algoritmo debe tomar el monto del subtotal de costos y dividirlo por el resultado de restar el margen de ganancia expresado en decimales al número uno. El resultado numérico de esta operación se mostrará de forma estática en la interfaz bajo la etiqueta de "Precio de Venta Sugerido", no pudiendo ser editado manualmente.</w:t>
      </w:r>
    </w:p>
    <w:p w14:paraId="613581CD" w14:textId="77777777" w:rsidR="002D16CB" w:rsidRPr="00F47277" w:rsidRDefault="002D16CB" w:rsidP="002D16CB">
      <w:pPr>
        <w:spacing w:line="360" w:lineRule="auto"/>
        <w:jc w:val="both"/>
        <w:rPr>
          <w:rFonts w:cstheme="minorHAnsi"/>
          <w:szCs w:val="24"/>
        </w:rPr>
      </w:pPr>
    </w:p>
    <w:p w14:paraId="0EEB5D32" w14:textId="3202612B" w:rsidR="00FC28F1" w:rsidRDefault="0D476DC8" w:rsidP="002D16CB">
      <w:pPr>
        <w:pStyle w:val="Ttulo5"/>
      </w:pPr>
      <w:bookmarkStart w:id="83" w:name="_Toc1742637652"/>
      <w:bookmarkStart w:id="84" w:name="_Toc424013870"/>
      <w:bookmarkStart w:id="85" w:name="_Toc232321677"/>
      <w:r>
        <w:t>RF10 - Definición obligatoria de fecha de vigencia para la cotización</w:t>
      </w:r>
      <w:bookmarkEnd w:id="83"/>
      <w:bookmarkEnd w:id="84"/>
      <w:bookmarkEnd w:id="85"/>
    </w:p>
    <w:p w14:paraId="312BF525" w14:textId="77777777" w:rsidR="002D16CB" w:rsidRPr="002D16CB" w:rsidRDefault="002D16CB" w:rsidP="002D16CB"/>
    <w:p w14:paraId="7662F3AB" w14:textId="77777777" w:rsidR="00FC28F1" w:rsidRPr="00F47277" w:rsidRDefault="00FC28F1" w:rsidP="00F47277">
      <w:pPr>
        <w:spacing w:line="360" w:lineRule="auto"/>
        <w:jc w:val="both"/>
        <w:rPr>
          <w:rFonts w:cstheme="minorHAnsi"/>
          <w:szCs w:val="24"/>
        </w:rPr>
      </w:pPr>
      <w:r w:rsidRPr="00F47277">
        <w:rPr>
          <w:rFonts w:cstheme="minorHAnsi"/>
          <w:szCs w:val="24"/>
        </w:rPr>
        <w:t>El sistema debe obligar al usuario creador de la cotización a seleccionar en un calendario interactivo una fecha de expiración. Esta fecha establecerá hasta cuándo la empresa respeta el precio ofrecido al cliente. El sistema debe almacenar este dato bajo un formato fecha estándar y no permitirá avanzar a la etapa de aprobación del documento si la fecha ingresada es igual o anterior a la fecha actual registrada en el servidor de la aplicación.</w:t>
      </w:r>
    </w:p>
    <w:p w14:paraId="7A5F71D3" w14:textId="77777777" w:rsidR="002D16CB" w:rsidRDefault="002D16CB" w:rsidP="00F47277">
      <w:pPr>
        <w:spacing w:line="360" w:lineRule="auto"/>
        <w:jc w:val="both"/>
        <w:rPr>
          <w:rFonts w:cstheme="minorHAnsi"/>
          <w:szCs w:val="24"/>
        </w:rPr>
      </w:pPr>
    </w:p>
    <w:p w14:paraId="0C61FDD2" w14:textId="1CC7E0E0" w:rsidR="00FC28F1" w:rsidRDefault="0D476DC8" w:rsidP="002D16CB">
      <w:pPr>
        <w:pStyle w:val="Ttulo5"/>
      </w:pPr>
      <w:bookmarkStart w:id="86" w:name="_Toc847449049"/>
      <w:bookmarkStart w:id="87" w:name="_Toc2113979952"/>
      <w:bookmarkStart w:id="88" w:name="_Toc232321678"/>
      <w:r>
        <w:t>RF11 - Aprobación comercial y bloqueo de edición de la cotización</w:t>
      </w:r>
      <w:bookmarkEnd w:id="86"/>
      <w:bookmarkEnd w:id="87"/>
      <w:bookmarkEnd w:id="88"/>
    </w:p>
    <w:p w14:paraId="21CD9798" w14:textId="77777777" w:rsidR="002D16CB" w:rsidRPr="00F47277" w:rsidRDefault="002D16CB" w:rsidP="002D16CB">
      <w:pPr>
        <w:spacing w:line="360" w:lineRule="auto"/>
        <w:jc w:val="both"/>
        <w:rPr>
          <w:rFonts w:cstheme="minorHAnsi"/>
          <w:szCs w:val="24"/>
        </w:rPr>
      </w:pPr>
    </w:p>
    <w:p w14:paraId="5CAC7C3D" w14:textId="4A7BF144" w:rsidR="00FC28F1" w:rsidRDefault="00FC28F1" w:rsidP="002D16CB">
      <w:pPr>
        <w:spacing w:line="360" w:lineRule="auto"/>
        <w:jc w:val="both"/>
        <w:rPr>
          <w:rFonts w:cstheme="minorHAnsi"/>
          <w:szCs w:val="24"/>
        </w:rPr>
      </w:pPr>
      <w:r w:rsidRPr="00F47277">
        <w:rPr>
          <w:rFonts w:cstheme="minorHAnsi"/>
          <w:szCs w:val="24"/>
        </w:rPr>
        <w:t>El sistema debe poseer un botón de acción que permita modificar el estado interno del documento de cotización desde "En borrador" o "Pendiente" hacia el estado definitivo de "Aprobada". Una vez que el registro cambie a estado "Aprobada", el sistema debe bloquear a nivel de base de datos e interfaz gráfica cualquier intento posterior de modificar los materiales elegidos, los precios calculados, el cliente asociado o el margen de ganancia, garantizando que el documento se convierta en un registro histórico inalterable.</w:t>
      </w:r>
    </w:p>
    <w:p w14:paraId="29C93AB4" w14:textId="77777777" w:rsidR="002D16CB" w:rsidRPr="00F47277" w:rsidRDefault="002D16CB" w:rsidP="002D16CB">
      <w:pPr>
        <w:spacing w:line="360" w:lineRule="auto"/>
        <w:jc w:val="both"/>
        <w:rPr>
          <w:rFonts w:cstheme="minorHAnsi"/>
          <w:szCs w:val="24"/>
        </w:rPr>
      </w:pPr>
    </w:p>
    <w:p w14:paraId="5454482C" w14:textId="356604A1" w:rsidR="00FC28F1" w:rsidRDefault="0D476DC8" w:rsidP="002D16CB">
      <w:pPr>
        <w:pStyle w:val="Ttulo5"/>
      </w:pPr>
      <w:bookmarkStart w:id="89" w:name="_Toc278691017"/>
      <w:bookmarkStart w:id="90" w:name="_Toc546258163"/>
      <w:bookmarkStart w:id="91" w:name="_Toc232321679"/>
      <w:r>
        <w:lastRenderedPageBreak/>
        <w:t>RF12 - Transformación automatizada de cotización a nota de venta oficial</w:t>
      </w:r>
      <w:bookmarkEnd w:id="89"/>
      <w:bookmarkEnd w:id="90"/>
      <w:bookmarkEnd w:id="91"/>
    </w:p>
    <w:p w14:paraId="2D724C8B" w14:textId="77777777" w:rsidR="002D16CB" w:rsidRPr="00F47277" w:rsidRDefault="002D16CB" w:rsidP="002D16CB">
      <w:pPr>
        <w:spacing w:line="360" w:lineRule="auto"/>
        <w:jc w:val="both"/>
        <w:rPr>
          <w:rFonts w:cstheme="minorHAnsi"/>
          <w:szCs w:val="24"/>
        </w:rPr>
      </w:pPr>
    </w:p>
    <w:p w14:paraId="7A1AD38C" w14:textId="5E5E2F1E" w:rsidR="00FC28F1" w:rsidRDefault="00FC28F1" w:rsidP="002D16CB">
      <w:pPr>
        <w:spacing w:line="360" w:lineRule="auto"/>
        <w:jc w:val="both"/>
        <w:rPr>
          <w:rFonts w:cstheme="minorHAnsi"/>
          <w:szCs w:val="24"/>
        </w:rPr>
      </w:pPr>
      <w:r w:rsidRPr="00F47277">
        <w:rPr>
          <w:rFonts w:cstheme="minorHAnsi"/>
          <w:szCs w:val="24"/>
        </w:rPr>
        <w:t>Cuando una cotización modifique su estado a "Aprobada", el sistema debe habilitar una funcionalidad para generar un contrato de venta formal. Al ejecutar esta acción, el sistema creará automáticamente en la base de datos un nuevo registro clasificado como "Nota de Venta". Esta nueva Nota de Venta heredará, copiará y almacenará de forma autónoma todos los datos del cliente, los totales de costos y el precio final de venta que estaban calculados y bloqueados en la cotización de origen, eliminando la necesidad de doble digitación manual por parte del usuario.</w:t>
      </w:r>
    </w:p>
    <w:p w14:paraId="3895DC05" w14:textId="77777777" w:rsidR="002D16CB" w:rsidRPr="00F47277" w:rsidRDefault="002D16CB" w:rsidP="002D16CB">
      <w:pPr>
        <w:spacing w:line="360" w:lineRule="auto"/>
        <w:jc w:val="both"/>
        <w:rPr>
          <w:rFonts w:cstheme="minorHAnsi"/>
          <w:szCs w:val="24"/>
        </w:rPr>
      </w:pPr>
    </w:p>
    <w:p w14:paraId="1A609E7F" w14:textId="3B070F2D" w:rsidR="00FC28F1" w:rsidRDefault="0D476DC8" w:rsidP="002D16CB">
      <w:pPr>
        <w:pStyle w:val="Ttulo5"/>
      </w:pPr>
      <w:bookmarkStart w:id="92" w:name="_Toc1715167282"/>
      <w:bookmarkStart w:id="93" w:name="_Toc522169871"/>
      <w:bookmarkStart w:id="94" w:name="_Toc232321680"/>
      <w:r>
        <w:t>RF13 - Creación manual de nota de venta independiente en moneda local</w:t>
      </w:r>
      <w:bookmarkEnd w:id="92"/>
      <w:bookmarkEnd w:id="93"/>
      <w:bookmarkEnd w:id="94"/>
    </w:p>
    <w:p w14:paraId="35DFDD0C" w14:textId="77777777" w:rsidR="002D16CB" w:rsidRPr="002D16CB" w:rsidRDefault="002D16CB" w:rsidP="002D16CB"/>
    <w:p w14:paraId="1770DB66" w14:textId="02DB5177" w:rsidR="00FC28F1" w:rsidRDefault="00FC28F1" w:rsidP="002D16CB">
      <w:pPr>
        <w:spacing w:line="360" w:lineRule="auto"/>
        <w:jc w:val="both"/>
        <w:rPr>
          <w:rFonts w:cstheme="minorHAnsi"/>
          <w:szCs w:val="24"/>
        </w:rPr>
      </w:pPr>
      <w:r w:rsidRPr="00F47277">
        <w:rPr>
          <w:rFonts w:cstheme="minorHAnsi"/>
          <w:szCs w:val="24"/>
        </w:rPr>
        <w:t>El sistema debe proveer una funcionalidad que permita a los usuarios registrar una Nota de Venta directa sin que exista una cotización previa que la respalde. En este escenario, el sistema requerirá que el usuario ingrese manualmente el monto total bruto a cobrar por el servicio o producto. Por defecto, el sistema procesará y almacenará este valor monetario ingresado asumiendo que está expresado en la moneda de curso legal configurada como moneda base del entorno del sistema, sean pesos chilenos.</w:t>
      </w:r>
    </w:p>
    <w:p w14:paraId="13D1050E" w14:textId="77777777" w:rsidR="002D16CB" w:rsidRPr="00F47277" w:rsidRDefault="002D16CB" w:rsidP="002D16CB">
      <w:pPr>
        <w:spacing w:line="360" w:lineRule="auto"/>
        <w:jc w:val="both"/>
        <w:rPr>
          <w:rFonts w:cstheme="minorHAnsi"/>
          <w:szCs w:val="24"/>
        </w:rPr>
      </w:pPr>
    </w:p>
    <w:p w14:paraId="3E1AC2BF" w14:textId="51ED9815" w:rsidR="00FC28F1" w:rsidRPr="002D16CB" w:rsidRDefault="0D476DC8" w:rsidP="002D16CB">
      <w:pPr>
        <w:pStyle w:val="Ttulo5"/>
      </w:pPr>
      <w:bookmarkStart w:id="95" w:name="_Toc2078693175"/>
      <w:bookmarkStart w:id="96" w:name="_Toc273327877"/>
      <w:bookmarkStart w:id="97" w:name="_Toc232321681"/>
      <w:r>
        <w:t>RF14 - Habilitación de selector de divisa extranjera en nota de venta</w:t>
      </w:r>
      <w:bookmarkEnd w:id="95"/>
      <w:bookmarkEnd w:id="96"/>
      <w:bookmarkEnd w:id="97"/>
    </w:p>
    <w:p w14:paraId="3CEBCB3C" w14:textId="77777777" w:rsidR="002D16CB" w:rsidRDefault="002D16CB" w:rsidP="00F47277">
      <w:pPr>
        <w:spacing w:line="360" w:lineRule="auto"/>
        <w:jc w:val="both"/>
        <w:rPr>
          <w:rFonts w:cstheme="minorHAnsi"/>
          <w:szCs w:val="24"/>
        </w:rPr>
      </w:pPr>
    </w:p>
    <w:p w14:paraId="6175DF78" w14:textId="151AD369" w:rsidR="00FC28F1" w:rsidRDefault="2F5D84B4" w:rsidP="2F5D84B4">
      <w:pPr>
        <w:spacing w:line="360" w:lineRule="auto"/>
        <w:jc w:val="both"/>
      </w:pPr>
      <w:r w:rsidRPr="2F5D84B4">
        <w:t xml:space="preserve">Al momento de registrar una Nota de Venta directa o independiente, el formulario debe presentar un control de selección, sea un menú desplegable, que permita al usuario cambiar la moneda de la transacción desde la moneda local hacia una divisa extranjera, como </w:t>
      </w:r>
      <w:bookmarkStart w:id="98" w:name="_Int_RnLoX36w"/>
      <w:r w:rsidRPr="2F5D84B4">
        <w:t>Dólar</w:t>
      </w:r>
      <w:bookmarkEnd w:id="98"/>
      <w:r w:rsidRPr="2F5D84B4">
        <w:t xml:space="preserve"> o </w:t>
      </w:r>
      <w:bookmarkStart w:id="99" w:name="_Int_SqtAzzJr"/>
      <w:r w:rsidRPr="2F5D84B4">
        <w:t>Euro</w:t>
      </w:r>
      <w:bookmarkEnd w:id="99"/>
      <w:r w:rsidRPr="2F5D84B4">
        <w:t>. Esta funcionalidad es crítica para registrar aquellos contratos corporativos que han sido negociados y cerrados utilizando estándares monetarios internacionales en lugar de la divisa nacional.</w:t>
      </w:r>
    </w:p>
    <w:p w14:paraId="6BAB82BF" w14:textId="77777777" w:rsidR="002D16CB" w:rsidRPr="00F47277" w:rsidRDefault="002D16CB" w:rsidP="002D16CB">
      <w:pPr>
        <w:spacing w:line="360" w:lineRule="auto"/>
        <w:jc w:val="both"/>
        <w:rPr>
          <w:rFonts w:cstheme="minorHAnsi"/>
          <w:szCs w:val="24"/>
        </w:rPr>
      </w:pPr>
    </w:p>
    <w:p w14:paraId="7551A9AA" w14:textId="61EB4AEE" w:rsidR="00FC28F1" w:rsidRDefault="0D476DC8" w:rsidP="002D16CB">
      <w:pPr>
        <w:pStyle w:val="Ttulo5"/>
      </w:pPr>
      <w:bookmarkStart w:id="100" w:name="_Toc1427314502"/>
      <w:bookmarkStart w:id="101" w:name="_Toc900751764"/>
      <w:bookmarkStart w:id="102" w:name="_Toc232321682"/>
      <w:r>
        <w:t>RF15 - Sincronización automatizada del tipo de cambio mediante API del Banco Central</w:t>
      </w:r>
      <w:bookmarkEnd w:id="100"/>
      <w:bookmarkEnd w:id="101"/>
      <w:bookmarkEnd w:id="102"/>
    </w:p>
    <w:p w14:paraId="7C92AAEF" w14:textId="77777777" w:rsidR="002D16CB" w:rsidRPr="002D16CB" w:rsidRDefault="002D16CB" w:rsidP="002D16CB"/>
    <w:p w14:paraId="58E6E10F" w14:textId="4485324D" w:rsidR="00FC28F1" w:rsidRPr="00F47277" w:rsidRDefault="2F5D84B4" w:rsidP="2F5D84B4">
      <w:pPr>
        <w:spacing w:line="360" w:lineRule="auto"/>
        <w:jc w:val="both"/>
        <w:rPr>
          <w:highlight w:val="yellow"/>
        </w:rPr>
      </w:pPr>
      <w:r w:rsidRPr="2F5D84B4">
        <w:t>Si el usuario selecciona una divisa extranjera en el selector de moneda para emitir una Nota de Venta, el sistema debe conectarse automáticamente y en tiempo real a la Interfaz de Programación de Aplicaciones, o nombrada API, oficial pública del Banco Central de Chile.</w:t>
      </w:r>
    </w:p>
    <w:p w14:paraId="2C54E86C" w14:textId="77777777" w:rsidR="00FC28F1" w:rsidRPr="00F47277" w:rsidRDefault="00FC28F1" w:rsidP="00F47277">
      <w:pPr>
        <w:spacing w:line="360" w:lineRule="auto"/>
        <w:jc w:val="both"/>
        <w:rPr>
          <w:rFonts w:cstheme="minorHAnsi"/>
          <w:szCs w:val="24"/>
        </w:rPr>
      </w:pPr>
      <w:r w:rsidRPr="00F47277">
        <w:rPr>
          <w:rFonts w:cstheme="minorHAnsi"/>
          <w:szCs w:val="24"/>
        </w:rPr>
        <w:t xml:space="preserve">El sistema consultará y extraerá de manera autónoma el valor oficial del tipo de cambio diario, como el Dólar Observado o el Euro, frente a la moneda local, correspondiente a la fecha exacta en que se está registrando la transacción. </w:t>
      </w:r>
    </w:p>
    <w:p w14:paraId="586B8884" w14:textId="3B3144BE" w:rsidR="00FC28F1" w:rsidRDefault="00FC28F1" w:rsidP="002D16CB">
      <w:pPr>
        <w:spacing w:line="360" w:lineRule="auto"/>
        <w:jc w:val="both"/>
        <w:rPr>
          <w:rFonts w:cstheme="minorHAnsi"/>
          <w:szCs w:val="24"/>
        </w:rPr>
      </w:pPr>
      <w:r w:rsidRPr="00F47277">
        <w:rPr>
          <w:rFonts w:cstheme="minorHAnsi"/>
          <w:szCs w:val="24"/>
        </w:rPr>
        <w:t>Este valor numérico extraído se cargará en el formulario de la venta de forma automática y quedará bloqueado para edición, garantizando que el cálculo comercial se guíe estrictamente por el indicador económico legal vigente sin posibilidad de intervención o errores de digitación humana.</w:t>
      </w:r>
    </w:p>
    <w:p w14:paraId="2FAF646D" w14:textId="77777777" w:rsidR="002D16CB" w:rsidRPr="00F47277" w:rsidRDefault="002D16CB" w:rsidP="002D16CB">
      <w:pPr>
        <w:spacing w:line="360" w:lineRule="auto"/>
        <w:jc w:val="both"/>
        <w:rPr>
          <w:rFonts w:cstheme="minorHAnsi"/>
          <w:szCs w:val="24"/>
        </w:rPr>
      </w:pPr>
    </w:p>
    <w:p w14:paraId="70868FE2" w14:textId="5AC23CBA" w:rsidR="002D16CB" w:rsidRDefault="00FC28F1" w:rsidP="002D16CB">
      <w:pPr>
        <w:spacing w:line="360" w:lineRule="auto"/>
        <w:jc w:val="both"/>
        <w:rPr>
          <w:rStyle w:val="Ttulo5Car"/>
        </w:rPr>
      </w:pPr>
      <w:r w:rsidRPr="00F47277">
        <w:rPr>
          <w:rFonts w:cstheme="minorHAnsi"/>
          <w:szCs w:val="24"/>
        </w:rPr>
        <w:t>​</w:t>
      </w:r>
      <w:r w:rsidRPr="002D16CB">
        <w:rPr>
          <w:rStyle w:val="Ttulo5Car"/>
        </w:rPr>
        <w:t>RF16 - Conversión matemática automatizada de moneda extranjera a local</w:t>
      </w:r>
    </w:p>
    <w:p w14:paraId="75AB8AF4" w14:textId="77777777" w:rsidR="002D16CB" w:rsidRPr="002D16CB" w:rsidRDefault="002D16CB" w:rsidP="002D16CB">
      <w:pPr>
        <w:spacing w:line="360" w:lineRule="auto"/>
        <w:jc w:val="both"/>
        <w:rPr>
          <w:rFonts w:asciiTheme="majorHAnsi" w:eastAsiaTheme="majorEastAsia" w:hAnsiTheme="majorHAnsi" w:cstheme="majorBidi"/>
          <w:i/>
          <w:iCs/>
          <w:color w:val="333333" w:themeColor="accent2" w:themeShade="80"/>
          <w:szCs w:val="24"/>
        </w:rPr>
      </w:pPr>
    </w:p>
    <w:p w14:paraId="1447BADB" w14:textId="3CA59321" w:rsidR="00FC28F1" w:rsidRDefault="00FC28F1" w:rsidP="002D16CB">
      <w:pPr>
        <w:spacing w:line="360" w:lineRule="auto"/>
        <w:jc w:val="both"/>
        <w:rPr>
          <w:rFonts w:cstheme="minorHAnsi"/>
          <w:szCs w:val="24"/>
        </w:rPr>
      </w:pPr>
      <w:r w:rsidRPr="00F47277">
        <w:rPr>
          <w:rFonts w:cstheme="minorHAnsi"/>
          <w:szCs w:val="24"/>
        </w:rPr>
        <w:t xml:space="preserve">Una vez que el usuario ingresa el monto total bruto de la venta expresado en la divisa extranjera y el sistema extrae de forma autónoma el valor del tipo de cambio oficial del día mediante la conexión externa, el Sistema del software ejecutará en segundo plano una multiplicación aritmética entre ambos valores. El producto matemático resultante de esta operación se almacenará internamente en la base de datos de la plataforma como el equivalente monetario en moneda local de la venta, garantizando de forma absoluta que todos los reportes contables y </w:t>
      </w:r>
      <w:proofErr w:type="spellStart"/>
      <w:r w:rsidRPr="00F47277">
        <w:rPr>
          <w:rFonts w:cstheme="minorHAnsi"/>
          <w:szCs w:val="24"/>
        </w:rPr>
        <w:t>dashboards</w:t>
      </w:r>
      <w:proofErr w:type="spellEnd"/>
      <w:r w:rsidRPr="00F47277">
        <w:rPr>
          <w:rFonts w:cstheme="minorHAnsi"/>
          <w:szCs w:val="24"/>
        </w:rPr>
        <w:t xml:space="preserve"> analíticos posteriores sumen y consoliden los capitales en una única divisa estandarizada.</w:t>
      </w:r>
    </w:p>
    <w:p w14:paraId="1D8BFDD8" w14:textId="77777777" w:rsidR="002D16CB" w:rsidRPr="00F47277" w:rsidRDefault="002D16CB" w:rsidP="002D16CB">
      <w:pPr>
        <w:spacing w:line="360" w:lineRule="auto"/>
        <w:jc w:val="both"/>
        <w:rPr>
          <w:rFonts w:cstheme="minorHAnsi"/>
          <w:szCs w:val="24"/>
        </w:rPr>
      </w:pPr>
    </w:p>
    <w:p w14:paraId="61BF3409" w14:textId="606D9BE4" w:rsidR="00FC28F1" w:rsidRDefault="0D476DC8" w:rsidP="002D16CB">
      <w:pPr>
        <w:pStyle w:val="Ttulo5"/>
      </w:pPr>
      <w:bookmarkStart w:id="103" w:name="_Toc1997088717"/>
      <w:bookmarkStart w:id="104" w:name="_Toc1467269732"/>
      <w:bookmarkStart w:id="105" w:name="_Toc232321683"/>
      <w:r>
        <w:lastRenderedPageBreak/>
        <w:t>RF17 - Cálculo impositivo del Impuesto al Valor Agregado</w:t>
      </w:r>
      <w:bookmarkEnd w:id="103"/>
      <w:bookmarkEnd w:id="104"/>
      <w:bookmarkEnd w:id="105"/>
    </w:p>
    <w:p w14:paraId="410DA238" w14:textId="77777777" w:rsidR="002D16CB" w:rsidRPr="00F47277" w:rsidRDefault="002D16CB" w:rsidP="002D16CB">
      <w:pPr>
        <w:spacing w:line="360" w:lineRule="auto"/>
        <w:jc w:val="both"/>
        <w:rPr>
          <w:rFonts w:cstheme="minorHAnsi"/>
          <w:szCs w:val="24"/>
        </w:rPr>
      </w:pPr>
    </w:p>
    <w:p w14:paraId="435190AD" w14:textId="735EB148" w:rsidR="00FC28F1" w:rsidRDefault="00FC28F1" w:rsidP="002D16CB">
      <w:pPr>
        <w:spacing w:line="360" w:lineRule="auto"/>
        <w:jc w:val="both"/>
        <w:rPr>
          <w:rFonts w:cstheme="minorHAnsi"/>
          <w:szCs w:val="24"/>
        </w:rPr>
      </w:pPr>
      <w:r w:rsidRPr="00F47277">
        <w:rPr>
          <w:rFonts w:cstheme="minorHAnsi"/>
          <w:szCs w:val="24"/>
        </w:rPr>
        <w:t>Cada vez que se genere un registro de Nota de Venta, el sistema tomará el monto neto o base de la transacción y lo multiplicará de manera automática por el factor impositivo legal vigente. El resultado de esta operación se etiquetará en la interfaz gráfica y en la base de datos bajo el concepto de monto de IVA, y se sumará al valor neto original para establecer el valor total bruto que el cliente final deberá desembolsar.</w:t>
      </w:r>
    </w:p>
    <w:p w14:paraId="5A0E5A9E" w14:textId="77777777" w:rsidR="002D16CB" w:rsidRPr="00F47277" w:rsidRDefault="002D16CB" w:rsidP="002D16CB">
      <w:pPr>
        <w:spacing w:line="360" w:lineRule="auto"/>
        <w:jc w:val="both"/>
        <w:rPr>
          <w:rFonts w:cstheme="minorHAnsi"/>
          <w:szCs w:val="24"/>
        </w:rPr>
      </w:pPr>
    </w:p>
    <w:p w14:paraId="39EA4768" w14:textId="68878900" w:rsidR="00FC28F1" w:rsidRDefault="0D476DC8" w:rsidP="002D16CB">
      <w:pPr>
        <w:pStyle w:val="Ttulo5"/>
      </w:pPr>
      <w:bookmarkStart w:id="106" w:name="_Toc720594937"/>
      <w:bookmarkStart w:id="107" w:name="_Toc1383833966"/>
      <w:bookmarkStart w:id="108" w:name="_Toc232321684"/>
      <w:r>
        <w:t>RF18 - Activación de exención de cobro de impuestos por venta especial</w:t>
      </w:r>
      <w:bookmarkEnd w:id="106"/>
      <w:bookmarkEnd w:id="107"/>
      <w:bookmarkEnd w:id="108"/>
    </w:p>
    <w:p w14:paraId="3312F375" w14:textId="77777777" w:rsidR="002D16CB" w:rsidRPr="00F47277" w:rsidRDefault="002D16CB" w:rsidP="002D16CB">
      <w:pPr>
        <w:spacing w:line="360" w:lineRule="auto"/>
        <w:jc w:val="both"/>
        <w:rPr>
          <w:rFonts w:cstheme="minorHAnsi"/>
          <w:szCs w:val="24"/>
        </w:rPr>
      </w:pPr>
    </w:p>
    <w:p w14:paraId="6BC2312D" w14:textId="77777777" w:rsidR="00FC28F1" w:rsidRPr="00F47277" w:rsidRDefault="00FC28F1" w:rsidP="00F47277">
      <w:pPr>
        <w:spacing w:line="360" w:lineRule="auto"/>
        <w:jc w:val="both"/>
        <w:rPr>
          <w:rFonts w:cstheme="minorHAnsi"/>
          <w:szCs w:val="24"/>
        </w:rPr>
      </w:pPr>
      <w:r w:rsidRPr="00F47277">
        <w:rPr>
          <w:rFonts w:cstheme="minorHAnsi"/>
          <w:szCs w:val="24"/>
        </w:rPr>
        <w:t xml:space="preserve">El sistema incorporará en el formulario de la Nota de Venta una casilla de selección explícita denominada "Venta Exenta de Impuestos". Si el usuario marca afirmativamente esta opción, el sistema debe ignorar y anular la regla matemática del cálculo impositivo normal. </w:t>
      </w:r>
    </w:p>
    <w:p w14:paraId="13E587BB" w14:textId="60EA8098" w:rsidR="00FC28F1" w:rsidRDefault="2F5D84B4" w:rsidP="00F47277">
      <w:pPr>
        <w:spacing w:line="360" w:lineRule="auto"/>
        <w:jc w:val="both"/>
      </w:pPr>
      <w:r>
        <w:t>En su lugar, el sistema forzará de manera programática que el monto del Impuesto al Valor Agregado, o con sus siglas IVA, sea exactamente igual a cero, logrando que el valor total a pagar por el cliente sea idéntico al monto neto del producto o servicio transaccionado.</w:t>
      </w:r>
    </w:p>
    <w:p w14:paraId="5DAA321B" w14:textId="3FFA0E82" w:rsidR="7685B612" w:rsidRDefault="7685B612" w:rsidP="7685B612">
      <w:pPr>
        <w:spacing w:line="360" w:lineRule="auto"/>
        <w:jc w:val="both"/>
      </w:pPr>
    </w:p>
    <w:p w14:paraId="07B22304" w14:textId="755270EA" w:rsidR="00FC28F1" w:rsidRDefault="0D476DC8" w:rsidP="002D16CB">
      <w:pPr>
        <w:pStyle w:val="Ttulo5"/>
      </w:pPr>
      <w:bookmarkStart w:id="109" w:name="_Toc1598463215"/>
      <w:bookmarkStart w:id="110" w:name="_Toc1034116900"/>
      <w:bookmarkStart w:id="111" w:name="_Toc232321685"/>
      <w:r>
        <w:t>RF19 - Aplicación manual de descuentos monetarios al valor total de venta</w:t>
      </w:r>
      <w:bookmarkEnd w:id="109"/>
      <w:bookmarkEnd w:id="110"/>
      <w:bookmarkEnd w:id="111"/>
    </w:p>
    <w:p w14:paraId="25F4438A" w14:textId="77777777" w:rsidR="002D16CB" w:rsidRPr="002D16CB" w:rsidRDefault="002D16CB" w:rsidP="002D16CB"/>
    <w:p w14:paraId="57F60FFE" w14:textId="77777777" w:rsidR="00FC28F1" w:rsidRPr="00F47277" w:rsidRDefault="00FC28F1" w:rsidP="00F47277">
      <w:pPr>
        <w:spacing w:line="360" w:lineRule="auto"/>
        <w:jc w:val="both"/>
        <w:rPr>
          <w:rFonts w:cstheme="minorHAnsi"/>
          <w:szCs w:val="24"/>
        </w:rPr>
      </w:pPr>
      <w:r w:rsidRPr="00F47277">
        <w:rPr>
          <w:rFonts w:cstheme="minorHAnsi"/>
          <w:szCs w:val="24"/>
        </w:rPr>
        <w:t xml:space="preserve">El formulario de creación y edición de Notas de Venta debe incorporar una funcionalidad opcional destinada al ingreso de rebajas comerciales sobre el valor total de la transacción. </w:t>
      </w:r>
    </w:p>
    <w:p w14:paraId="15D05E50" w14:textId="77777777" w:rsidR="00FC28F1" w:rsidRPr="00F47277" w:rsidRDefault="00FC28F1" w:rsidP="00F47277">
      <w:pPr>
        <w:spacing w:line="360" w:lineRule="auto"/>
        <w:jc w:val="both"/>
        <w:rPr>
          <w:rFonts w:cstheme="minorHAnsi"/>
          <w:szCs w:val="24"/>
        </w:rPr>
      </w:pPr>
      <w:r w:rsidRPr="00F47277">
        <w:rPr>
          <w:rFonts w:cstheme="minorHAnsi"/>
          <w:szCs w:val="24"/>
        </w:rPr>
        <w:t xml:space="preserve">El sistema debe proveer al usuario un control de selección que obligue a definir la naturaleza de la rebaja: "Monto Fijo" o "Porcentaje". Si el usuario selecciona "Monto Fijo", ingresará una cifra exacta de dinero que el sistema restará de forma absoluta del monto </w:t>
      </w:r>
      <w:r w:rsidRPr="00F47277">
        <w:rPr>
          <w:rFonts w:cstheme="minorHAnsi"/>
          <w:szCs w:val="24"/>
        </w:rPr>
        <w:lastRenderedPageBreak/>
        <w:t xml:space="preserve">bruto. Si el usuario selecciona "Porcentaje", ingresará un valor de cero a cien, y el sistema calculará la proporción equivalente sobre el total para efectuar la resta. </w:t>
      </w:r>
    </w:p>
    <w:p w14:paraId="3935AFE5" w14:textId="6452860E" w:rsidR="00FC28F1" w:rsidRDefault="00FC28F1" w:rsidP="002D16CB">
      <w:pPr>
        <w:spacing w:line="360" w:lineRule="auto"/>
        <w:jc w:val="both"/>
        <w:rPr>
          <w:rFonts w:cstheme="minorHAnsi"/>
          <w:szCs w:val="24"/>
        </w:rPr>
      </w:pPr>
      <w:r w:rsidRPr="00F47277">
        <w:rPr>
          <w:rFonts w:cstheme="minorHAnsi"/>
          <w:szCs w:val="24"/>
        </w:rPr>
        <w:t>En ambos escenarios, el sistema ejecutará la sustracción de forma automática e instantánea, actualizando en la pantalla el nuevo saldo líquido adeudado por el comprador.</w:t>
      </w:r>
    </w:p>
    <w:p w14:paraId="0E91F89D" w14:textId="77777777" w:rsidR="002D16CB" w:rsidRPr="00F47277" w:rsidRDefault="002D16CB" w:rsidP="002D16CB">
      <w:pPr>
        <w:spacing w:line="360" w:lineRule="auto"/>
        <w:jc w:val="both"/>
        <w:rPr>
          <w:rFonts w:cstheme="minorHAnsi"/>
          <w:szCs w:val="24"/>
        </w:rPr>
      </w:pPr>
    </w:p>
    <w:p w14:paraId="19175427" w14:textId="3852785A" w:rsidR="00FC28F1" w:rsidRPr="00F47277" w:rsidRDefault="0D476DC8" w:rsidP="002D16CB">
      <w:pPr>
        <w:pStyle w:val="Ttulo5"/>
      </w:pPr>
      <w:bookmarkStart w:id="112" w:name="_Toc1516542185"/>
      <w:bookmarkStart w:id="113" w:name="_Toc1530738697"/>
      <w:bookmarkStart w:id="114" w:name="_Toc232321686"/>
      <w:r>
        <w:t>RF20 - Validación estricta de credenciales gerenciales para aprobar descuentos</w:t>
      </w:r>
      <w:bookmarkEnd w:id="112"/>
      <w:bookmarkEnd w:id="113"/>
      <w:bookmarkEnd w:id="114"/>
    </w:p>
    <w:p w14:paraId="16E0C303" w14:textId="77777777" w:rsidR="002D16CB" w:rsidRDefault="002D16CB" w:rsidP="00F47277">
      <w:pPr>
        <w:spacing w:line="360" w:lineRule="auto"/>
        <w:jc w:val="both"/>
        <w:rPr>
          <w:rFonts w:cstheme="minorHAnsi"/>
          <w:szCs w:val="24"/>
        </w:rPr>
      </w:pPr>
    </w:p>
    <w:p w14:paraId="2F040D3F" w14:textId="10FB61B9" w:rsidR="00FC28F1" w:rsidRPr="00F47277" w:rsidRDefault="00FC28F1" w:rsidP="00F47277">
      <w:pPr>
        <w:spacing w:line="360" w:lineRule="auto"/>
        <w:jc w:val="both"/>
        <w:rPr>
          <w:rFonts w:cstheme="minorHAnsi"/>
          <w:szCs w:val="24"/>
        </w:rPr>
      </w:pPr>
      <w:r w:rsidRPr="00F47277">
        <w:rPr>
          <w:rFonts w:cstheme="minorHAnsi"/>
          <w:szCs w:val="24"/>
        </w:rPr>
        <w:t xml:space="preserve">Para evitar rebajas de precio no autorizadas que afecten el margen, el sistema debe interceptar cualquier intento de aplicar el descuento monetario detallado previamente. Antes de guardar el cambio en la base de datos, el sistema verificará internamente si la cuenta de usuario que está realizando la operación tiene asignado un rol jerárquico correspondiente a Gerencia o Administrador. </w:t>
      </w:r>
    </w:p>
    <w:p w14:paraId="5BDF69EC" w14:textId="783D9E3E" w:rsidR="00FC28F1" w:rsidRDefault="00FC28F1" w:rsidP="002D16CB">
      <w:pPr>
        <w:spacing w:line="360" w:lineRule="auto"/>
        <w:jc w:val="both"/>
        <w:rPr>
          <w:rFonts w:cstheme="minorHAnsi"/>
          <w:szCs w:val="24"/>
        </w:rPr>
      </w:pPr>
      <w:r w:rsidRPr="00F47277">
        <w:rPr>
          <w:rFonts w:cstheme="minorHAnsi"/>
          <w:szCs w:val="24"/>
        </w:rPr>
        <w:t>Si el rol del usuario no coincide con estos permisos de alto nivel, el sistema rechazará la acción, borrará el descuento ingresado y emitirá un mensaje de error por falta de permisos necesarios.</w:t>
      </w:r>
    </w:p>
    <w:p w14:paraId="75D15A0D" w14:textId="77777777" w:rsidR="002D16CB" w:rsidRPr="00F47277" w:rsidRDefault="002D16CB" w:rsidP="002D16CB">
      <w:pPr>
        <w:spacing w:line="360" w:lineRule="auto"/>
        <w:jc w:val="both"/>
        <w:rPr>
          <w:rFonts w:cstheme="minorHAnsi"/>
          <w:szCs w:val="24"/>
        </w:rPr>
      </w:pPr>
    </w:p>
    <w:p w14:paraId="0FF58B9A" w14:textId="45035709" w:rsidR="00FC28F1" w:rsidRDefault="0D476DC8" w:rsidP="002D16CB">
      <w:pPr>
        <w:pStyle w:val="Ttulo5"/>
      </w:pPr>
      <w:bookmarkStart w:id="115" w:name="_Toc1520695625"/>
      <w:bookmarkStart w:id="116" w:name="_Toc109587547"/>
      <w:bookmarkStart w:id="117" w:name="_Toc232321687"/>
      <w:r>
        <w:t>RF21 - Vinculación de folios de documentos de traslado</w:t>
      </w:r>
      <w:bookmarkEnd w:id="115"/>
      <w:bookmarkEnd w:id="116"/>
      <w:bookmarkEnd w:id="117"/>
    </w:p>
    <w:p w14:paraId="1B15F4CD" w14:textId="77777777" w:rsidR="002D16CB" w:rsidRPr="002D16CB" w:rsidRDefault="002D16CB" w:rsidP="002D16CB"/>
    <w:p w14:paraId="4A0F9A6A" w14:textId="46DA2807" w:rsidR="00FC28F1" w:rsidRDefault="2F5D84B4" w:rsidP="2F5D84B4">
      <w:pPr>
        <w:spacing w:line="360" w:lineRule="auto"/>
        <w:jc w:val="both"/>
      </w:pPr>
      <w:r w:rsidRPr="2F5D84B4">
        <w:t>El sistema debe proveer un campo de texto alfanumérico múltiple asociado al registro interno de cada Nota de Venta, cuyo objetivo exclusivo sea almacenar los números de folio oficiales asignados por el servicio de impuestos internos, o SII, a las Guías de Despacho. Esto permitirá que la administración pueda consultar rápidamente dentro de una Nota de Venta con qué documentos legales específicos se trasladó físicamente la mercancía desde la fábrica hasta las instalaciones del cliente.</w:t>
      </w:r>
    </w:p>
    <w:p w14:paraId="1BBC0B97" w14:textId="77777777" w:rsidR="002D16CB" w:rsidRPr="00F47277" w:rsidRDefault="002D16CB" w:rsidP="002D16CB">
      <w:pPr>
        <w:spacing w:line="360" w:lineRule="auto"/>
        <w:jc w:val="both"/>
        <w:rPr>
          <w:rFonts w:cstheme="minorHAnsi"/>
          <w:szCs w:val="24"/>
        </w:rPr>
      </w:pPr>
    </w:p>
    <w:p w14:paraId="4C8C19AA" w14:textId="79291E6C" w:rsidR="00FC28F1" w:rsidRDefault="0D476DC8" w:rsidP="002D16CB">
      <w:pPr>
        <w:pStyle w:val="Ttulo5"/>
      </w:pPr>
      <w:bookmarkStart w:id="118" w:name="_Toc2109540584"/>
      <w:bookmarkStart w:id="119" w:name="_Toc1355884094"/>
      <w:bookmarkStart w:id="120" w:name="_Toc232321688"/>
      <w:r>
        <w:lastRenderedPageBreak/>
        <w:t>RF22 - Vinculación de folios de documentos tributarios de cobro</w:t>
      </w:r>
      <w:bookmarkEnd w:id="118"/>
      <w:bookmarkEnd w:id="119"/>
      <w:bookmarkEnd w:id="120"/>
    </w:p>
    <w:p w14:paraId="2590D8EC" w14:textId="77777777" w:rsidR="002D16CB" w:rsidRPr="00F47277" w:rsidRDefault="002D16CB" w:rsidP="002D16CB">
      <w:pPr>
        <w:spacing w:line="360" w:lineRule="auto"/>
        <w:jc w:val="both"/>
        <w:rPr>
          <w:rFonts w:cstheme="minorHAnsi"/>
          <w:szCs w:val="24"/>
        </w:rPr>
      </w:pPr>
    </w:p>
    <w:p w14:paraId="56B43451" w14:textId="007A6C75" w:rsidR="00FC28F1" w:rsidRDefault="00FC28F1" w:rsidP="002D16CB">
      <w:pPr>
        <w:spacing w:line="360" w:lineRule="auto"/>
        <w:jc w:val="both"/>
        <w:rPr>
          <w:rFonts w:cstheme="minorHAnsi"/>
          <w:szCs w:val="24"/>
        </w:rPr>
      </w:pPr>
      <w:r w:rsidRPr="00F47277">
        <w:rPr>
          <w:rFonts w:cstheme="minorHAnsi"/>
          <w:szCs w:val="24"/>
        </w:rPr>
        <w:t>Al igual que con los documentos de traslado, el registro de la Nota de Venta debe incluir una sección destinada a la captura de folios tributarios de facturación electrónica. El usuario podrá digitar y guardar uno o varios números correspondientes a las facturas legales emitidas al cliente por esa transacción comercial específica, vinculando así el control interno de gestión de la empresa con la trazabilidad impositiva exigida por la ley.</w:t>
      </w:r>
    </w:p>
    <w:p w14:paraId="485A6364" w14:textId="77777777" w:rsidR="002D16CB" w:rsidRPr="00F47277" w:rsidRDefault="002D16CB" w:rsidP="002D16CB">
      <w:pPr>
        <w:spacing w:line="360" w:lineRule="auto"/>
        <w:jc w:val="both"/>
        <w:rPr>
          <w:rFonts w:cstheme="minorHAnsi"/>
          <w:szCs w:val="24"/>
        </w:rPr>
      </w:pPr>
    </w:p>
    <w:p w14:paraId="11AB2A1D" w14:textId="5571033A" w:rsidR="00FC28F1" w:rsidRDefault="0D476DC8" w:rsidP="002D16CB">
      <w:pPr>
        <w:pStyle w:val="Ttulo5"/>
      </w:pPr>
      <w:bookmarkStart w:id="121" w:name="_Toc1390395173"/>
      <w:bookmarkStart w:id="122" w:name="_Toc202834152"/>
      <w:bookmarkStart w:id="123" w:name="_Toc232321689"/>
      <w:r>
        <w:t>RF23 - Proceso de anulación irreversible de notas de venta y encerramiento</w:t>
      </w:r>
      <w:bookmarkEnd w:id="121"/>
      <w:bookmarkEnd w:id="122"/>
      <w:bookmarkEnd w:id="123"/>
    </w:p>
    <w:p w14:paraId="681AA62D" w14:textId="77777777" w:rsidR="002D16CB" w:rsidRPr="00F47277" w:rsidRDefault="002D16CB" w:rsidP="002D16CB">
      <w:pPr>
        <w:spacing w:line="360" w:lineRule="auto"/>
        <w:jc w:val="both"/>
        <w:rPr>
          <w:rFonts w:cstheme="minorHAnsi"/>
          <w:szCs w:val="24"/>
        </w:rPr>
      </w:pPr>
    </w:p>
    <w:p w14:paraId="6E7B4A56" w14:textId="5BEEE88F" w:rsidR="00FC28F1" w:rsidRPr="00F47277" w:rsidRDefault="2F5D84B4" w:rsidP="2F5D84B4">
      <w:pPr>
        <w:spacing w:line="360" w:lineRule="auto"/>
        <w:jc w:val="both"/>
      </w:pPr>
      <w:r w:rsidRPr="2F5D84B4">
        <w:t xml:space="preserve">El sistema debe incluir un botón de contingencia que permita modificar el estado de una Nota de Venta a "Anulada" en caso de cancelación del contrato comercial. El sistema evaluará el estado tributario del documento antes de proceder: si la Nota de Venta no posee folios de facturación asociados, el sistema procederá con la anulación directa. Sin embargo, si la Nota de Venta ya cuenta con uno o más folios de Facturas Emitidas vinculados 1, según el RF22, el sistema bloqueará la anulación directa y exigirá de manera obligatoria que el usuario ingrese en un campo de texto el número de folio correspondiente a la "Nota de Crédito" oficial emitida ante el Servicio de Impuestos Internos, o SII. </w:t>
      </w:r>
    </w:p>
    <w:p w14:paraId="0ADFC11A" w14:textId="77777777" w:rsidR="00FC28F1" w:rsidRPr="00F47277" w:rsidRDefault="00FC28F1" w:rsidP="00F47277">
      <w:pPr>
        <w:spacing w:line="360" w:lineRule="auto"/>
        <w:jc w:val="both"/>
        <w:rPr>
          <w:rFonts w:cstheme="minorHAnsi"/>
          <w:szCs w:val="24"/>
        </w:rPr>
      </w:pPr>
      <w:r w:rsidRPr="00F47277">
        <w:rPr>
          <w:rFonts w:cstheme="minorHAnsi"/>
          <w:szCs w:val="24"/>
        </w:rPr>
        <w:t xml:space="preserve">Solo tras ingresar este folio de respaldo tributario, el sistema cambiará el estado a "Anulada" y forzará matemáticamente a cero todos los campos relacionados con dinero, sean totales, saldos adeudados e impuestos, impidiendo que la venta fallida siga inflando las proyecciones en los </w:t>
      </w:r>
      <w:proofErr w:type="spellStart"/>
      <w:r w:rsidRPr="00F47277">
        <w:rPr>
          <w:rFonts w:cstheme="minorHAnsi"/>
          <w:szCs w:val="24"/>
        </w:rPr>
        <w:t>dashboards</w:t>
      </w:r>
      <w:proofErr w:type="spellEnd"/>
      <w:r w:rsidRPr="00F47277">
        <w:rPr>
          <w:rFonts w:cstheme="minorHAnsi"/>
          <w:szCs w:val="24"/>
        </w:rPr>
        <w:t xml:space="preserve"> financieros.</w:t>
      </w:r>
    </w:p>
    <w:p w14:paraId="44FFBFA9" w14:textId="77777777" w:rsidR="00FC28F1" w:rsidRDefault="00FC28F1" w:rsidP="00FC28F1">
      <w:pPr>
        <w:spacing w:line="360" w:lineRule="auto"/>
      </w:pPr>
    </w:p>
    <w:p w14:paraId="6E8D8F59" w14:textId="77777777" w:rsidR="00392F18" w:rsidRDefault="00392F18" w:rsidP="00FC28F1">
      <w:pPr>
        <w:spacing w:line="360" w:lineRule="auto"/>
      </w:pPr>
    </w:p>
    <w:p w14:paraId="7B1FB3A9" w14:textId="77777777" w:rsidR="00392F18" w:rsidRPr="00FE5AF5" w:rsidRDefault="00392F18" w:rsidP="00FC28F1">
      <w:pPr>
        <w:spacing w:line="360" w:lineRule="auto"/>
      </w:pPr>
    </w:p>
    <w:p w14:paraId="52C8C30C" w14:textId="412E106A" w:rsidR="009A59C4" w:rsidRDefault="0D476DC8" w:rsidP="009A59C4">
      <w:pPr>
        <w:pStyle w:val="Ttulo3"/>
        <w:numPr>
          <w:ilvl w:val="2"/>
          <w:numId w:val="11"/>
        </w:numPr>
      </w:pPr>
      <w:bookmarkStart w:id="124" w:name="_Toc435661170"/>
      <w:bookmarkStart w:id="125" w:name="_Toc1815063005"/>
      <w:bookmarkStart w:id="126" w:name="_Toc232321690"/>
      <w:bookmarkStart w:id="127" w:name="_Toc232540630"/>
      <w:r>
        <w:lastRenderedPageBreak/>
        <w:t>Requerimientos Funcionales en UR</w:t>
      </w:r>
      <w:bookmarkEnd w:id="124"/>
      <w:bookmarkEnd w:id="125"/>
      <w:bookmarkEnd w:id="126"/>
      <w:bookmarkEnd w:id="127"/>
    </w:p>
    <w:p w14:paraId="4FDC881F" w14:textId="77777777" w:rsidR="009A59C4" w:rsidRPr="009A59C4" w:rsidRDefault="009A59C4" w:rsidP="009A59C4"/>
    <w:p w14:paraId="22BF64F6" w14:textId="0E9F3845" w:rsidR="00FC28F1" w:rsidRPr="009A59C4" w:rsidRDefault="0D476DC8" w:rsidP="0D476DC8">
      <w:pPr>
        <w:pStyle w:val="Descripcin"/>
        <w:rPr>
          <w:color w:val="808080" w:themeColor="background1" w:themeShade="80"/>
        </w:rPr>
      </w:pPr>
      <w:bookmarkStart w:id="128" w:name="_Toc232540733"/>
      <w:r w:rsidRPr="0D476DC8">
        <w:rPr>
          <w:color w:val="808080" w:themeColor="background1" w:themeShade="80"/>
        </w:rPr>
        <w:t xml:space="preserve">Tabla </w:t>
      </w:r>
      <w:r w:rsidR="009A59C4" w:rsidRPr="0D476DC8">
        <w:rPr>
          <w:color w:val="808080" w:themeColor="background1" w:themeShade="80"/>
        </w:rPr>
        <w:fldChar w:fldCharType="begin"/>
      </w:r>
      <w:r w:rsidR="009A59C4" w:rsidRPr="0D476DC8">
        <w:rPr>
          <w:color w:val="808080" w:themeColor="background1" w:themeShade="80"/>
        </w:rPr>
        <w:instrText xml:space="preserve"> STYLEREF 1 \s </w:instrText>
      </w:r>
      <w:r w:rsidR="009A59C4" w:rsidRPr="0D476DC8">
        <w:rPr>
          <w:color w:val="808080" w:themeColor="background1" w:themeShade="80"/>
        </w:rPr>
        <w:fldChar w:fldCharType="separate"/>
      </w:r>
      <w:r w:rsidRPr="0D476DC8">
        <w:rPr>
          <w:noProof/>
          <w:color w:val="808080" w:themeColor="background1" w:themeShade="80"/>
        </w:rPr>
        <w:t>1</w:t>
      </w:r>
      <w:r w:rsidR="009A59C4" w:rsidRPr="0D476DC8">
        <w:rPr>
          <w:color w:val="808080" w:themeColor="background1" w:themeShade="80"/>
        </w:rPr>
        <w:fldChar w:fldCharType="end"/>
      </w:r>
      <w:r w:rsidRPr="0D476DC8">
        <w:rPr>
          <w:color w:val="808080" w:themeColor="background1" w:themeShade="80"/>
        </w:rPr>
        <w:t>.</w:t>
      </w:r>
      <w:r w:rsidR="009A59C4" w:rsidRPr="0D476DC8">
        <w:rPr>
          <w:color w:val="808080" w:themeColor="background1" w:themeShade="80"/>
        </w:rPr>
        <w:fldChar w:fldCharType="begin"/>
      </w:r>
      <w:r w:rsidR="009A59C4" w:rsidRPr="0D476DC8">
        <w:rPr>
          <w:color w:val="808080" w:themeColor="background1" w:themeShade="80"/>
        </w:rPr>
        <w:instrText xml:space="preserve"> SEQ Tabla \* ARABIC \s 1 </w:instrText>
      </w:r>
      <w:r w:rsidR="009A59C4" w:rsidRPr="0D476DC8">
        <w:rPr>
          <w:color w:val="808080" w:themeColor="background1" w:themeShade="80"/>
        </w:rPr>
        <w:fldChar w:fldCharType="separate"/>
      </w:r>
      <w:r w:rsidRPr="0D476DC8">
        <w:rPr>
          <w:noProof/>
          <w:color w:val="808080" w:themeColor="background1" w:themeShade="80"/>
        </w:rPr>
        <w:t>2</w:t>
      </w:r>
      <w:r w:rsidR="009A59C4" w:rsidRPr="0D476DC8">
        <w:rPr>
          <w:color w:val="808080" w:themeColor="background1" w:themeShade="80"/>
        </w:rPr>
        <w:fldChar w:fldCharType="end"/>
      </w:r>
      <w:r w:rsidRPr="0D476DC8">
        <w:rPr>
          <w:color w:val="808080" w:themeColor="background1" w:themeShade="80"/>
        </w:rPr>
        <w:t>: “Tabla de Requerimientos Funcionales en UR bajo el estándar ESA correspondiente al módulo 1 de Requerimientos”.</w:t>
      </w:r>
      <w:bookmarkStart w:id="129" w:name="_heading=h.xh3o36hzw81r"/>
      <w:bookmarkEnd w:id="128"/>
      <w:bookmarkEnd w:id="129"/>
    </w:p>
    <w:tbl>
      <w:tblPr>
        <w:tblW w:w="9357" w:type="dxa"/>
        <w:tblBorders>
          <w:top w:val="nil"/>
          <w:left w:val="nil"/>
          <w:bottom w:val="nil"/>
          <w:right w:val="nil"/>
          <w:insideH w:val="nil"/>
          <w:insideV w:val="nil"/>
        </w:tblBorders>
        <w:tblLayout w:type="fixed"/>
        <w:tblLook w:val="0600" w:firstRow="0" w:lastRow="0" w:firstColumn="0" w:lastColumn="0" w:noHBand="1" w:noVBand="1"/>
      </w:tblPr>
      <w:tblGrid>
        <w:gridCol w:w="437"/>
        <w:gridCol w:w="436"/>
        <w:gridCol w:w="6174"/>
        <w:gridCol w:w="398"/>
        <w:gridCol w:w="398"/>
        <w:gridCol w:w="398"/>
        <w:gridCol w:w="359"/>
        <w:gridCol w:w="359"/>
        <w:gridCol w:w="398"/>
      </w:tblGrid>
      <w:tr w:rsidR="00FC28F1" w:rsidRPr="00FE5AF5" w14:paraId="416DBE10" w14:textId="77777777">
        <w:trPr>
          <w:cantSplit/>
          <w:trHeight w:val="1134"/>
        </w:trPr>
        <w:tc>
          <w:tcPr>
            <w:tcW w:w="437"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2390E392" w14:textId="77777777" w:rsidR="00FC28F1" w:rsidRPr="00FE5AF5" w:rsidRDefault="00FC28F1">
            <w:pPr>
              <w:widowControl w:val="0"/>
            </w:pPr>
          </w:p>
        </w:tc>
        <w:tc>
          <w:tcPr>
            <w:tcW w:w="436"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8772658" w14:textId="77777777" w:rsidR="00FC28F1" w:rsidRPr="00FE5AF5" w:rsidRDefault="00FC28F1">
            <w:pPr>
              <w:widowControl w:val="0"/>
            </w:pPr>
            <w:r w:rsidRPr="00FE5AF5">
              <w:t>ID</w:t>
            </w:r>
          </w:p>
        </w:tc>
        <w:tc>
          <w:tcPr>
            <w:tcW w:w="617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E06AA53" w14:textId="77777777" w:rsidR="00FC28F1" w:rsidRPr="00FE5AF5" w:rsidRDefault="00FC28F1">
            <w:pPr>
              <w:widowControl w:val="0"/>
            </w:pPr>
            <w:r w:rsidRPr="00FE5AF5">
              <w:t>Descripción</w:t>
            </w:r>
          </w:p>
        </w:tc>
        <w:tc>
          <w:tcPr>
            <w:tcW w:w="398"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0C1205F" w14:textId="77777777" w:rsidR="00FC28F1" w:rsidRPr="00FE5AF5" w:rsidRDefault="00FC28F1">
            <w:pPr>
              <w:widowControl w:val="0"/>
              <w:ind w:left="113" w:right="113"/>
            </w:pPr>
            <w:r w:rsidRPr="00FE5AF5">
              <w:t>Necesidad</w:t>
            </w:r>
          </w:p>
        </w:tc>
        <w:tc>
          <w:tcPr>
            <w:tcW w:w="398"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C03BDC5" w14:textId="77777777" w:rsidR="00FC28F1" w:rsidRPr="00FE5AF5" w:rsidRDefault="00FC28F1">
            <w:pPr>
              <w:widowControl w:val="0"/>
              <w:ind w:left="113" w:right="113"/>
            </w:pPr>
            <w:r w:rsidRPr="00FE5AF5">
              <w:t>Prioridad</w:t>
            </w:r>
          </w:p>
        </w:tc>
        <w:tc>
          <w:tcPr>
            <w:tcW w:w="398"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693FF90" w14:textId="77777777" w:rsidR="00FC28F1" w:rsidRPr="00FE5AF5" w:rsidRDefault="00FC28F1">
            <w:pPr>
              <w:widowControl w:val="0"/>
              <w:ind w:left="113" w:right="113"/>
            </w:pPr>
            <w:r w:rsidRPr="00FE5AF5">
              <w:t>Estabilidad</w:t>
            </w:r>
          </w:p>
        </w:tc>
        <w:tc>
          <w:tcPr>
            <w:tcW w:w="359"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6C01EB7" w14:textId="77777777" w:rsidR="00FC28F1" w:rsidRPr="00FE5AF5" w:rsidRDefault="00FC28F1">
            <w:pPr>
              <w:widowControl w:val="0"/>
              <w:ind w:left="113" w:right="113"/>
            </w:pPr>
            <w:r w:rsidRPr="00FE5AF5">
              <w:t>Claridad</w:t>
            </w:r>
          </w:p>
        </w:tc>
        <w:tc>
          <w:tcPr>
            <w:tcW w:w="359"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3671F70" w14:textId="77777777" w:rsidR="00FC28F1" w:rsidRPr="00FE5AF5" w:rsidRDefault="00FC28F1">
            <w:pPr>
              <w:widowControl w:val="0"/>
              <w:ind w:left="113" w:right="113"/>
            </w:pPr>
            <w:r w:rsidRPr="00FE5AF5">
              <w:t>Verificabilidad</w:t>
            </w:r>
          </w:p>
        </w:tc>
        <w:tc>
          <w:tcPr>
            <w:tcW w:w="398"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62DADB5" w14:textId="77777777" w:rsidR="00FC28F1" w:rsidRPr="00FE5AF5" w:rsidRDefault="00FC28F1">
            <w:pPr>
              <w:widowControl w:val="0"/>
              <w:ind w:left="113" w:right="113"/>
            </w:pPr>
            <w:r w:rsidRPr="00FE5AF5">
              <w:t>Fuente</w:t>
            </w:r>
          </w:p>
        </w:tc>
      </w:tr>
      <w:tr w:rsidR="00FC28F1" w:rsidRPr="00FE5AF5" w14:paraId="15734104" w14:textId="77777777">
        <w:trPr>
          <w:trHeight w:val="3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A214654" w14:textId="77777777" w:rsidR="00FC28F1" w:rsidRPr="00FE5AF5" w:rsidRDefault="00FC28F1">
            <w:pPr>
              <w:widowControl w:val="0"/>
            </w:pPr>
            <w:r w:rsidRPr="00FE5AF5">
              <w:t>1.-</w:t>
            </w:r>
          </w:p>
        </w:tc>
        <w:tc>
          <w:tcPr>
            <w:tcW w:w="8921"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93C82D" w14:textId="77777777" w:rsidR="00FC28F1" w:rsidRPr="00FE5AF5" w:rsidRDefault="00FC28F1">
            <w:pPr>
              <w:widowControl w:val="0"/>
            </w:pPr>
            <w:r w:rsidRPr="00FE5AF5">
              <w:t>Integración y Ficha de Clientes</w:t>
            </w:r>
          </w:p>
        </w:tc>
      </w:tr>
      <w:tr w:rsidR="00FC28F1" w:rsidRPr="00FE5AF5" w14:paraId="39F1D939" w14:textId="77777777">
        <w:trPr>
          <w:trHeight w:val="3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191E1B1" w14:textId="77777777" w:rsidR="00FC28F1" w:rsidRPr="00FE5AF5" w:rsidRDefault="00FC28F1">
            <w:pPr>
              <w:widowControl w:val="0"/>
            </w:pPr>
            <w:r w:rsidRPr="00FE5AF5">
              <w:t>UR</w:t>
            </w:r>
          </w:p>
        </w:tc>
        <w:tc>
          <w:tcPr>
            <w:tcW w:w="43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48BEF5C" w14:textId="77777777" w:rsidR="00FC28F1" w:rsidRPr="00FE5AF5" w:rsidRDefault="00FC28F1">
            <w:pPr>
              <w:widowControl w:val="0"/>
            </w:pPr>
            <w:r w:rsidRPr="00FE5AF5">
              <w:t>1.1</w:t>
            </w:r>
          </w:p>
        </w:tc>
        <w:tc>
          <w:tcPr>
            <w:tcW w:w="61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76A6EC6" w14:textId="77777777" w:rsidR="00FC28F1" w:rsidRPr="00FE5AF5" w:rsidRDefault="00FC28F1">
            <w:pPr>
              <w:widowControl w:val="0"/>
            </w:pPr>
            <w:r w:rsidRPr="00FE5AF5">
              <w:t>Extracción y disponibilidad de catálogo de clientes activos</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285268"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EE4DA0"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24D7E8" w14:textId="77777777" w:rsidR="00FC28F1" w:rsidRPr="00FE5AF5" w:rsidRDefault="00FC28F1">
            <w:pPr>
              <w:widowControl w:val="0"/>
              <w:jc w:val="right"/>
            </w:pPr>
            <w:r w:rsidRPr="00FE5AF5">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7B9E86" w14:textId="77777777" w:rsidR="00FC28F1" w:rsidRPr="00FE5AF5" w:rsidRDefault="00FC28F1">
            <w:pPr>
              <w:widowControl w:val="0"/>
              <w:jc w:val="right"/>
            </w:pPr>
            <w:r w:rsidRPr="00FE5AF5">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7D39D8"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20F206" w14:textId="77777777" w:rsidR="00FC28F1" w:rsidRPr="00FE5AF5" w:rsidRDefault="00FC28F1">
            <w:pPr>
              <w:widowControl w:val="0"/>
              <w:jc w:val="right"/>
            </w:pPr>
            <w:r w:rsidRPr="00FE5AF5">
              <w:t>1</w:t>
            </w:r>
          </w:p>
        </w:tc>
      </w:tr>
      <w:tr w:rsidR="00FC28F1" w:rsidRPr="00FE5AF5" w14:paraId="2EEC3F55" w14:textId="77777777">
        <w:trPr>
          <w:trHeight w:val="87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E274217" w14:textId="77777777" w:rsidR="00FC28F1" w:rsidRPr="00FE5AF5" w:rsidRDefault="00FC28F1">
            <w:pPr>
              <w:widowControl w:val="0"/>
            </w:pPr>
          </w:p>
        </w:tc>
        <w:tc>
          <w:tcPr>
            <w:tcW w:w="8921"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31F32CB" w14:textId="77777777" w:rsidR="00FC28F1" w:rsidRPr="00FE5AF5" w:rsidRDefault="00FC28F1">
            <w:pPr>
              <w:widowControl w:val="0"/>
            </w:pPr>
            <w:r w:rsidRPr="00FE5AF5">
              <w:t>Como usuario de finanzas, quiero disponer de un listado actualizado de clientes activos con su información básica para utilizarlos en los procesos de facturación y cobranza.</w:t>
            </w:r>
          </w:p>
        </w:tc>
      </w:tr>
      <w:tr w:rsidR="00FC28F1" w:rsidRPr="00FE5AF5" w14:paraId="1263CFA6" w14:textId="77777777">
        <w:trPr>
          <w:trHeight w:val="3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8467273" w14:textId="77777777" w:rsidR="00FC28F1" w:rsidRPr="00FE5AF5" w:rsidRDefault="00FC28F1">
            <w:pPr>
              <w:widowControl w:val="0"/>
            </w:pPr>
            <w:r w:rsidRPr="00FE5AF5">
              <w:t>UR</w:t>
            </w:r>
          </w:p>
        </w:tc>
        <w:tc>
          <w:tcPr>
            <w:tcW w:w="43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1A18610" w14:textId="77777777" w:rsidR="00FC28F1" w:rsidRPr="00FE5AF5" w:rsidRDefault="00FC28F1">
            <w:pPr>
              <w:widowControl w:val="0"/>
            </w:pPr>
            <w:r w:rsidRPr="00FE5AF5">
              <w:t>1.2</w:t>
            </w:r>
          </w:p>
        </w:tc>
        <w:tc>
          <w:tcPr>
            <w:tcW w:w="61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A0D6F3" w14:textId="77777777" w:rsidR="00FC28F1" w:rsidRPr="00FE5AF5" w:rsidRDefault="00FC28F1">
            <w:pPr>
              <w:widowControl w:val="0"/>
            </w:pPr>
            <w:r w:rsidRPr="00FE5AF5">
              <w:t>Visualización de la ficha financiera e historial del cliente</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62F887"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E526A0"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07A693" w14:textId="77777777" w:rsidR="00FC28F1" w:rsidRPr="00FE5AF5" w:rsidRDefault="00FC28F1">
            <w:pPr>
              <w:widowControl w:val="0"/>
              <w:jc w:val="right"/>
            </w:pPr>
            <w:r w:rsidRPr="00FE5AF5">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8E1A7C" w14:textId="77777777" w:rsidR="00FC28F1" w:rsidRPr="00FE5AF5" w:rsidRDefault="00FC28F1">
            <w:pPr>
              <w:widowControl w:val="0"/>
              <w:jc w:val="right"/>
            </w:pPr>
            <w:r w:rsidRPr="00FE5AF5">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49AF305"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69D6D7" w14:textId="77777777" w:rsidR="00FC28F1" w:rsidRPr="00FE5AF5" w:rsidRDefault="00FC28F1">
            <w:pPr>
              <w:widowControl w:val="0"/>
              <w:jc w:val="right"/>
            </w:pPr>
            <w:r w:rsidRPr="00FE5AF5">
              <w:t>1</w:t>
            </w:r>
          </w:p>
        </w:tc>
      </w:tr>
      <w:tr w:rsidR="00FC28F1" w:rsidRPr="00FE5AF5" w14:paraId="5BDA1A84" w14:textId="77777777">
        <w:trPr>
          <w:trHeight w:val="9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A21C91B" w14:textId="77777777" w:rsidR="00FC28F1" w:rsidRPr="00FE5AF5" w:rsidRDefault="00FC28F1">
            <w:pPr>
              <w:widowControl w:val="0"/>
            </w:pPr>
          </w:p>
        </w:tc>
        <w:tc>
          <w:tcPr>
            <w:tcW w:w="8921"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1D2CD452" w14:textId="77777777" w:rsidR="00FC28F1" w:rsidRPr="00FE5AF5" w:rsidRDefault="00FC28F1">
            <w:pPr>
              <w:widowControl w:val="0"/>
            </w:pPr>
            <w:r w:rsidRPr="00FE5AF5">
              <w:t>Como usuario de finanzas, quiero visualizar la ficha financiera de un cliente con su historial de ventas y pagos sin posibilidad de edición para evaluar su comportamiento de pago y estado de deuda.</w:t>
            </w:r>
          </w:p>
        </w:tc>
      </w:tr>
      <w:tr w:rsidR="00FC28F1" w:rsidRPr="00FE5AF5" w14:paraId="75D7E6F1" w14:textId="77777777">
        <w:trPr>
          <w:trHeight w:val="3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93813CA" w14:textId="77777777" w:rsidR="00FC28F1" w:rsidRPr="00FE5AF5" w:rsidRDefault="00FC28F1">
            <w:pPr>
              <w:widowControl w:val="0"/>
            </w:pPr>
            <w:r w:rsidRPr="00FE5AF5">
              <w:t>UR</w:t>
            </w:r>
          </w:p>
        </w:tc>
        <w:tc>
          <w:tcPr>
            <w:tcW w:w="43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5C246B" w14:textId="77777777" w:rsidR="00FC28F1" w:rsidRPr="00FE5AF5" w:rsidRDefault="00FC28F1">
            <w:pPr>
              <w:widowControl w:val="0"/>
            </w:pPr>
            <w:r w:rsidRPr="00FE5AF5">
              <w:t>1.3</w:t>
            </w:r>
          </w:p>
        </w:tc>
        <w:tc>
          <w:tcPr>
            <w:tcW w:w="61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4EDF644" w14:textId="77777777" w:rsidR="00FC28F1" w:rsidRPr="00FE5AF5" w:rsidRDefault="00FC28F1">
            <w:pPr>
              <w:widowControl w:val="0"/>
            </w:pPr>
            <w:r w:rsidRPr="00FE5AF5">
              <w:t>Búsqueda de clientes por coincidencias de texto</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0D3691"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F3246D"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C95BF1" w14:textId="77777777" w:rsidR="00FC28F1" w:rsidRPr="00FE5AF5" w:rsidRDefault="00FC28F1">
            <w:pPr>
              <w:widowControl w:val="0"/>
              <w:jc w:val="right"/>
            </w:pPr>
            <w:r w:rsidRPr="00FE5AF5">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ED8E737" w14:textId="77777777" w:rsidR="00FC28F1" w:rsidRPr="00FE5AF5" w:rsidRDefault="00FC28F1">
            <w:pPr>
              <w:widowControl w:val="0"/>
              <w:jc w:val="right"/>
            </w:pPr>
            <w:r w:rsidRPr="00FE5AF5">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2B31CC"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E225306" w14:textId="77777777" w:rsidR="00FC28F1" w:rsidRPr="00FE5AF5" w:rsidRDefault="00FC28F1">
            <w:pPr>
              <w:widowControl w:val="0"/>
              <w:jc w:val="right"/>
            </w:pPr>
            <w:r w:rsidRPr="00FE5AF5">
              <w:t>1</w:t>
            </w:r>
          </w:p>
        </w:tc>
      </w:tr>
      <w:tr w:rsidR="00FC28F1" w:rsidRPr="00FE5AF5" w14:paraId="71B63670" w14:textId="77777777">
        <w:trPr>
          <w:trHeight w:val="69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6C39C9D" w14:textId="77777777" w:rsidR="00FC28F1" w:rsidRPr="00FE5AF5" w:rsidRDefault="00FC28F1">
            <w:pPr>
              <w:widowControl w:val="0"/>
            </w:pPr>
          </w:p>
        </w:tc>
        <w:tc>
          <w:tcPr>
            <w:tcW w:w="8921"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495C36FC" w14:textId="77777777" w:rsidR="00FC28F1" w:rsidRPr="00FE5AF5" w:rsidRDefault="00FC28F1">
            <w:pPr>
              <w:widowControl w:val="0"/>
            </w:pPr>
            <w:r w:rsidRPr="00FE5AF5">
              <w:t>Como usuario de finanzas, quiero buscar clientes por RUT o razón social mediante coincidencias de texto para encontrarlos rápidamente dentro del sistema.</w:t>
            </w:r>
          </w:p>
        </w:tc>
      </w:tr>
      <w:tr w:rsidR="00FC28F1" w:rsidRPr="00FE5AF5" w14:paraId="3AB1C8DA" w14:textId="77777777">
        <w:trPr>
          <w:trHeight w:val="3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6535F2B" w14:textId="77777777" w:rsidR="00FC28F1" w:rsidRPr="00FE5AF5" w:rsidRDefault="00FC28F1">
            <w:pPr>
              <w:widowControl w:val="0"/>
            </w:pPr>
            <w:r w:rsidRPr="00FE5AF5">
              <w:t>UR</w:t>
            </w:r>
          </w:p>
        </w:tc>
        <w:tc>
          <w:tcPr>
            <w:tcW w:w="43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76F7D1" w14:textId="77777777" w:rsidR="00FC28F1" w:rsidRPr="00FE5AF5" w:rsidRDefault="00FC28F1">
            <w:pPr>
              <w:widowControl w:val="0"/>
            </w:pPr>
            <w:r w:rsidRPr="00FE5AF5">
              <w:t>1.4</w:t>
            </w:r>
          </w:p>
        </w:tc>
        <w:tc>
          <w:tcPr>
            <w:tcW w:w="61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A0E0F3A" w14:textId="77777777" w:rsidR="00FC28F1" w:rsidRPr="00FE5AF5" w:rsidRDefault="00FC28F1">
            <w:pPr>
              <w:widowControl w:val="0"/>
            </w:pPr>
            <w:r w:rsidRPr="00FE5AF5">
              <w:t>Filtrado de clientes con saldos deudores</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6AF91C"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E3AD98"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B8774F6" w14:textId="77777777" w:rsidR="00FC28F1" w:rsidRPr="00FE5AF5" w:rsidRDefault="00FC28F1">
            <w:pPr>
              <w:widowControl w:val="0"/>
              <w:jc w:val="right"/>
            </w:pPr>
            <w:r w:rsidRPr="00FE5AF5">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69EEBEB" w14:textId="77777777" w:rsidR="00FC28F1" w:rsidRPr="00FE5AF5" w:rsidRDefault="00FC28F1">
            <w:pPr>
              <w:widowControl w:val="0"/>
              <w:jc w:val="right"/>
            </w:pPr>
            <w:r w:rsidRPr="00FE5AF5">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9CD5516" w14:textId="77777777" w:rsidR="00FC28F1" w:rsidRPr="00FE5AF5" w:rsidRDefault="00FC28F1">
            <w:pPr>
              <w:widowControl w:val="0"/>
              <w:jc w:val="right"/>
            </w:pPr>
            <w:r w:rsidRPr="00FE5AF5">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46081C" w14:textId="77777777" w:rsidR="00FC28F1" w:rsidRPr="00FE5AF5" w:rsidRDefault="00FC28F1">
            <w:pPr>
              <w:widowControl w:val="0"/>
              <w:jc w:val="right"/>
            </w:pPr>
            <w:r w:rsidRPr="00FE5AF5">
              <w:t>1</w:t>
            </w:r>
          </w:p>
        </w:tc>
      </w:tr>
      <w:tr w:rsidR="00FC28F1" w:rsidRPr="00FE5AF5" w14:paraId="590DE2DD" w14:textId="77777777">
        <w:trPr>
          <w:trHeight w:val="585"/>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1733341" w14:textId="77777777" w:rsidR="00FC28F1" w:rsidRPr="00FE5AF5" w:rsidRDefault="00FC28F1">
            <w:pPr>
              <w:widowControl w:val="0"/>
            </w:pPr>
          </w:p>
        </w:tc>
        <w:tc>
          <w:tcPr>
            <w:tcW w:w="8921"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4B821935" w14:textId="77777777" w:rsidR="00FC28F1" w:rsidRPr="00FE5AF5" w:rsidRDefault="00FC28F1">
            <w:pPr>
              <w:widowControl w:val="0"/>
            </w:pPr>
            <w:r w:rsidRPr="00FE5AF5">
              <w:t xml:space="preserve">Como usuario de finanzas, quiero filtrar clientes que presenten saldos pendientes </w:t>
            </w:r>
            <w:r w:rsidRPr="00FE5AF5">
              <w:lastRenderedPageBreak/>
              <w:t>para identificar y gestionar a los clientes morosos.</w:t>
            </w:r>
          </w:p>
        </w:tc>
      </w:tr>
    </w:tbl>
    <w:p w14:paraId="04C5259C" w14:textId="77777777" w:rsidR="00FC28F1" w:rsidRPr="007F2DB8" w:rsidRDefault="00FC28F1" w:rsidP="00FC28F1">
      <w:pPr>
        <w:rPr>
          <w:color w:val="808080" w:themeColor="background1" w:themeShade="80"/>
          <w:sz w:val="18"/>
          <w:szCs w:val="18"/>
        </w:rPr>
      </w:pPr>
    </w:p>
    <w:p w14:paraId="1A4085AD" w14:textId="7C981CDB" w:rsidR="00FC28F1" w:rsidRPr="00396782" w:rsidRDefault="0D476DC8" w:rsidP="00396782">
      <w:pPr>
        <w:pStyle w:val="Descripcin"/>
      </w:pPr>
      <w:bookmarkStart w:id="130" w:name="_heading=h.v5i9n77kfqpt"/>
      <w:bookmarkStart w:id="131" w:name="_Toc232540734"/>
      <w:bookmarkEnd w:id="130"/>
      <w:r>
        <w:t xml:space="preserve">Tabla </w:t>
      </w:r>
      <w:r w:rsidR="007F2DB8">
        <w:fldChar w:fldCharType="begin"/>
      </w:r>
      <w:r w:rsidR="007F2DB8">
        <w:instrText xml:space="preserve"> STYLEREF 1 \s </w:instrText>
      </w:r>
      <w:r w:rsidR="007F2DB8">
        <w:fldChar w:fldCharType="separate"/>
      </w:r>
      <w:r w:rsidRPr="0D476DC8">
        <w:rPr>
          <w:noProof/>
        </w:rPr>
        <w:t>1</w:t>
      </w:r>
      <w:r w:rsidR="007F2DB8">
        <w:fldChar w:fldCharType="end"/>
      </w:r>
      <w:r>
        <w:t>.</w:t>
      </w:r>
      <w:r w:rsidR="007F2DB8">
        <w:fldChar w:fldCharType="begin"/>
      </w:r>
      <w:r w:rsidR="007F2DB8">
        <w:instrText xml:space="preserve"> SEQ Tabla \* ARABIC \s 1 </w:instrText>
      </w:r>
      <w:r w:rsidR="007F2DB8">
        <w:fldChar w:fldCharType="separate"/>
      </w:r>
      <w:r w:rsidRPr="0D476DC8">
        <w:rPr>
          <w:noProof/>
        </w:rPr>
        <w:t>3</w:t>
      </w:r>
      <w:r w:rsidR="007F2DB8">
        <w:fldChar w:fldCharType="end"/>
      </w:r>
      <w:r>
        <w:t>: “Tabla de Requerimientos Funcionales en UR bajo el estándar ESA correspondiente al módulo 2 de Requerimientos”.</w:t>
      </w:r>
      <w:bookmarkEnd w:id="131"/>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FC28F1" w:rsidRPr="00FE5AF5" w14:paraId="31153FD6" w14:textId="77777777" w:rsidTr="2F5D84B4">
        <w:trPr>
          <w:cantSplit/>
          <w:trHeight w:val="1134"/>
        </w:trPr>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854F392" w14:textId="77777777" w:rsidR="00FC28F1" w:rsidRPr="00FE5AF5" w:rsidRDefault="00FC28F1">
            <w:pPr>
              <w:widowControl w:val="0"/>
            </w:pPr>
          </w:p>
        </w:tc>
        <w:tc>
          <w:tcPr>
            <w:tcW w:w="6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110AF2" w14:textId="77777777" w:rsidR="00FC28F1" w:rsidRPr="00FE5AF5" w:rsidRDefault="00FC28F1">
            <w:pPr>
              <w:widowControl w:val="0"/>
            </w:pPr>
            <w:r w:rsidRPr="00FE5AF5">
              <w:t>ID</w:t>
            </w:r>
          </w:p>
        </w:tc>
        <w:tc>
          <w:tcPr>
            <w:tcW w:w="634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EDDB6C3" w14:textId="77777777" w:rsidR="00FC28F1" w:rsidRPr="00FE5AF5" w:rsidRDefault="00FC28F1">
            <w:pPr>
              <w:widowControl w:val="0"/>
            </w:pPr>
            <w:r w:rsidRPr="00FE5AF5">
              <w:t>Descripción</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AB9304D" w14:textId="77777777" w:rsidR="00FC28F1" w:rsidRPr="00FE5AF5" w:rsidRDefault="00FC28F1">
            <w:pPr>
              <w:widowControl w:val="0"/>
              <w:ind w:left="113" w:right="113"/>
            </w:pPr>
            <w:r w:rsidRPr="00FE5AF5">
              <w:t>Necesidad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D7EF588" w14:textId="77777777" w:rsidR="00FC28F1" w:rsidRPr="00FE5AF5" w:rsidRDefault="00FC28F1">
            <w:pPr>
              <w:widowControl w:val="0"/>
              <w:ind w:left="113" w:right="113"/>
            </w:pPr>
            <w:r w:rsidRPr="00FE5AF5">
              <w:t>Prioridad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A9E2A1C" w14:textId="77777777" w:rsidR="00FC28F1" w:rsidRPr="00FE5AF5" w:rsidRDefault="00FC28F1">
            <w:pPr>
              <w:widowControl w:val="0"/>
              <w:ind w:left="113" w:right="113"/>
            </w:pPr>
            <w:r w:rsidRPr="00FE5AF5">
              <w:t>Estabilidad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0C26DDC" w14:textId="77777777" w:rsidR="00FC28F1" w:rsidRPr="00FE5AF5" w:rsidRDefault="00FC28F1">
            <w:pPr>
              <w:widowControl w:val="0"/>
              <w:ind w:left="113" w:right="113"/>
            </w:pPr>
            <w:r w:rsidRPr="00FE5AF5">
              <w:t>Claridad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DFD43CC" w14:textId="77777777" w:rsidR="00FC28F1" w:rsidRPr="00FE5AF5" w:rsidRDefault="00FC28F1">
            <w:pPr>
              <w:widowControl w:val="0"/>
              <w:ind w:left="113" w:right="113"/>
            </w:pPr>
            <w:r w:rsidRPr="00FE5AF5">
              <w:t>Verificabilidad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81ECFC3" w14:textId="77777777" w:rsidR="00FC28F1" w:rsidRPr="00FE5AF5" w:rsidRDefault="00FC28F1">
            <w:pPr>
              <w:widowControl w:val="0"/>
              <w:ind w:left="113" w:right="113"/>
            </w:pPr>
            <w:r w:rsidRPr="00FE5AF5">
              <w:t>Fuente</w:t>
            </w:r>
          </w:p>
        </w:tc>
      </w:tr>
      <w:tr w:rsidR="00FC28F1" w:rsidRPr="00FE5AF5" w14:paraId="7F31182E" w14:textId="77777777" w:rsidTr="2F5D84B4">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73EBFF9" w14:textId="77777777" w:rsidR="00FC28F1" w:rsidRPr="00FE5AF5" w:rsidRDefault="00FC28F1">
            <w:pPr>
              <w:widowControl w:val="0"/>
            </w:pPr>
            <w:r w:rsidRPr="00FE5AF5">
              <w:t>2.-</w:t>
            </w: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D577505" w14:textId="77777777" w:rsidR="00FC28F1" w:rsidRPr="00FE5AF5" w:rsidRDefault="00FC28F1">
            <w:pPr>
              <w:widowControl w:val="0"/>
            </w:pPr>
            <w:r w:rsidRPr="00FE5AF5">
              <w:t>Cotizaciones y Notas de Venta</w:t>
            </w:r>
          </w:p>
        </w:tc>
      </w:tr>
      <w:tr w:rsidR="00FC28F1" w:rsidRPr="00FE5AF5" w14:paraId="1A931E57" w14:textId="77777777" w:rsidTr="2F5D84B4">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97994F9"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854DC76" w14:textId="77777777" w:rsidR="00FC28F1" w:rsidRPr="00FE5AF5" w:rsidRDefault="00FC28F1">
            <w:pPr>
              <w:widowControl w:val="0"/>
            </w:pPr>
            <w:r w:rsidRPr="00FE5AF5">
              <w:t>2.1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A9A8A10" w14:textId="77777777" w:rsidR="00FC28F1" w:rsidRPr="00FE5AF5" w:rsidRDefault="00FC28F1">
            <w:pPr>
              <w:widowControl w:val="0"/>
            </w:pPr>
            <w:r w:rsidRPr="00FE5AF5">
              <w:t>Creación de cotización con vinculación obligatoria a cliente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5AF5092"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1B2B2D4"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8334EC"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7922DA2"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DED68E8"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7DE69F2" w14:textId="77777777" w:rsidR="00FC28F1" w:rsidRPr="00FE5AF5" w:rsidRDefault="00FC28F1">
            <w:pPr>
              <w:widowControl w:val="0"/>
              <w:jc w:val="right"/>
            </w:pPr>
            <w:r w:rsidRPr="00FE5AF5">
              <w:t>1</w:t>
            </w:r>
          </w:p>
        </w:tc>
      </w:tr>
      <w:tr w:rsidR="00FC28F1" w:rsidRPr="00FE5AF5" w14:paraId="35670ED3" w14:textId="77777777" w:rsidTr="2F5D84B4">
        <w:trPr>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8FFB6A4"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50E6C8C" w14:textId="77777777" w:rsidR="00FC28F1" w:rsidRPr="00FE5AF5" w:rsidRDefault="00FC28F1">
            <w:pPr>
              <w:widowControl w:val="0"/>
            </w:pPr>
            <w:r w:rsidRPr="00FE5AF5">
              <w:t>Como usuario de finanzas, quiero crear una cotización asociándola obligatoriamente a un cliente activo para asegurar que toda cotización esté correctamente vinculada y pueda ser utilizada en procesos comerciales.</w:t>
            </w:r>
          </w:p>
        </w:tc>
      </w:tr>
      <w:tr w:rsidR="00FC28F1" w:rsidRPr="00FE5AF5" w14:paraId="124DC5FF" w14:textId="77777777" w:rsidTr="2F5D84B4">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DB097EF"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AC17927" w14:textId="77777777" w:rsidR="00FC28F1" w:rsidRPr="00FE5AF5" w:rsidRDefault="00FC28F1">
            <w:pPr>
              <w:widowControl w:val="0"/>
            </w:pPr>
            <w:r w:rsidRPr="00FE5AF5">
              <w:t>2.2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B519207" w14:textId="77777777" w:rsidR="00FC28F1" w:rsidRPr="00FE5AF5" w:rsidRDefault="00FC28F1">
            <w:pPr>
              <w:widowControl w:val="0"/>
            </w:pPr>
            <w:r w:rsidRPr="00FE5AF5">
              <w:t>Integración de lectura de costos de materiales de inventario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35BED9C"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B7560F"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C6D55DD"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83E603"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41BDC21"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BD8AC11" w14:textId="77777777" w:rsidR="00FC28F1" w:rsidRPr="00FE5AF5" w:rsidRDefault="00FC28F1">
            <w:pPr>
              <w:widowControl w:val="0"/>
              <w:jc w:val="right"/>
            </w:pPr>
            <w:r w:rsidRPr="00FE5AF5">
              <w:t>1</w:t>
            </w:r>
          </w:p>
        </w:tc>
      </w:tr>
      <w:tr w:rsidR="00FC28F1" w:rsidRPr="00FE5AF5" w14:paraId="321499D8" w14:textId="77777777" w:rsidTr="2F5D84B4">
        <w:trPr>
          <w:trHeight w:val="85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CB1757E"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tcPr>
          <w:p w14:paraId="4EF542E8" w14:textId="77777777" w:rsidR="00FC28F1" w:rsidRPr="00FE5AF5" w:rsidRDefault="00FC28F1">
            <w:pPr>
              <w:widowControl w:val="0"/>
            </w:pPr>
            <w:r w:rsidRPr="00FE5AF5">
              <w:t>Como sistema de finanzas, quiero obtener los costos actualizados de materiales desde el módulo de inventario en modo de solo lectura para calcular cotizaciones utilizando información confiable sin alterar los datos de inventario.</w:t>
            </w:r>
          </w:p>
        </w:tc>
      </w:tr>
      <w:tr w:rsidR="00FC28F1" w:rsidRPr="00FE5AF5" w14:paraId="74801BB1" w14:textId="77777777" w:rsidTr="2F5D84B4">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B5ECBF5"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EC363B3" w14:textId="77777777" w:rsidR="00FC28F1" w:rsidRPr="00FE5AF5" w:rsidRDefault="00FC28F1">
            <w:pPr>
              <w:widowControl w:val="0"/>
            </w:pPr>
            <w:r w:rsidRPr="00FE5AF5">
              <w:t>2.3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D4A0DF" w14:textId="77777777" w:rsidR="00FC28F1" w:rsidRPr="00FE5AF5" w:rsidRDefault="00FC28F1">
            <w:pPr>
              <w:widowControl w:val="0"/>
            </w:pPr>
            <w:r w:rsidRPr="00FE5AF5">
              <w:t>Cálculo automatizado de subtotal de costos por materiales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02C527E"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65908E"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66756D4" w14:textId="77777777" w:rsidR="00FC28F1" w:rsidRPr="00FE5AF5" w:rsidRDefault="00FC28F1">
            <w:pPr>
              <w:widowControl w:val="0"/>
              <w:jc w:val="right"/>
            </w:pPr>
            <w:r w:rsidRPr="00FE5AF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57AC22F"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1783D46"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CD362C0" w14:textId="77777777" w:rsidR="00FC28F1" w:rsidRPr="00FE5AF5" w:rsidRDefault="00FC28F1">
            <w:pPr>
              <w:widowControl w:val="0"/>
              <w:jc w:val="right"/>
            </w:pPr>
            <w:r w:rsidRPr="00FE5AF5">
              <w:t>1</w:t>
            </w:r>
          </w:p>
        </w:tc>
      </w:tr>
      <w:tr w:rsidR="00FC28F1" w:rsidRPr="00FE5AF5" w14:paraId="31333298" w14:textId="77777777" w:rsidTr="2F5D84B4">
        <w:trPr>
          <w:trHeight w:val="87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1B33B20"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3F03523" w14:textId="77777777" w:rsidR="00FC28F1" w:rsidRPr="00FE5AF5" w:rsidRDefault="00FC28F1">
            <w:pPr>
              <w:widowControl w:val="0"/>
            </w:pPr>
            <w:r w:rsidRPr="00FE5AF5">
              <w:t>Como usuario de finanzas, quiero ingresar cantidades de materiales y que el sistema calcule automáticamente el subtotal de costos para determinar el costo total de producción de la cotización.</w:t>
            </w:r>
          </w:p>
        </w:tc>
      </w:tr>
      <w:tr w:rsidR="00FC28F1" w:rsidRPr="00FE5AF5" w14:paraId="5A045516" w14:textId="77777777" w:rsidTr="2F5D84B4">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428B183" w14:textId="77777777" w:rsidR="00FC28F1" w:rsidRPr="00FE5AF5" w:rsidRDefault="00FC28F1">
            <w:pPr>
              <w:widowControl w:val="0"/>
            </w:pPr>
            <w:r w:rsidRPr="00FE5AF5">
              <w:lastRenderedPageBreak/>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2E9C38" w14:textId="77777777" w:rsidR="00FC28F1" w:rsidRPr="00FE5AF5" w:rsidRDefault="00FC28F1">
            <w:pPr>
              <w:widowControl w:val="0"/>
            </w:pPr>
            <w:r w:rsidRPr="00FE5AF5">
              <w:t>2.4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F2C01F0" w14:textId="77777777" w:rsidR="00FC28F1" w:rsidRPr="00FE5AF5" w:rsidRDefault="00FC28F1">
            <w:pPr>
              <w:widowControl w:val="0"/>
            </w:pPr>
            <w:r w:rsidRPr="00FE5AF5">
              <w:t>Ingreso manual de porcentaje de rentabilidad esperado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5315C0"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C763E1D"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39D6CB"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8F2181E"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A93FFBB"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AC671B0" w14:textId="77777777" w:rsidR="00FC28F1" w:rsidRPr="00FE5AF5" w:rsidRDefault="00FC28F1">
            <w:pPr>
              <w:widowControl w:val="0"/>
              <w:jc w:val="right"/>
            </w:pPr>
            <w:r w:rsidRPr="00FE5AF5">
              <w:t>1</w:t>
            </w:r>
          </w:p>
        </w:tc>
      </w:tr>
      <w:tr w:rsidR="00FC28F1" w:rsidRPr="00FE5AF5" w14:paraId="6C0FC025" w14:textId="77777777" w:rsidTr="2F5D84B4">
        <w:trPr>
          <w:trHeight w:val="6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3411969"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378CAFB" w14:textId="77777777" w:rsidR="00FC28F1" w:rsidRPr="00FE5AF5" w:rsidRDefault="00FC28F1">
            <w:pPr>
              <w:widowControl w:val="0"/>
            </w:pPr>
            <w:r w:rsidRPr="00FE5AF5">
              <w:t>Como usuario de finanzas, quiero ingresar el porcentaje de rentabilidad esperado para que el sistema calcule el precio final de la cotización.</w:t>
            </w:r>
          </w:p>
        </w:tc>
      </w:tr>
      <w:tr w:rsidR="00FC28F1" w:rsidRPr="00FE5AF5" w14:paraId="39D65DDB" w14:textId="77777777" w:rsidTr="2F5D84B4">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34B37CA"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7A80D08" w14:textId="77777777" w:rsidR="00FC28F1" w:rsidRPr="00FE5AF5" w:rsidRDefault="00FC28F1">
            <w:pPr>
              <w:widowControl w:val="0"/>
            </w:pPr>
            <w:r w:rsidRPr="00FE5AF5">
              <w:t>2.5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508E524" w14:textId="77777777" w:rsidR="00FC28F1" w:rsidRPr="00FE5AF5" w:rsidRDefault="00FC28F1">
            <w:pPr>
              <w:widowControl w:val="0"/>
            </w:pPr>
            <w:r w:rsidRPr="00FE5AF5">
              <w:t>Cálculo del precio de venta sugerido al cliente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14B6BDF"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5762307"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02A954B" w14:textId="77777777" w:rsidR="00FC28F1" w:rsidRPr="00FE5AF5" w:rsidRDefault="00FC28F1">
            <w:pPr>
              <w:widowControl w:val="0"/>
              <w:jc w:val="right"/>
            </w:pPr>
            <w:r w:rsidRPr="00FE5AF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CAE183D"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DE4CCA1"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D8B089D" w14:textId="77777777" w:rsidR="00FC28F1" w:rsidRPr="00FE5AF5" w:rsidRDefault="00FC28F1">
            <w:pPr>
              <w:widowControl w:val="0"/>
              <w:jc w:val="right"/>
            </w:pPr>
            <w:r w:rsidRPr="00FE5AF5">
              <w:t>1</w:t>
            </w:r>
          </w:p>
        </w:tc>
      </w:tr>
      <w:tr w:rsidR="00FC28F1" w:rsidRPr="00FE5AF5" w14:paraId="0C6360D4" w14:textId="77777777" w:rsidTr="2F5D84B4">
        <w:trPr>
          <w:trHeight w:val="9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FDB66D5"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F04F622" w14:textId="77777777" w:rsidR="00FC28F1" w:rsidRPr="00FE5AF5" w:rsidRDefault="00FC28F1">
            <w:pPr>
              <w:widowControl w:val="0"/>
            </w:pPr>
            <w:r w:rsidRPr="00FE5AF5">
              <w:t>Como usuario de finanzas, quiero que el sistema calcule automáticamente el precio de venta sugerido en base al costo y margen para definir un valor de venta coherente con la rentabilidad esperada</w:t>
            </w:r>
          </w:p>
        </w:tc>
      </w:tr>
      <w:tr w:rsidR="00FC28F1" w:rsidRPr="00FE5AF5" w14:paraId="2188E406" w14:textId="77777777" w:rsidTr="2F5D84B4">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B865CC3"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CA18413" w14:textId="77777777" w:rsidR="00FC28F1" w:rsidRPr="00FE5AF5" w:rsidRDefault="00FC28F1">
            <w:pPr>
              <w:widowControl w:val="0"/>
            </w:pPr>
            <w:r w:rsidRPr="00FE5AF5">
              <w:t>2.6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B54A192" w14:textId="77777777" w:rsidR="00FC28F1" w:rsidRPr="00FE5AF5" w:rsidRDefault="00FC28F1">
            <w:pPr>
              <w:widowControl w:val="0"/>
            </w:pPr>
            <w:r w:rsidRPr="00FE5AF5">
              <w:t>Definición obligatoria de fecha de vigencia para la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8C7419F"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F2D33AB"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4242F32"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B333F3E"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0E228F"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150BDA9" w14:textId="77777777" w:rsidR="00FC28F1" w:rsidRPr="00FE5AF5" w:rsidRDefault="00FC28F1">
            <w:pPr>
              <w:widowControl w:val="0"/>
              <w:jc w:val="right"/>
            </w:pPr>
            <w:r w:rsidRPr="00FE5AF5">
              <w:t>1</w:t>
            </w:r>
          </w:p>
        </w:tc>
      </w:tr>
      <w:tr w:rsidR="00FC28F1" w:rsidRPr="00FE5AF5" w14:paraId="2785F015" w14:textId="77777777" w:rsidTr="2F5D84B4">
        <w:trPr>
          <w:trHeight w:val="66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BA075AD"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5CF29DD" w14:textId="77777777" w:rsidR="00FC28F1" w:rsidRPr="00FE5AF5" w:rsidRDefault="00FC28F1">
            <w:pPr>
              <w:widowControl w:val="0"/>
            </w:pPr>
            <w:r w:rsidRPr="00FE5AF5">
              <w:t>Como usuario de finanzas, quiero definir una fecha de vigencia válida para la cotización para establecer el período en que el precio ofrecido es válido.</w:t>
            </w:r>
          </w:p>
        </w:tc>
      </w:tr>
      <w:tr w:rsidR="00FC28F1" w:rsidRPr="00FE5AF5" w14:paraId="04CB428B" w14:textId="77777777" w:rsidTr="2F5D84B4">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8582594"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8A67156" w14:textId="77777777" w:rsidR="00FC28F1" w:rsidRPr="00FE5AF5" w:rsidRDefault="00FC28F1">
            <w:pPr>
              <w:widowControl w:val="0"/>
            </w:pPr>
            <w:r w:rsidRPr="00FE5AF5">
              <w:t>2.7</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456D087" w14:textId="77777777" w:rsidR="00FC28F1" w:rsidRPr="00FE5AF5" w:rsidRDefault="00FC28F1">
            <w:pPr>
              <w:widowControl w:val="0"/>
            </w:pPr>
            <w:r w:rsidRPr="00FE5AF5">
              <w:t>Aprobación comercial y bloqueo de edición de la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18A8E2F"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B7D4AF6"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0B18773"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A6220A"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174BC9E"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74AADA" w14:textId="77777777" w:rsidR="00FC28F1" w:rsidRPr="00FE5AF5" w:rsidRDefault="00FC28F1">
            <w:pPr>
              <w:widowControl w:val="0"/>
              <w:jc w:val="right"/>
            </w:pPr>
            <w:r w:rsidRPr="00FE5AF5">
              <w:t>1</w:t>
            </w:r>
          </w:p>
        </w:tc>
      </w:tr>
      <w:tr w:rsidR="00FC28F1" w:rsidRPr="00FE5AF5" w14:paraId="702CDA9B" w14:textId="77777777" w:rsidTr="2F5D84B4">
        <w:trPr>
          <w:trHeight w:val="88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4C47DB4"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1172681" w14:textId="77777777" w:rsidR="00FC28F1" w:rsidRPr="00FE5AF5" w:rsidRDefault="00FC28F1">
            <w:pPr>
              <w:widowControl w:val="0"/>
            </w:pPr>
            <w:r w:rsidRPr="00FE5AF5">
              <w:t>Como usuario de finanzas, quiero aprobar una cotización y bloquear su edición posterior para asegurar que el documento se mantenga como un registro histórico inalterable.</w:t>
            </w:r>
          </w:p>
        </w:tc>
      </w:tr>
      <w:tr w:rsidR="00FC28F1" w:rsidRPr="00FE5AF5" w14:paraId="5DD1BD88" w14:textId="77777777" w:rsidTr="2F5D84B4">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3CB71E9"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DDB191" w14:textId="77777777" w:rsidR="00FC28F1" w:rsidRPr="00FE5AF5" w:rsidRDefault="00FC28F1">
            <w:pPr>
              <w:widowControl w:val="0"/>
            </w:pPr>
            <w:r w:rsidRPr="00FE5AF5">
              <w:t>2.8</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F1CAD1" w14:textId="77777777" w:rsidR="00FC28F1" w:rsidRPr="00FE5AF5" w:rsidRDefault="00FC28F1">
            <w:pPr>
              <w:widowControl w:val="0"/>
            </w:pPr>
            <w:r w:rsidRPr="00FE5AF5">
              <w:t>Transformación automatizada de cotización a nota de venta oficial</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FE5DD0"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61BCA6"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88ED5BE" w14:textId="77777777" w:rsidR="00FC28F1" w:rsidRPr="00FE5AF5" w:rsidRDefault="00FC28F1">
            <w:pPr>
              <w:widowControl w:val="0"/>
              <w:jc w:val="right"/>
            </w:pPr>
            <w:r w:rsidRPr="00FE5AF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AAA9EA9"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957B8E"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7B1DF56" w14:textId="77777777" w:rsidR="00FC28F1" w:rsidRPr="00FE5AF5" w:rsidRDefault="00FC28F1">
            <w:pPr>
              <w:widowControl w:val="0"/>
              <w:jc w:val="right"/>
            </w:pPr>
            <w:r w:rsidRPr="00FE5AF5">
              <w:t>1</w:t>
            </w:r>
          </w:p>
        </w:tc>
      </w:tr>
      <w:tr w:rsidR="00FC28F1" w:rsidRPr="00FE5AF5" w14:paraId="6682BD1D" w14:textId="77777777" w:rsidTr="2F5D84B4">
        <w:trPr>
          <w:trHeight w:val="87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260FBB2"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tcPr>
          <w:p w14:paraId="6DA4CE14" w14:textId="77777777" w:rsidR="00FC28F1" w:rsidRPr="00FE5AF5" w:rsidRDefault="00FC28F1">
            <w:pPr>
              <w:widowControl w:val="0"/>
            </w:pPr>
            <w:r w:rsidRPr="00FE5AF5">
              <w:t>Como usuario de finanzas, quiero generar automáticamente una Nota de Venta a partir de una cotización aprobada para evitar la duplicación de información y errores de digitación.</w:t>
            </w:r>
          </w:p>
        </w:tc>
      </w:tr>
      <w:tr w:rsidR="00FC28F1" w:rsidRPr="00FE5AF5" w14:paraId="23B55B03" w14:textId="77777777" w:rsidTr="2F5D84B4">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09DF872"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51115F" w14:textId="77777777" w:rsidR="00FC28F1" w:rsidRPr="00FE5AF5" w:rsidRDefault="00FC28F1">
            <w:pPr>
              <w:widowControl w:val="0"/>
            </w:pPr>
            <w:r w:rsidRPr="00FE5AF5">
              <w:t>2.9</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C1428D3" w14:textId="77777777" w:rsidR="00FC28F1" w:rsidRPr="00FE5AF5" w:rsidRDefault="00FC28F1">
            <w:pPr>
              <w:widowControl w:val="0"/>
            </w:pPr>
            <w:r w:rsidRPr="00FE5AF5">
              <w:t>Creación manual de nota de venta independiente en moneda local</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C6F1326"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C3E733F"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2D7F494" w14:textId="77777777" w:rsidR="00FC28F1" w:rsidRPr="00FE5AF5" w:rsidRDefault="00FC28F1">
            <w:pPr>
              <w:widowControl w:val="0"/>
              <w:jc w:val="right"/>
            </w:pPr>
            <w:r w:rsidRPr="00FE5AF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1CEB08D"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157E272"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397055C" w14:textId="77777777" w:rsidR="00FC28F1" w:rsidRPr="00FE5AF5" w:rsidRDefault="00FC28F1">
            <w:pPr>
              <w:widowControl w:val="0"/>
              <w:jc w:val="right"/>
            </w:pPr>
            <w:r w:rsidRPr="00FE5AF5">
              <w:t>1</w:t>
            </w:r>
          </w:p>
        </w:tc>
      </w:tr>
      <w:tr w:rsidR="00FC28F1" w:rsidRPr="00FE5AF5" w14:paraId="6B504493" w14:textId="77777777" w:rsidTr="2F5D84B4">
        <w:trPr>
          <w:trHeight w:val="6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F714B97"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6DE754" w14:textId="77777777" w:rsidR="00FC28F1" w:rsidRPr="00FE5AF5" w:rsidRDefault="00FC28F1">
            <w:pPr>
              <w:widowControl w:val="0"/>
            </w:pPr>
            <w:r w:rsidRPr="00FE5AF5">
              <w:t>Como usuario de finanzas, quiero crear una Nota de Venta de forma manual para registrar ventas que no provienen de una cotización previa.</w:t>
            </w:r>
          </w:p>
        </w:tc>
      </w:tr>
      <w:tr w:rsidR="00FC28F1" w:rsidRPr="00FE5AF5" w14:paraId="257F1599" w14:textId="77777777" w:rsidTr="2F5D84B4">
        <w:trPr>
          <w:trHeight w:val="31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163AB0D"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7A5B7B6" w14:textId="77777777" w:rsidR="00FC28F1" w:rsidRPr="00FE5AF5" w:rsidRDefault="00FC28F1">
            <w:pPr>
              <w:widowControl w:val="0"/>
            </w:pPr>
            <w:r w:rsidRPr="00FE5AF5">
              <w:t>2.10</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B859E7A" w14:textId="77777777" w:rsidR="00FC28F1" w:rsidRPr="00FE5AF5" w:rsidRDefault="00FC28F1">
            <w:pPr>
              <w:widowControl w:val="0"/>
            </w:pPr>
            <w:r w:rsidRPr="00FE5AF5">
              <w:t>Habilitación de selector de divisa extranjera en nota de venta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1DA010"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B92554F"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7DFAD30" w14:textId="77777777" w:rsidR="00FC28F1" w:rsidRPr="00FE5AF5" w:rsidRDefault="00FC28F1">
            <w:pPr>
              <w:widowControl w:val="0"/>
              <w:jc w:val="right"/>
            </w:pPr>
            <w:r w:rsidRPr="00FE5AF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03DD16"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E4555E0"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4FC7E1E" w14:textId="77777777" w:rsidR="00FC28F1" w:rsidRPr="00FE5AF5" w:rsidRDefault="00FC28F1">
            <w:pPr>
              <w:widowControl w:val="0"/>
              <w:jc w:val="right"/>
            </w:pPr>
            <w:r w:rsidRPr="00FE5AF5">
              <w:t>1</w:t>
            </w:r>
          </w:p>
        </w:tc>
      </w:tr>
      <w:tr w:rsidR="00FC28F1" w:rsidRPr="00FE5AF5" w14:paraId="0115448F" w14:textId="77777777" w:rsidTr="2F5D84B4">
        <w:trPr>
          <w:trHeight w:val="87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76C5A1D"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2C9C19C" w14:textId="77777777" w:rsidR="00FC28F1" w:rsidRPr="00FE5AF5" w:rsidRDefault="00FC28F1">
            <w:pPr>
              <w:widowControl w:val="0"/>
            </w:pPr>
            <w:r w:rsidRPr="00FE5AF5">
              <w:t>Como usuario de finanzas, quiero seleccionar la moneda de la transacción en una Nota de Venta para registrar ventas en moneda local o extranjera según corresponda.</w:t>
            </w:r>
          </w:p>
        </w:tc>
      </w:tr>
      <w:tr w:rsidR="00FC28F1" w:rsidRPr="00FE5AF5" w14:paraId="6CEF21C9" w14:textId="77777777" w:rsidTr="2F5D84B4">
        <w:trPr>
          <w:trHeight w:val="31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7F3CEFC"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F585364" w14:textId="77777777" w:rsidR="00FC28F1" w:rsidRPr="00FE5AF5" w:rsidRDefault="00FC28F1">
            <w:pPr>
              <w:widowControl w:val="0"/>
            </w:pPr>
            <w:r w:rsidRPr="00FE5AF5">
              <w:t>2.11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A84115D" w14:textId="77777777" w:rsidR="00FC28F1" w:rsidRPr="00FE5AF5" w:rsidRDefault="00FC28F1">
            <w:pPr>
              <w:widowControl w:val="0"/>
            </w:pPr>
            <w:r w:rsidRPr="00FE5AF5">
              <w:t xml:space="preserve">Sincronización automatizada del tipo de cambio mediante </w:t>
            </w:r>
            <w:r w:rsidRPr="00FE5AF5">
              <w:lastRenderedPageBreak/>
              <w:t>API del Banco Central</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9AD97B" w14:textId="77777777" w:rsidR="00FC28F1" w:rsidRPr="00FE5AF5" w:rsidRDefault="00FC28F1">
            <w:pPr>
              <w:widowControl w:val="0"/>
              <w:jc w:val="right"/>
            </w:pPr>
            <w:r w:rsidRPr="00FE5AF5">
              <w:lastRenderedPageBreak/>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95FC1A"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F56908" w14:textId="77777777" w:rsidR="00FC28F1" w:rsidRPr="00FE5AF5" w:rsidRDefault="00FC28F1">
            <w:pPr>
              <w:widowControl w:val="0"/>
              <w:jc w:val="right"/>
            </w:pPr>
            <w:r w:rsidRPr="00FE5AF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FCB2DD9"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0AAC4C9"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24C1C85" w14:textId="77777777" w:rsidR="00FC28F1" w:rsidRPr="00FE5AF5" w:rsidRDefault="00FC28F1">
            <w:pPr>
              <w:widowControl w:val="0"/>
              <w:jc w:val="right"/>
            </w:pPr>
            <w:r w:rsidRPr="00FE5AF5">
              <w:t>1</w:t>
            </w:r>
          </w:p>
        </w:tc>
      </w:tr>
      <w:tr w:rsidR="00FC28F1" w:rsidRPr="00FE5AF5" w14:paraId="1B1CEBBD" w14:textId="77777777" w:rsidTr="2F5D84B4">
        <w:trPr>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CF00572"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0DAFC6" w14:textId="77777777" w:rsidR="00FC28F1" w:rsidRPr="00FE5AF5" w:rsidRDefault="00FC28F1">
            <w:pPr>
              <w:widowControl w:val="0"/>
            </w:pPr>
            <w:r w:rsidRPr="00FE5AF5">
              <w:t>Como sistema de finanzas, quiero obtener automáticamente el tipo de cambio desde la API del Banco Central para asegurar que las conversiones monetarias utilicen valores oficiales y actualizados.</w:t>
            </w:r>
          </w:p>
        </w:tc>
      </w:tr>
      <w:tr w:rsidR="00FC28F1" w:rsidRPr="00FE5AF5" w14:paraId="10A23568" w14:textId="77777777" w:rsidTr="2F5D84B4">
        <w:trPr>
          <w:trHeight w:val="31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F8C7CF7"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BA2D844" w14:textId="77777777" w:rsidR="00FC28F1" w:rsidRPr="00FE5AF5" w:rsidRDefault="00FC28F1">
            <w:pPr>
              <w:widowControl w:val="0"/>
            </w:pPr>
            <w:r w:rsidRPr="00FE5AF5">
              <w:t>2.12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14F5597" w14:textId="77777777" w:rsidR="00FC28F1" w:rsidRPr="00FE5AF5" w:rsidRDefault="00FC28F1">
            <w:pPr>
              <w:widowControl w:val="0"/>
            </w:pPr>
            <w:r w:rsidRPr="00FE5AF5">
              <w:t>Conversión matemática automatizada de moneda extranjera a local</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B932DC3"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4F7C9D"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6C721E" w14:textId="77777777" w:rsidR="00FC28F1" w:rsidRPr="00FE5AF5" w:rsidRDefault="00FC28F1">
            <w:pPr>
              <w:widowControl w:val="0"/>
              <w:jc w:val="right"/>
            </w:pPr>
            <w:r w:rsidRPr="00FE5AF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762D5FE"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5B85D19"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CD84A2A" w14:textId="77777777" w:rsidR="00FC28F1" w:rsidRPr="00FE5AF5" w:rsidRDefault="00FC28F1">
            <w:pPr>
              <w:widowControl w:val="0"/>
              <w:jc w:val="right"/>
            </w:pPr>
            <w:r w:rsidRPr="00FE5AF5">
              <w:t>1</w:t>
            </w:r>
          </w:p>
        </w:tc>
      </w:tr>
      <w:tr w:rsidR="00FC28F1" w:rsidRPr="00FE5AF5" w14:paraId="28FDEE4A" w14:textId="77777777" w:rsidTr="2F5D84B4">
        <w:trPr>
          <w:trHeight w:val="93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9E78BE8"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EF14CF" w14:textId="77777777" w:rsidR="00FC28F1" w:rsidRPr="00FE5AF5" w:rsidRDefault="00FC28F1">
            <w:pPr>
              <w:widowControl w:val="0"/>
            </w:pPr>
            <w:r w:rsidRPr="00FE5AF5">
              <w:t>Como sistema de finanzas, quiero convertir automáticamente montos en moneda extranjera a moneda local para unificar los valores para análisis contables y financieros.</w:t>
            </w:r>
          </w:p>
        </w:tc>
      </w:tr>
      <w:tr w:rsidR="00FC28F1" w:rsidRPr="00FE5AF5" w14:paraId="57117D5C" w14:textId="77777777" w:rsidTr="2F5D84B4">
        <w:trPr>
          <w:trHeight w:val="31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0AB635B"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A0F55B4" w14:textId="77777777" w:rsidR="00FC28F1" w:rsidRPr="00FE5AF5" w:rsidRDefault="00FC28F1">
            <w:pPr>
              <w:widowControl w:val="0"/>
            </w:pPr>
            <w:r w:rsidRPr="00FE5AF5">
              <w:t>2.13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957A457" w14:textId="48E92651" w:rsidR="00FC28F1" w:rsidRPr="00FE5AF5" w:rsidRDefault="2F5D84B4">
            <w:pPr>
              <w:widowControl w:val="0"/>
            </w:pPr>
            <w:r>
              <w:t xml:space="preserve">Cálculo impositivo del Impuesto al Valor Agregado </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248A886"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875ED87"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F262D82" w14:textId="77777777" w:rsidR="00FC28F1" w:rsidRPr="00FE5AF5" w:rsidRDefault="00FC28F1">
            <w:pPr>
              <w:widowControl w:val="0"/>
              <w:jc w:val="right"/>
            </w:pPr>
            <w:r w:rsidRPr="00FE5AF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6ACA96D"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8EC5BDE"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E8D2001" w14:textId="77777777" w:rsidR="00FC28F1" w:rsidRPr="00FE5AF5" w:rsidRDefault="00FC28F1">
            <w:pPr>
              <w:widowControl w:val="0"/>
              <w:jc w:val="right"/>
            </w:pPr>
            <w:r w:rsidRPr="00FE5AF5">
              <w:t>1</w:t>
            </w:r>
          </w:p>
        </w:tc>
      </w:tr>
      <w:tr w:rsidR="00FC28F1" w:rsidRPr="00FE5AF5" w14:paraId="4BEC4E54" w14:textId="77777777" w:rsidTr="2F5D84B4">
        <w:trPr>
          <w:trHeight w:val="66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50318B3"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tcPr>
          <w:p w14:paraId="72D7628A" w14:textId="77777777" w:rsidR="00FC28F1" w:rsidRPr="00FE5AF5" w:rsidRDefault="00FC28F1">
            <w:pPr>
              <w:widowControl w:val="0"/>
            </w:pPr>
            <w:r w:rsidRPr="00FE5AF5">
              <w:t>Como sistema de finanzas, quiero calcular automáticamente el IVA sobre el monto de la venta para determinar el valor total a pagar por el cliente.</w:t>
            </w:r>
          </w:p>
        </w:tc>
      </w:tr>
      <w:tr w:rsidR="00FC28F1" w:rsidRPr="00FE5AF5" w14:paraId="1542F53C" w14:textId="77777777" w:rsidTr="2F5D84B4">
        <w:trPr>
          <w:trHeight w:val="31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385D2A5"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FEECD84" w14:textId="77777777" w:rsidR="00FC28F1" w:rsidRPr="00FE5AF5" w:rsidRDefault="00FC28F1">
            <w:pPr>
              <w:widowControl w:val="0"/>
            </w:pPr>
            <w:r w:rsidRPr="00FE5AF5">
              <w:t>2.14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4F4F65" w14:textId="77777777" w:rsidR="00FC28F1" w:rsidRPr="00FE5AF5" w:rsidRDefault="00FC28F1">
            <w:pPr>
              <w:widowControl w:val="0"/>
            </w:pPr>
            <w:r w:rsidRPr="00FE5AF5">
              <w:t>Activación de exención de cobro de impuestos por venta especial</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A594B6"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346B460"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82B1CC" w14:textId="77777777" w:rsidR="00FC28F1" w:rsidRPr="00FE5AF5" w:rsidRDefault="00FC28F1">
            <w:pPr>
              <w:widowControl w:val="0"/>
              <w:jc w:val="right"/>
            </w:pPr>
            <w:r w:rsidRPr="00FE5AF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2EBC0AA"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4B26A2"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315C568" w14:textId="77777777" w:rsidR="00FC28F1" w:rsidRPr="00FE5AF5" w:rsidRDefault="00FC28F1">
            <w:pPr>
              <w:widowControl w:val="0"/>
              <w:jc w:val="right"/>
            </w:pPr>
            <w:r w:rsidRPr="00FE5AF5">
              <w:t>1</w:t>
            </w:r>
          </w:p>
        </w:tc>
      </w:tr>
      <w:tr w:rsidR="00FC28F1" w:rsidRPr="00FE5AF5" w14:paraId="1AB5D7E3" w14:textId="77777777" w:rsidTr="2F5D84B4">
        <w:trPr>
          <w:trHeight w:val="6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4C6B917"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6B78D56" w14:textId="77777777" w:rsidR="00FC28F1" w:rsidRPr="00FE5AF5" w:rsidRDefault="00FC28F1">
            <w:pPr>
              <w:widowControl w:val="0"/>
            </w:pPr>
            <w:r w:rsidRPr="00FE5AF5">
              <w:t>Como usuario de finanzas, quiero marcar una venta como exenta de impuestos para evitar el cálculo de IVA cuando corresponda.</w:t>
            </w:r>
          </w:p>
        </w:tc>
      </w:tr>
      <w:tr w:rsidR="00FC28F1" w:rsidRPr="00FE5AF5" w14:paraId="56AE9612" w14:textId="77777777" w:rsidTr="2F5D84B4">
        <w:trPr>
          <w:trHeight w:val="31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D27E96B"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32926E" w14:textId="77777777" w:rsidR="00FC28F1" w:rsidRPr="00FE5AF5" w:rsidRDefault="00FC28F1">
            <w:pPr>
              <w:widowControl w:val="0"/>
            </w:pPr>
            <w:r w:rsidRPr="00FE5AF5">
              <w:t>2.15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228304C" w14:textId="77777777" w:rsidR="00FC28F1" w:rsidRPr="00FE5AF5" w:rsidRDefault="00FC28F1">
            <w:pPr>
              <w:widowControl w:val="0"/>
            </w:pPr>
            <w:r w:rsidRPr="00FE5AF5">
              <w:t>Aplicación manual de descuentos monetarios al valor total de venta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AD19F22"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6D2DF26"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2C7A21F"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FA37FFC"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71E925"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30A215C" w14:textId="77777777" w:rsidR="00FC28F1" w:rsidRPr="00FE5AF5" w:rsidRDefault="00FC28F1">
            <w:pPr>
              <w:widowControl w:val="0"/>
              <w:jc w:val="right"/>
            </w:pPr>
            <w:r w:rsidRPr="00FE5AF5">
              <w:t>1</w:t>
            </w:r>
          </w:p>
        </w:tc>
      </w:tr>
      <w:tr w:rsidR="00FC28F1" w:rsidRPr="00FE5AF5" w14:paraId="6F791955" w14:textId="77777777" w:rsidTr="2F5D84B4">
        <w:trPr>
          <w:trHeight w:val="57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2C00D9B"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tcPr>
          <w:p w14:paraId="1CD6975A" w14:textId="77777777" w:rsidR="00FC28F1" w:rsidRPr="00FE5AF5" w:rsidRDefault="00FC28F1">
            <w:pPr>
              <w:widowControl w:val="0"/>
            </w:pPr>
            <w:r w:rsidRPr="00FE5AF5">
              <w:t>Como usuario de finanzas, quiero aplicar descuentos en monto o porcentaje a una venta para ajustar el valor final de la transacción.</w:t>
            </w:r>
          </w:p>
        </w:tc>
      </w:tr>
      <w:tr w:rsidR="00FC28F1" w:rsidRPr="00FE5AF5" w14:paraId="333C5B98" w14:textId="77777777" w:rsidTr="2F5D84B4">
        <w:trPr>
          <w:trHeight w:val="31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3CDC738"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8607434" w14:textId="77777777" w:rsidR="00FC28F1" w:rsidRPr="00FE5AF5" w:rsidRDefault="00FC28F1">
            <w:pPr>
              <w:widowControl w:val="0"/>
            </w:pPr>
            <w:r w:rsidRPr="00FE5AF5">
              <w:t>2.16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56C5F6" w14:textId="77777777" w:rsidR="00FC28F1" w:rsidRPr="00FE5AF5" w:rsidRDefault="00FC28F1">
            <w:pPr>
              <w:widowControl w:val="0"/>
            </w:pPr>
            <w:r w:rsidRPr="00FE5AF5">
              <w:t>Validación estricta de credenciales gerenciales para aprobar descuentos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6F52464"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581E8BF"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3CAA7C1"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0924BB7"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76F7296"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98BCCCA" w14:textId="77777777" w:rsidR="00FC28F1" w:rsidRPr="00FE5AF5" w:rsidRDefault="00FC28F1">
            <w:pPr>
              <w:widowControl w:val="0"/>
              <w:jc w:val="right"/>
            </w:pPr>
            <w:r w:rsidRPr="00FE5AF5">
              <w:t>1</w:t>
            </w:r>
          </w:p>
        </w:tc>
      </w:tr>
      <w:tr w:rsidR="00FC28F1" w:rsidRPr="00FE5AF5" w14:paraId="7161434E" w14:textId="77777777" w:rsidTr="2F5D84B4">
        <w:trPr>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D929383"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tcPr>
          <w:p w14:paraId="6B31D264" w14:textId="77777777" w:rsidR="00FC28F1" w:rsidRPr="00FE5AF5" w:rsidRDefault="00FC28F1">
            <w:pPr>
              <w:widowControl w:val="0"/>
            </w:pPr>
            <w:r w:rsidRPr="00FE5AF5">
              <w:t>Como sistema de finanzas, quiero validar que solo usuarios autorizados puedan aplicar descuentos para evitar modificaciones no autorizadas que afecten el margen.</w:t>
            </w:r>
          </w:p>
        </w:tc>
      </w:tr>
      <w:tr w:rsidR="00FC28F1" w:rsidRPr="00FE5AF5" w14:paraId="4556CA95" w14:textId="77777777" w:rsidTr="2F5D84B4">
        <w:trPr>
          <w:trHeight w:val="31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B6006A4"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DEB8C6E" w14:textId="77777777" w:rsidR="00FC28F1" w:rsidRPr="00FE5AF5" w:rsidRDefault="00FC28F1">
            <w:pPr>
              <w:widowControl w:val="0"/>
            </w:pPr>
            <w:r w:rsidRPr="00FE5AF5">
              <w:t>2.17</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77436A" w14:textId="77777777" w:rsidR="00FC28F1" w:rsidRPr="00FE5AF5" w:rsidRDefault="00FC28F1">
            <w:pPr>
              <w:widowControl w:val="0"/>
            </w:pPr>
            <w:r w:rsidRPr="00FE5AF5">
              <w:t>Vinculación de folios de documentos de traslado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A61D8E6"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6CAF3E2"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FADB94"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CC67243"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41A68B5"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42FB59A" w14:textId="77777777" w:rsidR="00FC28F1" w:rsidRPr="00FE5AF5" w:rsidRDefault="00FC28F1">
            <w:pPr>
              <w:widowControl w:val="0"/>
              <w:jc w:val="right"/>
            </w:pPr>
            <w:r w:rsidRPr="00FE5AF5">
              <w:t>1</w:t>
            </w:r>
          </w:p>
        </w:tc>
      </w:tr>
      <w:tr w:rsidR="00FC28F1" w:rsidRPr="00FE5AF5" w14:paraId="2CAEE8C1" w14:textId="77777777" w:rsidTr="2F5D84B4">
        <w:trPr>
          <w:trHeight w:val="67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DA696B7"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tcPr>
          <w:p w14:paraId="6AF0A320" w14:textId="77777777" w:rsidR="00FC28F1" w:rsidRPr="00FE5AF5" w:rsidRDefault="00FC28F1">
            <w:pPr>
              <w:widowControl w:val="0"/>
            </w:pPr>
            <w:r w:rsidRPr="00FE5AF5">
              <w:t>Como usuario de finanzas, quiero registrar los folios de guías de despacho asociados a una venta para mantener la trazabilidad del traslado de productos.</w:t>
            </w:r>
          </w:p>
        </w:tc>
      </w:tr>
      <w:tr w:rsidR="00FC28F1" w:rsidRPr="00FE5AF5" w14:paraId="5F1E3E48" w14:textId="77777777" w:rsidTr="2F5D84B4">
        <w:trPr>
          <w:trHeight w:val="55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D23FDC4" w14:textId="77777777" w:rsidR="00FC28F1" w:rsidRPr="00FE5AF5" w:rsidRDefault="00FC28F1">
            <w:pPr>
              <w:widowControl w:val="0"/>
            </w:pPr>
            <w:r w:rsidRPr="00FE5AF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CB373E" w14:textId="77777777" w:rsidR="00FC28F1" w:rsidRPr="00FE5AF5" w:rsidRDefault="00FC28F1">
            <w:pPr>
              <w:widowControl w:val="0"/>
            </w:pPr>
            <w:r w:rsidRPr="00FE5AF5">
              <w:t>2.18</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7134D12" w14:textId="77777777" w:rsidR="00FC28F1" w:rsidRPr="00FE5AF5" w:rsidRDefault="00FC28F1">
            <w:pPr>
              <w:widowControl w:val="0"/>
            </w:pPr>
            <w:r w:rsidRPr="00FE5AF5">
              <w:t>Vinculación de folios de documentos tributarios de cobro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A8075A5"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D2E0712"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D20600"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93CD3EA"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D9A8E67"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D55C973" w14:textId="77777777" w:rsidR="00FC28F1" w:rsidRPr="00FE5AF5" w:rsidRDefault="00FC28F1">
            <w:pPr>
              <w:widowControl w:val="0"/>
              <w:jc w:val="right"/>
            </w:pPr>
            <w:r w:rsidRPr="00FE5AF5">
              <w:t>1</w:t>
            </w:r>
          </w:p>
        </w:tc>
      </w:tr>
      <w:tr w:rsidR="00FC28F1" w:rsidRPr="00FE5AF5" w14:paraId="1EF4BB19" w14:textId="77777777" w:rsidTr="2F5D84B4">
        <w:trPr>
          <w:trHeight w:val="6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6483397"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AEFDCC1" w14:textId="77777777" w:rsidR="00FC28F1" w:rsidRPr="00FE5AF5" w:rsidRDefault="00FC28F1">
            <w:pPr>
              <w:widowControl w:val="0"/>
            </w:pPr>
            <w:r w:rsidRPr="00FE5AF5">
              <w:t>Como usuario de finanzas, quiero registrar los folios de facturación asociados a una venta para mantener la trazabilidad tributaria de la transacción.</w:t>
            </w:r>
          </w:p>
        </w:tc>
      </w:tr>
      <w:tr w:rsidR="00FC28F1" w:rsidRPr="00FE5AF5" w14:paraId="17434EAB" w14:textId="77777777" w:rsidTr="2F5D84B4">
        <w:trPr>
          <w:trHeight w:val="31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DBA5F89" w14:textId="77777777" w:rsidR="00FC28F1" w:rsidRPr="00FE5AF5" w:rsidRDefault="00FC28F1">
            <w:pPr>
              <w:widowControl w:val="0"/>
            </w:pPr>
            <w:r w:rsidRPr="00FE5AF5">
              <w:lastRenderedPageBreak/>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1EFE01C" w14:textId="77777777" w:rsidR="00FC28F1" w:rsidRPr="00FE5AF5" w:rsidRDefault="00FC28F1">
            <w:pPr>
              <w:widowControl w:val="0"/>
            </w:pPr>
            <w:r w:rsidRPr="00FE5AF5">
              <w:t>2.19</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A758E1A" w14:textId="77777777" w:rsidR="00FC28F1" w:rsidRPr="00FE5AF5" w:rsidRDefault="00FC28F1">
            <w:pPr>
              <w:widowControl w:val="0"/>
            </w:pPr>
            <w:r w:rsidRPr="00FE5AF5">
              <w:t>Proceso de anulación irreversible de notas de venta y encerramiento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AD965EC"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127C67C"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DF63BEC" w14:textId="77777777" w:rsidR="00FC28F1" w:rsidRPr="00FE5AF5" w:rsidRDefault="00FC28F1">
            <w:pPr>
              <w:widowControl w:val="0"/>
              <w:jc w:val="right"/>
            </w:pPr>
            <w:r w:rsidRPr="00FE5AF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A657B0A" w14:textId="77777777" w:rsidR="00FC28F1" w:rsidRPr="00FE5AF5" w:rsidRDefault="00FC28F1">
            <w:pPr>
              <w:widowControl w:val="0"/>
              <w:jc w:val="right"/>
            </w:pPr>
            <w:r w:rsidRPr="00FE5AF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22E1236" w14:textId="77777777" w:rsidR="00FC28F1" w:rsidRPr="00FE5AF5" w:rsidRDefault="00FC28F1">
            <w:pPr>
              <w:widowControl w:val="0"/>
              <w:jc w:val="right"/>
            </w:pPr>
            <w:r w:rsidRPr="00FE5AF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C7D8AD2" w14:textId="77777777" w:rsidR="00FC28F1" w:rsidRPr="00FE5AF5" w:rsidRDefault="00FC28F1">
            <w:pPr>
              <w:widowControl w:val="0"/>
              <w:jc w:val="right"/>
            </w:pPr>
            <w:r w:rsidRPr="00FE5AF5">
              <w:t>1</w:t>
            </w:r>
          </w:p>
        </w:tc>
      </w:tr>
      <w:tr w:rsidR="00FC28F1" w:rsidRPr="00FE5AF5" w14:paraId="4F5EA2DC" w14:textId="77777777" w:rsidTr="2F5D84B4">
        <w:trPr>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C2DA854" w14:textId="77777777" w:rsidR="00FC28F1" w:rsidRPr="00FE5AF5" w:rsidRDefault="00FC28F1">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9F4674" w14:textId="77777777" w:rsidR="00FC28F1" w:rsidRPr="00FE5AF5" w:rsidRDefault="00FC28F1">
            <w:pPr>
              <w:widowControl w:val="0"/>
            </w:pPr>
            <w:r w:rsidRPr="00FE5AF5">
              <w:t>Como usuario de finanzas, quiero anular una Nota de Venta validando su estado tributario y registrando documentos asociados cuando corresponda para asegurar la consistencia contable y el cumplimiento de las normativas legales.</w:t>
            </w:r>
          </w:p>
        </w:tc>
      </w:tr>
    </w:tbl>
    <w:p w14:paraId="422E52B4" w14:textId="77777777" w:rsidR="00FC28F1" w:rsidRDefault="00FC28F1" w:rsidP="00FC28F1">
      <w:bookmarkStart w:id="132" w:name="_heading=h.ygxymiu3cbln" w:colFirst="0" w:colLast="0"/>
      <w:bookmarkStart w:id="133" w:name="_heading=h.x5wy02uhiyvd" w:colFirst="0" w:colLast="0"/>
      <w:bookmarkStart w:id="134" w:name="_heading=h.xz7qucbhsn9u" w:colFirst="0" w:colLast="0"/>
      <w:bookmarkStart w:id="135" w:name="_heading=h.iwcguzsb9kv1" w:colFirst="0" w:colLast="0"/>
      <w:bookmarkStart w:id="136" w:name="_heading=h.4o1vfchex6oq" w:colFirst="0" w:colLast="0"/>
      <w:bookmarkEnd w:id="132"/>
      <w:bookmarkEnd w:id="133"/>
      <w:bookmarkEnd w:id="134"/>
      <w:bookmarkEnd w:id="135"/>
      <w:bookmarkEnd w:id="136"/>
    </w:p>
    <w:p w14:paraId="1FE41F44" w14:textId="77777777" w:rsidR="00B32453" w:rsidRPr="00FE5AF5" w:rsidRDefault="00B32453" w:rsidP="00FC28F1"/>
    <w:p w14:paraId="0627AA1F" w14:textId="294C37C8" w:rsidR="00FC28F1" w:rsidRPr="00FE5AF5" w:rsidRDefault="0D476DC8" w:rsidP="00B32453">
      <w:pPr>
        <w:pStyle w:val="Ttulo3"/>
        <w:numPr>
          <w:ilvl w:val="2"/>
          <w:numId w:val="11"/>
        </w:numPr>
      </w:pPr>
      <w:bookmarkStart w:id="137" w:name="_Toc2092724542"/>
      <w:bookmarkStart w:id="138" w:name="_Toc477508475"/>
      <w:bookmarkStart w:id="139" w:name="_Toc232321691"/>
      <w:bookmarkStart w:id="140" w:name="_Toc232540631"/>
      <w:r>
        <w:t>Casos de Uso</w:t>
      </w:r>
      <w:bookmarkEnd w:id="137"/>
      <w:bookmarkEnd w:id="138"/>
      <w:bookmarkEnd w:id="139"/>
      <w:bookmarkEnd w:id="140"/>
    </w:p>
    <w:p w14:paraId="3AB61BDD"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57DF1C55" w14:textId="77777777">
        <w:tc>
          <w:tcPr>
            <w:tcW w:w="2175" w:type="dxa"/>
            <w:tcMar>
              <w:top w:w="100" w:type="dxa"/>
              <w:left w:w="100" w:type="dxa"/>
              <w:bottom w:w="100" w:type="dxa"/>
              <w:right w:w="100" w:type="dxa"/>
            </w:tcMar>
          </w:tcPr>
          <w:p w14:paraId="7757B464"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7AB048A0" w14:textId="77777777" w:rsidR="00FC28F1" w:rsidRPr="00FE5AF5" w:rsidRDefault="00FC28F1">
            <w:pPr>
              <w:widowControl w:val="0"/>
            </w:pPr>
            <w:r w:rsidRPr="00FE5AF5">
              <w:t xml:space="preserve">Descripción </w:t>
            </w:r>
          </w:p>
        </w:tc>
      </w:tr>
      <w:tr w:rsidR="00FC28F1" w:rsidRPr="00FE5AF5" w14:paraId="0203E0EA" w14:textId="77777777">
        <w:tc>
          <w:tcPr>
            <w:tcW w:w="2175" w:type="dxa"/>
            <w:tcMar>
              <w:top w:w="100" w:type="dxa"/>
              <w:left w:w="100" w:type="dxa"/>
              <w:bottom w:w="100" w:type="dxa"/>
              <w:right w:w="100" w:type="dxa"/>
            </w:tcMar>
          </w:tcPr>
          <w:p w14:paraId="254ECC9C"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5B0C4D71" w14:textId="77777777" w:rsidR="00FC28F1" w:rsidRPr="00FE5AF5" w:rsidRDefault="00FC28F1">
            <w:pPr>
              <w:widowControl w:val="0"/>
            </w:pPr>
            <w:r w:rsidRPr="00FE5AF5">
              <w:t>CU01 - Cargando catálogo de clientes activos.</w:t>
            </w:r>
          </w:p>
        </w:tc>
      </w:tr>
      <w:tr w:rsidR="00FC28F1" w:rsidRPr="00FE5AF5" w14:paraId="240FF001" w14:textId="77777777">
        <w:tc>
          <w:tcPr>
            <w:tcW w:w="2175" w:type="dxa"/>
            <w:tcMar>
              <w:top w:w="100" w:type="dxa"/>
              <w:left w:w="100" w:type="dxa"/>
              <w:bottom w:w="100" w:type="dxa"/>
              <w:right w:w="100" w:type="dxa"/>
            </w:tcMar>
          </w:tcPr>
          <w:p w14:paraId="69D823F5"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23E85BA1" w14:textId="77777777" w:rsidR="00FC28F1" w:rsidRPr="00FE5AF5" w:rsidRDefault="00FC28F1">
            <w:pPr>
              <w:widowControl w:val="0"/>
            </w:pPr>
            <w:r w:rsidRPr="00FE5AF5">
              <w:t>Sistema Financiero, Base de datos.</w:t>
            </w:r>
          </w:p>
        </w:tc>
      </w:tr>
      <w:tr w:rsidR="00FC28F1" w:rsidRPr="00FE5AF5" w14:paraId="574125B4" w14:textId="77777777">
        <w:tc>
          <w:tcPr>
            <w:tcW w:w="2175" w:type="dxa"/>
            <w:tcMar>
              <w:top w:w="100" w:type="dxa"/>
              <w:left w:w="100" w:type="dxa"/>
              <w:bottom w:w="100" w:type="dxa"/>
              <w:right w:w="100" w:type="dxa"/>
            </w:tcMar>
          </w:tcPr>
          <w:p w14:paraId="127718E7"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7E0314C8" w14:textId="77777777" w:rsidR="00FC28F1" w:rsidRPr="00FE5AF5" w:rsidRDefault="00FC28F1">
            <w:pPr>
              <w:widowControl w:val="0"/>
            </w:pPr>
            <w:r w:rsidRPr="00FE5AF5">
              <w:t>El sistema de finanzas se conecta a la base de datos para extraer el listado de clientes en estado activo, obteniendo RUT, Razón social, Teléfono y correo.</w:t>
            </w:r>
          </w:p>
        </w:tc>
      </w:tr>
      <w:tr w:rsidR="00FC28F1" w:rsidRPr="00FE5AF5" w14:paraId="5CC3512C" w14:textId="77777777">
        <w:tc>
          <w:tcPr>
            <w:tcW w:w="2175" w:type="dxa"/>
            <w:tcMar>
              <w:top w:w="100" w:type="dxa"/>
              <w:left w:w="100" w:type="dxa"/>
              <w:bottom w:w="100" w:type="dxa"/>
              <w:right w:w="100" w:type="dxa"/>
            </w:tcMar>
          </w:tcPr>
          <w:p w14:paraId="79505DB4"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1B27B123" w14:textId="77777777" w:rsidR="00FC28F1" w:rsidRPr="00FE5AF5" w:rsidRDefault="00FC28F1">
            <w:pPr>
              <w:widowControl w:val="0"/>
            </w:pPr>
            <w:r w:rsidRPr="00FE5AF5">
              <w:t>Alta.</w:t>
            </w:r>
          </w:p>
        </w:tc>
      </w:tr>
      <w:tr w:rsidR="00FC28F1" w:rsidRPr="00FE5AF5" w14:paraId="64B22AE9" w14:textId="77777777">
        <w:tc>
          <w:tcPr>
            <w:tcW w:w="2175" w:type="dxa"/>
            <w:tcMar>
              <w:top w:w="100" w:type="dxa"/>
              <w:left w:w="100" w:type="dxa"/>
              <w:bottom w:w="100" w:type="dxa"/>
              <w:right w:w="100" w:type="dxa"/>
            </w:tcMar>
          </w:tcPr>
          <w:p w14:paraId="4C0DED6F"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4D5A9D1B" w14:textId="77777777" w:rsidR="00FC28F1" w:rsidRPr="00FE5AF5" w:rsidRDefault="00FC28F1">
            <w:pPr>
              <w:widowControl w:val="0"/>
            </w:pPr>
            <w:r w:rsidRPr="00FE5AF5">
              <w:t>El usuario debe estar autenticado en el sistema.</w:t>
            </w:r>
          </w:p>
          <w:p w14:paraId="2849F039" w14:textId="77777777" w:rsidR="00FC28F1" w:rsidRPr="00FE5AF5" w:rsidRDefault="00FC28F1">
            <w:pPr>
              <w:widowControl w:val="0"/>
            </w:pPr>
            <w:r w:rsidRPr="00FE5AF5">
              <w:t>La conexión con la base de datos debe estar operativa.</w:t>
            </w:r>
          </w:p>
          <w:p w14:paraId="37918543" w14:textId="77777777" w:rsidR="00FC28F1" w:rsidRPr="00FE5AF5" w:rsidRDefault="00FC28F1">
            <w:pPr>
              <w:widowControl w:val="0"/>
            </w:pPr>
            <w:r w:rsidRPr="00FE5AF5">
              <w:t>Deben existir clientes registrados con el estado “Activo” en la base de datos.</w:t>
            </w:r>
          </w:p>
        </w:tc>
      </w:tr>
      <w:tr w:rsidR="00FC28F1" w:rsidRPr="00FE5AF5" w14:paraId="404749B8" w14:textId="77777777">
        <w:tc>
          <w:tcPr>
            <w:tcW w:w="2175" w:type="dxa"/>
            <w:tcMar>
              <w:top w:w="100" w:type="dxa"/>
              <w:left w:w="100" w:type="dxa"/>
              <w:bottom w:w="100" w:type="dxa"/>
              <w:right w:w="100" w:type="dxa"/>
            </w:tcMar>
          </w:tcPr>
          <w:p w14:paraId="2225291A"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06A698F9" w14:textId="77777777" w:rsidR="00FC28F1" w:rsidRPr="00FE5AF5" w:rsidRDefault="00FC28F1">
            <w:pPr>
              <w:widowControl w:val="0"/>
            </w:pPr>
            <w:r w:rsidRPr="00FE5AF5">
              <w:t>El caso de uso comienza cuando el módulo de finanzas se inicia. El sistema envía una solicitud de lectura a la base de datos [Excepción 1], filtra los registros buscando los clientes “Activos” [Excepción 2], extrae únicamente los datos permitidos y carga los datos en la memoria del módulo de finanzas para su disponibilidad.</w:t>
            </w:r>
          </w:p>
        </w:tc>
      </w:tr>
      <w:tr w:rsidR="00FC28F1" w:rsidRPr="00FE5AF5" w14:paraId="24440C0E" w14:textId="77777777">
        <w:tc>
          <w:tcPr>
            <w:tcW w:w="2175" w:type="dxa"/>
            <w:tcMar>
              <w:top w:w="100" w:type="dxa"/>
              <w:left w:w="100" w:type="dxa"/>
              <w:bottom w:w="100" w:type="dxa"/>
              <w:right w:w="100" w:type="dxa"/>
            </w:tcMar>
          </w:tcPr>
          <w:p w14:paraId="09E3F9B4" w14:textId="77777777" w:rsidR="00FC28F1" w:rsidRPr="00FE5AF5" w:rsidRDefault="00FC28F1">
            <w:pPr>
              <w:widowControl w:val="0"/>
            </w:pPr>
            <w:r w:rsidRPr="00FE5AF5">
              <w:lastRenderedPageBreak/>
              <w:t>Excepciones</w:t>
            </w:r>
          </w:p>
        </w:tc>
        <w:tc>
          <w:tcPr>
            <w:tcW w:w="7185" w:type="dxa"/>
            <w:tcMar>
              <w:top w:w="100" w:type="dxa"/>
              <w:left w:w="100" w:type="dxa"/>
              <w:bottom w:w="100" w:type="dxa"/>
              <w:right w:w="100" w:type="dxa"/>
            </w:tcMar>
          </w:tcPr>
          <w:p w14:paraId="09EF2A69" w14:textId="77777777" w:rsidR="00FC28F1" w:rsidRPr="00FE5AF5" w:rsidRDefault="00FC28F1">
            <w:pPr>
              <w:widowControl w:val="0"/>
            </w:pPr>
            <w:r w:rsidRPr="00FE5AF5">
              <w:t>Excepción 1: Caída de conexión con la base de datos, el sistema despliega una alerta de “Error de conexión” y bloquea el avance.</w:t>
            </w:r>
          </w:p>
          <w:p w14:paraId="373AC494" w14:textId="77777777" w:rsidR="00FC28F1" w:rsidRPr="00FE5AF5" w:rsidRDefault="00FC28F1">
            <w:pPr>
              <w:widowControl w:val="0"/>
            </w:pPr>
            <w:r w:rsidRPr="00FE5AF5">
              <w:t>Excepción 2: No hay clientes activos y el sistema muestra el mensaje “No hay clientes activos en la base de datos”.</w:t>
            </w:r>
          </w:p>
          <w:p w14:paraId="649431B6" w14:textId="77777777" w:rsidR="00FC28F1" w:rsidRPr="00FE5AF5" w:rsidRDefault="00FC28F1">
            <w:pPr>
              <w:widowControl w:val="0"/>
            </w:pPr>
          </w:p>
        </w:tc>
      </w:tr>
      <w:tr w:rsidR="00FC28F1" w:rsidRPr="00FE5AF5" w14:paraId="3F454889" w14:textId="77777777">
        <w:tc>
          <w:tcPr>
            <w:tcW w:w="2175" w:type="dxa"/>
            <w:tcMar>
              <w:top w:w="100" w:type="dxa"/>
              <w:left w:w="100" w:type="dxa"/>
              <w:bottom w:w="100" w:type="dxa"/>
              <w:right w:w="100" w:type="dxa"/>
            </w:tcMar>
          </w:tcPr>
          <w:p w14:paraId="618F2F01"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4D0B22DD" w14:textId="77777777" w:rsidR="00FC28F1" w:rsidRPr="00FE5AF5" w:rsidRDefault="00FC28F1">
            <w:pPr>
              <w:widowControl w:val="0"/>
            </w:pPr>
            <w:r w:rsidRPr="00FE5AF5">
              <w:t>El sistema mantiene en memoria el listado de clientes para uso en las pantallas de facturación.</w:t>
            </w:r>
          </w:p>
        </w:tc>
      </w:tr>
      <w:tr w:rsidR="00FC28F1" w:rsidRPr="00FE5AF5" w14:paraId="44E8BC45" w14:textId="77777777">
        <w:tc>
          <w:tcPr>
            <w:tcW w:w="2175" w:type="dxa"/>
            <w:tcMar>
              <w:top w:w="100" w:type="dxa"/>
              <w:left w:w="100" w:type="dxa"/>
              <w:bottom w:w="100" w:type="dxa"/>
              <w:right w:w="100" w:type="dxa"/>
            </w:tcMar>
          </w:tcPr>
          <w:p w14:paraId="5FFC77D9"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738EB5FE" w14:textId="77777777" w:rsidR="00FC28F1" w:rsidRPr="00FE5AF5" w:rsidRDefault="00FC28F1">
            <w:pPr>
              <w:widowControl w:val="0"/>
            </w:pPr>
            <w:r w:rsidRPr="00FE5AF5">
              <w:t>Sistema de Terreno para la obtención de datos.</w:t>
            </w:r>
          </w:p>
        </w:tc>
      </w:tr>
    </w:tbl>
    <w:p w14:paraId="2F8B8B98" w14:textId="77777777" w:rsidR="00FC28F1" w:rsidRPr="00FE5AF5" w:rsidRDefault="00FC28F1" w:rsidP="00FC28F1"/>
    <w:p w14:paraId="1777089C"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749B846D" w14:textId="77777777">
        <w:tc>
          <w:tcPr>
            <w:tcW w:w="2175" w:type="dxa"/>
            <w:tcMar>
              <w:top w:w="100" w:type="dxa"/>
              <w:left w:w="100" w:type="dxa"/>
              <w:bottom w:w="100" w:type="dxa"/>
              <w:right w:w="100" w:type="dxa"/>
            </w:tcMar>
          </w:tcPr>
          <w:p w14:paraId="4C91F99A"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172153E0" w14:textId="77777777" w:rsidR="00FC28F1" w:rsidRPr="00FE5AF5" w:rsidRDefault="00FC28F1">
            <w:pPr>
              <w:widowControl w:val="0"/>
            </w:pPr>
            <w:r w:rsidRPr="00FE5AF5">
              <w:t xml:space="preserve">Descripción </w:t>
            </w:r>
          </w:p>
        </w:tc>
      </w:tr>
      <w:tr w:rsidR="00FC28F1" w:rsidRPr="00FE5AF5" w14:paraId="5FF3291B" w14:textId="77777777">
        <w:tc>
          <w:tcPr>
            <w:tcW w:w="2175" w:type="dxa"/>
            <w:tcMar>
              <w:top w:w="100" w:type="dxa"/>
              <w:left w:w="100" w:type="dxa"/>
              <w:bottom w:w="100" w:type="dxa"/>
              <w:right w:w="100" w:type="dxa"/>
            </w:tcMar>
          </w:tcPr>
          <w:p w14:paraId="0D343174"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2659D954" w14:textId="77777777" w:rsidR="00FC28F1" w:rsidRPr="00FE5AF5" w:rsidRDefault="00FC28F1">
            <w:pPr>
              <w:widowControl w:val="0"/>
            </w:pPr>
            <w:r w:rsidRPr="00FE5AF5">
              <w:t>CU02 - Visualizando ficha financiera del cliente.</w:t>
            </w:r>
          </w:p>
        </w:tc>
      </w:tr>
      <w:tr w:rsidR="00FC28F1" w:rsidRPr="00FE5AF5" w14:paraId="56BB91EF" w14:textId="77777777">
        <w:tc>
          <w:tcPr>
            <w:tcW w:w="2175" w:type="dxa"/>
            <w:tcMar>
              <w:top w:w="100" w:type="dxa"/>
              <w:left w:w="100" w:type="dxa"/>
              <w:bottom w:w="100" w:type="dxa"/>
              <w:right w:w="100" w:type="dxa"/>
            </w:tcMar>
          </w:tcPr>
          <w:p w14:paraId="0E7CD67D"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663D3F8B" w14:textId="77777777" w:rsidR="00FC28F1" w:rsidRPr="00FE5AF5" w:rsidRDefault="00FC28F1">
            <w:pPr>
              <w:widowControl w:val="0"/>
            </w:pPr>
            <w:r w:rsidRPr="00FE5AF5">
              <w:t>Usuario de Gerencia o Secretaria.</w:t>
            </w:r>
          </w:p>
        </w:tc>
      </w:tr>
      <w:tr w:rsidR="00FC28F1" w:rsidRPr="00FE5AF5" w14:paraId="7DA6C3F9" w14:textId="77777777">
        <w:tc>
          <w:tcPr>
            <w:tcW w:w="2175" w:type="dxa"/>
            <w:tcMar>
              <w:top w:w="100" w:type="dxa"/>
              <w:left w:w="100" w:type="dxa"/>
              <w:bottom w:w="100" w:type="dxa"/>
              <w:right w:w="100" w:type="dxa"/>
            </w:tcMar>
          </w:tcPr>
          <w:p w14:paraId="74DA60E0"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78C37685" w14:textId="77777777" w:rsidR="00FC28F1" w:rsidRPr="00FE5AF5" w:rsidRDefault="00FC28F1">
            <w:pPr>
              <w:widowControl w:val="0"/>
            </w:pPr>
            <w:r w:rsidRPr="00FE5AF5">
              <w:t>El sistema despliega una vista de solo lectura con los datos del cliente, su historial de notas de venta y pagos asociados.</w:t>
            </w:r>
          </w:p>
        </w:tc>
      </w:tr>
      <w:tr w:rsidR="00FC28F1" w:rsidRPr="00FE5AF5" w14:paraId="5E23B4D8" w14:textId="77777777">
        <w:tc>
          <w:tcPr>
            <w:tcW w:w="2175" w:type="dxa"/>
            <w:tcMar>
              <w:top w:w="100" w:type="dxa"/>
              <w:left w:w="100" w:type="dxa"/>
              <w:bottom w:w="100" w:type="dxa"/>
              <w:right w:w="100" w:type="dxa"/>
            </w:tcMar>
          </w:tcPr>
          <w:p w14:paraId="01B92ACF"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37AC0AB6" w14:textId="77777777" w:rsidR="00FC28F1" w:rsidRPr="00FE5AF5" w:rsidRDefault="00FC28F1">
            <w:pPr>
              <w:widowControl w:val="0"/>
            </w:pPr>
            <w:r w:rsidRPr="00FE5AF5">
              <w:t>Alta.</w:t>
            </w:r>
          </w:p>
        </w:tc>
      </w:tr>
      <w:tr w:rsidR="00FC28F1" w:rsidRPr="00FE5AF5" w14:paraId="7C402F64" w14:textId="77777777">
        <w:tc>
          <w:tcPr>
            <w:tcW w:w="2175" w:type="dxa"/>
            <w:tcMar>
              <w:top w:w="100" w:type="dxa"/>
              <w:left w:w="100" w:type="dxa"/>
              <w:bottom w:w="100" w:type="dxa"/>
              <w:right w:w="100" w:type="dxa"/>
            </w:tcMar>
          </w:tcPr>
          <w:p w14:paraId="1ADDB350"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4634CCAB" w14:textId="77777777" w:rsidR="00FC28F1" w:rsidRPr="00FE5AF5" w:rsidRDefault="00FC28F1">
            <w:pPr>
              <w:widowControl w:val="0"/>
            </w:pPr>
            <w:r w:rsidRPr="00FE5AF5">
              <w:t>El catálogo debe estar cargado en el sistema.</w:t>
            </w:r>
          </w:p>
          <w:p w14:paraId="729C9655" w14:textId="77777777" w:rsidR="00FC28F1" w:rsidRPr="00FE5AF5" w:rsidRDefault="00FC28F1">
            <w:pPr>
              <w:widowControl w:val="0"/>
            </w:pPr>
            <w:r w:rsidRPr="00FE5AF5">
              <w:t>El cliente debe existir.</w:t>
            </w:r>
          </w:p>
        </w:tc>
      </w:tr>
      <w:tr w:rsidR="00FC28F1" w:rsidRPr="00FE5AF5" w14:paraId="0BAE3525" w14:textId="77777777">
        <w:tc>
          <w:tcPr>
            <w:tcW w:w="2175" w:type="dxa"/>
            <w:tcMar>
              <w:top w:w="100" w:type="dxa"/>
              <w:left w:w="100" w:type="dxa"/>
              <w:bottom w:w="100" w:type="dxa"/>
              <w:right w:w="100" w:type="dxa"/>
            </w:tcMar>
          </w:tcPr>
          <w:p w14:paraId="4566FA8D"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1AA6CA5E" w14:textId="77777777" w:rsidR="00FC28F1" w:rsidRPr="00FE5AF5" w:rsidRDefault="00FC28F1">
            <w:pPr>
              <w:widowControl w:val="0"/>
            </w:pPr>
            <w:r w:rsidRPr="00FE5AF5">
              <w:t>El usuario selecciona un cliente específico en el listado, el sistema consulta los datos del cliente, las Notas de Venta asociadas al RUT del cliente [Excepción 1], los pagos asociados a esas notas de venta del cliente y despliega la información ordenada cronológicamente en la Ficha Financiera del cliente.</w:t>
            </w:r>
          </w:p>
        </w:tc>
      </w:tr>
      <w:tr w:rsidR="00FC28F1" w:rsidRPr="00FE5AF5" w14:paraId="3A64DF7A" w14:textId="77777777">
        <w:tc>
          <w:tcPr>
            <w:tcW w:w="2175" w:type="dxa"/>
            <w:tcMar>
              <w:top w:w="100" w:type="dxa"/>
              <w:left w:w="100" w:type="dxa"/>
              <w:bottom w:w="100" w:type="dxa"/>
              <w:right w:w="100" w:type="dxa"/>
            </w:tcMar>
          </w:tcPr>
          <w:p w14:paraId="35397A60"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7918759C" w14:textId="77777777" w:rsidR="00FC28F1" w:rsidRPr="00FE5AF5" w:rsidRDefault="00FC28F1">
            <w:pPr>
              <w:widowControl w:val="0"/>
            </w:pPr>
            <w:r w:rsidRPr="00FE5AF5">
              <w:t xml:space="preserve">Excepción 1: El cliente no tiene notas de venta asociadas por lo </w:t>
            </w:r>
            <w:r w:rsidRPr="00FE5AF5">
              <w:lastRenderedPageBreak/>
              <w:t>que el sistema despliega el mensaje “El cliente no posee historial comercial”.</w:t>
            </w:r>
          </w:p>
        </w:tc>
      </w:tr>
      <w:tr w:rsidR="00FC28F1" w:rsidRPr="00FE5AF5" w14:paraId="7AF90860" w14:textId="77777777">
        <w:tc>
          <w:tcPr>
            <w:tcW w:w="2175" w:type="dxa"/>
            <w:tcMar>
              <w:top w:w="100" w:type="dxa"/>
              <w:left w:w="100" w:type="dxa"/>
              <w:bottom w:w="100" w:type="dxa"/>
              <w:right w:w="100" w:type="dxa"/>
            </w:tcMar>
          </w:tcPr>
          <w:p w14:paraId="4ADE2443" w14:textId="77777777" w:rsidR="00FC28F1" w:rsidRPr="00FE5AF5" w:rsidRDefault="00FC28F1">
            <w:pPr>
              <w:widowControl w:val="0"/>
            </w:pPr>
            <w:r w:rsidRPr="00FE5AF5">
              <w:lastRenderedPageBreak/>
              <w:t>Postcondiciones</w:t>
            </w:r>
          </w:p>
        </w:tc>
        <w:tc>
          <w:tcPr>
            <w:tcW w:w="7185" w:type="dxa"/>
            <w:tcMar>
              <w:top w:w="100" w:type="dxa"/>
              <w:left w:w="100" w:type="dxa"/>
              <w:bottom w:w="100" w:type="dxa"/>
              <w:right w:w="100" w:type="dxa"/>
            </w:tcMar>
          </w:tcPr>
          <w:p w14:paraId="4721E91E" w14:textId="77777777" w:rsidR="00FC28F1" w:rsidRPr="00FE5AF5" w:rsidRDefault="00FC28F1">
            <w:pPr>
              <w:widowControl w:val="0"/>
            </w:pPr>
            <w:r w:rsidRPr="00FE5AF5">
              <w:t>El usuario visualiza la ficha completa para evaluar el comportamiento de pago.</w:t>
            </w:r>
          </w:p>
        </w:tc>
      </w:tr>
      <w:tr w:rsidR="00FC28F1" w:rsidRPr="00FE5AF5" w14:paraId="16615516" w14:textId="77777777">
        <w:tc>
          <w:tcPr>
            <w:tcW w:w="2175" w:type="dxa"/>
            <w:tcMar>
              <w:top w:w="100" w:type="dxa"/>
              <w:left w:w="100" w:type="dxa"/>
              <w:bottom w:w="100" w:type="dxa"/>
              <w:right w:w="100" w:type="dxa"/>
            </w:tcMar>
          </w:tcPr>
          <w:p w14:paraId="3EC33AF8"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62BA0BBE" w14:textId="77777777" w:rsidR="00FC28F1" w:rsidRPr="00FE5AF5" w:rsidRDefault="00FC28F1">
            <w:pPr>
              <w:widowControl w:val="0"/>
            </w:pPr>
            <w:r w:rsidRPr="00FE5AF5">
              <w:t>CU01 - Cargando catálogo de clientes activos.</w:t>
            </w:r>
          </w:p>
        </w:tc>
      </w:tr>
    </w:tbl>
    <w:p w14:paraId="2F09F766" w14:textId="77777777" w:rsidR="00FC28F1" w:rsidRPr="00FE5AF5" w:rsidRDefault="00FC28F1" w:rsidP="00FC28F1"/>
    <w:p w14:paraId="2C64C5B2"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77F64793" w14:textId="77777777">
        <w:tc>
          <w:tcPr>
            <w:tcW w:w="2175" w:type="dxa"/>
            <w:tcMar>
              <w:top w:w="100" w:type="dxa"/>
              <w:left w:w="100" w:type="dxa"/>
              <w:bottom w:w="100" w:type="dxa"/>
              <w:right w:w="100" w:type="dxa"/>
            </w:tcMar>
          </w:tcPr>
          <w:p w14:paraId="3100F5A3"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0CDC3BFE" w14:textId="77777777" w:rsidR="00FC28F1" w:rsidRPr="00FE5AF5" w:rsidRDefault="00FC28F1">
            <w:pPr>
              <w:widowControl w:val="0"/>
            </w:pPr>
            <w:r w:rsidRPr="00FE5AF5">
              <w:t xml:space="preserve">Descripción </w:t>
            </w:r>
          </w:p>
        </w:tc>
      </w:tr>
      <w:tr w:rsidR="00FC28F1" w:rsidRPr="00FE5AF5" w14:paraId="6EC151B7" w14:textId="77777777">
        <w:tc>
          <w:tcPr>
            <w:tcW w:w="2175" w:type="dxa"/>
            <w:tcMar>
              <w:top w:w="100" w:type="dxa"/>
              <w:left w:w="100" w:type="dxa"/>
              <w:bottom w:w="100" w:type="dxa"/>
              <w:right w:w="100" w:type="dxa"/>
            </w:tcMar>
          </w:tcPr>
          <w:p w14:paraId="3E24DD78"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2751233B" w14:textId="77777777" w:rsidR="00FC28F1" w:rsidRPr="00FE5AF5" w:rsidRDefault="00FC28F1">
            <w:pPr>
              <w:widowControl w:val="0"/>
            </w:pPr>
            <w:r w:rsidRPr="00FE5AF5">
              <w:t>CU03 - Buscando el registro de un cliente.</w:t>
            </w:r>
          </w:p>
        </w:tc>
      </w:tr>
      <w:tr w:rsidR="00FC28F1" w:rsidRPr="00FE5AF5" w14:paraId="726587CD" w14:textId="77777777">
        <w:tc>
          <w:tcPr>
            <w:tcW w:w="2175" w:type="dxa"/>
            <w:tcMar>
              <w:top w:w="100" w:type="dxa"/>
              <w:left w:w="100" w:type="dxa"/>
              <w:bottom w:w="100" w:type="dxa"/>
              <w:right w:w="100" w:type="dxa"/>
            </w:tcMar>
          </w:tcPr>
          <w:p w14:paraId="0968DE08"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171A98D3" w14:textId="77777777" w:rsidR="00FC28F1" w:rsidRPr="00FE5AF5" w:rsidRDefault="00FC28F1">
            <w:pPr>
              <w:widowControl w:val="0"/>
            </w:pPr>
            <w:r w:rsidRPr="00FE5AF5">
              <w:t>Usuario de Gerencia o Secretaria.</w:t>
            </w:r>
          </w:p>
        </w:tc>
      </w:tr>
      <w:tr w:rsidR="00FC28F1" w:rsidRPr="00FE5AF5" w14:paraId="650ADFD4" w14:textId="77777777">
        <w:tc>
          <w:tcPr>
            <w:tcW w:w="2175" w:type="dxa"/>
            <w:tcMar>
              <w:top w:w="100" w:type="dxa"/>
              <w:left w:w="100" w:type="dxa"/>
              <w:bottom w:w="100" w:type="dxa"/>
              <w:right w:w="100" w:type="dxa"/>
            </w:tcMar>
          </w:tcPr>
          <w:p w14:paraId="3C17C9AB"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77A08B3F" w14:textId="77777777" w:rsidR="00FC28F1" w:rsidRPr="00FE5AF5" w:rsidRDefault="00FC28F1">
            <w:pPr>
              <w:widowControl w:val="0"/>
            </w:pPr>
            <w:r w:rsidRPr="00FE5AF5">
              <w:t>Permite al usuario encontrar clientes específicos escribiendo parcialmente su RUT o Razón social en una barra de búsqueda, actualizando la vista en tiempo real.</w:t>
            </w:r>
          </w:p>
        </w:tc>
      </w:tr>
      <w:tr w:rsidR="00FC28F1" w:rsidRPr="00FE5AF5" w14:paraId="62C7BBFA" w14:textId="77777777">
        <w:tc>
          <w:tcPr>
            <w:tcW w:w="2175" w:type="dxa"/>
            <w:tcMar>
              <w:top w:w="100" w:type="dxa"/>
              <w:left w:w="100" w:type="dxa"/>
              <w:bottom w:w="100" w:type="dxa"/>
              <w:right w:w="100" w:type="dxa"/>
            </w:tcMar>
          </w:tcPr>
          <w:p w14:paraId="6D39B03D"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592B0766" w14:textId="77777777" w:rsidR="00FC28F1" w:rsidRPr="00FE5AF5" w:rsidRDefault="00FC28F1">
            <w:pPr>
              <w:widowControl w:val="0"/>
            </w:pPr>
            <w:r w:rsidRPr="00FE5AF5">
              <w:t>Alta.</w:t>
            </w:r>
          </w:p>
        </w:tc>
      </w:tr>
      <w:tr w:rsidR="00FC28F1" w:rsidRPr="00FE5AF5" w14:paraId="3FB86F31" w14:textId="77777777">
        <w:tc>
          <w:tcPr>
            <w:tcW w:w="2175" w:type="dxa"/>
            <w:tcMar>
              <w:top w:w="100" w:type="dxa"/>
              <w:left w:w="100" w:type="dxa"/>
              <w:bottom w:w="100" w:type="dxa"/>
              <w:right w:w="100" w:type="dxa"/>
            </w:tcMar>
          </w:tcPr>
          <w:p w14:paraId="2383638D"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028EEA20" w14:textId="77777777" w:rsidR="00FC28F1" w:rsidRPr="00FE5AF5" w:rsidRDefault="00FC28F1">
            <w:pPr>
              <w:widowControl w:val="0"/>
            </w:pPr>
            <w:r w:rsidRPr="00FE5AF5">
              <w:t>El catálogo del cliente debe estar visible en pantalla.</w:t>
            </w:r>
          </w:p>
        </w:tc>
      </w:tr>
      <w:tr w:rsidR="00FC28F1" w:rsidRPr="00FE5AF5" w14:paraId="4945A8F2" w14:textId="77777777">
        <w:tc>
          <w:tcPr>
            <w:tcW w:w="2175" w:type="dxa"/>
            <w:tcMar>
              <w:top w:w="100" w:type="dxa"/>
              <w:left w:w="100" w:type="dxa"/>
              <w:bottom w:w="100" w:type="dxa"/>
              <w:right w:w="100" w:type="dxa"/>
            </w:tcMar>
          </w:tcPr>
          <w:p w14:paraId="218E9308"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75AB576B" w14:textId="77777777" w:rsidR="00FC28F1" w:rsidRPr="00FE5AF5" w:rsidRDefault="00FC28F1">
            <w:pPr>
              <w:widowControl w:val="0"/>
            </w:pPr>
            <w:r w:rsidRPr="00FE5AF5">
              <w:t>El usuario posiciona el cursor en la barra de búsqueda y presiona e ingresa caracteres alfanuméricos, el sistema captura los caracteres y los compara con el Rut y la Razón Social de los clientes listados, oculta los registros que no coinciden [Excepción 1] y muestra solo los registros con coincidencia parcial o total.</w:t>
            </w:r>
          </w:p>
        </w:tc>
      </w:tr>
      <w:tr w:rsidR="00FC28F1" w:rsidRPr="00FE5AF5" w14:paraId="22C1A527" w14:textId="77777777">
        <w:tc>
          <w:tcPr>
            <w:tcW w:w="2175" w:type="dxa"/>
            <w:tcMar>
              <w:top w:w="100" w:type="dxa"/>
              <w:left w:w="100" w:type="dxa"/>
              <w:bottom w:w="100" w:type="dxa"/>
              <w:right w:w="100" w:type="dxa"/>
            </w:tcMar>
          </w:tcPr>
          <w:p w14:paraId="106F162C"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10B249B0" w14:textId="77777777" w:rsidR="00FC28F1" w:rsidRPr="00FE5AF5" w:rsidRDefault="00FC28F1">
            <w:pPr>
              <w:widowControl w:val="0"/>
            </w:pPr>
            <w:r w:rsidRPr="00FE5AF5">
              <w:t>Excepción 1: No hay un cliente registrado y Activo coincidente con el texto ingresado por lo que el sistema oculta la totalidad de la lista y despliega el mensaje “No se encontraron resultados para la búsqueda”.</w:t>
            </w:r>
          </w:p>
        </w:tc>
      </w:tr>
      <w:tr w:rsidR="00FC28F1" w:rsidRPr="00FE5AF5" w14:paraId="0B134838" w14:textId="77777777">
        <w:tc>
          <w:tcPr>
            <w:tcW w:w="2175" w:type="dxa"/>
            <w:tcMar>
              <w:top w:w="100" w:type="dxa"/>
              <w:left w:w="100" w:type="dxa"/>
              <w:bottom w:w="100" w:type="dxa"/>
              <w:right w:w="100" w:type="dxa"/>
            </w:tcMar>
          </w:tcPr>
          <w:p w14:paraId="79E99631" w14:textId="77777777" w:rsidR="00FC28F1" w:rsidRPr="00FE5AF5" w:rsidRDefault="00FC28F1">
            <w:pPr>
              <w:widowControl w:val="0"/>
            </w:pPr>
            <w:r w:rsidRPr="00FE5AF5">
              <w:lastRenderedPageBreak/>
              <w:t>Postcondiciones</w:t>
            </w:r>
          </w:p>
        </w:tc>
        <w:tc>
          <w:tcPr>
            <w:tcW w:w="7185" w:type="dxa"/>
            <w:tcMar>
              <w:top w:w="100" w:type="dxa"/>
              <w:left w:w="100" w:type="dxa"/>
              <w:bottom w:w="100" w:type="dxa"/>
              <w:right w:w="100" w:type="dxa"/>
            </w:tcMar>
          </w:tcPr>
          <w:p w14:paraId="1133CB84" w14:textId="77777777" w:rsidR="00FC28F1" w:rsidRPr="00FE5AF5" w:rsidRDefault="00FC28F1">
            <w:pPr>
              <w:widowControl w:val="0"/>
            </w:pPr>
            <w:r w:rsidRPr="00FE5AF5">
              <w:t>La lista de clientes queda filtrada según los caracteres ingresados por el usuario.</w:t>
            </w:r>
          </w:p>
        </w:tc>
      </w:tr>
      <w:tr w:rsidR="00FC28F1" w:rsidRPr="00FE5AF5" w14:paraId="42B6F522" w14:textId="77777777">
        <w:tc>
          <w:tcPr>
            <w:tcW w:w="2175" w:type="dxa"/>
            <w:tcMar>
              <w:top w:w="100" w:type="dxa"/>
              <w:left w:w="100" w:type="dxa"/>
              <w:bottom w:w="100" w:type="dxa"/>
              <w:right w:w="100" w:type="dxa"/>
            </w:tcMar>
          </w:tcPr>
          <w:p w14:paraId="7DC647D5"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3ABEBF20" w14:textId="77777777" w:rsidR="00FC28F1" w:rsidRPr="00FE5AF5" w:rsidRDefault="00FC28F1">
            <w:pPr>
              <w:widowControl w:val="0"/>
            </w:pPr>
            <w:r w:rsidRPr="00FE5AF5">
              <w:t>CU01 - Cargando catálogo de clientes activos.</w:t>
            </w:r>
          </w:p>
        </w:tc>
      </w:tr>
    </w:tbl>
    <w:p w14:paraId="7FE6F044" w14:textId="77777777" w:rsidR="00FC28F1" w:rsidRPr="00FE5AF5" w:rsidRDefault="00FC28F1" w:rsidP="00FC28F1"/>
    <w:p w14:paraId="599C5584"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7A1F2B33" w14:textId="77777777">
        <w:tc>
          <w:tcPr>
            <w:tcW w:w="2175" w:type="dxa"/>
            <w:tcMar>
              <w:top w:w="100" w:type="dxa"/>
              <w:left w:w="100" w:type="dxa"/>
              <w:bottom w:w="100" w:type="dxa"/>
              <w:right w:w="100" w:type="dxa"/>
            </w:tcMar>
          </w:tcPr>
          <w:p w14:paraId="5D8989AF"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0073EB86" w14:textId="77777777" w:rsidR="00FC28F1" w:rsidRPr="00FE5AF5" w:rsidRDefault="00FC28F1">
            <w:pPr>
              <w:widowControl w:val="0"/>
            </w:pPr>
            <w:r w:rsidRPr="00FE5AF5">
              <w:t xml:space="preserve">Descripción </w:t>
            </w:r>
          </w:p>
        </w:tc>
      </w:tr>
      <w:tr w:rsidR="00FC28F1" w:rsidRPr="00FE5AF5" w14:paraId="692BD66A" w14:textId="77777777">
        <w:tc>
          <w:tcPr>
            <w:tcW w:w="2175" w:type="dxa"/>
            <w:tcMar>
              <w:top w:w="100" w:type="dxa"/>
              <w:left w:w="100" w:type="dxa"/>
              <w:bottom w:w="100" w:type="dxa"/>
              <w:right w:w="100" w:type="dxa"/>
            </w:tcMar>
          </w:tcPr>
          <w:p w14:paraId="18C93439"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79E534E9" w14:textId="77777777" w:rsidR="00FC28F1" w:rsidRPr="00FE5AF5" w:rsidRDefault="00FC28F1">
            <w:pPr>
              <w:widowControl w:val="0"/>
            </w:pPr>
            <w:r w:rsidRPr="00FE5AF5">
              <w:t>CU04 - Aplicando filtros de cartera morosa.</w:t>
            </w:r>
          </w:p>
        </w:tc>
      </w:tr>
      <w:tr w:rsidR="00FC28F1" w:rsidRPr="00FE5AF5" w14:paraId="13987252" w14:textId="77777777">
        <w:tc>
          <w:tcPr>
            <w:tcW w:w="2175" w:type="dxa"/>
            <w:tcMar>
              <w:top w:w="100" w:type="dxa"/>
              <w:left w:w="100" w:type="dxa"/>
              <w:bottom w:w="100" w:type="dxa"/>
              <w:right w:w="100" w:type="dxa"/>
            </w:tcMar>
          </w:tcPr>
          <w:p w14:paraId="51CD7F71"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539EF135" w14:textId="77777777" w:rsidR="00FC28F1" w:rsidRPr="00FE5AF5" w:rsidRDefault="00FC28F1">
            <w:pPr>
              <w:widowControl w:val="0"/>
            </w:pPr>
            <w:r w:rsidRPr="00FE5AF5">
              <w:t>Usuario de Gerencia o Secretaria.</w:t>
            </w:r>
          </w:p>
        </w:tc>
      </w:tr>
      <w:tr w:rsidR="00FC28F1" w:rsidRPr="00FE5AF5" w14:paraId="7B175B09" w14:textId="77777777">
        <w:tc>
          <w:tcPr>
            <w:tcW w:w="2175" w:type="dxa"/>
            <w:tcMar>
              <w:top w:w="100" w:type="dxa"/>
              <w:left w:w="100" w:type="dxa"/>
              <w:bottom w:w="100" w:type="dxa"/>
              <w:right w:w="100" w:type="dxa"/>
            </w:tcMar>
          </w:tcPr>
          <w:p w14:paraId="5A667520"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27A83574" w14:textId="77777777" w:rsidR="00FC28F1" w:rsidRPr="00FE5AF5" w:rsidRDefault="00FC28F1">
            <w:pPr>
              <w:widowControl w:val="0"/>
            </w:pPr>
            <w:r w:rsidRPr="00FE5AF5">
              <w:t>El usuario activa un control visual que aísla en pantalla exclusivamente a los clientes que mantienen saldos pendientes mayores a cero.</w:t>
            </w:r>
          </w:p>
        </w:tc>
      </w:tr>
      <w:tr w:rsidR="00FC28F1" w:rsidRPr="00FE5AF5" w14:paraId="0820B886" w14:textId="77777777">
        <w:tc>
          <w:tcPr>
            <w:tcW w:w="2175" w:type="dxa"/>
            <w:tcMar>
              <w:top w:w="100" w:type="dxa"/>
              <w:left w:w="100" w:type="dxa"/>
              <w:bottom w:w="100" w:type="dxa"/>
              <w:right w:w="100" w:type="dxa"/>
            </w:tcMar>
          </w:tcPr>
          <w:p w14:paraId="4A0C5571"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56369C8D" w14:textId="77777777" w:rsidR="00FC28F1" w:rsidRPr="00FE5AF5" w:rsidRDefault="00FC28F1">
            <w:pPr>
              <w:widowControl w:val="0"/>
            </w:pPr>
            <w:r w:rsidRPr="00FE5AF5">
              <w:t>Media.</w:t>
            </w:r>
          </w:p>
        </w:tc>
      </w:tr>
      <w:tr w:rsidR="00FC28F1" w:rsidRPr="00FE5AF5" w14:paraId="73F9FE28" w14:textId="77777777">
        <w:trPr>
          <w:trHeight w:val="470"/>
        </w:trPr>
        <w:tc>
          <w:tcPr>
            <w:tcW w:w="2175" w:type="dxa"/>
            <w:tcMar>
              <w:top w:w="100" w:type="dxa"/>
              <w:left w:w="100" w:type="dxa"/>
              <w:bottom w:w="100" w:type="dxa"/>
              <w:right w:w="100" w:type="dxa"/>
            </w:tcMar>
          </w:tcPr>
          <w:p w14:paraId="6A53A459"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25D4E8F6" w14:textId="77777777" w:rsidR="00FC28F1" w:rsidRPr="00FE5AF5" w:rsidRDefault="00FC28F1">
            <w:pPr>
              <w:widowControl w:val="0"/>
            </w:pPr>
            <w:r w:rsidRPr="00FE5AF5">
              <w:t>Los saldos de las Notas de Venta deben estar actualizados.</w:t>
            </w:r>
          </w:p>
        </w:tc>
      </w:tr>
      <w:tr w:rsidR="00FC28F1" w:rsidRPr="00FE5AF5" w14:paraId="0FF33CCD" w14:textId="77777777">
        <w:tc>
          <w:tcPr>
            <w:tcW w:w="2175" w:type="dxa"/>
            <w:tcMar>
              <w:top w:w="100" w:type="dxa"/>
              <w:left w:w="100" w:type="dxa"/>
              <w:bottom w:w="100" w:type="dxa"/>
              <w:right w:w="100" w:type="dxa"/>
            </w:tcMar>
          </w:tcPr>
          <w:p w14:paraId="589827BC"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60394404" w14:textId="77777777" w:rsidR="00FC28F1" w:rsidRPr="00FE5AF5" w:rsidRDefault="00FC28F1">
            <w:pPr>
              <w:widowControl w:val="0"/>
            </w:pPr>
            <w:r w:rsidRPr="00FE5AF5">
              <w:t>El usuario selecciona el control de filtro “Clientes morosos”, el sistema reconoce las Notas de Venta activas de todos los clientes, identifica aquellos clientes cuya suma de saldo pendiente sea mayor a cero [Excepción 1] y oculta a los clientes sin deuda para luego renderizar el nuevo listado filtrado.</w:t>
            </w:r>
          </w:p>
        </w:tc>
      </w:tr>
      <w:tr w:rsidR="00FC28F1" w:rsidRPr="00FE5AF5" w14:paraId="35FE8243" w14:textId="77777777">
        <w:tc>
          <w:tcPr>
            <w:tcW w:w="2175" w:type="dxa"/>
            <w:tcMar>
              <w:top w:w="100" w:type="dxa"/>
              <w:left w:w="100" w:type="dxa"/>
              <w:bottom w:w="100" w:type="dxa"/>
              <w:right w:w="100" w:type="dxa"/>
            </w:tcMar>
          </w:tcPr>
          <w:p w14:paraId="017034CE"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48A67C61" w14:textId="77777777" w:rsidR="00FC28F1" w:rsidRPr="00FE5AF5" w:rsidRDefault="00FC28F1">
            <w:pPr>
              <w:widowControl w:val="0"/>
            </w:pPr>
            <w:r w:rsidRPr="00FE5AF5">
              <w:t>Excepción 1: Ningún cliente posee saldos morosos por lo que el sistema despliega el mensaje “Actualmente no se registran clientes morosos”.</w:t>
            </w:r>
          </w:p>
        </w:tc>
      </w:tr>
      <w:tr w:rsidR="00FC28F1" w:rsidRPr="00FE5AF5" w14:paraId="5CCE8452" w14:textId="77777777">
        <w:tc>
          <w:tcPr>
            <w:tcW w:w="2175" w:type="dxa"/>
            <w:tcMar>
              <w:top w:w="100" w:type="dxa"/>
              <w:left w:w="100" w:type="dxa"/>
              <w:bottom w:w="100" w:type="dxa"/>
              <w:right w:w="100" w:type="dxa"/>
            </w:tcMar>
          </w:tcPr>
          <w:p w14:paraId="7FD80E4A"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1EA937CD" w14:textId="77777777" w:rsidR="00FC28F1" w:rsidRPr="00FE5AF5" w:rsidRDefault="00FC28F1">
            <w:pPr>
              <w:widowControl w:val="0"/>
            </w:pPr>
            <w:r w:rsidRPr="00FE5AF5">
              <w:t>La pantalla muestra únicamente a los clientes sujetos a gestión de cobranza.</w:t>
            </w:r>
          </w:p>
        </w:tc>
      </w:tr>
      <w:tr w:rsidR="00FC28F1" w:rsidRPr="00FE5AF5" w14:paraId="0D046AD5" w14:textId="77777777">
        <w:tc>
          <w:tcPr>
            <w:tcW w:w="2175" w:type="dxa"/>
            <w:tcMar>
              <w:top w:w="100" w:type="dxa"/>
              <w:left w:w="100" w:type="dxa"/>
              <w:bottom w:w="100" w:type="dxa"/>
              <w:right w:w="100" w:type="dxa"/>
            </w:tcMar>
          </w:tcPr>
          <w:p w14:paraId="79B71740"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0003EDD0" w14:textId="77777777" w:rsidR="00FC28F1" w:rsidRPr="00FE5AF5" w:rsidRDefault="00FC28F1">
            <w:pPr>
              <w:widowControl w:val="0"/>
            </w:pPr>
            <w:r w:rsidRPr="00FE5AF5">
              <w:t>CU01 - Cargando catálogo de clientes activos.</w:t>
            </w:r>
          </w:p>
          <w:p w14:paraId="31C6E5E8" w14:textId="77777777" w:rsidR="00FC28F1" w:rsidRPr="00FE5AF5" w:rsidRDefault="00FC28F1">
            <w:pPr>
              <w:widowControl w:val="0"/>
            </w:pPr>
            <w:r w:rsidRPr="00FE5AF5">
              <w:lastRenderedPageBreak/>
              <w:t>CU25 - Iniciando registro de pago y vinculación de contrato.</w:t>
            </w:r>
          </w:p>
          <w:p w14:paraId="366EC89B" w14:textId="77777777" w:rsidR="00FC28F1" w:rsidRPr="00FE5AF5" w:rsidRDefault="00FC28F1">
            <w:pPr>
              <w:widowControl w:val="0"/>
            </w:pPr>
            <w:r w:rsidRPr="00FE5AF5">
              <w:t>CU30 - Disminuyendo saldo deudor.</w:t>
            </w:r>
          </w:p>
          <w:p w14:paraId="5312A302" w14:textId="77777777" w:rsidR="00FC28F1" w:rsidRPr="00FE5AF5" w:rsidRDefault="00FC28F1">
            <w:pPr>
              <w:widowControl w:val="0"/>
            </w:pPr>
            <w:r w:rsidRPr="00FE5AF5">
              <w:t>CU31 - Actualizando estado contable a pagada totalmente.</w:t>
            </w:r>
          </w:p>
        </w:tc>
      </w:tr>
    </w:tbl>
    <w:p w14:paraId="7D831E74" w14:textId="77777777" w:rsidR="00FC28F1" w:rsidRPr="00FE5AF5" w:rsidRDefault="00FC28F1" w:rsidP="00FC28F1"/>
    <w:p w14:paraId="2A34475F"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73EC2676" w14:textId="77777777">
        <w:tc>
          <w:tcPr>
            <w:tcW w:w="2175" w:type="dxa"/>
            <w:tcMar>
              <w:top w:w="100" w:type="dxa"/>
              <w:left w:w="100" w:type="dxa"/>
              <w:bottom w:w="100" w:type="dxa"/>
              <w:right w:w="100" w:type="dxa"/>
            </w:tcMar>
          </w:tcPr>
          <w:p w14:paraId="32A2CB79"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2A64B122" w14:textId="77777777" w:rsidR="00FC28F1" w:rsidRPr="00FE5AF5" w:rsidRDefault="00FC28F1">
            <w:pPr>
              <w:widowControl w:val="0"/>
            </w:pPr>
            <w:r w:rsidRPr="00FE5AF5">
              <w:t xml:space="preserve">Descripción </w:t>
            </w:r>
          </w:p>
        </w:tc>
      </w:tr>
      <w:tr w:rsidR="00FC28F1" w:rsidRPr="00FE5AF5" w14:paraId="4C2C5CA5" w14:textId="77777777">
        <w:tc>
          <w:tcPr>
            <w:tcW w:w="2175" w:type="dxa"/>
            <w:tcMar>
              <w:top w:w="100" w:type="dxa"/>
              <w:left w:w="100" w:type="dxa"/>
              <w:bottom w:w="100" w:type="dxa"/>
              <w:right w:w="100" w:type="dxa"/>
            </w:tcMar>
          </w:tcPr>
          <w:p w14:paraId="458C7726"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38C3D76E" w14:textId="77777777" w:rsidR="00FC28F1" w:rsidRPr="00FE5AF5" w:rsidRDefault="00FC28F1">
            <w:pPr>
              <w:widowControl w:val="0"/>
            </w:pPr>
            <w:r w:rsidRPr="00FE5AF5">
              <w:t>CU05 - Iniciando Cotización y Asignación Cliente.</w:t>
            </w:r>
          </w:p>
        </w:tc>
      </w:tr>
      <w:tr w:rsidR="00FC28F1" w:rsidRPr="00FE5AF5" w14:paraId="28F25110" w14:textId="77777777">
        <w:tc>
          <w:tcPr>
            <w:tcW w:w="2175" w:type="dxa"/>
            <w:tcMar>
              <w:top w:w="100" w:type="dxa"/>
              <w:left w:w="100" w:type="dxa"/>
              <w:bottom w:w="100" w:type="dxa"/>
              <w:right w:w="100" w:type="dxa"/>
            </w:tcMar>
          </w:tcPr>
          <w:p w14:paraId="5CEAFCEF"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3DF6323E" w14:textId="77777777" w:rsidR="00FC28F1" w:rsidRPr="00FE5AF5" w:rsidRDefault="00FC28F1">
            <w:pPr>
              <w:widowControl w:val="0"/>
            </w:pPr>
            <w:r w:rsidRPr="00FE5AF5">
              <w:t>Usuario de Gerencia o Secretaria.</w:t>
            </w:r>
          </w:p>
        </w:tc>
      </w:tr>
      <w:tr w:rsidR="00FC28F1" w:rsidRPr="00FE5AF5" w14:paraId="5983B2CA" w14:textId="77777777">
        <w:tc>
          <w:tcPr>
            <w:tcW w:w="2175" w:type="dxa"/>
            <w:tcMar>
              <w:top w:w="100" w:type="dxa"/>
              <w:left w:w="100" w:type="dxa"/>
              <w:bottom w:w="100" w:type="dxa"/>
              <w:right w:w="100" w:type="dxa"/>
            </w:tcMar>
          </w:tcPr>
          <w:p w14:paraId="731C92CC"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2A38A0F5" w14:textId="77777777" w:rsidR="00FC28F1" w:rsidRPr="00FE5AF5" w:rsidRDefault="00FC28F1">
            <w:pPr>
              <w:widowControl w:val="0"/>
            </w:pPr>
            <w:r w:rsidRPr="00FE5AF5">
              <w:t>El usuario abre el formulario de nueva cotización y el sistema obliga a seleccionar un cliente “Activo” del catálogo antes de permitirle ingresar valores comerciales.</w:t>
            </w:r>
          </w:p>
        </w:tc>
      </w:tr>
      <w:tr w:rsidR="00FC28F1" w:rsidRPr="00FE5AF5" w14:paraId="2FB09518" w14:textId="77777777">
        <w:tc>
          <w:tcPr>
            <w:tcW w:w="2175" w:type="dxa"/>
            <w:tcMar>
              <w:top w:w="100" w:type="dxa"/>
              <w:left w:w="100" w:type="dxa"/>
              <w:bottom w:w="100" w:type="dxa"/>
              <w:right w:w="100" w:type="dxa"/>
            </w:tcMar>
          </w:tcPr>
          <w:p w14:paraId="2C6EDCC8"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34189FA0" w14:textId="77777777" w:rsidR="00FC28F1" w:rsidRPr="00FE5AF5" w:rsidRDefault="00FC28F1">
            <w:pPr>
              <w:widowControl w:val="0"/>
            </w:pPr>
            <w:r w:rsidRPr="00FE5AF5">
              <w:t>Alta.</w:t>
            </w:r>
          </w:p>
        </w:tc>
      </w:tr>
      <w:tr w:rsidR="00FC28F1" w:rsidRPr="00FE5AF5" w14:paraId="69B2515A" w14:textId="77777777">
        <w:tc>
          <w:tcPr>
            <w:tcW w:w="2175" w:type="dxa"/>
            <w:tcMar>
              <w:top w:w="100" w:type="dxa"/>
              <w:left w:w="100" w:type="dxa"/>
              <w:bottom w:w="100" w:type="dxa"/>
              <w:right w:w="100" w:type="dxa"/>
            </w:tcMar>
          </w:tcPr>
          <w:p w14:paraId="245476A3"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5758188A" w14:textId="77777777" w:rsidR="00FC28F1" w:rsidRPr="00FE5AF5" w:rsidRDefault="00FC28F1">
            <w:pPr>
              <w:widowControl w:val="0"/>
            </w:pPr>
            <w:r w:rsidRPr="00FE5AF5">
              <w:t>El catálogo de clientes debe estar cargado y con registros disponibles.</w:t>
            </w:r>
          </w:p>
        </w:tc>
      </w:tr>
      <w:tr w:rsidR="00FC28F1" w:rsidRPr="00FE5AF5" w14:paraId="0C06B295" w14:textId="77777777">
        <w:tc>
          <w:tcPr>
            <w:tcW w:w="2175" w:type="dxa"/>
            <w:tcMar>
              <w:top w:w="100" w:type="dxa"/>
              <w:left w:w="100" w:type="dxa"/>
              <w:bottom w:w="100" w:type="dxa"/>
              <w:right w:w="100" w:type="dxa"/>
            </w:tcMar>
          </w:tcPr>
          <w:p w14:paraId="78E7E71F"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739A9302" w14:textId="77777777" w:rsidR="00FC28F1" w:rsidRPr="00FE5AF5" w:rsidRDefault="00FC28F1">
            <w:pPr>
              <w:widowControl w:val="0"/>
            </w:pPr>
            <w:r w:rsidRPr="00FE5AF5">
              <w:t>El usuario selecciona “Crear Nueva Cotización”, el sistema despliega el formulario manteniendo los campos de costos y productos deshabilitados, el usuario busca y selecciona un cliente desde el buscador integrado, el sistema valida que el cliente seleccionado esté activo [Excepción 1] y asocia el cliente al documento habilitando el resto de los campos de la cotización.</w:t>
            </w:r>
          </w:p>
        </w:tc>
      </w:tr>
      <w:tr w:rsidR="00FC28F1" w:rsidRPr="00FE5AF5" w14:paraId="76F3757D" w14:textId="77777777">
        <w:tc>
          <w:tcPr>
            <w:tcW w:w="2175" w:type="dxa"/>
            <w:tcMar>
              <w:top w:w="100" w:type="dxa"/>
              <w:left w:w="100" w:type="dxa"/>
              <w:bottom w:w="100" w:type="dxa"/>
              <w:right w:w="100" w:type="dxa"/>
            </w:tcMar>
          </w:tcPr>
          <w:p w14:paraId="77FDC588"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5D8FF694" w14:textId="77777777" w:rsidR="00FC28F1" w:rsidRPr="00FE5AF5" w:rsidRDefault="00FC28F1">
            <w:pPr>
              <w:widowControl w:val="0"/>
            </w:pPr>
            <w:r w:rsidRPr="00FE5AF5">
              <w:t>Excepción 1: Si el usuario intenta avanzar o guardar dejando el campo del cliente vacío el sistema bloquea la acción y despliega el mensaje “Para continuar seleccione un cliente”.</w:t>
            </w:r>
          </w:p>
        </w:tc>
      </w:tr>
      <w:tr w:rsidR="00FC28F1" w:rsidRPr="00FE5AF5" w14:paraId="0E487A6F" w14:textId="77777777">
        <w:tc>
          <w:tcPr>
            <w:tcW w:w="2175" w:type="dxa"/>
            <w:tcMar>
              <w:top w:w="100" w:type="dxa"/>
              <w:left w:w="100" w:type="dxa"/>
              <w:bottom w:w="100" w:type="dxa"/>
              <w:right w:w="100" w:type="dxa"/>
            </w:tcMar>
          </w:tcPr>
          <w:p w14:paraId="74EF218F"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14E7738C" w14:textId="77777777" w:rsidR="00FC28F1" w:rsidRPr="00FE5AF5" w:rsidRDefault="00FC28F1">
            <w:pPr>
              <w:widowControl w:val="0"/>
            </w:pPr>
            <w:r w:rsidRPr="00FE5AF5">
              <w:t>La cotización en estado “Provisional” queda vinculada a un Rut específico.</w:t>
            </w:r>
          </w:p>
        </w:tc>
      </w:tr>
      <w:tr w:rsidR="00FC28F1" w:rsidRPr="00FE5AF5" w14:paraId="4341463B" w14:textId="77777777">
        <w:tc>
          <w:tcPr>
            <w:tcW w:w="2175" w:type="dxa"/>
            <w:tcMar>
              <w:top w:w="100" w:type="dxa"/>
              <w:left w:w="100" w:type="dxa"/>
              <w:bottom w:w="100" w:type="dxa"/>
              <w:right w:w="100" w:type="dxa"/>
            </w:tcMar>
          </w:tcPr>
          <w:p w14:paraId="0D8DAD20" w14:textId="77777777" w:rsidR="00FC28F1" w:rsidRPr="00FE5AF5" w:rsidRDefault="00FC28F1">
            <w:pPr>
              <w:widowControl w:val="0"/>
            </w:pPr>
            <w:r w:rsidRPr="00FE5AF5">
              <w:lastRenderedPageBreak/>
              <w:t>Dependencias</w:t>
            </w:r>
          </w:p>
        </w:tc>
        <w:tc>
          <w:tcPr>
            <w:tcW w:w="7185" w:type="dxa"/>
            <w:tcMar>
              <w:top w:w="100" w:type="dxa"/>
              <w:left w:w="100" w:type="dxa"/>
              <w:bottom w:w="100" w:type="dxa"/>
              <w:right w:w="100" w:type="dxa"/>
            </w:tcMar>
          </w:tcPr>
          <w:p w14:paraId="0F374BF7" w14:textId="77777777" w:rsidR="00FC28F1" w:rsidRPr="00FE5AF5" w:rsidRDefault="00FC28F1">
            <w:pPr>
              <w:widowControl w:val="0"/>
            </w:pPr>
            <w:r w:rsidRPr="00FE5AF5">
              <w:t>CU01 - Cargando catálogo de clientes activos.</w:t>
            </w:r>
          </w:p>
          <w:p w14:paraId="576A0411" w14:textId="77777777" w:rsidR="00FC28F1" w:rsidRPr="00FE5AF5" w:rsidRDefault="00FC28F1">
            <w:pPr>
              <w:widowControl w:val="0"/>
            </w:pPr>
            <w:r w:rsidRPr="00FE5AF5">
              <w:t>CU03 - Buscando el registro de un cliente.</w:t>
            </w:r>
          </w:p>
          <w:p w14:paraId="192AE901" w14:textId="77777777" w:rsidR="00FC28F1" w:rsidRPr="00FE5AF5" w:rsidRDefault="00FC28F1">
            <w:pPr>
              <w:widowControl w:val="0"/>
            </w:pPr>
            <w:r w:rsidRPr="00FE5AF5">
              <w:t>CU25 - Iniciando registro de pago y vinculación de contrato.</w:t>
            </w:r>
          </w:p>
          <w:p w14:paraId="1E398343" w14:textId="77777777" w:rsidR="00FC28F1" w:rsidRPr="00FE5AF5" w:rsidRDefault="00FC28F1">
            <w:pPr>
              <w:widowControl w:val="0"/>
            </w:pPr>
            <w:r w:rsidRPr="00FE5AF5">
              <w:t>CU30 - Disminuyendo saldo deudor.</w:t>
            </w:r>
          </w:p>
          <w:p w14:paraId="1F6D6826" w14:textId="77777777" w:rsidR="00FC28F1" w:rsidRPr="00FE5AF5" w:rsidRDefault="00FC28F1">
            <w:pPr>
              <w:widowControl w:val="0"/>
            </w:pPr>
            <w:r w:rsidRPr="00FE5AF5">
              <w:t>CU31 - Actualizando estado contable a pagada totalmente.</w:t>
            </w:r>
          </w:p>
        </w:tc>
      </w:tr>
    </w:tbl>
    <w:p w14:paraId="3A3029C3" w14:textId="77777777" w:rsidR="00FC28F1" w:rsidRPr="00FE5AF5" w:rsidRDefault="00FC28F1" w:rsidP="00FC28F1"/>
    <w:p w14:paraId="64BEFFFE"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39E8C882" w14:textId="77777777">
        <w:tc>
          <w:tcPr>
            <w:tcW w:w="2175" w:type="dxa"/>
            <w:tcMar>
              <w:top w:w="100" w:type="dxa"/>
              <w:left w:w="100" w:type="dxa"/>
              <w:bottom w:w="100" w:type="dxa"/>
              <w:right w:w="100" w:type="dxa"/>
            </w:tcMar>
          </w:tcPr>
          <w:p w14:paraId="0E6FB188"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6DFA645A" w14:textId="77777777" w:rsidR="00FC28F1" w:rsidRPr="00FE5AF5" w:rsidRDefault="00FC28F1">
            <w:pPr>
              <w:widowControl w:val="0"/>
            </w:pPr>
            <w:r w:rsidRPr="00FE5AF5">
              <w:t xml:space="preserve">Descripción </w:t>
            </w:r>
          </w:p>
        </w:tc>
      </w:tr>
      <w:tr w:rsidR="00FC28F1" w:rsidRPr="00FE5AF5" w14:paraId="4D625346" w14:textId="77777777">
        <w:tc>
          <w:tcPr>
            <w:tcW w:w="2175" w:type="dxa"/>
            <w:tcMar>
              <w:top w:w="100" w:type="dxa"/>
              <w:left w:w="100" w:type="dxa"/>
              <w:bottom w:w="100" w:type="dxa"/>
              <w:right w:w="100" w:type="dxa"/>
            </w:tcMar>
          </w:tcPr>
          <w:p w14:paraId="3260E7C9"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4AA8EB93" w14:textId="77777777" w:rsidR="00FC28F1" w:rsidRPr="00FE5AF5" w:rsidRDefault="00FC28F1">
            <w:pPr>
              <w:widowControl w:val="0"/>
            </w:pPr>
            <w:r w:rsidRPr="00FE5AF5">
              <w:t>CU06 - Consultando costos de inventario.</w:t>
            </w:r>
          </w:p>
        </w:tc>
      </w:tr>
      <w:tr w:rsidR="00FC28F1" w:rsidRPr="00FE5AF5" w14:paraId="3C1A8050" w14:textId="77777777">
        <w:tc>
          <w:tcPr>
            <w:tcW w:w="2175" w:type="dxa"/>
            <w:tcMar>
              <w:top w:w="100" w:type="dxa"/>
              <w:left w:w="100" w:type="dxa"/>
              <w:bottom w:w="100" w:type="dxa"/>
              <w:right w:w="100" w:type="dxa"/>
            </w:tcMar>
          </w:tcPr>
          <w:p w14:paraId="50217B59"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2F85D3C9" w14:textId="77777777" w:rsidR="00FC28F1" w:rsidRPr="00FE5AF5" w:rsidRDefault="00FC28F1">
            <w:pPr>
              <w:widowControl w:val="0"/>
            </w:pPr>
            <w:r w:rsidRPr="00FE5AF5">
              <w:t>Sistema Financiero, Base de datos.</w:t>
            </w:r>
          </w:p>
        </w:tc>
      </w:tr>
      <w:tr w:rsidR="00FC28F1" w:rsidRPr="00FE5AF5" w14:paraId="756A5588" w14:textId="77777777">
        <w:tc>
          <w:tcPr>
            <w:tcW w:w="2175" w:type="dxa"/>
            <w:tcMar>
              <w:top w:w="100" w:type="dxa"/>
              <w:left w:w="100" w:type="dxa"/>
              <w:bottom w:w="100" w:type="dxa"/>
              <w:right w:w="100" w:type="dxa"/>
            </w:tcMar>
          </w:tcPr>
          <w:p w14:paraId="5FB9630A"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661958A3" w14:textId="77777777" w:rsidR="00FC28F1" w:rsidRPr="00FE5AF5" w:rsidRDefault="00FC28F1">
            <w:pPr>
              <w:widowControl w:val="0"/>
            </w:pPr>
            <w:r w:rsidRPr="00FE5AF5">
              <w:t>El sistema financiero solicita en segundo plano el listado actualizado de materiales y sus costos unitarios al módulo de inventario.</w:t>
            </w:r>
          </w:p>
        </w:tc>
      </w:tr>
      <w:tr w:rsidR="00FC28F1" w:rsidRPr="00FE5AF5" w14:paraId="20812372" w14:textId="77777777">
        <w:tc>
          <w:tcPr>
            <w:tcW w:w="2175" w:type="dxa"/>
            <w:tcMar>
              <w:top w:w="100" w:type="dxa"/>
              <w:left w:w="100" w:type="dxa"/>
              <w:bottom w:w="100" w:type="dxa"/>
              <w:right w:w="100" w:type="dxa"/>
            </w:tcMar>
          </w:tcPr>
          <w:p w14:paraId="0B6026F7"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02C37C38" w14:textId="77777777" w:rsidR="00FC28F1" w:rsidRPr="00FE5AF5" w:rsidRDefault="00FC28F1">
            <w:pPr>
              <w:widowControl w:val="0"/>
            </w:pPr>
            <w:r w:rsidRPr="00FE5AF5">
              <w:t>Alta.</w:t>
            </w:r>
          </w:p>
        </w:tc>
      </w:tr>
      <w:tr w:rsidR="00FC28F1" w:rsidRPr="00FE5AF5" w14:paraId="2DB9E5FC" w14:textId="77777777">
        <w:tc>
          <w:tcPr>
            <w:tcW w:w="2175" w:type="dxa"/>
            <w:tcMar>
              <w:top w:w="100" w:type="dxa"/>
              <w:left w:w="100" w:type="dxa"/>
              <w:bottom w:w="100" w:type="dxa"/>
              <w:right w:w="100" w:type="dxa"/>
            </w:tcMar>
          </w:tcPr>
          <w:p w14:paraId="1539A19D"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5EF9BC4E" w14:textId="77777777" w:rsidR="00FC28F1" w:rsidRPr="00FE5AF5" w:rsidRDefault="00FC28F1">
            <w:pPr>
              <w:widowControl w:val="0"/>
            </w:pPr>
            <w:r w:rsidRPr="00FE5AF5">
              <w:t>Conexión activa con la base de datos.</w:t>
            </w:r>
          </w:p>
        </w:tc>
      </w:tr>
      <w:tr w:rsidR="00FC28F1" w:rsidRPr="00FE5AF5" w14:paraId="451EAD43" w14:textId="77777777">
        <w:tc>
          <w:tcPr>
            <w:tcW w:w="2175" w:type="dxa"/>
            <w:tcMar>
              <w:top w:w="100" w:type="dxa"/>
              <w:left w:w="100" w:type="dxa"/>
              <w:bottom w:w="100" w:type="dxa"/>
              <w:right w:w="100" w:type="dxa"/>
            </w:tcMar>
          </w:tcPr>
          <w:p w14:paraId="4FB8D2BB"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00793624" w14:textId="77777777" w:rsidR="00FC28F1" w:rsidRPr="00FE5AF5" w:rsidRDefault="00FC28F1">
            <w:pPr>
              <w:widowControl w:val="0"/>
            </w:pPr>
            <w:r w:rsidRPr="00FE5AF5">
              <w:t>Al habilitar el formulario de cotización, el sistema envía una petición de lectura a la base de datos, extrae el catálogo de materiales junto con el campo “Costo Unitario” [Excepción 1] y carga estos datos en los selectores de materiales del formulario, impidiendo la edición de los valores de costo.</w:t>
            </w:r>
          </w:p>
        </w:tc>
      </w:tr>
      <w:tr w:rsidR="00FC28F1" w:rsidRPr="00FE5AF5" w14:paraId="3630AF72" w14:textId="77777777">
        <w:tc>
          <w:tcPr>
            <w:tcW w:w="2175" w:type="dxa"/>
            <w:tcMar>
              <w:top w:w="100" w:type="dxa"/>
              <w:left w:w="100" w:type="dxa"/>
              <w:bottom w:w="100" w:type="dxa"/>
              <w:right w:w="100" w:type="dxa"/>
            </w:tcMar>
          </w:tcPr>
          <w:p w14:paraId="44E9C74C"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578F7963" w14:textId="77777777" w:rsidR="00FC28F1" w:rsidRPr="00FE5AF5" w:rsidRDefault="00FC28F1">
            <w:pPr>
              <w:widowControl w:val="0"/>
            </w:pPr>
            <w:r w:rsidRPr="00FE5AF5">
              <w:t>Excepción 1: Si la conexión falla el sistema cancela la petición y despliega el aviso “Inventario no disponible, no se puede calcular el costo en estos momentos”.</w:t>
            </w:r>
          </w:p>
        </w:tc>
      </w:tr>
      <w:tr w:rsidR="00FC28F1" w:rsidRPr="00FE5AF5" w14:paraId="37FFE06B" w14:textId="77777777">
        <w:tc>
          <w:tcPr>
            <w:tcW w:w="2175" w:type="dxa"/>
            <w:tcMar>
              <w:top w:w="100" w:type="dxa"/>
              <w:left w:w="100" w:type="dxa"/>
              <w:bottom w:w="100" w:type="dxa"/>
              <w:right w:w="100" w:type="dxa"/>
            </w:tcMar>
          </w:tcPr>
          <w:p w14:paraId="04C77226"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7272C516" w14:textId="77777777" w:rsidR="00FC28F1" w:rsidRPr="00FE5AF5" w:rsidRDefault="00FC28F1">
            <w:pPr>
              <w:widowControl w:val="0"/>
            </w:pPr>
            <w:r w:rsidRPr="00FE5AF5">
              <w:t xml:space="preserve">Los costos base quedan cargados en la memoria para realizar </w:t>
            </w:r>
            <w:r w:rsidRPr="00FE5AF5">
              <w:lastRenderedPageBreak/>
              <w:t>cálculos.</w:t>
            </w:r>
          </w:p>
        </w:tc>
      </w:tr>
      <w:tr w:rsidR="00FC28F1" w:rsidRPr="00FE5AF5" w14:paraId="658FEA3A" w14:textId="77777777">
        <w:tc>
          <w:tcPr>
            <w:tcW w:w="2175" w:type="dxa"/>
            <w:tcMar>
              <w:top w:w="100" w:type="dxa"/>
              <w:left w:w="100" w:type="dxa"/>
              <w:bottom w:w="100" w:type="dxa"/>
              <w:right w:w="100" w:type="dxa"/>
            </w:tcMar>
          </w:tcPr>
          <w:p w14:paraId="6E51336C" w14:textId="77777777" w:rsidR="00FC28F1" w:rsidRPr="00FE5AF5" w:rsidRDefault="00FC28F1">
            <w:pPr>
              <w:widowControl w:val="0"/>
            </w:pPr>
            <w:r w:rsidRPr="00FE5AF5">
              <w:lastRenderedPageBreak/>
              <w:t>Dependencias</w:t>
            </w:r>
          </w:p>
        </w:tc>
        <w:tc>
          <w:tcPr>
            <w:tcW w:w="7185" w:type="dxa"/>
            <w:tcMar>
              <w:top w:w="100" w:type="dxa"/>
              <w:left w:w="100" w:type="dxa"/>
              <w:bottom w:w="100" w:type="dxa"/>
              <w:right w:w="100" w:type="dxa"/>
            </w:tcMar>
          </w:tcPr>
          <w:p w14:paraId="3C2EAC2C" w14:textId="77777777" w:rsidR="00FC28F1" w:rsidRPr="00FE5AF5" w:rsidRDefault="00FC28F1">
            <w:pPr>
              <w:widowControl w:val="0"/>
            </w:pPr>
            <w:r w:rsidRPr="00FE5AF5">
              <w:t>Sistema de Inventario para obtener materiales y costos.</w:t>
            </w:r>
          </w:p>
        </w:tc>
      </w:tr>
    </w:tbl>
    <w:p w14:paraId="5D198F88" w14:textId="77777777" w:rsidR="00FC28F1" w:rsidRPr="00FE5AF5" w:rsidRDefault="00FC28F1" w:rsidP="00FC28F1"/>
    <w:p w14:paraId="38A433CA"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3B7F89D6" w14:textId="77777777">
        <w:tc>
          <w:tcPr>
            <w:tcW w:w="2175" w:type="dxa"/>
            <w:tcMar>
              <w:top w:w="100" w:type="dxa"/>
              <w:left w:w="100" w:type="dxa"/>
              <w:bottom w:w="100" w:type="dxa"/>
              <w:right w:w="100" w:type="dxa"/>
            </w:tcMar>
          </w:tcPr>
          <w:p w14:paraId="0E63AEFE"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213CFB40" w14:textId="77777777" w:rsidR="00FC28F1" w:rsidRPr="00FE5AF5" w:rsidRDefault="00FC28F1">
            <w:pPr>
              <w:widowControl w:val="0"/>
            </w:pPr>
            <w:r w:rsidRPr="00FE5AF5">
              <w:t xml:space="preserve">Descripción </w:t>
            </w:r>
          </w:p>
        </w:tc>
      </w:tr>
      <w:tr w:rsidR="00FC28F1" w:rsidRPr="00FE5AF5" w14:paraId="682947D3" w14:textId="77777777">
        <w:tc>
          <w:tcPr>
            <w:tcW w:w="2175" w:type="dxa"/>
            <w:tcMar>
              <w:top w:w="100" w:type="dxa"/>
              <w:left w:w="100" w:type="dxa"/>
              <w:bottom w:w="100" w:type="dxa"/>
              <w:right w:w="100" w:type="dxa"/>
            </w:tcMar>
          </w:tcPr>
          <w:p w14:paraId="26D7AA70"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3AB26068" w14:textId="77777777" w:rsidR="00FC28F1" w:rsidRPr="00FE5AF5" w:rsidRDefault="00FC28F1">
            <w:pPr>
              <w:widowControl w:val="0"/>
            </w:pPr>
            <w:r w:rsidRPr="00FE5AF5">
              <w:t>CU07 - Calculando el subtotal de materiales.</w:t>
            </w:r>
          </w:p>
        </w:tc>
      </w:tr>
      <w:tr w:rsidR="00FC28F1" w:rsidRPr="00FE5AF5" w14:paraId="623C6C9E" w14:textId="77777777">
        <w:tc>
          <w:tcPr>
            <w:tcW w:w="2175" w:type="dxa"/>
            <w:tcMar>
              <w:top w:w="100" w:type="dxa"/>
              <w:left w:w="100" w:type="dxa"/>
              <w:bottom w:w="100" w:type="dxa"/>
              <w:right w:w="100" w:type="dxa"/>
            </w:tcMar>
          </w:tcPr>
          <w:p w14:paraId="12B565E3"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54126F15" w14:textId="77777777" w:rsidR="00FC28F1" w:rsidRPr="00FE5AF5" w:rsidRDefault="00FC28F1">
            <w:pPr>
              <w:widowControl w:val="0"/>
            </w:pPr>
            <w:r w:rsidRPr="00FE5AF5">
              <w:t>Usuario de Gerencia o Secretaria.</w:t>
            </w:r>
          </w:p>
        </w:tc>
      </w:tr>
      <w:tr w:rsidR="00FC28F1" w:rsidRPr="00FE5AF5" w14:paraId="79B9EEB5" w14:textId="77777777">
        <w:tc>
          <w:tcPr>
            <w:tcW w:w="2175" w:type="dxa"/>
            <w:tcMar>
              <w:top w:w="100" w:type="dxa"/>
              <w:left w:w="100" w:type="dxa"/>
              <w:bottom w:w="100" w:type="dxa"/>
              <w:right w:w="100" w:type="dxa"/>
            </w:tcMar>
          </w:tcPr>
          <w:p w14:paraId="431FCA22"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359A40EF" w14:textId="77777777" w:rsidR="00FC28F1" w:rsidRPr="00FE5AF5" w:rsidRDefault="00FC28F1">
            <w:pPr>
              <w:widowControl w:val="0"/>
            </w:pPr>
            <w:r w:rsidRPr="00FE5AF5">
              <w:t>El usuario ingresa la cantidad de materiales a usar y el sistema multiplica automáticamente este valor por el costo unitario extraído del inventario.</w:t>
            </w:r>
          </w:p>
        </w:tc>
      </w:tr>
      <w:tr w:rsidR="00FC28F1" w:rsidRPr="00FE5AF5" w14:paraId="0A5A8BF3" w14:textId="77777777">
        <w:tc>
          <w:tcPr>
            <w:tcW w:w="2175" w:type="dxa"/>
            <w:tcMar>
              <w:top w:w="100" w:type="dxa"/>
              <w:left w:w="100" w:type="dxa"/>
              <w:bottom w:w="100" w:type="dxa"/>
              <w:right w:w="100" w:type="dxa"/>
            </w:tcMar>
          </w:tcPr>
          <w:p w14:paraId="6D078672"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54BDA472" w14:textId="77777777" w:rsidR="00FC28F1" w:rsidRPr="00FE5AF5" w:rsidRDefault="00FC28F1">
            <w:pPr>
              <w:widowControl w:val="0"/>
            </w:pPr>
            <w:r w:rsidRPr="00FE5AF5">
              <w:t>Alta.</w:t>
            </w:r>
          </w:p>
        </w:tc>
      </w:tr>
      <w:tr w:rsidR="00FC28F1" w:rsidRPr="00FE5AF5" w14:paraId="79A3EB63" w14:textId="77777777">
        <w:tc>
          <w:tcPr>
            <w:tcW w:w="2175" w:type="dxa"/>
            <w:tcMar>
              <w:top w:w="100" w:type="dxa"/>
              <w:left w:w="100" w:type="dxa"/>
              <w:bottom w:w="100" w:type="dxa"/>
              <w:right w:w="100" w:type="dxa"/>
            </w:tcMar>
          </w:tcPr>
          <w:p w14:paraId="4EB79748"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74339339" w14:textId="77777777" w:rsidR="00FC28F1" w:rsidRPr="00FE5AF5" w:rsidRDefault="00FC28F1">
            <w:pPr>
              <w:widowControl w:val="0"/>
            </w:pPr>
            <w:r w:rsidRPr="00FE5AF5">
              <w:t>El catálogo de costos de inventario debe estar cargado.</w:t>
            </w:r>
          </w:p>
        </w:tc>
      </w:tr>
      <w:tr w:rsidR="00FC28F1" w:rsidRPr="00FE5AF5" w14:paraId="7B7D9B61" w14:textId="77777777">
        <w:tc>
          <w:tcPr>
            <w:tcW w:w="2175" w:type="dxa"/>
            <w:tcMar>
              <w:top w:w="100" w:type="dxa"/>
              <w:left w:w="100" w:type="dxa"/>
              <w:bottom w:w="100" w:type="dxa"/>
              <w:right w:w="100" w:type="dxa"/>
            </w:tcMar>
          </w:tcPr>
          <w:p w14:paraId="208A3492"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710F8566" w14:textId="77777777" w:rsidR="00FC28F1" w:rsidRPr="00FE5AF5" w:rsidRDefault="00FC28F1">
            <w:pPr>
              <w:widowControl w:val="0"/>
            </w:pPr>
            <w:r w:rsidRPr="00FE5AF5">
              <w:t>El usuario selecciona un material del catálogo e ingresa una cantidad numérica entera o decimal [Excepción 1], el sistema detecta el ingreso y multiplica la cantidad por el costo unitario del material seleccionado, luego suma este resultado al acumulado de otros materiales y actualiza dinámicamente el campo “Subtotal de costo” en la pantalla.</w:t>
            </w:r>
          </w:p>
        </w:tc>
      </w:tr>
      <w:tr w:rsidR="00FC28F1" w:rsidRPr="00FE5AF5" w14:paraId="2A933596" w14:textId="77777777">
        <w:tc>
          <w:tcPr>
            <w:tcW w:w="2175" w:type="dxa"/>
            <w:tcMar>
              <w:top w:w="100" w:type="dxa"/>
              <w:left w:w="100" w:type="dxa"/>
              <w:bottom w:w="100" w:type="dxa"/>
              <w:right w:w="100" w:type="dxa"/>
            </w:tcMar>
          </w:tcPr>
          <w:p w14:paraId="1CBEC5DC"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5DB958DE" w14:textId="77777777" w:rsidR="00FC28F1" w:rsidRPr="00FE5AF5" w:rsidRDefault="00FC28F1">
            <w:pPr>
              <w:widowControl w:val="0"/>
            </w:pPr>
            <w:r w:rsidRPr="00FE5AF5">
              <w:t>Excepción 1: Si el usuario ingresa caracteres inválidos el sistema borra el campo y resalta la casilla.</w:t>
            </w:r>
          </w:p>
        </w:tc>
      </w:tr>
      <w:tr w:rsidR="00FC28F1" w:rsidRPr="00FE5AF5" w14:paraId="525B5830" w14:textId="77777777">
        <w:tc>
          <w:tcPr>
            <w:tcW w:w="2175" w:type="dxa"/>
            <w:tcMar>
              <w:top w:w="100" w:type="dxa"/>
              <w:left w:w="100" w:type="dxa"/>
              <w:bottom w:w="100" w:type="dxa"/>
              <w:right w:w="100" w:type="dxa"/>
            </w:tcMar>
          </w:tcPr>
          <w:p w14:paraId="6C7B7569"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575426A4" w14:textId="77777777" w:rsidR="00FC28F1" w:rsidRPr="00FE5AF5" w:rsidRDefault="00FC28F1">
            <w:pPr>
              <w:widowControl w:val="0"/>
            </w:pPr>
            <w:r w:rsidRPr="00FE5AF5">
              <w:t>El documento tiene un subtotal de costos reflejados en pantalla.</w:t>
            </w:r>
          </w:p>
        </w:tc>
      </w:tr>
      <w:tr w:rsidR="00FC28F1" w:rsidRPr="00FE5AF5" w14:paraId="280A4A8E" w14:textId="77777777">
        <w:tc>
          <w:tcPr>
            <w:tcW w:w="2175" w:type="dxa"/>
            <w:tcMar>
              <w:top w:w="100" w:type="dxa"/>
              <w:left w:w="100" w:type="dxa"/>
              <w:bottom w:w="100" w:type="dxa"/>
              <w:right w:w="100" w:type="dxa"/>
            </w:tcMar>
          </w:tcPr>
          <w:p w14:paraId="155317E2"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2FC808E7" w14:textId="77777777" w:rsidR="00FC28F1" w:rsidRPr="00FE5AF5" w:rsidRDefault="00FC28F1">
            <w:pPr>
              <w:widowControl w:val="0"/>
            </w:pPr>
            <w:r w:rsidRPr="00FE5AF5">
              <w:t>CU06 - Consultando costos de inventario.</w:t>
            </w:r>
          </w:p>
        </w:tc>
      </w:tr>
    </w:tbl>
    <w:p w14:paraId="2DDAEBC0" w14:textId="77777777" w:rsidR="00FC28F1" w:rsidRPr="00FE5AF5" w:rsidRDefault="00FC28F1" w:rsidP="00FC28F1"/>
    <w:p w14:paraId="4292E723"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200"/>
      </w:tblGrid>
      <w:tr w:rsidR="00FC28F1" w:rsidRPr="00FE5AF5" w14:paraId="5C191D15" w14:textId="77777777">
        <w:tc>
          <w:tcPr>
            <w:tcW w:w="2160" w:type="dxa"/>
            <w:tcMar>
              <w:top w:w="100" w:type="dxa"/>
              <w:left w:w="100" w:type="dxa"/>
              <w:bottom w:w="100" w:type="dxa"/>
              <w:right w:w="100" w:type="dxa"/>
            </w:tcMar>
          </w:tcPr>
          <w:p w14:paraId="18BA0102" w14:textId="77777777" w:rsidR="00FC28F1" w:rsidRPr="00FE5AF5" w:rsidRDefault="00FC28F1">
            <w:pPr>
              <w:widowControl w:val="0"/>
            </w:pPr>
            <w:r w:rsidRPr="00FE5AF5">
              <w:lastRenderedPageBreak/>
              <w:t>Campo</w:t>
            </w:r>
          </w:p>
        </w:tc>
        <w:tc>
          <w:tcPr>
            <w:tcW w:w="7200" w:type="dxa"/>
            <w:tcMar>
              <w:top w:w="100" w:type="dxa"/>
              <w:left w:w="100" w:type="dxa"/>
              <w:bottom w:w="100" w:type="dxa"/>
              <w:right w:w="100" w:type="dxa"/>
            </w:tcMar>
          </w:tcPr>
          <w:p w14:paraId="32C574A8" w14:textId="77777777" w:rsidR="00FC28F1" w:rsidRPr="00FE5AF5" w:rsidRDefault="00FC28F1">
            <w:pPr>
              <w:widowControl w:val="0"/>
            </w:pPr>
            <w:r w:rsidRPr="00FE5AF5">
              <w:t xml:space="preserve">Descripción </w:t>
            </w:r>
          </w:p>
        </w:tc>
      </w:tr>
      <w:tr w:rsidR="00FC28F1" w:rsidRPr="00FE5AF5" w14:paraId="371CA4A6" w14:textId="77777777">
        <w:tc>
          <w:tcPr>
            <w:tcW w:w="2160" w:type="dxa"/>
            <w:tcMar>
              <w:top w:w="100" w:type="dxa"/>
              <w:left w:w="100" w:type="dxa"/>
              <w:bottom w:w="100" w:type="dxa"/>
              <w:right w:w="100" w:type="dxa"/>
            </w:tcMar>
          </w:tcPr>
          <w:p w14:paraId="4A7D967B" w14:textId="77777777" w:rsidR="00FC28F1" w:rsidRPr="00FE5AF5" w:rsidRDefault="00FC28F1">
            <w:pPr>
              <w:widowControl w:val="0"/>
            </w:pPr>
            <w:r w:rsidRPr="00FE5AF5">
              <w:t>Nombre</w:t>
            </w:r>
          </w:p>
        </w:tc>
        <w:tc>
          <w:tcPr>
            <w:tcW w:w="7200" w:type="dxa"/>
            <w:tcMar>
              <w:top w:w="100" w:type="dxa"/>
              <w:left w:w="100" w:type="dxa"/>
              <w:bottom w:w="100" w:type="dxa"/>
              <w:right w:w="100" w:type="dxa"/>
            </w:tcMar>
          </w:tcPr>
          <w:p w14:paraId="4F02BD15" w14:textId="77777777" w:rsidR="00FC28F1" w:rsidRPr="00FE5AF5" w:rsidRDefault="00FC28F1">
            <w:pPr>
              <w:widowControl w:val="0"/>
            </w:pPr>
            <w:r w:rsidRPr="00FE5AF5">
              <w:t>CU08 - Ingresando porcentaje de rentabilidad.</w:t>
            </w:r>
          </w:p>
        </w:tc>
      </w:tr>
      <w:tr w:rsidR="00FC28F1" w:rsidRPr="00FE5AF5" w14:paraId="200E4B9B" w14:textId="77777777">
        <w:tc>
          <w:tcPr>
            <w:tcW w:w="2160" w:type="dxa"/>
            <w:tcMar>
              <w:top w:w="100" w:type="dxa"/>
              <w:left w:w="100" w:type="dxa"/>
              <w:bottom w:w="100" w:type="dxa"/>
              <w:right w:w="100" w:type="dxa"/>
            </w:tcMar>
          </w:tcPr>
          <w:p w14:paraId="60E53BDC" w14:textId="77777777" w:rsidR="00FC28F1" w:rsidRPr="00FE5AF5" w:rsidRDefault="00FC28F1">
            <w:pPr>
              <w:widowControl w:val="0"/>
            </w:pPr>
            <w:r w:rsidRPr="00FE5AF5">
              <w:t>Actor(es)</w:t>
            </w:r>
          </w:p>
        </w:tc>
        <w:tc>
          <w:tcPr>
            <w:tcW w:w="7200" w:type="dxa"/>
            <w:tcMar>
              <w:top w:w="100" w:type="dxa"/>
              <w:left w:w="100" w:type="dxa"/>
              <w:bottom w:w="100" w:type="dxa"/>
              <w:right w:w="100" w:type="dxa"/>
            </w:tcMar>
          </w:tcPr>
          <w:p w14:paraId="553652AB" w14:textId="77777777" w:rsidR="00FC28F1" w:rsidRPr="00FE5AF5" w:rsidRDefault="00FC28F1">
            <w:pPr>
              <w:widowControl w:val="0"/>
            </w:pPr>
            <w:r w:rsidRPr="00FE5AF5">
              <w:t>Usuario de Gerencia o Secretaria.</w:t>
            </w:r>
          </w:p>
        </w:tc>
      </w:tr>
      <w:tr w:rsidR="00FC28F1" w:rsidRPr="00FE5AF5" w14:paraId="77B6B415" w14:textId="77777777">
        <w:tc>
          <w:tcPr>
            <w:tcW w:w="2160" w:type="dxa"/>
            <w:tcMar>
              <w:top w:w="100" w:type="dxa"/>
              <w:left w:w="100" w:type="dxa"/>
              <w:bottom w:w="100" w:type="dxa"/>
              <w:right w:w="100" w:type="dxa"/>
            </w:tcMar>
          </w:tcPr>
          <w:p w14:paraId="5F7738D9" w14:textId="77777777" w:rsidR="00FC28F1" w:rsidRPr="00FE5AF5" w:rsidRDefault="00FC28F1">
            <w:pPr>
              <w:widowControl w:val="0"/>
            </w:pPr>
            <w:r w:rsidRPr="00FE5AF5">
              <w:t>Resumen</w:t>
            </w:r>
          </w:p>
        </w:tc>
        <w:tc>
          <w:tcPr>
            <w:tcW w:w="7200" w:type="dxa"/>
            <w:tcMar>
              <w:top w:w="100" w:type="dxa"/>
              <w:left w:w="100" w:type="dxa"/>
              <w:bottom w:w="100" w:type="dxa"/>
              <w:right w:w="100" w:type="dxa"/>
            </w:tcMar>
          </w:tcPr>
          <w:p w14:paraId="7BCCB7DE" w14:textId="77777777" w:rsidR="00FC28F1" w:rsidRPr="00FE5AF5" w:rsidRDefault="00FC28F1">
            <w:pPr>
              <w:widowControl w:val="0"/>
            </w:pPr>
            <w:r w:rsidRPr="00FE5AF5">
              <w:t>El usuario digita el margen de ganancia esperada sobre la cotización en curso.</w:t>
            </w:r>
          </w:p>
        </w:tc>
      </w:tr>
      <w:tr w:rsidR="00FC28F1" w:rsidRPr="00FE5AF5" w14:paraId="2211CEAE" w14:textId="77777777">
        <w:tc>
          <w:tcPr>
            <w:tcW w:w="2160" w:type="dxa"/>
            <w:tcMar>
              <w:top w:w="100" w:type="dxa"/>
              <w:left w:w="100" w:type="dxa"/>
              <w:bottom w:w="100" w:type="dxa"/>
              <w:right w:w="100" w:type="dxa"/>
            </w:tcMar>
          </w:tcPr>
          <w:p w14:paraId="37279452" w14:textId="77777777" w:rsidR="00FC28F1" w:rsidRPr="00FE5AF5" w:rsidRDefault="00FC28F1">
            <w:pPr>
              <w:widowControl w:val="0"/>
            </w:pPr>
            <w:r w:rsidRPr="00FE5AF5">
              <w:t>Frecuencia</w:t>
            </w:r>
          </w:p>
        </w:tc>
        <w:tc>
          <w:tcPr>
            <w:tcW w:w="7200" w:type="dxa"/>
            <w:tcMar>
              <w:top w:w="100" w:type="dxa"/>
              <w:left w:w="100" w:type="dxa"/>
              <w:bottom w:w="100" w:type="dxa"/>
              <w:right w:w="100" w:type="dxa"/>
            </w:tcMar>
          </w:tcPr>
          <w:p w14:paraId="0471F006" w14:textId="77777777" w:rsidR="00FC28F1" w:rsidRPr="00FE5AF5" w:rsidRDefault="00FC28F1">
            <w:pPr>
              <w:widowControl w:val="0"/>
            </w:pPr>
            <w:r w:rsidRPr="00FE5AF5">
              <w:t>Alta.</w:t>
            </w:r>
          </w:p>
        </w:tc>
      </w:tr>
      <w:tr w:rsidR="00FC28F1" w:rsidRPr="00FE5AF5" w14:paraId="58826977" w14:textId="77777777">
        <w:tc>
          <w:tcPr>
            <w:tcW w:w="2160" w:type="dxa"/>
            <w:tcMar>
              <w:top w:w="100" w:type="dxa"/>
              <w:left w:w="100" w:type="dxa"/>
              <w:bottom w:w="100" w:type="dxa"/>
              <w:right w:w="100" w:type="dxa"/>
            </w:tcMar>
          </w:tcPr>
          <w:p w14:paraId="20329B0A" w14:textId="77777777" w:rsidR="00FC28F1" w:rsidRPr="00FE5AF5" w:rsidRDefault="00FC28F1">
            <w:pPr>
              <w:widowControl w:val="0"/>
            </w:pPr>
            <w:r w:rsidRPr="00FE5AF5">
              <w:t>Precondiciones</w:t>
            </w:r>
          </w:p>
        </w:tc>
        <w:tc>
          <w:tcPr>
            <w:tcW w:w="7200" w:type="dxa"/>
            <w:tcMar>
              <w:top w:w="100" w:type="dxa"/>
              <w:left w:w="100" w:type="dxa"/>
              <w:bottom w:w="100" w:type="dxa"/>
              <w:right w:w="100" w:type="dxa"/>
            </w:tcMar>
          </w:tcPr>
          <w:p w14:paraId="5072A074" w14:textId="77777777" w:rsidR="00FC28F1" w:rsidRPr="00FE5AF5" w:rsidRDefault="00FC28F1">
            <w:pPr>
              <w:widowControl w:val="0"/>
            </w:pPr>
            <w:r w:rsidRPr="00FE5AF5">
              <w:t>Debe existir un “Subtotal de costo” mayor a cero.</w:t>
            </w:r>
          </w:p>
        </w:tc>
      </w:tr>
      <w:tr w:rsidR="00FC28F1" w:rsidRPr="00FE5AF5" w14:paraId="4E1E8400" w14:textId="77777777">
        <w:tc>
          <w:tcPr>
            <w:tcW w:w="2160" w:type="dxa"/>
            <w:tcMar>
              <w:top w:w="100" w:type="dxa"/>
              <w:left w:w="100" w:type="dxa"/>
              <w:bottom w:w="100" w:type="dxa"/>
              <w:right w:w="100" w:type="dxa"/>
            </w:tcMar>
          </w:tcPr>
          <w:p w14:paraId="1E14E694" w14:textId="77777777" w:rsidR="00FC28F1" w:rsidRPr="00FE5AF5" w:rsidRDefault="00FC28F1">
            <w:pPr>
              <w:widowControl w:val="0"/>
            </w:pPr>
            <w:r w:rsidRPr="00FE5AF5">
              <w:t>Descripciones</w:t>
            </w:r>
          </w:p>
        </w:tc>
        <w:tc>
          <w:tcPr>
            <w:tcW w:w="7200" w:type="dxa"/>
            <w:tcMar>
              <w:top w:w="100" w:type="dxa"/>
              <w:left w:w="100" w:type="dxa"/>
              <w:bottom w:w="100" w:type="dxa"/>
              <w:right w:w="100" w:type="dxa"/>
            </w:tcMar>
          </w:tcPr>
          <w:p w14:paraId="22DE8845" w14:textId="77777777" w:rsidR="00FC28F1" w:rsidRPr="00FE5AF5" w:rsidRDefault="00FC28F1">
            <w:pPr>
              <w:widowControl w:val="0"/>
            </w:pPr>
            <w:r w:rsidRPr="00FE5AF5">
              <w:t>El usuario ingresa un porcentaje numérico en el campo “Margen de ganancia”. El sistema valida que el valor ingresado sea un número válido y menor de cien [Excepción 1], convierte el porcentaje en decimal y lo almacena como “Margen decimal”, este valor se almacena de manera temporal.</w:t>
            </w:r>
          </w:p>
        </w:tc>
      </w:tr>
      <w:tr w:rsidR="00FC28F1" w:rsidRPr="00FE5AF5" w14:paraId="13480F90" w14:textId="77777777">
        <w:tc>
          <w:tcPr>
            <w:tcW w:w="2160" w:type="dxa"/>
            <w:tcMar>
              <w:top w:w="100" w:type="dxa"/>
              <w:left w:w="100" w:type="dxa"/>
              <w:bottom w:w="100" w:type="dxa"/>
              <w:right w:w="100" w:type="dxa"/>
            </w:tcMar>
          </w:tcPr>
          <w:p w14:paraId="03BAD20A" w14:textId="77777777" w:rsidR="00FC28F1" w:rsidRPr="00FE5AF5" w:rsidRDefault="00FC28F1">
            <w:pPr>
              <w:widowControl w:val="0"/>
            </w:pPr>
            <w:r w:rsidRPr="00FE5AF5">
              <w:t>Excepciones</w:t>
            </w:r>
          </w:p>
        </w:tc>
        <w:tc>
          <w:tcPr>
            <w:tcW w:w="7200" w:type="dxa"/>
            <w:tcMar>
              <w:top w:w="100" w:type="dxa"/>
              <w:left w:w="100" w:type="dxa"/>
              <w:bottom w:w="100" w:type="dxa"/>
              <w:right w:w="100" w:type="dxa"/>
            </w:tcMar>
          </w:tcPr>
          <w:p w14:paraId="31187B89" w14:textId="77777777" w:rsidR="00FC28F1" w:rsidRPr="00FE5AF5" w:rsidRDefault="00FC28F1">
            <w:pPr>
              <w:widowControl w:val="0"/>
            </w:pPr>
            <w:r w:rsidRPr="00FE5AF5">
              <w:t>Excepción 1: Si el usuario ingresa un margen del 100% o superior el sistema rechaza el valor indicando “El margen no puede ser igual o superior al 100%”.</w:t>
            </w:r>
          </w:p>
        </w:tc>
      </w:tr>
      <w:tr w:rsidR="00FC28F1" w:rsidRPr="00FE5AF5" w14:paraId="55F70BCF" w14:textId="77777777">
        <w:tc>
          <w:tcPr>
            <w:tcW w:w="2160" w:type="dxa"/>
            <w:tcMar>
              <w:top w:w="100" w:type="dxa"/>
              <w:left w:w="100" w:type="dxa"/>
              <w:bottom w:w="100" w:type="dxa"/>
              <w:right w:w="100" w:type="dxa"/>
            </w:tcMar>
          </w:tcPr>
          <w:p w14:paraId="4E89C427" w14:textId="77777777" w:rsidR="00FC28F1" w:rsidRPr="00FE5AF5" w:rsidRDefault="00FC28F1">
            <w:pPr>
              <w:widowControl w:val="0"/>
            </w:pPr>
            <w:r w:rsidRPr="00FE5AF5">
              <w:t>Postcondiciones</w:t>
            </w:r>
          </w:p>
        </w:tc>
        <w:tc>
          <w:tcPr>
            <w:tcW w:w="7200" w:type="dxa"/>
            <w:tcMar>
              <w:top w:w="100" w:type="dxa"/>
              <w:left w:w="100" w:type="dxa"/>
              <w:bottom w:w="100" w:type="dxa"/>
              <w:right w:w="100" w:type="dxa"/>
            </w:tcMar>
          </w:tcPr>
          <w:p w14:paraId="1636F8E4" w14:textId="77777777" w:rsidR="00FC28F1" w:rsidRPr="00FE5AF5" w:rsidRDefault="00FC28F1">
            <w:pPr>
              <w:widowControl w:val="0"/>
            </w:pPr>
            <w:r w:rsidRPr="00FE5AF5">
              <w:t>El sistema posee la variable de margen lista para ser procesada por el Sistema de cálculo.</w:t>
            </w:r>
          </w:p>
        </w:tc>
      </w:tr>
      <w:tr w:rsidR="00FC28F1" w:rsidRPr="00FE5AF5" w14:paraId="5144E551" w14:textId="77777777">
        <w:tc>
          <w:tcPr>
            <w:tcW w:w="2160" w:type="dxa"/>
            <w:tcMar>
              <w:top w:w="100" w:type="dxa"/>
              <w:left w:w="100" w:type="dxa"/>
              <w:bottom w:w="100" w:type="dxa"/>
              <w:right w:w="100" w:type="dxa"/>
            </w:tcMar>
          </w:tcPr>
          <w:p w14:paraId="018CDAE5" w14:textId="77777777" w:rsidR="00FC28F1" w:rsidRPr="00FE5AF5" w:rsidRDefault="00FC28F1">
            <w:pPr>
              <w:widowControl w:val="0"/>
            </w:pPr>
            <w:r w:rsidRPr="00FE5AF5">
              <w:t>Dependencias</w:t>
            </w:r>
          </w:p>
        </w:tc>
        <w:tc>
          <w:tcPr>
            <w:tcW w:w="7200" w:type="dxa"/>
            <w:tcMar>
              <w:top w:w="100" w:type="dxa"/>
              <w:left w:w="100" w:type="dxa"/>
              <w:bottom w:w="100" w:type="dxa"/>
              <w:right w:w="100" w:type="dxa"/>
            </w:tcMar>
          </w:tcPr>
          <w:p w14:paraId="13B63CBD" w14:textId="77777777" w:rsidR="00FC28F1" w:rsidRPr="00FE5AF5" w:rsidRDefault="00FC28F1">
            <w:pPr>
              <w:widowControl w:val="0"/>
            </w:pPr>
            <w:r w:rsidRPr="00FE5AF5">
              <w:t>CU07 - Calculando subtotal de materiales</w:t>
            </w:r>
          </w:p>
        </w:tc>
      </w:tr>
    </w:tbl>
    <w:p w14:paraId="5B1E44C8" w14:textId="77777777" w:rsidR="00FC28F1" w:rsidRPr="00FE5AF5" w:rsidRDefault="00FC28F1" w:rsidP="00FC28F1"/>
    <w:p w14:paraId="3341817A"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FC28F1" w:rsidRPr="00FE5AF5" w14:paraId="793C16A4" w14:textId="77777777">
        <w:tc>
          <w:tcPr>
            <w:tcW w:w="2190" w:type="dxa"/>
            <w:tcMar>
              <w:top w:w="100" w:type="dxa"/>
              <w:left w:w="100" w:type="dxa"/>
              <w:bottom w:w="100" w:type="dxa"/>
              <w:right w:w="100" w:type="dxa"/>
            </w:tcMar>
          </w:tcPr>
          <w:p w14:paraId="7310F078" w14:textId="77777777" w:rsidR="00FC28F1" w:rsidRPr="00FE5AF5" w:rsidRDefault="00FC28F1">
            <w:pPr>
              <w:widowControl w:val="0"/>
            </w:pPr>
            <w:r w:rsidRPr="00FE5AF5">
              <w:t>Campo</w:t>
            </w:r>
          </w:p>
        </w:tc>
        <w:tc>
          <w:tcPr>
            <w:tcW w:w="7170" w:type="dxa"/>
            <w:tcMar>
              <w:top w:w="100" w:type="dxa"/>
              <w:left w:w="100" w:type="dxa"/>
              <w:bottom w:w="100" w:type="dxa"/>
              <w:right w:w="100" w:type="dxa"/>
            </w:tcMar>
          </w:tcPr>
          <w:p w14:paraId="6BE632E9" w14:textId="77777777" w:rsidR="00FC28F1" w:rsidRPr="00FE5AF5" w:rsidRDefault="00FC28F1">
            <w:pPr>
              <w:widowControl w:val="0"/>
            </w:pPr>
            <w:r w:rsidRPr="00FE5AF5">
              <w:t xml:space="preserve">Descripción </w:t>
            </w:r>
          </w:p>
        </w:tc>
      </w:tr>
      <w:tr w:rsidR="00FC28F1" w:rsidRPr="00FE5AF5" w14:paraId="3CEEFA77" w14:textId="77777777">
        <w:tc>
          <w:tcPr>
            <w:tcW w:w="2190" w:type="dxa"/>
            <w:tcMar>
              <w:top w:w="100" w:type="dxa"/>
              <w:left w:w="100" w:type="dxa"/>
              <w:bottom w:w="100" w:type="dxa"/>
              <w:right w:w="100" w:type="dxa"/>
            </w:tcMar>
          </w:tcPr>
          <w:p w14:paraId="113D977A" w14:textId="77777777" w:rsidR="00FC28F1" w:rsidRPr="00FE5AF5" w:rsidRDefault="00FC28F1">
            <w:pPr>
              <w:widowControl w:val="0"/>
            </w:pPr>
            <w:r w:rsidRPr="00FE5AF5">
              <w:t>Nombre</w:t>
            </w:r>
          </w:p>
        </w:tc>
        <w:tc>
          <w:tcPr>
            <w:tcW w:w="7170" w:type="dxa"/>
            <w:tcMar>
              <w:top w:w="100" w:type="dxa"/>
              <w:left w:w="100" w:type="dxa"/>
              <w:bottom w:w="100" w:type="dxa"/>
              <w:right w:w="100" w:type="dxa"/>
            </w:tcMar>
          </w:tcPr>
          <w:p w14:paraId="02E8ED94" w14:textId="77777777" w:rsidR="00FC28F1" w:rsidRPr="00FE5AF5" w:rsidRDefault="00FC28F1">
            <w:pPr>
              <w:widowControl w:val="0"/>
            </w:pPr>
            <w:r w:rsidRPr="00FE5AF5">
              <w:t>CU09 - Calculando el precio de venta sugerido.</w:t>
            </w:r>
          </w:p>
        </w:tc>
      </w:tr>
      <w:tr w:rsidR="00FC28F1" w:rsidRPr="00FE5AF5" w14:paraId="70C9F7B7" w14:textId="77777777">
        <w:tc>
          <w:tcPr>
            <w:tcW w:w="2190" w:type="dxa"/>
            <w:tcMar>
              <w:top w:w="100" w:type="dxa"/>
              <w:left w:w="100" w:type="dxa"/>
              <w:bottom w:w="100" w:type="dxa"/>
              <w:right w:w="100" w:type="dxa"/>
            </w:tcMar>
          </w:tcPr>
          <w:p w14:paraId="370B8DCF" w14:textId="77777777" w:rsidR="00FC28F1" w:rsidRPr="00FE5AF5" w:rsidRDefault="00FC28F1">
            <w:pPr>
              <w:widowControl w:val="0"/>
            </w:pPr>
            <w:r w:rsidRPr="00FE5AF5">
              <w:t>Actor(es)</w:t>
            </w:r>
          </w:p>
        </w:tc>
        <w:tc>
          <w:tcPr>
            <w:tcW w:w="7170" w:type="dxa"/>
            <w:tcMar>
              <w:top w:w="100" w:type="dxa"/>
              <w:left w:w="100" w:type="dxa"/>
              <w:bottom w:w="100" w:type="dxa"/>
              <w:right w:w="100" w:type="dxa"/>
            </w:tcMar>
          </w:tcPr>
          <w:p w14:paraId="514C223A" w14:textId="77777777" w:rsidR="00FC28F1" w:rsidRPr="00FE5AF5" w:rsidRDefault="00FC28F1">
            <w:pPr>
              <w:widowControl w:val="0"/>
            </w:pPr>
            <w:r w:rsidRPr="00FE5AF5">
              <w:t>Sistema Financiero.</w:t>
            </w:r>
          </w:p>
        </w:tc>
      </w:tr>
      <w:tr w:rsidR="00FC28F1" w:rsidRPr="00FE5AF5" w14:paraId="18D53EEB" w14:textId="77777777">
        <w:tc>
          <w:tcPr>
            <w:tcW w:w="2190" w:type="dxa"/>
            <w:tcMar>
              <w:top w:w="100" w:type="dxa"/>
              <w:left w:w="100" w:type="dxa"/>
              <w:bottom w:w="100" w:type="dxa"/>
              <w:right w:w="100" w:type="dxa"/>
            </w:tcMar>
          </w:tcPr>
          <w:p w14:paraId="0F310FDC" w14:textId="77777777" w:rsidR="00FC28F1" w:rsidRPr="00FE5AF5" w:rsidRDefault="00FC28F1">
            <w:pPr>
              <w:widowControl w:val="0"/>
            </w:pPr>
            <w:r w:rsidRPr="00FE5AF5">
              <w:lastRenderedPageBreak/>
              <w:t>Resumen</w:t>
            </w:r>
          </w:p>
        </w:tc>
        <w:tc>
          <w:tcPr>
            <w:tcW w:w="7170" w:type="dxa"/>
            <w:tcMar>
              <w:top w:w="100" w:type="dxa"/>
              <w:left w:w="100" w:type="dxa"/>
              <w:bottom w:w="100" w:type="dxa"/>
              <w:right w:w="100" w:type="dxa"/>
            </w:tcMar>
          </w:tcPr>
          <w:p w14:paraId="683A1F72" w14:textId="77777777" w:rsidR="00FC28F1" w:rsidRPr="00FE5AF5" w:rsidRDefault="00FC28F1">
            <w:pPr>
              <w:widowControl w:val="0"/>
            </w:pPr>
            <w:r w:rsidRPr="00FE5AF5">
              <w:t>El sistema toma el “Margen de ganancia” y “Subtotal de costo” ingresados por el usuario para calcular mediante fórmula el precio final a cobrar al cliente.</w:t>
            </w:r>
          </w:p>
        </w:tc>
      </w:tr>
      <w:tr w:rsidR="00FC28F1" w:rsidRPr="00FE5AF5" w14:paraId="068DF124" w14:textId="77777777">
        <w:tc>
          <w:tcPr>
            <w:tcW w:w="2190" w:type="dxa"/>
            <w:tcMar>
              <w:top w:w="100" w:type="dxa"/>
              <w:left w:w="100" w:type="dxa"/>
              <w:bottom w:w="100" w:type="dxa"/>
              <w:right w:w="100" w:type="dxa"/>
            </w:tcMar>
          </w:tcPr>
          <w:p w14:paraId="47DB836E" w14:textId="77777777" w:rsidR="00FC28F1" w:rsidRPr="00FE5AF5" w:rsidRDefault="00FC28F1">
            <w:pPr>
              <w:widowControl w:val="0"/>
            </w:pPr>
            <w:r w:rsidRPr="00FE5AF5">
              <w:t>Frecuencia</w:t>
            </w:r>
          </w:p>
        </w:tc>
        <w:tc>
          <w:tcPr>
            <w:tcW w:w="7170" w:type="dxa"/>
            <w:tcMar>
              <w:top w:w="100" w:type="dxa"/>
              <w:left w:w="100" w:type="dxa"/>
              <w:bottom w:w="100" w:type="dxa"/>
              <w:right w:w="100" w:type="dxa"/>
            </w:tcMar>
          </w:tcPr>
          <w:p w14:paraId="4B4DE66E" w14:textId="77777777" w:rsidR="00FC28F1" w:rsidRPr="00FE5AF5" w:rsidRDefault="00FC28F1">
            <w:pPr>
              <w:widowControl w:val="0"/>
            </w:pPr>
            <w:r w:rsidRPr="00FE5AF5">
              <w:t>Alta.</w:t>
            </w:r>
          </w:p>
        </w:tc>
      </w:tr>
      <w:tr w:rsidR="00FC28F1" w:rsidRPr="00FE5AF5" w14:paraId="79F19AB1" w14:textId="77777777">
        <w:tc>
          <w:tcPr>
            <w:tcW w:w="2190" w:type="dxa"/>
            <w:tcMar>
              <w:top w:w="100" w:type="dxa"/>
              <w:left w:w="100" w:type="dxa"/>
              <w:bottom w:w="100" w:type="dxa"/>
              <w:right w:w="100" w:type="dxa"/>
            </w:tcMar>
          </w:tcPr>
          <w:p w14:paraId="0E68AA21" w14:textId="77777777" w:rsidR="00FC28F1" w:rsidRPr="00FE5AF5" w:rsidRDefault="00FC28F1">
            <w:pPr>
              <w:widowControl w:val="0"/>
            </w:pPr>
            <w:r w:rsidRPr="00FE5AF5">
              <w:t>Precondiciones</w:t>
            </w:r>
          </w:p>
        </w:tc>
        <w:tc>
          <w:tcPr>
            <w:tcW w:w="7170" w:type="dxa"/>
            <w:tcMar>
              <w:top w:w="100" w:type="dxa"/>
              <w:left w:w="100" w:type="dxa"/>
              <w:bottom w:w="100" w:type="dxa"/>
              <w:right w:w="100" w:type="dxa"/>
            </w:tcMar>
          </w:tcPr>
          <w:p w14:paraId="6053625E" w14:textId="77777777" w:rsidR="00FC28F1" w:rsidRPr="00FE5AF5" w:rsidRDefault="00FC28F1">
            <w:pPr>
              <w:widowControl w:val="0"/>
            </w:pPr>
            <w:r w:rsidRPr="00FE5AF5">
              <w:t>Deben existir valores válidos en “Margen de ganancia” y “Subtotal de costo”.</w:t>
            </w:r>
          </w:p>
        </w:tc>
      </w:tr>
      <w:tr w:rsidR="00FC28F1" w:rsidRPr="00FE5AF5" w14:paraId="62B652A1" w14:textId="77777777">
        <w:tc>
          <w:tcPr>
            <w:tcW w:w="2190" w:type="dxa"/>
            <w:tcMar>
              <w:top w:w="100" w:type="dxa"/>
              <w:left w:w="100" w:type="dxa"/>
              <w:bottom w:w="100" w:type="dxa"/>
              <w:right w:w="100" w:type="dxa"/>
            </w:tcMar>
          </w:tcPr>
          <w:p w14:paraId="44C883BE" w14:textId="77777777" w:rsidR="00FC28F1" w:rsidRPr="00FE5AF5" w:rsidRDefault="00FC28F1">
            <w:pPr>
              <w:widowControl w:val="0"/>
            </w:pPr>
            <w:r w:rsidRPr="00FE5AF5">
              <w:t>Descripciones</w:t>
            </w:r>
          </w:p>
        </w:tc>
        <w:tc>
          <w:tcPr>
            <w:tcW w:w="7170" w:type="dxa"/>
            <w:tcMar>
              <w:top w:w="100" w:type="dxa"/>
              <w:left w:w="100" w:type="dxa"/>
              <w:bottom w:w="100" w:type="dxa"/>
              <w:right w:w="100" w:type="dxa"/>
            </w:tcMar>
          </w:tcPr>
          <w:p w14:paraId="5B72EB36" w14:textId="77777777" w:rsidR="00FC28F1" w:rsidRPr="00FE5AF5" w:rsidRDefault="00FC28F1">
            <w:pPr>
              <w:widowControl w:val="0"/>
            </w:pPr>
            <w:r w:rsidRPr="00FE5AF5">
              <w:t>El sistema detecta que el campo “Margen de ganancia” ha sido llenado correctamente, aplica la fórmula: “Subtotal de costo” / (1 - “Margen decimal”) [Excepción 1], luego redondea el resultado a la moneda local, inyecta el resultado al campo “Precio de venta sugerido” y lo bloquea para evitar alteraciones manuales, finalmente despliega el resultado final en pantalla.</w:t>
            </w:r>
          </w:p>
        </w:tc>
      </w:tr>
      <w:tr w:rsidR="00FC28F1" w:rsidRPr="00FE5AF5" w14:paraId="5EAC4BC4" w14:textId="77777777">
        <w:tc>
          <w:tcPr>
            <w:tcW w:w="2190" w:type="dxa"/>
            <w:tcMar>
              <w:top w:w="100" w:type="dxa"/>
              <w:left w:w="100" w:type="dxa"/>
              <w:bottom w:w="100" w:type="dxa"/>
              <w:right w:w="100" w:type="dxa"/>
            </w:tcMar>
          </w:tcPr>
          <w:p w14:paraId="078CC66E" w14:textId="77777777" w:rsidR="00FC28F1" w:rsidRPr="00FE5AF5" w:rsidRDefault="00FC28F1">
            <w:pPr>
              <w:widowControl w:val="0"/>
            </w:pPr>
            <w:r w:rsidRPr="00FE5AF5">
              <w:t>Excepciones</w:t>
            </w:r>
          </w:p>
        </w:tc>
        <w:tc>
          <w:tcPr>
            <w:tcW w:w="7170" w:type="dxa"/>
            <w:tcMar>
              <w:top w:w="100" w:type="dxa"/>
              <w:left w:w="100" w:type="dxa"/>
              <w:bottom w:w="100" w:type="dxa"/>
              <w:right w:w="100" w:type="dxa"/>
            </w:tcMar>
          </w:tcPr>
          <w:p w14:paraId="3EA51891" w14:textId="77777777" w:rsidR="00FC28F1" w:rsidRPr="00FE5AF5" w:rsidRDefault="00FC28F1">
            <w:pPr>
              <w:widowControl w:val="0"/>
            </w:pPr>
            <w:r w:rsidRPr="00FE5AF5">
              <w:t>Excepción 1: Si por algún fallo o error de variable el costo es igual o menor a cero el sistema detiene el cálculo y despliega la alerta “Error en calculo, revisar los datos ingresados e intentar nuevamente”.</w:t>
            </w:r>
          </w:p>
        </w:tc>
      </w:tr>
      <w:tr w:rsidR="00FC28F1" w:rsidRPr="00FE5AF5" w14:paraId="6B22B826" w14:textId="77777777">
        <w:tc>
          <w:tcPr>
            <w:tcW w:w="2190" w:type="dxa"/>
            <w:tcMar>
              <w:top w:w="100" w:type="dxa"/>
              <w:left w:w="100" w:type="dxa"/>
              <w:bottom w:w="100" w:type="dxa"/>
              <w:right w:w="100" w:type="dxa"/>
            </w:tcMar>
          </w:tcPr>
          <w:p w14:paraId="12E376EC" w14:textId="77777777" w:rsidR="00FC28F1" w:rsidRPr="00FE5AF5" w:rsidRDefault="00FC28F1">
            <w:pPr>
              <w:widowControl w:val="0"/>
            </w:pPr>
            <w:r w:rsidRPr="00FE5AF5">
              <w:t>Postcondiciones</w:t>
            </w:r>
          </w:p>
        </w:tc>
        <w:tc>
          <w:tcPr>
            <w:tcW w:w="7170" w:type="dxa"/>
            <w:tcMar>
              <w:top w:w="100" w:type="dxa"/>
              <w:left w:w="100" w:type="dxa"/>
              <w:bottom w:w="100" w:type="dxa"/>
              <w:right w:w="100" w:type="dxa"/>
            </w:tcMar>
          </w:tcPr>
          <w:p w14:paraId="3B55F19C" w14:textId="77777777" w:rsidR="00FC28F1" w:rsidRPr="00FE5AF5" w:rsidRDefault="00FC28F1">
            <w:pPr>
              <w:widowControl w:val="0"/>
            </w:pPr>
            <w:r w:rsidRPr="00FE5AF5">
              <w:t>La cotización refleja el precio final exacto que asegura la rentabilidad esperada por la empresa.</w:t>
            </w:r>
          </w:p>
        </w:tc>
      </w:tr>
      <w:tr w:rsidR="00FC28F1" w:rsidRPr="00FE5AF5" w14:paraId="0A991F77" w14:textId="77777777">
        <w:tc>
          <w:tcPr>
            <w:tcW w:w="2190" w:type="dxa"/>
            <w:tcMar>
              <w:top w:w="100" w:type="dxa"/>
              <w:left w:w="100" w:type="dxa"/>
              <w:bottom w:w="100" w:type="dxa"/>
              <w:right w:w="100" w:type="dxa"/>
            </w:tcMar>
          </w:tcPr>
          <w:p w14:paraId="2DFF78C6" w14:textId="77777777" w:rsidR="00FC28F1" w:rsidRPr="00FE5AF5" w:rsidRDefault="00FC28F1">
            <w:pPr>
              <w:widowControl w:val="0"/>
            </w:pPr>
            <w:r w:rsidRPr="00FE5AF5">
              <w:t>Dependencias</w:t>
            </w:r>
          </w:p>
        </w:tc>
        <w:tc>
          <w:tcPr>
            <w:tcW w:w="7170" w:type="dxa"/>
            <w:tcMar>
              <w:top w:w="100" w:type="dxa"/>
              <w:left w:w="100" w:type="dxa"/>
              <w:bottom w:w="100" w:type="dxa"/>
              <w:right w:w="100" w:type="dxa"/>
            </w:tcMar>
          </w:tcPr>
          <w:p w14:paraId="3CC91E38" w14:textId="77777777" w:rsidR="00FC28F1" w:rsidRPr="00FE5AF5" w:rsidRDefault="00FC28F1">
            <w:pPr>
              <w:widowControl w:val="0"/>
            </w:pPr>
            <w:r w:rsidRPr="00FE5AF5">
              <w:t>CU08 - Ingresando porcentaje de rentabilidad.</w:t>
            </w:r>
          </w:p>
        </w:tc>
      </w:tr>
    </w:tbl>
    <w:p w14:paraId="2F58D8E5" w14:textId="77777777" w:rsidR="00FC28F1" w:rsidRPr="00FE5AF5" w:rsidRDefault="00FC28F1" w:rsidP="00FC28F1"/>
    <w:p w14:paraId="7E8599A9"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597F6148" w14:textId="77777777" w:rsidTr="7685B612">
        <w:tc>
          <w:tcPr>
            <w:tcW w:w="2175" w:type="dxa"/>
            <w:tcMar>
              <w:top w:w="100" w:type="dxa"/>
              <w:left w:w="100" w:type="dxa"/>
              <w:bottom w:w="100" w:type="dxa"/>
              <w:right w:w="100" w:type="dxa"/>
            </w:tcMar>
          </w:tcPr>
          <w:p w14:paraId="6664EBBE"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48B4C1E6" w14:textId="77777777" w:rsidR="00FC28F1" w:rsidRPr="00FE5AF5" w:rsidRDefault="00FC28F1">
            <w:pPr>
              <w:widowControl w:val="0"/>
            </w:pPr>
            <w:r w:rsidRPr="00FE5AF5">
              <w:t xml:space="preserve">Descripción </w:t>
            </w:r>
          </w:p>
        </w:tc>
      </w:tr>
      <w:tr w:rsidR="00FC28F1" w:rsidRPr="00FE5AF5" w14:paraId="1BFD7817" w14:textId="77777777" w:rsidTr="7685B612">
        <w:tc>
          <w:tcPr>
            <w:tcW w:w="2175" w:type="dxa"/>
            <w:tcMar>
              <w:top w:w="100" w:type="dxa"/>
              <w:left w:w="100" w:type="dxa"/>
              <w:bottom w:w="100" w:type="dxa"/>
              <w:right w:w="100" w:type="dxa"/>
            </w:tcMar>
          </w:tcPr>
          <w:p w14:paraId="06C3E100"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239B6850" w14:textId="77777777" w:rsidR="00FC28F1" w:rsidRPr="00FE5AF5" w:rsidRDefault="00FC28F1">
            <w:pPr>
              <w:widowControl w:val="0"/>
            </w:pPr>
            <w:r w:rsidRPr="00FE5AF5">
              <w:t>CU10 - Definiendo la fecha de vigencia para la cotización.</w:t>
            </w:r>
          </w:p>
        </w:tc>
      </w:tr>
      <w:tr w:rsidR="00FC28F1" w:rsidRPr="00FE5AF5" w14:paraId="26408515" w14:textId="77777777" w:rsidTr="7685B612">
        <w:tc>
          <w:tcPr>
            <w:tcW w:w="2175" w:type="dxa"/>
            <w:tcMar>
              <w:top w:w="100" w:type="dxa"/>
              <w:left w:w="100" w:type="dxa"/>
              <w:bottom w:w="100" w:type="dxa"/>
              <w:right w:w="100" w:type="dxa"/>
            </w:tcMar>
          </w:tcPr>
          <w:p w14:paraId="65F4D894"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7D2597E1" w14:textId="77777777" w:rsidR="00FC28F1" w:rsidRPr="00FE5AF5" w:rsidRDefault="00FC28F1">
            <w:pPr>
              <w:widowControl w:val="0"/>
            </w:pPr>
            <w:r w:rsidRPr="00FE5AF5">
              <w:t>Usuario de Gerencia o Secretaria.</w:t>
            </w:r>
          </w:p>
        </w:tc>
      </w:tr>
      <w:tr w:rsidR="00FC28F1" w:rsidRPr="00FE5AF5" w14:paraId="6B464093" w14:textId="77777777" w:rsidTr="7685B612">
        <w:tc>
          <w:tcPr>
            <w:tcW w:w="2175" w:type="dxa"/>
            <w:tcMar>
              <w:top w:w="100" w:type="dxa"/>
              <w:left w:w="100" w:type="dxa"/>
              <w:bottom w:w="100" w:type="dxa"/>
              <w:right w:w="100" w:type="dxa"/>
            </w:tcMar>
          </w:tcPr>
          <w:p w14:paraId="143E314D"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30F61311" w14:textId="77777777" w:rsidR="00FC28F1" w:rsidRPr="00FE5AF5" w:rsidRDefault="00FC28F1">
            <w:pPr>
              <w:widowControl w:val="0"/>
            </w:pPr>
            <w:r w:rsidRPr="00FE5AF5">
              <w:t xml:space="preserve">El usuario selecciona obligatoriamente una fecha de expiración </w:t>
            </w:r>
            <w:r w:rsidRPr="00FE5AF5">
              <w:lastRenderedPageBreak/>
              <w:t>para la oferta comercial a través de un calendario interactivo.</w:t>
            </w:r>
          </w:p>
        </w:tc>
      </w:tr>
      <w:tr w:rsidR="00FC28F1" w:rsidRPr="00FE5AF5" w14:paraId="6187DB05" w14:textId="77777777" w:rsidTr="7685B612">
        <w:tc>
          <w:tcPr>
            <w:tcW w:w="2175" w:type="dxa"/>
            <w:tcMar>
              <w:top w:w="100" w:type="dxa"/>
              <w:left w:w="100" w:type="dxa"/>
              <w:bottom w:w="100" w:type="dxa"/>
              <w:right w:w="100" w:type="dxa"/>
            </w:tcMar>
          </w:tcPr>
          <w:p w14:paraId="01283999" w14:textId="77777777" w:rsidR="00FC28F1" w:rsidRPr="00FE5AF5" w:rsidRDefault="00FC28F1">
            <w:pPr>
              <w:widowControl w:val="0"/>
            </w:pPr>
            <w:r w:rsidRPr="00FE5AF5">
              <w:lastRenderedPageBreak/>
              <w:t>Frecuencia</w:t>
            </w:r>
          </w:p>
        </w:tc>
        <w:tc>
          <w:tcPr>
            <w:tcW w:w="7185" w:type="dxa"/>
            <w:tcMar>
              <w:top w:w="100" w:type="dxa"/>
              <w:left w:w="100" w:type="dxa"/>
              <w:bottom w:w="100" w:type="dxa"/>
              <w:right w:w="100" w:type="dxa"/>
            </w:tcMar>
          </w:tcPr>
          <w:p w14:paraId="7F364F29" w14:textId="77777777" w:rsidR="00FC28F1" w:rsidRPr="00FE5AF5" w:rsidRDefault="00FC28F1">
            <w:pPr>
              <w:widowControl w:val="0"/>
            </w:pPr>
            <w:r w:rsidRPr="00FE5AF5">
              <w:t>Alta.</w:t>
            </w:r>
          </w:p>
        </w:tc>
      </w:tr>
      <w:tr w:rsidR="00FC28F1" w:rsidRPr="00FE5AF5" w14:paraId="7E3EE728" w14:textId="77777777" w:rsidTr="7685B612">
        <w:tc>
          <w:tcPr>
            <w:tcW w:w="2175" w:type="dxa"/>
            <w:tcMar>
              <w:top w:w="100" w:type="dxa"/>
              <w:left w:w="100" w:type="dxa"/>
              <w:bottom w:w="100" w:type="dxa"/>
              <w:right w:w="100" w:type="dxa"/>
            </w:tcMar>
          </w:tcPr>
          <w:p w14:paraId="33EA2F40"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3A237B53" w14:textId="77777777" w:rsidR="00FC28F1" w:rsidRPr="00FE5AF5" w:rsidRDefault="00FC28F1">
            <w:pPr>
              <w:widowControl w:val="0"/>
            </w:pPr>
            <w:r w:rsidRPr="00FE5AF5">
              <w:t>Formulario de cotización en edición.</w:t>
            </w:r>
          </w:p>
        </w:tc>
      </w:tr>
      <w:tr w:rsidR="00FC28F1" w:rsidRPr="00FE5AF5" w14:paraId="1055F84E" w14:textId="77777777" w:rsidTr="7685B612">
        <w:tc>
          <w:tcPr>
            <w:tcW w:w="2175" w:type="dxa"/>
            <w:tcMar>
              <w:top w:w="100" w:type="dxa"/>
              <w:left w:w="100" w:type="dxa"/>
              <w:bottom w:w="100" w:type="dxa"/>
              <w:right w:w="100" w:type="dxa"/>
            </w:tcMar>
          </w:tcPr>
          <w:p w14:paraId="4E36D8B9"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29252054" w14:textId="6BFFAD39" w:rsidR="00FC28F1" w:rsidRPr="00FE5AF5" w:rsidRDefault="00FC28F1">
            <w:pPr>
              <w:widowControl w:val="0"/>
            </w:pPr>
            <w:r w:rsidRPr="00FE5AF5">
              <w:t xml:space="preserve">El usuario selecciona el campo “Fecha de vigencia”, el sistema despliega un componente visual de calendario interactivo. El usuario selecciona un día, mes y año futuro, el </w:t>
            </w:r>
            <w:r w:rsidR="7685B612">
              <w:t xml:space="preserve">sistema </w:t>
            </w:r>
            <w:r w:rsidRPr="00FE5AF5">
              <w:t>compara la fecha seleccionada con la fecha del servidor local [Excepción 1], guardando la fecha y la asigna al documento.</w:t>
            </w:r>
          </w:p>
        </w:tc>
      </w:tr>
      <w:tr w:rsidR="00FC28F1" w:rsidRPr="00FE5AF5" w14:paraId="00F3144B" w14:textId="77777777" w:rsidTr="7685B612">
        <w:tc>
          <w:tcPr>
            <w:tcW w:w="2175" w:type="dxa"/>
            <w:tcMar>
              <w:top w:w="100" w:type="dxa"/>
              <w:left w:w="100" w:type="dxa"/>
              <w:bottom w:w="100" w:type="dxa"/>
              <w:right w:w="100" w:type="dxa"/>
            </w:tcMar>
          </w:tcPr>
          <w:p w14:paraId="4D238E3E"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6814CC6B" w14:textId="77777777" w:rsidR="00FC28F1" w:rsidRPr="00FE5AF5" w:rsidRDefault="00FC28F1">
            <w:pPr>
              <w:widowControl w:val="0"/>
            </w:pPr>
            <w:r w:rsidRPr="00FE5AF5">
              <w:t>Excepción 1: Si el usuario selecciona la fecha actual o una fecha pasada el sistema bloquea la selección y despliega la alerta “La fecha seleccionada debe ser posterior al día en curso”.</w:t>
            </w:r>
          </w:p>
        </w:tc>
      </w:tr>
      <w:tr w:rsidR="00FC28F1" w:rsidRPr="00FE5AF5" w14:paraId="5FC6AB0D" w14:textId="77777777" w:rsidTr="7685B612">
        <w:tc>
          <w:tcPr>
            <w:tcW w:w="2175" w:type="dxa"/>
            <w:tcMar>
              <w:top w:w="100" w:type="dxa"/>
              <w:left w:w="100" w:type="dxa"/>
              <w:bottom w:w="100" w:type="dxa"/>
              <w:right w:w="100" w:type="dxa"/>
            </w:tcMar>
          </w:tcPr>
          <w:p w14:paraId="085E388C"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21AC0849" w14:textId="77777777" w:rsidR="00FC28F1" w:rsidRPr="00FE5AF5" w:rsidRDefault="00FC28F1">
            <w:pPr>
              <w:widowControl w:val="0"/>
            </w:pPr>
            <w:r w:rsidRPr="00FE5AF5">
              <w:t>La cotización cuenta con un límite de validez comercial establecido y validado.</w:t>
            </w:r>
          </w:p>
        </w:tc>
      </w:tr>
      <w:tr w:rsidR="00FC28F1" w:rsidRPr="00FE5AF5" w14:paraId="40AB7B90" w14:textId="77777777" w:rsidTr="7685B612">
        <w:tc>
          <w:tcPr>
            <w:tcW w:w="2175" w:type="dxa"/>
            <w:tcMar>
              <w:top w:w="100" w:type="dxa"/>
              <w:left w:w="100" w:type="dxa"/>
              <w:bottom w:w="100" w:type="dxa"/>
              <w:right w:w="100" w:type="dxa"/>
            </w:tcMar>
          </w:tcPr>
          <w:p w14:paraId="639D01B3"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19572ECF" w14:textId="77777777" w:rsidR="00FC28F1" w:rsidRPr="00FE5AF5" w:rsidRDefault="00FC28F1">
            <w:pPr>
              <w:widowControl w:val="0"/>
            </w:pPr>
            <w:r w:rsidRPr="00FE5AF5">
              <w:t>Ninguna</w:t>
            </w:r>
          </w:p>
        </w:tc>
      </w:tr>
    </w:tbl>
    <w:p w14:paraId="0DB01E47" w14:textId="77777777" w:rsidR="00FC28F1" w:rsidRPr="00FE5AF5" w:rsidRDefault="00FC28F1" w:rsidP="00FC28F1"/>
    <w:p w14:paraId="388650E7"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FC28F1" w:rsidRPr="00FE5AF5" w14:paraId="6CA36B12" w14:textId="77777777">
        <w:tc>
          <w:tcPr>
            <w:tcW w:w="2190" w:type="dxa"/>
            <w:tcMar>
              <w:top w:w="100" w:type="dxa"/>
              <w:left w:w="100" w:type="dxa"/>
              <w:bottom w:w="100" w:type="dxa"/>
              <w:right w:w="100" w:type="dxa"/>
            </w:tcMar>
          </w:tcPr>
          <w:p w14:paraId="13DA6FDC" w14:textId="77777777" w:rsidR="00FC28F1" w:rsidRPr="00FE5AF5" w:rsidRDefault="00FC28F1">
            <w:pPr>
              <w:widowControl w:val="0"/>
            </w:pPr>
            <w:r w:rsidRPr="00FE5AF5">
              <w:t>Campo</w:t>
            </w:r>
          </w:p>
        </w:tc>
        <w:tc>
          <w:tcPr>
            <w:tcW w:w="7170" w:type="dxa"/>
            <w:tcMar>
              <w:top w:w="100" w:type="dxa"/>
              <w:left w:w="100" w:type="dxa"/>
              <w:bottom w:w="100" w:type="dxa"/>
              <w:right w:w="100" w:type="dxa"/>
            </w:tcMar>
          </w:tcPr>
          <w:p w14:paraId="3E01F867" w14:textId="77777777" w:rsidR="00FC28F1" w:rsidRPr="00FE5AF5" w:rsidRDefault="00FC28F1">
            <w:pPr>
              <w:widowControl w:val="0"/>
            </w:pPr>
            <w:r w:rsidRPr="00FE5AF5">
              <w:t xml:space="preserve">Descripción </w:t>
            </w:r>
          </w:p>
        </w:tc>
      </w:tr>
      <w:tr w:rsidR="00FC28F1" w:rsidRPr="00FE5AF5" w14:paraId="0ACF9C53" w14:textId="77777777">
        <w:tc>
          <w:tcPr>
            <w:tcW w:w="2190" w:type="dxa"/>
            <w:tcMar>
              <w:top w:w="100" w:type="dxa"/>
              <w:left w:w="100" w:type="dxa"/>
              <w:bottom w:w="100" w:type="dxa"/>
              <w:right w:w="100" w:type="dxa"/>
            </w:tcMar>
          </w:tcPr>
          <w:p w14:paraId="544F81B5" w14:textId="77777777" w:rsidR="00FC28F1" w:rsidRPr="00FE5AF5" w:rsidRDefault="00FC28F1">
            <w:pPr>
              <w:widowControl w:val="0"/>
            </w:pPr>
            <w:r w:rsidRPr="00FE5AF5">
              <w:t>Nombre</w:t>
            </w:r>
          </w:p>
        </w:tc>
        <w:tc>
          <w:tcPr>
            <w:tcW w:w="7170" w:type="dxa"/>
            <w:tcMar>
              <w:top w:w="100" w:type="dxa"/>
              <w:left w:w="100" w:type="dxa"/>
              <w:bottom w:w="100" w:type="dxa"/>
              <w:right w:w="100" w:type="dxa"/>
            </w:tcMar>
          </w:tcPr>
          <w:p w14:paraId="092FD373" w14:textId="77777777" w:rsidR="00FC28F1" w:rsidRPr="00FE5AF5" w:rsidRDefault="00FC28F1">
            <w:pPr>
              <w:widowControl w:val="0"/>
            </w:pPr>
            <w:r w:rsidRPr="00FE5AF5">
              <w:t>CU11 - Aprobando cotización comercial.</w:t>
            </w:r>
          </w:p>
        </w:tc>
      </w:tr>
      <w:tr w:rsidR="00FC28F1" w:rsidRPr="00FE5AF5" w14:paraId="2856534C" w14:textId="77777777">
        <w:tc>
          <w:tcPr>
            <w:tcW w:w="2190" w:type="dxa"/>
            <w:tcMar>
              <w:top w:w="100" w:type="dxa"/>
              <w:left w:w="100" w:type="dxa"/>
              <w:bottom w:w="100" w:type="dxa"/>
              <w:right w:w="100" w:type="dxa"/>
            </w:tcMar>
          </w:tcPr>
          <w:p w14:paraId="59ACE2CF" w14:textId="77777777" w:rsidR="00FC28F1" w:rsidRPr="00FE5AF5" w:rsidRDefault="00FC28F1">
            <w:pPr>
              <w:widowControl w:val="0"/>
            </w:pPr>
            <w:r w:rsidRPr="00FE5AF5">
              <w:t>Actor(es)</w:t>
            </w:r>
          </w:p>
        </w:tc>
        <w:tc>
          <w:tcPr>
            <w:tcW w:w="7170" w:type="dxa"/>
            <w:tcMar>
              <w:top w:w="100" w:type="dxa"/>
              <w:left w:w="100" w:type="dxa"/>
              <w:bottom w:w="100" w:type="dxa"/>
              <w:right w:w="100" w:type="dxa"/>
            </w:tcMar>
          </w:tcPr>
          <w:p w14:paraId="5886040D" w14:textId="77777777" w:rsidR="00FC28F1" w:rsidRPr="00FE5AF5" w:rsidRDefault="00FC28F1">
            <w:pPr>
              <w:widowControl w:val="0"/>
            </w:pPr>
            <w:r w:rsidRPr="00FE5AF5">
              <w:t>Usuario de Gerencia o Secretaria.</w:t>
            </w:r>
          </w:p>
        </w:tc>
      </w:tr>
      <w:tr w:rsidR="00FC28F1" w:rsidRPr="00FE5AF5" w14:paraId="3183511B" w14:textId="77777777">
        <w:tc>
          <w:tcPr>
            <w:tcW w:w="2190" w:type="dxa"/>
            <w:tcMar>
              <w:top w:w="100" w:type="dxa"/>
              <w:left w:w="100" w:type="dxa"/>
              <w:bottom w:w="100" w:type="dxa"/>
              <w:right w:w="100" w:type="dxa"/>
            </w:tcMar>
          </w:tcPr>
          <w:p w14:paraId="12C645A8" w14:textId="77777777" w:rsidR="00FC28F1" w:rsidRPr="00FE5AF5" w:rsidRDefault="00FC28F1">
            <w:pPr>
              <w:widowControl w:val="0"/>
            </w:pPr>
            <w:r w:rsidRPr="00FE5AF5">
              <w:t>Resumen</w:t>
            </w:r>
          </w:p>
        </w:tc>
        <w:tc>
          <w:tcPr>
            <w:tcW w:w="7170" w:type="dxa"/>
            <w:tcMar>
              <w:top w:w="100" w:type="dxa"/>
              <w:left w:w="100" w:type="dxa"/>
              <w:bottom w:w="100" w:type="dxa"/>
              <w:right w:w="100" w:type="dxa"/>
            </w:tcMar>
          </w:tcPr>
          <w:p w14:paraId="5B6AF69A" w14:textId="77777777" w:rsidR="00FC28F1" w:rsidRPr="00FE5AF5" w:rsidRDefault="00FC28F1">
            <w:pPr>
              <w:widowControl w:val="0"/>
            </w:pPr>
            <w:r w:rsidRPr="00FE5AF5">
              <w:t>El usuario cambia el estado de la cotización a “Aprobada” lo que desencadena el bloqueo total del documento para evitar modificaciones.</w:t>
            </w:r>
          </w:p>
        </w:tc>
      </w:tr>
      <w:tr w:rsidR="00FC28F1" w:rsidRPr="00FE5AF5" w14:paraId="2DC7FCEC" w14:textId="77777777">
        <w:tc>
          <w:tcPr>
            <w:tcW w:w="2190" w:type="dxa"/>
            <w:tcMar>
              <w:top w:w="100" w:type="dxa"/>
              <w:left w:w="100" w:type="dxa"/>
              <w:bottom w:w="100" w:type="dxa"/>
              <w:right w:w="100" w:type="dxa"/>
            </w:tcMar>
          </w:tcPr>
          <w:p w14:paraId="15CB4683" w14:textId="77777777" w:rsidR="00FC28F1" w:rsidRPr="00FE5AF5" w:rsidRDefault="00FC28F1">
            <w:pPr>
              <w:widowControl w:val="0"/>
            </w:pPr>
            <w:r w:rsidRPr="00FE5AF5">
              <w:t>Frecuencia</w:t>
            </w:r>
          </w:p>
        </w:tc>
        <w:tc>
          <w:tcPr>
            <w:tcW w:w="7170" w:type="dxa"/>
            <w:tcMar>
              <w:top w:w="100" w:type="dxa"/>
              <w:left w:w="100" w:type="dxa"/>
              <w:bottom w:w="100" w:type="dxa"/>
              <w:right w:w="100" w:type="dxa"/>
            </w:tcMar>
          </w:tcPr>
          <w:p w14:paraId="325CD0EE" w14:textId="77777777" w:rsidR="00FC28F1" w:rsidRPr="00FE5AF5" w:rsidRDefault="00FC28F1">
            <w:pPr>
              <w:widowControl w:val="0"/>
            </w:pPr>
            <w:r w:rsidRPr="00FE5AF5">
              <w:t>Alta.</w:t>
            </w:r>
          </w:p>
        </w:tc>
      </w:tr>
      <w:tr w:rsidR="00FC28F1" w:rsidRPr="00FE5AF5" w14:paraId="5D6709EA" w14:textId="77777777">
        <w:tc>
          <w:tcPr>
            <w:tcW w:w="2190" w:type="dxa"/>
            <w:tcMar>
              <w:top w:w="100" w:type="dxa"/>
              <w:left w:w="100" w:type="dxa"/>
              <w:bottom w:w="100" w:type="dxa"/>
              <w:right w:w="100" w:type="dxa"/>
            </w:tcMar>
          </w:tcPr>
          <w:p w14:paraId="6C3EC7FE" w14:textId="77777777" w:rsidR="00FC28F1" w:rsidRPr="00FE5AF5" w:rsidRDefault="00FC28F1">
            <w:pPr>
              <w:widowControl w:val="0"/>
            </w:pPr>
            <w:r w:rsidRPr="00FE5AF5">
              <w:lastRenderedPageBreak/>
              <w:t>Precondiciones</w:t>
            </w:r>
          </w:p>
        </w:tc>
        <w:tc>
          <w:tcPr>
            <w:tcW w:w="7170" w:type="dxa"/>
            <w:tcMar>
              <w:top w:w="100" w:type="dxa"/>
              <w:left w:w="100" w:type="dxa"/>
              <w:bottom w:w="100" w:type="dxa"/>
              <w:right w:w="100" w:type="dxa"/>
            </w:tcMar>
          </w:tcPr>
          <w:p w14:paraId="3F8B4872" w14:textId="77777777" w:rsidR="00FC28F1" w:rsidRPr="00FE5AF5" w:rsidRDefault="00FC28F1">
            <w:pPr>
              <w:widowControl w:val="0"/>
            </w:pPr>
            <w:r w:rsidRPr="00FE5AF5">
              <w:t>La cotización debe tener clientes, costos, precio de venta y fecha de vigencia definidos.</w:t>
            </w:r>
          </w:p>
        </w:tc>
      </w:tr>
      <w:tr w:rsidR="00FC28F1" w:rsidRPr="00FE5AF5" w14:paraId="1EDEB3C8" w14:textId="77777777">
        <w:tc>
          <w:tcPr>
            <w:tcW w:w="2190" w:type="dxa"/>
            <w:tcMar>
              <w:top w:w="100" w:type="dxa"/>
              <w:left w:w="100" w:type="dxa"/>
              <w:bottom w:w="100" w:type="dxa"/>
              <w:right w:w="100" w:type="dxa"/>
            </w:tcMar>
          </w:tcPr>
          <w:p w14:paraId="54F4414E" w14:textId="77777777" w:rsidR="00FC28F1" w:rsidRPr="00FE5AF5" w:rsidRDefault="00FC28F1">
            <w:pPr>
              <w:widowControl w:val="0"/>
            </w:pPr>
            <w:r w:rsidRPr="00FE5AF5">
              <w:t>Descripciones</w:t>
            </w:r>
          </w:p>
        </w:tc>
        <w:tc>
          <w:tcPr>
            <w:tcW w:w="7170" w:type="dxa"/>
            <w:tcMar>
              <w:top w:w="100" w:type="dxa"/>
              <w:left w:w="100" w:type="dxa"/>
              <w:bottom w:w="100" w:type="dxa"/>
              <w:right w:w="100" w:type="dxa"/>
            </w:tcMar>
          </w:tcPr>
          <w:p w14:paraId="397A2B5F" w14:textId="77777777" w:rsidR="00FC28F1" w:rsidRPr="00FE5AF5" w:rsidRDefault="00FC28F1">
            <w:pPr>
              <w:widowControl w:val="0"/>
            </w:pPr>
            <w:r w:rsidRPr="00FE5AF5">
              <w:t>El usuario presiona el botón “Aprobar”. El sistema verifica que todos los campos obligatorios del formulario estén completos [Excepción 1], actualiza el estado del registro en la base de datos de “Provisional” a “Aprobada”, luego desactiva todos los controles de edición en la interfaz y despliega el mensaje de éxito “Cotización finalizada correctamente”.</w:t>
            </w:r>
          </w:p>
        </w:tc>
      </w:tr>
      <w:tr w:rsidR="00FC28F1" w:rsidRPr="00FE5AF5" w14:paraId="5A208219" w14:textId="77777777">
        <w:tc>
          <w:tcPr>
            <w:tcW w:w="2190" w:type="dxa"/>
            <w:tcMar>
              <w:top w:w="100" w:type="dxa"/>
              <w:left w:w="100" w:type="dxa"/>
              <w:bottom w:w="100" w:type="dxa"/>
              <w:right w:w="100" w:type="dxa"/>
            </w:tcMar>
          </w:tcPr>
          <w:p w14:paraId="60A3B215" w14:textId="77777777" w:rsidR="00FC28F1" w:rsidRPr="00FE5AF5" w:rsidRDefault="00FC28F1">
            <w:pPr>
              <w:widowControl w:val="0"/>
            </w:pPr>
            <w:r w:rsidRPr="00FE5AF5">
              <w:t>Excepciones</w:t>
            </w:r>
          </w:p>
        </w:tc>
        <w:tc>
          <w:tcPr>
            <w:tcW w:w="7170" w:type="dxa"/>
            <w:tcMar>
              <w:top w:w="100" w:type="dxa"/>
              <w:left w:w="100" w:type="dxa"/>
              <w:bottom w:w="100" w:type="dxa"/>
              <w:right w:w="100" w:type="dxa"/>
            </w:tcMar>
          </w:tcPr>
          <w:p w14:paraId="02F3B2D7" w14:textId="77777777" w:rsidR="00FC28F1" w:rsidRPr="00FE5AF5" w:rsidRDefault="00FC28F1">
            <w:pPr>
              <w:widowControl w:val="0"/>
            </w:pPr>
            <w:r w:rsidRPr="00FE5AF5">
              <w:t>Excepción 1: En caso de haber campos incompletos el sistema cancela la aprobación, resalta los campos faltantes y despliega la alerta “Complete todos los campos obligatorios antes de aprobar el documento”.</w:t>
            </w:r>
          </w:p>
        </w:tc>
      </w:tr>
      <w:tr w:rsidR="00FC28F1" w:rsidRPr="00FE5AF5" w14:paraId="7D6C9316" w14:textId="77777777">
        <w:tc>
          <w:tcPr>
            <w:tcW w:w="2190" w:type="dxa"/>
            <w:tcMar>
              <w:top w:w="100" w:type="dxa"/>
              <w:left w:w="100" w:type="dxa"/>
              <w:bottom w:w="100" w:type="dxa"/>
              <w:right w:w="100" w:type="dxa"/>
            </w:tcMar>
          </w:tcPr>
          <w:p w14:paraId="2C2BE86E" w14:textId="77777777" w:rsidR="00FC28F1" w:rsidRPr="00FE5AF5" w:rsidRDefault="00FC28F1">
            <w:pPr>
              <w:widowControl w:val="0"/>
            </w:pPr>
            <w:r w:rsidRPr="00FE5AF5">
              <w:t>Postcondiciones</w:t>
            </w:r>
          </w:p>
        </w:tc>
        <w:tc>
          <w:tcPr>
            <w:tcW w:w="7170" w:type="dxa"/>
            <w:tcMar>
              <w:top w:w="100" w:type="dxa"/>
              <w:left w:w="100" w:type="dxa"/>
              <w:bottom w:w="100" w:type="dxa"/>
              <w:right w:w="100" w:type="dxa"/>
            </w:tcMar>
          </w:tcPr>
          <w:p w14:paraId="2B808B4B" w14:textId="77777777" w:rsidR="00FC28F1" w:rsidRPr="00FE5AF5" w:rsidRDefault="00FC28F1">
            <w:pPr>
              <w:widowControl w:val="0"/>
            </w:pPr>
            <w:r w:rsidRPr="00FE5AF5">
              <w:t>El registro se convierte en un documento inalterable listo para ser transformado en venta.</w:t>
            </w:r>
          </w:p>
        </w:tc>
      </w:tr>
      <w:tr w:rsidR="00FC28F1" w:rsidRPr="00FE5AF5" w14:paraId="08AD3B86" w14:textId="77777777">
        <w:tc>
          <w:tcPr>
            <w:tcW w:w="2190" w:type="dxa"/>
            <w:tcMar>
              <w:top w:w="100" w:type="dxa"/>
              <w:left w:w="100" w:type="dxa"/>
              <w:bottom w:w="100" w:type="dxa"/>
              <w:right w:w="100" w:type="dxa"/>
            </w:tcMar>
          </w:tcPr>
          <w:p w14:paraId="4953A0D6" w14:textId="77777777" w:rsidR="00FC28F1" w:rsidRPr="00FE5AF5" w:rsidRDefault="00FC28F1">
            <w:pPr>
              <w:widowControl w:val="0"/>
            </w:pPr>
            <w:r w:rsidRPr="00FE5AF5">
              <w:t>Dependencias</w:t>
            </w:r>
          </w:p>
        </w:tc>
        <w:tc>
          <w:tcPr>
            <w:tcW w:w="7170" w:type="dxa"/>
            <w:tcMar>
              <w:top w:w="100" w:type="dxa"/>
              <w:left w:w="100" w:type="dxa"/>
              <w:bottom w:w="100" w:type="dxa"/>
              <w:right w:w="100" w:type="dxa"/>
            </w:tcMar>
          </w:tcPr>
          <w:p w14:paraId="284E16AC" w14:textId="77777777" w:rsidR="00FC28F1" w:rsidRPr="00FE5AF5" w:rsidRDefault="00FC28F1">
            <w:pPr>
              <w:widowControl w:val="0"/>
            </w:pPr>
            <w:r w:rsidRPr="00FE5AF5">
              <w:t>CU05 - Iniciando cotización y asignación cliente.</w:t>
            </w:r>
          </w:p>
          <w:p w14:paraId="56C891A9" w14:textId="35A1AC5B" w:rsidR="00FC28F1" w:rsidRPr="00FE5AF5" w:rsidRDefault="00FC28F1">
            <w:pPr>
              <w:widowControl w:val="0"/>
            </w:pPr>
            <w:r w:rsidRPr="00FE5AF5">
              <w:t xml:space="preserve">CU09 - </w:t>
            </w:r>
            <w:r w:rsidR="00C17668" w:rsidRPr="00FE5AF5">
              <w:t>Calculando</w:t>
            </w:r>
            <w:r w:rsidRPr="00FE5AF5">
              <w:t xml:space="preserve"> el precio de venta sugerido.</w:t>
            </w:r>
          </w:p>
          <w:p w14:paraId="6788DDAE" w14:textId="77777777" w:rsidR="00FC28F1" w:rsidRPr="00FE5AF5" w:rsidRDefault="00FC28F1">
            <w:pPr>
              <w:widowControl w:val="0"/>
            </w:pPr>
            <w:r w:rsidRPr="00FE5AF5">
              <w:t>CU10 - Definiendo la fecha de vigencia para la cotización.</w:t>
            </w:r>
          </w:p>
        </w:tc>
      </w:tr>
    </w:tbl>
    <w:p w14:paraId="78D138F3" w14:textId="77777777" w:rsidR="00FC28F1" w:rsidRPr="00FE5AF5" w:rsidRDefault="00FC28F1" w:rsidP="00FC28F1"/>
    <w:p w14:paraId="0D82C81A"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24F47325" w14:textId="77777777">
        <w:tc>
          <w:tcPr>
            <w:tcW w:w="2175" w:type="dxa"/>
            <w:tcMar>
              <w:top w:w="100" w:type="dxa"/>
              <w:left w:w="100" w:type="dxa"/>
              <w:bottom w:w="100" w:type="dxa"/>
              <w:right w:w="100" w:type="dxa"/>
            </w:tcMar>
          </w:tcPr>
          <w:p w14:paraId="6D4350CE"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4A7FD3FD" w14:textId="77777777" w:rsidR="00FC28F1" w:rsidRPr="00FE5AF5" w:rsidRDefault="00FC28F1">
            <w:pPr>
              <w:widowControl w:val="0"/>
            </w:pPr>
            <w:r w:rsidRPr="00FE5AF5">
              <w:t xml:space="preserve">Descripción </w:t>
            </w:r>
          </w:p>
        </w:tc>
      </w:tr>
      <w:tr w:rsidR="00FC28F1" w:rsidRPr="00FE5AF5" w14:paraId="6FFC680F" w14:textId="77777777">
        <w:tc>
          <w:tcPr>
            <w:tcW w:w="2175" w:type="dxa"/>
            <w:tcMar>
              <w:top w:w="100" w:type="dxa"/>
              <w:left w:w="100" w:type="dxa"/>
              <w:bottom w:w="100" w:type="dxa"/>
              <w:right w:w="100" w:type="dxa"/>
            </w:tcMar>
          </w:tcPr>
          <w:p w14:paraId="50F20AF0"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709A7160" w14:textId="77777777" w:rsidR="00FC28F1" w:rsidRPr="00FE5AF5" w:rsidRDefault="00FC28F1">
            <w:pPr>
              <w:widowControl w:val="0"/>
            </w:pPr>
            <w:r w:rsidRPr="00FE5AF5">
              <w:t>CU12 - Transformando cotización a nota de venta.</w:t>
            </w:r>
          </w:p>
        </w:tc>
      </w:tr>
      <w:tr w:rsidR="00FC28F1" w:rsidRPr="00FE5AF5" w14:paraId="2D44662B" w14:textId="77777777">
        <w:tc>
          <w:tcPr>
            <w:tcW w:w="2175" w:type="dxa"/>
            <w:tcMar>
              <w:top w:w="100" w:type="dxa"/>
              <w:left w:w="100" w:type="dxa"/>
              <w:bottom w:w="100" w:type="dxa"/>
              <w:right w:w="100" w:type="dxa"/>
            </w:tcMar>
          </w:tcPr>
          <w:p w14:paraId="4130EEC7"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0D450E5B" w14:textId="77777777" w:rsidR="00FC28F1" w:rsidRPr="00FE5AF5" w:rsidRDefault="00FC28F1">
            <w:pPr>
              <w:widowControl w:val="0"/>
            </w:pPr>
            <w:r w:rsidRPr="00FE5AF5">
              <w:t>Usuario de Gerencia o Secretaria, Sistema Financiero.</w:t>
            </w:r>
          </w:p>
        </w:tc>
      </w:tr>
      <w:tr w:rsidR="00FC28F1" w:rsidRPr="00FE5AF5" w14:paraId="75E2C10A" w14:textId="77777777">
        <w:tc>
          <w:tcPr>
            <w:tcW w:w="2175" w:type="dxa"/>
            <w:tcMar>
              <w:top w:w="100" w:type="dxa"/>
              <w:left w:w="100" w:type="dxa"/>
              <w:bottom w:w="100" w:type="dxa"/>
              <w:right w:w="100" w:type="dxa"/>
            </w:tcMar>
          </w:tcPr>
          <w:p w14:paraId="3410406F"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6E84C0BB" w14:textId="77777777" w:rsidR="00FC28F1" w:rsidRPr="00FE5AF5" w:rsidRDefault="00FC28F1">
            <w:pPr>
              <w:widowControl w:val="0"/>
            </w:pPr>
            <w:r w:rsidRPr="00FE5AF5">
              <w:t>A partir de una cotización en el estado “Aprobada”, el sistema genera de manera automática una Nota de Venta oficial copiando todos los datos.</w:t>
            </w:r>
          </w:p>
        </w:tc>
      </w:tr>
      <w:tr w:rsidR="00FC28F1" w:rsidRPr="00FE5AF5" w14:paraId="4F436E42" w14:textId="77777777">
        <w:tc>
          <w:tcPr>
            <w:tcW w:w="2175" w:type="dxa"/>
            <w:tcMar>
              <w:top w:w="100" w:type="dxa"/>
              <w:left w:w="100" w:type="dxa"/>
              <w:bottom w:w="100" w:type="dxa"/>
              <w:right w:w="100" w:type="dxa"/>
            </w:tcMar>
          </w:tcPr>
          <w:p w14:paraId="17148742"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0995B4BD" w14:textId="77777777" w:rsidR="00FC28F1" w:rsidRPr="00FE5AF5" w:rsidRDefault="00FC28F1">
            <w:pPr>
              <w:widowControl w:val="0"/>
            </w:pPr>
            <w:r w:rsidRPr="00FE5AF5">
              <w:t>Alta.</w:t>
            </w:r>
          </w:p>
        </w:tc>
      </w:tr>
      <w:tr w:rsidR="00FC28F1" w:rsidRPr="00FE5AF5" w14:paraId="61A7E16F" w14:textId="77777777">
        <w:tc>
          <w:tcPr>
            <w:tcW w:w="2175" w:type="dxa"/>
            <w:tcMar>
              <w:top w:w="100" w:type="dxa"/>
              <w:left w:w="100" w:type="dxa"/>
              <w:bottom w:w="100" w:type="dxa"/>
              <w:right w:w="100" w:type="dxa"/>
            </w:tcMar>
          </w:tcPr>
          <w:p w14:paraId="68E9AB46" w14:textId="77777777" w:rsidR="00FC28F1" w:rsidRPr="00FE5AF5" w:rsidRDefault="00FC28F1">
            <w:pPr>
              <w:widowControl w:val="0"/>
            </w:pPr>
            <w:r w:rsidRPr="00FE5AF5">
              <w:lastRenderedPageBreak/>
              <w:t>Precondiciones</w:t>
            </w:r>
          </w:p>
        </w:tc>
        <w:tc>
          <w:tcPr>
            <w:tcW w:w="7185" w:type="dxa"/>
            <w:tcMar>
              <w:top w:w="100" w:type="dxa"/>
              <w:left w:w="100" w:type="dxa"/>
              <w:bottom w:w="100" w:type="dxa"/>
              <w:right w:w="100" w:type="dxa"/>
            </w:tcMar>
          </w:tcPr>
          <w:p w14:paraId="675C7957" w14:textId="77777777" w:rsidR="00FC28F1" w:rsidRPr="00FE5AF5" w:rsidRDefault="00FC28F1">
            <w:pPr>
              <w:widowControl w:val="0"/>
            </w:pPr>
            <w:r w:rsidRPr="00FE5AF5">
              <w:t>El documento de cotización debe estar en el estado “Aprobada”.</w:t>
            </w:r>
          </w:p>
        </w:tc>
      </w:tr>
      <w:tr w:rsidR="00FC28F1" w:rsidRPr="00FE5AF5" w14:paraId="29491E29" w14:textId="77777777">
        <w:tc>
          <w:tcPr>
            <w:tcW w:w="2175" w:type="dxa"/>
            <w:tcMar>
              <w:top w:w="100" w:type="dxa"/>
              <w:left w:w="100" w:type="dxa"/>
              <w:bottom w:w="100" w:type="dxa"/>
              <w:right w:w="100" w:type="dxa"/>
            </w:tcMar>
          </w:tcPr>
          <w:p w14:paraId="00804F92"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55794B43" w14:textId="2E813CF6" w:rsidR="00FC28F1" w:rsidRPr="00FE5AF5" w:rsidRDefault="00FC28F1">
            <w:pPr>
              <w:widowControl w:val="0"/>
            </w:pPr>
            <w:r w:rsidRPr="00FE5AF5">
              <w:t xml:space="preserve">El usuario presiona el botón “Generar Nota de Venta” dentro de una cotización aprobada [Excepción 1]. El sistema crea un nuevo registro en la tabla de “Notas de Venta” en la base de </w:t>
            </w:r>
            <w:r w:rsidR="00C17668" w:rsidRPr="00FE5AF5">
              <w:t>datos, extrae</w:t>
            </w:r>
            <w:r w:rsidRPr="00FE5AF5">
              <w:t xml:space="preserve"> el RUT del cliente, el detalle de materiales y el precio sugerido de la cotización e inyecta estos datos en el nuevo registro de Nota de Venta para vincular lógicamente ambos documentos y redirigir al usuario a la vista de la nueva Nota de Venta.</w:t>
            </w:r>
          </w:p>
        </w:tc>
      </w:tr>
      <w:tr w:rsidR="00FC28F1" w:rsidRPr="00FE5AF5" w14:paraId="7A1D2742" w14:textId="77777777">
        <w:tc>
          <w:tcPr>
            <w:tcW w:w="2175" w:type="dxa"/>
            <w:tcMar>
              <w:top w:w="100" w:type="dxa"/>
              <w:left w:w="100" w:type="dxa"/>
              <w:bottom w:w="100" w:type="dxa"/>
              <w:right w:w="100" w:type="dxa"/>
            </w:tcMar>
          </w:tcPr>
          <w:p w14:paraId="7516E182"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09D63789" w14:textId="77777777" w:rsidR="00FC28F1" w:rsidRPr="00FE5AF5" w:rsidRDefault="00FC28F1">
            <w:pPr>
              <w:widowControl w:val="0"/>
            </w:pPr>
            <w:r w:rsidRPr="00FE5AF5">
              <w:t>Excepción 1: Si la cotización no se encuentra en el estado “Aprobada” el botón “Generar Nota de Venta” se mantiene inhabilitado por el sistema.</w:t>
            </w:r>
          </w:p>
        </w:tc>
      </w:tr>
      <w:tr w:rsidR="00FC28F1" w:rsidRPr="00FE5AF5" w14:paraId="21749A05" w14:textId="77777777">
        <w:tc>
          <w:tcPr>
            <w:tcW w:w="2175" w:type="dxa"/>
            <w:tcMar>
              <w:top w:w="100" w:type="dxa"/>
              <w:left w:w="100" w:type="dxa"/>
              <w:bottom w:w="100" w:type="dxa"/>
              <w:right w:w="100" w:type="dxa"/>
            </w:tcMar>
          </w:tcPr>
          <w:p w14:paraId="4B77FA6C"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54CEED5B" w14:textId="77777777" w:rsidR="00FC28F1" w:rsidRPr="00FE5AF5" w:rsidRDefault="00FC28F1">
            <w:pPr>
              <w:widowControl w:val="0"/>
            </w:pPr>
            <w:r w:rsidRPr="00FE5AF5">
              <w:t>Se crea un contrato formal de venta con los datos financieros negociados previamente.</w:t>
            </w:r>
          </w:p>
        </w:tc>
      </w:tr>
      <w:tr w:rsidR="00FC28F1" w:rsidRPr="00FE5AF5" w14:paraId="1C87143F" w14:textId="77777777">
        <w:tc>
          <w:tcPr>
            <w:tcW w:w="2175" w:type="dxa"/>
            <w:tcMar>
              <w:top w:w="100" w:type="dxa"/>
              <w:left w:w="100" w:type="dxa"/>
              <w:bottom w:w="100" w:type="dxa"/>
              <w:right w:w="100" w:type="dxa"/>
            </w:tcMar>
          </w:tcPr>
          <w:p w14:paraId="1145831E"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32C3CC73" w14:textId="77777777" w:rsidR="00FC28F1" w:rsidRPr="00FE5AF5" w:rsidRDefault="00FC28F1">
            <w:pPr>
              <w:widowControl w:val="0"/>
            </w:pPr>
            <w:r w:rsidRPr="00FE5AF5">
              <w:t>CU11 - Aprobando cotización comercial.</w:t>
            </w:r>
          </w:p>
        </w:tc>
      </w:tr>
    </w:tbl>
    <w:p w14:paraId="05207EC5" w14:textId="77777777" w:rsidR="00FC28F1" w:rsidRPr="00FE5AF5" w:rsidRDefault="00FC28F1" w:rsidP="00FC28F1"/>
    <w:p w14:paraId="4AAC02CA"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09C278F5" w14:textId="77777777" w:rsidTr="2F5D84B4">
        <w:tc>
          <w:tcPr>
            <w:tcW w:w="2175" w:type="dxa"/>
            <w:tcMar>
              <w:top w:w="100" w:type="dxa"/>
              <w:left w:w="100" w:type="dxa"/>
              <w:bottom w:w="100" w:type="dxa"/>
              <w:right w:w="100" w:type="dxa"/>
            </w:tcMar>
          </w:tcPr>
          <w:p w14:paraId="43F3D434"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7C209A0A" w14:textId="77777777" w:rsidR="00FC28F1" w:rsidRPr="00FE5AF5" w:rsidRDefault="00FC28F1">
            <w:pPr>
              <w:widowControl w:val="0"/>
            </w:pPr>
            <w:r w:rsidRPr="00FE5AF5">
              <w:t xml:space="preserve">Descripción </w:t>
            </w:r>
          </w:p>
        </w:tc>
      </w:tr>
      <w:tr w:rsidR="00FC28F1" w:rsidRPr="00FE5AF5" w14:paraId="61293BD2" w14:textId="77777777" w:rsidTr="2F5D84B4">
        <w:tc>
          <w:tcPr>
            <w:tcW w:w="2175" w:type="dxa"/>
            <w:tcMar>
              <w:top w:w="100" w:type="dxa"/>
              <w:left w:w="100" w:type="dxa"/>
              <w:bottom w:w="100" w:type="dxa"/>
              <w:right w:w="100" w:type="dxa"/>
            </w:tcMar>
          </w:tcPr>
          <w:p w14:paraId="04A70448"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165BF741" w14:textId="77777777" w:rsidR="00FC28F1" w:rsidRPr="00FE5AF5" w:rsidRDefault="00FC28F1">
            <w:pPr>
              <w:widowControl w:val="0"/>
            </w:pPr>
            <w:r w:rsidRPr="00FE5AF5">
              <w:t>CU13 - Creando Nota de Venta independiente.</w:t>
            </w:r>
          </w:p>
        </w:tc>
      </w:tr>
      <w:tr w:rsidR="00FC28F1" w:rsidRPr="00FE5AF5" w14:paraId="05FBDAA2" w14:textId="77777777" w:rsidTr="2F5D84B4">
        <w:tc>
          <w:tcPr>
            <w:tcW w:w="2175" w:type="dxa"/>
            <w:tcMar>
              <w:top w:w="100" w:type="dxa"/>
              <w:left w:w="100" w:type="dxa"/>
              <w:bottom w:w="100" w:type="dxa"/>
              <w:right w:w="100" w:type="dxa"/>
            </w:tcMar>
          </w:tcPr>
          <w:p w14:paraId="05E8E4DF"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52A102F9" w14:textId="77777777" w:rsidR="00FC28F1" w:rsidRPr="00FE5AF5" w:rsidRDefault="2F5D84B4">
            <w:pPr>
              <w:widowControl w:val="0"/>
            </w:pPr>
            <w:r>
              <w:t>Usuario de Gerencia o Secretaria.</w:t>
            </w:r>
          </w:p>
        </w:tc>
      </w:tr>
      <w:tr w:rsidR="00FC28F1" w:rsidRPr="00FE5AF5" w14:paraId="4FA3A6ED" w14:textId="77777777" w:rsidTr="2F5D84B4">
        <w:tc>
          <w:tcPr>
            <w:tcW w:w="2175" w:type="dxa"/>
            <w:tcMar>
              <w:top w:w="100" w:type="dxa"/>
              <w:left w:w="100" w:type="dxa"/>
              <w:bottom w:w="100" w:type="dxa"/>
              <w:right w:w="100" w:type="dxa"/>
            </w:tcMar>
          </w:tcPr>
          <w:p w14:paraId="29FF39F7"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3F5F8CA7" w14:textId="77777777" w:rsidR="00FC28F1" w:rsidRPr="00FE5AF5" w:rsidRDefault="00FC28F1">
            <w:pPr>
              <w:widowControl w:val="0"/>
            </w:pPr>
            <w:r w:rsidRPr="00FE5AF5">
              <w:t>El usuario registra una venta directa sin origen en una cotización, ingresando manualmente el monto de cobro en moneda local por defecto.</w:t>
            </w:r>
          </w:p>
        </w:tc>
      </w:tr>
      <w:tr w:rsidR="00FC28F1" w:rsidRPr="00FE5AF5" w14:paraId="10F13FBF" w14:textId="77777777" w:rsidTr="2F5D84B4">
        <w:tc>
          <w:tcPr>
            <w:tcW w:w="2175" w:type="dxa"/>
            <w:tcMar>
              <w:top w:w="100" w:type="dxa"/>
              <w:left w:w="100" w:type="dxa"/>
              <w:bottom w:w="100" w:type="dxa"/>
              <w:right w:w="100" w:type="dxa"/>
            </w:tcMar>
          </w:tcPr>
          <w:p w14:paraId="5447BE25"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5F56686E" w14:textId="77777777" w:rsidR="00FC28F1" w:rsidRPr="00FE5AF5" w:rsidRDefault="00FC28F1">
            <w:pPr>
              <w:widowControl w:val="0"/>
            </w:pPr>
            <w:r w:rsidRPr="00FE5AF5">
              <w:t>Media.</w:t>
            </w:r>
          </w:p>
        </w:tc>
      </w:tr>
      <w:tr w:rsidR="00FC28F1" w:rsidRPr="00FE5AF5" w14:paraId="0C2BE476" w14:textId="77777777" w:rsidTr="2F5D84B4">
        <w:tc>
          <w:tcPr>
            <w:tcW w:w="2175" w:type="dxa"/>
            <w:tcMar>
              <w:top w:w="100" w:type="dxa"/>
              <w:left w:w="100" w:type="dxa"/>
              <w:bottom w:w="100" w:type="dxa"/>
              <w:right w:w="100" w:type="dxa"/>
            </w:tcMar>
          </w:tcPr>
          <w:p w14:paraId="12273890"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05B1AC4E" w14:textId="77777777" w:rsidR="00FC28F1" w:rsidRPr="00FE5AF5" w:rsidRDefault="00FC28F1">
            <w:pPr>
              <w:widowControl w:val="0"/>
            </w:pPr>
            <w:r w:rsidRPr="00FE5AF5">
              <w:t>El usuario debe estar autenticado en el módulo de finanzas.</w:t>
            </w:r>
          </w:p>
        </w:tc>
      </w:tr>
      <w:tr w:rsidR="00FC28F1" w:rsidRPr="00FE5AF5" w14:paraId="5ECE873C" w14:textId="77777777" w:rsidTr="2F5D84B4">
        <w:tc>
          <w:tcPr>
            <w:tcW w:w="2175" w:type="dxa"/>
            <w:tcMar>
              <w:top w:w="100" w:type="dxa"/>
              <w:left w:w="100" w:type="dxa"/>
              <w:bottom w:w="100" w:type="dxa"/>
              <w:right w:w="100" w:type="dxa"/>
            </w:tcMar>
          </w:tcPr>
          <w:p w14:paraId="0AE83838" w14:textId="77777777" w:rsidR="00FC28F1" w:rsidRPr="00FE5AF5" w:rsidRDefault="00FC28F1">
            <w:pPr>
              <w:widowControl w:val="0"/>
            </w:pPr>
            <w:r w:rsidRPr="00FE5AF5">
              <w:lastRenderedPageBreak/>
              <w:t>Descripciones</w:t>
            </w:r>
          </w:p>
        </w:tc>
        <w:tc>
          <w:tcPr>
            <w:tcW w:w="7185" w:type="dxa"/>
            <w:tcMar>
              <w:top w:w="100" w:type="dxa"/>
              <w:left w:w="100" w:type="dxa"/>
              <w:bottom w:w="100" w:type="dxa"/>
              <w:right w:w="100" w:type="dxa"/>
            </w:tcMar>
          </w:tcPr>
          <w:p w14:paraId="09C17C69" w14:textId="77777777" w:rsidR="00FC28F1" w:rsidRPr="00FE5AF5" w:rsidRDefault="00FC28F1">
            <w:pPr>
              <w:widowControl w:val="0"/>
            </w:pPr>
            <w:r w:rsidRPr="00FE5AF5">
              <w:t>El usuario selecciona la opción “Crear Venta Directa”. El sistema despliega un formulario en blanco. El usuario asigna un cliente desde el buscador a la Nota de Venta y digita el monto total bruto a cobrar [Excepción 1]. El sistema asume y etiqueta automáticamente la transacción en moneda local.</w:t>
            </w:r>
          </w:p>
        </w:tc>
      </w:tr>
      <w:tr w:rsidR="00FC28F1" w:rsidRPr="00FE5AF5" w14:paraId="580B6D22" w14:textId="77777777" w:rsidTr="2F5D84B4">
        <w:tc>
          <w:tcPr>
            <w:tcW w:w="2175" w:type="dxa"/>
            <w:tcMar>
              <w:top w:w="100" w:type="dxa"/>
              <w:left w:w="100" w:type="dxa"/>
              <w:bottom w:w="100" w:type="dxa"/>
              <w:right w:w="100" w:type="dxa"/>
            </w:tcMar>
          </w:tcPr>
          <w:p w14:paraId="3426E064"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527B1CC4" w14:textId="77777777" w:rsidR="00FC28F1" w:rsidRPr="00FE5AF5" w:rsidRDefault="00FC28F1">
            <w:pPr>
              <w:widowControl w:val="0"/>
            </w:pPr>
            <w:r w:rsidRPr="00FE5AF5">
              <w:t>Excepción 1: Si el usuario ingresa un valor igual o inferior a cero, el sistema bloquea el guardado y despliega la alerta “Ingrese un monto válido mayor a 0”.</w:t>
            </w:r>
          </w:p>
        </w:tc>
      </w:tr>
      <w:tr w:rsidR="00FC28F1" w:rsidRPr="00FE5AF5" w14:paraId="2599A2B7" w14:textId="77777777" w:rsidTr="2F5D84B4">
        <w:tc>
          <w:tcPr>
            <w:tcW w:w="2175" w:type="dxa"/>
            <w:tcMar>
              <w:top w:w="100" w:type="dxa"/>
              <w:left w:w="100" w:type="dxa"/>
              <w:bottom w:w="100" w:type="dxa"/>
              <w:right w:w="100" w:type="dxa"/>
            </w:tcMar>
          </w:tcPr>
          <w:p w14:paraId="49669AB3"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0049ADB5" w14:textId="77777777" w:rsidR="00FC28F1" w:rsidRPr="00FE5AF5" w:rsidRDefault="00FC28F1">
            <w:pPr>
              <w:widowControl w:val="0"/>
            </w:pPr>
            <w:r w:rsidRPr="00FE5AF5">
              <w:t>Se crea un documento Nota de Venta en la base de datos con un monto en moneda local.</w:t>
            </w:r>
          </w:p>
        </w:tc>
      </w:tr>
      <w:tr w:rsidR="00FC28F1" w:rsidRPr="00FE5AF5" w14:paraId="38A8CE2C" w14:textId="77777777" w:rsidTr="2F5D84B4">
        <w:tc>
          <w:tcPr>
            <w:tcW w:w="2175" w:type="dxa"/>
            <w:tcMar>
              <w:top w:w="100" w:type="dxa"/>
              <w:left w:w="100" w:type="dxa"/>
              <w:bottom w:w="100" w:type="dxa"/>
              <w:right w:w="100" w:type="dxa"/>
            </w:tcMar>
          </w:tcPr>
          <w:p w14:paraId="12041589"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41BADC78" w14:textId="77777777" w:rsidR="00FC28F1" w:rsidRPr="00FE5AF5" w:rsidRDefault="00FC28F1">
            <w:pPr>
              <w:widowControl w:val="0"/>
            </w:pPr>
            <w:r w:rsidRPr="00FE5AF5">
              <w:t>CU01 - Cargando catálogo de clientes activos.</w:t>
            </w:r>
          </w:p>
        </w:tc>
      </w:tr>
    </w:tbl>
    <w:p w14:paraId="3EFA3B03" w14:textId="77777777" w:rsidR="00FC28F1" w:rsidRPr="00FE5AF5" w:rsidRDefault="00FC28F1" w:rsidP="00FC28F1"/>
    <w:p w14:paraId="20B6B171"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7BFEFADC" w14:textId="77777777">
        <w:tc>
          <w:tcPr>
            <w:tcW w:w="2175" w:type="dxa"/>
            <w:tcMar>
              <w:top w:w="100" w:type="dxa"/>
              <w:left w:w="100" w:type="dxa"/>
              <w:bottom w:w="100" w:type="dxa"/>
              <w:right w:w="100" w:type="dxa"/>
            </w:tcMar>
          </w:tcPr>
          <w:p w14:paraId="1BC1FD3E"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7C1CE80B" w14:textId="77777777" w:rsidR="00FC28F1" w:rsidRPr="00FE5AF5" w:rsidRDefault="00FC28F1">
            <w:pPr>
              <w:widowControl w:val="0"/>
            </w:pPr>
            <w:r w:rsidRPr="00FE5AF5">
              <w:t xml:space="preserve">Descripción </w:t>
            </w:r>
          </w:p>
        </w:tc>
      </w:tr>
      <w:tr w:rsidR="00FC28F1" w:rsidRPr="00FE5AF5" w14:paraId="51AC8CCF" w14:textId="77777777">
        <w:tc>
          <w:tcPr>
            <w:tcW w:w="2175" w:type="dxa"/>
            <w:tcMar>
              <w:top w:w="100" w:type="dxa"/>
              <w:left w:w="100" w:type="dxa"/>
              <w:bottom w:w="100" w:type="dxa"/>
              <w:right w:w="100" w:type="dxa"/>
            </w:tcMar>
          </w:tcPr>
          <w:p w14:paraId="7FEAB657"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6A622183" w14:textId="77777777" w:rsidR="00FC28F1" w:rsidRPr="00FE5AF5" w:rsidRDefault="00FC28F1">
            <w:pPr>
              <w:widowControl w:val="0"/>
            </w:pPr>
            <w:r w:rsidRPr="00FE5AF5">
              <w:t>CU14 - Seleccionando divisa en venta.</w:t>
            </w:r>
          </w:p>
        </w:tc>
      </w:tr>
      <w:tr w:rsidR="00FC28F1" w:rsidRPr="00FE5AF5" w14:paraId="1860BCE7" w14:textId="77777777">
        <w:tc>
          <w:tcPr>
            <w:tcW w:w="2175" w:type="dxa"/>
            <w:tcMar>
              <w:top w:w="100" w:type="dxa"/>
              <w:left w:w="100" w:type="dxa"/>
              <w:bottom w:w="100" w:type="dxa"/>
              <w:right w:w="100" w:type="dxa"/>
            </w:tcMar>
          </w:tcPr>
          <w:p w14:paraId="63A2C274"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760AD380" w14:textId="77777777" w:rsidR="00FC28F1" w:rsidRPr="00FE5AF5" w:rsidRDefault="00FC28F1">
            <w:pPr>
              <w:widowControl w:val="0"/>
            </w:pPr>
            <w:r w:rsidRPr="00FE5AF5">
              <w:t>Usuario de Gerencia o Secretaria.</w:t>
            </w:r>
          </w:p>
        </w:tc>
      </w:tr>
      <w:tr w:rsidR="00FC28F1" w:rsidRPr="00FE5AF5" w14:paraId="46B65500" w14:textId="77777777">
        <w:tc>
          <w:tcPr>
            <w:tcW w:w="2175" w:type="dxa"/>
            <w:tcMar>
              <w:top w:w="100" w:type="dxa"/>
              <w:left w:w="100" w:type="dxa"/>
              <w:bottom w:w="100" w:type="dxa"/>
              <w:right w:w="100" w:type="dxa"/>
            </w:tcMar>
          </w:tcPr>
          <w:p w14:paraId="523BB6DE"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57E35164" w14:textId="77777777" w:rsidR="00FC28F1" w:rsidRPr="00FE5AF5" w:rsidRDefault="00FC28F1">
            <w:pPr>
              <w:widowControl w:val="0"/>
            </w:pPr>
            <w:r w:rsidRPr="00FE5AF5">
              <w:t>El usuario cambia la configuración monetaria de la venta desde la moneda local hacia un estándar internacional para contratos corporativos.</w:t>
            </w:r>
          </w:p>
        </w:tc>
      </w:tr>
      <w:tr w:rsidR="00FC28F1" w:rsidRPr="00FE5AF5" w14:paraId="0D99B3B4" w14:textId="77777777">
        <w:tc>
          <w:tcPr>
            <w:tcW w:w="2175" w:type="dxa"/>
            <w:tcMar>
              <w:top w:w="100" w:type="dxa"/>
              <w:left w:w="100" w:type="dxa"/>
              <w:bottom w:w="100" w:type="dxa"/>
              <w:right w:w="100" w:type="dxa"/>
            </w:tcMar>
          </w:tcPr>
          <w:p w14:paraId="5BE7BB83"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64117A9D" w14:textId="77777777" w:rsidR="00FC28F1" w:rsidRPr="00FE5AF5" w:rsidRDefault="00FC28F1">
            <w:pPr>
              <w:widowControl w:val="0"/>
            </w:pPr>
            <w:r w:rsidRPr="00FE5AF5">
              <w:t>Baja.</w:t>
            </w:r>
          </w:p>
        </w:tc>
      </w:tr>
      <w:tr w:rsidR="00FC28F1" w:rsidRPr="00FE5AF5" w14:paraId="40D42C35" w14:textId="77777777">
        <w:tc>
          <w:tcPr>
            <w:tcW w:w="2175" w:type="dxa"/>
            <w:tcMar>
              <w:top w:w="100" w:type="dxa"/>
              <w:left w:w="100" w:type="dxa"/>
              <w:bottom w:w="100" w:type="dxa"/>
              <w:right w:w="100" w:type="dxa"/>
            </w:tcMar>
          </w:tcPr>
          <w:p w14:paraId="5C8FAB9F"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0EB7EB8D" w14:textId="77777777" w:rsidR="00FC28F1" w:rsidRPr="00FE5AF5" w:rsidRDefault="00FC28F1">
            <w:pPr>
              <w:widowControl w:val="0"/>
            </w:pPr>
            <w:r w:rsidRPr="00FE5AF5">
              <w:t>Formulario de Nota de Venta independiente abierto.</w:t>
            </w:r>
          </w:p>
        </w:tc>
      </w:tr>
      <w:tr w:rsidR="00FC28F1" w:rsidRPr="00FE5AF5" w14:paraId="196FC1D3" w14:textId="77777777">
        <w:tc>
          <w:tcPr>
            <w:tcW w:w="2175" w:type="dxa"/>
            <w:tcMar>
              <w:top w:w="100" w:type="dxa"/>
              <w:left w:w="100" w:type="dxa"/>
              <w:bottom w:w="100" w:type="dxa"/>
              <w:right w:w="100" w:type="dxa"/>
            </w:tcMar>
          </w:tcPr>
          <w:p w14:paraId="26B0B8A2"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64A7EE59" w14:textId="77777777" w:rsidR="00FC28F1" w:rsidRPr="00FE5AF5" w:rsidRDefault="00FC28F1">
            <w:pPr>
              <w:widowControl w:val="0"/>
            </w:pPr>
            <w:r w:rsidRPr="00FE5AF5">
              <w:t xml:space="preserve">El usuario interactúa con el campo selector “Moneda de Transacción”, despliega el menú y cambia la selección de “pesos chilenos” a otra divisa extranjera. El sistema actualiza las etiquetas visuales del formulario para reflejar la nueva divisa y </w:t>
            </w:r>
            <w:r w:rsidRPr="00FE5AF5">
              <w:lastRenderedPageBreak/>
              <w:t>prepara el entorno para llamar a la API del tipo de cambio.</w:t>
            </w:r>
          </w:p>
        </w:tc>
      </w:tr>
      <w:tr w:rsidR="00FC28F1" w:rsidRPr="00FE5AF5" w14:paraId="5671756E" w14:textId="77777777">
        <w:tc>
          <w:tcPr>
            <w:tcW w:w="2175" w:type="dxa"/>
            <w:tcMar>
              <w:top w:w="100" w:type="dxa"/>
              <w:left w:w="100" w:type="dxa"/>
              <w:bottom w:w="100" w:type="dxa"/>
              <w:right w:w="100" w:type="dxa"/>
            </w:tcMar>
          </w:tcPr>
          <w:p w14:paraId="6F6B67EF" w14:textId="77777777" w:rsidR="00FC28F1" w:rsidRPr="00FE5AF5" w:rsidRDefault="00FC28F1">
            <w:pPr>
              <w:widowControl w:val="0"/>
            </w:pPr>
            <w:r w:rsidRPr="00FE5AF5">
              <w:lastRenderedPageBreak/>
              <w:t>Excepciones</w:t>
            </w:r>
          </w:p>
        </w:tc>
        <w:tc>
          <w:tcPr>
            <w:tcW w:w="7185" w:type="dxa"/>
            <w:tcMar>
              <w:top w:w="100" w:type="dxa"/>
              <w:left w:w="100" w:type="dxa"/>
              <w:bottom w:w="100" w:type="dxa"/>
              <w:right w:w="100" w:type="dxa"/>
            </w:tcMar>
          </w:tcPr>
          <w:p w14:paraId="067F2314" w14:textId="77777777" w:rsidR="00FC28F1" w:rsidRPr="00FE5AF5" w:rsidRDefault="00FC28F1">
            <w:pPr>
              <w:widowControl w:val="0"/>
            </w:pPr>
          </w:p>
        </w:tc>
      </w:tr>
      <w:tr w:rsidR="00FC28F1" w:rsidRPr="00FE5AF5" w14:paraId="331B9BF2" w14:textId="77777777">
        <w:tc>
          <w:tcPr>
            <w:tcW w:w="2175" w:type="dxa"/>
            <w:tcMar>
              <w:top w:w="100" w:type="dxa"/>
              <w:left w:w="100" w:type="dxa"/>
              <w:bottom w:w="100" w:type="dxa"/>
              <w:right w:w="100" w:type="dxa"/>
            </w:tcMar>
          </w:tcPr>
          <w:p w14:paraId="59B2DB85"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3D9C5FFF" w14:textId="77777777" w:rsidR="00FC28F1" w:rsidRPr="00FE5AF5" w:rsidRDefault="00FC28F1">
            <w:pPr>
              <w:widowControl w:val="0"/>
            </w:pPr>
            <w:r w:rsidRPr="00FE5AF5">
              <w:t>La transacción queda configurada para procesar montos en divisas extranjeras.</w:t>
            </w:r>
          </w:p>
        </w:tc>
      </w:tr>
      <w:tr w:rsidR="00FC28F1" w:rsidRPr="00FE5AF5" w14:paraId="1B2BD3E6" w14:textId="77777777">
        <w:tc>
          <w:tcPr>
            <w:tcW w:w="2175" w:type="dxa"/>
            <w:tcMar>
              <w:top w:w="100" w:type="dxa"/>
              <w:left w:w="100" w:type="dxa"/>
              <w:bottom w:w="100" w:type="dxa"/>
              <w:right w:w="100" w:type="dxa"/>
            </w:tcMar>
          </w:tcPr>
          <w:p w14:paraId="453A5261"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6977274E" w14:textId="77777777" w:rsidR="00FC28F1" w:rsidRPr="00FE5AF5" w:rsidRDefault="00FC28F1">
            <w:pPr>
              <w:widowControl w:val="0"/>
            </w:pPr>
            <w:r w:rsidRPr="00FE5AF5">
              <w:t>CU13 - Creando Nota de Venta independiente.</w:t>
            </w:r>
          </w:p>
        </w:tc>
      </w:tr>
    </w:tbl>
    <w:p w14:paraId="7B6CDBFE" w14:textId="77777777" w:rsidR="00FC28F1" w:rsidRPr="00FE5AF5" w:rsidRDefault="00FC28F1" w:rsidP="00FC28F1"/>
    <w:p w14:paraId="1A409D61"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FC28F1" w:rsidRPr="00FE5AF5" w14:paraId="11834D33" w14:textId="77777777">
        <w:tc>
          <w:tcPr>
            <w:tcW w:w="2190" w:type="dxa"/>
            <w:tcMar>
              <w:top w:w="100" w:type="dxa"/>
              <w:left w:w="100" w:type="dxa"/>
              <w:bottom w:w="100" w:type="dxa"/>
              <w:right w:w="100" w:type="dxa"/>
            </w:tcMar>
          </w:tcPr>
          <w:p w14:paraId="3BE260B0" w14:textId="77777777" w:rsidR="00FC28F1" w:rsidRPr="00FE5AF5" w:rsidRDefault="00FC28F1">
            <w:pPr>
              <w:widowControl w:val="0"/>
            </w:pPr>
            <w:r w:rsidRPr="00FE5AF5">
              <w:t>Campo</w:t>
            </w:r>
          </w:p>
        </w:tc>
        <w:tc>
          <w:tcPr>
            <w:tcW w:w="7170" w:type="dxa"/>
            <w:tcMar>
              <w:top w:w="100" w:type="dxa"/>
              <w:left w:w="100" w:type="dxa"/>
              <w:bottom w:w="100" w:type="dxa"/>
              <w:right w:w="100" w:type="dxa"/>
            </w:tcMar>
          </w:tcPr>
          <w:p w14:paraId="76A42098" w14:textId="77777777" w:rsidR="00FC28F1" w:rsidRPr="00FE5AF5" w:rsidRDefault="00FC28F1">
            <w:pPr>
              <w:widowControl w:val="0"/>
            </w:pPr>
            <w:r w:rsidRPr="00FE5AF5">
              <w:t xml:space="preserve">Descripción </w:t>
            </w:r>
          </w:p>
        </w:tc>
      </w:tr>
      <w:tr w:rsidR="00FC28F1" w:rsidRPr="00FE5AF5" w14:paraId="107F63A3" w14:textId="77777777">
        <w:tc>
          <w:tcPr>
            <w:tcW w:w="2190" w:type="dxa"/>
            <w:tcMar>
              <w:top w:w="100" w:type="dxa"/>
              <w:left w:w="100" w:type="dxa"/>
              <w:bottom w:w="100" w:type="dxa"/>
              <w:right w:w="100" w:type="dxa"/>
            </w:tcMar>
          </w:tcPr>
          <w:p w14:paraId="7535593E" w14:textId="77777777" w:rsidR="00FC28F1" w:rsidRPr="00FE5AF5" w:rsidRDefault="00FC28F1">
            <w:pPr>
              <w:widowControl w:val="0"/>
            </w:pPr>
            <w:r w:rsidRPr="00FE5AF5">
              <w:t>Nombre</w:t>
            </w:r>
          </w:p>
        </w:tc>
        <w:tc>
          <w:tcPr>
            <w:tcW w:w="7170" w:type="dxa"/>
            <w:tcMar>
              <w:top w:w="100" w:type="dxa"/>
              <w:left w:w="100" w:type="dxa"/>
              <w:bottom w:w="100" w:type="dxa"/>
              <w:right w:w="100" w:type="dxa"/>
            </w:tcMar>
          </w:tcPr>
          <w:p w14:paraId="1AAD96D0" w14:textId="77777777" w:rsidR="00FC28F1" w:rsidRPr="00FE5AF5" w:rsidRDefault="00FC28F1">
            <w:pPr>
              <w:widowControl w:val="0"/>
            </w:pPr>
            <w:r w:rsidRPr="00FE5AF5">
              <w:t>CU15 - Sincronizando el tipo de cambio oficial.</w:t>
            </w:r>
          </w:p>
        </w:tc>
      </w:tr>
      <w:tr w:rsidR="00FC28F1" w:rsidRPr="00FE5AF5" w14:paraId="72D36EA3" w14:textId="77777777">
        <w:tc>
          <w:tcPr>
            <w:tcW w:w="2190" w:type="dxa"/>
            <w:tcMar>
              <w:top w:w="100" w:type="dxa"/>
              <w:left w:w="100" w:type="dxa"/>
              <w:bottom w:w="100" w:type="dxa"/>
              <w:right w:w="100" w:type="dxa"/>
            </w:tcMar>
          </w:tcPr>
          <w:p w14:paraId="021E0EEE" w14:textId="77777777" w:rsidR="00FC28F1" w:rsidRPr="00FE5AF5" w:rsidRDefault="00FC28F1">
            <w:pPr>
              <w:widowControl w:val="0"/>
            </w:pPr>
            <w:r w:rsidRPr="00FE5AF5">
              <w:t>Actor(es)</w:t>
            </w:r>
          </w:p>
        </w:tc>
        <w:tc>
          <w:tcPr>
            <w:tcW w:w="7170" w:type="dxa"/>
            <w:tcMar>
              <w:top w:w="100" w:type="dxa"/>
              <w:left w:w="100" w:type="dxa"/>
              <w:bottom w:w="100" w:type="dxa"/>
              <w:right w:w="100" w:type="dxa"/>
            </w:tcMar>
          </w:tcPr>
          <w:p w14:paraId="562F621A" w14:textId="77777777" w:rsidR="00FC28F1" w:rsidRPr="00FE5AF5" w:rsidRDefault="00FC28F1">
            <w:pPr>
              <w:widowControl w:val="0"/>
            </w:pPr>
            <w:r w:rsidRPr="00FE5AF5">
              <w:t>Sistema Financiero, API del Banco Central.</w:t>
            </w:r>
          </w:p>
        </w:tc>
      </w:tr>
      <w:tr w:rsidR="00FC28F1" w:rsidRPr="00FE5AF5" w14:paraId="1FA607FE" w14:textId="77777777">
        <w:tc>
          <w:tcPr>
            <w:tcW w:w="2190" w:type="dxa"/>
            <w:tcMar>
              <w:top w:w="100" w:type="dxa"/>
              <w:left w:w="100" w:type="dxa"/>
              <w:bottom w:w="100" w:type="dxa"/>
              <w:right w:w="100" w:type="dxa"/>
            </w:tcMar>
          </w:tcPr>
          <w:p w14:paraId="34486956" w14:textId="77777777" w:rsidR="00FC28F1" w:rsidRPr="00FE5AF5" w:rsidRDefault="00FC28F1">
            <w:pPr>
              <w:widowControl w:val="0"/>
            </w:pPr>
            <w:r w:rsidRPr="00FE5AF5">
              <w:t>Resumen</w:t>
            </w:r>
          </w:p>
        </w:tc>
        <w:tc>
          <w:tcPr>
            <w:tcW w:w="7170" w:type="dxa"/>
            <w:tcMar>
              <w:top w:w="100" w:type="dxa"/>
              <w:left w:w="100" w:type="dxa"/>
              <w:bottom w:w="100" w:type="dxa"/>
              <w:right w:w="100" w:type="dxa"/>
            </w:tcMar>
          </w:tcPr>
          <w:p w14:paraId="58FDE77A" w14:textId="77777777" w:rsidR="00FC28F1" w:rsidRPr="00FE5AF5" w:rsidRDefault="00FC28F1">
            <w:pPr>
              <w:widowControl w:val="0"/>
            </w:pPr>
            <w:r w:rsidRPr="00FE5AF5">
              <w:t xml:space="preserve">Tras seleccionar una divisa extranjera, el sistema se conecta al Banco Central para extraer el valor del día, bloqueando la manipulación del tipo de cambio. </w:t>
            </w:r>
          </w:p>
        </w:tc>
      </w:tr>
      <w:tr w:rsidR="00FC28F1" w:rsidRPr="00FE5AF5" w14:paraId="0FECE76A" w14:textId="77777777">
        <w:tc>
          <w:tcPr>
            <w:tcW w:w="2190" w:type="dxa"/>
            <w:tcMar>
              <w:top w:w="100" w:type="dxa"/>
              <w:left w:w="100" w:type="dxa"/>
              <w:bottom w:w="100" w:type="dxa"/>
              <w:right w:w="100" w:type="dxa"/>
            </w:tcMar>
          </w:tcPr>
          <w:p w14:paraId="3F8D587D" w14:textId="77777777" w:rsidR="00FC28F1" w:rsidRPr="00FE5AF5" w:rsidRDefault="00FC28F1">
            <w:pPr>
              <w:widowControl w:val="0"/>
            </w:pPr>
            <w:r w:rsidRPr="00FE5AF5">
              <w:t>Frecuencia</w:t>
            </w:r>
          </w:p>
        </w:tc>
        <w:tc>
          <w:tcPr>
            <w:tcW w:w="7170" w:type="dxa"/>
            <w:tcMar>
              <w:top w:w="100" w:type="dxa"/>
              <w:left w:w="100" w:type="dxa"/>
              <w:bottom w:w="100" w:type="dxa"/>
              <w:right w:w="100" w:type="dxa"/>
            </w:tcMar>
          </w:tcPr>
          <w:p w14:paraId="2C889C9C" w14:textId="77777777" w:rsidR="00FC28F1" w:rsidRPr="00FE5AF5" w:rsidRDefault="00FC28F1">
            <w:pPr>
              <w:widowControl w:val="0"/>
            </w:pPr>
            <w:r w:rsidRPr="00FE5AF5">
              <w:t>Baja.</w:t>
            </w:r>
          </w:p>
        </w:tc>
      </w:tr>
      <w:tr w:rsidR="00FC28F1" w:rsidRPr="00FE5AF5" w14:paraId="1AE54D14" w14:textId="77777777">
        <w:tc>
          <w:tcPr>
            <w:tcW w:w="2190" w:type="dxa"/>
            <w:tcMar>
              <w:top w:w="100" w:type="dxa"/>
              <w:left w:w="100" w:type="dxa"/>
              <w:bottom w:w="100" w:type="dxa"/>
              <w:right w:w="100" w:type="dxa"/>
            </w:tcMar>
          </w:tcPr>
          <w:p w14:paraId="0E767FB7" w14:textId="77777777" w:rsidR="00FC28F1" w:rsidRPr="00FE5AF5" w:rsidRDefault="00FC28F1">
            <w:pPr>
              <w:widowControl w:val="0"/>
            </w:pPr>
            <w:r w:rsidRPr="00FE5AF5">
              <w:t>Precondiciones</w:t>
            </w:r>
          </w:p>
        </w:tc>
        <w:tc>
          <w:tcPr>
            <w:tcW w:w="7170" w:type="dxa"/>
            <w:tcMar>
              <w:top w:w="100" w:type="dxa"/>
              <w:left w:w="100" w:type="dxa"/>
              <w:bottom w:w="100" w:type="dxa"/>
              <w:right w:w="100" w:type="dxa"/>
            </w:tcMar>
          </w:tcPr>
          <w:p w14:paraId="730E376A" w14:textId="77777777" w:rsidR="00FC28F1" w:rsidRPr="00FE5AF5" w:rsidRDefault="00FC28F1">
            <w:pPr>
              <w:widowControl w:val="0"/>
            </w:pPr>
            <w:r w:rsidRPr="00FE5AF5">
              <w:t>Divisa extranjera seleccionada.</w:t>
            </w:r>
          </w:p>
          <w:p w14:paraId="0370D699" w14:textId="77777777" w:rsidR="00FC28F1" w:rsidRPr="00FE5AF5" w:rsidRDefault="00FC28F1">
            <w:pPr>
              <w:widowControl w:val="0"/>
            </w:pPr>
            <w:r w:rsidRPr="00FE5AF5">
              <w:t>Servidor con salida a internet.</w:t>
            </w:r>
          </w:p>
        </w:tc>
      </w:tr>
      <w:tr w:rsidR="00FC28F1" w:rsidRPr="00FE5AF5" w14:paraId="04BD9E3C" w14:textId="77777777">
        <w:tc>
          <w:tcPr>
            <w:tcW w:w="2190" w:type="dxa"/>
            <w:tcMar>
              <w:top w:w="100" w:type="dxa"/>
              <w:left w:w="100" w:type="dxa"/>
              <w:bottom w:w="100" w:type="dxa"/>
              <w:right w:w="100" w:type="dxa"/>
            </w:tcMar>
          </w:tcPr>
          <w:p w14:paraId="69CAB328" w14:textId="77777777" w:rsidR="00FC28F1" w:rsidRPr="00FE5AF5" w:rsidRDefault="00FC28F1">
            <w:pPr>
              <w:widowControl w:val="0"/>
            </w:pPr>
            <w:r w:rsidRPr="00FE5AF5">
              <w:t>Descripciones</w:t>
            </w:r>
          </w:p>
        </w:tc>
        <w:tc>
          <w:tcPr>
            <w:tcW w:w="7170" w:type="dxa"/>
            <w:tcMar>
              <w:top w:w="100" w:type="dxa"/>
              <w:left w:w="100" w:type="dxa"/>
              <w:bottom w:w="100" w:type="dxa"/>
              <w:right w:w="100" w:type="dxa"/>
            </w:tcMar>
          </w:tcPr>
          <w:p w14:paraId="2047FCE5" w14:textId="0ADF1ECA" w:rsidR="00FC28F1" w:rsidRPr="00FE5AF5" w:rsidRDefault="00FC28F1">
            <w:pPr>
              <w:widowControl w:val="0"/>
            </w:pPr>
            <w:r w:rsidRPr="00FE5AF5">
              <w:t xml:space="preserve">El sistema detecta el cambio de estado del selector de </w:t>
            </w:r>
            <w:r w:rsidR="00C17668" w:rsidRPr="00FE5AF5">
              <w:t>divisa, envía</w:t>
            </w:r>
            <w:r w:rsidRPr="00FE5AF5">
              <w:t xml:space="preserve"> una solicitud HTTP GET a la API pública del Banco Central con el parámetro de la fecha actual. La API retorna el valor oficial del día [Excepción 1] y el sistema inyecta este valor numérico en el campo “Tipo de Cambio”, luego bloquea el campo para evitar ediciones por parte del usuario.</w:t>
            </w:r>
          </w:p>
        </w:tc>
      </w:tr>
      <w:tr w:rsidR="00FC28F1" w:rsidRPr="00FE5AF5" w14:paraId="1CCC5BCB" w14:textId="77777777">
        <w:tc>
          <w:tcPr>
            <w:tcW w:w="2190" w:type="dxa"/>
            <w:tcMar>
              <w:top w:w="100" w:type="dxa"/>
              <w:left w:w="100" w:type="dxa"/>
              <w:bottom w:w="100" w:type="dxa"/>
              <w:right w:w="100" w:type="dxa"/>
            </w:tcMar>
          </w:tcPr>
          <w:p w14:paraId="796C0A62" w14:textId="77777777" w:rsidR="00FC28F1" w:rsidRPr="00FE5AF5" w:rsidRDefault="00FC28F1">
            <w:pPr>
              <w:widowControl w:val="0"/>
            </w:pPr>
            <w:r w:rsidRPr="00FE5AF5">
              <w:t>Excepciones</w:t>
            </w:r>
          </w:p>
        </w:tc>
        <w:tc>
          <w:tcPr>
            <w:tcW w:w="7170" w:type="dxa"/>
            <w:tcMar>
              <w:top w:w="100" w:type="dxa"/>
              <w:left w:w="100" w:type="dxa"/>
              <w:bottom w:w="100" w:type="dxa"/>
              <w:right w:w="100" w:type="dxa"/>
            </w:tcMar>
          </w:tcPr>
          <w:p w14:paraId="40D74059" w14:textId="77777777" w:rsidR="00FC28F1" w:rsidRPr="00FE5AF5" w:rsidRDefault="00FC28F1">
            <w:pPr>
              <w:widowControl w:val="0"/>
            </w:pPr>
            <w:r w:rsidRPr="00FE5AF5">
              <w:t xml:space="preserve">Excepción 1: En caso de que el usuario agote el tiempo de espera de la API del Banco Central despliega la alerta “No se </w:t>
            </w:r>
            <w:r w:rsidRPr="00FE5AF5">
              <w:lastRenderedPageBreak/>
              <w:t>pudo conectar con el Banco Central. Ingrese el tipo de cambio manualmente.”, desbloqueando temporalmente el campo.</w:t>
            </w:r>
          </w:p>
        </w:tc>
      </w:tr>
      <w:tr w:rsidR="00FC28F1" w:rsidRPr="00FE5AF5" w14:paraId="20FC954F" w14:textId="77777777">
        <w:tc>
          <w:tcPr>
            <w:tcW w:w="2190" w:type="dxa"/>
            <w:tcMar>
              <w:top w:w="100" w:type="dxa"/>
              <w:left w:w="100" w:type="dxa"/>
              <w:bottom w:w="100" w:type="dxa"/>
              <w:right w:w="100" w:type="dxa"/>
            </w:tcMar>
          </w:tcPr>
          <w:p w14:paraId="66EA3CD5" w14:textId="77777777" w:rsidR="00FC28F1" w:rsidRPr="00FE5AF5" w:rsidRDefault="00FC28F1">
            <w:pPr>
              <w:widowControl w:val="0"/>
            </w:pPr>
            <w:r w:rsidRPr="00FE5AF5">
              <w:lastRenderedPageBreak/>
              <w:t>Postcondiciones</w:t>
            </w:r>
          </w:p>
        </w:tc>
        <w:tc>
          <w:tcPr>
            <w:tcW w:w="7170" w:type="dxa"/>
            <w:tcMar>
              <w:top w:w="100" w:type="dxa"/>
              <w:left w:w="100" w:type="dxa"/>
              <w:bottom w:w="100" w:type="dxa"/>
              <w:right w:w="100" w:type="dxa"/>
            </w:tcMar>
          </w:tcPr>
          <w:p w14:paraId="432C9929" w14:textId="77777777" w:rsidR="00FC28F1" w:rsidRPr="00FE5AF5" w:rsidRDefault="00FC28F1">
            <w:pPr>
              <w:widowControl w:val="0"/>
            </w:pPr>
            <w:r w:rsidRPr="00FE5AF5">
              <w:t>El formulario posee el factor de conversión legal certificado para el día en curso.</w:t>
            </w:r>
          </w:p>
        </w:tc>
      </w:tr>
      <w:tr w:rsidR="00FC28F1" w:rsidRPr="00FE5AF5" w14:paraId="27BD9288" w14:textId="77777777">
        <w:tc>
          <w:tcPr>
            <w:tcW w:w="2190" w:type="dxa"/>
            <w:tcMar>
              <w:top w:w="100" w:type="dxa"/>
              <w:left w:w="100" w:type="dxa"/>
              <w:bottom w:w="100" w:type="dxa"/>
              <w:right w:w="100" w:type="dxa"/>
            </w:tcMar>
          </w:tcPr>
          <w:p w14:paraId="14F8C241" w14:textId="77777777" w:rsidR="00FC28F1" w:rsidRPr="00FE5AF5" w:rsidRDefault="00FC28F1">
            <w:pPr>
              <w:widowControl w:val="0"/>
            </w:pPr>
            <w:r w:rsidRPr="00FE5AF5">
              <w:t>Dependencias</w:t>
            </w:r>
          </w:p>
        </w:tc>
        <w:tc>
          <w:tcPr>
            <w:tcW w:w="7170" w:type="dxa"/>
            <w:tcMar>
              <w:top w:w="100" w:type="dxa"/>
              <w:left w:w="100" w:type="dxa"/>
              <w:bottom w:w="100" w:type="dxa"/>
              <w:right w:w="100" w:type="dxa"/>
            </w:tcMar>
          </w:tcPr>
          <w:p w14:paraId="26410730" w14:textId="77777777" w:rsidR="00FC28F1" w:rsidRPr="00FE5AF5" w:rsidRDefault="00FC28F1">
            <w:pPr>
              <w:widowControl w:val="0"/>
            </w:pPr>
            <w:r w:rsidRPr="00FE5AF5">
              <w:t>CU14 - Seleccionando divisa en venta.</w:t>
            </w:r>
          </w:p>
        </w:tc>
      </w:tr>
    </w:tbl>
    <w:p w14:paraId="2EAB39EF" w14:textId="77777777" w:rsidR="00FC28F1" w:rsidRPr="00FE5AF5" w:rsidRDefault="00FC28F1" w:rsidP="00FC28F1"/>
    <w:p w14:paraId="79DA4715"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698AE727" w14:textId="77777777">
        <w:tc>
          <w:tcPr>
            <w:tcW w:w="2175" w:type="dxa"/>
            <w:tcMar>
              <w:top w:w="100" w:type="dxa"/>
              <w:left w:w="100" w:type="dxa"/>
              <w:bottom w:w="100" w:type="dxa"/>
              <w:right w:w="100" w:type="dxa"/>
            </w:tcMar>
          </w:tcPr>
          <w:p w14:paraId="45E5F8D9"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22887F5D" w14:textId="77777777" w:rsidR="00FC28F1" w:rsidRPr="00FE5AF5" w:rsidRDefault="00FC28F1">
            <w:pPr>
              <w:widowControl w:val="0"/>
            </w:pPr>
            <w:r w:rsidRPr="00FE5AF5">
              <w:t xml:space="preserve">Descripción </w:t>
            </w:r>
          </w:p>
        </w:tc>
      </w:tr>
      <w:tr w:rsidR="00FC28F1" w:rsidRPr="00FE5AF5" w14:paraId="05DDFBED" w14:textId="77777777">
        <w:tc>
          <w:tcPr>
            <w:tcW w:w="2175" w:type="dxa"/>
            <w:tcMar>
              <w:top w:w="100" w:type="dxa"/>
              <w:left w:w="100" w:type="dxa"/>
              <w:bottom w:w="100" w:type="dxa"/>
              <w:right w:w="100" w:type="dxa"/>
            </w:tcMar>
          </w:tcPr>
          <w:p w14:paraId="10D2B13E"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7DE6447A" w14:textId="77777777" w:rsidR="00FC28F1" w:rsidRPr="00FE5AF5" w:rsidRDefault="00FC28F1">
            <w:pPr>
              <w:widowControl w:val="0"/>
            </w:pPr>
            <w:r w:rsidRPr="00FE5AF5">
              <w:t>CU16 - Convirtiendo transacciones a moneda base.</w:t>
            </w:r>
          </w:p>
        </w:tc>
      </w:tr>
      <w:tr w:rsidR="00FC28F1" w:rsidRPr="00FE5AF5" w14:paraId="1F21C27D" w14:textId="77777777">
        <w:tc>
          <w:tcPr>
            <w:tcW w:w="2175" w:type="dxa"/>
            <w:tcMar>
              <w:top w:w="100" w:type="dxa"/>
              <w:left w:w="100" w:type="dxa"/>
              <w:bottom w:w="100" w:type="dxa"/>
              <w:right w:w="100" w:type="dxa"/>
            </w:tcMar>
          </w:tcPr>
          <w:p w14:paraId="30167376"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685850D4" w14:textId="77777777" w:rsidR="00FC28F1" w:rsidRPr="00FE5AF5" w:rsidRDefault="00FC28F1">
            <w:pPr>
              <w:widowControl w:val="0"/>
            </w:pPr>
            <w:r w:rsidRPr="00FE5AF5">
              <w:t>Sistema Financiero.</w:t>
            </w:r>
          </w:p>
        </w:tc>
      </w:tr>
      <w:tr w:rsidR="00FC28F1" w:rsidRPr="00FE5AF5" w14:paraId="050BD315" w14:textId="77777777">
        <w:tc>
          <w:tcPr>
            <w:tcW w:w="2175" w:type="dxa"/>
            <w:tcMar>
              <w:top w:w="100" w:type="dxa"/>
              <w:left w:w="100" w:type="dxa"/>
              <w:bottom w:w="100" w:type="dxa"/>
              <w:right w:w="100" w:type="dxa"/>
            </w:tcMar>
          </w:tcPr>
          <w:p w14:paraId="6D2EF758"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3DD3E52D" w14:textId="77777777" w:rsidR="00FC28F1" w:rsidRPr="00FE5AF5" w:rsidRDefault="00FC28F1">
            <w:pPr>
              <w:widowControl w:val="0"/>
            </w:pPr>
            <w:r w:rsidRPr="00FE5AF5">
              <w:t>El sistema interno del software toma el monto extranjero y lo multiplica por el tipo de cambio, guardando el equivalente en pesos chilenos para mantener la contabilidad unificada.</w:t>
            </w:r>
          </w:p>
        </w:tc>
      </w:tr>
      <w:tr w:rsidR="00FC28F1" w:rsidRPr="00FE5AF5" w14:paraId="6A7F044D" w14:textId="77777777">
        <w:tc>
          <w:tcPr>
            <w:tcW w:w="2175" w:type="dxa"/>
            <w:tcMar>
              <w:top w:w="100" w:type="dxa"/>
              <w:left w:w="100" w:type="dxa"/>
              <w:bottom w:w="100" w:type="dxa"/>
              <w:right w:w="100" w:type="dxa"/>
            </w:tcMar>
          </w:tcPr>
          <w:p w14:paraId="31AD770A"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66BC8D20" w14:textId="77777777" w:rsidR="00FC28F1" w:rsidRPr="00FE5AF5" w:rsidRDefault="00FC28F1">
            <w:pPr>
              <w:widowControl w:val="0"/>
            </w:pPr>
            <w:r w:rsidRPr="00FE5AF5">
              <w:t>Baja.</w:t>
            </w:r>
          </w:p>
        </w:tc>
      </w:tr>
      <w:tr w:rsidR="00FC28F1" w:rsidRPr="00FE5AF5" w14:paraId="7A13C251" w14:textId="77777777">
        <w:tc>
          <w:tcPr>
            <w:tcW w:w="2175" w:type="dxa"/>
            <w:tcMar>
              <w:top w:w="100" w:type="dxa"/>
              <w:left w:w="100" w:type="dxa"/>
              <w:bottom w:w="100" w:type="dxa"/>
              <w:right w:w="100" w:type="dxa"/>
            </w:tcMar>
          </w:tcPr>
          <w:p w14:paraId="25D4EB98"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745EF617" w14:textId="77777777" w:rsidR="00FC28F1" w:rsidRPr="00FE5AF5" w:rsidRDefault="00FC28F1">
            <w:pPr>
              <w:widowControl w:val="0"/>
            </w:pPr>
            <w:r w:rsidRPr="00FE5AF5">
              <w:t>Monto bruto ingreso y Tipo de Cambio sincronizado.</w:t>
            </w:r>
          </w:p>
        </w:tc>
      </w:tr>
      <w:tr w:rsidR="00FC28F1" w:rsidRPr="00FE5AF5" w14:paraId="4902C9A1" w14:textId="77777777">
        <w:tc>
          <w:tcPr>
            <w:tcW w:w="2175" w:type="dxa"/>
            <w:tcMar>
              <w:top w:w="100" w:type="dxa"/>
              <w:left w:w="100" w:type="dxa"/>
              <w:bottom w:w="100" w:type="dxa"/>
              <w:right w:w="100" w:type="dxa"/>
            </w:tcMar>
          </w:tcPr>
          <w:p w14:paraId="6312A844"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5DCE28DF" w14:textId="77777777" w:rsidR="00FC28F1" w:rsidRPr="00FE5AF5" w:rsidRDefault="00FC28F1">
            <w:pPr>
              <w:widowControl w:val="0"/>
            </w:pPr>
            <w:r w:rsidRPr="00FE5AF5">
              <w:t>El usuario presiona “Guardar Nota de Venta”. El sistema toma el valor ingresado en divisa [Excepción 1], multiplica por el valor del campo “Tipo de Cambio” y almacena en la base de datos el monto original para el cliente junto al valor convertido en una columna oculta de contabilidad interna.</w:t>
            </w:r>
          </w:p>
        </w:tc>
      </w:tr>
      <w:tr w:rsidR="00FC28F1" w:rsidRPr="00FE5AF5" w14:paraId="75221323" w14:textId="77777777">
        <w:tc>
          <w:tcPr>
            <w:tcW w:w="2175" w:type="dxa"/>
            <w:tcMar>
              <w:top w:w="100" w:type="dxa"/>
              <w:left w:w="100" w:type="dxa"/>
              <w:bottom w:w="100" w:type="dxa"/>
              <w:right w:w="100" w:type="dxa"/>
            </w:tcMar>
          </w:tcPr>
          <w:p w14:paraId="0AFDFE6F"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4D168CBD" w14:textId="77777777" w:rsidR="00FC28F1" w:rsidRPr="00FE5AF5" w:rsidRDefault="00FC28F1">
            <w:pPr>
              <w:widowControl w:val="0"/>
            </w:pPr>
            <w:r w:rsidRPr="00FE5AF5">
              <w:t>Excepción 1: Si el campo de tipo de cambio está nulo el sistema bloquea el guardado y despliega la alerta “Falta factor de conversión”.</w:t>
            </w:r>
          </w:p>
        </w:tc>
      </w:tr>
      <w:tr w:rsidR="00FC28F1" w:rsidRPr="00FE5AF5" w14:paraId="0C4FE2E5" w14:textId="77777777">
        <w:tc>
          <w:tcPr>
            <w:tcW w:w="2175" w:type="dxa"/>
            <w:tcMar>
              <w:top w:w="100" w:type="dxa"/>
              <w:left w:w="100" w:type="dxa"/>
              <w:bottom w:w="100" w:type="dxa"/>
              <w:right w:w="100" w:type="dxa"/>
            </w:tcMar>
          </w:tcPr>
          <w:p w14:paraId="374515CF"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706275D8" w14:textId="77777777" w:rsidR="00FC28F1" w:rsidRPr="00FE5AF5" w:rsidRDefault="00FC28F1">
            <w:pPr>
              <w:widowControl w:val="0"/>
            </w:pPr>
            <w:r w:rsidRPr="00FE5AF5">
              <w:t xml:space="preserve">La venta queda registrada asegurando que los </w:t>
            </w:r>
            <w:proofErr w:type="spellStart"/>
            <w:r w:rsidRPr="00FE5AF5">
              <w:t>dashboards</w:t>
            </w:r>
            <w:proofErr w:type="spellEnd"/>
            <w:r w:rsidRPr="00FE5AF5">
              <w:t xml:space="preserve"> financieros posteriores puedan reflejar el valor total en la moneda </w:t>
            </w:r>
            <w:r w:rsidRPr="00FE5AF5">
              <w:lastRenderedPageBreak/>
              <w:t>local.</w:t>
            </w:r>
          </w:p>
        </w:tc>
      </w:tr>
      <w:tr w:rsidR="00FC28F1" w:rsidRPr="00FE5AF5" w14:paraId="317416BD" w14:textId="77777777">
        <w:tc>
          <w:tcPr>
            <w:tcW w:w="2175" w:type="dxa"/>
            <w:tcMar>
              <w:top w:w="100" w:type="dxa"/>
              <w:left w:w="100" w:type="dxa"/>
              <w:bottom w:w="100" w:type="dxa"/>
              <w:right w:w="100" w:type="dxa"/>
            </w:tcMar>
          </w:tcPr>
          <w:p w14:paraId="6FC035BE" w14:textId="77777777" w:rsidR="00FC28F1" w:rsidRPr="00FE5AF5" w:rsidRDefault="00FC28F1">
            <w:pPr>
              <w:widowControl w:val="0"/>
            </w:pPr>
            <w:r w:rsidRPr="00FE5AF5">
              <w:lastRenderedPageBreak/>
              <w:t>Dependencias</w:t>
            </w:r>
          </w:p>
        </w:tc>
        <w:tc>
          <w:tcPr>
            <w:tcW w:w="7185" w:type="dxa"/>
            <w:tcMar>
              <w:top w:w="100" w:type="dxa"/>
              <w:left w:w="100" w:type="dxa"/>
              <w:bottom w:w="100" w:type="dxa"/>
              <w:right w:w="100" w:type="dxa"/>
            </w:tcMar>
          </w:tcPr>
          <w:p w14:paraId="3BDAAFF6" w14:textId="77777777" w:rsidR="00FC28F1" w:rsidRPr="00FE5AF5" w:rsidRDefault="00FC28F1">
            <w:pPr>
              <w:widowControl w:val="0"/>
            </w:pPr>
            <w:r w:rsidRPr="00FE5AF5">
              <w:t>CU13 - Creando Nota de Venta Independiente.</w:t>
            </w:r>
          </w:p>
          <w:p w14:paraId="4F9D469C" w14:textId="77777777" w:rsidR="00FC28F1" w:rsidRPr="00FE5AF5" w:rsidRDefault="00FC28F1">
            <w:pPr>
              <w:widowControl w:val="0"/>
            </w:pPr>
            <w:r w:rsidRPr="00FE5AF5">
              <w:t>CU14 - Seleccionando divisa en venta.</w:t>
            </w:r>
          </w:p>
          <w:p w14:paraId="5FAAAB22" w14:textId="77777777" w:rsidR="00FC28F1" w:rsidRPr="00FE5AF5" w:rsidRDefault="00FC28F1">
            <w:pPr>
              <w:widowControl w:val="0"/>
            </w:pPr>
            <w:r w:rsidRPr="00FE5AF5">
              <w:t>CU15 - Sincronizando el tipo de cambio oficial.</w:t>
            </w:r>
          </w:p>
        </w:tc>
      </w:tr>
    </w:tbl>
    <w:p w14:paraId="4D990CE7" w14:textId="77777777" w:rsidR="00FC28F1" w:rsidRPr="00FE5AF5" w:rsidRDefault="00FC28F1" w:rsidP="00FC28F1"/>
    <w:p w14:paraId="0390D542"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704D3271" w14:textId="77777777">
        <w:tc>
          <w:tcPr>
            <w:tcW w:w="2175" w:type="dxa"/>
            <w:tcMar>
              <w:top w:w="100" w:type="dxa"/>
              <w:left w:w="100" w:type="dxa"/>
              <w:bottom w:w="100" w:type="dxa"/>
              <w:right w:w="100" w:type="dxa"/>
            </w:tcMar>
          </w:tcPr>
          <w:p w14:paraId="6652088F"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741F5001" w14:textId="77777777" w:rsidR="00FC28F1" w:rsidRPr="00FE5AF5" w:rsidRDefault="00FC28F1">
            <w:pPr>
              <w:widowControl w:val="0"/>
            </w:pPr>
            <w:r w:rsidRPr="00FE5AF5">
              <w:t xml:space="preserve">Descripción </w:t>
            </w:r>
          </w:p>
        </w:tc>
      </w:tr>
      <w:tr w:rsidR="00FC28F1" w:rsidRPr="00FE5AF5" w14:paraId="6A713926" w14:textId="77777777">
        <w:tc>
          <w:tcPr>
            <w:tcW w:w="2175" w:type="dxa"/>
            <w:tcMar>
              <w:top w:w="100" w:type="dxa"/>
              <w:left w:w="100" w:type="dxa"/>
              <w:bottom w:w="100" w:type="dxa"/>
              <w:right w:w="100" w:type="dxa"/>
            </w:tcMar>
          </w:tcPr>
          <w:p w14:paraId="5C951176"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5DCBB1CF" w14:textId="77777777" w:rsidR="00FC28F1" w:rsidRPr="00FE5AF5" w:rsidRDefault="00FC28F1">
            <w:pPr>
              <w:widowControl w:val="0"/>
            </w:pPr>
            <w:r w:rsidRPr="00FE5AF5">
              <w:t>CU17 - Calculando el Impuesto al Valor Agregado.</w:t>
            </w:r>
          </w:p>
        </w:tc>
      </w:tr>
      <w:tr w:rsidR="00FC28F1" w:rsidRPr="00FE5AF5" w14:paraId="5A33BB47" w14:textId="77777777">
        <w:tc>
          <w:tcPr>
            <w:tcW w:w="2175" w:type="dxa"/>
            <w:tcMar>
              <w:top w:w="100" w:type="dxa"/>
              <w:left w:w="100" w:type="dxa"/>
              <w:bottom w:w="100" w:type="dxa"/>
              <w:right w:w="100" w:type="dxa"/>
            </w:tcMar>
          </w:tcPr>
          <w:p w14:paraId="14AA56AD"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65CBE597" w14:textId="77777777" w:rsidR="00FC28F1" w:rsidRPr="00FE5AF5" w:rsidRDefault="00FC28F1">
            <w:pPr>
              <w:widowControl w:val="0"/>
            </w:pPr>
            <w:r w:rsidRPr="00FE5AF5">
              <w:t>Sistema Financiero.</w:t>
            </w:r>
          </w:p>
        </w:tc>
      </w:tr>
      <w:tr w:rsidR="00FC28F1" w:rsidRPr="00FE5AF5" w14:paraId="0109D042" w14:textId="77777777">
        <w:tc>
          <w:tcPr>
            <w:tcW w:w="2175" w:type="dxa"/>
            <w:tcMar>
              <w:top w:w="100" w:type="dxa"/>
              <w:left w:w="100" w:type="dxa"/>
              <w:bottom w:w="100" w:type="dxa"/>
              <w:right w:w="100" w:type="dxa"/>
            </w:tcMar>
          </w:tcPr>
          <w:p w14:paraId="0DA48271"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7B2CCEE3" w14:textId="77777777" w:rsidR="00FC28F1" w:rsidRPr="00FE5AF5" w:rsidRDefault="00FC28F1">
            <w:pPr>
              <w:widowControl w:val="0"/>
            </w:pPr>
            <w:r w:rsidRPr="00FE5AF5">
              <w:t>El sistema aplica automáticamente el factor legal del 19% sobre el monto neto de la transacción para desglosar el impuesto tributario obligatorio.</w:t>
            </w:r>
          </w:p>
        </w:tc>
      </w:tr>
      <w:tr w:rsidR="00FC28F1" w:rsidRPr="00FE5AF5" w14:paraId="02B5984C" w14:textId="77777777">
        <w:tc>
          <w:tcPr>
            <w:tcW w:w="2175" w:type="dxa"/>
            <w:tcMar>
              <w:top w:w="100" w:type="dxa"/>
              <w:left w:w="100" w:type="dxa"/>
              <w:bottom w:w="100" w:type="dxa"/>
              <w:right w:w="100" w:type="dxa"/>
            </w:tcMar>
          </w:tcPr>
          <w:p w14:paraId="708715C4"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095AFD57" w14:textId="77777777" w:rsidR="00FC28F1" w:rsidRPr="00FE5AF5" w:rsidRDefault="00FC28F1">
            <w:pPr>
              <w:widowControl w:val="0"/>
            </w:pPr>
            <w:r w:rsidRPr="00FE5AF5">
              <w:t>Alta.</w:t>
            </w:r>
          </w:p>
        </w:tc>
      </w:tr>
      <w:tr w:rsidR="00FC28F1" w:rsidRPr="00FE5AF5" w14:paraId="4DEF53B2" w14:textId="77777777">
        <w:tc>
          <w:tcPr>
            <w:tcW w:w="2175" w:type="dxa"/>
            <w:tcMar>
              <w:top w:w="100" w:type="dxa"/>
              <w:left w:w="100" w:type="dxa"/>
              <w:bottom w:w="100" w:type="dxa"/>
              <w:right w:w="100" w:type="dxa"/>
            </w:tcMar>
          </w:tcPr>
          <w:p w14:paraId="0BA05D1A"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2220587C" w14:textId="77777777" w:rsidR="00FC28F1" w:rsidRPr="00FE5AF5" w:rsidRDefault="00FC28F1">
            <w:pPr>
              <w:widowControl w:val="0"/>
            </w:pPr>
            <w:r w:rsidRPr="00FE5AF5">
              <w:t>Existencia de un monto neto o Precio de Venta sugerido.</w:t>
            </w:r>
          </w:p>
        </w:tc>
      </w:tr>
      <w:tr w:rsidR="00FC28F1" w:rsidRPr="00FE5AF5" w14:paraId="46651546" w14:textId="77777777">
        <w:tc>
          <w:tcPr>
            <w:tcW w:w="2175" w:type="dxa"/>
            <w:tcMar>
              <w:top w:w="100" w:type="dxa"/>
              <w:left w:w="100" w:type="dxa"/>
              <w:bottom w:w="100" w:type="dxa"/>
              <w:right w:w="100" w:type="dxa"/>
            </w:tcMar>
          </w:tcPr>
          <w:p w14:paraId="716AA944"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23EC96E2" w14:textId="77777777" w:rsidR="00FC28F1" w:rsidRPr="00FE5AF5" w:rsidRDefault="00FC28F1">
            <w:pPr>
              <w:widowControl w:val="0"/>
            </w:pPr>
            <w:r w:rsidRPr="00FE5AF5">
              <w:t>El sistema detecta la consolidación de un “Monto Neto”. El sistema ejecuta la operación Monto neto * 0.19. El resultado se asocia a la variable “IVA”. El sistema suma Monto Neto + IVA y despliega el resultado bajo la etiqueta “Total Bruto a Pagar”.</w:t>
            </w:r>
          </w:p>
        </w:tc>
      </w:tr>
      <w:tr w:rsidR="00FC28F1" w:rsidRPr="00FE5AF5" w14:paraId="6BF5F8E6" w14:textId="77777777">
        <w:tc>
          <w:tcPr>
            <w:tcW w:w="2175" w:type="dxa"/>
            <w:tcMar>
              <w:top w:w="100" w:type="dxa"/>
              <w:left w:w="100" w:type="dxa"/>
              <w:bottom w:w="100" w:type="dxa"/>
              <w:right w:w="100" w:type="dxa"/>
            </w:tcMar>
          </w:tcPr>
          <w:p w14:paraId="2EEDE89C"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78017BC4" w14:textId="77777777" w:rsidR="00FC28F1" w:rsidRPr="00FE5AF5" w:rsidRDefault="00FC28F1">
            <w:pPr>
              <w:widowControl w:val="0"/>
            </w:pPr>
          </w:p>
        </w:tc>
      </w:tr>
      <w:tr w:rsidR="00FC28F1" w:rsidRPr="00FE5AF5" w14:paraId="3A69B94F" w14:textId="77777777">
        <w:tc>
          <w:tcPr>
            <w:tcW w:w="2175" w:type="dxa"/>
            <w:tcMar>
              <w:top w:w="100" w:type="dxa"/>
              <w:left w:w="100" w:type="dxa"/>
              <w:bottom w:w="100" w:type="dxa"/>
              <w:right w:w="100" w:type="dxa"/>
            </w:tcMar>
          </w:tcPr>
          <w:p w14:paraId="565A8292"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694FEDFC" w14:textId="77777777" w:rsidR="00FC28F1" w:rsidRPr="00FE5AF5" w:rsidRDefault="00FC28F1">
            <w:pPr>
              <w:widowControl w:val="0"/>
            </w:pPr>
            <w:r w:rsidRPr="00FE5AF5">
              <w:t>El documento comercial muestra el desglose legal exigido por el SII.</w:t>
            </w:r>
          </w:p>
        </w:tc>
      </w:tr>
      <w:tr w:rsidR="00FC28F1" w:rsidRPr="00FE5AF5" w14:paraId="08F45B72" w14:textId="77777777">
        <w:tc>
          <w:tcPr>
            <w:tcW w:w="2175" w:type="dxa"/>
            <w:tcMar>
              <w:top w:w="100" w:type="dxa"/>
              <w:left w:w="100" w:type="dxa"/>
              <w:bottom w:w="100" w:type="dxa"/>
              <w:right w:w="100" w:type="dxa"/>
            </w:tcMar>
          </w:tcPr>
          <w:p w14:paraId="04F6E099"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0E12F958" w14:textId="77777777" w:rsidR="00FC28F1" w:rsidRPr="00FE5AF5" w:rsidRDefault="00FC28F1">
            <w:pPr>
              <w:widowControl w:val="0"/>
            </w:pPr>
            <w:r w:rsidRPr="00FE5AF5">
              <w:t>CU09 - Calculando el precio de venta sugerido.</w:t>
            </w:r>
          </w:p>
        </w:tc>
      </w:tr>
    </w:tbl>
    <w:p w14:paraId="2164D9EA" w14:textId="77777777" w:rsidR="00FC28F1" w:rsidRPr="00FE5AF5" w:rsidRDefault="00FC28F1" w:rsidP="00FC28F1"/>
    <w:p w14:paraId="3508B402"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77FC02CC" w14:textId="77777777">
        <w:tc>
          <w:tcPr>
            <w:tcW w:w="2175" w:type="dxa"/>
            <w:tcMar>
              <w:top w:w="100" w:type="dxa"/>
              <w:left w:w="100" w:type="dxa"/>
              <w:bottom w:w="100" w:type="dxa"/>
              <w:right w:w="100" w:type="dxa"/>
            </w:tcMar>
          </w:tcPr>
          <w:p w14:paraId="29EE8DF0"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3FC80887" w14:textId="77777777" w:rsidR="00FC28F1" w:rsidRPr="00FE5AF5" w:rsidRDefault="00FC28F1">
            <w:pPr>
              <w:widowControl w:val="0"/>
            </w:pPr>
            <w:r w:rsidRPr="00FE5AF5">
              <w:t xml:space="preserve">Descripción </w:t>
            </w:r>
          </w:p>
        </w:tc>
      </w:tr>
      <w:tr w:rsidR="00FC28F1" w:rsidRPr="00FE5AF5" w14:paraId="167F5BE8" w14:textId="77777777">
        <w:tc>
          <w:tcPr>
            <w:tcW w:w="2175" w:type="dxa"/>
            <w:tcMar>
              <w:top w:w="100" w:type="dxa"/>
              <w:left w:w="100" w:type="dxa"/>
              <w:bottom w:w="100" w:type="dxa"/>
              <w:right w:w="100" w:type="dxa"/>
            </w:tcMar>
          </w:tcPr>
          <w:p w14:paraId="1A04518F"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32B9A1C2" w14:textId="77777777" w:rsidR="00FC28F1" w:rsidRPr="00FE5AF5" w:rsidRDefault="00FC28F1">
            <w:pPr>
              <w:widowControl w:val="0"/>
            </w:pPr>
            <w:r w:rsidRPr="00FE5AF5">
              <w:t>CU18 - Aplicando exención de impuestos.</w:t>
            </w:r>
          </w:p>
        </w:tc>
      </w:tr>
      <w:tr w:rsidR="00FC28F1" w:rsidRPr="00FE5AF5" w14:paraId="1C587DE4" w14:textId="77777777">
        <w:tc>
          <w:tcPr>
            <w:tcW w:w="2175" w:type="dxa"/>
            <w:tcMar>
              <w:top w:w="100" w:type="dxa"/>
              <w:left w:w="100" w:type="dxa"/>
              <w:bottom w:w="100" w:type="dxa"/>
              <w:right w:w="100" w:type="dxa"/>
            </w:tcMar>
          </w:tcPr>
          <w:p w14:paraId="2EF59140"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1DD2000C" w14:textId="77777777" w:rsidR="00FC28F1" w:rsidRPr="00FE5AF5" w:rsidRDefault="00FC28F1">
            <w:pPr>
              <w:widowControl w:val="0"/>
            </w:pPr>
            <w:r w:rsidRPr="00FE5AF5">
              <w:t>Usuarios de Gerencia o Secretaria.</w:t>
            </w:r>
          </w:p>
        </w:tc>
      </w:tr>
      <w:tr w:rsidR="00FC28F1" w:rsidRPr="00FE5AF5" w14:paraId="1768C583" w14:textId="77777777">
        <w:tc>
          <w:tcPr>
            <w:tcW w:w="2175" w:type="dxa"/>
            <w:tcMar>
              <w:top w:w="100" w:type="dxa"/>
              <w:left w:w="100" w:type="dxa"/>
              <w:bottom w:w="100" w:type="dxa"/>
              <w:right w:w="100" w:type="dxa"/>
            </w:tcMar>
          </w:tcPr>
          <w:p w14:paraId="09E249C8"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493528BD" w14:textId="77777777" w:rsidR="00FC28F1" w:rsidRPr="00FE5AF5" w:rsidRDefault="00FC28F1">
            <w:pPr>
              <w:widowControl w:val="0"/>
            </w:pPr>
            <w:r w:rsidRPr="00FE5AF5">
              <w:t>El usuario califica la venta como exenta, ordenando al sistema anular el cálculo del IVA y cobrar únicamente el monto neto.</w:t>
            </w:r>
          </w:p>
        </w:tc>
      </w:tr>
      <w:tr w:rsidR="00FC28F1" w:rsidRPr="00FE5AF5" w14:paraId="4A67E021" w14:textId="77777777">
        <w:tc>
          <w:tcPr>
            <w:tcW w:w="2175" w:type="dxa"/>
            <w:tcMar>
              <w:top w:w="100" w:type="dxa"/>
              <w:left w:w="100" w:type="dxa"/>
              <w:bottom w:w="100" w:type="dxa"/>
              <w:right w:w="100" w:type="dxa"/>
            </w:tcMar>
          </w:tcPr>
          <w:p w14:paraId="296DE6D1"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783CAA8D" w14:textId="77777777" w:rsidR="00FC28F1" w:rsidRPr="00FE5AF5" w:rsidRDefault="00FC28F1">
            <w:pPr>
              <w:widowControl w:val="0"/>
            </w:pPr>
            <w:r w:rsidRPr="00FE5AF5">
              <w:t>Baja.</w:t>
            </w:r>
          </w:p>
        </w:tc>
      </w:tr>
      <w:tr w:rsidR="00FC28F1" w:rsidRPr="00FE5AF5" w14:paraId="5FE175B2" w14:textId="77777777">
        <w:tc>
          <w:tcPr>
            <w:tcW w:w="2175" w:type="dxa"/>
            <w:tcMar>
              <w:top w:w="100" w:type="dxa"/>
              <w:left w:w="100" w:type="dxa"/>
              <w:bottom w:w="100" w:type="dxa"/>
              <w:right w:w="100" w:type="dxa"/>
            </w:tcMar>
          </w:tcPr>
          <w:p w14:paraId="0E0E240A"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4F894323" w14:textId="77777777" w:rsidR="00FC28F1" w:rsidRPr="00FE5AF5" w:rsidRDefault="00FC28F1">
            <w:pPr>
              <w:widowControl w:val="0"/>
            </w:pPr>
            <w:r w:rsidRPr="00FE5AF5">
              <w:t>Usuario con permisos adecuados editando el formulario de venta.</w:t>
            </w:r>
          </w:p>
        </w:tc>
      </w:tr>
      <w:tr w:rsidR="00FC28F1" w:rsidRPr="00FE5AF5" w14:paraId="7D3709FF" w14:textId="77777777">
        <w:tc>
          <w:tcPr>
            <w:tcW w:w="2175" w:type="dxa"/>
            <w:tcMar>
              <w:top w:w="100" w:type="dxa"/>
              <w:left w:w="100" w:type="dxa"/>
              <w:bottom w:w="100" w:type="dxa"/>
              <w:right w:w="100" w:type="dxa"/>
            </w:tcMar>
          </w:tcPr>
          <w:p w14:paraId="676D21A7"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60B0E466" w14:textId="4C8547FA" w:rsidR="00FC28F1" w:rsidRPr="00FE5AF5" w:rsidRDefault="00FC28F1">
            <w:pPr>
              <w:widowControl w:val="0"/>
            </w:pPr>
            <w:r w:rsidRPr="00FE5AF5">
              <w:t xml:space="preserve">El usuario selecciona la opción “Venta Exenta de </w:t>
            </w:r>
            <w:r w:rsidR="009A5AB2" w:rsidRPr="00FE5AF5">
              <w:t>Impuestos” [</w:t>
            </w:r>
            <w:r w:rsidRPr="00FE5AF5">
              <w:t>Excepción 1]. El sistema intercepta el algoritmo normal de cálculo de impuestos, sobrescribe la variable “IVA” con un valor de cero e iguala el “Total Bruto” a “Monto Neto”. La interfaz se actualiza borrando la fila de impuestos.</w:t>
            </w:r>
          </w:p>
        </w:tc>
      </w:tr>
      <w:tr w:rsidR="00FC28F1" w:rsidRPr="00FE5AF5" w14:paraId="3CE8B9A6" w14:textId="77777777">
        <w:tc>
          <w:tcPr>
            <w:tcW w:w="2175" w:type="dxa"/>
            <w:tcMar>
              <w:top w:w="100" w:type="dxa"/>
              <w:left w:w="100" w:type="dxa"/>
              <w:bottom w:w="100" w:type="dxa"/>
              <w:right w:w="100" w:type="dxa"/>
            </w:tcMar>
          </w:tcPr>
          <w:p w14:paraId="43877FE3"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4041F1DE" w14:textId="77777777" w:rsidR="00FC28F1" w:rsidRPr="00FE5AF5" w:rsidRDefault="00FC28F1">
            <w:pPr>
              <w:widowControl w:val="0"/>
            </w:pPr>
            <w:r w:rsidRPr="00FE5AF5">
              <w:t>Excepción 1: Si el usuario desmarca la casilla el sistema revierte la acción y vuelve a ejecutar el flujo normal recalculando el IVA.</w:t>
            </w:r>
          </w:p>
        </w:tc>
      </w:tr>
      <w:tr w:rsidR="00FC28F1" w:rsidRPr="00FE5AF5" w14:paraId="7010735D" w14:textId="77777777">
        <w:tc>
          <w:tcPr>
            <w:tcW w:w="2175" w:type="dxa"/>
            <w:tcMar>
              <w:top w:w="100" w:type="dxa"/>
              <w:left w:w="100" w:type="dxa"/>
              <w:bottom w:w="100" w:type="dxa"/>
              <w:right w:w="100" w:type="dxa"/>
            </w:tcMar>
          </w:tcPr>
          <w:p w14:paraId="4726F3A4"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3C5DA85B" w14:textId="77777777" w:rsidR="00FC28F1" w:rsidRPr="00FE5AF5" w:rsidRDefault="00FC28F1">
            <w:pPr>
              <w:widowControl w:val="0"/>
            </w:pPr>
            <w:r w:rsidRPr="00FE5AF5">
              <w:t>La venta queda tipificada tributariamente como exenta, afectando los posteriores libros de compra y venta.</w:t>
            </w:r>
          </w:p>
        </w:tc>
      </w:tr>
      <w:tr w:rsidR="00FC28F1" w:rsidRPr="00FE5AF5" w14:paraId="3C2434A5" w14:textId="77777777">
        <w:tc>
          <w:tcPr>
            <w:tcW w:w="2175" w:type="dxa"/>
            <w:tcMar>
              <w:top w:w="100" w:type="dxa"/>
              <w:left w:w="100" w:type="dxa"/>
              <w:bottom w:w="100" w:type="dxa"/>
              <w:right w:w="100" w:type="dxa"/>
            </w:tcMar>
          </w:tcPr>
          <w:p w14:paraId="42269B7D"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5E27E90B" w14:textId="77777777" w:rsidR="00FC28F1" w:rsidRPr="00FE5AF5" w:rsidRDefault="00FC28F1">
            <w:pPr>
              <w:widowControl w:val="0"/>
            </w:pPr>
            <w:r w:rsidRPr="00FE5AF5">
              <w:t>CU17 - Calculando el Impuesto al Valor Agregado.</w:t>
            </w:r>
          </w:p>
        </w:tc>
      </w:tr>
    </w:tbl>
    <w:p w14:paraId="54047C20" w14:textId="77777777" w:rsidR="00FC28F1" w:rsidRPr="00FE5AF5" w:rsidRDefault="00FC28F1" w:rsidP="00FC28F1"/>
    <w:p w14:paraId="4B1ABDD4"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219C5C62" w14:textId="77777777">
        <w:tc>
          <w:tcPr>
            <w:tcW w:w="2175" w:type="dxa"/>
            <w:tcMar>
              <w:top w:w="100" w:type="dxa"/>
              <w:left w:w="100" w:type="dxa"/>
              <w:bottom w:w="100" w:type="dxa"/>
              <w:right w:w="100" w:type="dxa"/>
            </w:tcMar>
          </w:tcPr>
          <w:p w14:paraId="5BF13E90"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50F9FE44" w14:textId="77777777" w:rsidR="00FC28F1" w:rsidRPr="00FE5AF5" w:rsidRDefault="00FC28F1">
            <w:pPr>
              <w:widowControl w:val="0"/>
            </w:pPr>
            <w:r w:rsidRPr="00FE5AF5">
              <w:t xml:space="preserve">Descripción </w:t>
            </w:r>
          </w:p>
        </w:tc>
      </w:tr>
      <w:tr w:rsidR="00FC28F1" w:rsidRPr="00FE5AF5" w14:paraId="0CD1E65B" w14:textId="77777777">
        <w:tc>
          <w:tcPr>
            <w:tcW w:w="2175" w:type="dxa"/>
            <w:tcMar>
              <w:top w:w="100" w:type="dxa"/>
              <w:left w:w="100" w:type="dxa"/>
              <w:bottom w:w="100" w:type="dxa"/>
              <w:right w:w="100" w:type="dxa"/>
            </w:tcMar>
          </w:tcPr>
          <w:p w14:paraId="0690E1BD"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7F30C3BB" w14:textId="77777777" w:rsidR="00FC28F1" w:rsidRPr="00FE5AF5" w:rsidRDefault="00FC28F1">
            <w:pPr>
              <w:widowControl w:val="0"/>
            </w:pPr>
            <w:r w:rsidRPr="00FE5AF5">
              <w:t>CU19 - Configurando rebaja comercial en Venta.</w:t>
            </w:r>
          </w:p>
        </w:tc>
      </w:tr>
      <w:tr w:rsidR="00FC28F1" w:rsidRPr="00FE5AF5" w14:paraId="651A4227" w14:textId="77777777">
        <w:tc>
          <w:tcPr>
            <w:tcW w:w="2175" w:type="dxa"/>
            <w:tcMar>
              <w:top w:w="100" w:type="dxa"/>
              <w:left w:w="100" w:type="dxa"/>
              <w:bottom w:w="100" w:type="dxa"/>
              <w:right w:w="100" w:type="dxa"/>
            </w:tcMar>
          </w:tcPr>
          <w:p w14:paraId="6B7EE9A1" w14:textId="77777777" w:rsidR="00FC28F1" w:rsidRPr="00FE5AF5" w:rsidRDefault="00FC28F1">
            <w:pPr>
              <w:widowControl w:val="0"/>
            </w:pPr>
            <w:r w:rsidRPr="00FE5AF5">
              <w:lastRenderedPageBreak/>
              <w:t>Actor(es)</w:t>
            </w:r>
          </w:p>
        </w:tc>
        <w:tc>
          <w:tcPr>
            <w:tcW w:w="7185" w:type="dxa"/>
            <w:tcMar>
              <w:top w:w="100" w:type="dxa"/>
              <w:left w:w="100" w:type="dxa"/>
              <w:bottom w:w="100" w:type="dxa"/>
              <w:right w:w="100" w:type="dxa"/>
            </w:tcMar>
          </w:tcPr>
          <w:p w14:paraId="7ED5A4A5" w14:textId="77777777" w:rsidR="00FC28F1" w:rsidRPr="00FE5AF5" w:rsidRDefault="00FC28F1">
            <w:pPr>
              <w:widowControl w:val="0"/>
            </w:pPr>
            <w:r w:rsidRPr="00FE5AF5">
              <w:t>Usuario de Gerencia.</w:t>
            </w:r>
          </w:p>
        </w:tc>
      </w:tr>
      <w:tr w:rsidR="00FC28F1" w:rsidRPr="00FE5AF5" w14:paraId="5FD0F3C5" w14:textId="77777777">
        <w:tc>
          <w:tcPr>
            <w:tcW w:w="2175" w:type="dxa"/>
            <w:tcMar>
              <w:top w:w="100" w:type="dxa"/>
              <w:left w:w="100" w:type="dxa"/>
              <w:bottom w:w="100" w:type="dxa"/>
              <w:right w:w="100" w:type="dxa"/>
            </w:tcMar>
          </w:tcPr>
          <w:p w14:paraId="3B68C7E2"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3DC8EA4A" w14:textId="77777777" w:rsidR="00FC28F1" w:rsidRPr="00FE5AF5" w:rsidRDefault="00FC28F1">
            <w:pPr>
              <w:widowControl w:val="0"/>
            </w:pPr>
            <w:r w:rsidRPr="00FE5AF5">
              <w:t>El usuario aplica un descuento comercial al total de la transacción, eligiendo entre descontar un monto de dinero fijo o un porcentaje.</w:t>
            </w:r>
          </w:p>
        </w:tc>
      </w:tr>
      <w:tr w:rsidR="00FC28F1" w:rsidRPr="00FE5AF5" w14:paraId="5B89E420" w14:textId="77777777">
        <w:tc>
          <w:tcPr>
            <w:tcW w:w="2175" w:type="dxa"/>
            <w:tcMar>
              <w:top w:w="100" w:type="dxa"/>
              <w:left w:w="100" w:type="dxa"/>
              <w:bottom w:w="100" w:type="dxa"/>
              <w:right w:w="100" w:type="dxa"/>
            </w:tcMar>
          </w:tcPr>
          <w:p w14:paraId="6E24B311"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10F67F9A" w14:textId="77777777" w:rsidR="00FC28F1" w:rsidRPr="00FE5AF5" w:rsidRDefault="00FC28F1">
            <w:pPr>
              <w:widowControl w:val="0"/>
            </w:pPr>
            <w:r w:rsidRPr="00FE5AF5">
              <w:t>Media.</w:t>
            </w:r>
          </w:p>
        </w:tc>
      </w:tr>
      <w:tr w:rsidR="00FC28F1" w:rsidRPr="00FE5AF5" w14:paraId="10FCDEAE" w14:textId="77777777">
        <w:tc>
          <w:tcPr>
            <w:tcW w:w="2175" w:type="dxa"/>
            <w:tcMar>
              <w:top w:w="100" w:type="dxa"/>
              <w:left w:w="100" w:type="dxa"/>
              <w:bottom w:w="100" w:type="dxa"/>
              <w:right w:w="100" w:type="dxa"/>
            </w:tcMar>
          </w:tcPr>
          <w:p w14:paraId="54018DC5"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5AA898DB" w14:textId="77777777" w:rsidR="00FC28F1" w:rsidRPr="00FE5AF5" w:rsidRDefault="00FC28F1">
            <w:pPr>
              <w:widowControl w:val="0"/>
            </w:pPr>
            <w:r w:rsidRPr="00FE5AF5">
              <w:t>La Nota de Venta debe tener un Total Bruto mayor a 0.</w:t>
            </w:r>
          </w:p>
        </w:tc>
      </w:tr>
      <w:tr w:rsidR="00FC28F1" w:rsidRPr="00FE5AF5" w14:paraId="220F9FD2" w14:textId="77777777">
        <w:tc>
          <w:tcPr>
            <w:tcW w:w="2175" w:type="dxa"/>
            <w:tcMar>
              <w:top w:w="100" w:type="dxa"/>
              <w:left w:w="100" w:type="dxa"/>
              <w:bottom w:w="100" w:type="dxa"/>
              <w:right w:w="100" w:type="dxa"/>
            </w:tcMar>
          </w:tcPr>
          <w:p w14:paraId="4FF779E0"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640B56D9" w14:textId="77777777" w:rsidR="00FC28F1" w:rsidRPr="00FE5AF5" w:rsidRDefault="00FC28F1">
            <w:pPr>
              <w:widowControl w:val="0"/>
            </w:pPr>
            <w:r w:rsidRPr="00FE5AF5">
              <w:t>El usuario selecciona la opción “Aplicar Descuento” en la Nota de Venta. El sistema despliega un selector “Monto Fijo” o “Porcentaje”. El usuario selecciona “Porcentaje” e ingresa el valor [Excepción 1] [Excepción 2]. El sistema calcula la proporción sobre el Total Bruto, restando el valor y lo muestra como “Nuevo Saldo Líquido”. El usuario presiona “Guardar Descuento” lo que gatilla una validación de seguridad.</w:t>
            </w:r>
          </w:p>
        </w:tc>
      </w:tr>
      <w:tr w:rsidR="00FC28F1" w:rsidRPr="00FE5AF5" w14:paraId="58FFC0C4" w14:textId="77777777">
        <w:tc>
          <w:tcPr>
            <w:tcW w:w="2175" w:type="dxa"/>
            <w:tcMar>
              <w:top w:w="100" w:type="dxa"/>
              <w:left w:w="100" w:type="dxa"/>
              <w:bottom w:w="100" w:type="dxa"/>
              <w:right w:w="100" w:type="dxa"/>
            </w:tcMar>
          </w:tcPr>
          <w:p w14:paraId="4C72FEB9"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72A2EB53" w14:textId="77777777" w:rsidR="00FC28F1" w:rsidRPr="00FE5AF5" w:rsidRDefault="00FC28F1">
            <w:pPr>
              <w:widowControl w:val="0"/>
            </w:pPr>
            <w:r w:rsidRPr="00FE5AF5">
              <w:t>Excepción 1: Si el usuario selecciona “Monto Fijo” el sistema habilita el ingreso de un valor monetario exacto y lo resta directamente del total, saltando el cálculo de porcentaje.</w:t>
            </w:r>
          </w:p>
          <w:p w14:paraId="6F2AD379" w14:textId="77777777" w:rsidR="00FC28F1" w:rsidRPr="00FE5AF5" w:rsidRDefault="00FC28F1">
            <w:pPr>
              <w:widowControl w:val="0"/>
            </w:pPr>
            <w:r w:rsidRPr="00FE5AF5">
              <w:t>Excepción 2: Si el descuento ingresado es mayor al total de venta o un porcentaje mayor al 100% el sistema lo bloquea y despliega la alerta “El descuento no puede generar saldos negativos”.</w:t>
            </w:r>
          </w:p>
        </w:tc>
      </w:tr>
      <w:tr w:rsidR="00FC28F1" w:rsidRPr="00FE5AF5" w14:paraId="1E028496" w14:textId="77777777">
        <w:tc>
          <w:tcPr>
            <w:tcW w:w="2175" w:type="dxa"/>
            <w:tcMar>
              <w:top w:w="100" w:type="dxa"/>
              <w:left w:w="100" w:type="dxa"/>
              <w:bottom w:w="100" w:type="dxa"/>
              <w:right w:w="100" w:type="dxa"/>
            </w:tcMar>
          </w:tcPr>
          <w:p w14:paraId="66930A20"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31F84F2F" w14:textId="77777777" w:rsidR="00FC28F1" w:rsidRPr="00FE5AF5" w:rsidRDefault="00FC28F1">
            <w:pPr>
              <w:widowControl w:val="0"/>
            </w:pPr>
            <w:proofErr w:type="gramStart"/>
            <w:r w:rsidRPr="00FE5AF5">
              <w:t>El monto a cobrar</w:t>
            </w:r>
            <w:proofErr w:type="gramEnd"/>
            <w:r w:rsidRPr="00FE5AF5">
              <w:t xml:space="preserve"> queda reducido a la espera de la validación del sistema.</w:t>
            </w:r>
          </w:p>
        </w:tc>
      </w:tr>
      <w:tr w:rsidR="00FC28F1" w:rsidRPr="00FE5AF5" w14:paraId="4DDE2EDB" w14:textId="77777777">
        <w:tc>
          <w:tcPr>
            <w:tcW w:w="2175" w:type="dxa"/>
            <w:tcMar>
              <w:top w:w="100" w:type="dxa"/>
              <w:left w:w="100" w:type="dxa"/>
              <w:bottom w:w="100" w:type="dxa"/>
              <w:right w:w="100" w:type="dxa"/>
            </w:tcMar>
          </w:tcPr>
          <w:p w14:paraId="61A51F0B"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16A4DDD0" w14:textId="77777777" w:rsidR="00FC28F1" w:rsidRPr="00FE5AF5" w:rsidRDefault="00FC28F1">
            <w:pPr>
              <w:widowControl w:val="0"/>
            </w:pPr>
            <w:r w:rsidRPr="00FE5AF5">
              <w:t>CU20 - Validando credenciales para aplicar descuento.</w:t>
            </w:r>
          </w:p>
        </w:tc>
      </w:tr>
    </w:tbl>
    <w:p w14:paraId="5FB86D89" w14:textId="77777777" w:rsidR="00FC28F1" w:rsidRPr="00FE5AF5" w:rsidRDefault="00FC28F1" w:rsidP="00FC28F1"/>
    <w:p w14:paraId="414F02C7"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169426C0" w14:textId="77777777">
        <w:tc>
          <w:tcPr>
            <w:tcW w:w="2175" w:type="dxa"/>
            <w:tcMar>
              <w:top w:w="100" w:type="dxa"/>
              <w:left w:w="100" w:type="dxa"/>
              <w:bottom w:w="100" w:type="dxa"/>
              <w:right w:w="100" w:type="dxa"/>
            </w:tcMar>
          </w:tcPr>
          <w:p w14:paraId="0F2A5640"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663B9370" w14:textId="77777777" w:rsidR="00FC28F1" w:rsidRPr="00FE5AF5" w:rsidRDefault="00FC28F1">
            <w:pPr>
              <w:widowControl w:val="0"/>
            </w:pPr>
            <w:r w:rsidRPr="00FE5AF5">
              <w:t xml:space="preserve">Descripción </w:t>
            </w:r>
          </w:p>
        </w:tc>
      </w:tr>
      <w:tr w:rsidR="00FC28F1" w:rsidRPr="00FE5AF5" w14:paraId="230A1251" w14:textId="77777777">
        <w:tc>
          <w:tcPr>
            <w:tcW w:w="2175" w:type="dxa"/>
            <w:tcMar>
              <w:top w:w="100" w:type="dxa"/>
              <w:left w:w="100" w:type="dxa"/>
              <w:bottom w:w="100" w:type="dxa"/>
              <w:right w:w="100" w:type="dxa"/>
            </w:tcMar>
          </w:tcPr>
          <w:p w14:paraId="4C9F5F47" w14:textId="77777777" w:rsidR="00FC28F1" w:rsidRPr="00FE5AF5" w:rsidRDefault="00FC28F1">
            <w:pPr>
              <w:widowControl w:val="0"/>
            </w:pPr>
            <w:r w:rsidRPr="00FE5AF5">
              <w:lastRenderedPageBreak/>
              <w:t>Nombre</w:t>
            </w:r>
          </w:p>
        </w:tc>
        <w:tc>
          <w:tcPr>
            <w:tcW w:w="7185" w:type="dxa"/>
            <w:tcMar>
              <w:top w:w="100" w:type="dxa"/>
              <w:left w:w="100" w:type="dxa"/>
              <w:bottom w:w="100" w:type="dxa"/>
              <w:right w:w="100" w:type="dxa"/>
            </w:tcMar>
          </w:tcPr>
          <w:p w14:paraId="1917043B" w14:textId="77777777" w:rsidR="00FC28F1" w:rsidRPr="00FE5AF5" w:rsidRDefault="00FC28F1">
            <w:pPr>
              <w:widowControl w:val="0"/>
            </w:pPr>
            <w:r w:rsidRPr="00FE5AF5">
              <w:t>CU20 - Validando credenciales para aplicar descuento.</w:t>
            </w:r>
          </w:p>
        </w:tc>
      </w:tr>
      <w:tr w:rsidR="00FC28F1" w:rsidRPr="00FE5AF5" w14:paraId="30C562AB" w14:textId="77777777">
        <w:tc>
          <w:tcPr>
            <w:tcW w:w="2175" w:type="dxa"/>
            <w:tcMar>
              <w:top w:w="100" w:type="dxa"/>
              <w:left w:w="100" w:type="dxa"/>
              <w:bottom w:w="100" w:type="dxa"/>
              <w:right w:w="100" w:type="dxa"/>
            </w:tcMar>
          </w:tcPr>
          <w:p w14:paraId="546D80D2"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07F3D880" w14:textId="77777777" w:rsidR="00FC28F1" w:rsidRPr="00FE5AF5" w:rsidRDefault="00FC28F1">
            <w:pPr>
              <w:widowControl w:val="0"/>
            </w:pPr>
            <w:r w:rsidRPr="00FE5AF5">
              <w:t>Sistema Financiero.</w:t>
            </w:r>
          </w:p>
        </w:tc>
      </w:tr>
      <w:tr w:rsidR="00FC28F1" w:rsidRPr="00FE5AF5" w14:paraId="57F5A501" w14:textId="77777777">
        <w:tc>
          <w:tcPr>
            <w:tcW w:w="2175" w:type="dxa"/>
            <w:tcMar>
              <w:top w:w="100" w:type="dxa"/>
              <w:left w:w="100" w:type="dxa"/>
              <w:bottom w:w="100" w:type="dxa"/>
              <w:right w:w="100" w:type="dxa"/>
            </w:tcMar>
          </w:tcPr>
          <w:p w14:paraId="1F670E7E"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4FA3BF7B" w14:textId="77777777" w:rsidR="00FC28F1" w:rsidRPr="00FE5AF5" w:rsidRDefault="00FC28F1">
            <w:pPr>
              <w:widowControl w:val="0"/>
            </w:pPr>
            <w:r w:rsidRPr="00FE5AF5">
              <w:t>El sistema del sistema intercepta la aplicación de un descuento para verificar si la sesión activa pertenece a un perfil con los permisos adecuados.</w:t>
            </w:r>
          </w:p>
        </w:tc>
      </w:tr>
      <w:tr w:rsidR="00FC28F1" w:rsidRPr="00FE5AF5" w14:paraId="047D0395" w14:textId="77777777">
        <w:tc>
          <w:tcPr>
            <w:tcW w:w="2175" w:type="dxa"/>
            <w:tcMar>
              <w:top w:w="100" w:type="dxa"/>
              <w:left w:w="100" w:type="dxa"/>
              <w:bottom w:w="100" w:type="dxa"/>
              <w:right w:w="100" w:type="dxa"/>
            </w:tcMar>
          </w:tcPr>
          <w:p w14:paraId="05C7F09B"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62662A98" w14:textId="77777777" w:rsidR="00FC28F1" w:rsidRPr="00FE5AF5" w:rsidRDefault="00FC28F1">
            <w:pPr>
              <w:widowControl w:val="0"/>
            </w:pPr>
            <w:r w:rsidRPr="00FE5AF5">
              <w:t>Media.</w:t>
            </w:r>
          </w:p>
        </w:tc>
      </w:tr>
      <w:tr w:rsidR="00FC28F1" w:rsidRPr="00FE5AF5" w14:paraId="6EBE5AE4" w14:textId="77777777">
        <w:tc>
          <w:tcPr>
            <w:tcW w:w="2175" w:type="dxa"/>
            <w:tcMar>
              <w:top w:w="100" w:type="dxa"/>
              <w:left w:w="100" w:type="dxa"/>
              <w:bottom w:w="100" w:type="dxa"/>
              <w:right w:w="100" w:type="dxa"/>
            </w:tcMar>
          </w:tcPr>
          <w:p w14:paraId="4AFF0FFE"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36156B33" w14:textId="77777777" w:rsidR="00FC28F1" w:rsidRPr="00FE5AF5" w:rsidRDefault="00FC28F1">
            <w:pPr>
              <w:widowControl w:val="0"/>
            </w:pPr>
            <w:r w:rsidRPr="00FE5AF5">
              <w:t>El usuario intentó generar un descuento a una Nota de Venta.</w:t>
            </w:r>
          </w:p>
        </w:tc>
      </w:tr>
      <w:tr w:rsidR="00FC28F1" w:rsidRPr="00FE5AF5" w14:paraId="287D079E" w14:textId="77777777">
        <w:tc>
          <w:tcPr>
            <w:tcW w:w="2175" w:type="dxa"/>
            <w:tcMar>
              <w:top w:w="100" w:type="dxa"/>
              <w:left w:w="100" w:type="dxa"/>
              <w:bottom w:w="100" w:type="dxa"/>
              <w:right w:w="100" w:type="dxa"/>
            </w:tcMar>
          </w:tcPr>
          <w:p w14:paraId="17B1D517"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1C489B5D" w14:textId="77777777" w:rsidR="00FC28F1" w:rsidRPr="00FE5AF5" w:rsidRDefault="00FC28F1">
            <w:pPr>
              <w:widowControl w:val="0"/>
            </w:pPr>
            <w:r w:rsidRPr="00FE5AF5">
              <w:t>El sistema detiene el proceso de guardado en la base de datos [Excepción 1], consulta el Rol asociado a la cuenta de usuario activa, luego valida que el Rol sea “Gerencia” para autorizar la operación y guardar el nuevo saldo en la base de datos.</w:t>
            </w:r>
          </w:p>
        </w:tc>
      </w:tr>
      <w:tr w:rsidR="00FC28F1" w:rsidRPr="00FE5AF5" w14:paraId="3B1098B3" w14:textId="77777777">
        <w:tc>
          <w:tcPr>
            <w:tcW w:w="2175" w:type="dxa"/>
            <w:tcMar>
              <w:top w:w="100" w:type="dxa"/>
              <w:left w:w="100" w:type="dxa"/>
              <w:bottom w:w="100" w:type="dxa"/>
              <w:right w:w="100" w:type="dxa"/>
            </w:tcMar>
          </w:tcPr>
          <w:p w14:paraId="5F9A0127"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322B1D52" w14:textId="77777777" w:rsidR="00FC28F1" w:rsidRPr="00FE5AF5" w:rsidRDefault="00FC28F1">
            <w:pPr>
              <w:widowControl w:val="0"/>
            </w:pPr>
            <w:r w:rsidRPr="00FE5AF5">
              <w:t>Excepción 1: Si el usuario no cuenta con los permisos necesarios el sistema bloquea la escritura, borra el descuento de la pantalla y despliega la alerta “Error: No cuenta con los permisos para realizar la operación”.</w:t>
            </w:r>
          </w:p>
        </w:tc>
      </w:tr>
      <w:tr w:rsidR="00FC28F1" w:rsidRPr="00FE5AF5" w14:paraId="6BC60CCE" w14:textId="77777777">
        <w:tc>
          <w:tcPr>
            <w:tcW w:w="2175" w:type="dxa"/>
            <w:tcMar>
              <w:top w:w="100" w:type="dxa"/>
              <w:left w:w="100" w:type="dxa"/>
              <w:bottom w:w="100" w:type="dxa"/>
              <w:right w:w="100" w:type="dxa"/>
            </w:tcMar>
          </w:tcPr>
          <w:p w14:paraId="06BED091"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6153ED5E" w14:textId="77777777" w:rsidR="00FC28F1" w:rsidRPr="00FE5AF5" w:rsidRDefault="00FC28F1">
            <w:pPr>
              <w:widowControl w:val="0"/>
            </w:pPr>
            <w:r w:rsidRPr="00FE5AF5">
              <w:t>El descuento queda oficializado o rechazado.</w:t>
            </w:r>
          </w:p>
        </w:tc>
      </w:tr>
      <w:tr w:rsidR="00FC28F1" w:rsidRPr="00FE5AF5" w14:paraId="14CEEAC2" w14:textId="77777777">
        <w:tc>
          <w:tcPr>
            <w:tcW w:w="2175" w:type="dxa"/>
            <w:tcMar>
              <w:top w:w="100" w:type="dxa"/>
              <w:left w:w="100" w:type="dxa"/>
              <w:bottom w:w="100" w:type="dxa"/>
              <w:right w:w="100" w:type="dxa"/>
            </w:tcMar>
          </w:tcPr>
          <w:p w14:paraId="27E63CFD"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46BE7D04" w14:textId="77777777" w:rsidR="00FC28F1" w:rsidRPr="00FE5AF5" w:rsidRDefault="00FC28F1">
            <w:pPr>
              <w:widowControl w:val="0"/>
            </w:pPr>
            <w:r w:rsidRPr="00FE5AF5">
              <w:t>CU19 - Configurando rebaja comercial en Venta.</w:t>
            </w:r>
          </w:p>
        </w:tc>
      </w:tr>
    </w:tbl>
    <w:p w14:paraId="6110C1F5" w14:textId="77777777" w:rsidR="00FC28F1" w:rsidRPr="00FE5AF5" w:rsidRDefault="00FC28F1" w:rsidP="00FC28F1"/>
    <w:p w14:paraId="5AEDB7A8"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65B76B61" w14:textId="77777777">
        <w:tc>
          <w:tcPr>
            <w:tcW w:w="2175" w:type="dxa"/>
            <w:tcMar>
              <w:top w:w="100" w:type="dxa"/>
              <w:left w:w="100" w:type="dxa"/>
              <w:bottom w:w="100" w:type="dxa"/>
              <w:right w:w="100" w:type="dxa"/>
            </w:tcMar>
          </w:tcPr>
          <w:p w14:paraId="6CAB9832"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0DFAB326" w14:textId="77777777" w:rsidR="00FC28F1" w:rsidRPr="00FE5AF5" w:rsidRDefault="00FC28F1">
            <w:pPr>
              <w:widowControl w:val="0"/>
            </w:pPr>
            <w:r w:rsidRPr="00FE5AF5">
              <w:t xml:space="preserve">Descripción </w:t>
            </w:r>
          </w:p>
        </w:tc>
      </w:tr>
      <w:tr w:rsidR="00FC28F1" w:rsidRPr="00FE5AF5" w14:paraId="171ED693" w14:textId="77777777">
        <w:tc>
          <w:tcPr>
            <w:tcW w:w="2175" w:type="dxa"/>
            <w:tcMar>
              <w:top w:w="100" w:type="dxa"/>
              <w:left w:w="100" w:type="dxa"/>
              <w:bottom w:w="100" w:type="dxa"/>
              <w:right w:w="100" w:type="dxa"/>
            </w:tcMar>
          </w:tcPr>
          <w:p w14:paraId="489F5961"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2434C2B8" w14:textId="77777777" w:rsidR="00FC28F1" w:rsidRPr="00FE5AF5" w:rsidRDefault="00FC28F1">
            <w:pPr>
              <w:widowControl w:val="0"/>
            </w:pPr>
            <w:r w:rsidRPr="00FE5AF5">
              <w:t>CU21 - Vinculando folio de Guia de Despacho.</w:t>
            </w:r>
          </w:p>
        </w:tc>
      </w:tr>
      <w:tr w:rsidR="00FC28F1" w:rsidRPr="00FE5AF5" w14:paraId="7F26196B" w14:textId="77777777">
        <w:tc>
          <w:tcPr>
            <w:tcW w:w="2175" w:type="dxa"/>
            <w:tcMar>
              <w:top w:w="100" w:type="dxa"/>
              <w:left w:w="100" w:type="dxa"/>
              <w:bottom w:w="100" w:type="dxa"/>
              <w:right w:w="100" w:type="dxa"/>
            </w:tcMar>
          </w:tcPr>
          <w:p w14:paraId="151A950E"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37D4F0C9" w14:textId="77777777" w:rsidR="00FC28F1" w:rsidRPr="00FE5AF5" w:rsidRDefault="00FC28F1">
            <w:pPr>
              <w:widowControl w:val="0"/>
            </w:pPr>
            <w:r w:rsidRPr="00FE5AF5">
              <w:t>Usuario de Gerencia o Secretaria.</w:t>
            </w:r>
          </w:p>
        </w:tc>
      </w:tr>
      <w:tr w:rsidR="00FC28F1" w:rsidRPr="00FE5AF5" w14:paraId="77C35E33" w14:textId="77777777">
        <w:tc>
          <w:tcPr>
            <w:tcW w:w="2175" w:type="dxa"/>
            <w:tcMar>
              <w:top w:w="100" w:type="dxa"/>
              <w:left w:w="100" w:type="dxa"/>
              <w:bottom w:w="100" w:type="dxa"/>
              <w:right w:w="100" w:type="dxa"/>
            </w:tcMar>
          </w:tcPr>
          <w:p w14:paraId="73AA2C3B"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626FD821" w14:textId="77777777" w:rsidR="00FC28F1" w:rsidRPr="00FE5AF5" w:rsidRDefault="00FC28F1">
            <w:pPr>
              <w:widowControl w:val="0"/>
            </w:pPr>
            <w:r w:rsidRPr="00FE5AF5">
              <w:t xml:space="preserve">El usuario ingresa el número de seguimiento legal del documento </w:t>
            </w:r>
            <w:r w:rsidRPr="00FE5AF5">
              <w:lastRenderedPageBreak/>
              <w:t>con el que los instaladores movilizaron el producto.</w:t>
            </w:r>
          </w:p>
        </w:tc>
      </w:tr>
      <w:tr w:rsidR="00FC28F1" w:rsidRPr="00FE5AF5" w14:paraId="1AAB35DC" w14:textId="77777777">
        <w:tc>
          <w:tcPr>
            <w:tcW w:w="2175" w:type="dxa"/>
            <w:tcMar>
              <w:top w:w="100" w:type="dxa"/>
              <w:left w:w="100" w:type="dxa"/>
              <w:bottom w:w="100" w:type="dxa"/>
              <w:right w:w="100" w:type="dxa"/>
            </w:tcMar>
          </w:tcPr>
          <w:p w14:paraId="1D01C02B" w14:textId="77777777" w:rsidR="00FC28F1" w:rsidRPr="00FE5AF5" w:rsidRDefault="00FC28F1">
            <w:pPr>
              <w:widowControl w:val="0"/>
            </w:pPr>
            <w:r w:rsidRPr="00FE5AF5">
              <w:lastRenderedPageBreak/>
              <w:t>Frecuencia</w:t>
            </w:r>
          </w:p>
        </w:tc>
        <w:tc>
          <w:tcPr>
            <w:tcW w:w="7185" w:type="dxa"/>
            <w:tcMar>
              <w:top w:w="100" w:type="dxa"/>
              <w:left w:w="100" w:type="dxa"/>
              <w:bottom w:w="100" w:type="dxa"/>
              <w:right w:w="100" w:type="dxa"/>
            </w:tcMar>
          </w:tcPr>
          <w:p w14:paraId="6735EBFD" w14:textId="77777777" w:rsidR="00FC28F1" w:rsidRPr="00FE5AF5" w:rsidRDefault="00FC28F1">
            <w:pPr>
              <w:widowControl w:val="0"/>
            </w:pPr>
            <w:r w:rsidRPr="00FE5AF5">
              <w:t>Alta.</w:t>
            </w:r>
          </w:p>
        </w:tc>
      </w:tr>
      <w:tr w:rsidR="00FC28F1" w:rsidRPr="00FE5AF5" w14:paraId="7BEECD0D" w14:textId="77777777">
        <w:tc>
          <w:tcPr>
            <w:tcW w:w="2175" w:type="dxa"/>
            <w:tcMar>
              <w:top w:w="100" w:type="dxa"/>
              <w:left w:w="100" w:type="dxa"/>
              <w:bottom w:w="100" w:type="dxa"/>
              <w:right w:w="100" w:type="dxa"/>
            </w:tcMar>
          </w:tcPr>
          <w:p w14:paraId="353DF072"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243E0FBF" w14:textId="77777777" w:rsidR="00FC28F1" w:rsidRPr="00FE5AF5" w:rsidRDefault="00FC28F1">
            <w:pPr>
              <w:widowControl w:val="0"/>
            </w:pPr>
            <w:r w:rsidRPr="00FE5AF5">
              <w:t>La Nota de Venta debe existir y estar guardada.</w:t>
            </w:r>
          </w:p>
        </w:tc>
      </w:tr>
      <w:tr w:rsidR="00FC28F1" w:rsidRPr="00FE5AF5" w14:paraId="7A36941F" w14:textId="77777777">
        <w:tc>
          <w:tcPr>
            <w:tcW w:w="2175" w:type="dxa"/>
            <w:tcMar>
              <w:top w:w="100" w:type="dxa"/>
              <w:left w:w="100" w:type="dxa"/>
              <w:bottom w:w="100" w:type="dxa"/>
              <w:right w:w="100" w:type="dxa"/>
            </w:tcMar>
          </w:tcPr>
          <w:p w14:paraId="133D748B"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37ACC60C" w14:textId="77777777" w:rsidR="00FC28F1" w:rsidRPr="00FE5AF5" w:rsidRDefault="00FC28F1">
            <w:pPr>
              <w:widowControl w:val="0"/>
            </w:pPr>
            <w:r w:rsidRPr="00FE5AF5">
              <w:t>El usuario ingresa a la sección “Documentos de Tránsito” en la Nota de Venta, digita el número de folio Alfanumérico. El sistema guarda el folio asociándolo permanentemente a la Nota de Venta para futura trazabilidad operativa.</w:t>
            </w:r>
          </w:p>
        </w:tc>
      </w:tr>
      <w:tr w:rsidR="00FC28F1" w:rsidRPr="00FE5AF5" w14:paraId="63C58843" w14:textId="77777777">
        <w:tc>
          <w:tcPr>
            <w:tcW w:w="2175" w:type="dxa"/>
            <w:tcMar>
              <w:top w:w="100" w:type="dxa"/>
              <w:left w:w="100" w:type="dxa"/>
              <w:bottom w:w="100" w:type="dxa"/>
              <w:right w:w="100" w:type="dxa"/>
            </w:tcMar>
          </w:tcPr>
          <w:p w14:paraId="1ADD5A55" w14:textId="77777777" w:rsidR="00FC28F1" w:rsidRPr="00FE5AF5" w:rsidRDefault="00FC28F1">
            <w:pPr>
              <w:widowControl w:val="0"/>
            </w:pPr>
            <w:r w:rsidRPr="00FE5AF5">
              <w:t>Excepciones</w:t>
            </w:r>
          </w:p>
        </w:tc>
        <w:tc>
          <w:tcPr>
            <w:tcW w:w="7185" w:type="dxa"/>
            <w:tcMar>
              <w:top w:w="100" w:type="dxa"/>
              <w:left w:w="100" w:type="dxa"/>
              <w:bottom w:w="100" w:type="dxa"/>
              <w:right w:w="100" w:type="dxa"/>
            </w:tcMar>
          </w:tcPr>
          <w:p w14:paraId="38DF261A" w14:textId="77777777" w:rsidR="00FC28F1" w:rsidRPr="00FE5AF5" w:rsidRDefault="00FC28F1">
            <w:pPr>
              <w:widowControl w:val="0"/>
            </w:pPr>
          </w:p>
        </w:tc>
      </w:tr>
      <w:tr w:rsidR="00FC28F1" w:rsidRPr="00FE5AF5" w14:paraId="219C0871" w14:textId="77777777">
        <w:tc>
          <w:tcPr>
            <w:tcW w:w="2175" w:type="dxa"/>
            <w:tcMar>
              <w:top w:w="100" w:type="dxa"/>
              <w:left w:w="100" w:type="dxa"/>
              <w:bottom w:w="100" w:type="dxa"/>
              <w:right w:w="100" w:type="dxa"/>
            </w:tcMar>
          </w:tcPr>
          <w:p w14:paraId="2C0963DC"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7F48A983" w14:textId="77777777" w:rsidR="00FC28F1" w:rsidRPr="00FE5AF5" w:rsidRDefault="00FC28F1">
            <w:pPr>
              <w:widowControl w:val="0"/>
            </w:pPr>
            <w:r w:rsidRPr="00FE5AF5">
              <w:t>La venta cuenta con trazabilidad logística para ser consultada.</w:t>
            </w:r>
          </w:p>
        </w:tc>
      </w:tr>
      <w:tr w:rsidR="00FC28F1" w:rsidRPr="00FE5AF5" w14:paraId="37AE43EB" w14:textId="77777777">
        <w:tc>
          <w:tcPr>
            <w:tcW w:w="2175" w:type="dxa"/>
            <w:tcMar>
              <w:top w:w="100" w:type="dxa"/>
              <w:left w:w="100" w:type="dxa"/>
              <w:bottom w:w="100" w:type="dxa"/>
              <w:right w:w="100" w:type="dxa"/>
            </w:tcMar>
          </w:tcPr>
          <w:p w14:paraId="79FCA8A5"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6CDEBAB9" w14:textId="77777777" w:rsidR="00FC28F1" w:rsidRPr="00FE5AF5" w:rsidRDefault="00FC28F1">
            <w:pPr>
              <w:widowControl w:val="0"/>
            </w:pPr>
          </w:p>
        </w:tc>
      </w:tr>
    </w:tbl>
    <w:p w14:paraId="337059D3" w14:textId="77777777" w:rsidR="00FC28F1" w:rsidRPr="00FE5AF5" w:rsidRDefault="00FC28F1" w:rsidP="00FC28F1"/>
    <w:p w14:paraId="7832CA1E"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122875CF" w14:textId="77777777">
        <w:tc>
          <w:tcPr>
            <w:tcW w:w="2175" w:type="dxa"/>
            <w:tcMar>
              <w:top w:w="100" w:type="dxa"/>
              <w:left w:w="100" w:type="dxa"/>
              <w:bottom w:w="100" w:type="dxa"/>
              <w:right w:w="100" w:type="dxa"/>
            </w:tcMar>
          </w:tcPr>
          <w:p w14:paraId="4F80D244"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1C0F4DCD" w14:textId="77777777" w:rsidR="00FC28F1" w:rsidRPr="00FE5AF5" w:rsidRDefault="00FC28F1">
            <w:pPr>
              <w:widowControl w:val="0"/>
            </w:pPr>
            <w:r w:rsidRPr="00FE5AF5">
              <w:t xml:space="preserve">Descripción </w:t>
            </w:r>
          </w:p>
        </w:tc>
      </w:tr>
      <w:tr w:rsidR="00FC28F1" w:rsidRPr="00FE5AF5" w14:paraId="3E3089F8" w14:textId="77777777">
        <w:tc>
          <w:tcPr>
            <w:tcW w:w="2175" w:type="dxa"/>
            <w:tcMar>
              <w:top w:w="100" w:type="dxa"/>
              <w:left w:w="100" w:type="dxa"/>
              <w:bottom w:w="100" w:type="dxa"/>
              <w:right w:w="100" w:type="dxa"/>
            </w:tcMar>
          </w:tcPr>
          <w:p w14:paraId="353C52DA"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66434810" w14:textId="77777777" w:rsidR="00FC28F1" w:rsidRPr="00FE5AF5" w:rsidRDefault="00FC28F1">
            <w:pPr>
              <w:widowControl w:val="0"/>
            </w:pPr>
            <w:r w:rsidRPr="00FE5AF5">
              <w:t>CU22 - Vinculando folio de Factura Electrónica.</w:t>
            </w:r>
          </w:p>
        </w:tc>
      </w:tr>
      <w:tr w:rsidR="00FC28F1" w:rsidRPr="00FE5AF5" w14:paraId="074636BC" w14:textId="77777777">
        <w:tc>
          <w:tcPr>
            <w:tcW w:w="2175" w:type="dxa"/>
            <w:tcMar>
              <w:top w:w="100" w:type="dxa"/>
              <w:left w:w="100" w:type="dxa"/>
              <w:bottom w:w="100" w:type="dxa"/>
              <w:right w:w="100" w:type="dxa"/>
            </w:tcMar>
          </w:tcPr>
          <w:p w14:paraId="6729C81B"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48EEABEB" w14:textId="77777777" w:rsidR="00FC28F1" w:rsidRPr="00FE5AF5" w:rsidRDefault="00FC28F1">
            <w:pPr>
              <w:widowControl w:val="0"/>
            </w:pPr>
            <w:r w:rsidRPr="00FE5AF5">
              <w:t>Usuario de Gerencia o Secretaria.</w:t>
            </w:r>
          </w:p>
        </w:tc>
      </w:tr>
      <w:tr w:rsidR="00FC28F1" w:rsidRPr="00FE5AF5" w14:paraId="33A79E4C" w14:textId="77777777">
        <w:tc>
          <w:tcPr>
            <w:tcW w:w="2175" w:type="dxa"/>
            <w:tcMar>
              <w:top w:w="100" w:type="dxa"/>
              <w:left w:w="100" w:type="dxa"/>
              <w:bottom w:w="100" w:type="dxa"/>
              <w:right w:w="100" w:type="dxa"/>
            </w:tcMar>
          </w:tcPr>
          <w:p w14:paraId="2BAE6E0A"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5DC041C2" w14:textId="77777777" w:rsidR="00FC28F1" w:rsidRPr="00FE5AF5" w:rsidRDefault="00FC28F1">
            <w:pPr>
              <w:widowControl w:val="0"/>
            </w:pPr>
            <w:r w:rsidRPr="00FE5AF5">
              <w:t>El usuario ingresa el o los números de factura emitidos por el SII asociados a este proyecto. Esto cambia el estado tributario del documento interno.</w:t>
            </w:r>
          </w:p>
        </w:tc>
      </w:tr>
      <w:tr w:rsidR="00FC28F1" w:rsidRPr="00FE5AF5" w14:paraId="50F4EAF5" w14:textId="77777777">
        <w:tc>
          <w:tcPr>
            <w:tcW w:w="2175" w:type="dxa"/>
            <w:tcMar>
              <w:top w:w="100" w:type="dxa"/>
              <w:left w:w="100" w:type="dxa"/>
              <w:bottom w:w="100" w:type="dxa"/>
              <w:right w:w="100" w:type="dxa"/>
            </w:tcMar>
          </w:tcPr>
          <w:p w14:paraId="407095E3"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3A32FBDC" w14:textId="77777777" w:rsidR="00FC28F1" w:rsidRPr="00FE5AF5" w:rsidRDefault="00FC28F1">
            <w:pPr>
              <w:widowControl w:val="0"/>
            </w:pPr>
            <w:r w:rsidRPr="00FE5AF5">
              <w:t>Alto.</w:t>
            </w:r>
          </w:p>
        </w:tc>
      </w:tr>
      <w:tr w:rsidR="00FC28F1" w:rsidRPr="00FE5AF5" w14:paraId="58886C67" w14:textId="77777777">
        <w:tc>
          <w:tcPr>
            <w:tcW w:w="2175" w:type="dxa"/>
            <w:tcMar>
              <w:top w:w="100" w:type="dxa"/>
              <w:left w:w="100" w:type="dxa"/>
              <w:bottom w:w="100" w:type="dxa"/>
              <w:right w:w="100" w:type="dxa"/>
            </w:tcMar>
          </w:tcPr>
          <w:p w14:paraId="5EE69025"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4E34BECC" w14:textId="77777777" w:rsidR="00FC28F1" w:rsidRPr="00FE5AF5" w:rsidRDefault="00FC28F1">
            <w:pPr>
              <w:widowControl w:val="0"/>
            </w:pPr>
            <w:r w:rsidRPr="00FE5AF5">
              <w:t>La Nota de Venta debe existir.</w:t>
            </w:r>
          </w:p>
        </w:tc>
      </w:tr>
      <w:tr w:rsidR="00FC28F1" w:rsidRPr="00FE5AF5" w14:paraId="05171E58" w14:textId="77777777">
        <w:tc>
          <w:tcPr>
            <w:tcW w:w="2175" w:type="dxa"/>
            <w:tcMar>
              <w:top w:w="100" w:type="dxa"/>
              <w:left w:w="100" w:type="dxa"/>
              <w:bottom w:w="100" w:type="dxa"/>
              <w:right w:w="100" w:type="dxa"/>
            </w:tcMar>
          </w:tcPr>
          <w:p w14:paraId="04B39286"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7808CFC1" w14:textId="77777777" w:rsidR="00FC28F1" w:rsidRPr="00FE5AF5" w:rsidRDefault="00FC28F1">
            <w:pPr>
              <w:widowControl w:val="0"/>
            </w:pPr>
            <w:r w:rsidRPr="00FE5AF5">
              <w:t xml:space="preserve">El usuario ubica la sección “Documentos Tributarios” en la Nota de Venta y digita el folio de la Factura. El sistema almacena el </w:t>
            </w:r>
            <w:r w:rsidRPr="00FE5AF5">
              <w:lastRenderedPageBreak/>
              <w:t>folio y marca internamente esta Nota de Venta con la etiqueta de “Documento Facturado”.</w:t>
            </w:r>
          </w:p>
        </w:tc>
      </w:tr>
      <w:tr w:rsidR="00FC28F1" w:rsidRPr="00FE5AF5" w14:paraId="4D87E154" w14:textId="77777777">
        <w:tc>
          <w:tcPr>
            <w:tcW w:w="2175" w:type="dxa"/>
            <w:tcMar>
              <w:top w:w="100" w:type="dxa"/>
              <w:left w:w="100" w:type="dxa"/>
              <w:bottom w:w="100" w:type="dxa"/>
              <w:right w:w="100" w:type="dxa"/>
            </w:tcMar>
          </w:tcPr>
          <w:p w14:paraId="62F3D9ED" w14:textId="77777777" w:rsidR="00FC28F1" w:rsidRPr="00FE5AF5" w:rsidRDefault="00FC28F1">
            <w:pPr>
              <w:widowControl w:val="0"/>
            </w:pPr>
            <w:r w:rsidRPr="00FE5AF5">
              <w:lastRenderedPageBreak/>
              <w:t>Excepciones</w:t>
            </w:r>
          </w:p>
        </w:tc>
        <w:tc>
          <w:tcPr>
            <w:tcW w:w="7185" w:type="dxa"/>
            <w:tcMar>
              <w:top w:w="100" w:type="dxa"/>
              <w:left w:w="100" w:type="dxa"/>
              <w:bottom w:w="100" w:type="dxa"/>
              <w:right w:w="100" w:type="dxa"/>
            </w:tcMar>
          </w:tcPr>
          <w:p w14:paraId="3FFC4FA2" w14:textId="77777777" w:rsidR="00FC28F1" w:rsidRPr="00FE5AF5" w:rsidRDefault="00FC28F1">
            <w:pPr>
              <w:widowControl w:val="0"/>
            </w:pPr>
          </w:p>
        </w:tc>
      </w:tr>
      <w:tr w:rsidR="00FC28F1" w:rsidRPr="00FE5AF5" w14:paraId="165AAB0A" w14:textId="77777777">
        <w:tc>
          <w:tcPr>
            <w:tcW w:w="2175" w:type="dxa"/>
            <w:tcMar>
              <w:top w:w="100" w:type="dxa"/>
              <w:left w:w="100" w:type="dxa"/>
              <w:bottom w:w="100" w:type="dxa"/>
              <w:right w:w="100" w:type="dxa"/>
            </w:tcMar>
          </w:tcPr>
          <w:p w14:paraId="70DC276F"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48E1B7F2" w14:textId="77777777" w:rsidR="00FC28F1" w:rsidRPr="00FE5AF5" w:rsidRDefault="00FC28F1">
            <w:pPr>
              <w:widowControl w:val="0"/>
            </w:pPr>
            <w:r w:rsidRPr="00FE5AF5">
              <w:t>La venta queda respaldada tributariamente. Esta acción condiciona cómo el sistema actuará en caso de futuras anulaciones.</w:t>
            </w:r>
          </w:p>
        </w:tc>
      </w:tr>
      <w:tr w:rsidR="00FC28F1" w:rsidRPr="00FE5AF5" w14:paraId="251870D9" w14:textId="77777777">
        <w:tc>
          <w:tcPr>
            <w:tcW w:w="2175" w:type="dxa"/>
            <w:tcMar>
              <w:top w:w="100" w:type="dxa"/>
              <w:left w:w="100" w:type="dxa"/>
              <w:bottom w:w="100" w:type="dxa"/>
              <w:right w:w="100" w:type="dxa"/>
            </w:tcMar>
          </w:tcPr>
          <w:p w14:paraId="2F60563B"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1DD8E6BC" w14:textId="77777777" w:rsidR="00FC28F1" w:rsidRPr="00FE5AF5" w:rsidRDefault="00FC28F1">
            <w:pPr>
              <w:widowControl w:val="0"/>
            </w:pPr>
          </w:p>
        </w:tc>
      </w:tr>
    </w:tbl>
    <w:p w14:paraId="35ADF14D" w14:textId="77777777" w:rsidR="00FC28F1" w:rsidRPr="00FE5AF5" w:rsidRDefault="00FC28F1" w:rsidP="00FC28F1"/>
    <w:p w14:paraId="6D0EE0D9" w14:textId="77777777" w:rsidR="00FC28F1" w:rsidRPr="00FE5AF5" w:rsidRDefault="00FC28F1" w:rsidP="00FC28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FC28F1" w:rsidRPr="00FE5AF5" w14:paraId="208E946C" w14:textId="77777777">
        <w:tc>
          <w:tcPr>
            <w:tcW w:w="2175" w:type="dxa"/>
            <w:tcMar>
              <w:top w:w="100" w:type="dxa"/>
              <w:left w:w="100" w:type="dxa"/>
              <w:bottom w:w="100" w:type="dxa"/>
              <w:right w:w="100" w:type="dxa"/>
            </w:tcMar>
          </w:tcPr>
          <w:p w14:paraId="6ED4E8C7" w14:textId="77777777" w:rsidR="00FC28F1" w:rsidRPr="00FE5AF5" w:rsidRDefault="00FC28F1">
            <w:pPr>
              <w:widowControl w:val="0"/>
            </w:pPr>
            <w:r w:rsidRPr="00FE5AF5">
              <w:t>Campo</w:t>
            </w:r>
          </w:p>
        </w:tc>
        <w:tc>
          <w:tcPr>
            <w:tcW w:w="7185" w:type="dxa"/>
            <w:tcMar>
              <w:top w:w="100" w:type="dxa"/>
              <w:left w:w="100" w:type="dxa"/>
              <w:bottom w:w="100" w:type="dxa"/>
              <w:right w:w="100" w:type="dxa"/>
            </w:tcMar>
          </w:tcPr>
          <w:p w14:paraId="78F3158C" w14:textId="77777777" w:rsidR="00FC28F1" w:rsidRPr="00FE5AF5" w:rsidRDefault="00FC28F1">
            <w:pPr>
              <w:widowControl w:val="0"/>
            </w:pPr>
            <w:r w:rsidRPr="00FE5AF5">
              <w:t xml:space="preserve">Descripción </w:t>
            </w:r>
          </w:p>
        </w:tc>
      </w:tr>
      <w:tr w:rsidR="00FC28F1" w:rsidRPr="00FE5AF5" w14:paraId="61F13D1F" w14:textId="77777777">
        <w:tc>
          <w:tcPr>
            <w:tcW w:w="2175" w:type="dxa"/>
            <w:tcMar>
              <w:top w:w="100" w:type="dxa"/>
              <w:left w:w="100" w:type="dxa"/>
              <w:bottom w:w="100" w:type="dxa"/>
              <w:right w:w="100" w:type="dxa"/>
            </w:tcMar>
          </w:tcPr>
          <w:p w14:paraId="18E0B0C1" w14:textId="77777777" w:rsidR="00FC28F1" w:rsidRPr="00FE5AF5" w:rsidRDefault="00FC28F1">
            <w:pPr>
              <w:widowControl w:val="0"/>
            </w:pPr>
            <w:r w:rsidRPr="00FE5AF5">
              <w:t>Nombre</w:t>
            </w:r>
          </w:p>
        </w:tc>
        <w:tc>
          <w:tcPr>
            <w:tcW w:w="7185" w:type="dxa"/>
            <w:tcMar>
              <w:top w:w="100" w:type="dxa"/>
              <w:left w:w="100" w:type="dxa"/>
              <w:bottom w:w="100" w:type="dxa"/>
              <w:right w:w="100" w:type="dxa"/>
            </w:tcMar>
          </w:tcPr>
          <w:p w14:paraId="7EE99475" w14:textId="77777777" w:rsidR="00FC28F1" w:rsidRPr="00FE5AF5" w:rsidRDefault="00FC28F1">
            <w:pPr>
              <w:widowControl w:val="0"/>
            </w:pPr>
            <w:r w:rsidRPr="00FE5AF5">
              <w:t>CU23 - Anulando Nota de Venta estándar.</w:t>
            </w:r>
          </w:p>
        </w:tc>
      </w:tr>
      <w:tr w:rsidR="00FC28F1" w:rsidRPr="00FE5AF5" w14:paraId="39456300" w14:textId="77777777">
        <w:tc>
          <w:tcPr>
            <w:tcW w:w="2175" w:type="dxa"/>
            <w:tcMar>
              <w:top w:w="100" w:type="dxa"/>
              <w:left w:w="100" w:type="dxa"/>
              <w:bottom w:w="100" w:type="dxa"/>
              <w:right w:w="100" w:type="dxa"/>
            </w:tcMar>
          </w:tcPr>
          <w:p w14:paraId="7EC2A866" w14:textId="77777777" w:rsidR="00FC28F1" w:rsidRPr="00FE5AF5" w:rsidRDefault="00FC28F1">
            <w:pPr>
              <w:widowControl w:val="0"/>
            </w:pPr>
            <w:r w:rsidRPr="00FE5AF5">
              <w:t>Actor(es)</w:t>
            </w:r>
          </w:p>
        </w:tc>
        <w:tc>
          <w:tcPr>
            <w:tcW w:w="7185" w:type="dxa"/>
            <w:tcMar>
              <w:top w:w="100" w:type="dxa"/>
              <w:left w:w="100" w:type="dxa"/>
              <w:bottom w:w="100" w:type="dxa"/>
              <w:right w:w="100" w:type="dxa"/>
            </w:tcMar>
          </w:tcPr>
          <w:p w14:paraId="0CC33E9A" w14:textId="77777777" w:rsidR="00FC28F1" w:rsidRPr="00FE5AF5" w:rsidRDefault="00FC28F1">
            <w:pPr>
              <w:widowControl w:val="0"/>
            </w:pPr>
            <w:r w:rsidRPr="00FE5AF5">
              <w:t>Usuario de Gerencia.</w:t>
            </w:r>
          </w:p>
        </w:tc>
      </w:tr>
      <w:tr w:rsidR="00FC28F1" w:rsidRPr="00FE5AF5" w14:paraId="2EE2591C" w14:textId="77777777">
        <w:tc>
          <w:tcPr>
            <w:tcW w:w="2175" w:type="dxa"/>
            <w:tcMar>
              <w:top w:w="100" w:type="dxa"/>
              <w:left w:w="100" w:type="dxa"/>
              <w:bottom w:w="100" w:type="dxa"/>
              <w:right w:w="100" w:type="dxa"/>
            </w:tcMar>
          </w:tcPr>
          <w:p w14:paraId="35F3D4A9" w14:textId="77777777" w:rsidR="00FC28F1" w:rsidRPr="00FE5AF5" w:rsidRDefault="00FC28F1">
            <w:pPr>
              <w:widowControl w:val="0"/>
            </w:pPr>
            <w:r w:rsidRPr="00FE5AF5">
              <w:t>Resumen</w:t>
            </w:r>
          </w:p>
        </w:tc>
        <w:tc>
          <w:tcPr>
            <w:tcW w:w="7185" w:type="dxa"/>
            <w:tcMar>
              <w:top w:w="100" w:type="dxa"/>
              <w:left w:w="100" w:type="dxa"/>
              <w:bottom w:w="100" w:type="dxa"/>
              <w:right w:w="100" w:type="dxa"/>
            </w:tcMar>
          </w:tcPr>
          <w:p w14:paraId="6632332E" w14:textId="77777777" w:rsidR="00FC28F1" w:rsidRPr="00FE5AF5" w:rsidRDefault="00FC28F1">
            <w:pPr>
              <w:widowControl w:val="0"/>
            </w:pPr>
            <w:r w:rsidRPr="00FE5AF5">
              <w:t>El usuario cancela un contrato de venta que aún no ha sido facturado, permitiendo una anulación directa y limpiando las métricas financieras.</w:t>
            </w:r>
          </w:p>
        </w:tc>
      </w:tr>
      <w:tr w:rsidR="00FC28F1" w:rsidRPr="00FE5AF5" w14:paraId="52F38446" w14:textId="77777777">
        <w:tc>
          <w:tcPr>
            <w:tcW w:w="2175" w:type="dxa"/>
            <w:tcMar>
              <w:top w:w="100" w:type="dxa"/>
              <w:left w:w="100" w:type="dxa"/>
              <w:bottom w:w="100" w:type="dxa"/>
              <w:right w:w="100" w:type="dxa"/>
            </w:tcMar>
          </w:tcPr>
          <w:p w14:paraId="3C814224" w14:textId="77777777" w:rsidR="00FC28F1" w:rsidRPr="00FE5AF5" w:rsidRDefault="00FC28F1">
            <w:pPr>
              <w:widowControl w:val="0"/>
            </w:pPr>
            <w:r w:rsidRPr="00FE5AF5">
              <w:t>Frecuencia</w:t>
            </w:r>
          </w:p>
        </w:tc>
        <w:tc>
          <w:tcPr>
            <w:tcW w:w="7185" w:type="dxa"/>
            <w:tcMar>
              <w:top w:w="100" w:type="dxa"/>
              <w:left w:w="100" w:type="dxa"/>
              <w:bottom w:w="100" w:type="dxa"/>
              <w:right w:w="100" w:type="dxa"/>
            </w:tcMar>
          </w:tcPr>
          <w:p w14:paraId="45D3370B" w14:textId="77777777" w:rsidR="00FC28F1" w:rsidRPr="00FE5AF5" w:rsidRDefault="00FC28F1">
            <w:pPr>
              <w:widowControl w:val="0"/>
            </w:pPr>
            <w:r w:rsidRPr="00FE5AF5">
              <w:t>Baja.</w:t>
            </w:r>
          </w:p>
        </w:tc>
      </w:tr>
      <w:tr w:rsidR="00FC28F1" w:rsidRPr="00FE5AF5" w14:paraId="12D74B55" w14:textId="77777777">
        <w:tc>
          <w:tcPr>
            <w:tcW w:w="2175" w:type="dxa"/>
            <w:tcMar>
              <w:top w:w="100" w:type="dxa"/>
              <w:left w:w="100" w:type="dxa"/>
              <w:bottom w:w="100" w:type="dxa"/>
              <w:right w:w="100" w:type="dxa"/>
            </w:tcMar>
          </w:tcPr>
          <w:p w14:paraId="6326651E" w14:textId="77777777" w:rsidR="00FC28F1" w:rsidRPr="00FE5AF5" w:rsidRDefault="00FC28F1">
            <w:pPr>
              <w:widowControl w:val="0"/>
            </w:pPr>
            <w:r w:rsidRPr="00FE5AF5">
              <w:t>Precondiciones</w:t>
            </w:r>
          </w:p>
        </w:tc>
        <w:tc>
          <w:tcPr>
            <w:tcW w:w="7185" w:type="dxa"/>
            <w:tcMar>
              <w:top w:w="100" w:type="dxa"/>
              <w:left w:w="100" w:type="dxa"/>
              <w:bottom w:w="100" w:type="dxa"/>
              <w:right w:w="100" w:type="dxa"/>
            </w:tcMar>
          </w:tcPr>
          <w:p w14:paraId="53021B1F" w14:textId="77777777" w:rsidR="00FC28F1" w:rsidRPr="00FE5AF5" w:rsidRDefault="00FC28F1">
            <w:pPr>
              <w:widowControl w:val="0"/>
            </w:pPr>
            <w:r w:rsidRPr="00FE5AF5">
              <w:t>La Nota de Venta no debe tener la etiqueta “Documento Facturado”.</w:t>
            </w:r>
          </w:p>
        </w:tc>
      </w:tr>
      <w:tr w:rsidR="00FC28F1" w:rsidRPr="00FE5AF5" w14:paraId="06CC7A9C" w14:textId="77777777">
        <w:tc>
          <w:tcPr>
            <w:tcW w:w="2175" w:type="dxa"/>
            <w:tcMar>
              <w:top w:w="100" w:type="dxa"/>
              <w:left w:w="100" w:type="dxa"/>
              <w:bottom w:w="100" w:type="dxa"/>
              <w:right w:w="100" w:type="dxa"/>
            </w:tcMar>
          </w:tcPr>
          <w:p w14:paraId="6871B1E6" w14:textId="77777777" w:rsidR="00FC28F1" w:rsidRPr="00FE5AF5" w:rsidRDefault="00FC28F1">
            <w:pPr>
              <w:widowControl w:val="0"/>
            </w:pPr>
            <w:r w:rsidRPr="00FE5AF5">
              <w:t>Descripciones</w:t>
            </w:r>
          </w:p>
        </w:tc>
        <w:tc>
          <w:tcPr>
            <w:tcW w:w="7185" w:type="dxa"/>
            <w:tcMar>
              <w:top w:w="100" w:type="dxa"/>
              <w:left w:w="100" w:type="dxa"/>
              <w:bottom w:w="100" w:type="dxa"/>
              <w:right w:w="100" w:type="dxa"/>
            </w:tcMar>
          </w:tcPr>
          <w:p w14:paraId="6CC2C355" w14:textId="77777777" w:rsidR="00FC28F1" w:rsidRPr="00FE5AF5" w:rsidRDefault="00FC28F1">
            <w:pPr>
              <w:widowControl w:val="0"/>
            </w:pPr>
            <w:r w:rsidRPr="00FE5AF5">
              <w:t>El usuario presiona el botón “Anular Venta”. El sistema evalúa el estado tributario y detecta que no existe factura asociada [Excepción 1], luego solicita confirmación visual “¿Está seguro de anular esta venta?”. El usuario confirma la anulación y el sistema cambia el estado a “Anulada” forzando los totales e impuestos a cero.</w:t>
            </w:r>
          </w:p>
        </w:tc>
      </w:tr>
      <w:tr w:rsidR="00FC28F1" w:rsidRPr="00FE5AF5" w14:paraId="62176D1C" w14:textId="77777777">
        <w:tc>
          <w:tcPr>
            <w:tcW w:w="2175" w:type="dxa"/>
            <w:tcMar>
              <w:top w:w="100" w:type="dxa"/>
              <w:left w:w="100" w:type="dxa"/>
              <w:bottom w:w="100" w:type="dxa"/>
              <w:right w:w="100" w:type="dxa"/>
            </w:tcMar>
          </w:tcPr>
          <w:p w14:paraId="6D886758" w14:textId="77777777" w:rsidR="00FC28F1" w:rsidRPr="00FE5AF5" w:rsidRDefault="00FC28F1">
            <w:pPr>
              <w:widowControl w:val="0"/>
            </w:pPr>
            <w:r w:rsidRPr="00FE5AF5">
              <w:lastRenderedPageBreak/>
              <w:t>Excepciones</w:t>
            </w:r>
          </w:p>
        </w:tc>
        <w:tc>
          <w:tcPr>
            <w:tcW w:w="7185" w:type="dxa"/>
            <w:tcMar>
              <w:top w:w="100" w:type="dxa"/>
              <w:left w:w="100" w:type="dxa"/>
              <w:bottom w:w="100" w:type="dxa"/>
              <w:right w:w="100" w:type="dxa"/>
            </w:tcMar>
          </w:tcPr>
          <w:p w14:paraId="24F18F69" w14:textId="77777777" w:rsidR="00FC28F1" w:rsidRPr="00FE5AF5" w:rsidRDefault="00FC28F1">
            <w:pPr>
              <w:widowControl w:val="0"/>
            </w:pPr>
            <w:r w:rsidRPr="00FE5AF5">
              <w:t>Excepción 1: Si el sistema detecta un folio de factura ingresado previamente, detiene el caso de uso y redirige el flujo de anulación con requerimientos tributarios.</w:t>
            </w:r>
          </w:p>
        </w:tc>
      </w:tr>
      <w:tr w:rsidR="00FC28F1" w:rsidRPr="00FE5AF5" w14:paraId="10773D19" w14:textId="77777777">
        <w:tc>
          <w:tcPr>
            <w:tcW w:w="2175" w:type="dxa"/>
            <w:tcMar>
              <w:top w:w="100" w:type="dxa"/>
              <w:left w:w="100" w:type="dxa"/>
              <w:bottom w:w="100" w:type="dxa"/>
              <w:right w:w="100" w:type="dxa"/>
            </w:tcMar>
          </w:tcPr>
          <w:p w14:paraId="37C1AD54" w14:textId="77777777" w:rsidR="00FC28F1" w:rsidRPr="00FE5AF5" w:rsidRDefault="00FC28F1">
            <w:pPr>
              <w:widowControl w:val="0"/>
            </w:pPr>
            <w:r w:rsidRPr="00FE5AF5">
              <w:t>Postcondiciones</w:t>
            </w:r>
          </w:p>
        </w:tc>
        <w:tc>
          <w:tcPr>
            <w:tcW w:w="7185" w:type="dxa"/>
            <w:tcMar>
              <w:top w:w="100" w:type="dxa"/>
              <w:left w:w="100" w:type="dxa"/>
              <w:bottom w:w="100" w:type="dxa"/>
              <w:right w:w="100" w:type="dxa"/>
            </w:tcMar>
          </w:tcPr>
          <w:p w14:paraId="1C234769" w14:textId="77777777" w:rsidR="00FC28F1" w:rsidRPr="00FE5AF5" w:rsidRDefault="00FC28F1">
            <w:pPr>
              <w:widowControl w:val="0"/>
            </w:pPr>
            <w:r w:rsidRPr="00FE5AF5">
              <w:t>El registro queda nulo y deja de considerarse en los reportes de ingresos.</w:t>
            </w:r>
          </w:p>
        </w:tc>
      </w:tr>
      <w:tr w:rsidR="00FC28F1" w:rsidRPr="00FE5AF5" w14:paraId="0030EF67" w14:textId="77777777">
        <w:tc>
          <w:tcPr>
            <w:tcW w:w="2175" w:type="dxa"/>
            <w:tcMar>
              <w:top w:w="100" w:type="dxa"/>
              <w:left w:w="100" w:type="dxa"/>
              <w:bottom w:w="100" w:type="dxa"/>
              <w:right w:w="100" w:type="dxa"/>
            </w:tcMar>
          </w:tcPr>
          <w:p w14:paraId="496F932A" w14:textId="77777777" w:rsidR="00FC28F1" w:rsidRPr="00FE5AF5" w:rsidRDefault="00FC28F1">
            <w:pPr>
              <w:widowControl w:val="0"/>
            </w:pPr>
            <w:r w:rsidRPr="00FE5AF5">
              <w:t>Dependencias</w:t>
            </w:r>
          </w:p>
        </w:tc>
        <w:tc>
          <w:tcPr>
            <w:tcW w:w="7185" w:type="dxa"/>
            <w:tcMar>
              <w:top w:w="100" w:type="dxa"/>
              <w:left w:w="100" w:type="dxa"/>
              <w:bottom w:w="100" w:type="dxa"/>
              <w:right w:w="100" w:type="dxa"/>
            </w:tcMar>
          </w:tcPr>
          <w:p w14:paraId="586D9D1B" w14:textId="77777777" w:rsidR="00FC28F1" w:rsidRPr="00FE5AF5" w:rsidRDefault="00FC28F1">
            <w:pPr>
              <w:widowControl w:val="0"/>
            </w:pPr>
            <w:r w:rsidRPr="00FE5AF5">
              <w:t>CU22 - Vinculando folio de Factura Electrónica.</w:t>
            </w:r>
          </w:p>
        </w:tc>
      </w:tr>
    </w:tbl>
    <w:p w14:paraId="705CE6AE" w14:textId="77777777" w:rsidR="00FC28F1" w:rsidRPr="00FE5AF5" w:rsidRDefault="00FC28F1" w:rsidP="00FC28F1"/>
    <w:tbl>
      <w:tblPr>
        <w:tblW w:w="0" w:type="auto"/>
        <w:tblLook w:val="06A0" w:firstRow="1" w:lastRow="0" w:firstColumn="1" w:lastColumn="0" w:noHBand="1" w:noVBand="1"/>
      </w:tblPr>
      <w:tblGrid>
        <w:gridCol w:w="2130"/>
        <w:gridCol w:w="7254"/>
      </w:tblGrid>
      <w:tr w:rsidR="7685B612" w14:paraId="7914416A" w14:textId="77777777" w:rsidTr="7685B612">
        <w:trPr>
          <w:trHeight w:val="300"/>
        </w:trPr>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5BCFDC" w14:textId="003C9551" w:rsidR="7685B612" w:rsidRDefault="7685B612" w:rsidP="7685B612">
            <w:pPr>
              <w:spacing w:after="0"/>
              <w:jc w:val="both"/>
            </w:pPr>
            <w:r w:rsidRPr="7685B612">
              <w:rPr>
                <w:rFonts w:ascii="Arial" w:eastAsia="Arial" w:hAnsi="Arial" w:cs="Arial"/>
                <w:color w:val="000000" w:themeColor="text1"/>
                <w:szCs w:val="24"/>
              </w:rPr>
              <w:t>Campo</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F7B200" w14:textId="79CD91BC" w:rsidR="7685B612" w:rsidRDefault="7685B612" w:rsidP="7685B612">
            <w:pPr>
              <w:spacing w:after="0"/>
              <w:jc w:val="both"/>
            </w:pPr>
            <w:r w:rsidRPr="7685B612">
              <w:rPr>
                <w:rFonts w:ascii="Arial" w:eastAsia="Arial" w:hAnsi="Arial" w:cs="Arial"/>
                <w:color w:val="000000" w:themeColor="text1"/>
                <w:szCs w:val="24"/>
              </w:rPr>
              <w:t xml:space="preserve">Descripción </w:t>
            </w:r>
          </w:p>
        </w:tc>
      </w:tr>
      <w:tr w:rsidR="7685B612" w14:paraId="0F7E8DA4" w14:textId="77777777" w:rsidTr="7685B612">
        <w:trPr>
          <w:trHeight w:val="300"/>
        </w:trPr>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458907" w14:textId="25AD0477" w:rsidR="7685B612" w:rsidRDefault="7685B612" w:rsidP="7685B612">
            <w:pPr>
              <w:spacing w:after="0"/>
              <w:jc w:val="both"/>
            </w:pPr>
            <w:r w:rsidRPr="7685B612">
              <w:rPr>
                <w:rFonts w:ascii="Arial" w:eastAsia="Arial" w:hAnsi="Arial" w:cs="Arial"/>
                <w:color w:val="000000" w:themeColor="text1"/>
                <w:szCs w:val="24"/>
              </w:rPr>
              <w:t>Nombre</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284570" w14:textId="097EB2A8" w:rsidR="7685B612" w:rsidRDefault="7685B612" w:rsidP="7685B612">
            <w:pPr>
              <w:spacing w:after="0"/>
              <w:jc w:val="both"/>
            </w:pPr>
            <w:r w:rsidRPr="7685B612">
              <w:rPr>
                <w:rFonts w:ascii="Arial" w:eastAsia="Arial" w:hAnsi="Arial" w:cs="Arial"/>
                <w:color w:val="000000" w:themeColor="text1"/>
                <w:szCs w:val="24"/>
              </w:rPr>
              <w:t>CU24 - Anulando Nota de Venta facturada.</w:t>
            </w:r>
          </w:p>
        </w:tc>
      </w:tr>
      <w:tr w:rsidR="7685B612" w14:paraId="0F4F6013" w14:textId="77777777" w:rsidTr="7685B612">
        <w:trPr>
          <w:trHeight w:val="300"/>
        </w:trPr>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3073DB" w14:textId="1D4D4792" w:rsidR="7685B612" w:rsidRDefault="7685B612" w:rsidP="7685B612">
            <w:pPr>
              <w:spacing w:after="0"/>
              <w:jc w:val="both"/>
            </w:pPr>
            <w:r w:rsidRPr="7685B612">
              <w:rPr>
                <w:rFonts w:ascii="Arial" w:eastAsia="Arial" w:hAnsi="Arial" w:cs="Arial"/>
                <w:color w:val="000000" w:themeColor="text1"/>
                <w:szCs w:val="24"/>
              </w:rPr>
              <w:t>Actor(es)</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962FF5" w14:textId="35F263EA" w:rsidR="7685B612" w:rsidRDefault="7685B612" w:rsidP="7685B612">
            <w:pPr>
              <w:spacing w:after="0"/>
              <w:jc w:val="both"/>
            </w:pPr>
            <w:r w:rsidRPr="7685B612">
              <w:rPr>
                <w:rFonts w:ascii="Arial" w:eastAsia="Arial" w:hAnsi="Arial" w:cs="Arial"/>
                <w:color w:val="000000" w:themeColor="text1"/>
                <w:szCs w:val="24"/>
              </w:rPr>
              <w:t>Usuario de Gerencia.</w:t>
            </w:r>
          </w:p>
        </w:tc>
      </w:tr>
      <w:tr w:rsidR="7685B612" w14:paraId="0146D603" w14:textId="77777777" w:rsidTr="7685B612">
        <w:trPr>
          <w:trHeight w:val="300"/>
        </w:trPr>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46DE45" w14:textId="0EE7220E" w:rsidR="7685B612" w:rsidRDefault="7685B612" w:rsidP="7685B612">
            <w:pPr>
              <w:spacing w:after="0"/>
              <w:jc w:val="both"/>
            </w:pPr>
            <w:r w:rsidRPr="7685B612">
              <w:rPr>
                <w:rFonts w:ascii="Arial" w:eastAsia="Arial" w:hAnsi="Arial" w:cs="Arial"/>
                <w:color w:val="000000" w:themeColor="text1"/>
                <w:szCs w:val="24"/>
              </w:rPr>
              <w:t>Resumen</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713D2D" w14:textId="0D9EE045" w:rsidR="7685B612" w:rsidRDefault="7685B612" w:rsidP="7685B612">
            <w:pPr>
              <w:spacing w:after="0"/>
              <w:jc w:val="both"/>
            </w:pPr>
            <w:r w:rsidRPr="7685B612">
              <w:rPr>
                <w:rFonts w:ascii="Arial" w:eastAsia="Arial" w:hAnsi="Arial" w:cs="Arial"/>
                <w:color w:val="000000" w:themeColor="text1"/>
                <w:szCs w:val="24"/>
              </w:rPr>
              <w:t>El usuario intenta anular una venta que ya posee alguna factura electrónica emitida por el SII. El sistema bloquea la anulación hasta que se ingrese un respaldo tributario oficial como Nota de Crédito.</w:t>
            </w:r>
          </w:p>
        </w:tc>
      </w:tr>
      <w:tr w:rsidR="7685B612" w14:paraId="6336FF22" w14:textId="77777777" w:rsidTr="7685B612">
        <w:trPr>
          <w:trHeight w:val="300"/>
        </w:trPr>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000173" w14:textId="0A7D9823" w:rsidR="7685B612" w:rsidRDefault="7685B612" w:rsidP="7685B612">
            <w:pPr>
              <w:spacing w:after="0"/>
              <w:jc w:val="both"/>
            </w:pPr>
            <w:r w:rsidRPr="7685B612">
              <w:rPr>
                <w:rFonts w:ascii="Arial" w:eastAsia="Arial" w:hAnsi="Arial" w:cs="Arial"/>
                <w:color w:val="000000" w:themeColor="text1"/>
                <w:szCs w:val="24"/>
              </w:rPr>
              <w:t>Frecuencia</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B436D5" w14:textId="0F15C33C" w:rsidR="7685B612" w:rsidRDefault="7685B612" w:rsidP="7685B612">
            <w:pPr>
              <w:spacing w:after="0"/>
              <w:jc w:val="both"/>
            </w:pPr>
            <w:r w:rsidRPr="7685B612">
              <w:rPr>
                <w:rFonts w:ascii="Arial" w:eastAsia="Arial" w:hAnsi="Arial" w:cs="Arial"/>
                <w:color w:val="000000" w:themeColor="text1"/>
                <w:szCs w:val="24"/>
              </w:rPr>
              <w:t>Muy Baja.</w:t>
            </w:r>
          </w:p>
        </w:tc>
      </w:tr>
      <w:tr w:rsidR="7685B612" w14:paraId="5C3DF704" w14:textId="77777777" w:rsidTr="7685B612">
        <w:trPr>
          <w:trHeight w:val="300"/>
        </w:trPr>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9206C3" w14:textId="5A9378E3" w:rsidR="7685B612" w:rsidRDefault="7685B612" w:rsidP="7685B612">
            <w:pPr>
              <w:spacing w:after="0"/>
              <w:jc w:val="both"/>
            </w:pPr>
            <w:r w:rsidRPr="7685B612">
              <w:rPr>
                <w:rFonts w:ascii="Arial" w:eastAsia="Arial" w:hAnsi="Arial" w:cs="Arial"/>
                <w:color w:val="000000" w:themeColor="text1"/>
                <w:szCs w:val="24"/>
              </w:rPr>
              <w:t>Precondiciones</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A7746E" w14:textId="6773C5CE" w:rsidR="7685B612" w:rsidRDefault="7685B612" w:rsidP="7685B612">
            <w:pPr>
              <w:spacing w:after="0"/>
              <w:jc w:val="both"/>
            </w:pPr>
            <w:r w:rsidRPr="7685B612">
              <w:rPr>
                <w:rFonts w:ascii="Arial" w:eastAsia="Arial" w:hAnsi="Arial" w:cs="Arial"/>
                <w:color w:val="000000" w:themeColor="text1"/>
                <w:szCs w:val="24"/>
              </w:rPr>
              <w:t>La Nota de Venta debe tener facturas asociadas.</w:t>
            </w:r>
          </w:p>
        </w:tc>
      </w:tr>
      <w:tr w:rsidR="7685B612" w14:paraId="01C8A60E" w14:textId="77777777" w:rsidTr="7685B612">
        <w:trPr>
          <w:trHeight w:val="300"/>
        </w:trPr>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40D79C" w14:textId="586FDD4F" w:rsidR="7685B612" w:rsidRDefault="7685B612" w:rsidP="7685B612">
            <w:pPr>
              <w:spacing w:after="0"/>
              <w:jc w:val="both"/>
            </w:pPr>
            <w:r w:rsidRPr="7685B612">
              <w:rPr>
                <w:rFonts w:ascii="Arial" w:eastAsia="Arial" w:hAnsi="Arial" w:cs="Arial"/>
                <w:color w:val="000000" w:themeColor="text1"/>
                <w:szCs w:val="24"/>
              </w:rPr>
              <w:t>Descripciones</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0B866F" w14:textId="37B2FD93" w:rsidR="7685B612" w:rsidRDefault="7685B612" w:rsidP="7685B612">
            <w:pPr>
              <w:spacing w:after="0"/>
              <w:jc w:val="both"/>
            </w:pPr>
            <w:r w:rsidRPr="7685B612">
              <w:rPr>
                <w:rFonts w:ascii="Arial" w:eastAsia="Arial" w:hAnsi="Arial" w:cs="Arial"/>
                <w:color w:val="000000" w:themeColor="text1"/>
                <w:szCs w:val="24"/>
              </w:rPr>
              <w:t>El usuario presiona el botón “Anular Venta”. El sistema detecta facturas y bloquea la anulación automática directa, despliega una ventana modal que solicitara el folio de la Nota de Crédito SII para continuar. El usuario ingresa el folio correspondiente [Excepción 1]. El sistema valida el campo, asocia la Nota de Crédito, cambia el estado a “Anulada” y fuerza los totales e impuestos a cero.</w:t>
            </w:r>
          </w:p>
        </w:tc>
      </w:tr>
      <w:tr w:rsidR="7685B612" w14:paraId="56CA109C" w14:textId="77777777" w:rsidTr="7685B612">
        <w:trPr>
          <w:trHeight w:val="300"/>
        </w:trPr>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4258C9" w14:textId="30E1A879" w:rsidR="7685B612" w:rsidRDefault="7685B612" w:rsidP="7685B612">
            <w:pPr>
              <w:spacing w:after="0"/>
              <w:jc w:val="both"/>
            </w:pPr>
            <w:r w:rsidRPr="7685B612">
              <w:rPr>
                <w:rFonts w:ascii="Arial" w:eastAsia="Arial" w:hAnsi="Arial" w:cs="Arial"/>
                <w:color w:val="000000" w:themeColor="text1"/>
                <w:szCs w:val="24"/>
              </w:rPr>
              <w:t>Excepciones</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501685" w14:textId="1730E02B" w:rsidR="7685B612" w:rsidRDefault="7685B612" w:rsidP="7685B612">
            <w:pPr>
              <w:spacing w:after="0"/>
              <w:jc w:val="both"/>
            </w:pPr>
            <w:r w:rsidRPr="7685B612">
              <w:rPr>
                <w:rFonts w:ascii="Arial" w:eastAsia="Arial" w:hAnsi="Arial" w:cs="Arial"/>
                <w:color w:val="000000" w:themeColor="text1"/>
                <w:szCs w:val="24"/>
              </w:rPr>
              <w:t>Excepción 1: Si el usuario deja el folio de la Nota de Crédito en blanco e intenta confirmar, el sistema bloquea la base de datos e indica “Acción denegada por cumplimiento tributario”.</w:t>
            </w:r>
          </w:p>
        </w:tc>
      </w:tr>
      <w:tr w:rsidR="7685B612" w14:paraId="4D0336F0" w14:textId="77777777" w:rsidTr="7685B612">
        <w:trPr>
          <w:trHeight w:val="300"/>
        </w:trPr>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964FBA" w14:textId="0CF89953" w:rsidR="7685B612" w:rsidRDefault="7685B612" w:rsidP="7685B612">
            <w:pPr>
              <w:spacing w:after="0"/>
              <w:jc w:val="both"/>
            </w:pPr>
            <w:r w:rsidRPr="7685B612">
              <w:rPr>
                <w:rFonts w:ascii="Arial" w:eastAsia="Arial" w:hAnsi="Arial" w:cs="Arial"/>
                <w:color w:val="000000" w:themeColor="text1"/>
                <w:szCs w:val="24"/>
              </w:rPr>
              <w:t>Postcondiciones</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7FE294" w14:textId="023CDF5B" w:rsidR="7685B612" w:rsidRDefault="7685B612" w:rsidP="7685B612">
            <w:pPr>
              <w:spacing w:after="0"/>
              <w:jc w:val="both"/>
            </w:pPr>
            <w:r w:rsidRPr="7685B612">
              <w:rPr>
                <w:rFonts w:ascii="Arial" w:eastAsia="Arial" w:hAnsi="Arial" w:cs="Arial"/>
                <w:color w:val="000000" w:themeColor="text1"/>
                <w:szCs w:val="24"/>
              </w:rPr>
              <w:t>La venta se anula cumpliendo la normativa fiscal del SII.</w:t>
            </w:r>
          </w:p>
        </w:tc>
      </w:tr>
      <w:tr w:rsidR="7685B612" w14:paraId="7E2E49F0" w14:textId="77777777" w:rsidTr="7685B612">
        <w:trPr>
          <w:trHeight w:val="300"/>
        </w:trPr>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7EAD1F" w14:textId="011261F4" w:rsidR="7685B612" w:rsidRDefault="7685B612" w:rsidP="7685B612">
            <w:pPr>
              <w:spacing w:after="0"/>
              <w:jc w:val="both"/>
            </w:pPr>
            <w:r w:rsidRPr="7685B612">
              <w:rPr>
                <w:rFonts w:ascii="Arial" w:eastAsia="Arial" w:hAnsi="Arial" w:cs="Arial"/>
                <w:color w:val="000000" w:themeColor="text1"/>
                <w:szCs w:val="24"/>
              </w:rPr>
              <w:t>Dependencias</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E7A624" w14:textId="2E1C6D76" w:rsidR="7685B612" w:rsidRDefault="7685B612" w:rsidP="7685B612">
            <w:pPr>
              <w:spacing w:after="0"/>
              <w:jc w:val="both"/>
            </w:pPr>
            <w:r w:rsidRPr="7685B612">
              <w:rPr>
                <w:rFonts w:ascii="Arial" w:eastAsia="Arial" w:hAnsi="Arial" w:cs="Arial"/>
                <w:color w:val="000000" w:themeColor="text1"/>
                <w:szCs w:val="24"/>
              </w:rPr>
              <w:t>CU22 - Vinculando folio de Factura Electrónica.</w:t>
            </w:r>
          </w:p>
        </w:tc>
      </w:tr>
    </w:tbl>
    <w:p w14:paraId="2D60C555" w14:textId="1609A60C" w:rsidR="00FC28F1" w:rsidRPr="00FE5AF5" w:rsidRDefault="00FC28F1" w:rsidP="00FC28F1">
      <w:pPr>
        <w:rPr>
          <w:b/>
          <w:bCs/>
          <w:sz w:val="28"/>
          <w:szCs w:val="28"/>
        </w:rPr>
      </w:pPr>
    </w:p>
    <w:p w14:paraId="747F1EF3" w14:textId="61C6BFAA" w:rsidR="00FC28F1" w:rsidRDefault="0D476DC8" w:rsidP="000534B6">
      <w:pPr>
        <w:pStyle w:val="Ttulo3"/>
        <w:numPr>
          <w:ilvl w:val="2"/>
          <w:numId w:val="11"/>
        </w:numPr>
      </w:pPr>
      <w:bookmarkStart w:id="141" w:name="_Toc882861713"/>
      <w:bookmarkStart w:id="142" w:name="_Toc274203907"/>
      <w:bookmarkStart w:id="143" w:name="_Toc232321692"/>
      <w:bookmarkStart w:id="144" w:name="_Toc232540632"/>
      <w:r>
        <w:lastRenderedPageBreak/>
        <w:t>Diagramas de Casos de Uso</w:t>
      </w:r>
      <w:bookmarkEnd w:id="141"/>
      <w:bookmarkEnd w:id="142"/>
      <w:bookmarkEnd w:id="143"/>
      <w:bookmarkEnd w:id="144"/>
    </w:p>
    <w:p w14:paraId="1380439D" w14:textId="77777777" w:rsidR="00F96346" w:rsidRPr="00F96346" w:rsidRDefault="00F96346" w:rsidP="00F96346"/>
    <w:p w14:paraId="4BD33EA5" w14:textId="5FFAC1D6" w:rsidR="00FC28F1" w:rsidRPr="00FE5AF5" w:rsidRDefault="09F0EF63" w:rsidP="00531CF5">
      <w:pPr>
        <w:pStyle w:val="Descripcin"/>
        <w:rPr>
          <w:color w:val="000000"/>
        </w:rPr>
      </w:pPr>
      <w:bookmarkStart w:id="145" w:name="_Toc232263756"/>
      <w:bookmarkStart w:id="146" w:name="_Toc232538129"/>
      <w:bookmarkStart w:id="147" w:name="_Toc232540739"/>
      <w:r>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w:t>
      </w:r>
      <w:r w:rsidR="008837C2">
        <w:fldChar w:fldCharType="end"/>
      </w:r>
      <w:r w:rsidR="00187DBC">
        <w:t xml:space="preserve">: </w:t>
      </w:r>
      <w:r w:rsidR="00187DBC" w:rsidRPr="00932A2C">
        <w:t>“Diagrama de Caso de Uso 1</w:t>
      </w:r>
      <w:r w:rsidR="000E65DA">
        <w:t xml:space="preserve"> </w:t>
      </w:r>
      <w:r w:rsidR="000E65DA" w:rsidRPr="00FE5AF5">
        <w:t>Cargando catálogo de clientes activos</w:t>
      </w:r>
      <w:r w:rsidR="00187DBC" w:rsidRPr="00932A2C">
        <w:t>”.</w:t>
      </w:r>
      <w:bookmarkEnd w:id="145"/>
      <w:bookmarkEnd w:id="146"/>
      <w:bookmarkEnd w:id="147"/>
    </w:p>
    <w:p w14:paraId="02172F37" w14:textId="3C5836E5" w:rsidR="00FC28F1" w:rsidRPr="00FE5AF5" w:rsidRDefault="00FC28F1" w:rsidP="00531CF5">
      <w:pPr>
        <w:widowControl w:val="0"/>
        <w:jc w:val="center"/>
      </w:pPr>
      <w:r>
        <w:rPr>
          <w:noProof/>
        </w:rPr>
        <w:drawing>
          <wp:inline distT="0" distB="0" distL="0" distR="0" wp14:anchorId="7791BB5B" wp14:editId="200CAEAE">
            <wp:extent cx="5981700" cy="2447925"/>
            <wp:effectExtent l="0" t="0" r="0" b="0"/>
            <wp:docPr id="2086450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0249" name="Picture 2086450249"/>
                    <pic:cNvPicPr/>
                  </pic:nvPicPr>
                  <pic:blipFill>
                    <a:blip r:embed="rId11">
                      <a:extLst>
                        <a:ext uri="{28A0092B-C50C-407E-A947-70E740481C1C}">
                          <a14:useLocalDpi xmlns:a14="http://schemas.microsoft.com/office/drawing/2010/main"/>
                        </a:ext>
                      </a:extLst>
                    </a:blip>
                    <a:stretch>
                      <a:fillRect/>
                    </a:stretch>
                  </pic:blipFill>
                  <pic:spPr>
                    <a:xfrm>
                      <a:off x="0" y="0"/>
                      <a:ext cx="5981700" cy="2447925"/>
                    </a:xfrm>
                    <a:prstGeom prst="rect">
                      <a:avLst/>
                    </a:prstGeom>
                  </pic:spPr>
                </pic:pic>
              </a:graphicData>
            </a:graphic>
          </wp:inline>
        </w:drawing>
      </w:r>
    </w:p>
    <w:p w14:paraId="4E7AFA57" w14:textId="77777777" w:rsidR="00FC28F1" w:rsidRPr="00FE5AF5" w:rsidRDefault="00FC28F1" w:rsidP="00531CF5">
      <w:pPr>
        <w:pStyle w:val="Cita"/>
      </w:pPr>
      <w:r w:rsidRPr="00FE5AF5">
        <w:t>Fuente: Elaborado por el estudiante de acuerdo con el proyecto</w:t>
      </w:r>
    </w:p>
    <w:p w14:paraId="324D6ED6" w14:textId="3AAE8F1D" w:rsidR="00FC28F1" w:rsidRDefault="00FC28F1" w:rsidP="00531CF5">
      <w:pPr>
        <w:jc w:val="center"/>
        <w:rPr>
          <w:color w:val="000000"/>
          <w:sz w:val="18"/>
          <w:szCs w:val="18"/>
        </w:rPr>
      </w:pPr>
      <w:bookmarkStart w:id="148" w:name="_heading=h.o5jve9xv8fcn" w:colFirst="0" w:colLast="0"/>
      <w:bookmarkEnd w:id="148"/>
    </w:p>
    <w:p w14:paraId="5F40E755" w14:textId="77777777" w:rsidR="00716F29" w:rsidRDefault="00716F29" w:rsidP="00531CF5">
      <w:pPr>
        <w:jc w:val="center"/>
        <w:rPr>
          <w:color w:val="000000"/>
          <w:sz w:val="18"/>
          <w:szCs w:val="18"/>
        </w:rPr>
      </w:pPr>
    </w:p>
    <w:p w14:paraId="4FF881D5" w14:textId="77777777" w:rsidR="00716F29" w:rsidRDefault="00716F29" w:rsidP="00531CF5">
      <w:pPr>
        <w:jc w:val="center"/>
        <w:rPr>
          <w:color w:val="000000"/>
          <w:sz w:val="18"/>
          <w:szCs w:val="18"/>
        </w:rPr>
      </w:pPr>
    </w:p>
    <w:p w14:paraId="7EC1CDAC" w14:textId="77777777" w:rsidR="00716F29" w:rsidRDefault="00716F29" w:rsidP="00531CF5">
      <w:pPr>
        <w:jc w:val="center"/>
        <w:rPr>
          <w:color w:val="000000"/>
          <w:sz w:val="18"/>
          <w:szCs w:val="18"/>
        </w:rPr>
      </w:pPr>
    </w:p>
    <w:p w14:paraId="745541AE" w14:textId="77777777" w:rsidR="00716F29" w:rsidRPr="00FE5AF5" w:rsidRDefault="00716F29" w:rsidP="00531CF5">
      <w:pPr>
        <w:jc w:val="center"/>
        <w:rPr>
          <w:color w:val="000000"/>
          <w:sz w:val="18"/>
          <w:szCs w:val="18"/>
        </w:rPr>
      </w:pPr>
    </w:p>
    <w:p w14:paraId="255783F3" w14:textId="7CC177B2" w:rsidR="4F30C828" w:rsidRDefault="4F30C828" w:rsidP="4F30C828">
      <w:pPr>
        <w:pStyle w:val="Descripcin"/>
      </w:pPr>
    </w:p>
    <w:p w14:paraId="1BAB95FC" w14:textId="35169368" w:rsidR="4F30C828" w:rsidRDefault="4F30C828" w:rsidP="4F30C828">
      <w:pPr>
        <w:pStyle w:val="Descripcin"/>
      </w:pPr>
    </w:p>
    <w:p w14:paraId="170EC0B1" w14:textId="522B57A6" w:rsidR="4F30C828" w:rsidRDefault="4F30C828" w:rsidP="4F30C828">
      <w:pPr>
        <w:pStyle w:val="Descripcin"/>
      </w:pPr>
    </w:p>
    <w:p w14:paraId="32FE10E8" w14:textId="77777777" w:rsidR="00392F18" w:rsidRDefault="00392F18" w:rsidP="00392F18"/>
    <w:p w14:paraId="150E901D" w14:textId="77777777" w:rsidR="00392F18" w:rsidRDefault="00392F18" w:rsidP="00392F18"/>
    <w:p w14:paraId="31F6630E" w14:textId="77777777" w:rsidR="00392F18" w:rsidRDefault="00392F18" w:rsidP="00392F18"/>
    <w:p w14:paraId="23CA9527" w14:textId="77777777" w:rsidR="00392F18" w:rsidRDefault="00392F18" w:rsidP="00392F18"/>
    <w:p w14:paraId="0BC40BDE" w14:textId="77777777" w:rsidR="00392F18" w:rsidRDefault="00392F18" w:rsidP="00392F18"/>
    <w:p w14:paraId="7DB1407F" w14:textId="77777777" w:rsidR="00392F18" w:rsidRDefault="00392F18" w:rsidP="00392F18"/>
    <w:p w14:paraId="04A5745B" w14:textId="77777777" w:rsidR="00392F18" w:rsidRPr="00392F18" w:rsidRDefault="00392F18" w:rsidP="00392F18"/>
    <w:p w14:paraId="2F854B80" w14:textId="6B7A073A" w:rsidR="4F30C828" w:rsidRDefault="4F30C828" w:rsidP="4F30C828">
      <w:pPr>
        <w:pStyle w:val="Descripcin"/>
      </w:pPr>
    </w:p>
    <w:p w14:paraId="05266E28" w14:textId="6B103A43" w:rsidR="00F96346" w:rsidRPr="00F96346" w:rsidRDefault="09F0EF63" w:rsidP="00531CF5">
      <w:pPr>
        <w:pStyle w:val="Descripcin"/>
      </w:pPr>
      <w:bookmarkStart w:id="149" w:name="_Toc232263757"/>
      <w:bookmarkStart w:id="150" w:name="_Toc232538130"/>
      <w:bookmarkStart w:id="151" w:name="_Toc232540740"/>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w:t>
      </w:r>
      <w:r w:rsidR="008837C2">
        <w:fldChar w:fldCharType="end"/>
      </w:r>
      <w:r w:rsidR="00F96346" w:rsidRPr="00F96346">
        <w:t xml:space="preserve"> “</w:t>
      </w:r>
      <w:r w:rsidR="0038474D">
        <w:t>Diagrama de Caso de Uso</w:t>
      </w:r>
      <w:r w:rsidR="00F96346" w:rsidRPr="00F96346">
        <w:t xml:space="preserve"> 2</w:t>
      </w:r>
      <w:r w:rsidR="000E65DA">
        <w:t xml:space="preserve"> </w:t>
      </w:r>
      <w:r w:rsidR="000E65DA" w:rsidRPr="00FE5AF5">
        <w:t>Visualizando ficha financiera del cliente</w:t>
      </w:r>
      <w:r w:rsidR="00F96346" w:rsidRPr="00F96346">
        <w:t>”.</w:t>
      </w:r>
      <w:bookmarkEnd w:id="149"/>
      <w:bookmarkEnd w:id="150"/>
      <w:bookmarkEnd w:id="151"/>
    </w:p>
    <w:p w14:paraId="1DA16AE0" w14:textId="376A8995" w:rsidR="4F30C828" w:rsidRDefault="4F30C828" w:rsidP="4F30C828"/>
    <w:p w14:paraId="7545B1A9" w14:textId="27DBAEE1" w:rsidR="00FC28F1" w:rsidRPr="00FE5AF5" w:rsidRDefault="00FC28F1" w:rsidP="00531CF5">
      <w:pPr>
        <w:widowControl w:val="0"/>
        <w:jc w:val="center"/>
      </w:pPr>
      <w:r>
        <w:rPr>
          <w:noProof/>
        </w:rPr>
        <w:drawing>
          <wp:inline distT="0" distB="0" distL="0" distR="0" wp14:anchorId="0B811C25" wp14:editId="0210FFC8">
            <wp:extent cx="5738357" cy="2331922"/>
            <wp:effectExtent l="0" t="0" r="0" b="0"/>
            <wp:docPr id="61495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5353" name="Picture 61495353"/>
                    <pic:cNvPicPr/>
                  </pic:nvPicPr>
                  <pic:blipFill>
                    <a:blip r:embed="rId12">
                      <a:extLst>
                        <a:ext uri="{28A0092B-C50C-407E-A947-70E740481C1C}">
                          <a14:useLocalDpi xmlns:a14="http://schemas.microsoft.com/office/drawing/2010/main"/>
                        </a:ext>
                      </a:extLst>
                    </a:blip>
                    <a:stretch>
                      <a:fillRect/>
                    </a:stretch>
                  </pic:blipFill>
                  <pic:spPr>
                    <a:xfrm>
                      <a:off x="0" y="0"/>
                      <a:ext cx="5738357" cy="2331922"/>
                    </a:xfrm>
                    <a:prstGeom prst="rect">
                      <a:avLst/>
                    </a:prstGeom>
                  </pic:spPr>
                </pic:pic>
              </a:graphicData>
            </a:graphic>
          </wp:inline>
        </w:drawing>
      </w:r>
    </w:p>
    <w:p w14:paraId="63BD20E8" w14:textId="067AB241" w:rsidR="78B39B2D" w:rsidRDefault="78B39B2D" w:rsidP="78B39B2D">
      <w:pPr>
        <w:pStyle w:val="Cita"/>
        <w:rPr>
          <w:rFonts w:eastAsia="Times New Roman"/>
        </w:rPr>
      </w:pPr>
    </w:p>
    <w:p w14:paraId="0DBD8AB9" w14:textId="77777777" w:rsidR="00FC28F1" w:rsidRPr="00FE5AF5" w:rsidRDefault="00FC28F1" w:rsidP="00531CF5">
      <w:pPr>
        <w:pStyle w:val="Cita"/>
      </w:pPr>
      <w:r w:rsidRPr="00FE5AF5">
        <w:rPr>
          <w:rFonts w:eastAsia="Times New Roman"/>
        </w:rPr>
        <w:t>Fuente: Elaborado por el estudiante de acuerdo con el proyecto</w:t>
      </w:r>
    </w:p>
    <w:p w14:paraId="2621B1CD" w14:textId="0F406560" w:rsidR="00FC28F1" w:rsidRDefault="00FC28F1" w:rsidP="00531CF5">
      <w:pPr>
        <w:jc w:val="center"/>
        <w:rPr>
          <w:color w:val="000000"/>
          <w:sz w:val="18"/>
          <w:szCs w:val="18"/>
        </w:rPr>
      </w:pPr>
      <w:bookmarkStart w:id="152" w:name="_heading=h.kxrglr789xpv" w:colFirst="0" w:colLast="0"/>
      <w:bookmarkEnd w:id="152"/>
    </w:p>
    <w:p w14:paraId="1C1A9978" w14:textId="77777777" w:rsidR="008A530A" w:rsidRDefault="008A530A" w:rsidP="00531CF5">
      <w:pPr>
        <w:jc w:val="center"/>
        <w:rPr>
          <w:color w:val="000000"/>
          <w:sz w:val="18"/>
          <w:szCs w:val="18"/>
        </w:rPr>
      </w:pPr>
    </w:p>
    <w:p w14:paraId="4495D7E7" w14:textId="77777777" w:rsidR="008A530A" w:rsidRDefault="008A530A" w:rsidP="00531CF5">
      <w:pPr>
        <w:jc w:val="center"/>
        <w:rPr>
          <w:color w:val="000000"/>
          <w:sz w:val="18"/>
          <w:szCs w:val="18"/>
        </w:rPr>
      </w:pPr>
    </w:p>
    <w:p w14:paraId="20D4083C" w14:textId="77777777" w:rsidR="008A530A" w:rsidRDefault="008A530A" w:rsidP="00531CF5">
      <w:pPr>
        <w:jc w:val="center"/>
        <w:rPr>
          <w:color w:val="000000"/>
          <w:sz w:val="18"/>
          <w:szCs w:val="18"/>
        </w:rPr>
      </w:pPr>
    </w:p>
    <w:p w14:paraId="661C67D7" w14:textId="77777777" w:rsidR="008A530A" w:rsidRDefault="008A530A" w:rsidP="00531CF5">
      <w:pPr>
        <w:jc w:val="center"/>
        <w:rPr>
          <w:color w:val="000000"/>
          <w:sz w:val="18"/>
          <w:szCs w:val="18"/>
        </w:rPr>
      </w:pPr>
    </w:p>
    <w:p w14:paraId="13EE3282" w14:textId="77777777" w:rsidR="008A530A" w:rsidRDefault="008A530A" w:rsidP="00531CF5">
      <w:pPr>
        <w:jc w:val="center"/>
        <w:rPr>
          <w:color w:val="000000"/>
          <w:sz w:val="18"/>
          <w:szCs w:val="18"/>
        </w:rPr>
      </w:pPr>
    </w:p>
    <w:p w14:paraId="53DC29AE" w14:textId="77777777" w:rsidR="008A530A" w:rsidRDefault="008A530A" w:rsidP="00531CF5">
      <w:pPr>
        <w:jc w:val="center"/>
        <w:rPr>
          <w:color w:val="000000"/>
          <w:sz w:val="18"/>
          <w:szCs w:val="18"/>
        </w:rPr>
      </w:pPr>
    </w:p>
    <w:p w14:paraId="2C92BCAA" w14:textId="77777777" w:rsidR="008A530A" w:rsidRDefault="008A530A" w:rsidP="00531CF5">
      <w:pPr>
        <w:jc w:val="center"/>
        <w:rPr>
          <w:color w:val="000000"/>
          <w:sz w:val="18"/>
          <w:szCs w:val="18"/>
        </w:rPr>
      </w:pPr>
    </w:p>
    <w:p w14:paraId="025BE407" w14:textId="77777777" w:rsidR="008A530A" w:rsidRDefault="008A530A" w:rsidP="00531CF5">
      <w:pPr>
        <w:jc w:val="center"/>
        <w:rPr>
          <w:color w:val="000000"/>
          <w:sz w:val="18"/>
          <w:szCs w:val="18"/>
        </w:rPr>
      </w:pPr>
    </w:p>
    <w:p w14:paraId="1C129C3F" w14:textId="77777777" w:rsidR="008A530A" w:rsidRDefault="008A530A" w:rsidP="00531CF5">
      <w:pPr>
        <w:jc w:val="center"/>
        <w:rPr>
          <w:color w:val="000000"/>
          <w:sz w:val="18"/>
          <w:szCs w:val="18"/>
        </w:rPr>
      </w:pPr>
    </w:p>
    <w:p w14:paraId="59473DCC" w14:textId="77777777" w:rsidR="008A530A" w:rsidRDefault="008A530A" w:rsidP="00531CF5">
      <w:pPr>
        <w:jc w:val="center"/>
        <w:rPr>
          <w:color w:val="000000"/>
          <w:sz w:val="18"/>
          <w:szCs w:val="18"/>
        </w:rPr>
      </w:pPr>
    </w:p>
    <w:p w14:paraId="5D8058A5" w14:textId="77777777" w:rsidR="008A530A" w:rsidRDefault="008A530A" w:rsidP="00531CF5">
      <w:pPr>
        <w:jc w:val="center"/>
        <w:rPr>
          <w:color w:val="000000"/>
          <w:sz w:val="18"/>
          <w:szCs w:val="18"/>
        </w:rPr>
      </w:pPr>
    </w:p>
    <w:p w14:paraId="5004B2B8" w14:textId="77777777" w:rsidR="008A530A" w:rsidRDefault="008A530A" w:rsidP="00531CF5">
      <w:pPr>
        <w:jc w:val="center"/>
        <w:rPr>
          <w:color w:val="000000"/>
          <w:sz w:val="18"/>
          <w:szCs w:val="18"/>
        </w:rPr>
      </w:pPr>
    </w:p>
    <w:p w14:paraId="629312BC" w14:textId="77777777" w:rsidR="008A530A" w:rsidRDefault="008A530A" w:rsidP="00531CF5">
      <w:pPr>
        <w:jc w:val="center"/>
        <w:rPr>
          <w:color w:val="000000"/>
          <w:sz w:val="18"/>
          <w:szCs w:val="18"/>
        </w:rPr>
      </w:pPr>
    </w:p>
    <w:p w14:paraId="77DB8280" w14:textId="77777777" w:rsidR="008A530A" w:rsidRDefault="008A530A" w:rsidP="00531CF5">
      <w:pPr>
        <w:jc w:val="center"/>
        <w:rPr>
          <w:color w:val="000000"/>
          <w:sz w:val="18"/>
          <w:szCs w:val="18"/>
        </w:rPr>
      </w:pPr>
    </w:p>
    <w:p w14:paraId="68FD2AF4" w14:textId="77777777" w:rsidR="008A530A" w:rsidRDefault="008A530A" w:rsidP="00531CF5">
      <w:pPr>
        <w:jc w:val="center"/>
        <w:rPr>
          <w:color w:val="000000"/>
          <w:sz w:val="18"/>
          <w:szCs w:val="18"/>
        </w:rPr>
      </w:pPr>
    </w:p>
    <w:p w14:paraId="51A10C87" w14:textId="77777777" w:rsidR="008A530A" w:rsidRDefault="008A530A" w:rsidP="00531CF5">
      <w:pPr>
        <w:jc w:val="center"/>
        <w:rPr>
          <w:color w:val="000000"/>
          <w:sz w:val="18"/>
          <w:szCs w:val="18"/>
        </w:rPr>
      </w:pPr>
    </w:p>
    <w:p w14:paraId="589C8761" w14:textId="77777777" w:rsidR="008A530A" w:rsidRDefault="008A530A" w:rsidP="00531CF5">
      <w:pPr>
        <w:jc w:val="center"/>
        <w:rPr>
          <w:color w:val="000000"/>
          <w:sz w:val="18"/>
          <w:szCs w:val="18"/>
        </w:rPr>
      </w:pPr>
    </w:p>
    <w:p w14:paraId="78A69C4D" w14:textId="77777777" w:rsidR="008A530A" w:rsidRPr="00FE5AF5" w:rsidRDefault="008A530A" w:rsidP="00531CF5">
      <w:pPr>
        <w:jc w:val="center"/>
        <w:rPr>
          <w:color w:val="000000"/>
          <w:sz w:val="18"/>
          <w:szCs w:val="18"/>
        </w:rPr>
      </w:pPr>
    </w:p>
    <w:p w14:paraId="6AD83312" w14:textId="22BD03A7" w:rsidR="0038474D" w:rsidRDefault="09F0EF63" w:rsidP="00531CF5">
      <w:pPr>
        <w:pStyle w:val="Descripcin"/>
      </w:pPr>
      <w:bookmarkStart w:id="153" w:name="_Toc232263758"/>
      <w:bookmarkStart w:id="154" w:name="_Toc232538131"/>
      <w:bookmarkStart w:id="155" w:name="_Toc232540741"/>
      <w:r>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w:t>
      </w:r>
      <w:r w:rsidR="008837C2">
        <w:fldChar w:fldCharType="end"/>
      </w:r>
      <w:r w:rsidR="0038474D">
        <w:t>:</w:t>
      </w:r>
      <w:r w:rsidR="0038474D" w:rsidRPr="002F1D34">
        <w:t xml:space="preserve"> “Diagrama de Caso de Uso 3</w:t>
      </w:r>
      <w:r w:rsidR="000E65DA" w:rsidRPr="000E65DA">
        <w:t xml:space="preserve"> </w:t>
      </w:r>
      <w:r w:rsidR="000E65DA" w:rsidRPr="00FE5AF5">
        <w:t>Buscando el registro de un cliente</w:t>
      </w:r>
      <w:r w:rsidR="0038474D" w:rsidRPr="002F1D34">
        <w:t>”.</w:t>
      </w:r>
      <w:bookmarkEnd w:id="153"/>
      <w:bookmarkEnd w:id="154"/>
      <w:bookmarkEnd w:id="155"/>
    </w:p>
    <w:p w14:paraId="4F38A310" w14:textId="00A215DC" w:rsidR="00FC28F1" w:rsidRPr="00FE5AF5" w:rsidRDefault="00FC28F1" w:rsidP="00531CF5">
      <w:pPr>
        <w:widowControl w:val="0"/>
        <w:jc w:val="center"/>
      </w:pPr>
      <w:r>
        <w:rPr>
          <w:noProof/>
        </w:rPr>
        <w:drawing>
          <wp:inline distT="0" distB="0" distL="0" distR="0" wp14:anchorId="7E1EE562" wp14:editId="6A0F5578">
            <wp:extent cx="3970364" cy="3787468"/>
            <wp:effectExtent l="0" t="0" r="0" b="0"/>
            <wp:docPr id="581555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55240" name="Picture 581555240"/>
                    <pic:cNvPicPr/>
                  </pic:nvPicPr>
                  <pic:blipFill>
                    <a:blip r:embed="rId13">
                      <a:extLst>
                        <a:ext uri="{28A0092B-C50C-407E-A947-70E740481C1C}">
                          <a14:useLocalDpi xmlns:a14="http://schemas.microsoft.com/office/drawing/2010/main"/>
                        </a:ext>
                      </a:extLst>
                    </a:blip>
                    <a:stretch>
                      <a:fillRect/>
                    </a:stretch>
                  </pic:blipFill>
                  <pic:spPr>
                    <a:xfrm>
                      <a:off x="0" y="0"/>
                      <a:ext cx="3970364" cy="3787468"/>
                    </a:xfrm>
                    <a:prstGeom prst="rect">
                      <a:avLst/>
                    </a:prstGeom>
                  </pic:spPr>
                </pic:pic>
              </a:graphicData>
            </a:graphic>
          </wp:inline>
        </w:drawing>
      </w:r>
    </w:p>
    <w:p w14:paraId="7B5F4C0D" w14:textId="1EEF18DE" w:rsidR="78B39B2D" w:rsidRDefault="78B39B2D" w:rsidP="78B39B2D">
      <w:pPr>
        <w:pStyle w:val="Cita"/>
        <w:rPr>
          <w:rFonts w:eastAsia="Times New Roman"/>
        </w:rPr>
      </w:pPr>
    </w:p>
    <w:p w14:paraId="170B425D" w14:textId="49FFBF38" w:rsidR="00FC28F1" w:rsidRPr="00320892" w:rsidRDefault="00FC28F1" w:rsidP="00320892">
      <w:pPr>
        <w:pStyle w:val="Cita"/>
      </w:pPr>
      <w:r w:rsidRPr="00FE5AF5">
        <w:rPr>
          <w:rFonts w:eastAsia="Times New Roman"/>
        </w:rPr>
        <w:t xml:space="preserve">Fuente: Elaborado por el </w:t>
      </w:r>
      <w:r w:rsidR="000A4436" w:rsidRPr="00FE5AF5">
        <w:rPr>
          <w:rFonts w:eastAsia="Times New Roman"/>
        </w:rPr>
        <w:t>estudiante</w:t>
      </w:r>
      <w:r w:rsidRPr="00FE5AF5">
        <w:rPr>
          <w:rFonts w:eastAsia="Times New Roman"/>
        </w:rPr>
        <w:t xml:space="preserve"> de acuerdo con el proyecto</w:t>
      </w:r>
      <w:bookmarkStart w:id="156" w:name="_heading=h.8y46pwjy2irj" w:colFirst="0" w:colLast="0"/>
      <w:bookmarkEnd w:id="156"/>
      <w:r w:rsidRPr="00FE5AF5">
        <w:br w:type="page"/>
      </w:r>
    </w:p>
    <w:p w14:paraId="20E5BDFD" w14:textId="0AB13EE1" w:rsidR="0038474D" w:rsidRDefault="09F0EF63" w:rsidP="00531CF5">
      <w:pPr>
        <w:pStyle w:val="Descripcin"/>
      </w:pPr>
      <w:bookmarkStart w:id="157" w:name="_Toc232263759"/>
      <w:bookmarkStart w:id="158" w:name="_Toc232538132"/>
      <w:bookmarkStart w:id="159" w:name="_Toc232540742"/>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4</w:t>
      </w:r>
      <w:r w:rsidR="008837C2">
        <w:fldChar w:fldCharType="end"/>
      </w:r>
      <w:r w:rsidR="0038474D">
        <w:t>:</w:t>
      </w:r>
      <w:r w:rsidR="0038474D" w:rsidRPr="00D34413">
        <w:t xml:space="preserve"> “Diagrama de Caso de Uso 4</w:t>
      </w:r>
      <w:r w:rsidR="000E65DA">
        <w:t xml:space="preserve"> </w:t>
      </w:r>
      <w:r w:rsidR="000E65DA" w:rsidRPr="00FE5AF5">
        <w:t>Aplicando filtros de cartera morosa</w:t>
      </w:r>
      <w:r w:rsidR="0038474D" w:rsidRPr="00D34413">
        <w:t>”.</w:t>
      </w:r>
      <w:bookmarkEnd w:id="157"/>
      <w:bookmarkEnd w:id="158"/>
      <w:bookmarkEnd w:id="159"/>
    </w:p>
    <w:p w14:paraId="0FA34CB4" w14:textId="55C11C9B" w:rsidR="00FC28F1" w:rsidRPr="00FE5AF5" w:rsidRDefault="00FC28F1" w:rsidP="00531CF5">
      <w:pPr>
        <w:widowControl w:val="0"/>
        <w:jc w:val="center"/>
      </w:pPr>
      <w:r>
        <w:rPr>
          <w:noProof/>
        </w:rPr>
        <w:drawing>
          <wp:inline distT="0" distB="0" distL="0" distR="0" wp14:anchorId="067CCDC8" wp14:editId="4136143A">
            <wp:extent cx="4473328" cy="4016088"/>
            <wp:effectExtent l="0" t="0" r="0" b="0"/>
            <wp:docPr id="374631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1255" name="Picture 374631255"/>
                    <pic:cNvPicPr/>
                  </pic:nvPicPr>
                  <pic:blipFill>
                    <a:blip r:embed="rId14">
                      <a:extLst>
                        <a:ext uri="{28A0092B-C50C-407E-A947-70E740481C1C}">
                          <a14:useLocalDpi xmlns:a14="http://schemas.microsoft.com/office/drawing/2010/main"/>
                        </a:ext>
                      </a:extLst>
                    </a:blip>
                    <a:stretch>
                      <a:fillRect/>
                    </a:stretch>
                  </pic:blipFill>
                  <pic:spPr>
                    <a:xfrm>
                      <a:off x="0" y="0"/>
                      <a:ext cx="4473328" cy="4016088"/>
                    </a:xfrm>
                    <a:prstGeom prst="rect">
                      <a:avLst/>
                    </a:prstGeom>
                  </pic:spPr>
                </pic:pic>
              </a:graphicData>
            </a:graphic>
          </wp:inline>
        </w:drawing>
      </w:r>
    </w:p>
    <w:p w14:paraId="2CAD1AF7" w14:textId="53CD7250" w:rsidR="78B39B2D" w:rsidRDefault="78B39B2D" w:rsidP="78B39B2D">
      <w:pPr>
        <w:pStyle w:val="Cita"/>
        <w:rPr>
          <w:rFonts w:eastAsia="Times New Roman"/>
        </w:rPr>
      </w:pPr>
    </w:p>
    <w:p w14:paraId="3748BE72" w14:textId="352F89D3" w:rsidR="00FC28F1" w:rsidRPr="00320892" w:rsidRDefault="00FC28F1" w:rsidP="00320892">
      <w:pPr>
        <w:pStyle w:val="Cita"/>
      </w:pPr>
      <w:r w:rsidRPr="00FE5AF5">
        <w:rPr>
          <w:rFonts w:eastAsia="Times New Roman"/>
        </w:rPr>
        <w:t>Fuente: Elaborado por el estudiante de acuerdo con el proyecto</w:t>
      </w:r>
      <w:bookmarkStart w:id="160" w:name="_heading=h.89pkariqbetp" w:colFirst="0" w:colLast="0"/>
      <w:bookmarkEnd w:id="160"/>
      <w:r w:rsidRPr="00FE5AF5">
        <w:br w:type="page"/>
      </w:r>
    </w:p>
    <w:p w14:paraId="44DF0FC5" w14:textId="27DCFB01" w:rsidR="00FC28F1" w:rsidRPr="00FE5AF5" w:rsidRDefault="09F0EF63" w:rsidP="00531CF5">
      <w:pPr>
        <w:pStyle w:val="Descripcin"/>
      </w:pPr>
      <w:bookmarkStart w:id="161" w:name="_Toc232263760"/>
      <w:bookmarkStart w:id="162" w:name="_Toc232538133"/>
      <w:bookmarkStart w:id="163" w:name="_Toc232540743"/>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5</w:t>
      </w:r>
      <w:r w:rsidR="008837C2">
        <w:fldChar w:fldCharType="end"/>
      </w:r>
      <w:r w:rsidR="7685B612">
        <w:t>: “Diagrama de Caso de Uso 5</w:t>
      </w:r>
      <w:r w:rsidR="000E65DA">
        <w:t xml:space="preserve"> </w:t>
      </w:r>
      <w:r w:rsidR="000E65DA" w:rsidRPr="00FE5AF5">
        <w:t>Iniciando Cotización y Asignación Cliente</w:t>
      </w:r>
      <w:r w:rsidR="7685B612">
        <w:t>”.</w:t>
      </w:r>
      <w:bookmarkEnd w:id="161"/>
      <w:bookmarkEnd w:id="162"/>
      <w:bookmarkEnd w:id="163"/>
    </w:p>
    <w:p w14:paraId="5EEFA517" w14:textId="0394E470" w:rsidR="4F30C828" w:rsidRDefault="4F30C828" w:rsidP="4F30C828"/>
    <w:p w14:paraId="3493D168" w14:textId="606BF72F" w:rsidR="00D46BA4" w:rsidRDefault="00FC28F1" w:rsidP="00531CF5">
      <w:pPr>
        <w:widowControl w:val="0"/>
        <w:jc w:val="center"/>
        <w:rPr>
          <w:rStyle w:val="CitaCar"/>
        </w:rPr>
      </w:pPr>
      <w:r>
        <w:rPr>
          <w:noProof/>
        </w:rPr>
        <w:drawing>
          <wp:inline distT="0" distB="0" distL="0" distR="0" wp14:anchorId="53051436" wp14:editId="1CEF49FF">
            <wp:extent cx="5486875" cy="3810330"/>
            <wp:effectExtent l="0" t="0" r="0" b="0"/>
            <wp:docPr id="1495449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49319" name="Picture 1495449319"/>
                    <pic:cNvPicPr/>
                  </pic:nvPicPr>
                  <pic:blipFill>
                    <a:blip r:embed="rId15">
                      <a:extLst>
                        <a:ext uri="{28A0092B-C50C-407E-A947-70E740481C1C}">
                          <a14:useLocalDpi xmlns:a14="http://schemas.microsoft.com/office/drawing/2010/main"/>
                        </a:ext>
                      </a:extLst>
                    </a:blip>
                    <a:stretch>
                      <a:fillRect/>
                    </a:stretch>
                  </pic:blipFill>
                  <pic:spPr>
                    <a:xfrm>
                      <a:off x="0" y="0"/>
                      <a:ext cx="5486875" cy="3810330"/>
                    </a:xfrm>
                    <a:prstGeom prst="rect">
                      <a:avLst/>
                    </a:prstGeom>
                  </pic:spPr>
                </pic:pic>
              </a:graphicData>
            </a:graphic>
          </wp:inline>
        </w:drawing>
      </w:r>
    </w:p>
    <w:p w14:paraId="3FFEADC6" w14:textId="4F5E4573" w:rsidR="78B39B2D" w:rsidRDefault="78B39B2D" w:rsidP="78B39B2D">
      <w:pPr>
        <w:widowControl w:val="0"/>
        <w:jc w:val="center"/>
        <w:rPr>
          <w:rStyle w:val="CitaCar"/>
        </w:rPr>
      </w:pPr>
    </w:p>
    <w:p w14:paraId="3C6CC19F" w14:textId="6401CFF5" w:rsidR="00FC28F1" w:rsidRPr="00FE5AF5" w:rsidRDefault="00FC28F1" w:rsidP="00531CF5">
      <w:pPr>
        <w:widowControl w:val="0"/>
        <w:jc w:val="center"/>
      </w:pPr>
      <w:r w:rsidRPr="00F57329">
        <w:rPr>
          <w:rStyle w:val="CitaCar"/>
        </w:rPr>
        <w:t>Fuente: Elaborado por el estudiante de acuerdo con el proyecto</w:t>
      </w:r>
    </w:p>
    <w:p w14:paraId="334CCE6C" w14:textId="77777777" w:rsidR="00FC28F1" w:rsidRPr="00FE5AF5" w:rsidRDefault="00FC28F1" w:rsidP="00531CF5">
      <w:pPr>
        <w:widowControl w:val="0"/>
        <w:jc w:val="center"/>
      </w:pPr>
    </w:p>
    <w:p w14:paraId="2497E106" w14:textId="77777777" w:rsidR="00FC28F1" w:rsidRPr="00FE5AF5" w:rsidRDefault="00FC28F1" w:rsidP="00531CF5">
      <w:pPr>
        <w:widowControl w:val="0"/>
        <w:ind w:left="720"/>
        <w:jc w:val="center"/>
      </w:pPr>
    </w:p>
    <w:p w14:paraId="71A06A36" w14:textId="77777777" w:rsidR="00FC28F1" w:rsidRPr="00FE5AF5" w:rsidRDefault="00FC28F1" w:rsidP="00320892">
      <w:pPr>
        <w:rPr>
          <w:color w:val="000000"/>
          <w:sz w:val="18"/>
          <w:szCs w:val="18"/>
        </w:rPr>
      </w:pPr>
      <w:bookmarkStart w:id="164" w:name="_heading=h.4tqg523yrrer" w:colFirst="0" w:colLast="0"/>
      <w:bookmarkEnd w:id="164"/>
      <w:r w:rsidRPr="00FE5AF5">
        <w:br w:type="page"/>
      </w:r>
    </w:p>
    <w:p w14:paraId="49D49451" w14:textId="101AAFED" w:rsidR="00FC28F1" w:rsidRPr="00FE5AF5" w:rsidRDefault="09F0EF63" w:rsidP="00531CF5">
      <w:pPr>
        <w:pStyle w:val="Descripcin"/>
      </w:pPr>
      <w:bookmarkStart w:id="165" w:name="_Toc232263761"/>
      <w:bookmarkStart w:id="166" w:name="_Toc232538134"/>
      <w:bookmarkStart w:id="167" w:name="_Toc232540744"/>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6</w:t>
      </w:r>
      <w:r w:rsidR="008837C2">
        <w:fldChar w:fldCharType="end"/>
      </w:r>
      <w:r w:rsidR="00F57329" w:rsidRPr="005764A8">
        <w:t>: “</w:t>
      </w:r>
      <w:r w:rsidR="00F57329">
        <w:t>Diagrama de</w:t>
      </w:r>
      <w:r w:rsidR="00F57329" w:rsidRPr="005764A8">
        <w:t xml:space="preserve"> C</w:t>
      </w:r>
      <w:r w:rsidR="00F57329">
        <w:t>aso</w:t>
      </w:r>
      <w:r w:rsidR="00F57329" w:rsidRPr="005764A8">
        <w:t xml:space="preserve"> </w:t>
      </w:r>
      <w:r w:rsidR="00F57329">
        <w:t>de</w:t>
      </w:r>
      <w:r w:rsidR="00F57329" w:rsidRPr="005764A8">
        <w:t xml:space="preserve"> U</w:t>
      </w:r>
      <w:r w:rsidR="00F57329">
        <w:t>so</w:t>
      </w:r>
      <w:r w:rsidR="00F57329" w:rsidRPr="005764A8">
        <w:t xml:space="preserve"> </w:t>
      </w:r>
      <w:r w:rsidR="00F57329">
        <w:t>6</w:t>
      </w:r>
      <w:r w:rsidR="000E65DA">
        <w:t xml:space="preserve"> </w:t>
      </w:r>
      <w:r w:rsidR="000E65DA" w:rsidRPr="00FE5AF5">
        <w:t>Consultando costos de inventario</w:t>
      </w:r>
      <w:r w:rsidR="00F57329" w:rsidRPr="005764A8">
        <w:t>”.</w:t>
      </w:r>
      <w:bookmarkEnd w:id="165"/>
      <w:bookmarkEnd w:id="166"/>
      <w:bookmarkEnd w:id="167"/>
    </w:p>
    <w:p w14:paraId="7B4AD1AC" w14:textId="29D92810" w:rsidR="00FC28F1" w:rsidRPr="00FE5AF5" w:rsidRDefault="00FC28F1" w:rsidP="00531CF5">
      <w:pPr>
        <w:widowControl w:val="0"/>
        <w:jc w:val="center"/>
      </w:pPr>
      <w:r>
        <w:rPr>
          <w:noProof/>
        </w:rPr>
        <w:drawing>
          <wp:inline distT="0" distB="0" distL="0" distR="0" wp14:anchorId="765A3D62" wp14:editId="0EDB62E4">
            <wp:extent cx="3246401" cy="3475021"/>
            <wp:effectExtent l="0" t="0" r="0" b="0"/>
            <wp:docPr id="1846505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05512" name="Picture 1846505512"/>
                    <pic:cNvPicPr/>
                  </pic:nvPicPr>
                  <pic:blipFill>
                    <a:blip r:embed="rId16">
                      <a:extLst>
                        <a:ext uri="{28A0092B-C50C-407E-A947-70E740481C1C}">
                          <a14:useLocalDpi xmlns:a14="http://schemas.microsoft.com/office/drawing/2010/main"/>
                        </a:ext>
                      </a:extLst>
                    </a:blip>
                    <a:stretch>
                      <a:fillRect/>
                    </a:stretch>
                  </pic:blipFill>
                  <pic:spPr>
                    <a:xfrm>
                      <a:off x="0" y="0"/>
                      <a:ext cx="3246401" cy="3475021"/>
                    </a:xfrm>
                    <a:prstGeom prst="rect">
                      <a:avLst/>
                    </a:prstGeom>
                  </pic:spPr>
                </pic:pic>
              </a:graphicData>
            </a:graphic>
          </wp:inline>
        </w:drawing>
      </w:r>
    </w:p>
    <w:p w14:paraId="2A08BC8B" w14:textId="70A4EC2B" w:rsidR="78B39B2D" w:rsidRDefault="78B39B2D" w:rsidP="78B39B2D">
      <w:pPr>
        <w:pStyle w:val="Cita"/>
        <w:rPr>
          <w:rFonts w:eastAsia="Times New Roman"/>
        </w:rPr>
      </w:pPr>
    </w:p>
    <w:p w14:paraId="005AA30F" w14:textId="77777777" w:rsidR="00FC28F1" w:rsidRPr="00FE5AF5" w:rsidRDefault="00FC28F1" w:rsidP="00531CF5">
      <w:pPr>
        <w:pStyle w:val="Cita"/>
      </w:pPr>
      <w:r w:rsidRPr="00FE5AF5">
        <w:rPr>
          <w:rFonts w:eastAsia="Times New Roman"/>
        </w:rPr>
        <w:t>Fuente: Elaborado por el estudiante de acuerdo con el proyecto</w:t>
      </w:r>
    </w:p>
    <w:p w14:paraId="302E1565" w14:textId="77777777" w:rsidR="00FC28F1" w:rsidRPr="00FE5AF5" w:rsidRDefault="00FC28F1" w:rsidP="00531CF5">
      <w:pPr>
        <w:widowControl w:val="0"/>
        <w:jc w:val="center"/>
      </w:pPr>
    </w:p>
    <w:p w14:paraId="72F79E34" w14:textId="77777777" w:rsidR="00FC28F1" w:rsidRPr="00FE5AF5" w:rsidRDefault="00FC28F1" w:rsidP="00531CF5">
      <w:pPr>
        <w:widowControl w:val="0"/>
        <w:ind w:left="720"/>
        <w:jc w:val="center"/>
      </w:pPr>
      <w:r w:rsidRPr="00FE5AF5">
        <w:t>.</w:t>
      </w:r>
    </w:p>
    <w:p w14:paraId="207D294D" w14:textId="77777777" w:rsidR="00FC28F1" w:rsidRPr="00FE5AF5" w:rsidRDefault="00FC28F1" w:rsidP="00531CF5">
      <w:pPr>
        <w:jc w:val="center"/>
        <w:rPr>
          <w:color w:val="000000"/>
          <w:sz w:val="18"/>
          <w:szCs w:val="18"/>
        </w:rPr>
      </w:pPr>
      <w:bookmarkStart w:id="168" w:name="_heading=h.sy1ikrb472e1" w:colFirst="0" w:colLast="0"/>
      <w:bookmarkEnd w:id="168"/>
      <w:r w:rsidRPr="00FE5AF5">
        <w:br w:type="page"/>
      </w:r>
    </w:p>
    <w:p w14:paraId="11AEABF6" w14:textId="3EDBF5EC" w:rsidR="00FC28F1" w:rsidRPr="00FE5AF5" w:rsidRDefault="09F0EF63" w:rsidP="00531CF5">
      <w:pPr>
        <w:pStyle w:val="Descripcin"/>
      </w:pPr>
      <w:bookmarkStart w:id="169" w:name="_Toc232263762"/>
      <w:bookmarkStart w:id="170" w:name="_Toc232538135"/>
      <w:bookmarkStart w:id="171" w:name="_Toc232540745"/>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7</w:t>
      </w:r>
      <w:r w:rsidR="008837C2">
        <w:fldChar w:fldCharType="end"/>
      </w:r>
      <w:r w:rsidR="00F57329" w:rsidRPr="006B02BC">
        <w:t>: “D</w:t>
      </w:r>
      <w:r w:rsidR="00F57329">
        <w:t>iagrama de</w:t>
      </w:r>
      <w:r w:rsidR="00F57329" w:rsidRPr="006B02BC">
        <w:t xml:space="preserve"> C</w:t>
      </w:r>
      <w:r w:rsidR="00F57329">
        <w:t>aso</w:t>
      </w:r>
      <w:r w:rsidR="00F57329" w:rsidRPr="006B02BC">
        <w:t xml:space="preserve"> D</w:t>
      </w:r>
      <w:r w:rsidR="00F57329">
        <w:t>e</w:t>
      </w:r>
      <w:r w:rsidR="00F57329" w:rsidRPr="006B02BC">
        <w:t xml:space="preserve"> U</w:t>
      </w:r>
      <w:r w:rsidR="00F57329">
        <w:t>so</w:t>
      </w:r>
      <w:r w:rsidR="00F57329" w:rsidRPr="006B02BC">
        <w:t xml:space="preserve"> </w:t>
      </w:r>
      <w:r w:rsidR="00F57329">
        <w:t>7</w:t>
      </w:r>
      <w:r w:rsidR="000E65DA">
        <w:t xml:space="preserve"> </w:t>
      </w:r>
      <w:r w:rsidR="000E65DA" w:rsidRPr="00FE5AF5">
        <w:t>Calculando el subtotal de materiales</w:t>
      </w:r>
      <w:r w:rsidR="00F57329" w:rsidRPr="006B02BC">
        <w:t>”.</w:t>
      </w:r>
      <w:bookmarkEnd w:id="169"/>
      <w:bookmarkEnd w:id="170"/>
      <w:bookmarkEnd w:id="171"/>
    </w:p>
    <w:p w14:paraId="7507C605" w14:textId="78B881CB" w:rsidR="00FC28F1" w:rsidRPr="00FE5AF5" w:rsidRDefault="00FC28F1" w:rsidP="00531CF5">
      <w:pPr>
        <w:widowControl w:val="0"/>
        <w:jc w:val="center"/>
      </w:pPr>
      <w:r>
        <w:rPr>
          <w:noProof/>
        </w:rPr>
        <w:drawing>
          <wp:inline distT="0" distB="0" distL="0" distR="0" wp14:anchorId="15352BBA" wp14:editId="6690F809">
            <wp:extent cx="4191363" cy="4709568"/>
            <wp:effectExtent l="0" t="0" r="0" b="0"/>
            <wp:docPr id="754050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50196" name="Picture 754050196"/>
                    <pic:cNvPicPr/>
                  </pic:nvPicPr>
                  <pic:blipFill>
                    <a:blip r:embed="rId17">
                      <a:extLst>
                        <a:ext uri="{28A0092B-C50C-407E-A947-70E740481C1C}">
                          <a14:useLocalDpi xmlns:a14="http://schemas.microsoft.com/office/drawing/2010/main"/>
                        </a:ext>
                      </a:extLst>
                    </a:blip>
                    <a:stretch>
                      <a:fillRect/>
                    </a:stretch>
                  </pic:blipFill>
                  <pic:spPr>
                    <a:xfrm>
                      <a:off x="0" y="0"/>
                      <a:ext cx="4191363" cy="4709568"/>
                    </a:xfrm>
                    <a:prstGeom prst="rect">
                      <a:avLst/>
                    </a:prstGeom>
                  </pic:spPr>
                </pic:pic>
              </a:graphicData>
            </a:graphic>
          </wp:inline>
        </w:drawing>
      </w:r>
    </w:p>
    <w:p w14:paraId="0AFCBE99" w14:textId="6401FFB5" w:rsidR="78B39B2D" w:rsidRDefault="78B39B2D" w:rsidP="78B39B2D">
      <w:pPr>
        <w:pStyle w:val="Cita"/>
        <w:rPr>
          <w:rFonts w:eastAsia="Times New Roman"/>
        </w:rPr>
      </w:pPr>
    </w:p>
    <w:p w14:paraId="46449CDC" w14:textId="77777777" w:rsidR="00FC28F1" w:rsidRPr="00FE5AF5" w:rsidRDefault="00FC28F1" w:rsidP="00531CF5">
      <w:pPr>
        <w:pStyle w:val="Cita"/>
      </w:pPr>
      <w:r w:rsidRPr="00FE5AF5">
        <w:rPr>
          <w:rFonts w:eastAsia="Times New Roman"/>
        </w:rPr>
        <w:t>Fuente: Elaborado por el estudiante de acuerdo con el proyecto</w:t>
      </w:r>
    </w:p>
    <w:p w14:paraId="51428541" w14:textId="77777777" w:rsidR="00FC28F1" w:rsidRPr="00FE5AF5" w:rsidRDefault="00FC28F1" w:rsidP="00531CF5">
      <w:pPr>
        <w:widowControl w:val="0"/>
        <w:pBdr>
          <w:between w:val="nil"/>
        </w:pBdr>
        <w:spacing w:before="200" w:line="264" w:lineRule="auto"/>
        <w:ind w:left="864" w:right="864"/>
        <w:jc w:val="center"/>
      </w:pPr>
      <w:bookmarkStart w:id="172" w:name="_heading=h.4no7yig1ne9f" w:colFirst="0" w:colLast="0"/>
      <w:bookmarkEnd w:id="172"/>
    </w:p>
    <w:p w14:paraId="7FFEE693" w14:textId="77777777" w:rsidR="00FC28F1" w:rsidRPr="00FE5AF5" w:rsidRDefault="00FC28F1" w:rsidP="00531CF5">
      <w:pPr>
        <w:jc w:val="center"/>
        <w:rPr>
          <w:color w:val="000000"/>
          <w:sz w:val="18"/>
          <w:szCs w:val="18"/>
        </w:rPr>
      </w:pPr>
      <w:bookmarkStart w:id="173" w:name="_heading=h.o656sr1orpkm" w:colFirst="0" w:colLast="0"/>
      <w:bookmarkEnd w:id="173"/>
      <w:r w:rsidRPr="00FE5AF5">
        <w:br w:type="page"/>
      </w:r>
    </w:p>
    <w:p w14:paraId="74425CC2" w14:textId="6620F8B3" w:rsidR="00FC28F1" w:rsidRPr="00FE5AF5" w:rsidRDefault="09F0EF63" w:rsidP="00531CF5">
      <w:pPr>
        <w:pStyle w:val="Descripcin"/>
      </w:pPr>
      <w:bookmarkStart w:id="174" w:name="_Toc232263763"/>
      <w:bookmarkStart w:id="175" w:name="_Toc232538136"/>
      <w:bookmarkStart w:id="176" w:name="_Toc232540746"/>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8</w:t>
      </w:r>
      <w:r w:rsidR="008837C2">
        <w:fldChar w:fldCharType="end"/>
      </w:r>
      <w:r w:rsidR="00F57329" w:rsidRPr="00956DFD">
        <w:t xml:space="preserve">: “Diagrama de Caso De Uso </w:t>
      </w:r>
      <w:r w:rsidR="00F57329">
        <w:t>8</w:t>
      </w:r>
      <w:r w:rsidR="000E65DA">
        <w:t xml:space="preserve"> </w:t>
      </w:r>
      <w:r w:rsidR="000E65DA" w:rsidRPr="00FE5AF5">
        <w:t>Ingresando porcentaje de rentabilidad</w:t>
      </w:r>
      <w:r w:rsidR="00F57329" w:rsidRPr="00956DFD">
        <w:t>”.</w:t>
      </w:r>
      <w:bookmarkEnd w:id="174"/>
      <w:bookmarkEnd w:id="175"/>
      <w:bookmarkEnd w:id="176"/>
    </w:p>
    <w:p w14:paraId="30ED70BE" w14:textId="12EEC2B2" w:rsidR="00FC28F1" w:rsidRPr="00FE5AF5" w:rsidRDefault="00FC28F1" w:rsidP="00531CF5">
      <w:pPr>
        <w:widowControl w:val="0"/>
        <w:jc w:val="center"/>
      </w:pPr>
      <w:r>
        <w:rPr>
          <w:noProof/>
        </w:rPr>
        <w:drawing>
          <wp:inline distT="0" distB="0" distL="0" distR="0" wp14:anchorId="2144EC3C" wp14:editId="55E4922D">
            <wp:extent cx="4160881" cy="4618120"/>
            <wp:effectExtent l="0" t="0" r="0" b="0"/>
            <wp:docPr id="715523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23426" name="Picture 715523426"/>
                    <pic:cNvPicPr/>
                  </pic:nvPicPr>
                  <pic:blipFill>
                    <a:blip r:embed="rId18">
                      <a:extLst>
                        <a:ext uri="{28A0092B-C50C-407E-A947-70E740481C1C}">
                          <a14:useLocalDpi xmlns:a14="http://schemas.microsoft.com/office/drawing/2010/main"/>
                        </a:ext>
                      </a:extLst>
                    </a:blip>
                    <a:stretch>
                      <a:fillRect/>
                    </a:stretch>
                  </pic:blipFill>
                  <pic:spPr>
                    <a:xfrm>
                      <a:off x="0" y="0"/>
                      <a:ext cx="4160881" cy="4618120"/>
                    </a:xfrm>
                    <a:prstGeom prst="rect">
                      <a:avLst/>
                    </a:prstGeom>
                  </pic:spPr>
                </pic:pic>
              </a:graphicData>
            </a:graphic>
          </wp:inline>
        </w:drawing>
      </w:r>
    </w:p>
    <w:p w14:paraId="47DD5895" w14:textId="0D70E673" w:rsidR="78B39B2D" w:rsidRDefault="78B39B2D" w:rsidP="78B39B2D">
      <w:pPr>
        <w:pStyle w:val="Cita"/>
        <w:rPr>
          <w:rFonts w:eastAsia="Times New Roman"/>
        </w:rPr>
      </w:pPr>
    </w:p>
    <w:p w14:paraId="200B0304" w14:textId="77777777" w:rsidR="00FC28F1" w:rsidRPr="00FE5AF5" w:rsidRDefault="00FC28F1" w:rsidP="00531CF5">
      <w:pPr>
        <w:pStyle w:val="Cita"/>
      </w:pPr>
      <w:r w:rsidRPr="00FE5AF5">
        <w:rPr>
          <w:rFonts w:eastAsia="Times New Roman"/>
        </w:rPr>
        <w:t>Fuente: Elaborado por el estudiante de acuerdo con el proyecto</w:t>
      </w:r>
    </w:p>
    <w:p w14:paraId="617F69B2" w14:textId="77777777" w:rsidR="00FC28F1" w:rsidRPr="00FE5AF5" w:rsidRDefault="00FC28F1" w:rsidP="00531CF5">
      <w:pPr>
        <w:widowControl w:val="0"/>
        <w:ind w:left="720"/>
        <w:jc w:val="center"/>
      </w:pPr>
    </w:p>
    <w:p w14:paraId="7006C92C" w14:textId="77777777" w:rsidR="00FC28F1" w:rsidRPr="00FE5AF5" w:rsidRDefault="00FC28F1" w:rsidP="00531CF5">
      <w:pPr>
        <w:jc w:val="center"/>
        <w:rPr>
          <w:color w:val="000000"/>
          <w:sz w:val="18"/>
          <w:szCs w:val="18"/>
        </w:rPr>
      </w:pPr>
      <w:bookmarkStart w:id="177" w:name="_heading=h.vbwubfav45b4" w:colFirst="0" w:colLast="0"/>
      <w:bookmarkEnd w:id="177"/>
      <w:r w:rsidRPr="00FE5AF5">
        <w:br w:type="page"/>
      </w:r>
    </w:p>
    <w:p w14:paraId="46DA3F03" w14:textId="56BB5B51" w:rsidR="00FC28F1" w:rsidRPr="00FE5AF5" w:rsidRDefault="09F0EF63" w:rsidP="00531CF5">
      <w:pPr>
        <w:pStyle w:val="Descripcin"/>
      </w:pPr>
      <w:bookmarkStart w:id="178" w:name="_Toc232263764"/>
      <w:bookmarkStart w:id="179" w:name="_Toc232538137"/>
      <w:bookmarkStart w:id="180" w:name="_Toc232540747"/>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9</w:t>
      </w:r>
      <w:r w:rsidR="008837C2">
        <w:fldChar w:fldCharType="end"/>
      </w:r>
      <w:r w:rsidR="00F57329" w:rsidRPr="004F686F">
        <w:t xml:space="preserve">: “Diagrama de Caso De Uso </w:t>
      </w:r>
      <w:r w:rsidR="00F57329">
        <w:t>9</w:t>
      </w:r>
      <w:r w:rsidR="000E65DA">
        <w:t xml:space="preserve"> </w:t>
      </w:r>
      <w:r w:rsidR="000E65DA" w:rsidRPr="00FE5AF5">
        <w:t>Calculando el precio de venta sugerido</w:t>
      </w:r>
      <w:r w:rsidR="00F57329" w:rsidRPr="004F686F">
        <w:t>”.</w:t>
      </w:r>
      <w:bookmarkEnd w:id="178"/>
      <w:bookmarkEnd w:id="179"/>
      <w:bookmarkEnd w:id="180"/>
    </w:p>
    <w:p w14:paraId="3DB02D28" w14:textId="2BA11BA9" w:rsidR="00FC28F1" w:rsidRPr="00FE5AF5" w:rsidRDefault="00FC28F1" w:rsidP="00531CF5">
      <w:pPr>
        <w:widowControl w:val="0"/>
        <w:jc w:val="center"/>
      </w:pPr>
      <w:r>
        <w:rPr>
          <w:noProof/>
        </w:rPr>
        <w:drawing>
          <wp:inline distT="0" distB="0" distL="0" distR="0" wp14:anchorId="22DEFEAB" wp14:editId="258A0F9B">
            <wp:extent cx="3101609" cy="5486875"/>
            <wp:effectExtent l="0" t="0" r="0" b="0"/>
            <wp:docPr id="1468485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85225" name="Picture 1468485225"/>
                    <pic:cNvPicPr/>
                  </pic:nvPicPr>
                  <pic:blipFill>
                    <a:blip r:embed="rId19">
                      <a:extLst>
                        <a:ext uri="{28A0092B-C50C-407E-A947-70E740481C1C}">
                          <a14:useLocalDpi xmlns:a14="http://schemas.microsoft.com/office/drawing/2010/main"/>
                        </a:ext>
                      </a:extLst>
                    </a:blip>
                    <a:stretch>
                      <a:fillRect/>
                    </a:stretch>
                  </pic:blipFill>
                  <pic:spPr>
                    <a:xfrm>
                      <a:off x="0" y="0"/>
                      <a:ext cx="3101609" cy="5486875"/>
                    </a:xfrm>
                    <a:prstGeom prst="rect">
                      <a:avLst/>
                    </a:prstGeom>
                  </pic:spPr>
                </pic:pic>
              </a:graphicData>
            </a:graphic>
          </wp:inline>
        </w:drawing>
      </w:r>
    </w:p>
    <w:p w14:paraId="339841C1" w14:textId="2E9C9AB8" w:rsidR="78B39B2D" w:rsidRDefault="78B39B2D" w:rsidP="78B39B2D">
      <w:pPr>
        <w:pStyle w:val="Cita"/>
        <w:rPr>
          <w:rFonts w:eastAsia="Times New Roman"/>
        </w:rPr>
      </w:pPr>
    </w:p>
    <w:p w14:paraId="7EE14306" w14:textId="5FAA6278" w:rsidR="00F57329" w:rsidRPr="00FE5AF5" w:rsidRDefault="2F5D84B4" w:rsidP="2F5D84B4">
      <w:pPr>
        <w:pStyle w:val="Cita"/>
      </w:pPr>
      <w:r w:rsidRPr="2F5D84B4">
        <w:rPr>
          <w:rFonts w:eastAsia="Times New Roman"/>
        </w:rPr>
        <w:t>Fuente: Elaborado por el estudiante de acuerdo con el proyecto</w:t>
      </w:r>
      <w:bookmarkStart w:id="181" w:name="_heading=h.jtn0dzr4ctdh"/>
      <w:bookmarkEnd w:id="181"/>
    </w:p>
    <w:p w14:paraId="04724B45" w14:textId="77777777" w:rsidR="00F57329" w:rsidRDefault="00F57329" w:rsidP="00531CF5">
      <w:pPr>
        <w:pStyle w:val="Descripcin"/>
      </w:pPr>
    </w:p>
    <w:p w14:paraId="56F6E925" w14:textId="77777777" w:rsidR="00716F29" w:rsidRDefault="00716F29" w:rsidP="00716F29"/>
    <w:p w14:paraId="153037A0" w14:textId="77777777" w:rsidR="00716F29" w:rsidRDefault="00716F29" w:rsidP="00716F29"/>
    <w:p w14:paraId="3A5D66FD" w14:textId="77777777" w:rsidR="00716F29" w:rsidRDefault="00716F29" w:rsidP="00716F29"/>
    <w:p w14:paraId="5953F564" w14:textId="77777777" w:rsidR="00716F29" w:rsidRDefault="00716F29" w:rsidP="00716F29"/>
    <w:p w14:paraId="0B9A1138" w14:textId="77777777" w:rsidR="00716F29" w:rsidRPr="00716F29" w:rsidRDefault="00716F29" w:rsidP="00716F29"/>
    <w:p w14:paraId="1D9F50C6" w14:textId="51A0F4E1" w:rsidR="00FC28F1" w:rsidRPr="00FE5AF5" w:rsidRDefault="09F0EF63" w:rsidP="00531CF5">
      <w:pPr>
        <w:pStyle w:val="Descripcin"/>
      </w:pPr>
      <w:bookmarkStart w:id="182" w:name="_Toc232263765"/>
      <w:bookmarkStart w:id="183" w:name="_Toc232538138"/>
      <w:bookmarkStart w:id="184" w:name="_Toc232540748"/>
      <w:r>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10</w:t>
      </w:r>
      <w:r w:rsidR="008837C2">
        <w:fldChar w:fldCharType="end"/>
      </w:r>
      <w:r w:rsidR="00F57329" w:rsidRPr="00325971">
        <w:t xml:space="preserve">: “Diagrama de Caso De Uso </w:t>
      </w:r>
      <w:r w:rsidR="00F57329">
        <w:t>10</w:t>
      </w:r>
      <w:r w:rsidR="000E65DA">
        <w:t xml:space="preserve"> </w:t>
      </w:r>
      <w:r w:rsidR="000E65DA" w:rsidRPr="00FE5AF5">
        <w:t>Definiendo la fecha de vigencia para la cotización</w:t>
      </w:r>
      <w:r w:rsidR="00F57329" w:rsidRPr="00325971">
        <w:t>”.</w:t>
      </w:r>
      <w:bookmarkEnd w:id="182"/>
      <w:bookmarkEnd w:id="183"/>
      <w:bookmarkEnd w:id="184"/>
    </w:p>
    <w:p w14:paraId="03EA8FC7" w14:textId="1542542B" w:rsidR="00FC28F1" w:rsidRPr="00FE5AF5" w:rsidRDefault="00FC28F1" w:rsidP="00531CF5">
      <w:pPr>
        <w:widowControl w:val="0"/>
        <w:jc w:val="center"/>
      </w:pPr>
      <w:r>
        <w:rPr>
          <w:noProof/>
        </w:rPr>
        <w:drawing>
          <wp:inline distT="0" distB="0" distL="0" distR="0" wp14:anchorId="054D06FC" wp14:editId="6B2C695B">
            <wp:extent cx="4359018" cy="5258256"/>
            <wp:effectExtent l="0" t="0" r="0" b="0"/>
            <wp:docPr id="1327397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97820" name="Picture 1327397820"/>
                    <pic:cNvPicPr/>
                  </pic:nvPicPr>
                  <pic:blipFill>
                    <a:blip r:embed="rId20">
                      <a:extLst>
                        <a:ext uri="{28A0092B-C50C-407E-A947-70E740481C1C}">
                          <a14:useLocalDpi xmlns:a14="http://schemas.microsoft.com/office/drawing/2010/main"/>
                        </a:ext>
                      </a:extLst>
                    </a:blip>
                    <a:stretch>
                      <a:fillRect/>
                    </a:stretch>
                  </pic:blipFill>
                  <pic:spPr>
                    <a:xfrm>
                      <a:off x="0" y="0"/>
                      <a:ext cx="4359018" cy="5258256"/>
                    </a:xfrm>
                    <a:prstGeom prst="rect">
                      <a:avLst/>
                    </a:prstGeom>
                  </pic:spPr>
                </pic:pic>
              </a:graphicData>
            </a:graphic>
          </wp:inline>
        </w:drawing>
      </w:r>
    </w:p>
    <w:p w14:paraId="48049B8C" w14:textId="7E817CE3" w:rsidR="78B39B2D" w:rsidRDefault="78B39B2D" w:rsidP="78B39B2D">
      <w:pPr>
        <w:pStyle w:val="Cita"/>
        <w:rPr>
          <w:rFonts w:eastAsia="Times New Roman"/>
        </w:rPr>
      </w:pPr>
    </w:p>
    <w:p w14:paraId="4DB11D67" w14:textId="2AE3EC41" w:rsidR="0059504F" w:rsidRDefault="2F5D84B4" w:rsidP="2F5D84B4">
      <w:pPr>
        <w:pStyle w:val="Cita"/>
      </w:pPr>
      <w:r w:rsidRPr="2F5D84B4">
        <w:rPr>
          <w:rFonts w:eastAsia="Times New Roman"/>
        </w:rPr>
        <w:t>Fuente: Elaborado por el estudiante de acuerdo con el proyecto</w:t>
      </w:r>
      <w:bookmarkStart w:id="185" w:name="_heading=h.usnztj1h8zrj"/>
      <w:bookmarkEnd w:id="185"/>
    </w:p>
    <w:p w14:paraId="117A1147" w14:textId="002FD368" w:rsidR="2F5D84B4" w:rsidRDefault="2F5D84B4" w:rsidP="2F5D84B4"/>
    <w:p w14:paraId="6ACCCF05" w14:textId="7EF0165B" w:rsidR="2F5D84B4" w:rsidRDefault="2F5D84B4" w:rsidP="2F5D84B4"/>
    <w:p w14:paraId="67E6EC65" w14:textId="350F669E" w:rsidR="2F5D84B4" w:rsidRDefault="2F5D84B4" w:rsidP="2F5D84B4"/>
    <w:p w14:paraId="6997C10C" w14:textId="2F10FF52" w:rsidR="2F5D84B4" w:rsidRDefault="2F5D84B4" w:rsidP="2F5D84B4"/>
    <w:p w14:paraId="749082B3" w14:textId="41A10A4C" w:rsidR="2F5D84B4" w:rsidRDefault="2F5D84B4" w:rsidP="2F5D84B4"/>
    <w:p w14:paraId="7009B917" w14:textId="63805A92" w:rsidR="2F5D84B4" w:rsidRDefault="2F5D84B4" w:rsidP="2F5D84B4"/>
    <w:p w14:paraId="183DF69E" w14:textId="77777777" w:rsidR="00B92098" w:rsidRPr="00FE5AF5" w:rsidRDefault="00B92098" w:rsidP="00531CF5">
      <w:pPr>
        <w:jc w:val="center"/>
        <w:rPr>
          <w:color w:val="000000"/>
          <w:sz w:val="18"/>
          <w:szCs w:val="18"/>
        </w:rPr>
      </w:pPr>
    </w:p>
    <w:p w14:paraId="0B0037CC" w14:textId="4B7F1543" w:rsidR="00FC28F1" w:rsidRPr="00FE5AF5" w:rsidRDefault="09F0EF63" w:rsidP="00531CF5">
      <w:pPr>
        <w:pStyle w:val="Descripcin"/>
      </w:pPr>
      <w:bookmarkStart w:id="186" w:name="_Toc232263766"/>
      <w:bookmarkStart w:id="187" w:name="_Toc232538139"/>
      <w:bookmarkStart w:id="188" w:name="_Toc232540749"/>
      <w:r>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11</w:t>
      </w:r>
      <w:r w:rsidR="008837C2">
        <w:fldChar w:fldCharType="end"/>
      </w:r>
      <w:r w:rsidR="00B92098" w:rsidRPr="00600304">
        <w:t>: “Diagrama de Caso De Uso 1</w:t>
      </w:r>
      <w:r w:rsidR="00B92098">
        <w:t>1</w:t>
      </w:r>
      <w:r w:rsidR="000E65DA">
        <w:t xml:space="preserve"> </w:t>
      </w:r>
      <w:r w:rsidR="000E65DA" w:rsidRPr="00FE5AF5">
        <w:t>Aprobando cotización comercial</w:t>
      </w:r>
      <w:r w:rsidR="00B92098" w:rsidRPr="00600304">
        <w:t>”.</w:t>
      </w:r>
      <w:bookmarkEnd w:id="186"/>
      <w:bookmarkEnd w:id="187"/>
      <w:bookmarkEnd w:id="188"/>
    </w:p>
    <w:p w14:paraId="22693D71" w14:textId="067405B8" w:rsidR="00FC28F1" w:rsidRPr="00FE5AF5" w:rsidRDefault="00FC28F1" w:rsidP="00531CF5">
      <w:pPr>
        <w:widowControl w:val="0"/>
        <w:jc w:val="center"/>
      </w:pPr>
      <w:r>
        <w:rPr>
          <w:noProof/>
        </w:rPr>
        <w:drawing>
          <wp:inline distT="0" distB="0" distL="0" distR="0" wp14:anchorId="56B8EA7F" wp14:editId="32CB3EA1">
            <wp:extent cx="4305673" cy="4618120"/>
            <wp:effectExtent l="0" t="0" r="0" b="0"/>
            <wp:docPr id="305870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70293" name="Picture 305870293"/>
                    <pic:cNvPicPr/>
                  </pic:nvPicPr>
                  <pic:blipFill>
                    <a:blip r:embed="rId21">
                      <a:extLst>
                        <a:ext uri="{28A0092B-C50C-407E-A947-70E740481C1C}">
                          <a14:useLocalDpi xmlns:a14="http://schemas.microsoft.com/office/drawing/2010/main"/>
                        </a:ext>
                      </a:extLst>
                    </a:blip>
                    <a:stretch>
                      <a:fillRect/>
                    </a:stretch>
                  </pic:blipFill>
                  <pic:spPr>
                    <a:xfrm>
                      <a:off x="0" y="0"/>
                      <a:ext cx="4305673" cy="4618120"/>
                    </a:xfrm>
                    <a:prstGeom prst="rect">
                      <a:avLst/>
                    </a:prstGeom>
                  </pic:spPr>
                </pic:pic>
              </a:graphicData>
            </a:graphic>
          </wp:inline>
        </w:drawing>
      </w:r>
    </w:p>
    <w:p w14:paraId="4CFAF4B6" w14:textId="24C51648" w:rsidR="78B39B2D" w:rsidRDefault="78B39B2D" w:rsidP="78B39B2D">
      <w:pPr>
        <w:pStyle w:val="Cita"/>
        <w:rPr>
          <w:rFonts w:eastAsia="Times New Roman"/>
        </w:rPr>
      </w:pPr>
    </w:p>
    <w:p w14:paraId="3A66D199" w14:textId="77777777" w:rsidR="00FC28F1" w:rsidRPr="00FE5AF5" w:rsidRDefault="00FC28F1" w:rsidP="00531CF5">
      <w:pPr>
        <w:pStyle w:val="Cita"/>
      </w:pPr>
      <w:r w:rsidRPr="00FE5AF5">
        <w:rPr>
          <w:rFonts w:eastAsia="Times New Roman"/>
        </w:rPr>
        <w:t>Fuente: Elaborado por el estudiante de acuerdo con el proyecto</w:t>
      </w:r>
    </w:p>
    <w:p w14:paraId="1583A13E" w14:textId="77777777" w:rsidR="00FC28F1" w:rsidRPr="00FE5AF5" w:rsidRDefault="00FC28F1" w:rsidP="00531CF5">
      <w:pPr>
        <w:widowControl w:val="0"/>
        <w:jc w:val="center"/>
      </w:pPr>
    </w:p>
    <w:p w14:paraId="75CD8603" w14:textId="77777777" w:rsidR="00FC28F1" w:rsidRPr="00FE5AF5" w:rsidRDefault="00FC28F1" w:rsidP="00531CF5">
      <w:pPr>
        <w:jc w:val="center"/>
        <w:rPr>
          <w:color w:val="000000"/>
          <w:sz w:val="18"/>
          <w:szCs w:val="18"/>
        </w:rPr>
      </w:pPr>
      <w:bookmarkStart w:id="189" w:name="_heading=h.jroyzn2tkr70" w:colFirst="0" w:colLast="0"/>
      <w:bookmarkEnd w:id="189"/>
      <w:r w:rsidRPr="00FE5AF5">
        <w:br w:type="page"/>
      </w:r>
    </w:p>
    <w:p w14:paraId="1F67EDE1" w14:textId="691ADAA7" w:rsidR="00FC28F1" w:rsidRPr="00FE5AF5" w:rsidRDefault="09F0EF63" w:rsidP="00531CF5">
      <w:pPr>
        <w:pStyle w:val="Descripcin"/>
      </w:pPr>
      <w:bookmarkStart w:id="190" w:name="_Toc232263767"/>
      <w:bookmarkStart w:id="191" w:name="_Toc232538140"/>
      <w:bookmarkStart w:id="192" w:name="_Toc232540750"/>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12</w:t>
      </w:r>
      <w:r w:rsidR="008837C2">
        <w:fldChar w:fldCharType="end"/>
      </w:r>
      <w:r w:rsidR="00B92098" w:rsidRPr="00207A78">
        <w:t>: “Diagrama de Caso De Uso 1</w:t>
      </w:r>
      <w:r w:rsidR="00B92098">
        <w:t>2</w:t>
      </w:r>
      <w:r w:rsidR="000E65DA">
        <w:t xml:space="preserve"> </w:t>
      </w:r>
      <w:r w:rsidR="000E65DA" w:rsidRPr="00FE5AF5">
        <w:t>Transformando cotización a nota de venta</w:t>
      </w:r>
      <w:r w:rsidR="00B92098" w:rsidRPr="00207A78">
        <w:t>”.</w:t>
      </w:r>
      <w:bookmarkEnd w:id="190"/>
      <w:bookmarkEnd w:id="191"/>
      <w:bookmarkEnd w:id="192"/>
    </w:p>
    <w:p w14:paraId="711D9046" w14:textId="23FA5E64" w:rsidR="00FC28F1" w:rsidRPr="00FE5AF5" w:rsidRDefault="00FC28F1" w:rsidP="00531CF5">
      <w:pPr>
        <w:widowControl w:val="0"/>
        <w:jc w:val="center"/>
      </w:pPr>
      <w:r>
        <w:rPr>
          <w:noProof/>
        </w:rPr>
        <w:drawing>
          <wp:inline distT="0" distB="0" distL="0" distR="0" wp14:anchorId="01C7A3F9" wp14:editId="58A95A3B">
            <wp:extent cx="5265876" cy="5570703"/>
            <wp:effectExtent l="0" t="0" r="0" b="0"/>
            <wp:docPr id="1935722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22510" name="Picture 1935722510"/>
                    <pic:cNvPicPr/>
                  </pic:nvPicPr>
                  <pic:blipFill>
                    <a:blip r:embed="rId22">
                      <a:extLst>
                        <a:ext uri="{28A0092B-C50C-407E-A947-70E740481C1C}">
                          <a14:useLocalDpi xmlns:a14="http://schemas.microsoft.com/office/drawing/2010/main"/>
                        </a:ext>
                      </a:extLst>
                    </a:blip>
                    <a:stretch>
                      <a:fillRect/>
                    </a:stretch>
                  </pic:blipFill>
                  <pic:spPr>
                    <a:xfrm>
                      <a:off x="0" y="0"/>
                      <a:ext cx="5265876" cy="5570703"/>
                    </a:xfrm>
                    <a:prstGeom prst="rect">
                      <a:avLst/>
                    </a:prstGeom>
                  </pic:spPr>
                </pic:pic>
              </a:graphicData>
            </a:graphic>
          </wp:inline>
        </w:drawing>
      </w:r>
    </w:p>
    <w:p w14:paraId="1B313759" w14:textId="32BBD400" w:rsidR="78B39B2D" w:rsidRDefault="78B39B2D" w:rsidP="78B39B2D">
      <w:pPr>
        <w:pStyle w:val="Cita"/>
        <w:rPr>
          <w:rFonts w:eastAsia="Times New Roman"/>
        </w:rPr>
      </w:pPr>
    </w:p>
    <w:p w14:paraId="1634CED5" w14:textId="77777777" w:rsidR="00FC28F1" w:rsidRPr="00FE5AF5" w:rsidRDefault="00FC28F1" w:rsidP="00531CF5">
      <w:pPr>
        <w:pStyle w:val="Cita"/>
      </w:pPr>
      <w:r w:rsidRPr="00FE5AF5">
        <w:rPr>
          <w:rFonts w:eastAsia="Times New Roman"/>
        </w:rPr>
        <w:t>Fuente: Elaborado por el estudiante de acuerdo con el proyecto</w:t>
      </w:r>
    </w:p>
    <w:p w14:paraId="02EF8F88" w14:textId="77777777" w:rsidR="00FC28F1" w:rsidRPr="00FE5AF5" w:rsidRDefault="00FC28F1" w:rsidP="00531CF5">
      <w:pPr>
        <w:widowControl w:val="0"/>
        <w:jc w:val="center"/>
      </w:pPr>
    </w:p>
    <w:p w14:paraId="3B621931" w14:textId="77777777" w:rsidR="00FC28F1" w:rsidRPr="00FE5AF5" w:rsidRDefault="00FC28F1" w:rsidP="00531CF5">
      <w:pPr>
        <w:widowControl w:val="0"/>
        <w:ind w:left="720"/>
        <w:jc w:val="center"/>
      </w:pPr>
    </w:p>
    <w:p w14:paraId="3D6D3CE7" w14:textId="77777777" w:rsidR="00FC28F1" w:rsidRPr="00FE5AF5" w:rsidRDefault="00FC28F1" w:rsidP="00531CF5">
      <w:pPr>
        <w:jc w:val="center"/>
        <w:rPr>
          <w:color w:val="000000"/>
          <w:sz w:val="18"/>
          <w:szCs w:val="18"/>
        </w:rPr>
      </w:pPr>
      <w:bookmarkStart w:id="193" w:name="_heading=h.79f83kg402gb" w:colFirst="0" w:colLast="0"/>
      <w:bookmarkEnd w:id="193"/>
      <w:r w:rsidRPr="00FE5AF5">
        <w:br w:type="page"/>
      </w:r>
    </w:p>
    <w:p w14:paraId="29D4CA27" w14:textId="7C9736BA" w:rsidR="00FC28F1" w:rsidRPr="00FE5AF5" w:rsidRDefault="09F0EF63" w:rsidP="00531CF5">
      <w:pPr>
        <w:pStyle w:val="Descripcin"/>
      </w:pPr>
      <w:bookmarkStart w:id="194" w:name="_Toc232263768"/>
      <w:bookmarkStart w:id="195" w:name="_Toc232538141"/>
      <w:bookmarkStart w:id="196" w:name="_Toc232540751"/>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13</w:t>
      </w:r>
      <w:r w:rsidR="008837C2">
        <w:fldChar w:fldCharType="end"/>
      </w:r>
      <w:r w:rsidR="7685B612">
        <w:t>: “Diagrama de Caso De Uso 13</w:t>
      </w:r>
      <w:r w:rsidR="000E65DA" w:rsidRPr="000E65DA">
        <w:t xml:space="preserve"> </w:t>
      </w:r>
      <w:r w:rsidR="000E65DA" w:rsidRPr="00FE5AF5">
        <w:t>Creando Nota de Venta independiente</w:t>
      </w:r>
      <w:r w:rsidR="7685B612">
        <w:t>”.</w:t>
      </w:r>
      <w:bookmarkEnd w:id="194"/>
      <w:bookmarkEnd w:id="195"/>
      <w:bookmarkEnd w:id="196"/>
    </w:p>
    <w:p w14:paraId="29528EDD" w14:textId="747AB6EB" w:rsidR="00E403B3" w:rsidRDefault="00FC28F1" w:rsidP="00531CF5">
      <w:pPr>
        <w:widowControl w:val="0"/>
        <w:jc w:val="center"/>
        <w:rPr>
          <w:rStyle w:val="CitaCar"/>
        </w:rPr>
      </w:pPr>
      <w:r>
        <w:rPr>
          <w:noProof/>
        </w:rPr>
        <w:drawing>
          <wp:inline distT="0" distB="0" distL="0" distR="0" wp14:anchorId="7F72F689" wp14:editId="59D34B0A">
            <wp:extent cx="5494496" cy="4580017"/>
            <wp:effectExtent l="0" t="0" r="0" b="0"/>
            <wp:docPr id="1370274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74412" name="Picture 1370274412"/>
                    <pic:cNvPicPr/>
                  </pic:nvPicPr>
                  <pic:blipFill>
                    <a:blip r:embed="rId23">
                      <a:extLst>
                        <a:ext uri="{28A0092B-C50C-407E-A947-70E740481C1C}">
                          <a14:useLocalDpi xmlns:a14="http://schemas.microsoft.com/office/drawing/2010/main"/>
                        </a:ext>
                      </a:extLst>
                    </a:blip>
                    <a:stretch>
                      <a:fillRect/>
                    </a:stretch>
                  </pic:blipFill>
                  <pic:spPr>
                    <a:xfrm>
                      <a:off x="0" y="0"/>
                      <a:ext cx="5494496" cy="4580017"/>
                    </a:xfrm>
                    <a:prstGeom prst="rect">
                      <a:avLst/>
                    </a:prstGeom>
                  </pic:spPr>
                </pic:pic>
              </a:graphicData>
            </a:graphic>
          </wp:inline>
        </w:drawing>
      </w:r>
    </w:p>
    <w:p w14:paraId="3F5AFEB0" w14:textId="5C46DD4F" w:rsidR="78B39B2D" w:rsidRDefault="78B39B2D" w:rsidP="78B39B2D">
      <w:pPr>
        <w:widowControl w:val="0"/>
        <w:jc w:val="center"/>
        <w:rPr>
          <w:rStyle w:val="CitaCar"/>
        </w:rPr>
      </w:pPr>
    </w:p>
    <w:p w14:paraId="635BFEE0" w14:textId="7D4A6005" w:rsidR="00FC28F1" w:rsidRPr="00B92098" w:rsidRDefault="00FC28F1" w:rsidP="00531CF5">
      <w:pPr>
        <w:widowControl w:val="0"/>
        <w:jc w:val="center"/>
        <w:rPr>
          <w:rStyle w:val="CitaCar"/>
        </w:rPr>
      </w:pPr>
      <w:r w:rsidRPr="00B92098">
        <w:rPr>
          <w:rStyle w:val="CitaCar"/>
        </w:rPr>
        <w:t>Fuente: Elaborado por el estudiante de acuerdo con el proyecto</w:t>
      </w:r>
    </w:p>
    <w:p w14:paraId="5B4DC6DE" w14:textId="77777777" w:rsidR="00FC28F1" w:rsidRPr="00FE5AF5" w:rsidRDefault="00FC28F1" w:rsidP="00531CF5">
      <w:pPr>
        <w:widowControl w:val="0"/>
        <w:jc w:val="center"/>
        <w:rPr>
          <w:rFonts w:ascii="Times New Roman" w:eastAsia="Times New Roman" w:hAnsi="Times New Roman" w:cs="Times New Roman"/>
          <w:color w:val="000000"/>
          <w:sz w:val="18"/>
          <w:szCs w:val="18"/>
        </w:rPr>
      </w:pPr>
    </w:p>
    <w:p w14:paraId="51D31747" w14:textId="77777777" w:rsidR="00FC28F1" w:rsidRPr="00FE5AF5" w:rsidRDefault="00FC28F1" w:rsidP="00531CF5">
      <w:pPr>
        <w:widowControl w:val="0"/>
        <w:ind w:left="720"/>
        <w:jc w:val="center"/>
      </w:pPr>
    </w:p>
    <w:p w14:paraId="2A30D676" w14:textId="77777777" w:rsidR="00FC28F1" w:rsidRPr="00FE5AF5" w:rsidRDefault="00FC28F1" w:rsidP="00531CF5">
      <w:pPr>
        <w:jc w:val="center"/>
        <w:rPr>
          <w:color w:val="000000"/>
          <w:sz w:val="18"/>
          <w:szCs w:val="18"/>
        </w:rPr>
      </w:pPr>
      <w:bookmarkStart w:id="197" w:name="_heading=h.bg5oq435zvf8" w:colFirst="0" w:colLast="0"/>
      <w:bookmarkEnd w:id="197"/>
      <w:r w:rsidRPr="00FE5AF5">
        <w:br w:type="page"/>
      </w:r>
    </w:p>
    <w:p w14:paraId="53023F3D" w14:textId="6507706E" w:rsidR="00FC28F1" w:rsidRPr="00FE5AF5" w:rsidRDefault="09F0EF63" w:rsidP="00531CF5">
      <w:pPr>
        <w:pStyle w:val="Descripcin"/>
      </w:pPr>
      <w:bookmarkStart w:id="198" w:name="_Toc232263769"/>
      <w:bookmarkStart w:id="199" w:name="_Toc232538142"/>
      <w:bookmarkStart w:id="200" w:name="_Toc232540752"/>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14</w:t>
      </w:r>
      <w:r w:rsidR="008837C2">
        <w:fldChar w:fldCharType="end"/>
      </w:r>
      <w:r w:rsidR="00B92098" w:rsidRPr="000B1654">
        <w:t>: “Diagrama de Caso De Uso 1</w:t>
      </w:r>
      <w:r w:rsidR="00B92098">
        <w:t>4</w:t>
      </w:r>
      <w:r w:rsidR="000E65DA">
        <w:t xml:space="preserve"> </w:t>
      </w:r>
      <w:r w:rsidR="000E65DA" w:rsidRPr="00FE5AF5">
        <w:t>Seleccionando divisa en venta</w:t>
      </w:r>
      <w:r w:rsidR="00B92098" w:rsidRPr="000B1654">
        <w:t>”.</w:t>
      </w:r>
      <w:bookmarkEnd w:id="198"/>
      <w:bookmarkEnd w:id="199"/>
      <w:bookmarkEnd w:id="200"/>
    </w:p>
    <w:p w14:paraId="1840F0E3" w14:textId="4C340F2C" w:rsidR="00FC28F1" w:rsidRPr="00FE5AF5" w:rsidRDefault="00FC28F1" w:rsidP="00531CF5">
      <w:pPr>
        <w:widowControl w:val="0"/>
        <w:jc w:val="center"/>
      </w:pPr>
      <w:r>
        <w:rPr>
          <w:noProof/>
        </w:rPr>
        <w:drawing>
          <wp:inline distT="0" distB="0" distL="0" distR="0" wp14:anchorId="2001C207" wp14:editId="25389738">
            <wp:extent cx="5677392" cy="4496190"/>
            <wp:effectExtent l="0" t="0" r="0" b="0"/>
            <wp:docPr id="1172004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04884" name="Picture 1172004884"/>
                    <pic:cNvPicPr/>
                  </pic:nvPicPr>
                  <pic:blipFill>
                    <a:blip r:embed="rId24">
                      <a:extLst>
                        <a:ext uri="{28A0092B-C50C-407E-A947-70E740481C1C}">
                          <a14:useLocalDpi xmlns:a14="http://schemas.microsoft.com/office/drawing/2010/main"/>
                        </a:ext>
                      </a:extLst>
                    </a:blip>
                    <a:stretch>
                      <a:fillRect/>
                    </a:stretch>
                  </pic:blipFill>
                  <pic:spPr>
                    <a:xfrm>
                      <a:off x="0" y="0"/>
                      <a:ext cx="5677392" cy="4496190"/>
                    </a:xfrm>
                    <a:prstGeom prst="rect">
                      <a:avLst/>
                    </a:prstGeom>
                  </pic:spPr>
                </pic:pic>
              </a:graphicData>
            </a:graphic>
          </wp:inline>
        </w:drawing>
      </w:r>
    </w:p>
    <w:p w14:paraId="4FEF1E9B" w14:textId="298EC7A9" w:rsidR="78B39B2D" w:rsidRDefault="78B39B2D" w:rsidP="78B39B2D">
      <w:pPr>
        <w:pStyle w:val="Cita"/>
        <w:rPr>
          <w:rFonts w:eastAsia="Times New Roman"/>
        </w:rPr>
      </w:pPr>
    </w:p>
    <w:p w14:paraId="0E65F342" w14:textId="77777777" w:rsidR="00FC28F1" w:rsidRPr="00FE5AF5" w:rsidRDefault="00FC28F1" w:rsidP="00531CF5">
      <w:pPr>
        <w:pStyle w:val="Cita"/>
      </w:pPr>
      <w:r w:rsidRPr="00FE5AF5">
        <w:rPr>
          <w:rFonts w:eastAsia="Times New Roman"/>
        </w:rPr>
        <w:t>Fuente: Elaborado por el estudiante de acuerdo con el proyecto</w:t>
      </w:r>
    </w:p>
    <w:p w14:paraId="7831E6B1" w14:textId="77777777" w:rsidR="00FC28F1" w:rsidRPr="00FE5AF5" w:rsidRDefault="00FC28F1" w:rsidP="00531CF5">
      <w:pPr>
        <w:widowControl w:val="0"/>
        <w:jc w:val="center"/>
      </w:pPr>
    </w:p>
    <w:p w14:paraId="2D6C0B97" w14:textId="77777777" w:rsidR="00FC28F1" w:rsidRPr="00FE5AF5" w:rsidRDefault="00FC28F1" w:rsidP="00531CF5">
      <w:pPr>
        <w:widowControl w:val="0"/>
        <w:ind w:left="720"/>
        <w:jc w:val="center"/>
      </w:pPr>
    </w:p>
    <w:p w14:paraId="250559ED" w14:textId="4EDF5D85" w:rsidR="00FC28F1" w:rsidRDefault="00FC28F1" w:rsidP="00531CF5">
      <w:pPr>
        <w:jc w:val="center"/>
      </w:pPr>
      <w:bookmarkStart w:id="201" w:name="_heading=h.8ggiedzfpif8" w:colFirst="0" w:colLast="0"/>
      <w:bookmarkEnd w:id="201"/>
    </w:p>
    <w:p w14:paraId="0CE80F5E" w14:textId="77777777" w:rsidR="00B92098" w:rsidRDefault="00B92098" w:rsidP="00531CF5">
      <w:pPr>
        <w:jc w:val="center"/>
      </w:pPr>
    </w:p>
    <w:p w14:paraId="16D3D715" w14:textId="77777777" w:rsidR="00B92098" w:rsidRDefault="00B92098" w:rsidP="00531CF5">
      <w:pPr>
        <w:jc w:val="center"/>
      </w:pPr>
    </w:p>
    <w:p w14:paraId="0400AE07" w14:textId="77777777" w:rsidR="00B92098" w:rsidRDefault="00B92098" w:rsidP="00531CF5">
      <w:pPr>
        <w:jc w:val="center"/>
      </w:pPr>
    </w:p>
    <w:p w14:paraId="55CD66CE" w14:textId="77777777" w:rsidR="0059504F" w:rsidRDefault="0059504F" w:rsidP="00531CF5">
      <w:pPr>
        <w:jc w:val="center"/>
      </w:pPr>
    </w:p>
    <w:p w14:paraId="72E3B475" w14:textId="77777777" w:rsidR="00B92098" w:rsidRDefault="00B92098" w:rsidP="00531CF5">
      <w:pPr>
        <w:jc w:val="center"/>
      </w:pPr>
    </w:p>
    <w:p w14:paraId="17726C3B" w14:textId="77777777" w:rsidR="00B92098" w:rsidRPr="00FE5AF5" w:rsidRDefault="00B92098" w:rsidP="00531CF5">
      <w:pPr>
        <w:jc w:val="center"/>
        <w:rPr>
          <w:color w:val="000000"/>
          <w:sz w:val="18"/>
          <w:szCs w:val="18"/>
        </w:rPr>
      </w:pPr>
    </w:p>
    <w:p w14:paraId="7013F739" w14:textId="372AD84A" w:rsidR="00B92098" w:rsidRDefault="09F0EF63" w:rsidP="00531CF5">
      <w:pPr>
        <w:pStyle w:val="Descripcin"/>
      </w:pPr>
      <w:bookmarkStart w:id="202" w:name="_Toc232263770"/>
      <w:bookmarkStart w:id="203" w:name="_Toc232538143"/>
      <w:bookmarkStart w:id="204" w:name="_Toc232540753"/>
      <w:r>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15</w:t>
      </w:r>
      <w:r w:rsidR="008837C2">
        <w:fldChar w:fldCharType="end"/>
      </w:r>
      <w:r w:rsidR="00B92098" w:rsidRPr="000C6DD6">
        <w:t>: “Diagrama de Caso De Uso 1</w:t>
      </w:r>
      <w:r w:rsidR="00B92098">
        <w:t>5</w:t>
      </w:r>
      <w:r w:rsidR="000E65DA">
        <w:t xml:space="preserve"> </w:t>
      </w:r>
      <w:r w:rsidR="000E65DA" w:rsidRPr="00FE5AF5">
        <w:t>Sincronizando el tipo de cambio oficial</w:t>
      </w:r>
      <w:r w:rsidR="00B92098" w:rsidRPr="000C6DD6">
        <w:t>”.</w:t>
      </w:r>
      <w:bookmarkEnd w:id="202"/>
      <w:bookmarkEnd w:id="203"/>
      <w:bookmarkEnd w:id="204"/>
    </w:p>
    <w:p w14:paraId="05ACD61C" w14:textId="1DDC4206" w:rsidR="00FC28F1" w:rsidRPr="00FE5AF5" w:rsidRDefault="00FC28F1" w:rsidP="00531CF5">
      <w:pPr>
        <w:widowControl w:val="0"/>
        <w:jc w:val="center"/>
      </w:pPr>
      <w:r>
        <w:rPr>
          <w:noProof/>
        </w:rPr>
        <w:drawing>
          <wp:inline distT="0" distB="0" distL="0" distR="0" wp14:anchorId="71E9340C" wp14:editId="00862D38">
            <wp:extent cx="5311600" cy="3756986"/>
            <wp:effectExtent l="0" t="0" r="0" b="0"/>
            <wp:docPr id="1220933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33405" name="Picture 1220933405"/>
                    <pic:cNvPicPr/>
                  </pic:nvPicPr>
                  <pic:blipFill>
                    <a:blip r:embed="rId25">
                      <a:extLst>
                        <a:ext uri="{28A0092B-C50C-407E-A947-70E740481C1C}">
                          <a14:useLocalDpi xmlns:a14="http://schemas.microsoft.com/office/drawing/2010/main"/>
                        </a:ext>
                      </a:extLst>
                    </a:blip>
                    <a:stretch>
                      <a:fillRect/>
                    </a:stretch>
                  </pic:blipFill>
                  <pic:spPr>
                    <a:xfrm>
                      <a:off x="0" y="0"/>
                      <a:ext cx="5311600" cy="3756986"/>
                    </a:xfrm>
                    <a:prstGeom prst="rect">
                      <a:avLst/>
                    </a:prstGeom>
                  </pic:spPr>
                </pic:pic>
              </a:graphicData>
            </a:graphic>
          </wp:inline>
        </w:drawing>
      </w:r>
    </w:p>
    <w:p w14:paraId="4A98EC0E" w14:textId="2EAA391D" w:rsidR="78B39B2D" w:rsidRDefault="78B39B2D" w:rsidP="78B39B2D">
      <w:pPr>
        <w:pStyle w:val="Cita"/>
        <w:rPr>
          <w:rFonts w:eastAsia="Times New Roman"/>
        </w:rPr>
      </w:pPr>
    </w:p>
    <w:p w14:paraId="529E9290" w14:textId="77777777" w:rsidR="00FC28F1" w:rsidRPr="00FE5AF5" w:rsidRDefault="00FC28F1" w:rsidP="00531CF5">
      <w:pPr>
        <w:pStyle w:val="Cita"/>
      </w:pPr>
      <w:r w:rsidRPr="00FE5AF5">
        <w:rPr>
          <w:rFonts w:eastAsia="Times New Roman"/>
        </w:rPr>
        <w:t>Fuente: Elaborado por el estudiante de acuerdo con el proyecto</w:t>
      </w:r>
    </w:p>
    <w:p w14:paraId="28698677" w14:textId="77777777" w:rsidR="00FC28F1" w:rsidRPr="00FE5AF5" w:rsidRDefault="00FC28F1" w:rsidP="00531CF5">
      <w:pPr>
        <w:widowControl w:val="0"/>
        <w:jc w:val="center"/>
      </w:pPr>
    </w:p>
    <w:p w14:paraId="73584923" w14:textId="77777777" w:rsidR="00FC28F1" w:rsidRPr="00FE5AF5" w:rsidRDefault="00FC28F1" w:rsidP="00531CF5">
      <w:pPr>
        <w:jc w:val="center"/>
        <w:rPr>
          <w:color w:val="000000"/>
          <w:sz w:val="18"/>
          <w:szCs w:val="18"/>
        </w:rPr>
      </w:pPr>
      <w:bookmarkStart w:id="205" w:name="_heading=h.pnnkc3arlyi7" w:colFirst="0" w:colLast="0"/>
      <w:bookmarkEnd w:id="205"/>
      <w:r w:rsidRPr="00FE5AF5">
        <w:br w:type="page"/>
      </w:r>
    </w:p>
    <w:p w14:paraId="582FE317" w14:textId="7D1A2BDD" w:rsidR="00FC28F1" w:rsidRPr="00FE5AF5" w:rsidRDefault="09F0EF63" w:rsidP="00531CF5">
      <w:pPr>
        <w:pStyle w:val="Descripcin"/>
      </w:pPr>
      <w:bookmarkStart w:id="206" w:name="_Toc232263771"/>
      <w:bookmarkStart w:id="207" w:name="_Toc232538144"/>
      <w:bookmarkStart w:id="208" w:name="_Toc232540754"/>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16</w:t>
      </w:r>
      <w:r w:rsidR="008837C2">
        <w:fldChar w:fldCharType="end"/>
      </w:r>
      <w:r w:rsidR="00B92098" w:rsidRPr="00854CC4">
        <w:t>: “Diagrama de Caso De Uso 1</w:t>
      </w:r>
      <w:r w:rsidR="00B92098">
        <w:t>6</w:t>
      </w:r>
      <w:r w:rsidR="000E65DA" w:rsidRPr="000E65DA">
        <w:t xml:space="preserve"> </w:t>
      </w:r>
      <w:r w:rsidR="000E65DA" w:rsidRPr="00FE5AF5">
        <w:t>Convirtiendo transacciones a moneda base</w:t>
      </w:r>
      <w:r w:rsidR="00B92098" w:rsidRPr="00854CC4">
        <w:t>”.</w:t>
      </w:r>
      <w:bookmarkEnd w:id="206"/>
      <w:bookmarkEnd w:id="207"/>
      <w:bookmarkEnd w:id="208"/>
    </w:p>
    <w:p w14:paraId="4027C704" w14:textId="21DEFFFF" w:rsidR="00FC28F1" w:rsidRPr="00FE5AF5" w:rsidRDefault="00FC28F1" w:rsidP="00531CF5">
      <w:pPr>
        <w:widowControl w:val="0"/>
        <w:jc w:val="center"/>
      </w:pPr>
      <w:r>
        <w:rPr>
          <w:noProof/>
        </w:rPr>
        <w:drawing>
          <wp:inline distT="0" distB="0" distL="0" distR="0" wp14:anchorId="693CC834" wp14:editId="466A9253">
            <wp:extent cx="2834886" cy="5189670"/>
            <wp:effectExtent l="0" t="0" r="0" b="0"/>
            <wp:docPr id="1449907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07065" name="Picture 1449907065"/>
                    <pic:cNvPicPr/>
                  </pic:nvPicPr>
                  <pic:blipFill>
                    <a:blip r:embed="rId26">
                      <a:extLst>
                        <a:ext uri="{28A0092B-C50C-407E-A947-70E740481C1C}">
                          <a14:useLocalDpi xmlns:a14="http://schemas.microsoft.com/office/drawing/2010/main"/>
                        </a:ext>
                      </a:extLst>
                    </a:blip>
                    <a:stretch>
                      <a:fillRect/>
                    </a:stretch>
                  </pic:blipFill>
                  <pic:spPr>
                    <a:xfrm>
                      <a:off x="0" y="0"/>
                      <a:ext cx="2834886" cy="5189670"/>
                    </a:xfrm>
                    <a:prstGeom prst="rect">
                      <a:avLst/>
                    </a:prstGeom>
                  </pic:spPr>
                </pic:pic>
              </a:graphicData>
            </a:graphic>
          </wp:inline>
        </w:drawing>
      </w:r>
    </w:p>
    <w:p w14:paraId="15A19DAD" w14:textId="320C6671" w:rsidR="78B39B2D" w:rsidRDefault="78B39B2D" w:rsidP="78B39B2D">
      <w:pPr>
        <w:pStyle w:val="Cita"/>
        <w:rPr>
          <w:rFonts w:eastAsia="Times New Roman"/>
        </w:rPr>
      </w:pPr>
    </w:p>
    <w:p w14:paraId="510AC03D" w14:textId="77777777" w:rsidR="00FC28F1" w:rsidRPr="00FE5AF5" w:rsidRDefault="00FC28F1" w:rsidP="00531CF5">
      <w:pPr>
        <w:pStyle w:val="Cita"/>
      </w:pPr>
      <w:r w:rsidRPr="00FE5AF5">
        <w:rPr>
          <w:rFonts w:eastAsia="Times New Roman"/>
        </w:rPr>
        <w:t>Fuente: Elaborado por el estudiante de acuerdo con el proyecto</w:t>
      </w:r>
    </w:p>
    <w:p w14:paraId="247DD18F" w14:textId="77777777" w:rsidR="00FC28F1" w:rsidRPr="00FE5AF5" w:rsidRDefault="00FC28F1" w:rsidP="00531CF5">
      <w:pPr>
        <w:widowControl w:val="0"/>
        <w:jc w:val="center"/>
      </w:pPr>
    </w:p>
    <w:p w14:paraId="09DD15EC" w14:textId="77777777" w:rsidR="00FC28F1" w:rsidRPr="00FE5AF5" w:rsidRDefault="00FC28F1" w:rsidP="00531CF5">
      <w:pPr>
        <w:jc w:val="center"/>
        <w:rPr>
          <w:color w:val="000000"/>
          <w:sz w:val="18"/>
          <w:szCs w:val="18"/>
        </w:rPr>
      </w:pPr>
      <w:bookmarkStart w:id="209" w:name="_heading=h.87exehc7l8l1" w:colFirst="0" w:colLast="0"/>
      <w:bookmarkEnd w:id="209"/>
      <w:r w:rsidRPr="00FE5AF5">
        <w:br w:type="page"/>
      </w:r>
    </w:p>
    <w:p w14:paraId="0EE43FB9" w14:textId="66589284" w:rsidR="00B92098" w:rsidRDefault="09F0EF63" w:rsidP="00531CF5">
      <w:pPr>
        <w:pStyle w:val="Descripcin"/>
      </w:pPr>
      <w:bookmarkStart w:id="210" w:name="_Toc232263772"/>
      <w:bookmarkStart w:id="211" w:name="_Toc232538145"/>
      <w:bookmarkStart w:id="212" w:name="_Toc232540755"/>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17</w:t>
      </w:r>
      <w:r w:rsidR="008837C2">
        <w:fldChar w:fldCharType="end"/>
      </w:r>
      <w:r w:rsidR="00B92098" w:rsidRPr="00843CA6">
        <w:t>: “Diagrama de Caso De Uso 1</w:t>
      </w:r>
      <w:r w:rsidR="00B92098">
        <w:t>7</w:t>
      </w:r>
      <w:r w:rsidR="000E65DA">
        <w:t xml:space="preserve"> </w:t>
      </w:r>
      <w:r w:rsidR="000E65DA" w:rsidRPr="00FE5AF5">
        <w:t>Calculando el Impuesto al Valor Agregado</w:t>
      </w:r>
      <w:r w:rsidR="00B92098" w:rsidRPr="00843CA6">
        <w:t>”.</w:t>
      </w:r>
      <w:bookmarkEnd w:id="210"/>
      <w:bookmarkEnd w:id="211"/>
      <w:bookmarkEnd w:id="212"/>
    </w:p>
    <w:p w14:paraId="718F1D0C" w14:textId="14980A75" w:rsidR="00FC28F1" w:rsidRPr="00FE5AF5" w:rsidRDefault="00FC28F1" w:rsidP="00531CF5">
      <w:pPr>
        <w:widowControl w:val="0"/>
        <w:jc w:val="center"/>
      </w:pPr>
      <w:r>
        <w:rPr>
          <w:noProof/>
        </w:rPr>
        <w:drawing>
          <wp:inline distT="0" distB="0" distL="0" distR="0" wp14:anchorId="738FCBAF" wp14:editId="4ACB4A16">
            <wp:extent cx="3505504" cy="5159187"/>
            <wp:effectExtent l="0" t="0" r="0" b="0"/>
            <wp:docPr id="1543387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7464" name="Picture 1543387464"/>
                    <pic:cNvPicPr/>
                  </pic:nvPicPr>
                  <pic:blipFill>
                    <a:blip r:embed="rId27">
                      <a:extLst>
                        <a:ext uri="{28A0092B-C50C-407E-A947-70E740481C1C}">
                          <a14:useLocalDpi xmlns:a14="http://schemas.microsoft.com/office/drawing/2010/main"/>
                        </a:ext>
                      </a:extLst>
                    </a:blip>
                    <a:stretch>
                      <a:fillRect/>
                    </a:stretch>
                  </pic:blipFill>
                  <pic:spPr>
                    <a:xfrm>
                      <a:off x="0" y="0"/>
                      <a:ext cx="3505504" cy="5159187"/>
                    </a:xfrm>
                    <a:prstGeom prst="rect">
                      <a:avLst/>
                    </a:prstGeom>
                  </pic:spPr>
                </pic:pic>
              </a:graphicData>
            </a:graphic>
          </wp:inline>
        </w:drawing>
      </w:r>
    </w:p>
    <w:p w14:paraId="524DB45C" w14:textId="4DB89731" w:rsidR="78B39B2D" w:rsidRDefault="78B39B2D" w:rsidP="78B39B2D">
      <w:pPr>
        <w:pStyle w:val="Cita"/>
        <w:rPr>
          <w:rFonts w:eastAsia="Times New Roman"/>
        </w:rPr>
      </w:pPr>
    </w:p>
    <w:p w14:paraId="1A5A4AC6" w14:textId="77777777" w:rsidR="00FC28F1" w:rsidRPr="00FE5AF5" w:rsidRDefault="00FC28F1" w:rsidP="00531CF5">
      <w:pPr>
        <w:pStyle w:val="Cita"/>
      </w:pPr>
      <w:r w:rsidRPr="00FE5AF5">
        <w:rPr>
          <w:rFonts w:eastAsia="Times New Roman"/>
        </w:rPr>
        <w:t>Fuente: Elaborado por el estudiante de acuerdo con el proyecto</w:t>
      </w:r>
    </w:p>
    <w:p w14:paraId="14F359AF" w14:textId="77777777" w:rsidR="00FC28F1" w:rsidRPr="00FE5AF5" w:rsidRDefault="00FC28F1" w:rsidP="00531CF5">
      <w:pPr>
        <w:widowControl w:val="0"/>
        <w:ind w:left="720"/>
        <w:jc w:val="center"/>
      </w:pPr>
    </w:p>
    <w:p w14:paraId="56C45A8D" w14:textId="77777777" w:rsidR="00FC28F1" w:rsidRPr="00FE5AF5" w:rsidRDefault="00FC28F1" w:rsidP="00531CF5">
      <w:pPr>
        <w:jc w:val="center"/>
        <w:rPr>
          <w:color w:val="000000"/>
          <w:sz w:val="18"/>
          <w:szCs w:val="18"/>
        </w:rPr>
      </w:pPr>
      <w:bookmarkStart w:id="213" w:name="_heading=h.rx9x563fap4o" w:colFirst="0" w:colLast="0"/>
      <w:bookmarkEnd w:id="213"/>
      <w:r w:rsidRPr="00FE5AF5">
        <w:br w:type="page"/>
      </w:r>
    </w:p>
    <w:p w14:paraId="1ECE2029" w14:textId="7FA99375" w:rsidR="00FC28F1" w:rsidRPr="00FE5AF5" w:rsidRDefault="09F0EF63" w:rsidP="00531CF5">
      <w:pPr>
        <w:pStyle w:val="Descripcin"/>
      </w:pPr>
      <w:bookmarkStart w:id="214" w:name="_Toc232263773"/>
      <w:bookmarkStart w:id="215" w:name="_Toc232538146"/>
      <w:bookmarkStart w:id="216" w:name="_Toc232540756"/>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18</w:t>
      </w:r>
      <w:r w:rsidR="008837C2">
        <w:fldChar w:fldCharType="end"/>
      </w:r>
      <w:r w:rsidR="00B92098" w:rsidRPr="00220598">
        <w:t>: “Diagrama de Caso De Uso 1</w:t>
      </w:r>
      <w:r w:rsidR="00B92098">
        <w:t>8</w:t>
      </w:r>
      <w:r w:rsidR="000E65DA">
        <w:t xml:space="preserve"> </w:t>
      </w:r>
      <w:r w:rsidR="000E65DA" w:rsidRPr="00FE5AF5">
        <w:t>Aplicando exención de impuestos</w:t>
      </w:r>
      <w:r w:rsidR="00B92098" w:rsidRPr="00220598">
        <w:t>”.</w:t>
      </w:r>
      <w:bookmarkEnd w:id="214"/>
      <w:bookmarkEnd w:id="215"/>
      <w:bookmarkEnd w:id="216"/>
    </w:p>
    <w:p w14:paraId="64B48FF9" w14:textId="0EB9D2DC" w:rsidR="00FC28F1" w:rsidRPr="00FE5AF5" w:rsidRDefault="00FC28F1" w:rsidP="00531CF5">
      <w:pPr>
        <w:widowControl w:val="0"/>
        <w:jc w:val="center"/>
      </w:pPr>
      <w:r>
        <w:rPr>
          <w:noProof/>
        </w:rPr>
        <w:drawing>
          <wp:inline distT="0" distB="0" distL="0" distR="0" wp14:anchorId="4C9D1CDB" wp14:editId="39D2F6D2">
            <wp:extent cx="3901778" cy="5166808"/>
            <wp:effectExtent l="0" t="0" r="0" b="0"/>
            <wp:docPr id="464024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24142" name="Picture 464024142"/>
                    <pic:cNvPicPr/>
                  </pic:nvPicPr>
                  <pic:blipFill>
                    <a:blip r:embed="rId28">
                      <a:extLst>
                        <a:ext uri="{28A0092B-C50C-407E-A947-70E740481C1C}">
                          <a14:useLocalDpi xmlns:a14="http://schemas.microsoft.com/office/drawing/2010/main"/>
                        </a:ext>
                      </a:extLst>
                    </a:blip>
                    <a:stretch>
                      <a:fillRect/>
                    </a:stretch>
                  </pic:blipFill>
                  <pic:spPr>
                    <a:xfrm>
                      <a:off x="0" y="0"/>
                      <a:ext cx="3901778" cy="5166808"/>
                    </a:xfrm>
                    <a:prstGeom prst="rect">
                      <a:avLst/>
                    </a:prstGeom>
                  </pic:spPr>
                </pic:pic>
              </a:graphicData>
            </a:graphic>
          </wp:inline>
        </w:drawing>
      </w:r>
    </w:p>
    <w:p w14:paraId="04D0B07B" w14:textId="2290B901" w:rsidR="78B39B2D" w:rsidRDefault="78B39B2D" w:rsidP="78B39B2D">
      <w:pPr>
        <w:pStyle w:val="Cita"/>
        <w:rPr>
          <w:rFonts w:eastAsia="Times New Roman"/>
        </w:rPr>
      </w:pPr>
    </w:p>
    <w:p w14:paraId="7E041D71" w14:textId="77777777" w:rsidR="00FC28F1" w:rsidRPr="00FE5AF5" w:rsidRDefault="00FC28F1" w:rsidP="00531CF5">
      <w:pPr>
        <w:pStyle w:val="Cita"/>
      </w:pPr>
      <w:r w:rsidRPr="00FE5AF5">
        <w:rPr>
          <w:rFonts w:eastAsia="Times New Roman"/>
        </w:rPr>
        <w:t>Fuente: Elaborado por el estudiante de acuerdo con el proyecto</w:t>
      </w:r>
    </w:p>
    <w:p w14:paraId="7EEA7E05" w14:textId="77777777" w:rsidR="00FC28F1" w:rsidRPr="00FE5AF5" w:rsidRDefault="00FC28F1" w:rsidP="00531CF5">
      <w:pPr>
        <w:widowControl w:val="0"/>
        <w:jc w:val="center"/>
      </w:pPr>
    </w:p>
    <w:p w14:paraId="04F17D55" w14:textId="77777777" w:rsidR="00FC28F1" w:rsidRPr="00FE5AF5" w:rsidRDefault="00FC28F1" w:rsidP="00531CF5">
      <w:pPr>
        <w:widowControl w:val="0"/>
        <w:ind w:left="720"/>
        <w:jc w:val="center"/>
      </w:pPr>
    </w:p>
    <w:p w14:paraId="3F61CE91" w14:textId="77777777" w:rsidR="00FC28F1" w:rsidRPr="00FE5AF5" w:rsidRDefault="00FC28F1" w:rsidP="00531CF5">
      <w:pPr>
        <w:jc w:val="center"/>
        <w:rPr>
          <w:color w:val="000000"/>
          <w:sz w:val="18"/>
          <w:szCs w:val="18"/>
        </w:rPr>
      </w:pPr>
      <w:bookmarkStart w:id="217" w:name="_heading=h.c7xpzqh975px" w:colFirst="0" w:colLast="0"/>
      <w:bookmarkEnd w:id="217"/>
      <w:r w:rsidRPr="00FE5AF5">
        <w:br w:type="page"/>
      </w:r>
    </w:p>
    <w:p w14:paraId="4169D411" w14:textId="30F16007" w:rsidR="00FC28F1" w:rsidRPr="00FE5AF5" w:rsidRDefault="09F0EF63" w:rsidP="00531CF5">
      <w:pPr>
        <w:pStyle w:val="Descripcin"/>
      </w:pPr>
      <w:bookmarkStart w:id="218" w:name="_Toc232263774"/>
      <w:bookmarkStart w:id="219" w:name="_Toc232538147"/>
      <w:bookmarkStart w:id="220" w:name="_Toc232540757"/>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19</w:t>
      </w:r>
      <w:r w:rsidR="008837C2">
        <w:fldChar w:fldCharType="end"/>
      </w:r>
      <w:r w:rsidR="00B92098" w:rsidRPr="00C75274">
        <w:t>: “Diagrama de Caso De Uso 1</w:t>
      </w:r>
      <w:r w:rsidR="00B92098">
        <w:t>9</w:t>
      </w:r>
      <w:r w:rsidR="000E65DA">
        <w:t xml:space="preserve"> </w:t>
      </w:r>
      <w:r w:rsidR="000E65DA" w:rsidRPr="00FE5AF5">
        <w:t>Configurando rebaja comercial en Venta</w:t>
      </w:r>
      <w:r w:rsidR="00B92098" w:rsidRPr="00C75274">
        <w:t>”.</w:t>
      </w:r>
      <w:bookmarkEnd w:id="218"/>
      <w:bookmarkEnd w:id="219"/>
      <w:bookmarkEnd w:id="220"/>
    </w:p>
    <w:p w14:paraId="13F9752F" w14:textId="407D032C" w:rsidR="00FC28F1" w:rsidRPr="00FE5AF5" w:rsidRDefault="00FC28F1" w:rsidP="00531CF5">
      <w:pPr>
        <w:widowControl w:val="0"/>
        <w:jc w:val="center"/>
      </w:pPr>
      <w:r>
        <w:rPr>
          <w:noProof/>
        </w:rPr>
        <w:drawing>
          <wp:inline distT="0" distB="0" distL="0" distR="0" wp14:anchorId="5032FC41" wp14:editId="12F4ACEF">
            <wp:extent cx="4823878" cy="5540220"/>
            <wp:effectExtent l="0" t="0" r="0" b="0"/>
            <wp:docPr id="1699832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32681" name="Picture 1699832681"/>
                    <pic:cNvPicPr/>
                  </pic:nvPicPr>
                  <pic:blipFill>
                    <a:blip r:embed="rId29">
                      <a:extLst>
                        <a:ext uri="{28A0092B-C50C-407E-A947-70E740481C1C}">
                          <a14:useLocalDpi xmlns:a14="http://schemas.microsoft.com/office/drawing/2010/main"/>
                        </a:ext>
                      </a:extLst>
                    </a:blip>
                    <a:stretch>
                      <a:fillRect/>
                    </a:stretch>
                  </pic:blipFill>
                  <pic:spPr>
                    <a:xfrm>
                      <a:off x="0" y="0"/>
                      <a:ext cx="4823878" cy="5540220"/>
                    </a:xfrm>
                    <a:prstGeom prst="rect">
                      <a:avLst/>
                    </a:prstGeom>
                  </pic:spPr>
                </pic:pic>
              </a:graphicData>
            </a:graphic>
          </wp:inline>
        </w:drawing>
      </w:r>
    </w:p>
    <w:p w14:paraId="4FA7C193" w14:textId="560B1FAF" w:rsidR="78B39B2D" w:rsidRDefault="78B39B2D" w:rsidP="78B39B2D">
      <w:pPr>
        <w:pStyle w:val="Cita"/>
        <w:rPr>
          <w:rFonts w:eastAsia="Times New Roman"/>
        </w:rPr>
      </w:pPr>
    </w:p>
    <w:p w14:paraId="641139DB" w14:textId="77777777" w:rsidR="00FC28F1" w:rsidRPr="00FE5AF5" w:rsidRDefault="00FC28F1" w:rsidP="00531CF5">
      <w:pPr>
        <w:pStyle w:val="Cita"/>
      </w:pPr>
      <w:r w:rsidRPr="00FE5AF5">
        <w:rPr>
          <w:rFonts w:eastAsia="Times New Roman"/>
        </w:rPr>
        <w:t>Fuente: Elaborado por el estudiante de acuerdo con el proyecto</w:t>
      </w:r>
    </w:p>
    <w:p w14:paraId="03E55FBA" w14:textId="77777777" w:rsidR="00FC28F1" w:rsidRPr="00FE5AF5" w:rsidRDefault="00FC28F1" w:rsidP="00531CF5">
      <w:pPr>
        <w:widowControl w:val="0"/>
        <w:jc w:val="center"/>
      </w:pPr>
    </w:p>
    <w:p w14:paraId="11961BE5" w14:textId="77777777" w:rsidR="00FC28F1" w:rsidRPr="00FE5AF5" w:rsidRDefault="00FC28F1" w:rsidP="00531CF5">
      <w:pPr>
        <w:widowControl w:val="0"/>
        <w:jc w:val="center"/>
      </w:pPr>
    </w:p>
    <w:p w14:paraId="46B8D1F2" w14:textId="77777777" w:rsidR="00FC28F1" w:rsidRPr="00FE5AF5" w:rsidRDefault="00FC28F1" w:rsidP="00531CF5">
      <w:pPr>
        <w:jc w:val="center"/>
        <w:rPr>
          <w:color w:val="000000"/>
          <w:sz w:val="18"/>
          <w:szCs w:val="18"/>
        </w:rPr>
      </w:pPr>
      <w:bookmarkStart w:id="221" w:name="_heading=h.i0pjral1av8o" w:colFirst="0" w:colLast="0"/>
      <w:bookmarkEnd w:id="221"/>
      <w:r w:rsidRPr="00FE5AF5">
        <w:br w:type="page"/>
      </w:r>
    </w:p>
    <w:p w14:paraId="3B5AFBC5" w14:textId="0D07A1DA" w:rsidR="00FC28F1" w:rsidRPr="00FE5AF5" w:rsidRDefault="00B92098" w:rsidP="00531CF5">
      <w:pPr>
        <w:pStyle w:val="Descripcin"/>
        <w:rPr>
          <w:color w:val="000000"/>
        </w:rPr>
      </w:pPr>
      <w:bookmarkStart w:id="222" w:name="_Toc232263775"/>
      <w:bookmarkStart w:id="223" w:name="_Toc232538148"/>
      <w:bookmarkStart w:id="224" w:name="_Toc232540758"/>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20</w:t>
      </w:r>
      <w:r w:rsidR="008837C2">
        <w:fldChar w:fldCharType="end"/>
      </w:r>
      <w:r w:rsidRPr="00AD28D5">
        <w:t xml:space="preserve">: “Diagrama de Caso De Uso </w:t>
      </w:r>
      <w:r>
        <w:t>2</w:t>
      </w:r>
      <w:r w:rsidRPr="00AD28D5">
        <w:t>0</w:t>
      </w:r>
      <w:r w:rsidR="000E65DA">
        <w:t xml:space="preserve"> </w:t>
      </w:r>
      <w:r w:rsidR="000E65DA" w:rsidRPr="00FE5AF5">
        <w:t>Validando credenciales para aplicar descuento</w:t>
      </w:r>
      <w:r w:rsidRPr="00AD28D5">
        <w:t>”.</w:t>
      </w:r>
      <w:bookmarkEnd w:id="222"/>
      <w:bookmarkEnd w:id="223"/>
      <w:bookmarkEnd w:id="224"/>
    </w:p>
    <w:p w14:paraId="2C7979A7" w14:textId="77777777" w:rsidR="00FC28F1" w:rsidRPr="00FE5AF5" w:rsidRDefault="00FC28F1" w:rsidP="00531CF5">
      <w:pPr>
        <w:widowControl w:val="0"/>
        <w:ind w:left="720"/>
        <w:jc w:val="center"/>
      </w:pPr>
    </w:p>
    <w:p w14:paraId="4B3CC147" w14:textId="6B2BF1F1" w:rsidR="00FC28F1" w:rsidRPr="00FE5AF5" w:rsidRDefault="00FC28F1" w:rsidP="00531CF5">
      <w:pPr>
        <w:widowControl w:val="0"/>
        <w:jc w:val="center"/>
      </w:pPr>
      <w:r>
        <w:rPr>
          <w:noProof/>
        </w:rPr>
        <w:drawing>
          <wp:inline distT="0" distB="0" distL="0" distR="0" wp14:anchorId="339C028B" wp14:editId="20643EB6">
            <wp:extent cx="3787468" cy="3939881"/>
            <wp:effectExtent l="0" t="0" r="0" b="0"/>
            <wp:docPr id="1704677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77487" name="Picture 1704677487"/>
                    <pic:cNvPicPr/>
                  </pic:nvPicPr>
                  <pic:blipFill>
                    <a:blip r:embed="rId30">
                      <a:extLst>
                        <a:ext uri="{28A0092B-C50C-407E-A947-70E740481C1C}">
                          <a14:useLocalDpi xmlns:a14="http://schemas.microsoft.com/office/drawing/2010/main"/>
                        </a:ext>
                      </a:extLst>
                    </a:blip>
                    <a:stretch>
                      <a:fillRect/>
                    </a:stretch>
                  </pic:blipFill>
                  <pic:spPr>
                    <a:xfrm>
                      <a:off x="0" y="0"/>
                      <a:ext cx="3787468" cy="3939881"/>
                    </a:xfrm>
                    <a:prstGeom prst="rect">
                      <a:avLst/>
                    </a:prstGeom>
                  </pic:spPr>
                </pic:pic>
              </a:graphicData>
            </a:graphic>
          </wp:inline>
        </w:drawing>
      </w:r>
    </w:p>
    <w:p w14:paraId="337A0B07" w14:textId="3C64341A" w:rsidR="78B39B2D" w:rsidRDefault="78B39B2D" w:rsidP="78B39B2D">
      <w:pPr>
        <w:pStyle w:val="Cita"/>
        <w:rPr>
          <w:rFonts w:eastAsia="Times New Roman"/>
        </w:rPr>
      </w:pPr>
    </w:p>
    <w:p w14:paraId="74CF90D0" w14:textId="77777777" w:rsidR="00FC28F1" w:rsidRPr="00FE5AF5" w:rsidRDefault="00FC28F1" w:rsidP="00531CF5">
      <w:pPr>
        <w:pStyle w:val="Cita"/>
      </w:pPr>
      <w:r w:rsidRPr="00FE5AF5">
        <w:rPr>
          <w:rFonts w:eastAsia="Times New Roman"/>
        </w:rPr>
        <w:t>Fuente: Elaborado por el estudiante de acuerdo con el proyecto</w:t>
      </w:r>
    </w:p>
    <w:p w14:paraId="59F37B77" w14:textId="77777777" w:rsidR="00FC28F1" w:rsidRPr="00FE5AF5" w:rsidRDefault="00FC28F1" w:rsidP="00531CF5">
      <w:pPr>
        <w:widowControl w:val="0"/>
        <w:jc w:val="center"/>
      </w:pPr>
    </w:p>
    <w:p w14:paraId="6CD46077" w14:textId="77777777" w:rsidR="00FC28F1" w:rsidRPr="00FE5AF5" w:rsidRDefault="00FC28F1" w:rsidP="00531CF5">
      <w:pPr>
        <w:widowControl w:val="0"/>
        <w:ind w:left="720"/>
        <w:jc w:val="center"/>
      </w:pPr>
    </w:p>
    <w:p w14:paraId="2A85A613" w14:textId="77777777" w:rsidR="00FC28F1" w:rsidRPr="00FE5AF5" w:rsidRDefault="00FC28F1" w:rsidP="00531CF5">
      <w:pPr>
        <w:jc w:val="center"/>
        <w:rPr>
          <w:color w:val="000000"/>
          <w:sz w:val="18"/>
          <w:szCs w:val="18"/>
        </w:rPr>
      </w:pPr>
      <w:bookmarkStart w:id="225" w:name="_heading=h.cuhf3ggqdqwq" w:colFirst="0" w:colLast="0"/>
      <w:bookmarkEnd w:id="225"/>
      <w:r w:rsidRPr="00FE5AF5">
        <w:br w:type="page"/>
      </w:r>
    </w:p>
    <w:p w14:paraId="2A36E82F" w14:textId="4E6F72AF" w:rsidR="00FC28F1" w:rsidRPr="00FE5AF5" w:rsidRDefault="09F0EF63" w:rsidP="00531CF5">
      <w:pPr>
        <w:pStyle w:val="Descripcin"/>
      </w:pPr>
      <w:bookmarkStart w:id="226" w:name="_Toc232263776"/>
      <w:bookmarkStart w:id="227" w:name="_Toc232538149"/>
      <w:bookmarkStart w:id="228" w:name="_Toc232540759"/>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21</w:t>
      </w:r>
      <w:r w:rsidR="008837C2">
        <w:fldChar w:fldCharType="end"/>
      </w:r>
      <w:r w:rsidR="00B92098" w:rsidRPr="00983200">
        <w:t>: “Diagrama de Caso De Uso 2</w:t>
      </w:r>
      <w:r w:rsidR="00B92098">
        <w:t>1</w:t>
      </w:r>
      <w:r w:rsidR="000E65DA">
        <w:t xml:space="preserve"> </w:t>
      </w:r>
      <w:r w:rsidR="000E65DA" w:rsidRPr="00FE5AF5">
        <w:t>Vinculando folio de Guia de Despacho</w:t>
      </w:r>
      <w:r w:rsidR="00B92098" w:rsidRPr="00983200">
        <w:t>”.</w:t>
      </w:r>
      <w:bookmarkEnd w:id="226"/>
      <w:bookmarkEnd w:id="227"/>
      <w:bookmarkEnd w:id="228"/>
    </w:p>
    <w:p w14:paraId="177618FC" w14:textId="0CD30DA1" w:rsidR="00FC28F1" w:rsidRPr="00FE5AF5" w:rsidRDefault="00FC28F1" w:rsidP="00531CF5">
      <w:pPr>
        <w:widowControl w:val="0"/>
        <w:jc w:val="center"/>
      </w:pPr>
      <w:r>
        <w:rPr>
          <w:noProof/>
        </w:rPr>
        <w:drawing>
          <wp:inline distT="0" distB="0" distL="0" distR="0" wp14:anchorId="4F529E55" wp14:editId="3406C9F2">
            <wp:extent cx="4275190" cy="4458086"/>
            <wp:effectExtent l="0" t="0" r="0" b="0"/>
            <wp:docPr id="1684178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78668" name="Picture 1684178668"/>
                    <pic:cNvPicPr/>
                  </pic:nvPicPr>
                  <pic:blipFill>
                    <a:blip r:embed="rId31">
                      <a:extLst>
                        <a:ext uri="{28A0092B-C50C-407E-A947-70E740481C1C}">
                          <a14:useLocalDpi xmlns:a14="http://schemas.microsoft.com/office/drawing/2010/main"/>
                        </a:ext>
                      </a:extLst>
                    </a:blip>
                    <a:stretch>
                      <a:fillRect/>
                    </a:stretch>
                  </pic:blipFill>
                  <pic:spPr>
                    <a:xfrm>
                      <a:off x="0" y="0"/>
                      <a:ext cx="4275190" cy="4458086"/>
                    </a:xfrm>
                    <a:prstGeom prst="rect">
                      <a:avLst/>
                    </a:prstGeom>
                  </pic:spPr>
                </pic:pic>
              </a:graphicData>
            </a:graphic>
          </wp:inline>
        </w:drawing>
      </w:r>
    </w:p>
    <w:p w14:paraId="3DD59ABC" w14:textId="21741293" w:rsidR="78B39B2D" w:rsidRDefault="78B39B2D" w:rsidP="78B39B2D">
      <w:pPr>
        <w:pStyle w:val="Cita"/>
        <w:rPr>
          <w:rFonts w:eastAsia="Times New Roman"/>
        </w:rPr>
      </w:pPr>
    </w:p>
    <w:p w14:paraId="28A94115" w14:textId="77777777" w:rsidR="00FC28F1" w:rsidRPr="00FE5AF5" w:rsidRDefault="00FC28F1" w:rsidP="00531CF5">
      <w:pPr>
        <w:pStyle w:val="Cita"/>
      </w:pPr>
      <w:r w:rsidRPr="00FE5AF5">
        <w:rPr>
          <w:rFonts w:eastAsia="Times New Roman"/>
        </w:rPr>
        <w:t>Fuente: Elaborado por el estudiante de acuerdo con el proyecto</w:t>
      </w:r>
    </w:p>
    <w:p w14:paraId="00328BB0" w14:textId="77777777" w:rsidR="00FC28F1" w:rsidRPr="00FE5AF5" w:rsidRDefault="00FC28F1" w:rsidP="00531CF5">
      <w:pPr>
        <w:widowControl w:val="0"/>
        <w:jc w:val="center"/>
      </w:pPr>
    </w:p>
    <w:p w14:paraId="2E25963C" w14:textId="77777777" w:rsidR="00FC28F1" w:rsidRPr="00FE5AF5" w:rsidRDefault="00FC28F1" w:rsidP="00531CF5">
      <w:pPr>
        <w:widowControl w:val="0"/>
        <w:jc w:val="center"/>
      </w:pPr>
    </w:p>
    <w:p w14:paraId="73015795" w14:textId="77777777" w:rsidR="00FC28F1" w:rsidRPr="00FE5AF5" w:rsidRDefault="00FC28F1" w:rsidP="00531CF5">
      <w:pPr>
        <w:jc w:val="center"/>
        <w:rPr>
          <w:color w:val="000000"/>
          <w:sz w:val="18"/>
          <w:szCs w:val="18"/>
        </w:rPr>
      </w:pPr>
      <w:bookmarkStart w:id="229" w:name="_heading=h.4wzhpc8fqppd" w:colFirst="0" w:colLast="0"/>
      <w:bookmarkEnd w:id="229"/>
      <w:r w:rsidRPr="00FE5AF5">
        <w:br w:type="page"/>
      </w:r>
    </w:p>
    <w:p w14:paraId="6705C92E" w14:textId="0918BD41" w:rsidR="00FC28F1" w:rsidRPr="00FE5AF5" w:rsidRDefault="09F0EF63" w:rsidP="00531CF5">
      <w:pPr>
        <w:pStyle w:val="Descripcin"/>
      </w:pPr>
      <w:bookmarkStart w:id="230" w:name="_Toc232263777"/>
      <w:bookmarkStart w:id="231" w:name="_Toc232538150"/>
      <w:bookmarkStart w:id="232" w:name="_Toc232540760"/>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22</w:t>
      </w:r>
      <w:r w:rsidR="008837C2">
        <w:fldChar w:fldCharType="end"/>
      </w:r>
      <w:r w:rsidR="00B92098" w:rsidRPr="00767CFD">
        <w:t>: “Diagrama de Caso De Uso 2</w:t>
      </w:r>
      <w:r w:rsidR="00B92098">
        <w:t>2</w:t>
      </w:r>
      <w:r w:rsidR="000E65DA">
        <w:t xml:space="preserve"> </w:t>
      </w:r>
      <w:r w:rsidR="000E65DA" w:rsidRPr="00FE5AF5">
        <w:t>Vinculando folio de Factura Electrónica</w:t>
      </w:r>
      <w:r w:rsidR="00B92098" w:rsidRPr="00767CFD">
        <w:t>”.</w:t>
      </w:r>
      <w:bookmarkEnd w:id="230"/>
      <w:bookmarkEnd w:id="231"/>
      <w:bookmarkEnd w:id="232"/>
    </w:p>
    <w:p w14:paraId="6403D010" w14:textId="32835D9F" w:rsidR="00FC28F1" w:rsidRPr="00FE5AF5" w:rsidRDefault="00FC28F1" w:rsidP="00531CF5">
      <w:pPr>
        <w:widowControl w:val="0"/>
        <w:jc w:val="center"/>
      </w:pPr>
      <w:r>
        <w:rPr>
          <w:noProof/>
        </w:rPr>
        <w:drawing>
          <wp:inline distT="0" distB="0" distL="0" distR="0" wp14:anchorId="3AB57E6F" wp14:editId="299FB2C1">
            <wp:extent cx="4359018" cy="4435224"/>
            <wp:effectExtent l="0" t="0" r="0" b="0"/>
            <wp:docPr id="139746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6352" name="Picture 139746352"/>
                    <pic:cNvPicPr/>
                  </pic:nvPicPr>
                  <pic:blipFill>
                    <a:blip r:embed="rId32">
                      <a:extLst>
                        <a:ext uri="{28A0092B-C50C-407E-A947-70E740481C1C}">
                          <a14:useLocalDpi xmlns:a14="http://schemas.microsoft.com/office/drawing/2010/main"/>
                        </a:ext>
                      </a:extLst>
                    </a:blip>
                    <a:stretch>
                      <a:fillRect/>
                    </a:stretch>
                  </pic:blipFill>
                  <pic:spPr>
                    <a:xfrm>
                      <a:off x="0" y="0"/>
                      <a:ext cx="4359018" cy="4435224"/>
                    </a:xfrm>
                    <a:prstGeom prst="rect">
                      <a:avLst/>
                    </a:prstGeom>
                  </pic:spPr>
                </pic:pic>
              </a:graphicData>
            </a:graphic>
          </wp:inline>
        </w:drawing>
      </w:r>
    </w:p>
    <w:p w14:paraId="36537912" w14:textId="288DC226" w:rsidR="78B39B2D" w:rsidRDefault="78B39B2D" w:rsidP="78B39B2D">
      <w:pPr>
        <w:pStyle w:val="Cita"/>
        <w:rPr>
          <w:rFonts w:eastAsia="Times New Roman"/>
        </w:rPr>
      </w:pPr>
    </w:p>
    <w:p w14:paraId="0151D44D" w14:textId="77777777" w:rsidR="00FC28F1" w:rsidRPr="00FE5AF5" w:rsidRDefault="00FC28F1" w:rsidP="00531CF5">
      <w:pPr>
        <w:pStyle w:val="Cita"/>
      </w:pPr>
      <w:r w:rsidRPr="00FE5AF5">
        <w:rPr>
          <w:rFonts w:eastAsia="Times New Roman"/>
        </w:rPr>
        <w:t>Fuente: Elaborado por el estudiante de acuerdo con el proyecto</w:t>
      </w:r>
    </w:p>
    <w:p w14:paraId="3B4A4352" w14:textId="77777777" w:rsidR="00FC28F1" w:rsidRPr="00FE5AF5" w:rsidRDefault="00FC28F1" w:rsidP="00531CF5">
      <w:pPr>
        <w:widowControl w:val="0"/>
        <w:jc w:val="center"/>
        <w:rPr>
          <w:rFonts w:ascii="Times New Roman" w:eastAsia="Times New Roman" w:hAnsi="Times New Roman" w:cs="Times New Roman"/>
          <w:color w:val="000000"/>
          <w:sz w:val="18"/>
          <w:szCs w:val="18"/>
        </w:rPr>
      </w:pPr>
    </w:p>
    <w:p w14:paraId="2B058738" w14:textId="77777777" w:rsidR="00FC28F1" w:rsidRPr="00FE5AF5" w:rsidRDefault="00FC28F1" w:rsidP="00531CF5">
      <w:pPr>
        <w:widowControl w:val="0"/>
        <w:jc w:val="center"/>
      </w:pPr>
    </w:p>
    <w:p w14:paraId="0E2139E7" w14:textId="77777777" w:rsidR="00FC28F1" w:rsidRPr="00FE5AF5" w:rsidRDefault="00FC28F1" w:rsidP="00531CF5">
      <w:pPr>
        <w:jc w:val="center"/>
        <w:rPr>
          <w:color w:val="000000"/>
          <w:sz w:val="18"/>
          <w:szCs w:val="18"/>
        </w:rPr>
      </w:pPr>
      <w:bookmarkStart w:id="233" w:name="_heading=h.tp4qowcr8q3a" w:colFirst="0" w:colLast="0"/>
      <w:bookmarkEnd w:id="233"/>
      <w:r w:rsidRPr="00FE5AF5">
        <w:br w:type="page"/>
      </w:r>
    </w:p>
    <w:p w14:paraId="25F35415" w14:textId="6F914F33" w:rsidR="00FC28F1" w:rsidRPr="00FE5AF5" w:rsidRDefault="09F0EF63" w:rsidP="00531CF5">
      <w:pPr>
        <w:pStyle w:val="Descripcin"/>
      </w:pPr>
      <w:bookmarkStart w:id="234" w:name="_Toc232263778"/>
      <w:bookmarkStart w:id="235" w:name="_Toc232538151"/>
      <w:bookmarkStart w:id="236" w:name="_Toc232540761"/>
      <w:r>
        <w:lastRenderedPageBreak/>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23</w:t>
      </w:r>
      <w:r w:rsidR="008837C2">
        <w:fldChar w:fldCharType="end"/>
      </w:r>
      <w:r w:rsidR="00B92098" w:rsidRPr="000D7FD0">
        <w:t>: “Diagrama de Caso De Uso 2</w:t>
      </w:r>
      <w:r w:rsidR="00B92098">
        <w:t>3</w:t>
      </w:r>
      <w:r w:rsidR="000E65DA">
        <w:t xml:space="preserve"> </w:t>
      </w:r>
      <w:r w:rsidR="000E65DA" w:rsidRPr="00FE5AF5">
        <w:t>Anulando Nota de Venta estándar</w:t>
      </w:r>
      <w:r w:rsidR="00B92098" w:rsidRPr="000D7FD0">
        <w:t>”.</w:t>
      </w:r>
      <w:bookmarkEnd w:id="234"/>
      <w:bookmarkEnd w:id="235"/>
      <w:bookmarkEnd w:id="236"/>
    </w:p>
    <w:p w14:paraId="02ED7828" w14:textId="098E79DD" w:rsidR="00FC28F1" w:rsidRPr="00FE5AF5" w:rsidRDefault="00FC28F1" w:rsidP="00531CF5">
      <w:pPr>
        <w:widowControl w:val="0"/>
        <w:jc w:val="center"/>
      </w:pPr>
      <w:r>
        <w:rPr>
          <w:noProof/>
        </w:rPr>
        <w:drawing>
          <wp:inline distT="0" distB="0" distL="0" distR="0" wp14:anchorId="184A62D3" wp14:editId="24EF03D8">
            <wp:extent cx="4008467" cy="5524979"/>
            <wp:effectExtent l="0" t="0" r="0" b="0"/>
            <wp:docPr id="917901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01467" name="Picture 917901467"/>
                    <pic:cNvPicPr/>
                  </pic:nvPicPr>
                  <pic:blipFill>
                    <a:blip r:embed="rId33">
                      <a:extLst>
                        <a:ext uri="{28A0092B-C50C-407E-A947-70E740481C1C}">
                          <a14:useLocalDpi xmlns:a14="http://schemas.microsoft.com/office/drawing/2010/main"/>
                        </a:ext>
                      </a:extLst>
                    </a:blip>
                    <a:stretch>
                      <a:fillRect/>
                    </a:stretch>
                  </pic:blipFill>
                  <pic:spPr>
                    <a:xfrm>
                      <a:off x="0" y="0"/>
                      <a:ext cx="4008467" cy="5524979"/>
                    </a:xfrm>
                    <a:prstGeom prst="rect">
                      <a:avLst/>
                    </a:prstGeom>
                  </pic:spPr>
                </pic:pic>
              </a:graphicData>
            </a:graphic>
          </wp:inline>
        </w:drawing>
      </w:r>
    </w:p>
    <w:p w14:paraId="33BE72D8" w14:textId="5A823605" w:rsidR="78B39B2D" w:rsidRDefault="78B39B2D" w:rsidP="78B39B2D">
      <w:pPr>
        <w:pStyle w:val="Cita"/>
        <w:rPr>
          <w:rFonts w:eastAsia="Times New Roman"/>
        </w:rPr>
      </w:pPr>
    </w:p>
    <w:p w14:paraId="6B2757CB" w14:textId="77777777" w:rsidR="00FC28F1" w:rsidRPr="00FE5AF5" w:rsidRDefault="00FC28F1" w:rsidP="00531CF5">
      <w:pPr>
        <w:pStyle w:val="Cita"/>
        <w:rPr>
          <w:rFonts w:eastAsia="Times New Roman"/>
        </w:rPr>
      </w:pPr>
      <w:r w:rsidRPr="00FE5AF5">
        <w:rPr>
          <w:rFonts w:eastAsia="Times New Roman"/>
        </w:rPr>
        <w:t>Fuente: Elaborado por el estudiante de acuerdo con el proyecto</w:t>
      </w:r>
    </w:p>
    <w:p w14:paraId="5F5FE89A" w14:textId="77777777" w:rsidR="00FC28F1" w:rsidRDefault="00FC28F1" w:rsidP="00531CF5">
      <w:pPr>
        <w:pStyle w:val="Ttulo2"/>
        <w:jc w:val="center"/>
      </w:pPr>
      <w:bookmarkStart w:id="237" w:name="_heading=h.yjojgjbh2ehq" w:colFirst="0" w:colLast="0"/>
      <w:bookmarkEnd w:id="237"/>
    </w:p>
    <w:p w14:paraId="04E72820" w14:textId="77777777" w:rsidR="00FC699C" w:rsidRDefault="00FC699C" w:rsidP="00531CF5">
      <w:pPr>
        <w:jc w:val="center"/>
      </w:pPr>
    </w:p>
    <w:p w14:paraId="15951962" w14:textId="77777777" w:rsidR="0059504F" w:rsidRDefault="0059504F" w:rsidP="00531CF5">
      <w:pPr>
        <w:jc w:val="center"/>
      </w:pPr>
    </w:p>
    <w:p w14:paraId="31BEA2FD" w14:textId="77777777" w:rsidR="0059504F" w:rsidRDefault="0059504F" w:rsidP="00531CF5">
      <w:pPr>
        <w:jc w:val="center"/>
      </w:pPr>
    </w:p>
    <w:p w14:paraId="1112E0C3" w14:textId="77777777" w:rsidR="0059504F" w:rsidRDefault="0059504F" w:rsidP="00531CF5">
      <w:pPr>
        <w:jc w:val="center"/>
      </w:pPr>
    </w:p>
    <w:p w14:paraId="4596DC0C" w14:textId="77777777" w:rsidR="0059504F" w:rsidRDefault="0059504F" w:rsidP="00531CF5">
      <w:pPr>
        <w:jc w:val="center"/>
      </w:pPr>
    </w:p>
    <w:p w14:paraId="6188F66B" w14:textId="45FF8352" w:rsidR="00FC699C" w:rsidRDefault="09F0EF63" w:rsidP="00531CF5">
      <w:pPr>
        <w:pStyle w:val="Descripcin"/>
      </w:pPr>
      <w:bookmarkStart w:id="238" w:name="_Toc232263779"/>
      <w:bookmarkStart w:id="239" w:name="_Toc232538152"/>
      <w:bookmarkStart w:id="240" w:name="_Toc232540762"/>
      <w:r>
        <w:t xml:space="preserve">Figura </w:t>
      </w:r>
      <w:r w:rsidR="008837C2">
        <w:fldChar w:fldCharType="begin"/>
      </w:r>
      <w:r w:rsidR="008837C2">
        <w:instrText xml:space="preserve"> STYLEREF 1 \s </w:instrText>
      </w:r>
      <w:r w:rsidR="008837C2">
        <w:fldChar w:fldCharType="separate"/>
      </w:r>
      <w:r w:rsidR="008837C2">
        <w:rPr>
          <w:noProof/>
        </w:rPr>
        <w:t>1</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24</w:t>
      </w:r>
      <w:r w:rsidR="008837C2">
        <w:fldChar w:fldCharType="end"/>
      </w:r>
      <w:r w:rsidR="00FC699C" w:rsidRPr="00DD2A7E">
        <w:t>: “Diagrama de Caso De Uso 2</w:t>
      </w:r>
      <w:r w:rsidR="00FC699C">
        <w:t>4</w:t>
      </w:r>
      <w:r w:rsidR="000E65DA">
        <w:t xml:space="preserve"> </w:t>
      </w:r>
      <w:r w:rsidR="000E65DA" w:rsidRPr="7685B612">
        <w:rPr>
          <w:rFonts w:ascii="Arial" w:eastAsia="Arial" w:hAnsi="Arial" w:cs="Arial"/>
          <w:color w:val="000000" w:themeColor="text1"/>
          <w:szCs w:val="24"/>
        </w:rPr>
        <w:t>Anulando Nota de Venta facturada</w:t>
      </w:r>
      <w:r w:rsidR="00FC699C" w:rsidRPr="00DD2A7E">
        <w:t>”.</w:t>
      </w:r>
      <w:bookmarkEnd w:id="238"/>
      <w:bookmarkEnd w:id="239"/>
      <w:bookmarkEnd w:id="240"/>
    </w:p>
    <w:p w14:paraId="5604405C" w14:textId="5768AF82" w:rsidR="00FC699C" w:rsidRDefault="00FC699C" w:rsidP="00531CF5">
      <w:pPr>
        <w:jc w:val="center"/>
      </w:pPr>
      <w:r>
        <w:rPr>
          <w:noProof/>
        </w:rPr>
        <w:drawing>
          <wp:inline distT="0" distB="0" distL="0" distR="0" wp14:anchorId="2C6EE79F" wp14:editId="19DE5EF2">
            <wp:extent cx="5387807" cy="5578323"/>
            <wp:effectExtent l="0" t="0" r="0" b="0"/>
            <wp:docPr id="1616107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07322" name="Picture 1616107322"/>
                    <pic:cNvPicPr/>
                  </pic:nvPicPr>
                  <pic:blipFill>
                    <a:blip r:embed="rId34">
                      <a:extLst>
                        <a:ext uri="{28A0092B-C50C-407E-A947-70E740481C1C}">
                          <a14:useLocalDpi xmlns:a14="http://schemas.microsoft.com/office/drawing/2010/main"/>
                        </a:ext>
                      </a:extLst>
                    </a:blip>
                    <a:stretch>
                      <a:fillRect/>
                    </a:stretch>
                  </pic:blipFill>
                  <pic:spPr>
                    <a:xfrm>
                      <a:off x="0" y="0"/>
                      <a:ext cx="5387807" cy="5578323"/>
                    </a:xfrm>
                    <a:prstGeom prst="rect">
                      <a:avLst/>
                    </a:prstGeom>
                  </pic:spPr>
                </pic:pic>
              </a:graphicData>
            </a:graphic>
          </wp:inline>
        </w:drawing>
      </w:r>
    </w:p>
    <w:p w14:paraId="187A945C" w14:textId="00F34374" w:rsidR="78B39B2D" w:rsidRDefault="78B39B2D" w:rsidP="78B39B2D">
      <w:pPr>
        <w:pStyle w:val="Cita"/>
      </w:pPr>
    </w:p>
    <w:p w14:paraId="6F45CD29" w14:textId="77777777" w:rsidR="00FC699C" w:rsidRPr="00FC699C" w:rsidRDefault="00FC699C" w:rsidP="00531CF5">
      <w:pPr>
        <w:pStyle w:val="Cita"/>
      </w:pPr>
      <w:r w:rsidRPr="00FC699C">
        <w:t>Fuente: Elaborado por el estudiante de acuerdo con el proyecto</w:t>
      </w:r>
    </w:p>
    <w:p w14:paraId="542D7747" w14:textId="77777777" w:rsidR="00FC699C" w:rsidRDefault="00FC699C" w:rsidP="00FC699C"/>
    <w:p w14:paraId="072000B1" w14:textId="77777777" w:rsidR="000C442D" w:rsidRDefault="000C442D" w:rsidP="00FC699C"/>
    <w:p w14:paraId="009934A5" w14:textId="77777777" w:rsidR="000C442D" w:rsidRDefault="000C442D" w:rsidP="00FC699C"/>
    <w:p w14:paraId="656EC918" w14:textId="77777777" w:rsidR="000C442D" w:rsidRDefault="000C442D" w:rsidP="00FC699C"/>
    <w:p w14:paraId="49B9E471" w14:textId="77777777" w:rsidR="000C442D" w:rsidRPr="00FC699C" w:rsidRDefault="000C442D" w:rsidP="00FC699C"/>
    <w:p w14:paraId="7D6B5567" w14:textId="77777777" w:rsidR="00FC28F1" w:rsidRPr="00FE5AF5" w:rsidRDefault="00FC28F1" w:rsidP="000826D7">
      <w:pPr>
        <w:pStyle w:val="Ttulo2"/>
        <w:jc w:val="both"/>
      </w:pPr>
      <w:bookmarkStart w:id="241" w:name="_heading=h.98epx8qls3z1" w:colFirst="0" w:colLast="0"/>
      <w:bookmarkEnd w:id="241"/>
    </w:p>
    <w:p w14:paraId="19B83B1E" w14:textId="744C4D9B" w:rsidR="00FC28F1" w:rsidRDefault="0D476DC8" w:rsidP="000826D7">
      <w:pPr>
        <w:pStyle w:val="Ttulo3"/>
        <w:numPr>
          <w:ilvl w:val="2"/>
          <w:numId w:val="11"/>
        </w:numPr>
        <w:jc w:val="both"/>
      </w:pPr>
      <w:bookmarkStart w:id="242" w:name="_Toc1713615211"/>
      <w:bookmarkStart w:id="243" w:name="_Toc275514440"/>
      <w:bookmarkStart w:id="244" w:name="_Toc232321693"/>
      <w:bookmarkStart w:id="245" w:name="_Toc232540633"/>
      <w:r>
        <w:t>Matriz de Requerimientos versus Casos de uso</w:t>
      </w:r>
      <w:bookmarkEnd w:id="242"/>
      <w:bookmarkEnd w:id="243"/>
      <w:bookmarkEnd w:id="244"/>
      <w:bookmarkEnd w:id="245"/>
    </w:p>
    <w:p w14:paraId="7FE7A25A" w14:textId="77777777" w:rsidR="00E93EF5" w:rsidRPr="00E93EF5" w:rsidRDefault="00E93EF5" w:rsidP="000826D7">
      <w:pPr>
        <w:pStyle w:val="Prrafodelista"/>
        <w:ind w:left="1224"/>
        <w:jc w:val="both"/>
      </w:pPr>
    </w:p>
    <w:p w14:paraId="5BC7F178" w14:textId="23373DE8" w:rsidR="00B92098" w:rsidRDefault="0D476DC8" w:rsidP="000826D7">
      <w:pPr>
        <w:pStyle w:val="Ttulo4"/>
        <w:jc w:val="both"/>
      </w:pPr>
      <w:bookmarkStart w:id="246" w:name="_Toc165476053"/>
      <w:bookmarkStart w:id="247" w:name="_Toc986463047"/>
      <w:bookmarkStart w:id="248" w:name="_Toc232321694"/>
      <w:r>
        <w:t>1.6.6.1 Integración y Ficha de Clientes</w:t>
      </w:r>
      <w:bookmarkEnd w:id="246"/>
      <w:bookmarkEnd w:id="247"/>
      <w:bookmarkEnd w:id="248"/>
    </w:p>
    <w:p w14:paraId="4C25E450" w14:textId="77777777" w:rsidR="007F11CB" w:rsidRDefault="007F11CB" w:rsidP="000826D7">
      <w:pPr>
        <w:jc w:val="both"/>
      </w:pPr>
    </w:p>
    <w:p w14:paraId="72F1B948" w14:textId="11C020F6" w:rsidR="00FC699C" w:rsidRPr="00B92098" w:rsidRDefault="0D476DC8" w:rsidP="000826D7">
      <w:pPr>
        <w:pStyle w:val="Descripcin"/>
      </w:pPr>
      <w:bookmarkStart w:id="249" w:name="_Toc232540735"/>
      <w:r>
        <w:t xml:space="preserve">Tabla </w:t>
      </w:r>
      <w:r w:rsidR="00FC699C">
        <w:fldChar w:fldCharType="begin"/>
      </w:r>
      <w:r w:rsidR="00FC699C">
        <w:instrText xml:space="preserve"> STYLEREF 1 \s </w:instrText>
      </w:r>
      <w:r w:rsidR="00FC699C">
        <w:fldChar w:fldCharType="separate"/>
      </w:r>
      <w:r w:rsidRPr="0D476DC8">
        <w:rPr>
          <w:noProof/>
        </w:rPr>
        <w:t>1</w:t>
      </w:r>
      <w:r w:rsidR="00FC699C">
        <w:fldChar w:fldCharType="end"/>
      </w:r>
      <w:r>
        <w:t>.</w:t>
      </w:r>
      <w:r w:rsidR="00FC699C">
        <w:fldChar w:fldCharType="begin"/>
      </w:r>
      <w:r w:rsidR="00FC699C">
        <w:instrText xml:space="preserve"> SEQ Tabla \* ARABIC \s 1 </w:instrText>
      </w:r>
      <w:r w:rsidR="00FC699C">
        <w:fldChar w:fldCharType="separate"/>
      </w:r>
      <w:r w:rsidRPr="0D476DC8">
        <w:rPr>
          <w:noProof/>
        </w:rPr>
        <w:t>4</w:t>
      </w:r>
      <w:r w:rsidR="00FC699C">
        <w:fldChar w:fldCharType="end"/>
      </w:r>
      <w:r>
        <w:t xml:space="preserve">: </w:t>
      </w:r>
      <w:r w:rsidR="00902089">
        <w:t>“</w:t>
      </w:r>
      <w:r>
        <w:t>Matriz Requerimientos vs Caso de Uso, comprende todos los Requerimientos funcionales del módulo 1</w:t>
      </w:r>
      <w:r w:rsidR="00902089">
        <w:t>”</w:t>
      </w:r>
      <w:r>
        <w:t>.</w:t>
      </w:r>
      <w:bookmarkEnd w:id="249"/>
    </w:p>
    <w:tbl>
      <w:tblPr>
        <w:tblW w:w="863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00"/>
        <w:gridCol w:w="3054"/>
        <w:gridCol w:w="2876"/>
      </w:tblGrid>
      <w:tr w:rsidR="00FC28F1" w:rsidRPr="00FE5AF5" w14:paraId="08A05A0F" w14:textId="77777777" w:rsidTr="695CFBCC">
        <w:tc>
          <w:tcPr>
            <w:tcW w:w="2700" w:type="dxa"/>
          </w:tcPr>
          <w:p w14:paraId="3BC18618" w14:textId="77777777" w:rsidR="00FC28F1" w:rsidRPr="00FE5AF5" w:rsidRDefault="00FC28F1" w:rsidP="000826D7">
            <w:pPr>
              <w:jc w:val="both"/>
              <w:rPr>
                <w:szCs w:val="24"/>
              </w:rPr>
            </w:pPr>
            <w:r w:rsidRPr="00FE5AF5">
              <w:rPr>
                <w:szCs w:val="24"/>
              </w:rPr>
              <w:t>RF</w:t>
            </w:r>
          </w:p>
        </w:tc>
        <w:tc>
          <w:tcPr>
            <w:tcW w:w="3054" w:type="dxa"/>
          </w:tcPr>
          <w:p w14:paraId="0A421C84" w14:textId="77777777" w:rsidR="00FC28F1" w:rsidRPr="00FE5AF5" w:rsidRDefault="00FC28F1" w:rsidP="000826D7">
            <w:pPr>
              <w:jc w:val="both"/>
              <w:rPr>
                <w:szCs w:val="24"/>
              </w:rPr>
            </w:pPr>
            <w:r w:rsidRPr="00FE5AF5">
              <w:rPr>
                <w:szCs w:val="24"/>
              </w:rPr>
              <w:t>Descripción</w:t>
            </w:r>
          </w:p>
        </w:tc>
        <w:tc>
          <w:tcPr>
            <w:tcW w:w="2876" w:type="dxa"/>
          </w:tcPr>
          <w:p w14:paraId="254CA69B" w14:textId="77777777" w:rsidR="00FC28F1" w:rsidRPr="00FE5AF5" w:rsidRDefault="00FC28F1" w:rsidP="000826D7">
            <w:pPr>
              <w:jc w:val="both"/>
              <w:rPr>
                <w:szCs w:val="24"/>
              </w:rPr>
            </w:pPr>
            <w:r w:rsidRPr="00FE5AF5">
              <w:rPr>
                <w:szCs w:val="24"/>
              </w:rPr>
              <w:t>CU</w:t>
            </w:r>
          </w:p>
        </w:tc>
      </w:tr>
      <w:tr w:rsidR="00FC28F1" w:rsidRPr="00FE5AF5" w14:paraId="4EA6DDDF" w14:textId="77777777" w:rsidTr="695CFBCC">
        <w:tc>
          <w:tcPr>
            <w:tcW w:w="2700" w:type="dxa"/>
          </w:tcPr>
          <w:p w14:paraId="0AABAB73" w14:textId="77777777" w:rsidR="00FC28F1" w:rsidRPr="00FE5AF5" w:rsidRDefault="00FC28F1" w:rsidP="000826D7">
            <w:pPr>
              <w:jc w:val="both"/>
              <w:rPr>
                <w:szCs w:val="24"/>
              </w:rPr>
            </w:pPr>
            <w:r w:rsidRPr="00FE5AF5">
              <w:rPr>
                <w:szCs w:val="24"/>
              </w:rPr>
              <w:t>RF01</w:t>
            </w:r>
          </w:p>
        </w:tc>
        <w:tc>
          <w:tcPr>
            <w:tcW w:w="3054" w:type="dxa"/>
          </w:tcPr>
          <w:p w14:paraId="76DCFE84" w14:textId="77777777" w:rsidR="00FC28F1" w:rsidRPr="00FE5AF5" w:rsidRDefault="00FC28F1" w:rsidP="000826D7">
            <w:pPr>
              <w:jc w:val="both"/>
              <w:rPr>
                <w:szCs w:val="24"/>
              </w:rPr>
            </w:pPr>
            <w:r w:rsidRPr="00FE5AF5">
              <w:rPr>
                <w:szCs w:val="24"/>
              </w:rPr>
              <w:t>Catálogo clientes activos</w:t>
            </w:r>
          </w:p>
        </w:tc>
        <w:tc>
          <w:tcPr>
            <w:tcW w:w="2876" w:type="dxa"/>
          </w:tcPr>
          <w:p w14:paraId="171D0072" w14:textId="77777777" w:rsidR="00FC28F1" w:rsidRPr="00FE5AF5" w:rsidRDefault="00FC28F1" w:rsidP="000826D7">
            <w:pPr>
              <w:jc w:val="both"/>
              <w:rPr>
                <w:szCs w:val="24"/>
              </w:rPr>
            </w:pPr>
            <w:r w:rsidRPr="00FE5AF5">
              <w:rPr>
                <w:szCs w:val="24"/>
              </w:rPr>
              <w:t>CU01</w:t>
            </w:r>
          </w:p>
        </w:tc>
      </w:tr>
      <w:tr w:rsidR="00FC28F1" w:rsidRPr="00FE5AF5" w14:paraId="1FC07C08" w14:textId="77777777" w:rsidTr="695CFBCC">
        <w:tc>
          <w:tcPr>
            <w:tcW w:w="2700" w:type="dxa"/>
          </w:tcPr>
          <w:p w14:paraId="729A8049" w14:textId="77777777" w:rsidR="00FC28F1" w:rsidRPr="00FE5AF5" w:rsidRDefault="00FC28F1" w:rsidP="000826D7">
            <w:pPr>
              <w:jc w:val="both"/>
              <w:rPr>
                <w:szCs w:val="24"/>
              </w:rPr>
            </w:pPr>
            <w:r w:rsidRPr="00FE5AF5">
              <w:rPr>
                <w:szCs w:val="24"/>
              </w:rPr>
              <w:t>RF02</w:t>
            </w:r>
          </w:p>
        </w:tc>
        <w:tc>
          <w:tcPr>
            <w:tcW w:w="3054" w:type="dxa"/>
          </w:tcPr>
          <w:p w14:paraId="2C386D47" w14:textId="77777777" w:rsidR="00FC28F1" w:rsidRPr="00FE5AF5" w:rsidRDefault="00FC28F1" w:rsidP="000826D7">
            <w:pPr>
              <w:jc w:val="both"/>
              <w:rPr>
                <w:szCs w:val="24"/>
              </w:rPr>
            </w:pPr>
            <w:r w:rsidRPr="00FE5AF5">
              <w:rPr>
                <w:szCs w:val="24"/>
              </w:rPr>
              <w:t>Ficha financiera</w:t>
            </w:r>
          </w:p>
        </w:tc>
        <w:tc>
          <w:tcPr>
            <w:tcW w:w="2876" w:type="dxa"/>
          </w:tcPr>
          <w:p w14:paraId="0BC500E8" w14:textId="77777777" w:rsidR="00FC28F1" w:rsidRPr="00FE5AF5" w:rsidRDefault="00FC28F1" w:rsidP="000826D7">
            <w:pPr>
              <w:jc w:val="both"/>
              <w:rPr>
                <w:szCs w:val="24"/>
              </w:rPr>
            </w:pPr>
            <w:r w:rsidRPr="00FE5AF5">
              <w:rPr>
                <w:szCs w:val="24"/>
              </w:rPr>
              <w:t>CU02</w:t>
            </w:r>
          </w:p>
        </w:tc>
      </w:tr>
      <w:tr w:rsidR="00FC28F1" w:rsidRPr="00FE5AF5" w14:paraId="7FB5161C" w14:textId="77777777" w:rsidTr="695CFBCC">
        <w:tc>
          <w:tcPr>
            <w:tcW w:w="2700" w:type="dxa"/>
          </w:tcPr>
          <w:p w14:paraId="3662F7C7" w14:textId="77777777" w:rsidR="00FC28F1" w:rsidRPr="00FE5AF5" w:rsidRDefault="00FC28F1" w:rsidP="000826D7">
            <w:pPr>
              <w:jc w:val="both"/>
              <w:rPr>
                <w:szCs w:val="24"/>
              </w:rPr>
            </w:pPr>
            <w:r w:rsidRPr="00FE5AF5">
              <w:rPr>
                <w:szCs w:val="24"/>
              </w:rPr>
              <w:t>RF03</w:t>
            </w:r>
          </w:p>
        </w:tc>
        <w:tc>
          <w:tcPr>
            <w:tcW w:w="3054" w:type="dxa"/>
          </w:tcPr>
          <w:p w14:paraId="0DC861F7" w14:textId="77777777" w:rsidR="00FC28F1" w:rsidRPr="00FE5AF5" w:rsidRDefault="00FC28F1" w:rsidP="000826D7">
            <w:pPr>
              <w:jc w:val="both"/>
              <w:rPr>
                <w:szCs w:val="24"/>
              </w:rPr>
            </w:pPr>
            <w:r w:rsidRPr="00FE5AF5">
              <w:rPr>
                <w:szCs w:val="24"/>
              </w:rPr>
              <w:t>Búsqueda clientes</w:t>
            </w:r>
          </w:p>
        </w:tc>
        <w:tc>
          <w:tcPr>
            <w:tcW w:w="2876" w:type="dxa"/>
          </w:tcPr>
          <w:p w14:paraId="5B62FDF2" w14:textId="77777777" w:rsidR="00FC28F1" w:rsidRPr="00FE5AF5" w:rsidRDefault="00FC28F1" w:rsidP="000826D7">
            <w:pPr>
              <w:jc w:val="both"/>
              <w:rPr>
                <w:szCs w:val="24"/>
              </w:rPr>
            </w:pPr>
            <w:r w:rsidRPr="00FE5AF5">
              <w:rPr>
                <w:szCs w:val="24"/>
              </w:rPr>
              <w:t>CU03</w:t>
            </w:r>
          </w:p>
        </w:tc>
      </w:tr>
      <w:tr w:rsidR="00FC28F1" w:rsidRPr="00FE5AF5" w14:paraId="468959CD" w14:textId="77777777" w:rsidTr="695CFBCC">
        <w:tc>
          <w:tcPr>
            <w:tcW w:w="2700" w:type="dxa"/>
          </w:tcPr>
          <w:p w14:paraId="611E3146" w14:textId="77777777" w:rsidR="00FC28F1" w:rsidRPr="00FE5AF5" w:rsidRDefault="00FC28F1" w:rsidP="000826D7">
            <w:pPr>
              <w:jc w:val="both"/>
              <w:rPr>
                <w:szCs w:val="24"/>
              </w:rPr>
            </w:pPr>
            <w:r w:rsidRPr="00FE5AF5">
              <w:rPr>
                <w:szCs w:val="24"/>
              </w:rPr>
              <w:t>RF04</w:t>
            </w:r>
          </w:p>
        </w:tc>
        <w:tc>
          <w:tcPr>
            <w:tcW w:w="3054" w:type="dxa"/>
          </w:tcPr>
          <w:p w14:paraId="5E552311" w14:textId="77777777" w:rsidR="00FC28F1" w:rsidRPr="00FE5AF5" w:rsidRDefault="00FC28F1" w:rsidP="000826D7">
            <w:pPr>
              <w:jc w:val="both"/>
              <w:rPr>
                <w:szCs w:val="24"/>
              </w:rPr>
            </w:pPr>
            <w:proofErr w:type="gramStart"/>
            <w:r w:rsidRPr="00FE5AF5">
              <w:rPr>
                <w:szCs w:val="24"/>
              </w:rPr>
              <w:t>Filtro morosos</w:t>
            </w:r>
            <w:proofErr w:type="gramEnd"/>
          </w:p>
        </w:tc>
        <w:tc>
          <w:tcPr>
            <w:tcW w:w="2876" w:type="dxa"/>
          </w:tcPr>
          <w:p w14:paraId="032F3ED0" w14:textId="77777777" w:rsidR="00FC28F1" w:rsidRPr="00FE5AF5" w:rsidRDefault="00FC28F1" w:rsidP="000826D7">
            <w:pPr>
              <w:jc w:val="both"/>
              <w:rPr>
                <w:szCs w:val="24"/>
              </w:rPr>
            </w:pPr>
            <w:r w:rsidRPr="00FE5AF5">
              <w:rPr>
                <w:szCs w:val="24"/>
              </w:rPr>
              <w:t>CU04</w:t>
            </w:r>
          </w:p>
        </w:tc>
      </w:tr>
    </w:tbl>
    <w:p w14:paraId="5592FB3D" w14:textId="4F6A0AA3" w:rsidR="78B39B2D" w:rsidRDefault="78B39B2D" w:rsidP="78B39B2D">
      <w:pPr>
        <w:pStyle w:val="Cita"/>
      </w:pPr>
      <w:bookmarkStart w:id="250" w:name="_heading=h.gvtzh1fo6b73" w:colFirst="0" w:colLast="0"/>
      <w:bookmarkEnd w:id="250"/>
    </w:p>
    <w:p w14:paraId="5DC090FC" w14:textId="2F92C542" w:rsidR="0015179D" w:rsidRPr="00FC699C" w:rsidRDefault="0015179D" w:rsidP="78B39B2D">
      <w:pPr>
        <w:pStyle w:val="Cita"/>
      </w:pPr>
      <w:r w:rsidRPr="00FC699C">
        <w:t>Fuente: Elaborado por el estudiante de acuerdo con el proyecto</w:t>
      </w:r>
    </w:p>
    <w:p w14:paraId="72B325DD" w14:textId="77777777" w:rsidR="0015179D" w:rsidRDefault="0015179D" w:rsidP="000826D7">
      <w:pPr>
        <w:pStyle w:val="Ttulo3"/>
        <w:spacing w:before="360" w:after="80" w:line="278" w:lineRule="auto"/>
        <w:jc w:val="both"/>
      </w:pPr>
    </w:p>
    <w:p w14:paraId="1E814F22" w14:textId="5DCBB509" w:rsidR="00FC28F1" w:rsidRDefault="0D476DC8" w:rsidP="000826D7">
      <w:pPr>
        <w:pStyle w:val="Ttulo4"/>
        <w:jc w:val="both"/>
      </w:pPr>
      <w:bookmarkStart w:id="251" w:name="_Toc495453266"/>
      <w:bookmarkStart w:id="252" w:name="_Toc540187817"/>
      <w:bookmarkStart w:id="253" w:name="_Toc232321695"/>
      <w:r>
        <w:t>1.6.6.2. Cotizaciones y Notas de Venta</w:t>
      </w:r>
      <w:bookmarkEnd w:id="251"/>
      <w:bookmarkEnd w:id="252"/>
      <w:bookmarkEnd w:id="253"/>
    </w:p>
    <w:p w14:paraId="2C950826" w14:textId="77777777" w:rsidR="000826D7" w:rsidRPr="000826D7" w:rsidRDefault="000826D7" w:rsidP="000826D7"/>
    <w:p w14:paraId="2E2D0BEE" w14:textId="493C0232" w:rsidR="007B0D9B" w:rsidRPr="007B0D9B" w:rsidRDefault="0D476DC8" w:rsidP="000826D7">
      <w:pPr>
        <w:pStyle w:val="Descripcin"/>
      </w:pPr>
      <w:bookmarkStart w:id="254" w:name="_Toc232540736"/>
      <w:r>
        <w:t xml:space="preserve">Tabla </w:t>
      </w:r>
      <w:r w:rsidR="007B0D9B">
        <w:fldChar w:fldCharType="begin"/>
      </w:r>
      <w:r w:rsidR="007B0D9B">
        <w:instrText xml:space="preserve"> STYLEREF 1 \s </w:instrText>
      </w:r>
      <w:r w:rsidR="007B0D9B">
        <w:fldChar w:fldCharType="separate"/>
      </w:r>
      <w:r w:rsidRPr="0D476DC8">
        <w:rPr>
          <w:noProof/>
        </w:rPr>
        <w:t>1</w:t>
      </w:r>
      <w:r w:rsidR="007B0D9B">
        <w:fldChar w:fldCharType="end"/>
      </w:r>
      <w:r>
        <w:t>.</w:t>
      </w:r>
      <w:r w:rsidR="007B0D9B">
        <w:fldChar w:fldCharType="begin"/>
      </w:r>
      <w:r w:rsidR="007B0D9B">
        <w:instrText xml:space="preserve"> SEQ Tabla \* ARABIC \s 1 </w:instrText>
      </w:r>
      <w:r w:rsidR="007B0D9B">
        <w:fldChar w:fldCharType="separate"/>
      </w:r>
      <w:r w:rsidRPr="0D476DC8">
        <w:rPr>
          <w:noProof/>
        </w:rPr>
        <w:t>5</w:t>
      </w:r>
      <w:r w:rsidR="007B0D9B">
        <w:fldChar w:fldCharType="end"/>
      </w:r>
      <w:r>
        <w:t xml:space="preserve">: </w:t>
      </w:r>
      <w:r w:rsidR="00902089">
        <w:t>“</w:t>
      </w:r>
      <w:r>
        <w:t>Matriz Requerimientos vs Caso de Uso, comprende todos los Requerimientos funcionales del módulo 1</w:t>
      </w:r>
      <w:r w:rsidR="00902089">
        <w:t>”.</w:t>
      </w:r>
      <w:bookmarkEnd w:id="254"/>
    </w:p>
    <w:tbl>
      <w:tblPr>
        <w:tblW w:w="863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670"/>
        <w:gridCol w:w="3084"/>
        <w:gridCol w:w="2876"/>
      </w:tblGrid>
      <w:tr w:rsidR="00FC28F1" w:rsidRPr="00FE5AF5" w14:paraId="7C41B568" w14:textId="77777777" w:rsidTr="484FB782">
        <w:tc>
          <w:tcPr>
            <w:tcW w:w="2670" w:type="dxa"/>
          </w:tcPr>
          <w:p w14:paraId="61C57EAD" w14:textId="77777777" w:rsidR="00FC28F1" w:rsidRPr="00FE5AF5" w:rsidRDefault="00FC28F1" w:rsidP="00531CF5">
            <w:pPr>
              <w:jc w:val="center"/>
              <w:rPr>
                <w:szCs w:val="24"/>
              </w:rPr>
            </w:pPr>
            <w:r w:rsidRPr="00FE5AF5">
              <w:rPr>
                <w:szCs w:val="24"/>
              </w:rPr>
              <w:t>RF</w:t>
            </w:r>
          </w:p>
        </w:tc>
        <w:tc>
          <w:tcPr>
            <w:tcW w:w="3084" w:type="dxa"/>
          </w:tcPr>
          <w:p w14:paraId="70999CF2" w14:textId="77777777" w:rsidR="00FC28F1" w:rsidRPr="00FE5AF5" w:rsidRDefault="00FC28F1" w:rsidP="00531CF5">
            <w:pPr>
              <w:jc w:val="center"/>
              <w:rPr>
                <w:szCs w:val="24"/>
              </w:rPr>
            </w:pPr>
            <w:r w:rsidRPr="00FE5AF5">
              <w:rPr>
                <w:szCs w:val="24"/>
              </w:rPr>
              <w:t>Descripción</w:t>
            </w:r>
          </w:p>
        </w:tc>
        <w:tc>
          <w:tcPr>
            <w:tcW w:w="2876" w:type="dxa"/>
          </w:tcPr>
          <w:p w14:paraId="5026D18C" w14:textId="77777777" w:rsidR="00FC28F1" w:rsidRPr="00FE5AF5" w:rsidRDefault="00FC28F1" w:rsidP="00531CF5">
            <w:pPr>
              <w:jc w:val="center"/>
              <w:rPr>
                <w:szCs w:val="24"/>
              </w:rPr>
            </w:pPr>
            <w:r w:rsidRPr="00FE5AF5">
              <w:rPr>
                <w:szCs w:val="24"/>
              </w:rPr>
              <w:t>CU</w:t>
            </w:r>
          </w:p>
        </w:tc>
      </w:tr>
      <w:tr w:rsidR="00FC28F1" w:rsidRPr="00FE5AF5" w14:paraId="7C5831F8" w14:textId="77777777" w:rsidTr="484FB782">
        <w:tc>
          <w:tcPr>
            <w:tcW w:w="2670" w:type="dxa"/>
          </w:tcPr>
          <w:p w14:paraId="7FD956E8" w14:textId="77777777" w:rsidR="00FC28F1" w:rsidRPr="00FE5AF5" w:rsidRDefault="00FC28F1" w:rsidP="00531CF5">
            <w:pPr>
              <w:jc w:val="center"/>
              <w:rPr>
                <w:szCs w:val="24"/>
              </w:rPr>
            </w:pPr>
            <w:r w:rsidRPr="00FE5AF5">
              <w:rPr>
                <w:szCs w:val="24"/>
              </w:rPr>
              <w:t>RF05</w:t>
            </w:r>
          </w:p>
        </w:tc>
        <w:tc>
          <w:tcPr>
            <w:tcW w:w="3084" w:type="dxa"/>
          </w:tcPr>
          <w:p w14:paraId="4FE7F37F" w14:textId="77777777" w:rsidR="00FC28F1" w:rsidRPr="00FE5AF5" w:rsidRDefault="00FC28F1" w:rsidP="00531CF5">
            <w:pPr>
              <w:jc w:val="center"/>
              <w:rPr>
                <w:szCs w:val="24"/>
              </w:rPr>
            </w:pPr>
            <w:r w:rsidRPr="00FE5AF5">
              <w:rPr>
                <w:szCs w:val="24"/>
              </w:rPr>
              <w:t>Crear cotización</w:t>
            </w:r>
          </w:p>
        </w:tc>
        <w:tc>
          <w:tcPr>
            <w:tcW w:w="2876" w:type="dxa"/>
          </w:tcPr>
          <w:p w14:paraId="10753AA9" w14:textId="77777777" w:rsidR="00FC28F1" w:rsidRPr="00FE5AF5" w:rsidRDefault="00FC28F1" w:rsidP="00531CF5">
            <w:pPr>
              <w:jc w:val="center"/>
              <w:rPr>
                <w:szCs w:val="24"/>
              </w:rPr>
            </w:pPr>
            <w:r w:rsidRPr="00FE5AF5">
              <w:rPr>
                <w:szCs w:val="24"/>
              </w:rPr>
              <w:t>CU05</w:t>
            </w:r>
          </w:p>
        </w:tc>
      </w:tr>
      <w:tr w:rsidR="00FC28F1" w:rsidRPr="00FE5AF5" w14:paraId="24629443" w14:textId="77777777" w:rsidTr="484FB782">
        <w:tc>
          <w:tcPr>
            <w:tcW w:w="2670" w:type="dxa"/>
          </w:tcPr>
          <w:p w14:paraId="5E81E95C" w14:textId="77777777" w:rsidR="00FC28F1" w:rsidRPr="00FE5AF5" w:rsidRDefault="00FC28F1" w:rsidP="00531CF5">
            <w:pPr>
              <w:jc w:val="center"/>
              <w:rPr>
                <w:szCs w:val="24"/>
              </w:rPr>
            </w:pPr>
            <w:r w:rsidRPr="00FE5AF5">
              <w:rPr>
                <w:szCs w:val="24"/>
              </w:rPr>
              <w:t>RF06</w:t>
            </w:r>
          </w:p>
        </w:tc>
        <w:tc>
          <w:tcPr>
            <w:tcW w:w="3084" w:type="dxa"/>
          </w:tcPr>
          <w:p w14:paraId="38E24869" w14:textId="77777777" w:rsidR="00FC28F1" w:rsidRPr="00FE5AF5" w:rsidRDefault="00FC28F1" w:rsidP="00531CF5">
            <w:pPr>
              <w:jc w:val="center"/>
              <w:rPr>
                <w:szCs w:val="24"/>
              </w:rPr>
            </w:pPr>
            <w:r w:rsidRPr="00FE5AF5">
              <w:rPr>
                <w:szCs w:val="24"/>
              </w:rPr>
              <w:t>Leer costos</w:t>
            </w:r>
          </w:p>
        </w:tc>
        <w:tc>
          <w:tcPr>
            <w:tcW w:w="2876" w:type="dxa"/>
          </w:tcPr>
          <w:p w14:paraId="5C00C3C0" w14:textId="77777777" w:rsidR="00FC28F1" w:rsidRPr="00FE5AF5" w:rsidRDefault="00FC28F1" w:rsidP="00531CF5">
            <w:pPr>
              <w:jc w:val="center"/>
              <w:rPr>
                <w:szCs w:val="24"/>
              </w:rPr>
            </w:pPr>
            <w:r w:rsidRPr="00FE5AF5">
              <w:rPr>
                <w:szCs w:val="24"/>
              </w:rPr>
              <w:t>CU06</w:t>
            </w:r>
          </w:p>
        </w:tc>
      </w:tr>
      <w:tr w:rsidR="00FC28F1" w:rsidRPr="00FE5AF5" w14:paraId="799DE6F7" w14:textId="77777777" w:rsidTr="484FB782">
        <w:tc>
          <w:tcPr>
            <w:tcW w:w="2670" w:type="dxa"/>
          </w:tcPr>
          <w:p w14:paraId="74DE9D50" w14:textId="77777777" w:rsidR="00FC28F1" w:rsidRPr="00FE5AF5" w:rsidRDefault="00FC28F1" w:rsidP="00531CF5">
            <w:pPr>
              <w:jc w:val="center"/>
              <w:rPr>
                <w:szCs w:val="24"/>
              </w:rPr>
            </w:pPr>
            <w:r w:rsidRPr="00FE5AF5">
              <w:rPr>
                <w:szCs w:val="24"/>
              </w:rPr>
              <w:t>RF07</w:t>
            </w:r>
          </w:p>
        </w:tc>
        <w:tc>
          <w:tcPr>
            <w:tcW w:w="3084" w:type="dxa"/>
          </w:tcPr>
          <w:p w14:paraId="1B45F123" w14:textId="77777777" w:rsidR="00FC28F1" w:rsidRPr="00FE5AF5" w:rsidRDefault="00FC28F1" w:rsidP="00531CF5">
            <w:pPr>
              <w:jc w:val="center"/>
              <w:rPr>
                <w:szCs w:val="24"/>
              </w:rPr>
            </w:pPr>
            <w:r w:rsidRPr="00FE5AF5">
              <w:rPr>
                <w:szCs w:val="24"/>
              </w:rPr>
              <w:t>Calcular subtotal</w:t>
            </w:r>
          </w:p>
        </w:tc>
        <w:tc>
          <w:tcPr>
            <w:tcW w:w="2876" w:type="dxa"/>
          </w:tcPr>
          <w:p w14:paraId="654094EB" w14:textId="77777777" w:rsidR="00FC28F1" w:rsidRPr="00FE5AF5" w:rsidRDefault="00FC28F1" w:rsidP="00531CF5">
            <w:pPr>
              <w:jc w:val="center"/>
              <w:rPr>
                <w:szCs w:val="24"/>
              </w:rPr>
            </w:pPr>
            <w:r w:rsidRPr="00FE5AF5">
              <w:rPr>
                <w:szCs w:val="24"/>
              </w:rPr>
              <w:t>CU07</w:t>
            </w:r>
          </w:p>
        </w:tc>
      </w:tr>
      <w:tr w:rsidR="00FC28F1" w:rsidRPr="00FE5AF5" w14:paraId="4DE5E620" w14:textId="77777777" w:rsidTr="484FB782">
        <w:tc>
          <w:tcPr>
            <w:tcW w:w="2670" w:type="dxa"/>
          </w:tcPr>
          <w:p w14:paraId="39B28BA4" w14:textId="77777777" w:rsidR="00FC28F1" w:rsidRPr="00FE5AF5" w:rsidRDefault="00FC28F1" w:rsidP="00531CF5">
            <w:pPr>
              <w:jc w:val="center"/>
              <w:rPr>
                <w:szCs w:val="24"/>
              </w:rPr>
            </w:pPr>
            <w:r w:rsidRPr="00FE5AF5">
              <w:rPr>
                <w:szCs w:val="24"/>
              </w:rPr>
              <w:t>RF08</w:t>
            </w:r>
          </w:p>
        </w:tc>
        <w:tc>
          <w:tcPr>
            <w:tcW w:w="3084" w:type="dxa"/>
          </w:tcPr>
          <w:p w14:paraId="11A3DA70" w14:textId="77777777" w:rsidR="00FC28F1" w:rsidRPr="00FE5AF5" w:rsidRDefault="00FC28F1" w:rsidP="00531CF5">
            <w:pPr>
              <w:jc w:val="center"/>
              <w:rPr>
                <w:szCs w:val="24"/>
              </w:rPr>
            </w:pPr>
            <w:r w:rsidRPr="00FE5AF5">
              <w:rPr>
                <w:szCs w:val="24"/>
              </w:rPr>
              <w:t>Ingresar margen</w:t>
            </w:r>
          </w:p>
        </w:tc>
        <w:tc>
          <w:tcPr>
            <w:tcW w:w="2876" w:type="dxa"/>
          </w:tcPr>
          <w:p w14:paraId="55FFB595" w14:textId="77777777" w:rsidR="00FC28F1" w:rsidRPr="00FE5AF5" w:rsidRDefault="00FC28F1" w:rsidP="00531CF5">
            <w:pPr>
              <w:jc w:val="center"/>
              <w:rPr>
                <w:szCs w:val="24"/>
              </w:rPr>
            </w:pPr>
            <w:r w:rsidRPr="00FE5AF5">
              <w:rPr>
                <w:szCs w:val="24"/>
              </w:rPr>
              <w:t>CU08</w:t>
            </w:r>
          </w:p>
        </w:tc>
      </w:tr>
      <w:tr w:rsidR="00FC28F1" w:rsidRPr="00FE5AF5" w14:paraId="490EE9A0" w14:textId="77777777" w:rsidTr="484FB782">
        <w:tc>
          <w:tcPr>
            <w:tcW w:w="2670" w:type="dxa"/>
          </w:tcPr>
          <w:p w14:paraId="07BA4108" w14:textId="77777777" w:rsidR="00FC28F1" w:rsidRPr="00FE5AF5" w:rsidRDefault="00FC28F1" w:rsidP="00531CF5">
            <w:pPr>
              <w:jc w:val="center"/>
              <w:rPr>
                <w:szCs w:val="24"/>
              </w:rPr>
            </w:pPr>
            <w:r w:rsidRPr="00FE5AF5">
              <w:rPr>
                <w:szCs w:val="24"/>
              </w:rPr>
              <w:t>RF09</w:t>
            </w:r>
          </w:p>
        </w:tc>
        <w:tc>
          <w:tcPr>
            <w:tcW w:w="3084" w:type="dxa"/>
          </w:tcPr>
          <w:p w14:paraId="0F5D767F" w14:textId="77777777" w:rsidR="00FC28F1" w:rsidRPr="00FE5AF5" w:rsidRDefault="00FC28F1" w:rsidP="00531CF5">
            <w:pPr>
              <w:jc w:val="center"/>
              <w:rPr>
                <w:szCs w:val="24"/>
              </w:rPr>
            </w:pPr>
            <w:r w:rsidRPr="00FE5AF5">
              <w:rPr>
                <w:szCs w:val="24"/>
              </w:rPr>
              <w:t>Precio sugerido</w:t>
            </w:r>
          </w:p>
        </w:tc>
        <w:tc>
          <w:tcPr>
            <w:tcW w:w="2876" w:type="dxa"/>
          </w:tcPr>
          <w:p w14:paraId="0F97AE85" w14:textId="77777777" w:rsidR="00FC28F1" w:rsidRPr="00FE5AF5" w:rsidRDefault="00FC28F1" w:rsidP="00531CF5">
            <w:pPr>
              <w:jc w:val="center"/>
              <w:rPr>
                <w:szCs w:val="24"/>
              </w:rPr>
            </w:pPr>
            <w:r w:rsidRPr="00FE5AF5">
              <w:rPr>
                <w:szCs w:val="24"/>
              </w:rPr>
              <w:t>CU09</w:t>
            </w:r>
          </w:p>
        </w:tc>
      </w:tr>
      <w:tr w:rsidR="00FC28F1" w:rsidRPr="00FE5AF5" w14:paraId="4EAD6240" w14:textId="77777777" w:rsidTr="484FB782">
        <w:tc>
          <w:tcPr>
            <w:tcW w:w="2670" w:type="dxa"/>
          </w:tcPr>
          <w:p w14:paraId="5C2579A3" w14:textId="77777777" w:rsidR="00FC28F1" w:rsidRPr="00FE5AF5" w:rsidRDefault="00FC28F1" w:rsidP="00531CF5">
            <w:pPr>
              <w:jc w:val="center"/>
              <w:rPr>
                <w:szCs w:val="24"/>
              </w:rPr>
            </w:pPr>
            <w:r w:rsidRPr="00FE5AF5">
              <w:rPr>
                <w:szCs w:val="24"/>
              </w:rPr>
              <w:t>RF10</w:t>
            </w:r>
          </w:p>
        </w:tc>
        <w:tc>
          <w:tcPr>
            <w:tcW w:w="3084" w:type="dxa"/>
          </w:tcPr>
          <w:p w14:paraId="24B84C3E" w14:textId="77777777" w:rsidR="00FC28F1" w:rsidRPr="00FE5AF5" w:rsidRDefault="00FC28F1" w:rsidP="00531CF5">
            <w:pPr>
              <w:jc w:val="center"/>
              <w:rPr>
                <w:szCs w:val="24"/>
              </w:rPr>
            </w:pPr>
            <w:r w:rsidRPr="00FE5AF5">
              <w:rPr>
                <w:szCs w:val="24"/>
              </w:rPr>
              <w:t>Fecha vigencia</w:t>
            </w:r>
          </w:p>
        </w:tc>
        <w:tc>
          <w:tcPr>
            <w:tcW w:w="2876" w:type="dxa"/>
          </w:tcPr>
          <w:p w14:paraId="4D519AD3" w14:textId="77777777" w:rsidR="00FC28F1" w:rsidRPr="00FE5AF5" w:rsidRDefault="00FC28F1" w:rsidP="00531CF5">
            <w:pPr>
              <w:jc w:val="center"/>
              <w:rPr>
                <w:szCs w:val="24"/>
              </w:rPr>
            </w:pPr>
            <w:r w:rsidRPr="00FE5AF5">
              <w:rPr>
                <w:szCs w:val="24"/>
              </w:rPr>
              <w:t>CU10</w:t>
            </w:r>
          </w:p>
        </w:tc>
      </w:tr>
      <w:tr w:rsidR="00FC28F1" w:rsidRPr="00FE5AF5" w14:paraId="276746D9" w14:textId="77777777" w:rsidTr="484FB782">
        <w:tc>
          <w:tcPr>
            <w:tcW w:w="2670" w:type="dxa"/>
          </w:tcPr>
          <w:p w14:paraId="6C9F03AB" w14:textId="77777777" w:rsidR="00FC28F1" w:rsidRPr="00FE5AF5" w:rsidRDefault="00FC28F1" w:rsidP="00531CF5">
            <w:pPr>
              <w:jc w:val="center"/>
              <w:rPr>
                <w:szCs w:val="24"/>
              </w:rPr>
            </w:pPr>
            <w:r w:rsidRPr="00FE5AF5">
              <w:rPr>
                <w:szCs w:val="24"/>
              </w:rPr>
              <w:t>RF11</w:t>
            </w:r>
          </w:p>
        </w:tc>
        <w:tc>
          <w:tcPr>
            <w:tcW w:w="3084" w:type="dxa"/>
          </w:tcPr>
          <w:p w14:paraId="2B5CAFD5" w14:textId="77777777" w:rsidR="00FC28F1" w:rsidRPr="00FE5AF5" w:rsidRDefault="00FC28F1" w:rsidP="00531CF5">
            <w:pPr>
              <w:jc w:val="center"/>
              <w:rPr>
                <w:szCs w:val="24"/>
              </w:rPr>
            </w:pPr>
            <w:r w:rsidRPr="00FE5AF5">
              <w:rPr>
                <w:szCs w:val="24"/>
              </w:rPr>
              <w:t>Aprobar cotización</w:t>
            </w:r>
          </w:p>
        </w:tc>
        <w:tc>
          <w:tcPr>
            <w:tcW w:w="2876" w:type="dxa"/>
          </w:tcPr>
          <w:p w14:paraId="1DD249D6" w14:textId="77777777" w:rsidR="00FC28F1" w:rsidRPr="00FE5AF5" w:rsidRDefault="00FC28F1" w:rsidP="00531CF5">
            <w:pPr>
              <w:jc w:val="center"/>
              <w:rPr>
                <w:szCs w:val="24"/>
              </w:rPr>
            </w:pPr>
            <w:r w:rsidRPr="00FE5AF5">
              <w:rPr>
                <w:szCs w:val="24"/>
              </w:rPr>
              <w:t>CU11</w:t>
            </w:r>
          </w:p>
        </w:tc>
      </w:tr>
      <w:tr w:rsidR="00FC28F1" w:rsidRPr="00FE5AF5" w14:paraId="533E92D0" w14:textId="77777777" w:rsidTr="484FB782">
        <w:tc>
          <w:tcPr>
            <w:tcW w:w="2670" w:type="dxa"/>
          </w:tcPr>
          <w:p w14:paraId="4015BDD6" w14:textId="77777777" w:rsidR="00FC28F1" w:rsidRPr="00FE5AF5" w:rsidRDefault="00FC28F1" w:rsidP="00531CF5">
            <w:pPr>
              <w:jc w:val="center"/>
              <w:rPr>
                <w:szCs w:val="24"/>
              </w:rPr>
            </w:pPr>
            <w:r w:rsidRPr="00FE5AF5">
              <w:rPr>
                <w:szCs w:val="24"/>
              </w:rPr>
              <w:lastRenderedPageBreak/>
              <w:t>RF12</w:t>
            </w:r>
          </w:p>
        </w:tc>
        <w:tc>
          <w:tcPr>
            <w:tcW w:w="3084" w:type="dxa"/>
          </w:tcPr>
          <w:p w14:paraId="1D208DC4" w14:textId="77777777" w:rsidR="00FC28F1" w:rsidRPr="00FE5AF5" w:rsidRDefault="00FC28F1" w:rsidP="00531CF5">
            <w:pPr>
              <w:jc w:val="center"/>
              <w:rPr>
                <w:szCs w:val="24"/>
              </w:rPr>
            </w:pPr>
            <w:r w:rsidRPr="00FE5AF5">
              <w:rPr>
                <w:szCs w:val="24"/>
              </w:rPr>
              <w:t>Generar NV</w:t>
            </w:r>
          </w:p>
        </w:tc>
        <w:tc>
          <w:tcPr>
            <w:tcW w:w="2876" w:type="dxa"/>
          </w:tcPr>
          <w:p w14:paraId="04EB5593" w14:textId="77777777" w:rsidR="00FC28F1" w:rsidRPr="00FE5AF5" w:rsidRDefault="00FC28F1" w:rsidP="00531CF5">
            <w:pPr>
              <w:jc w:val="center"/>
              <w:rPr>
                <w:szCs w:val="24"/>
              </w:rPr>
            </w:pPr>
            <w:r w:rsidRPr="00FE5AF5">
              <w:rPr>
                <w:szCs w:val="24"/>
              </w:rPr>
              <w:t>CU12</w:t>
            </w:r>
          </w:p>
        </w:tc>
      </w:tr>
      <w:tr w:rsidR="00FC28F1" w:rsidRPr="00FE5AF5" w14:paraId="29C34CD1" w14:textId="77777777" w:rsidTr="484FB782">
        <w:tc>
          <w:tcPr>
            <w:tcW w:w="2670" w:type="dxa"/>
          </w:tcPr>
          <w:p w14:paraId="22930810" w14:textId="77777777" w:rsidR="00FC28F1" w:rsidRPr="00FE5AF5" w:rsidRDefault="00FC28F1" w:rsidP="00531CF5">
            <w:pPr>
              <w:jc w:val="center"/>
              <w:rPr>
                <w:szCs w:val="24"/>
              </w:rPr>
            </w:pPr>
            <w:r w:rsidRPr="00FE5AF5">
              <w:rPr>
                <w:szCs w:val="24"/>
              </w:rPr>
              <w:t>RF13</w:t>
            </w:r>
          </w:p>
        </w:tc>
        <w:tc>
          <w:tcPr>
            <w:tcW w:w="3084" w:type="dxa"/>
          </w:tcPr>
          <w:p w14:paraId="7DA900C3" w14:textId="77777777" w:rsidR="00FC28F1" w:rsidRPr="00FE5AF5" w:rsidRDefault="00FC28F1" w:rsidP="00531CF5">
            <w:pPr>
              <w:jc w:val="center"/>
              <w:rPr>
                <w:szCs w:val="24"/>
              </w:rPr>
            </w:pPr>
            <w:r w:rsidRPr="00FE5AF5">
              <w:rPr>
                <w:szCs w:val="24"/>
              </w:rPr>
              <w:t>NV directa</w:t>
            </w:r>
          </w:p>
        </w:tc>
        <w:tc>
          <w:tcPr>
            <w:tcW w:w="2876" w:type="dxa"/>
          </w:tcPr>
          <w:p w14:paraId="578F2675" w14:textId="77777777" w:rsidR="00FC28F1" w:rsidRPr="00FE5AF5" w:rsidRDefault="00FC28F1" w:rsidP="00531CF5">
            <w:pPr>
              <w:jc w:val="center"/>
              <w:rPr>
                <w:szCs w:val="24"/>
              </w:rPr>
            </w:pPr>
            <w:r w:rsidRPr="00FE5AF5">
              <w:rPr>
                <w:szCs w:val="24"/>
              </w:rPr>
              <w:t>CU13</w:t>
            </w:r>
          </w:p>
        </w:tc>
      </w:tr>
      <w:tr w:rsidR="00FC28F1" w:rsidRPr="00FE5AF5" w14:paraId="0EE1DEC3" w14:textId="77777777" w:rsidTr="484FB782">
        <w:tc>
          <w:tcPr>
            <w:tcW w:w="2670" w:type="dxa"/>
          </w:tcPr>
          <w:p w14:paraId="4466C07F" w14:textId="77777777" w:rsidR="00FC28F1" w:rsidRPr="00FE5AF5" w:rsidRDefault="00FC28F1" w:rsidP="00531CF5">
            <w:pPr>
              <w:jc w:val="center"/>
              <w:rPr>
                <w:szCs w:val="24"/>
              </w:rPr>
            </w:pPr>
            <w:r w:rsidRPr="00FE5AF5">
              <w:rPr>
                <w:szCs w:val="24"/>
              </w:rPr>
              <w:t>RF14</w:t>
            </w:r>
          </w:p>
        </w:tc>
        <w:tc>
          <w:tcPr>
            <w:tcW w:w="3084" w:type="dxa"/>
          </w:tcPr>
          <w:p w14:paraId="34F3A86C" w14:textId="77777777" w:rsidR="00FC28F1" w:rsidRPr="00FE5AF5" w:rsidRDefault="00FC28F1" w:rsidP="00531CF5">
            <w:pPr>
              <w:jc w:val="center"/>
              <w:rPr>
                <w:szCs w:val="24"/>
              </w:rPr>
            </w:pPr>
            <w:r w:rsidRPr="00FE5AF5">
              <w:rPr>
                <w:szCs w:val="24"/>
              </w:rPr>
              <w:t>Divisa</w:t>
            </w:r>
          </w:p>
        </w:tc>
        <w:tc>
          <w:tcPr>
            <w:tcW w:w="2876" w:type="dxa"/>
          </w:tcPr>
          <w:p w14:paraId="0290FA60" w14:textId="77777777" w:rsidR="00FC28F1" w:rsidRPr="00FE5AF5" w:rsidRDefault="00FC28F1" w:rsidP="00531CF5">
            <w:pPr>
              <w:jc w:val="center"/>
              <w:rPr>
                <w:szCs w:val="24"/>
              </w:rPr>
            </w:pPr>
            <w:r w:rsidRPr="00FE5AF5">
              <w:rPr>
                <w:szCs w:val="24"/>
              </w:rPr>
              <w:t>CU14</w:t>
            </w:r>
          </w:p>
        </w:tc>
      </w:tr>
      <w:tr w:rsidR="00FC28F1" w:rsidRPr="00FE5AF5" w14:paraId="41848360" w14:textId="77777777" w:rsidTr="484FB782">
        <w:tc>
          <w:tcPr>
            <w:tcW w:w="2670" w:type="dxa"/>
          </w:tcPr>
          <w:p w14:paraId="0A2BA6ED" w14:textId="77777777" w:rsidR="00FC28F1" w:rsidRPr="00FE5AF5" w:rsidRDefault="00FC28F1" w:rsidP="00531CF5">
            <w:pPr>
              <w:jc w:val="center"/>
              <w:rPr>
                <w:szCs w:val="24"/>
              </w:rPr>
            </w:pPr>
            <w:r w:rsidRPr="00FE5AF5">
              <w:rPr>
                <w:szCs w:val="24"/>
              </w:rPr>
              <w:t>RF15</w:t>
            </w:r>
          </w:p>
        </w:tc>
        <w:tc>
          <w:tcPr>
            <w:tcW w:w="3084" w:type="dxa"/>
          </w:tcPr>
          <w:p w14:paraId="47AF9289" w14:textId="77777777" w:rsidR="00FC28F1" w:rsidRPr="00FE5AF5" w:rsidRDefault="00FC28F1" w:rsidP="00531CF5">
            <w:pPr>
              <w:jc w:val="center"/>
              <w:rPr>
                <w:szCs w:val="24"/>
              </w:rPr>
            </w:pPr>
            <w:r w:rsidRPr="00FE5AF5">
              <w:rPr>
                <w:szCs w:val="24"/>
              </w:rPr>
              <w:t>Tipo cambio</w:t>
            </w:r>
          </w:p>
        </w:tc>
        <w:tc>
          <w:tcPr>
            <w:tcW w:w="2876" w:type="dxa"/>
          </w:tcPr>
          <w:p w14:paraId="359573B4" w14:textId="77777777" w:rsidR="00FC28F1" w:rsidRPr="00FE5AF5" w:rsidRDefault="00FC28F1" w:rsidP="00531CF5">
            <w:pPr>
              <w:jc w:val="center"/>
              <w:rPr>
                <w:szCs w:val="24"/>
              </w:rPr>
            </w:pPr>
            <w:r w:rsidRPr="00FE5AF5">
              <w:rPr>
                <w:szCs w:val="24"/>
              </w:rPr>
              <w:t>CU15</w:t>
            </w:r>
          </w:p>
        </w:tc>
      </w:tr>
      <w:tr w:rsidR="00FC28F1" w:rsidRPr="00FE5AF5" w14:paraId="7EE35E52" w14:textId="77777777" w:rsidTr="484FB782">
        <w:tc>
          <w:tcPr>
            <w:tcW w:w="2670" w:type="dxa"/>
          </w:tcPr>
          <w:p w14:paraId="13B0E28E" w14:textId="77777777" w:rsidR="00FC28F1" w:rsidRPr="00FE5AF5" w:rsidRDefault="00FC28F1" w:rsidP="00531CF5">
            <w:pPr>
              <w:jc w:val="center"/>
              <w:rPr>
                <w:szCs w:val="24"/>
              </w:rPr>
            </w:pPr>
            <w:r w:rsidRPr="00FE5AF5">
              <w:rPr>
                <w:szCs w:val="24"/>
              </w:rPr>
              <w:t>RF16</w:t>
            </w:r>
          </w:p>
        </w:tc>
        <w:tc>
          <w:tcPr>
            <w:tcW w:w="3084" w:type="dxa"/>
          </w:tcPr>
          <w:p w14:paraId="03F00B8D" w14:textId="77777777" w:rsidR="00FC28F1" w:rsidRPr="00FE5AF5" w:rsidRDefault="00FC28F1" w:rsidP="00531CF5">
            <w:pPr>
              <w:jc w:val="center"/>
              <w:rPr>
                <w:szCs w:val="24"/>
              </w:rPr>
            </w:pPr>
            <w:r w:rsidRPr="00FE5AF5">
              <w:rPr>
                <w:szCs w:val="24"/>
              </w:rPr>
              <w:t>Conversión</w:t>
            </w:r>
          </w:p>
        </w:tc>
        <w:tc>
          <w:tcPr>
            <w:tcW w:w="2876" w:type="dxa"/>
          </w:tcPr>
          <w:p w14:paraId="2AF7C8E9" w14:textId="77777777" w:rsidR="00FC28F1" w:rsidRPr="00FE5AF5" w:rsidRDefault="00FC28F1" w:rsidP="00531CF5">
            <w:pPr>
              <w:jc w:val="center"/>
              <w:rPr>
                <w:szCs w:val="24"/>
              </w:rPr>
            </w:pPr>
            <w:r w:rsidRPr="00FE5AF5">
              <w:rPr>
                <w:szCs w:val="24"/>
              </w:rPr>
              <w:t>CU16</w:t>
            </w:r>
          </w:p>
        </w:tc>
      </w:tr>
      <w:tr w:rsidR="00FC28F1" w:rsidRPr="00FE5AF5" w14:paraId="2FB00CF4" w14:textId="77777777" w:rsidTr="484FB782">
        <w:tc>
          <w:tcPr>
            <w:tcW w:w="2670" w:type="dxa"/>
          </w:tcPr>
          <w:p w14:paraId="73A65B29" w14:textId="77777777" w:rsidR="00FC28F1" w:rsidRPr="00FE5AF5" w:rsidRDefault="00FC28F1" w:rsidP="00531CF5">
            <w:pPr>
              <w:jc w:val="center"/>
              <w:rPr>
                <w:szCs w:val="24"/>
              </w:rPr>
            </w:pPr>
            <w:r w:rsidRPr="00FE5AF5">
              <w:rPr>
                <w:szCs w:val="24"/>
              </w:rPr>
              <w:t>RF17</w:t>
            </w:r>
          </w:p>
        </w:tc>
        <w:tc>
          <w:tcPr>
            <w:tcW w:w="3084" w:type="dxa"/>
          </w:tcPr>
          <w:p w14:paraId="500418F9" w14:textId="77777777" w:rsidR="00FC28F1" w:rsidRPr="00FE5AF5" w:rsidRDefault="00FC28F1" w:rsidP="00531CF5">
            <w:pPr>
              <w:jc w:val="center"/>
              <w:rPr>
                <w:szCs w:val="24"/>
              </w:rPr>
            </w:pPr>
            <w:r w:rsidRPr="00FE5AF5">
              <w:rPr>
                <w:szCs w:val="24"/>
              </w:rPr>
              <w:t>IVA</w:t>
            </w:r>
          </w:p>
        </w:tc>
        <w:tc>
          <w:tcPr>
            <w:tcW w:w="2876" w:type="dxa"/>
          </w:tcPr>
          <w:p w14:paraId="483EE3A5" w14:textId="77777777" w:rsidR="00FC28F1" w:rsidRPr="00FE5AF5" w:rsidRDefault="00FC28F1" w:rsidP="00531CF5">
            <w:pPr>
              <w:jc w:val="center"/>
              <w:rPr>
                <w:szCs w:val="24"/>
              </w:rPr>
            </w:pPr>
            <w:r w:rsidRPr="00FE5AF5">
              <w:rPr>
                <w:szCs w:val="24"/>
              </w:rPr>
              <w:t>CU17</w:t>
            </w:r>
          </w:p>
        </w:tc>
      </w:tr>
      <w:tr w:rsidR="00FC28F1" w:rsidRPr="00FE5AF5" w14:paraId="209BF9AF" w14:textId="77777777" w:rsidTr="484FB782">
        <w:tc>
          <w:tcPr>
            <w:tcW w:w="2670" w:type="dxa"/>
          </w:tcPr>
          <w:p w14:paraId="0FEDC895" w14:textId="77777777" w:rsidR="00FC28F1" w:rsidRPr="00FE5AF5" w:rsidRDefault="00FC28F1" w:rsidP="00531CF5">
            <w:pPr>
              <w:jc w:val="center"/>
              <w:rPr>
                <w:szCs w:val="24"/>
              </w:rPr>
            </w:pPr>
            <w:r w:rsidRPr="00FE5AF5">
              <w:rPr>
                <w:szCs w:val="24"/>
              </w:rPr>
              <w:t>RF18</w:t>
            </w:r>
          </w:p>
        </w:tc>
        <w:tc>
          <w:tcPr>
            <w:tcW w:w="3084" w:type="dxa"/>
          </w:tcPr>
          <w:p w14:paraId="3034AABC" w14:textId="77777777" w:rsidR="00FC28F1" w:rsidRPr="00FE5AF5" w:rsidRDefault="00FC28F1" w:rsidP="00531CF5">
            <w:pPr>
              <w:jc w:val="center"/>
              <w:rPr>
                <w:szCs w:val="24"/>
              </w:rPr>
            </w:pPr>
            <w:r w:rsidRPr="00FE5AF5">
              <w:rPr>
                <w:szCs w:val="24"/>
              </w:rPr>
              <w:t>Exención</w:t>
            </w:r>
          </w:p>
        </w:tc>
        <w:tc>
          <w:tcPr>
            <w:tcW w:w="2876" w:type="dxa"/>
          </w:tcPr>
          <w:p w14:paraId="6F86C762" w14:textId="77777777" w:rsidR="00FC28F1" w:rsidRPr="00FE5AF5" w:rsidRDefault="00FC28F1" w:rsidP="00531CF5">
            <w:pPr>
              <w:jc w:val="center"/>
              <w:rPr>
                <w:szCs w:val="24"/>
              </w:rPr>
            </w:pPr>
            <w:r w:rsidRPr="00FE5AF5">
              <w:rPr>
                <w:szCs w:val="24"/>
              </w:rPr>
              <w:t>CU18</w:t>
            </w:r>
          </w:p>
        </w:tc>
      </w:tr>
      <w:tr w:rsidR="00FC28F1" w:rsidRPr="00FE5AF5" w14:paraId="2EE85458" w14:textId="77777777" w:rsidTr="484FB782">
        <w:tc>
          <w:tcPr>
            <w:tcW w:w="2670" w:type="dxa"/>
          </w:tcPr>
          <w:p w14:paraId="1AC66473" w14:textId="77777777" w:rsidR="00FC28F1" w:rsidRPr="00FE5AF5" w:rsidRDefault="00FC28F1" w:rsidP="00531CF5">
            <w:pPr>
              <w:jc w:val="center"/>
              <w:rPr>
                <w:szCs w:val="24"/>
              </w:rPr>
            </w:pPr>
            <w:r w:rsidRPr="00FE5AF5">
              <w:rPr>
                <w:szCs w:val="24"/>
              </w:rPr>
              <w:t>RF19</w:t>
            </w:r>
          </w:p>
        </w:tc>
        <w:tc>
          <w:tcPr>
            <w:tcW w:w="3084" w:type="dxa"/>
          </w:tcPr>
          <w:p w14:paraId="48085A42" w14:textId="77777777" w:rsidR="00FC28F1" w:rsidRPr="00FE5AF5" w:rsidRDefault="00FC28F1" w:rsidP="00531CF5">
            <w:pPr>
              <w:jc w:val="center"/>
              <w:rPr>
                <w:szCs w:val="24"/>
              </w:rPr>
            </w:pPr>
            <w:r w:rsidRPr="00FE5AF5">
              <w:rPr>
                <w:szCs w:val="24"/>
              </w:rPr>
              <w:t>Descuento</w:t>
            </w:r>
          </w:p>
        </w:tc>
        <w:tc>
          <w:tcPr>
            <w:tcW w:w="2876" w:type="dxa"/>
          </w:tcPr>
          <w:p w14:paraId="037B5E96" w14:textId="77777777" w:rsidR="00FC28F1" w:rsidRPr="00FE5AF5" w:rsidRDefault="00FC28F1" w:rsidP="00531CF5">
            <w:pPr>
              <w:jc w:val="center"/>
              <w:rPr>
                <w:szCs w:val="24"/>
              </w:rPr>
            </w:pPr>
            <w:r w:rsidRPr="00FE5AF5">
              <w:rPr>
                <w:szCs w:val="24"/>
              </w:rPr>
              <w:t>CU19</w:t>
            </w:r>
          </w:p>
        </w:tc>
      </w:tr>
      <w:tr w:rsidR="00FC28F1" w:rsidRPr="00FE5AF5" w14:paraId="41EDD903" w14:textId="77777777" w:rsidTr="484FB782">
        <w:tc>
          <w:tcPr>
            <w:tcW w:w="2670" w:type="dxa"/>
          </w:tcPr>
          <w:p w14:paraId="21F8821F" w14:textId="77777777" w:rsidR="00FC28F1" w:rsidRPr="00FE5AF5" w:rsidRDefault="00FC28F1" w:rsidP="00531CF5">
            <w:pPr>
              <w:jc w:val="center"/>
              <w:rPr>
                <w:szCs w:val="24"/>
              </w:rPr>
            </w:pPr>
            <w:r w:rsidRPr="00FE5AF5">
              <w:rPr>
                <w:szCs w:val="24"/>
              </w:rPr>
              <w:t>RF20</w:t>
            </w:r>
          </w:p>
        </w:tc>
        <w:tc>
          <w:tcPr>
            <w:tcW w:w="3084" w:type="dxa"/>
          </w:tcPr>
          <w:p w14:paraId="55A4A40B" w14:textId="77777777" w:rsidR="00FC28F1" w:rsidRPr="00FE5AF5" w:rsidRDefault="00FC28F1" w:rsidP="00531CF5">
            <w:pPr>
              <w:jc w:val="center"/>
              <w:rPr>
                <w:szCs w:val="24"/>
              </w:rPr>
            </w:pPr>
            <w:r w:rsidRPr="00FE5AF5">
              <w:rPr>
                <w:szCs w:val="24"/>
              </w:rPr>
              <w:t>Validar permisos</w:t>
            </w:r>
          </w:p>
        </w:tc>
        <w:tc>
          <w:tcPr>
            <w:tcW w:w="2876" w:type="dxa"/>
          </w:tcPr>
          <w:p w14:paraId="28363076" w14:textId="77777777" w:rsidR="00FC28F1" w:rsidRPr="00FE5AF5" w:rsidRDefault="00FC28F1" w:rsidP="00531CF5">
            <w:pPr>
              <w:jc w:val="center"/>
              <w:rPr>
                <w:szCs w:val="24"/>
              </w:rPr>
            </w:pPr>
            <w:r w:rsidRPr="00FE5AF5">
              <w:rPr>
                <w:szCs w:val="24"/>
              </w:rPr>
              <w:t>CU20</w:t>
            </w:r>
          </w:p>
        </w:tc>
      </w:tr>
      <w:tr w:rsidR="00FC28F1" w:rsidRPr="00FE5AF5" w14:paraId="28095062" w14:textId="77777777" w:rsidTr="484FB782">
        <w:tc>
          <w:tcPr>
            <w:tcW w:w="2670" w:type="dxa"/>
          </w:tcPr>
          <w:p w14:paraId="5CAB2021" w14:textId="77777777" w:rsidR="00FC28F1" w:rsidRPr="00FE5AF5" w:rsidRDefault="00FC28F1" w:rsidP="00531CF5">
            <w:pPr>
              <w:jc w:val="center"/>
              <w:rPr>
                <w:szCs w:val="24"/>
              </w:rPr>
            </w:pPr>
            <w:r w:rsidRPr="00FE5AF5">
              <w:rPr>
                <w:szCs w:val="24"/>
              </w:rPr>
              <w:t>RF21</w:t>
            </w:r>
          </w:p>
        </w:tc>
        <w:tc>
          <w:tcPr>
            <w:tcW w:w="3084" w:type="dxa"/>
          </w:tcPr>
          <w:p w14:paraId="2BFC7C3D" w14:textId="77777777" w:rsidR="00FC28F1" w:rsidRPr="00FE5AF5" w:rsidRDefault="00FC28F1" w:rsidP="00531CF5">
            <w:pPr>
              <w:jc w:val="center"/>
              <w:rPr>
                <w:szCs w:val="24"/>
              </w:rPr>
            </w:pPr>
            <w:r w:rsidRPr="00FE5AF5">
              <w:rPr>
                <w:szCs w:val="24"/>
              </w:rPr>
              <w:t>Guía despacho</w:t>
            </w:r>
          </w:p>
        </w:tc>
        <w:tc>
          <w:tcPr>
            <w:tcW w:w="2876" w:type="dxa"/>
          </w:tcPr>
          <w:p w14:paraId="1036F95E" w14:textId="77777777" w:rsidR="00FC28F1" w:rsidRPr="00FE5AF5" w:rsidRDefault="00FC28F1" w:rsidP="00531CF5">
            <w:pPr>
              <w:jc w:val="center"/>
              <w:rPr>
                <w:szCs w:val="24"/>
              </w:rPr>
            </w:pPr>
            <w:r w:rsidRPr="00FE5AF5">
              <w:rPr>
                <w:szCs w:val="24"/>
              </w:rPr>
              <w:t>CU21</w:t>
            </w:r>
          </w:p>
        </w:tc>
      </w:tr>
      <w:tr w:rsidR="00FC28F1" w:rsidRPr="00FE5AF5" w14:paraId="4EFA31C6" w14:textId="77777777" w:rsidTr="484FB782">
        <w:tc>
          <w:tcPr>
            <w:tcW w:w="2670" w:type="dxa"/>
          </w:tcPr>
          <w:p w14:paraId="085D9326" w14:textId="77777777" w:rsidR="00FC28F1" w:rsidRPr="00FE5AF5" w:rsidRDefault="00FC28F1" w:rsidP="00531CF5">
            <w:pPr>
              <w:jc w:val="center"/>
              <w:rPr>
                <w:szCs w:val="24"/>
              </w:rPr>
            </w:pPr>
            <w:r w:rsidRPr="00FE5AF5">
              <w:rPr>
                <w:szCs w:val="24"/>
              </w:rPr>
              <w:t>RF22</w:t>
            </w:r>
          </w:p>
        </w:tc>
        <w:tc>
          <w:tcPr>
            <w:tcW w:w="3084" w:type="dxa"/>
          </w:tcPr>
          <w:p w14:paraId="08E2E097" w14:textId="77777777" w:rsidR="00FC28F1" w:rsidRPr="00FE5AF5" w:rsidRDefault="00FC28F1" w:rsidP="00531CF5">
            <w:pPr>
              <w:jc w:val="center"/>
              <w:rPr>
                <w:szCs w:val="24"/>
              </w:rPr>
            </w:pPr>
            <w:r w:rsidRPr="00FE5AF5">
              <w:rPr>
                <w:szCs w:val="24"/>
              </w:rPr>
              <w:t>Factura</w:t>
            </w:r>
          </w:p>
        </w:tc>
        <w:tc>
          <w:tcPr>
            <w:tcW w:w="2876" w:type="dxa"/>
          </w:tcPr>
          <w:p w14:paraId="02CEB4C9" w14:textId="77777777" w:rsidR="00FC28F1" w:rsidRPr="00FE5AF5" w:rsidRDefault="00FC28F1" w:rsidP="00531CF5">
            <w:pPr>
              <w:jc w:val="center"/>
              <w:rPr>
                <w:szCs w:val="24"/>
              </w:rPr>
            </w:pPr>
            <w:r w:rsidRPr="00FE5AF5">
              <w:rPr>
                <w:szCs w:val="24"/>
              </w:rPr>
              <w:t>CU22</w:t>
            </w:r>
          </w:p>
        </w:tc>
      </w:tr>
      <w:tr w:rsidR="00FC28F1" w:rsidRPr="00FE5AF5" w14:paraId="5AC6C170" w14:textId="77777777" w:rsidTr="484FB782">
        <w:tc>
          <w:tcPr>
            <w:tcW w:w="2670" w:type="dxa"/>
          </w:tcPr>
          <w:p w14:paraId="6F545FF5" w14:textId="77777777" w:rsidR="00FC28F1" w:rsidRPr="00FE5AF5" w:rsidRDefault="00FC28F1" w:rsidP="00531CF5">
            <w:pPr>
              <w:jc w:val="center"/>
              <w:rPr>
                <w:szCs w:val="24"/>
              </w:rPr>
            </w:pPr>
            <w:r w:rsidRPr="00FE5AF5">
              <w:rPr>
                <w:szCs w:val="24"/>
              </w:rPr>
              <w:t>RF23</w:t>
            </w:r>
          </w:p>
        </w:tc>
        <w:tc>
          <w:tcPr>
            <w:tcW w:w="3084" w:type="dxa"/>
          </w:tcPr>
          <w:p w14:paraId="12F2217C" w14:textId="77777777" w:rsidR="00FC28F1" w:rsidRPr="00FE5AF5" w:rsidRDefault="00FC28F1" w:rsidP="00531CF5">
            <w:pPr>
              <w:jc w:val="center"/>
              <w:rPr>
                <w:szCs w:val="24"/>
              </w:rPr>
            </w:pPr>
            <w:r w:rsidRPr="00FE5AF5">
              <w:rPr>
                <w:szCs w:val="24"/>
              </w:rPr>
              <w:t>Anulación</w:t>
            </w:r>
          </w:p>
        </w:tc>
        <w:tc>
          <w:tcPr>
            <w:tcW w:w="2876" w:type="dxa"/>
          </w:tcPr>
          <w:p w14:paraId="6DFB3FAD" w14:textId="77777777" w:rsidR="00FC28F1" w:rsidRPr="00FE5AF5" w:rsidRDefault="00FC28F1" w:rsidP="00531CF5">
            <w:pPr>
              <w:jc w:val="center"/>
              <w:rPr>
                <w:szCs w:val="24"/>
              </w:rPr>
            </w:pPr>
            <w:r w:rsidRPr="00FE5AF5">
              <w:rPr>
                <w:szCs w:val="24"/>
              </w:rPr>
              <w:t>CU23 / CU24</w:t>
            </w:r>
          </w:p>
        </w:tc>
      </w:tr>
    </w:tbl>
    <w:p w14:paraId="31818721" w14:textId="5F914F46" w:rsidR="78B39B2D" w:rsidRDefault="78B39B2D" w:rsidP="78B39B2D">
      <w:pPr>
        <w:pStyle w:val="Cita"/>
      </w:pPr>
      <w:bookmarkStart w:id="255" w:name="_heading=h.2xqsqhrt21g1" w:colFirst="0" w:colLast="0"/>
      <w:bookmarkEnd w:id="255"/>
    </w:p>
    <w:p w14:paraId="386FB758" w14:textId="77777777" w:rsidR="00531CF5" w:rsidRPr="00FC699C" w:rsidRDefault="00531CF5" w:rsidP="00531CF5">
      <w:pPr>
        <w:pStyle w:val="Cita"/>
      </w:pPr>
      <w:r w:rsidRPr="00FC699C">
        <w:t>Fuente: Elaborado por el estudiante de acuerdo con el proyecto</w:t>
      </w:r>
    </w:p>
    <w:p w14:paraId="574F669C" w14:textId="52FE6F49" w:rsidR="53B0DF34" w:rsidRDefault="53B0DF34" w:rsidP="00531CF5">
      <w:pPr>
        <w:jc w:val="center"/>
      </w:pPr>
    </w:p>
    <w:p w14:paraId="527B1B46" w14:textId="622A6353" w:rsidR="4E14BFB1" w:rsidRDefault="4E14BFB1" w:rsidP="00531CF5">
      <w:pPr>
        <w:jc w:val="center"/>
      </w:pPr>
    </w:p>
    <w:p w14:paraId="1DB5DEEB" w14:textId="16D62997" w:rsidR="4E14BFB1" w:rsidRDefault="4E14BFB1" w:rsidP="00531CF5">
      <w:pPr>
        <w:jc w:val="center"/>
      </w:pPr>
    </w:p>
    <w:p w14:paraId="6885AA5E" w14:textId="5A68723A" w:rsidR="4E14BFB1" w:rsidRDefault="4E14BFB1"/>
    <w:p w14:paraId="533237D3" w14:textId="6B243866" w:rsidR="4E14BFB1" w:rsidRDefault="4E14BFB1"/>
    <w:p w14:paraId="71A5A8A9" w14:textId="60BB6661" w:rsidR="4E14BFB1" w:rsidRDefault="4E14BFB1"/>
    <w:p w14:paraId="16B9454B" w14:textId="78AF1BAC" w:rsidR="4E14BFB1" w:rsidRDefault="4E14BFB1"/>
    <w:p w14:paraId="47C5D76D" w14:textId="0FB76BE2" w:rsidR="4E14BFB1" w:rsidRDefault="4E14BFB1"/>
    <w:p w14:paraId="4BEA48D6" w14:textId="38581813" w:rsidR="00093C53" w:rsidRDefault="00093C53" w:rsidP="00093C53"/>
    <w:p w14:paraId="5AF89E96" w14:textId="6E45665D" w:rsidR="005650BA" w:rsidRDefault="005650BA" w:rsidP="00093C53"/>
    <w:p w14:paraId="12A87063" w14:textId="6B11CDEC" w:rsidR="005650BA" w:rsidRDefault="005650BA" w:rsidP="00093C53"/>
    <w:p w14:paraId="2BC92DD8" w14:textId="77777777" w:rsidR="006A52D7" w:rsidRDefault="006A52D7" w:rsidP="006A52D7"/>
    <w:p w14:paraId="6817143F" w14:textId="64D12D3F" w:rsidR="006A52D7" w:rsidRDefault="0D476DC8" w:rsidP="006B0425">
      <w:pPr>
        <w:pStyle w:val="Ttulo1"/>
        <w:numPr>
          <w:ilvl w:val="0"/>
          <w:numId w:val="11"/>
        </w:numPr>
      </w:pPr>
      <w:bookmarkStart w:id="256" w:name="_Toc1025026643"/>
      <w:bookmarkStart w:id="257" w:name="_Toc674116533"/>
      <w:bookmarkStart w:id="258" w:name="_Toc232321696"/>
      <w:bookmarkStart w:id="259" w:name="_Toc232540634"/>
      <w:r>
        <w:lastRenderedPageBreak/>
        <w:t>Backlog</w:t>
      </w:r>
      <w:bookmarkEnd w:id="256"/>
      <w:bookmarkEnd w:id="257"/>
      <w:bookmarkEnd w:id="258"/>
      <w:bookmarkEnd w:id="259"/>
    </w:p>
    <w:p w14:paraId="4508C8BA" w14:textId="77777777" w:rsidR="00407A53" w:rsidRDefault="00407A53" w:rsidP="00407A53"/>
    <w:p w14:paraId="3AF6DFE4" w14:textId="183B84B9" w:rsidR="0017380C" w:rsidRPr="00407A53" w:rsidRDefault="0017380C" w:rsidP="0017380C">
      <w:pPr>
        <w:spacing w:line="360" w:lineRule="auto"/>
        <w:jc w:val="both"/>
      </w:pPr>
      <w:r w:rsidRPr="0017380C">
        <w:t xml:space="preserve">La tabla del </w:t>
      </w:r>
      <w:proofErr w:type="spellStart"/>
      <w:r w:rsidRPr="0017380C">
        <w:t>Product</w:t>
      </w:r>
      <w:proofErr w:type="spellEnd"/>
      <w:r w:rsidRPr="0017380C">
        <w:t xml:space="preserve"> Backlog presenta de manera estructurada las tareas y actividades definidas para el desarrollo del proyecto. Su objetivo es organizar y priorizar el trabajo que debe realizar el equipo durante los distintos incrementos y </w:t>
      </w:r>
      <w:proofErr w:type="spellStart"/>
      <w:r w:rsidRPr="0017380C">
        <w:t>sprints</w:t>
      </w:r>
      <w:proofErr w:type="spellEnd"/>
      <w:r w:rsidRPr="0017380C">
        <w:t>. Se elaboró para mantener un control claro de los requerimientos, estimaciones y estado de las actividades. Esta herramienta</w:t>
      </w:r>
      <w:r w:rsidR="005A2D16">
        <w:t xml:space="preserve"> </w:t>
      </w:r>
      <w:r w:rsidRPr="0017380C">
        <w:t>permitió planificar el desarrollo, realizar seguimiento del proceso y asegurar el cumplimiento de los objetivos establecidos para el proyecto.</w:t>
      </w:r>
    </w:p>
    <w:p w14:paraId="0DA2C3E4" w14:textId="7A56A2B6" w:rsidR="00407A53" w:rsidRPr="00407A53" w:rsidRDefault="0D476DC8" w:rsidP="004D3E80">
      <w:pPr>
        <w:pStyle w:val="Descripcin"/>
        <w:keepNext/>
      </w:pPr>
      <w:bookmarkStart w:id="260" w:name="_Toc232540737"/>
      <w:r>
        <w:t xml:space="preserve">Tabla </w:t>
      </w:r>
      <w:r w:rsidR="004D3E80">
        <w:fldChar w:fldCharType="begin"/>
      </w:r>
      <w:r w:rsidR="004D3E80">
        <w:instrText xml:space="preserve"> STYLEREF 1 \s </w:instrText>
      </w:r>
      <w:r w:rsidR="004D3E80">
        <w:fldChar w:fldCharType="separate"/>
      </w:r>
      <w:r w:rsidRPr="0D476DC8">
        <w:rPr>
          <w:noProof/>
        </w:rPr>
        <w:t>2</w:t>
      </w:r>
      <w:r w:rsidR="004D3E80">
        <w:fldChar w:fldCharType="end"/>
      </w:r>
      <w:r>
        <w:t>.</w:t>
      </w:r>
      <w:r w:rsidR="004D3E80">
        <w:fldChar w:fldCharType="begin"/>
      </w:r>
      <w:r w:rsidR="004D3E80">
        <w:instrText xml:space="preserve"> SEQ Tabla \* ARABIC \s 1 </w:instrText>
      </w:r>
      <w:r w:rsidR="004D3E80">
        <w:fldChar w:fldCharType="separate"/>
      </w:r>
      <w:r w:rsidRPr="0D476DC8">
        <w:rPr>
          <w:noProof/>
        </w:rPr>
        <w:t>1</w:t>
      </w:r>
      <w:r w:rsidR="004D3E80">
        <w:fldChar w:fldCharType="end"/>
      </w:r>
      <w:r w:rsidR="00902089">
        <w:t xml:space="preserve">: </w:t>
      </w:r>
      <w:r>
        <w:t xml:space="preserve">“Tabla del </w:t>
      </w:r>
      <w:proofErr w:type="spellStart"/>
      <w:r>
        <w:t>product</w:t>
      </w:r>
      <w:proofErr w:type="spellEnd"/>
      <w:r>
        <w:t xml:space="preserve"> backlog del proyecto”.</w:t>
      </w:r>
      <w:bookmarkEnd w:id="260"/>
    </w:p>
    <w:p w14:paraId="3805C4F3" w14:textId="18E6B5A5" w:rsidR="00434D2B" w:rsidRDefault="00434D2B" w:rsidP="00434D2B">
      <w:r>
        <w:rPr>
          <w:noProof/>
        </w:rPr>
        <w:drawing>
          <wp:inline distT="0" distB="0" distL="0" distR="0" wp14:anchorId="34EF652C" wp14:editId="39307E6F">
            <wp:extent cx="5981700" cy="3581400"/>
            <wp:effectExtent l="0" t="0" r="0" b="0"/>
            <wp:docPr id="2131285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85572" name="Picture 2131285572"/>
                    <pic:cNvPicPr/>
                  </pic:nvPicPr>
                  <pic:blipFill>
                    <a:blip r:embed="rId35">
                      <a:extLst>
                        <a:ext uri="{28A0092B-C50C-407E-A947-70E740481C1C}">
                          <a14:useLocalDpi xmlns:a14="http://schemas.microsoft.com/office/drawing/2010/main"/>
                        </a:ext>
                      </a:extLst>
                    </a:blip>
                    <a:stretch>
                      <a:fillRect/>
                    </a:stretch>
                  </pic:blipFill>
                  <pic:spPr>
                    <a:xfrm>
                      <a:off x="0" y="0"/>
                      <a:ext cx="5981700" cy="3581400"/>
                    </a:xfrm>
                    <a:prstGeom prst="rect">
                      <a:avLst/>
                    </a:prstGeom>
                  </pic:spPr>
                </pic:pic>
              </a:graphicData>
            </a:graphic>
          </wp:inline>
        </w:drawing>
      </w:r>
    </w:p>
    <w:p w14:paraId="30AA0D59" w14:textId="7EC5EEE0" w:rsidR="00E4681D" w:rsidRPr="00407A53" w:rsidRDefault="798033CD" w:rsidP="00407A53">
      <w:pPr>
        <w:pStyle w:val="Cita"/>
      </w:pPr>
      <w:r w:rsidRPr="00407A53">
        <w:t>Fuente: Elaborado por el estudiante de acuerdo con el proyecto</w:t>
      </w:r>
    </w:p>
    <w:p w14:paraId="79A805E2" w14:textId="137F0626" w:rsidR="00E4681D" w:rsidRPr="00407A53" w:rsidRDefault="3BE0D829" w:rsidP="00407A53">
      <w:pPr>
        <w:pStyle w:val="Cita"/>
      </w:pPr>
      <w:r w:rsidRPr="00407A53">
        <w:t xml:space="preserve">Para visualizar para mayor detalle, </w:t>
      </w:r>
      <w:r w:rsidR="31563C70">
        <w:t>consultar en</w:t>
      </w:r>
      <w:r w:rsidRPr="00407A53">
        <w:t xml:space="preserve"> el anexo.</w:t>
      </w:r>
    </w:p>
    <w:p w14:paraId="2D570FD9" w14:textId="15BD7F38" w:rsidR="00E4681D" w:rsidRDefault="00E4681D" w:rsidP="7685B612"/>
    <w:p w14:paraId="442F7119" w14:textId="77777777" w:rsidR="008E5D0D" w:rsidRDefault="008E5D0D" w:rsidP="008E5D0D"/>
    <w:p w14:paraId="02C8C256" w14:textId="77777777" w:rsidR="00563409" w:rsidRPr="008E5D0D" w:rsidRDefault="00563409" w:rsidP="008E5D0D"/>
    <w:p w14:paraId="0CC33659" w14:textId="40A3DFAC" w:rsidR="00E4681D" w:rsidRPr="006104B8" w:rsidRDefault="0D476DC8" w:rsidP="006104B8">
      <w:pPr>
        <w:pStyle w:val="Ttulo1"/>
        <w:numPr>
          <w:ilvl w:val="0"/>
          <w:numId w:val="11"/>
        </w:numPr>
      </w:pPr>
      <w:bookmarkStart w:id="261" w:name="_Toc1776301208"/>
      <w:bookmarkStart w:id="262" w:name="_Toc979883355"/>
      <w:bookmarkStart w:id="263" w:name="_Toc232321697"/>
      <w:bookmarkStart w:id="264" w:name="_Toc232540635"/>
      <w:r>
        <w:lastRenderedPageBreak/>
        <w:t>Diagrama de Componentes</w:t>
      </w:r>
      <w:bookmarkEnd w:id="261"/>
      <w:bookmarkEnd w:id="262"/>
      <w:bookmarkEnd w:id="263"/>
      <w:bookmarkEnd w:id="264"/>
    </w:p>
    <w:p w14:paraId="21AEB739" w14:textId="3783B046" w:rsidR="7685B612" w:rsidRPr="004429B9" w:rsidRDefault="7685B612" w:rsidP="004429B9">
      <w:pPr>
        <w:spacing w:line="360" w:lineRule="auto"/>
        <w:jc w:val="both"/>
        <w:rPr>
          <w:szCs w:val="24"/>
        </w:rPr>
      </w:pPr>
    </w:p>
    <w:p w14:paraId="5CD8BD73" w14:textId="7ADFA608" w:rsidR="00EA5A40" w:rsidRPr="00531CF5" w:rsidRDefault="00EE0FF2" w:rsidP="00531CF5">
      <w:pPr>
        <w:spacing w:line="360" w:lineRule="auto"/>
        <w:jc w:val="both"/>
        <w:rPr>
          <w:szCs w:val="24"/>
        </w:rPr>
      </w:pPr>
      <w:r w:rsidRPr="00531CF5">
        <w:t>El diagrama de componentes correspond</w:t>
      </w:r>
      <w:r w:rsidR="002D61D2" w:rsidRPr="00531CF5">
        <w:t>e</w:t>
      </w:r>
      <w:r w:rsidRPr="00531CF5">
        <w:t xml:space="preserve"> a la representación de la organización interna del sistema, mostrando los principales elementos de software y las relaciones existentes entre ellos. Este diagrama permit</w:t>
      </w:r>
      <w:r w:rsidR="00AA43BB" w:rsidRPr="00531CF5">
        <w:t>e</w:t>
      </w:r>
      <w:r w:rsidRPr="00531CF5">
        <w:t xml:space="preserve"> visualizar la separación entre vistas, controladores, módulos funcionales y conexión con la base de datos.</w:t>
      </w:r>
    </w:p>
    <w:p w14:paraId="5613CD62" w14:textId="1F3B8623" w:rsidR="59F5887D" w:rsidRPr="00531CF5" w:rsidRDefault="007C65ED" w:rsidP="004429B9">
      <w:pPr>
        <w:pStyle w:val="Prrafodelista"/>
        <w:numPr>
          <w:ilvl w:val="0"/>
          <w:numId w:val="15"/>
        </w:numPr>
        <w:spacing w:after="0" w:line="360" w:lineRule="auto"/>
        <w:ind w:left="360"/>
        <w:jc w:val="both"/>
        <w:rPr>
          <w:rFonts w:ascii="Arial" w:eastAsia="Arial" w:hAnsi="Arial" w:cs="Arial"/>
          <w:szCs w:val="24"/>
        </w:rPr>
      </w:pPr>
      <w:r w:rsidRPr="00531CF5">
        <w:rPr>
          <w:rFonts w:ascii="Arial" w:eastAsia="Arial" w:hAnsi="Arial" w:cs="Arial"/>
          <w:b/>
          <w:szCs w:val="24"/>
        </w:rPr>
        <w:t>C</w:t>
      </w:r>
      <w:r w:rsidRPr="00531CF5">
        <w:rPr>
          <w:rFonts w:ascii="Arial" w:eastAsia="Arial" w:hAnsi="Arial" w:cs="Arial"/>
          <w:b/>
          <w:bCs/>
          <w:szCs w:val="24"/>
        </w:rPr>
        <w:t xml:space="preserve">apa de presentación: </w:t>
      </w:r>
      <w:r w:rsidRPr="00531CF5">
        <w:rPr>
          <w:szCs w:val="24"/>
        </w:rPr>
        <w:t xml:space="preserve">Está diseñada como una </w:t>
      </w:r>
      <w:proofErr w:type="gramStart"/>
      <w:r w:rsidRPr="00531CF5">
        <w:rPr>
          <w:szCs w:val="24"/>
        </w:rPr>
        <w:t>Single</w:t>
      </w:r>
      <w:proofErr w:type="gramEnd"/>
      <w:r w:rsidRPr="00531CF5">
        <w:rPr>
          <w:szCs w:val="24"/>
        </w:rPr>
        <w:t xml:space="preserve"> Page </w:t>
      </w:r>
      <w:proofErr w:type="spellStart"/>
      <w:r w:rsidRPr="00531CF5">
        <w:rPr>
          <w:szCs w:val="24"/>
        </w:rPr>
        <w:t>Application</w:t>
      </w:r>
      <w:proofErr w:type="spellEnd"/>
      <w:r w:rsidRPr="00531CF5">
        <w:rPr>
          <w:szCs w:val="24"/>
        </w:rPr>
        <w:t xml:space="preserve"> </w:t>
      </w:r>
      <w:r w:rsidR="1D9E5675" w:rsidRPr="00531CF5">
        <w:rPr>
          <w:szCs w:val="24"/>
        </w:rPr>
        <w:t xml:space="preserve">utilizando </w:t>
      </w:r>
      <w:proofErr w:type="spellStart"/>
      <w:r w:rsidR="1D9E5675" w:rsidRPr="00531CF5">
        <w:rPr>
          <w:szCs w:val="24"/>
        </w:rPr>
        <w:t>React</w:t>
      </w:r>
      <w:proofErr w:type="spellEnd"/>
      <w:r w:rsidR="1D9E5675" w:rsidRPr="00531CF5">
        <w:rPr>
          <w:szCs w:val="24"/>
        </w:rPr>
        <w:t xml:space="preserve"> para permitir una </w:t>
      </w:r>
      <w:r w:rsidR="2AE4A367" w:rsidRPr="00531CF5">
        <w:rPr>
          <w:szCs w:val="24"/>
        </w:rPr>
        <w:t>visualización</w:t>
      </w:r>
      <w:r w:rsidR="1D9E5675" w:rsidRPr="00531CF5">
        <w:rPr>
          <w:szCs w:val="24"/>
        </w:rPr>
        <w:t xml:space="preserve"> dinámica de datos en tiempo real</w:t>
      </w:r>
      <w:r w:rsidR="7E51BAEE" w:rsidRPr="00531CF5">
        <w:rPr>
          <w:szCs w:val="24"/>
        </w:rPr>
        <w:t xml:space="preserve">, </w:t>
      </w:r>
      <w:r w:rsidR="4E1939A8" w:rsidRPr="00531CF5">
        <w:rPr>
          <w:szCs w:val="24"/>
        </w:rPr>
        <w:t>centraliza</w:t>
      </w:r>
      <w:r w:rsidR="579FFF13" w:rsidRPr="00531CF5">
        <w:rPr>
          <w:szCs w:val="24"/>
        </w:rPr>
        <w:t xml:space="preserve"> todas las interfaces de usuario de los distintos módulos</w:t>
      </w:r>
      <w:r w:rsidR="2336F48F" w:rsidRPr="00531CF5">
        <w:rPr>
          <w:szCs w:val="24"/>
        </w:rPr>
        <w:t xml:space="preserve"> pertenecientes a</w:t>
      </w:r>
      <w:r w:rsidR="0069D9C7" w:rsidRPr="00531CF5">
        <w:rPr>
          <w:szCs w:val="24"/>
        </w:rPr>
        <w:t xml:space="preserve"> los grupos de Finanzas, Inventario y Terreno</w:t>
      </w:r>
      <w:r w:rsidR="5214158C" w:rsidRPr="00531CF5">
        <w:rPr>
          <w:szCs w:val="24"/>
        </w:rPr>
        <w:t>.</w:t>
      </w:r>
      <w:r w:rsidR="0247984E" w:rsidRPr="00531CF5">
        <w:rPr>
          <w:szCs w:val="24"/>
        </w:rPr>
        <w:t xml:space="preserve"> </w:t>
      </w:r>
      <w:r w:rsidR="70DC964D" w:rsidRPr="00531CF5">
        <w:rPr>
          <w:szCs w:val="24"/>
        </w:rPr>
        <w:t>Los componentes visuales se comunican con el servidor</w:t>
      </w:r>
      <w:r w:rsidR="03FD11B3" w:rsidRPr="00531CF5">
        <w:rPr>
          <w:szCs w:val="24"/>
        </w:rPr>
        <w:t xml:space="preserve"> mediante un </w:t>
      </w:r>
      <w:r w:rsidR="55AB5692" w:rsidRPr="00531CF5">
        <w:rPr>
          <w:szCs w:val="24"/>
        </w:rPr>
        <w:t xml:space="preserve">gestor único </w:t>
      </w:r>
      <w:r w:rsidR="4B28654E" w:rsidRPr="00531CF5">
        <w:rPr>
          <w:szCs w:val="24"/>
        </w:rPr>
        <w:t>de Solicitudes HTTPS JSON.</w:t>
      </w:r>
    </w:p>
    <w:p w14:paraId="677AB539" w14:textId="1467DF99" w:rsidR="4B28654E" w:rsidRPr="00531CF5" w:rsidRDefault="4B28654E" w:rsidP="004429B9">
      <w:pPr>
        <w:pStyle w:val="Prrafodelista"/>
        <w:numPr>
          <w:ilvl w:val="0"/>
          <w:numId w:val="15"/>
        </w:numPr>
        <w:spacing w:after="0" w:line="360" w:lineRule="auto"/>
        <w:ind w:left="360"/>
        <w:jc w:val="both"/>
        <w:rPr>
          <w:rFonts w:ascii="Arial" w:eastAsia="Arial" w:hAnsi="Arial" w:cs="Arial"/>
          <w:szCs w:val="24"/>
        </w:rPr>
      </w:pPr>
      <w:r w:rsidRPr="00531CF5">
        <w:rPr>
          <w:rFonts w:ascii="Arial" w:eastAsia="Arial" w:hAnsi="Arial" w:cs="Arial"/>
          <w:b/>
          <w:bCs/>
          <w:szCs w:val="24"/>
        </w:rPr>
        <w:t xml:space="preserve">Capa de negocio: </w:t>
      </w:r>
      <w:r w:rsidRPr="00531CF5">
        <w:rPr>
          <w:rFonts w:ascii="Arial" w:eastAsia="Arial" w:hAnsi="Arial" w:cs="Arial"/>
          <w:szCs w:val="24"/>
        </w:rPr>
        <w:t xml:space="preserve">Todo este bloque opera </w:t>
      </w:r>
      <w:r w:rsidR="1353B10C" w:rsidRPr="00531CF5">
        <w:rPr>
          <w:rFonts w:ascii="Arial" w:eastAsia="Arial" w:hAnsi="Arial" w:cs="Arial"/>
          <w:szCs w:val="24"/>
        </w:rPr>
        <w:t xml:space="preserve">dentro de la infraestructura de Amazon Web </w:t>
      </w:r>
      <w:proofErr w:type="spellStart"/>
      <w:r w:rsidR="1353B10C" w:rsidRPr="00531CF5">
        <w:rPr>
          <w:rFonts w:ascii="Arial" w:eastAsia="Arial" w:hAnsi="Arial" w:cs="Arial"/>
          <w:szCs w:val="24"/>
        </w:rPr>
        <w:t>Services</w:t>
      </w:r>
      <w:proofErr w:type="spellEnd"/>
      <w:r w:rsidR="1353B10C" w:rsidRPr="00531CF5">
        <w:rPr>
          <w:rFonts w:ascii="Arial" w:eastAsia="Arial" w:hAnsi="Arial" w:cs="Arial"/>
          <w:szCs w:val="24"/>
        </w:rPr>
        <w:t xml:space="preserve"> </w:t>
      </w:r>
      <w:r w:rsidR="52AD52EE" w:rsidRPr="00531CF5">
        <w:rPr>
          <w:rFonts w:ascii="Arial" w:eastAsia="Arial" w:hAnsi="Arial" w:cs="Arial"/>
          <w:szCs w:val="24"/>
        </w:rPr>
        <w:t>para garantizar escalabilidad operativa. El</w:t>
      </w:r>
      <w:r w:rsidRPr="00531CF5">
        <w:rPr>
          <w:rFonts w:ascii="Arial" w:eastAsia="Arial" w:hAnsi="Arial" w:cs="Arial"/>
          <w:szCs w:val="24"/>
        </w:rPr>
        <w:t xml:space="preserve"> motor </w:t>
      </w:r>
      <w:r w:rsidR="52AD52EE" w:rsidRPr="00531CF5">
        <w:rPr>
          <w:rFonts w:ascii="Arial" w:eastAsia="Arial" w:hAnsi="Arial" w:cs="Arial"/>
          <w:szCs w:val="24"/>
        </w:rPr>
        <w:t>central es Node.</w:t>
      </w:r>
      <w:r w:rsidR="22D51446" w:rsidRPr="00531CF5">
        <w:rPr>
          <w:rFonts w:ascii="Arial" w:eastAsia="Arial" w:hAnsi="Arial" w:cs="Arial"/>
          <w:szCs w:val="24"/>
        </w:rPr>
        <w:t xml:space="preserve">js, el cual </w:t>
      </w:r>
      <w:r w:rsidR="2EB96CDE" w:rsidRPr="00531CF5">
        <w:rPr>
          <w:rFonts w:ascii="Arial" w:eastAsia="Arial" w:hAnsi="Arial" w:cs="Arial"/>
          <w:szCs w:val="24"/>
        </w:rPr>
        <w:t>gestiona la lógica de los tres grupos</w:t>
      </w:r>
      <w:r w:rsidR="0F997798" w:rsidRPr="00531CF5">
        <w:rPr>
          <w:rFonts w:ascii="Arial" w:eastAsia="Arial" w:hAnsi="Arial" w:cs="Arial"/>
          <w:szCs w:val="24"/>
        </w:rPr>
        <w:t xml:space="preserve"> de trabajo. Esta capa se divide en:</w:t>
      </w:r>
    </w:p>
    <w:p w14:paraId="6BB64891" w14:textId="316EF67C" w:rsidR="0F997798" w:rsidRPr="00531CF5" w:rsidRDefault="1CB9A333" w:rsidP="004429B9">
      <w:pPr>
        <w:pStyle w:val="Prrafodelista"/>
        <w:numPr>
          <w:ilvl w:val="1"/>
          <w:numId w:val="15"/>
        </w:numPr>
        <w:spacing w:after="0" w:line="360" w:lineRule="auto"/>
        <w:jc w:val="both"/>
        <w:rPr>
          <w:rFonts w:ascii="Arial" w:eastAsia="Arial" w:hAnsi="Arial" w:cs="Arial"/>
          <w:szCs w:val="24"/>
        </w:rPr>
      </w:pPr>
      <w:r w:rsidRPr="00531CF5">
        <w:rPr>
          <w:rFonts w:ascii="Arial" w:eastAsia="Arial" w:hAnsi="Arial" w:cs="Arial"/>
          <w:b/>
          <w:bCs/>
          <w:szCs w:val="24"/>
        </w:rPr>
        <w:t xml:space="preserve">Middleware de seguridad: </w:t>
      </w:r>
      <w:r w:rsidRPr="00531CF5">
        <w:rPr>
          <w:rFonts w:ascii="Arial" w:eastAsia="Arial" w:hAnsi="Arial" w:cs="Arial"/>
          <w:szCs w:val="24"/>
        </w:rPr>
        <w:t xml:space="preserve">Encargado de la </w:t>
      </w:r>
      <w:r w:rsidR="3DEF70F2" w:rsidRPr="00531CF5">
        <w:rPr>
          <w:rFonts w:ascii="Arial" w:eastAsia="Arial" w:hAnsi="Arial" w:cs="Arial"/>
          <w:szCs w:val="24"/>
        </w:rPr>
        <w:t>autenticación</w:t>
      </w:r>
      <w:r w:rsidR="5C4F0B4E" w:rsidRPr="00531CF5">
        <w:rPr>
          <w:rFonts w:ascii="Arial" w:eastAsia="Arial" w:hAnsi="Arial" w:cs="Arial"/>
          <w:szCs w:val="24"/>
        </w:rPr>
        <w:t xml:space="preserve"> y la emisión</w:t>
      </w:r>
      <w:r w:rsidR="00C118EA" w:rsidRPr="00531CF5">
        <w:rPr>
          <w:rFonts w:ascii="Arial" w:eastAsia="Arial" w:hAnsi="Arial" w:cs="Arial"/>
          <w:szCs w:val="24"/>
        </w:rPr>
        <w:t xml:space="preserve"> de JWT Tokens para validar</w:t>
      </w:r>
      <w:r w:rsidR="07AC54DD" w:rsidRPr="00531CF5">
        <w:rPr>
          <w:rFonts w:ascii="Arial" w:eastAsia="Arial" w:hAnsi="Arial" w:cs="Arial"/>
          <w:szCs w:val="24"/>
        </w:rPr>
        <w:t xml:space="preserve"> que el usuario tenga los permisos necesarios antes de acceder</w:t>
      </w:r>
      <w:r w:rsidR="398E3049" w:rsidRPr="00531CF5">
        <w:rPr>
          <w:rFonts w:ascii="Arial" w:eastAsia="Arial" w:hAnsi="Arial" w:cs="Arial"/>
          <w:szCs w:val="24"/>
        </w:rPr>
        <w:t xml:space="preserve"> a datos sensibles.</w:t>
      </w:r>
    </w:p>
    <w:p w14:paraId="7F20BCE3" w14:textId="41A4ADA3" w:rsidR="398E3049" w:rsidRPr="00531CF5" w:rsidRDefault="398E3049" w:rsidP="004429B9">
      <w:pPr>
        <w:pStyle w:val="Prrafodelista"/>
        <w:numPr>
          <w:ilvl w:val="1"/>
          <w:numId w:val="15"/>
        </w:numPr>
        <w:spacing w:after="0" w:line="360" w:lineRule="auto"/>
        <w:jc w:val="both"/>
        <w:rPr>
          <w:rFonts w:ascii="Arial" w:eastAsia="Arial" w:hAnsi="Arial" w:cs="Arial"/>
          <w:szCs w:val="24"/>
        </w:rPr>
      </w:pPr>
      <w:r w:rsidRPr="00531CF5">
        <w:rPr>
          <w:rFonts w:ascii="Arial" w:eastAsia="Arial" w:hAnsi="Arial" w:cs="Arial"/>
          <w:b/>
          <w:bCs/>
          <w:szCs w:val="24"/>
        </w:rPr>
        <w:t xml:space="preserve">Bloque de controladores: </w:t>
      </w:r>
      <w:r w:rsidR="10D69FAA" w:rsidRPr="00531CF5">
        <w:rPr>
          <w:rFonts w:ascii="Arial" w:eastAsia="Arial" w:hAnsi="Arial" w:cs="Arial"/>
          <w:szCs w:val="24"/>
        </w:rPr>
        <w:t>Contiene la inteligencia</w:t>
      </w:r>
      <w:r w:rsidR="62A02051" w:rsidRPr="00531CF5">
        <w:rPr>
          <w:rFonts w:ascii="Arial" w:eastAsia="Arial" w:hAnsi="Arial" w:cs="Arial"/>
          <w:szCs w:val="24"/>
        </w:rPr>
        <w:t xml:space="preserve"> </w:t>
      </w:r>
      <w:r w:rsidR="4BBA413A" w:rsidRPr="00531CF5">
        <w:rPr>
          <w:rFonts w:ascii="Arial" w:eastAsia="Arial" w:hAnsi="Arial" w:cs="Arial"/>
          <w:szCs w:val="24"/>
        </w:rPr>
        <w:t xml:space="preserve">operativa </w:t>
      </w:r>
      <w:r w:rsidR="46ED1A04" w:rsidRPr="00531CF5">
        <w:rPr>
          <w:rFonts w:ascii="Arial" w:eastAsia="Arial" w:hAnsi="Arial" w:cs="Arial"/>
          <w:szCs w:val="24"/>
        </w:rPr>
        <w:t xml:space="preserve">de cada módulo, procesando los </w:t>
      </w:r>
      <w:r w:rsidR="12470176" w:rsidRPr="00531CF5">
        <w:rPr>
          <w:rFonts w:ascii="Arial" w:eastAsia="Arial" w:hAnsi="Arial" w:cs="Arial"/>
          <w:szCs w:val="24"/>
        </w:rPr>
        <w:t>requerimientos funcionales antes de realizar</w:t>
      </w:r>
      <w:r w:rsidR="55837BCE" w:rsidRPr="00531CF5">
        <w:rPr>
          <w:rFonts w:ascii="Arial" w:eastAsia="Arial" w:hAnsi="Arial" w:cs="Arial"/>
          <w:szCs w:val="24"/>
        </w:rPr>
        <w:t xml:space="preserve"> cambios en la base de datos.</w:t>
      </w:r>
    </w:p>
    <w:p w14:paraId="424B58BF" w14:textId="7C129083" w:rsidR="624B6802" w:rsidRPr="00531CF5" w:rsidRDefault="1538031A" w:rsidP="004429B9">
      <w:pPr>
        <w:pStyle w:val="Prrafodelista"/>
        <w:numPr>
          <w:ilvl w:val="1"/>
          <w:numId w:val="15"/>
        </w:numPr>
        <w:spacing w:after="0" w:line="360" w:lineRule="auto"/>
        <w:jc w:val="both"/>
        <w:rPr>
          <w:rFonts w:ascii="Arial" w:eastAsia="Arial" w:hAnsi="Arial" w:cs="Arial"/>
          <w:szCs w:val="24"/>
        </w:rPr>
      </w:pPr>
      <w:r w:rsidRPr="00531CF5">
        <w:rPr>
          <w:rFonts w:ascii="Arial" w:eastAsia="Arial" w:hAnsi="Arial" w:cs="Arial"/>
          <w:b/>
          <w:bCs/>
          <w:szCs w:val="24"/>
        </w:rPr>
        <w:t xml:space="preserve">Bloque de servicios: </w:t>
      </w:r>
      <w:r w:rsidRPr="00531CF5">
        <w:rPr>
          <w:rFonts w:ascii="Arial" w:eastAsia="Arial" w:hAnsi="Arial" w:cs="Arial"/>
          <w:szCs w:val="24"/>
        </w:rPr>
        <w:t xml:space="preserve">Asegura la </w:t>
      </w:r>
      <w:r w:rsidR="7C34C4C6" w:rsidRPr="00531CF5">
        <w:rPr>
          <w:rFonts w:ascii="Arial" w:eastAsia="Arial" w:hAnsi="Arial" w:cs="Arial"/>
          <w:szCs w:val="24"/>
        </w:rPr>
        <w:t>interoperabilidad</w:t>
      </w:r>
      <w:r w:rsidR="0779BB27" w:rsidRPr="00531CF5">
        <w:rPr>
          <w:rFonts w:ascii="Arial" w:eastAsia="Arial" w:hAnsi="Arial" w:cs="Arial"/>
          <w:szCs w:val="24"/>
        </w:rPr>
        <w:t xml:space="preserve">, </w:t>
      </w:r>
      <w:r w:rsidR="7BB83588" w:rsidRPr="00531CF5">
        <w:rPr>
          <w:rFonts w:ascii="Arial" w:eastAsia="Arial" w:hAnsi="Arial" w:cs="Arial"/>
          <w:szCs w:val="24"/>
        </w:rPr>
        <w:t xml:space="preserve">permitiendo que el sistema se conecte con </w:t>
      </w:r>
      <w:proofErr w:type="spellStart"/>
      <w:r w:rsidR="7BB83588" w:rsidRPr="00531CF5">
        <w:rPr>
          <w:rFonts w:ascii="Arial" w:eastAsia="Arial" w:hAnsi="Arial" w:cs="Arial"/>
          <w:szCs w:val="24"/>
        </w:rPr>
        <w:t>APIs</w:t>
      </w:r>
      <w:proofErr w:type="spellEnd"/>
      <w:r w:rsidR="7BB83588" w:rsidRPr="00531CF5">
        <w:rPr>
          <w:rFonts w:ascii="Arial" w:eastAsia="Arial" w:hAnsi="Arial" w:cs="Arial"/>
          <w:szCs w:val="24"/>
        </w:rPr>
        <w:t xml:space="preserve"> externas, como el</w:t>
      </w:r>
      <w:r w:rsidR="421E40AC" w:rsidRPr="00531CF5">
        <w:rPr>
          <w:rFonts w:ascii="Arial" w:eastAsia="Arial" w:hAnsi="Arial" w:cs="Arial"/>
          <w:szCs w:val="24"/>
        </w:rPr>
        <w:t xml:space="preserve"> Banco central para el tipo de cambio</w:t>
      </w:r>
      <w:r w:rsidR="4FBEA621" w:rsidRPr="00531CF5">
        <w:rPr>
          <w:rFonts w:ascii="Arial" w:eastAsia="Arial" w:hAnsi="Arial" w:cs="Arial"/>
          <w:szCs w:val="24"/>
        </w:rPr>
        <w:t xml:space="preserve">, y con los sensores de los </w:t>
      </w:r>
      <w:r w:rsidR="487A8DC9" w:rsidRPr="00531CF5">
        <w:rPr>
          <w:rFonts w:ascii="Arial" w:eastAsia="Arial" w:hAnsi="Arial" w:cs="Arial"/>
          <w:szCs w:val="24"/>
        </w:rPr>
        <w:t>Data Centers.</w:t>
      </w:r>
    </w:p>
    <w:p w14:paraId="0A91C013" w14:textId="18F7081C" w:rsidR="7685B612" w:rsidRPr="00EC210C" w:rsidRDefault="4FEC9A77" w:rsidP="004429B9">
      <w:pPr>
        <w:pStyle w:val="Prrafodelista"/>
        <w:numPr>
          <w:ilvl w:val="0"/>
          <w:numId w:val="15"/>
        </w:numPr>
        <w:spacing w:after="0" w:line="360" w:lineRule="auto"/>
        <w:jc w:val="both"/>
        <w:rPr>
          <w:rFonts w:ascii="Arial" w:eastAsia="Arial" w:hAnsi="Arial" w:cs="Arial"/>
          <w:szCs w:val="24"/>
        </w:rPr>
      </w:pPr>
      <w:r w:rsidRPr="00531CF5">
        <w:rPr>
          <w:rFonts w:ascii="Arial" w:eastAsia="Arial" w:hAnsi="Arial" w:cs="Arial"/>
          <w:b/>
          <w:bCs/>
          <w:szCs w:val="24"/>
        </w:rPr>
        <w:t xml:space="preserve">Capa de persistencia: </w:t>
      </w:r>
      <w:r w:rsidR="318D65AC" w:rsidRPr="00531CF5">
        <w:rPr>
          <w:rFonts w:ascii="Arial" w:eastAsia="Arial" w:hAnsi="Arial" w:cs="Arial"/>
          <w:szCs w:val="24"/>
        </w:rPr>
        <w:t xml:space="preserve">Utiliza PostgreSQL para </w:t>
      </w:r>
      <w:r w:rsidR="3F4FC47B" w:rsidRPr="00531CF5">
        <w:rPr>
          <w:rFonts w:ascii="Arial" w:eastAsia="Arial" w:hAnsi="Arial" w:cs="Arial"/>
          <w:szCs w:val="24"/>
        </w:rPr>
        <w:t xml:space="preserve">garantizar que toda la información </w:t>
      </w:r>
      <w:r w:rsidR="1505ADDF" w:rsidRPr="00531CF5">
        <w:rPr>
          <w:rFonts w:ascii="Arial" w:eastAsia="Arial" w:hAnsi="Arial" w:cs="Arial"/>
          <w:szCs w:val="24"/>
        </w:rPr>
        <w:t xml:space="preserve">financiera y operativa </w:t>
      </w:r>
      <w:r w:rsidR="762CEB60" w:rsidRPr="00531CF5">
        <w:rPr>
          <w:rFonts w:ascii="Arial" w:eastAsia="Arial" w:hAnsi="Arial" w:cs="Arial"/>
          <w:szCs w:val="24"/>
        </w:rPr>
        <w:t xml:space="preserve">se almacene siguiendo </w:t>
      </w:r>
      <w:r w:rsidR="1721EF16" w:rsidRPr="00531CF5">
        <w:rPr>
          <w:rFonts w:ascii="Arial" w:eastAsia="Arial" w:hAnsi="Arial" w:cs="Arial"/>
          <w:szCs w:val="24"/>
        </w:rPr>
        <w:t>estándares ACID, asegurando</w:t>
      </w:r>
      <w:r w:rsidR="3AFBA8E5" w:rsidRPr="00531CF5">
        <w:rPr>
          <w:rFonts w:ascii="Arial" w:eastAsia="Arial" w:hAnsi="Arial" w:cs="Arial"/>
          <w:szCs w:val="24"/>
        </w:rPr>
        <w:t xml:space="preserve"> la integridad de </w:t>
      </w:r>
      <w:r w:rsidR="556C0525" w:rsidRPr="00531CF5">
        <w:rPr>
          <w:rFonts w:ascii="Arial" w:eastAsia="Arial" w:hAnsi="Arial" w:cs="Arial"/>
          <w:szCs w:val="24"/>
        </w:rPr>
        <w:t>los datos históricos.</w:t>
      </w:r>
    </w:p>
    <w:p w14:paraId="38089BAC" w14:textId="26D921D0" w:rsidR="00E4681D" w:rsidRDefault="00E4681D" w:rsidP="006104B8">
      <w:pPr>
        <w:keepNext/>
        <w:jc w:val="center"/>
        <w:rPr>
          <w:sz w:val="18"/>
          <w:szCs w:val="18"/>
        </w:rPr>
      </w:pPr>
    </w:p>
    <w:p w14:paraId="47B5E669" w14:textId="77777777" w:rsidR="008E5D0D" w:rsidRDefault="008E5D0D" w:rsidP="006104B8">
      <w:pPr>
        <w:keepNext/>
        <w:jc w:val="center"/>
        <w:rPr>
          <w:sz w:val="18"/>
          <w:szCs w:val="18"/>
        </w:rPr>
      </w:pPr>
    </w:p>
    <w:p w14:paraId="1B2A2F2B" w14:textId="77777777" w:rsidR="008E5D0D" w:rsidRPr="00FE5AF5" w:rsidRDefault="008E5D0D" w:rsidP="006104B8">
      <w:pPr>
        <w:keepNext/>
        <w:jc w:val="center"/>
        <w:rPr>
          <w:sz w:val="18"/>
          <w:szCs w:val="18"/>
        </w:rPr>
      </w:pPr>
    </w:p>
    <w:p w14:paraId="56959308" w14:textId="43F882D6" w:rsidR="006104B8" w:rsidRDefault="006104B8" w:rsidP="006104B8">
      <w:pPr>
        <w:pStyle w:val="Descripcin"/>
      </w:pPr>
      <w:bookmarkStart w:id="265" w:name="_Toc232263780"/>
      <w:bookmarkStart w:id="266" w:name="_Toc232538153"/>
      <w:bookmarkStart w:id="267" w:name="_Toc232540763"/>
      <w:r>
        <w:t xml:space="preserve">Figura </w:t>
      </w:r>
      <w:r w:rsidR="008837C2">
        <w:fldChar w:fldCharType="begin"/>
      </w:r>
      <w:r w:rsidR="008837C2">
        <w:instrText xml:space="preserve"> STYLEREF 1 \s </w:instrText>
      </w:r>
      <w:r w:rsidR="008837C2">
        <w:fldChar w:fldCharType="separate"/>
      </w:r>
      <w:r w:rsidR="008837C2">
        <w:rPr>
          <w:noProof/>
        </w:rPr>
        <w:t>3</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w:t>
      </w:r>
      <w:r w:rsidR="008837C2">
        <w:fldChar w:fldCharType="end"/>
      </w:r>
      <w:r>
        <w:t>:</w:t>
      </w:r>
      <w:r w:rsidRPr="00A16F1F">
        <w:t>“Diagrama Componentes de Puertas Blindadas”.</w:t>
      </w:r>
      <w:bookmarkEnd w:id="265"/>
      <w:bookmarkEnd w:id="266"/>
      <w:bookmarkEnd w:id="267"/>
    </w:p>
    <w:p w14:paraId="515DFEBD" w14:textId="644E1952" w:rsidR="00225DFE" w:rsidRPr="00225DFE" w:rsidRDefault="00225DFE" w:rsidP="00225DFE">
      <w:pPr>
        <w:jc w:val="center"/>
      </w:pPr>
    </w:p>
    <w:p w14:paraId="209709F7" w14:textId="71EC1536" w:rsidR="00AE7E76" w:rsidRPr="00225DFE" w:rsidRDefault="00EC210C" w:rsidP="00225DFE">
      <w:pPr>
        <w:jc w:val="center"/>
      </w:pPr>
      <w:r w:rsidRPr="00EC210C">
        <w:rPr>
          <w:noProof/>
        </w:rPr>
        <w:drawing>
          <wp:inline distT="0" distB="0" distL="0" distR="0" wp14:anchorId="08F6A08C" wp14:editId="0BFF24C2">
            <wp:extent cx="5971540" cy="2262505"/>
            <wp:effectExtent l="0" t="0" r="0" b="4445"/>
            <wp:docPr id="532129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29206" name=""/>
                    <pic:cNvPicPr/>
                  </pic:nvPicPr>
                  <pic:blipFill>
                    <a:blip r:embed="rId36"/>
                    <a:stretch>
                      <a:fillRect/>
                    </a:stretch>
                  </pic:blipFill>
                  <pic:spPr>
                    <a:xfrm>
                      <a:off x="0" y="0"/>
                      <a:ext cx="5971540" cy="2262505"/>
                    </a:xfrm>
                    <a:prstGeom prst="rect">
                      <a:avLst/>
                    </a:prstGeom>
                  </pic:spPr>
                </pic:pic>
              </a:graphicData>
            </a:graphic>
          </wp:inline>
        </w:drawing>
      </w:r>
    </w:p>
    <w:p w14:paraId="0548AAD6" w14:textId="7EC5EEE0" w:rsidR="5719FB7A" w:rsidRDefault="00E4681D" w:rsidP="00D0658A">
      <w:pPr>
        <w:pStyle w:val="Cita"/>
      </w:pPr>
      <w:r w:rsidRPr="00FE5AF5">
        <w:t>Fuente: Elaborado por el estudiante de acuerdo con el proyecto</w:t>
      </w:r>
    </w:p>
    <w:p w14:paraId="01C7BE1E" w14:textId="77777777" w:rsidR="00D0658A" w:rsidRPr="00007BD6" w:rsidRDefault="00D0658A" w:rsidP="00007BD6">
      <w:pPr>
        <w:jc w:val="center"/>
        <w:rPr>
          <w:sz w:val="18"/>
          <w:szCs w:val="18"/>
        </w:rPr>
      </w:pPr>
    </w:p>
    <w:p w14:paraId="13D49FE7" w14:textId="1BF96D40" w:rsidR="2F5D84B4" w:rsidRDefault="2F5D84B4" w:rsidP="2F5D84B4">
      <w:pPr>
        <w:jc w:val="center"/>
        <w:rPr>
          <w:sz w:val="18"/>
          <w:szCs w:val="18"/>
        </w:rPr>
      </w:pPr>
    </w:p>
    <w:p w14:paraId="587AA5D3" w14:textId="77777777" w:rsidR="0017380C" w:rsidRDefault="0017380C" w:rsidP="2F5D84B4">
      <w:pPr>
        <w:jc w:val="center"/>
        <w:rPr>
          <w:sz w:val="18"/>
          <w:szCs w:val="18"/>
        </w:rPr>
      </w:pPr>
    </w:p>
    <w:p w14:paraId="3373159A" w14:textId="77777777" w:rsidR="0017380C" w:rsidRDefault="0017380C" w:rsidP="2F5D84B4">
      <w:pPr>
        <w:jc w:val="center"/>
        <w:rPr>
          <w:sz w:val="18"/>
          <w:szCs w:val="18"/>
        </w:rPr>
      </w:pPr>
    </w:p>
    <w:p w14:paraId="7D85098A" w14:textId="77777777" w:rsidR="0017380C" w:rsidRDefault="0017380C" w:rsidP="2F5D84B4">
      <w:pPr>
        <w:jc w:val="center"/>
        <w:rPr>
          <w:sz w:val="18"/>
          <w:szCs w:val="18"/>
        </w:rPr>
      </w:pPr>
    </w:p>
    <w:p w14:paraId="2244F478" w14:textId="77777777" w:rsidR="0017380C" w:rsidRDefault="0017380C" w:rsidP="2F5D84B4">
      <w:pPr>
        <w:jc w:val="center"/>
        <w:rPr>
          <w:sz w:val="18"/>
          <w:szCs w:val="18"/>
        </w:rPr>
      </w:pPr>
    </w:p>
    <w:p w14:paraId="4568D194" w14:textId="77777777" w:rsidR="0017380C" w:rsidRDefault="0017380C" w:rsidP="2F5D84B4">
      <w:pPr>
        <w:jc w:val="center"/>
        <w:rPr>
          <w:sz w:val="18"/>
          <w:szCs w:val="18"/>
        </w:rPr>
      </w:pPr>
    </w:p>
    <w:p w14:paraId="0D0E6E49" w14:textId="77777777" w:rsidR="0017380C" w:rsidRDefault="0017380C" w:rsidP="2F5D84B4">
      <w:pPr>
        <w:jc w:val="center"/>
        <w:rPr>
          <w:sz w:val="18"/>
          <w:szCs w:val="18"/>
        </w:rPr>
      </w:pPr>
    </w:p>
    <w:p w14:paraId="221C0EE7" w14:textId="77777777" w:rsidR="0017380C" w:rsidRDefault="0017380C" w:rsidP="2F5D84B4">
      <w:pPr>
        <w:jc w:val="center"/>
        <w:rPr>
          <w:sz w:val="18"/>
          <w:szCs w:val="18"/>
        </w:rPr>
      </w:pPr>
    </w:p>
    <w:p w14:paraId="5DAA3E0D" w14:textId="77777777" w:rsidR="0017380C" w:rsidRDefault="0017380C" w:rsidP="2F5D84B4">
      <w:pPr>
        <w:jc w:val="center"/>
        <w:rPr>
          <w:sz w:val="18"/>
          <w:szCs w:val="18"/>
        </w:rPr>
      </w:pPr>
    </w:p>
    <w:p w14:paraId="4343F244" w14:textId="77777777" w:rsidR="0017380C" w:rsidRDefault="0017380C" w:rsidP="2F5D84B4">
      <w:pPr>
        <w:jc w:val="center"/>
        <w:rPr>
          <w:sz w:val="18"/>
          <w:szCs w:val="18"/>
        </w:rPr>
      </w:pPr>
    </w:p>
    <w:p w14:paraId="3E953588" w14:textId="77777777" w:rsidR="0017380C" w:rsidRDefault="0017380C" w:rsidP="2F5D84B4">
      <w:pPr>
        <w:jc w:val="center"/>
        <w:rPr>
          <w:sz w:val="18"/>
          <w:szCs w:val="18"/>
        </w:rPr>
      </w:pPr>
    </w:p>
    <w:p w14:paraId="7294E873" w14:textId="77777777" w:rsidR="0017380C" w:rsidRDefault="0017380C" w:rsidP="2F5D84B4">
      <w:pPr>
        <w:jc w:val="center"/>
        <w:rPr>
          <w:sz w:val="18"/>
          <w:szCs w:val="18"/>
        </w:rPr>
      </w:pPr>
    </w:p>
    <w:p w14:paraId="6AC5E1FA" w14:textId="77777777" w:rsidR="0017380C" w:rsidRDefault="0017380C" w:rsidP="2F5D84B4">
      <w:pPr>
        <w:jc w:val="center"/>
        <w:rPr>
          <w:sz w:val="18"/>
          <w:szCs w:val="18"/>
        </w:rPr>
      </w:pPr>
    </w:p>
    <w:p w14:paraId="078F7834" w14:textId="1F07B8D5" w:rsidR="5719FB7A" w:rsidRDefault="0D476DC8" w:rsidP="00D0658A">
      <w:pPr>
        <w:pStyle w:val="Ttulo1"/>
        <w:numPr>
          <w:ilvl w:val="0"/>
          <w:numId w:val="11"/>
        </w:numPr>
        <w:rPr>
          <w:rFonts w:eastAsia="Arial"/>
        </w:rPr>
      </w:pPr>
      <w:bookmarkStart w:id="268" w:name="_Toc791196390"/>
      <w:bookmarkStart w:id="269" w:name="_Toc750414824"/>
      <w:bookmarkStart w:id="270" w:name="_Toc232321698"/>
      <w:bookmarkStart w:id="271" w:name="_Toc232540636"/>
      <w:r w:rsidRPr="0D476DC8">
        <w:rPr>
          <w:rFonts w:eastAsia="Arial"/>
        </w:rPr>
        <w:lastRenderedPageBreak/>
        <w:t>Diagrama de Despliegue</w:t>
      </w:r>
      <w:bookmarkEnd w:id="268"/>
      <w:bookmarkEnd w:id="269"/>
      <w:bookmarkEnd w:id="270"/>
      <w:bookmarkEnd w:id="271"/>
    </w:p>
    <w:p w14:paraId="6CF9EC61" w14:textId="77777777" w:rsidR="00E12B72" w:rsidRPr="00E12B72" w:rsidRDefault="00E12B72" w:rsidP="00E12B72"/>
    <w:p w14:paraId="0A9B082B" w14:textId="77777777" w:rsidR="00E12B72" w:rsidRPr="00531CF5" w:rsidRDefault="00E12B72" w:rsidP="00531CF5">
      <w:pPr>
        <w:spacing w:line="360" w:lineRule="auto"/>
        <w:jc w:val="both"/>
      </w:pPr>
      <w:r w:rsidRPr="00531CF5">
        <w:t>El diagrama de despliegue corresponde a la representación de la distribución física y tecnológica del sistema, mostrando los nodos, entornos y recursos necesarios para su ejecución. Este diagrama permite visualizar dónde se ubicaron los principales elementos de software y hardware involucrados en el funcionamiento del software.</w:t>
      </w:r>
    </w:p>
    <w:p w14:paraId="789514BD" w14:textId="77777777" w:rsidR="00E12B72" w:rsidRPr="00531CF5" w:rsidRDefault="00E12B72" w:rsidP="00531CF5">
      <w:pPr>
        <w:spacing w:line="360" w:lineRule="auto"/>
        <w:jc w:val="both"/>
      </w:pPr>
      <w:r w:rsidRPr="00531CF5">
        <w:t>Este diagrama sirvió para identificar la relación entre el usuario, la aplicación, el entorno de ejecución y la base de datos utilizada por el sistema. A partir de esta representación, se pudo observar cómo se despliega a nivel de infraestructura, considerando la comunicación entre las vistas del sistema, los controladores y la base de datos relacional PostgreSQL.</w:t>
      </w:r>
    </w:p>
    <w:p w14:paraId="0A497C91" w14:textId="77777777" w:rsidR="00E12B72" w:rsidRPr="00531CF5" w:rsidRDefault="00E12B72" w:rsidP="00531CF5">
      <w:pPr>
        <w:spacing w:line="360" w:lineRule="auto"/>
        <w:jc w:val="both"/>
      </w:pPr>
      <w:r w:rsidRPr="00531CF5">
        <w:t>El diagrama de despliegue se elaboró para validar que la propuesta contara con una estructura técnica coherente para su ejecución. Además, permitió representar la ubicación de los componentes principales del sistema y la forma en que estos se comunicaron durante el uso de las funcionalidades consideradas en el incremento.</w:t>
      </w:r>
    </w:p>
    <w:p w14:paraId="4CA3BC1F" w14:textId="6EBD7E59" w:rsidR="4D53F9F1" w:rsidRPr="00531CF5" w:rsidRDefault="00E12B72" w:rsidP="00531CF5">
      <w:pPr>
        <w:spacing w:line="360" w:lineRule="auto"/>
        <w:jc w:val="both"/>
      </w:pPr>
      <w:r w:rsidRPr="00531CF5">
        <w:t>La construcción de este diagrama demostró que el sistema requirió una arquitectura de despliegue capaz de conectar la capa de interacción del usuario con la lógica de control y la persistencia de datos. Asimismo, permitió confirmar que la base de datos PostgreSQL constituyó un elemento central para el almacenamiento y consulta de la información asociada al módulo de Finanzas.</w:t>
      </w:r>
    </w:p>
    <w:p w14:paraId="6466C24E" w14:textId="5C0FAE55" w:rsidR="7685B612" w:rsidRPr="00531CF5" w:rsidRDefault="7685B612" w:rsidP="00531CF5">
      <w:pPr>
        <w:spacing w:before="200" w:line="360" w:lineRule="auto"/>
        <w:ind w:right="864"/>
        <w:jc w:val="both"/>
        <w:rPr>
          <w:szCs w:val="24"/>
        </w:rPr>
      </w:pPr>
      <w:r w:rsidRPr="00531CF5">
        <w:rPr>
          <w:rFonts w:ascii="Arial" w:eastAsia="Arial" w:hAnsi="Arial" w:cs="Arial"/>
          <w:szCs w:val="24"/>
        </w:rPr>
        <w:t>Especificaciones técnicas por nodo:</w:t>
      </w:r>
    </w:p>
    <w:p w14:paraId="512C6558" w14:textId="5106FDBA" w:rsidR="7685B612" w:rsidRPr="00531CF5" w:rsidRDefault="7685B612" w:rsidP="00531CF5">
      <w:pPr>
        <w:pStyle w:val="Prrafodelista"/>
        <w:numPr>
          <w:ilvl w:val="0"/>
          <w:numId w:val="16"/>
        </w:numPr>
        <w:spacing w:before="200" w:line="360" w:lineRule="auto"/>
        <w:ind w:left="360" w:right="864"/>
        <w:jc w:val="both"/>
        <w:rPr>
          <w:rFonts w:ascii="Arial" w:eastAsia="Arial" w:hAnsi="Arial" w:cs="Arial"/>
          <w:b/>
        </w:rPr>
      </w:pPr>
      <w:r w:rsidRPr="00531CF5">
        <w:rPr>
          <w:rFonts w:ascii="Arial" w:eastAsia="Arial" w:hAnsi="Arial" w:cs="Arial"/>
          <w:b/>
        </w:rPr>
        <w:t xml:space="preserve">PC Usuario: </w:t>
      </w:r>
      <w:r w:rsidRPr="00531CF5">
        <w:rPr>
          <w:rFonts w:ascii="Arial" w:eastAsia="Arial" w:hAnsi="Arial" w:cs="Arial"/>
        </w:rPr>
        <w:t xml:space="preserve">Representa la estación de trabajo </w:t>
      </w:r>
      <w:r w:rsidR="4D53F9F1" w:rsidRPr="00531CF5">
        <w:rPr>
          <w:rFonts w:ascii="Arial" w:eastAsia="Arial" w:hAnsi="Arial" w:cs="Arial"/>
        </w:rPr>
        <w:t>del usuario.</w:t>
      </w:r>
      <w:r w:rsidRPr="00531CF5">
        <w:rPr>
          <w:rFonts w:ascii="Arial" w:eastAsia="Arial" w:hAnsi="Arial" w:cs="Arial"/>
        </w:rPr>
        <w:t xml:space="preserve"> Requiere un hardware mínimo de CPU 2+ </w:t>
      </w:r>
      <w:proofErr w:type="spellStart"/>
      <w:r w:rsidRPr="00531CF5">
        <w:rPr>
          <w:rFonts w:ascii="Arial" w:eastAsia="Arial" w:hAnsi="Arial" w:cs="Arial"/>
        </w:rPr>
        <w:t>cores</w:t>
      </w:r>
      <w:proofErr w:type="spellEnd"/>
      <w:r w:rsidRPr="00531CF5">
        <w:rPr>
          <w:rFonts w:ascii="Arial" w:eastAsia="Arial" w:hAnsi="Arial" w:cs="Arial"/>
        </w:rPr>
        <w:t>, de 4GB a 8GB de RAM y 10GB de almacenamiento, operando sobre navegadores modernos como Chrome 120+ o Firefox 115+</w:t>
      </w:r>
      <w:r w:rsidRPr="00531CF5">
        <w:rPr>
          <w:rFonts w:ascii="Arial" w:eastAsia="Arial" w:hAnsi="Arial" w:cs="Arial"/>
          <w:b/>
        </w:rPr>
        <w:t>.</w:t>
      </w:r>
    </w:p>
    <w:p w14:paraId="5B5397A2" w14:textId="59B0B86A" w:rsidR="7685B612" w:rsidRPr="00531CF5" w:rsidRDefault="7685B612" w:rsidP="00531CF5">
      <w:pPr>
        <w:pStyle w:val="Prrafodelista"/>
        <w:numPr>
          <w:ilvl w:val="0"/>
          <w:numId w:val="16"/>
        </w:numPr>
        <w:spacing w:before="200" w:line="360" w:lineRule="auto"/>
        <w:ind w:left="360" w:right="864"/>
        <w:jc w:val="both"/>
        <w:rPr>
          <w:rFonts w:ascii="Arial" w:eastAsia="Arial" w:hAnsi="Arial" w:cs="Arial"/>
        </w:rPr>
      </w:pPr>
      <w:r w:rsidRPr="00531CF5">
        <w:rPr>
          <w:rFonts w:ascii="Arial" w:eastAsia="Arial" w:hAnsi="Arial" w:cs="Arial"/>
          <w:b/>
        </w:rPr>
        <w:t xml:space="preserve">Servidor Web: </w:t>
      </w:r>
      <w:r w:rsidR="59F5887D" w:rsidRPr="00531CF5">
        <w:rPr>
          <w:rFonts w:ascii="Arial" w:eastAsia="Arial" w:hAnsi="Arial" w:cs="Arial"/>
          <w:lang w:val="es-MX"/>
        </w:rPr>
        <w:t xml:space="preserve">Es el </w:t>
      </w:r>
      <w:r w:rsidR="42739D16" w:rsidRPr="00531CF5">
        <w:rPr>
          <w:rFonts w:ascii="Arial" w:eastAsia="Arial" w:hAnsi="Arial" w:cs="Arial"/>
          <w:lang w:val="es-MX"/>
        </w:rPr>
        <w:t>componente responsable</w:t>
      </w:r>
      <w:r w:rsidR="59F5887D" w:rsidRPr="00531CF5">
        <w:rPr>
          <w:rFonts w:ascii="Arial" w:eastAsia="Arial" w:hAnsi="Arial" w:cs="Arial"/>
          <w:lang w:val="es-MX"/>
        </w:rPr>
        <w:t xml:space="preserve"> de </w:t>
      </w:r>
      <w:r w:rsidR="42739D16" w:rsidRPr="00531CF5">
        <w:rPr>
          <w:rFonts w:ascii="Arial" w:eastAsia="Arial" w:hAnsi="Arial" w:cs="Arial"/>
          <w:lang w:val="es-MX"/>
        </w:rPr>
        <w:t>alojar y distribuir los archivos estáticos</w:t>
      </w:r>
      <w:r w:rsidR="59F5887D" w:rsidRPr="00531CF5">
        <w:rPr>
          <w:rFonts w:ascii="Arial" w:eastAsia="Arial" w:hAnsi="Arial" w:cs="Arial"/>
          <w:lang w:val="es-MX"/>
        </w:rPr>
        <w:t xml:space="preserve"> de </w:t>
      </w:r>
      <w:r w:rsidR="42739D16" w:rsidRPr="00531CF5">
        <w:rPr>
          <w:rFonts w:ascii="Arial" w:eastAsia="Arial" w:hAnsi="Arial" w:cs="Arial"/>
          <w:lang w:val="es-MX"/>
        </w:rPr>
        <w:t xml:space="preserve">la aplicación en </w:t>
      </w:r>
      <w:proofErr w:type="spellStart"/>
      <w:r w:rsidR="0534CEA0" w:rsidRPr="00531CF5">
        <w:rPr>
          <w:rFonts w:ascii="Arial" w:eastAsia="Arial" w:hAnsi="Arial" w:cs="Arial"/>
          <w:lang w:val="es-MX"/>
        </w:rPr>
        <w:t>react</w:t>
      </w:r>
      <w:proofErr w:type="spellEnd"/>
      <w:r w:rsidR="0534CEA0" w:rsidRPr="00531CF5">
        <w:rPr>
          <w:rFonts w:ascii="Arial" w:eastAsia="Arial" w:hAnsi="Arial" w:cs="Arial"/>
          <w:lang w:val="es-MX"/>
        </w:rPr>
        <w:t>.</w:t>
      </w:r>
      <w:r w:rsidR="0402C71C" w:rsidRPr="00531CF5">
        <w:rPr>
          <w:rFonts w:ascii="Arial" w:eastAsia="Arial" w:hAnsi="Arial" w:cs="Arial"/>
        </w:rPr>
        <w:t xml:space="preserve"> </w:t>
      </w:r>
      <w:r w:rsidRPr="00531CF5">
        <w:rPr>
          <w:rFonts w:ascii="Arial" w:eastAsia="Arial" w:hAnsi="Arial" w:cs="Arial"/>
        </w:rPr>
        <w:t xml:space="preserve">Sus requerimientos incluyen RAM </w:t>
      </w:r>
      <w:r w:rsidRPr="00531CF5">
        <w:rPr>
          <w:rFonts w:ascii="Arial" w:eastAsia="Arial" w:hAnsi="Arial" w:cs="Arial"/>
        </w:rPr>
        <w:lastRenderedPageBreak/>
        <w:t>de 4GB, Un SSD de 50GB de almacenamiento disponible y el forzado de protocolos seguros mediante Certificados HTTPS/TLS.</w:t>
      </w:r>
    </w:p>
    <w:p w14:paraId="3D23CAE7" w14:textId="4EC90172" w:rsidR="7685B612" w:rsidRPr="00531CF5" w:rsidRDefault="7685B612" w:rsidP="00531CF5">
      <w:pPr>
        <w:pStyle w:val="Prrafodelista"/>
        <w:numPr>
          <w:ilvl w:val="0"/>
          <w:numId w:val="16"/>
        </w:numPr>
        <w:spacing w:before="200" w:line="360" w:lineRule="auto"/>
        <w:ind w:left="360" w:right="864"/>
        <w:jc w:val="both"/>
        <w:rPr>
          <w:rFonts w:ascii="Arial" w:eastAsia="Arial" w:hAnsi="Arial" w:cs="Arial"/>
          <w:szCs w:val="24"/>
        </w:rPr>
      </w:pPr>
      <w:r w:rsidRPr="00531CF5">
        <w:rPr>
          <w:rFonts w:ascii="Arial" w:eastAsia="Arial" w:hAnsi="Arial" w:cs="Arial"/>
          <w:b/>
          <w:bCs/>
          <w:szCs w:val="24"/>
        </w:rPr>
        <w:t>Servidor de Aplicaciones:</w:t>
      </w:r>
      <w:r w:rsidRPr="00531CF5">
        <w:rPr>
          <w:rFonts w:ascii="Arial" w:eastAsia="Arial" w:hAnsi="Arial" w:cs="Arial"/>
          <w:szCs w:val="24"/>
        </w:rPr>
        <w:t xml:space="preserve"> Es el núcleo de procesamiento que corre Node.js 20.x LTS. Para soportar el tráfico de sensores y consultas financieras, requiere entre 4 a 8 </w:t>
      </w:r>
      <w:proofErr w:type="spellStart"/>
      <w:r w:rsidRPr="00531CF5">
        <w:rPr>
          <w:rFonts w:ascii="Arial" w:eastAsia="Arial" w:hAnsi="Arial" w:cs="Arial"/>
          <w:szCs w:val="24"/>
        </w:rPr>
        <w:t>vCPUs</w:t>
      </w:r>
      <w:proofErr w:type="spellEnd"/>
      <w:r w:rsidRPr="00531CF5">
        <w:rPr>
          <w:rFonts w:ascii="Arial" w:eastAsia="Arial" w:hAnsi="Arial" w:cs="Arial"/>
          <w:szCs w:val="24"/>
        </w:rPr>
        <w:t xml:space="preserve">, de 8GB a 16GB de RAM y un SSD </w:t>
      </w:r>
      <w:proofErr w:type="spellStart"/>
      <w:r w:rsidRPr="00531CF5">
        <w:rPr>
          <w:rFonts w:ascii="Arial" w:eastAsia="Arial" w:hAnsi="Arial" w:cs="Arial"/>
          <w:szCs w:val="24"/>
        </w:rPr>
        <w:t>NVMe</w:t>
      </w:r>
      <w:proofErr w:type="spellEnd"/>
      <w:r w:rsidRPr="00531CF5">
        <w:rPr>
          <w:rFonts w:ascii="Arial" w:eastAsia="Arial" w:hAnsi="Arial" w:cs="Arial"/>
          <w:szCs w:val="24"/>
        </w:rPr>
        <w:t xml:space="preserve"> para un almacenamiento de alta velocidad.</w:t>
      </w:r>
    </w:p>
    <w:p w14:paraId="423835DB" w14:textId="317B3ADD" w:rsidR="7685B612" w:rsidRPr="00531CF5" w:rsidRDefault="7685B612" w:rsidP="00531CF5">
      <w:pPr>
        <w:pStyle w:val="Prrafodelista"/>
        <w:numPr>
          <w:ilvl w:val="0"/>
          <w:numId w:val="16"/>
        </w:numPr>
        <w:spacing w:before="200" w:line="360" w:lineRule="auto"/>
        <w:ind w:left="360" w:right="864"/>
        <w:jc w:val="both"/>
        <w:rPr>
          <w:rFonts w:ascii="Arial" w:eastAsia="Arial" w:hAnsi="Arial" w:cs="Arial"/>
          <w:szCs w:val="24"/>
        </w:rPr>
      </w:pPr>
      <w:r w:rsidRPr="00531CF5">
        <w:rPr>
          <w:rFonts w:ascii="Arial" w:eastAsia="Arial" w:hAnsi="Arial" w:cs="Arial"/>
          <w:b/>
          <w:bCs/>
          <w:szCs w:val="24"/>
        </w:rPr>
        <w:t xml:space="preserve">Base de Datos Cloud: </w:t>
      </w:r>
      <w:r w:rsidRPr="00531CF5">
        <w:rPr>
          <w:rFonts w:ascii="Arial" w:eastAsia="Arial" w:hAnsi="Arial" w:cs="Arial"/>
          <w:szCs w:val="24"/>
        </w:rPr>
        <w:t xml:space="preserve">Se implementa sobre una plataforma </w:t>
      </w:r>
      <w:proofErr w:type="spellStart"/>
      <w:r w:rsidRPr="00531CF5">
        <w:rPr>
          <w:rFonts w:ascii="Arial" w:eastAsia="Arial" w:hAnsi="Arial" w:cs="Arial"/>
          <w:szCs w:val="24"/>
        </w:rPr>
        <w:t>serverless</w:t>
      </w:r>
      <w:proofErr w:type="spellEnd"/>
      <w:r w:rsidRPr="00531CF5">
        <w:rPr>
          <w:rFonts w:ascii="Arial" w:eastAsia="Arial" w:hAnsi="Arial" w:cs="Arial"/>
          <w:szCs w:val="24"/>
        </w:rPr>
        <w:t xml:space="preserve"> para permitir el escalado automático hasta 10 </w:t>
      </w:r>
      <w:proofErr w:type="spellStart"/>
      <w:r w:rsidRPr="00531CF5">
        <w:rPr>
          <w:rFonts w:ascii="Arial" w:eastAsia="Arial" w:hAnsi="Arial" w:cs="Arial"/>
          <w:szCs w:val="24"/>
        </w:rPr>
        <w:t>vCPU</w:t>
      </w:r>
      <w:proofErr w:type="spellEnd"/>
      <w:r w:rsidRPr="00531CF5">
        <w:rPr>
          <w:rFonts w:ascii="Arial" w:eastAsia="Arial" w:hAnsi="Arial" w:cs="Arial"/>
          <w:szCs w:val="24"/>
        </w:rPr>
        <w:t>. Cuenta con un SSD de 500GB de almacenamiento y conexión encriptada por el Puerto 5432 con retención de respaldos por 30 días.</w:t>
      </w:r>
    </w:p>
    <w:p w14:paraId="02AE1C90" w14:textId="3E1FCC2B" w:rsidR="7685B612" w:rsidRPr="00531CF5" w:rsidRDefault="7685B612" w:rsidP="00531CF5">
      <w:pPr>
        <w:pStyle w:val="Prrafodelista"/>
        <w:numPr>
          <w:ilvl w:val="0"/>
          <w:numId w:val="16"/>
        </w:numPr>
        <w:spacing w:before="200" w:line="360" w:lineRule="auto"/>
        <w:ind w:left="360" w:right="864"/>
        <w:jc w:val="both"/>
        <w:rPr>
          <w:rFonts w:ascii="Arial" w:eastAsia="Arial" w:hAnsi="Arial" w:cs="Arial"/>
          <w:szCs w:val="24"/>
        </w:rPr>
      </w:pPr>
      <w:r w:rsidRPr="00531CF5">
        <w:rPr>
          <w:rFonts w:ascii="Arial" w:eastAsia="Arial" w:hAnsi="Arial" w:cs="Arial"/>
          <w:b/>
          <w:bCs/>
          <w:szCs w:val="24"/>
        </w:rPr>
        <w:t>Respaldo, Monitoreo y Recuperación:</w:t>
      </w:r>
      <w:r w:rsidRPr="00531CF5">
        <w:rPr>
          <w:rFonts w:ascii="Arial" w:eastAsia="Arial" w:hAnsi="Arial" w:cs="Arial"/>
          <w:szCs w:val="24"/>
        </w:rPr>
        <w:t xml:space="preserve"> Nodo importante para la seguridad forense encargada de gestionar los logs técnicos y los respaldos incrementales cada 6 horas hacia servicios de almacenamiento externo como Amazon S3.</w:t>
      </w:r>
    </w:p>
    <w:p w14:paraId="50C87735" w14:textId="72E5D2F5" w:rsidR="7685B612" w:rsidRPr="00531CF5" w:rsidRDefault="7685B612" w:rsidP="00531CF5">
      <w:pPr>
        <w:pStyle w:val="Prrafodelista"/>
        <w:numPr>
          <w:ilvl w:val="0"/>
          <w:numId w:val="16"/>
        </w:numPr>
        <w:spacing w:before="200" w:line="360" w:lineRule="auto"/>
        <w:ind w:left="360" w:right="864"/>
        <w:jc w:val="both"/>
        <w:rPr>
          <w:rFonts w:ascii="Arial" w:eastAsia="Arial" w:hAnsi="Arial" w:cs="Arial"/>
        </w:rPr>
      </w:pPr>
      <w:r w:rsidRPr="00531CF5">
        <w:rPr>
          <w:rFonts w:ascii="Arial" w:eastAsia="Arial" w:hAnsi="Arial" w:cs="Arial"/>
          <w:b/>
        </w:rPr>
        <w:t xml:space="preserve">Integraciones Externas: </w:t>
      </w:r>
      <w:r w:rsidRPr="00531CF5">
        <w:rPr>
          <w:rFonts w:ascii="Arial" w:eastAsia="Arial" w:hAnsi="Arial" w:cs="Arial"/>
        </w:rPr>
        <w:t xml:space="preserve">El sistema se conecta mediante HTTPS/JSON a </w:t>
      </w:r>
      <w:proofErr w:type="spellStart"/>
      <w:r w:rsidRPr="00531CF5">
        <w:rPr>
          <w:rFonts w:ascii="Arial" w:eastAsia="Arial" w:hAnsi="Arial" w:cs="Arial"/>
        </w:rPr>
        <w:t>APIs</w:t>
      </w:r>
      <w:proofErr w:type="spellEnd"/>
      <w:r w:rsidRPr="00531CF5">
        <w:rPr>
          <w:rFonts w:ascii="Arial" w:eastAsia="Arial" w:hAnsi="Arial" w:cs="Arial"/>
        </w:rPr>
        <w:t xml:space="preserve"> de terceros, como el Banco Central para </w:t>
      </w:r>
      <w:r w:rsidR="08DBB04A" w:rsidRPr="00531CF5">
        <w:rPr>
          <w:rFonts w:ascii="Arial" w:eastAsia="Arial" w:hAnsi="Arial" w:cs="Arial"/>
        </w:rPr>
        <w:t xml:space="preserve">la </w:t>
      </w:r>
      <w:r w:rsidR="00715E6E" w:rsidRPr="00531CF5">
        <w:rPr>
          <w:rFonts w:ascii="Arial" w:eastAsia="Arial" w:hAnsi="Arial" w:cs="Arial"/>
        </w:rPr>
        <w:t>obtención</w:t>
      </w:r>
      <w:r w:rsidRPr="00531CF5">
        <w:rPr>
          <w:rFonts w:ascii="Arial" w:eastAsia="Arial" w:hAnsi="Arial" w:cs="Arial"/>
        </w:rPr>
        <w:t xml:space="preserve"> </w:t>
      </w:r>
      <w:r w:rsidR="016CDEE2" w:rsidRPr="00531CF5">
        <w:rPr>
          <w:rFonts w:ascii="Arial" w:eastAsia="Arial" w:hAnsi="Arial" w:cs="Arial"/>
        </w:rPr>
        <w:t xml:space="preserve">del </w:t>
      </w:r>
      <w:r w:rsidR="7C74DFBF" w:rsidRPr="00531CF5">
        <w:rPr>
          <w:rFonts w:ascii="Arial" w:eastAsia="Arial" w:hAnsi="Arial" w:cs="Arial"/>
        </w:rPr>
        <w:t xml:space="preserve">valor de </w:t>
      </w:r>
      <w:r w:rsidR="00715E6E" w:rsidRPr="00531CF5">
        <w:rPr>
          <w:rFonts w:ascii="Arial" w:eastAsia="Arial" w:hAnsi="Arial" w:cs="Arial"/>
        </w:rPr>
        <w:t>conversión</w:t>
      </w:r>
      <w:r w:rsidR="7C74DFBF" w:rsidRPr="00531CF5">
        <w:rPr>
          <w:rFonts w:ascii="Arial" w:eastAsia="Arial" w:hAnsi="Arial" w:cs="Arial"/>
        </w:rPr>
        <w:t xml:space="preserve"> del </w:t>
      </w:r>
      <w:r w:rsidRPr="00531CF5">
        <w:rPr>
          <w:rFonts w:ascii="Arial" w:eastAsia="Arial" w:hAnsi="Arial" w:cs="Arial"/>
        </w:rPr>
        <w:t>Dólar y la UF, y mantiene una API interna segura para el cruce de datos con módulos de Inventario y Terreno.</w:t>
      </w:r>
    </w:p>
    <w:p w14:paraId="7D6EDD80" w14:textId="126BAFCF" w:rsidR="2822EF49" w:rsidRDefault="7685B612" w:rsidP="2822EF49">
      <w:pPr>
        <w:spacing w:before="200" w:line="360" w:lineRule="auto"/>
        <w:ind w:right="864"/>
        <w:jc w:val="both"/>
      </w:pPr>
      <w:r w:rsidRPr="2822EF49">
        <w:rPr>
          <w:rFonts w:ascii="Arial" w:eastAsia="Arial" w:hAnsi="Arial" w:cs="Arial"/>
        </w:rPr>
        <w:t xml:space="preserve">Este despliegue garantiza que la plataforma se mantenga en un estado online con un </w:t>
      </w:r>
      <w:proofErr w:type="spellStart"/>
      <w:r w:rsidRPr="2822EF49">
        <w:rPr>
          <w:rFonts w:ascii="Arial" w:eastAsia="Arial" w:hAnsi="Arial" w:cs="Arial"/>
        </w:rPr>
        <w:t>uptime</w:t>
      </w:r>
      <w:proofErr w:type="spellEnd"/>
      <w:r w:rsidRPr="2822EF49">
        <w:rPr>
          <w:rFonts w:ascii="Arial" w:eastAsia="Arial" w:hAnsi="Arial" w:cs="Arial"/>
        </w:rPr>
        <w:t xml:space="preserve"> del 99% y sea capaz de escalar automáticamente según la demanda operativa de la empresa</w:t>
      </w:r>
      <w:r w:rsidR="4912FA1F" w:rsidRPr="4912FA1F">
        <w:rPr>
          <w:rFonts w:ascii="Arial" w:eastAsia="Arial" w:hAnsi="Arial" w:cs="Arial"/>
        </w:rPr>
        <w:t>.</w:t>
      </w:r>
    </w:p>
    <w:p w14:paraId="158DF9FB" w14:textId="23DD237F" w:rsidR="44985F3F" w:rsidRDefault="44985F3F" w:rsidP="44985F3F">
      <w:pPr>
        <w:spacing w:before="200" w:line="360" w:lineRule="auto"/>
        <w:ind w:right="864"/>
        <w:jc w:val="both"/>
        <w:rPr>
          <w:rFonts w:ascii="Arial" w:eastAsia="Arial" w:hAnsi="Arial" w:cs="Arial"/>
        </w:rPr>
      </w:pPr>
    </w:p>
    <w:p w14:paraId="780EE402" w14:textId="4D959855" w:rsidR="64ACD526" w:rsidRDefault="64ACD526" w:rsidP="64ACD526">
      <w:pPr>
        <w:spacing w:before="200" w:line="360" w:lineRule="auto"/>
        <w:ind w:right="864"/>
        <w:jc w:val="both"/>
        <w:rPr>
          <w:rFonts w:ascii="Arial" w:eastAsia="Arial" w:hAnsi="Arial" w:cs="Arial"/>
        </w:rPr>
      </w:pPr>
    </w:p>
    <w:p w14:paraId="74DCD82A" w14:textId="0BC43BAB" w:rsidR="44F6E9E6" w:rsidRDefault="44F6E9E6" w:rsidP="44F6E9E6">
      <w:pPr>
        <w:spacing w:before="200" w:line="360" w:lineRule="auto"/>
        <w:ind w:right="864"/>
        <w:jc w:val="both"/>
        <w:rPr>
          <w:rFonts w:ascii="Arial" w:eastAsia="Arial" w:hAnsi="Arial" w:cs="Arial"/>
        </w:rPr>
      </w:pPr>
    </w:p>
    <w:p w14:paraId="40010FCC" w14:textId="2C4263DF" w:rsidR="762C7E2A" w:rsidRDefault="762C7E2A" w:rsidP="762C7E2A">
      <w:pPr>
        <w:spacing w:before="200" w:line="360" w:lineRule="auto"/>
        <w:ind w:right="864"/>
        <w:jc w:val="both"/>
        <w:rPr>
          <w:rFonts w:ascii="Arial" w:eastAsia="Arial" w:hAnsi="Arial" w:cs="Arial"/>
        </w:rPr>
      </w:pPr>
    </w:p>
    <w:p w14:paraId="27836071" w14:textId="1083667C" w:rsidR="762C7E2A" w:rsidRDefault="762C7E2A" w:rsidP="762C7E2A">
      <w:pPr>
        <w:spacing w:before="200" w:line="360" w:lineRule="auto"/>
        <w:ind w:right="864"/>
        <w:jc w:val="both"/>
        <w:rPr>
          <w:rFonts w:ascii="Arial" w:eastAsia="Arial" w:hAnsi="Arial" w:cs="Arial"/>
        </w:rPr>
      </w:pPr>
    </w:p>
    <w:p w14:paraId="57A53FDA" w14:textId="5E85817E" w:rsidR="762C7E2A" w:rsidRDefault="762C7E2A" w:rsidP="762C7E2A">
      <w:pPr>
        <w:spacing w:before="200" w:line="360" w:lineRule="auto"/>
        <w:ind w:right="864"/>
        <w:jc w:val="both"/>
        <w:rPr>
          <w:rFonts w:ascii="Arial" w:eastAsia="Arial" w:hAnsi="Arial" w:cs="Arial"/>
        </w:rPr>
      </w:pPr>
    </w:p>
    <w:p w14:paraId="37A30784" w14:textId="4B30CBE5" w:rsidR="762C7E2A" w:rsidRDefault="0017166E" w:rsidP="0017166E">
      <w:pPr>
        <w:pStyle w:val="Descripcin"/>
        <w:rPr>
          <w:rFonts w:ascii="Arial" w:eastAsia="Arial" w:hAnsi="Arial" w:cs="Arial"/>
        </w:rPr>
      </w:pPr>
      <w:bookmarkStart w:id="272" w:name="_Toc232538154"/>
      <w:bookmarkStart w:id="273" w:name="_Toc232540764"/>
      <w:r>
        <w:t xml:space="preserve">Figura </w:t>
      </w:r>
      <w:r w:rsidR="008837C2">
        <w:fldChar w:fldCharType="begin"/>
      </w:r>
      <w:r w:rsidR="008837C2">
        <w:instrText xml:space="preserve"> STYLEREF 1 \s </w:instrText>
      </w:r>
      <w:r w:rsidR="008837C2">
        <w:fldChar w:fldCharType="separate"/>
      </w:r>
      <w:r w:rsidR="008837C2">
        <w:rPr>
          <w:noProof/>
        </w:rPr>
        <w:t>4</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w:t>
      </w:r>
      <w:r w:rsidR="008837C2">
        <w:fldChar w:fldCharType="end"/>
      </w:r>
      <w:r w:rsidRPr="002B4304">
        <w:rPr>
          <w:noProof/>
        </w:rPr>
        <w:t>: “Diagrama Despliegue de Puertas Blindadas</w:t>
      </w:r>
      <w:bookmarkEnd w:id="272"/>
      <w:bookmarkEnd w:id="273"/>
    </w:p>
    <w:p w14:paraId="513E5990" w14:textId="5489F76F" w:rsidR="762C7E2A" w:rsidRDefault="762C7E2A" w:rsidP="762C7E2A">
      <w:pPr>
        <w:spacing w:before="200" w:line="360" w:lineRule="auto"/>
        <w:ind w:right="864"/>
        <w:jc w:val="both"/>
        <w:rPr>
          <w:rFonts w:ascii="Arial" w:eastAsia="Arial" w:hAnsi="Arial" w:cs="Arial"/>
        </w:rPr>
      </w:pPr>
    </w:p>
    <w:p w14:paraId="01B2175A" w14:textId="60D60046" w:rsidR="00AD481C" w:rsidRDefault="0017166E" w:rsidP="0017166E">
      <w:bookmarkStart w:id="274" w:name="_Toc1638380344"/>
      <w:bookmarkStart w:id="275" w:name="_Toc1410842359"/>
      <w:r>
        <w:rPr>
          <w:noProof/>
        </w:rPr>
        <w:t xml:space="preserve"> </w:t>
      </w:r>
      <w:r w:rsidR="001055A1">
        <w:rPr>
          <w:noProof/>
        </w:rPr>
        <w:drawing>
          <wp:inline distT="0" distB="0" distL="0" distR="0" wp14:anchorId="0AF6D4F4" wp14:editId="494523E3">
            <wp:extent cx="5644515" cy="4887834"/>
            <wp:effectExtent l="0" t="0" r="0" b="0"/>
            <wp:docPr id="1475028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28210" name="Picture 1475028210"/>
                    <pic:cNvPicPr/>
                  </pic:nvPicPr>
                  <pic:blipFill>
                    <a:blip r:embed="rId37" cstate="print">
                      <a:extLst>
                        <a:ext uri="{28A0092B-C50C-407E-A947-70E740481C1C}">
                          <a14:useLocalDpi xmlns:a14="http://schemas.microsoft.com/office/drawing/2010/main"/>
                        </a:ext>
                      </a:extLst>
                    </a:blip>
                    <a:stretch>
                      <a:fillRect/>
                    </a:stretch>
                  </pic:blipFill>
                  <pic:spPr>
                    <a:xfrm>
                      <a:off x="0" y="0"/>
                      <a:ext cx="5644515" cy="4887834"/>
                    </a:xfrm>
                    <a:prstGeom prst="rect">
                      <a:avLst/>
                    </a:prstGeom>
                  </pic:spPr>
                </pic:pic>
              </a:graphicData>
            </a:graphic>
          </wp:inline>
        </w:drawing>
      </w:r>
    </w:p>
    <w:p w14:paraId="386DEA94" w14:textId="018F8211" w:rsidR="78B39B2D" w:rsidRDefault="78B39B2D" w:rsidP="78B39B2D">
      <w:pPr>
        <w:pStyle w:val="Cita"/>
      </w:pPr>
    </w:p>
    <w:p w14:paraId="0A76D7BE" w14:textId="628E4994" w:rsidR="00AD481C" w:rsidRPr="00AD481C" w:rsidRDefault="00AD481C" w:rsidP="00AD481C">
      <w:pPr>
        <w:pStyle w:val="Cita"/>
        <w:rPr>
          <w:color w:val="000000" w:themeColor="text1"/>
        </w:rPr>
      </w:pPr>
      <w:r w:rsidRPr="2B8F79DF">
        <w:t>Fuente: Elaborado por el estudiante de acuerdo con el proyecto</w:t>
      </w:r>
    </w:p>
    <w:p w14:paraId="6F6437A5" w14:textId="77777777" w:rsidR="00AD481C" w:rsidRDefault="00AD481C" w:rsidP="00AD481C">
      <w:pPr>
        <w:pStyle w:val="Ttulo1"/>
        <w:spacing w:line="360" w:lineRule="auto"/>
        <w:ind w:left="360"/>
      </w:pPr>
    </w:p>
    <w:p w14:paraId="6F3681EB" w14:textId="77777777" w:rsidR="00AD481C" w:rsidRDefault="00AD481C" w:rsidP="00AD481C"/>
    <w:p w14:paraId="3468B41D" w14:textId="581DA995" w:rsidR="762C7E2A" w:rsidRDefault="762C7E2A" w:rsidP="762C7E2A"/>
    <w:p w14:paraId="6D6B734C" w14:textId="56E6B975" w:rsidR="762C7E2A" w:rsidRDefault="762C7E2A" w:rsidP="762C7E2A"/>
    <w:p w14:paraId="65CABB0C" w14:textId="6F4199DB" w:rsidR="7685B612" w:rsidRDefault="0D476DC8" w:rsidP="00713787">
      <w:pPr>
        <w:pStyle w:val="Ttulo1"/>
        <w:numPr>
          <w:ilvl w:val="0"/>
          <w:numId w:val="11"/>
        </w:numPr>
        <w:spacing w:line="360" w:lineRule="auto"/>
      </w:pPr>
      <w:bookmarkStart w:id="276" w:name="_Toc232321699"/>
      <w:bookmarkStart w:id="277" w:name="_Toc232540637"/>
      <w:r>
        <w:lastRenderedPageBreak/>
        <w:t>Modelo de Datos</w:t>
      </w:r>
      <w:bookmarkEnd w:id="274"/>
      <w:bookmarkEnd w:id="275"/>
      <w:bookmarkEnd w:id="276"/>
      <w:bookmarkEnd w:id="277"/>
    </w:p>
    <w:p w14:paraId="4AFCA728" w14:textId="77777777" w:rsidR="00C4096F" w:rsidRPr="00C4096F" w:rsidRDefault="00C4096F" w:rsidP="00C4096F"/>
    <w:p w14:paraId="2DB8A10D" w14:textId="7E33E1C0" w:rsidR="009020C4" w:rsidRPr="009020C4" w:rsidRDefault="006F47E1" w:rsidP="00B705CE">
      <w:pPr>
        <w:spacing w:line="360" w:lineRule="auto"/>
        <w:jc w:val="both"/>
      </w:pPr>
      <w:r>
        <w:t xml:space="preserve">El modelo de datos </w:t>
      </w:r>
      <w:r w:rsidR="009020C4" w:rsidRPr="009020C4">
        <w:t>correspond</w:t>
      </w:r>
      <w:r w:rsidR="005D1DA7">
        <w:t>e</w:t>
      </w:r>
      <w:r w:rsidR="009020C4" w:rsidRPr="009020C4">
        <w:t xml:space="preserve"> a la representación del modelo físico asociado al módulo de Finanzas, implementado bajo el esquema finanzas. Esta vista permitió visualizar la estructura relacional definida para el sistema, considerando las tablas, atributos, claves primarias, claves foráneas, restricciones y relaciones necesarias para dar soporte a las funcionalidades contempladas</w:t>
      </w:r>
      <w:r>
        <w:t xml:space="preserve">. </w:t>
      </w:r>
      <w:r w:rsidR="009020C4" w:rsidRPr="009020C4">
        <w:t>En el contexto de la metodología Scrum++, esta vista se relacion</w:t>
      </w:r>
      <w:r>
        <w:t>a</w:t>
      </w:r>
      <w:r w:rsidR="009020C4" w:rsidRPr="009020C4">
        <w:t xml:space="preserve"> con el modelo de datos, ya que describió cómo se organizó la información que debía persistir en la base de datos para responder a los requerimientos funcionales definidos.</w:t>
      </w:r>
    </w:p>
    <w:p w14:paraId="1F072C7E" w14:textId="77777777" w:rsidR="009020C4" w:rsidRPr="009020C4" w:rsidRDefault="009020C4" w:rsidP="00B705CE">
      <w:pPr>
        <w:spacing w:line="360" w:lineRule="auto"/>
        <w:jc w:val="both"/>
      </w:pPr>
      <w:r w:rsidRPr="009020C4">
        <w:t>Esta vista se utilizó para representar la forma en que se almacenó y relacionó la información financiera dentro de la base de datos relacional. A través del modelo físico se establecieron las estructuras necesarias para registrar, consultar y vincular información asociada a clientes financieros, fichas de clientes, cotizaciones, detalles de cotización, precios históricos de materiales, notas de venta, documentos tributarios y demás elementos requeridos para la operación inicial del módulo de Finanzas. De esta manera, el modelo permitió conectar el análisis funcional con una estructura concreta de persistencia de datos.</w:t>
      </w:r>
    </w:p>
    <w:p w14:paraId="71429D29" w14:textId="77777777" w:rsidR="009020C4" w:rsidRPr="009020C4" w:rsidRDefault="009020C4" w:rsidP="00B705CE">
      <w:pPr>
        <w:spacing w:line="360" w:lineRule="auto"/>
        <w:jc w:val="both"/>
      </w:pPr>
      <w:r w:rsidRPr="009020C4">
        <w:t>El modelo físico sirvió para validar que las funcionalidades definidas en los requerimientos RF01 al RF23, correspondientes a los casos de uso CU01 al CU24, contaran con una base de datos coherente, trazable y consistente con el alcance del Incremento 1. Además, permitió verificar que las relaciones internas del módulo financiero estuvieran correctamente estructuradas y que las conexiones con otros módulos se mantuvieran como dependencias externas de lectura o referencia, evitando duplicar o administrar información que pertenecía a otros grupos del sistema.</w:t>
      </w:r>
    </w:p>
    <w:p w14:paraId="2394215C" w14:textId="77777777" w:rsidR="009020C4" w:rsidRPr="009020C4" w:rsidRDefault="009020C4" w:rsidP="00B705CE">
      <w:pPr>
        <w:spacing w:line="360" w:lineRule="auto"/>
        <w:jc w:val="both"/>
      </w:pPr>
      <w:r w:rsidRPr="009020C4">
        <w:t xml:space="preserve">La construcción de esta vista demostró que el Incremento 1 no funcionó como un conjunto aislado de pantallas o funcionalidades, sino como una primera base estructural para el módulo de Finanzas. El modelo permitió confirmar que los procesos de integración de </w:t>
      </w:r>
      <w:r w:rsidRPr="009020C4">
        <w:lastRenderedPageBreak/>
        <w:t>clientes, ficha financiera, cotización y nota de venta requirieron relacionar información propia de Finanzas con datos provenientes de otros módulos, manteniendo la separación modular indicada para el proyecto. Asimismo, permitió evidenciar que la base de datos debía sostener tanto los procesos comerciales iniciales como la trazabilidad necesaria para futuras etapas del sistema.</w:t>
      </w:r>
    </w:p>
    <w:p w14:paraId="04D09CD1" w14:textId="77777777" w:rsidR="009020C4" w:rsidRPr="009020C4" w:rsidRDefault="009020C4" w:rsidP="00B705CE">
      <w:pPr>
        <w:spacing w:line="360" w:lineRule="auto"/>
        <w:jc w:val="both"/>
      </w:pPr>
      <w:r w:rsidRPr="009020C4">
        <w:t>En su versión actual, el esquema finanzas quedó compuesto por 50 tablas, 423 atributos trazados, 80 claves foráneas y 88 restricciones. La mayor parte de las relaciones correspondió a conexiones internas entre tablas propias del módulo de Finanzas, mientras que se documentaron 6 dependencias externas hacia tablas administradas por otros módulos o por componentes transversales del sistema. Estas conexiones externas fueron definidas como relaciones de lectura o referencia, debido a que Finanzas necesitó consultar o vincular datos externos para ejecutar sus procesos, pero no modificar directamente la información administrada por otros módulos.</w:t>
      </w:r>
    </w:p>
    <w:p w14:paraId="521CC1F6" w14:textId="2477B0B6" w:rsidR="009020C4" w:rsidRPr="009020C4" w:rsidRDefault="009020C4" w:rsidP="00B705CE">
      <w:pPr>
        <w:spacing w:line="360" w:lineRule="auto"/>
        <w:jc w:val="both"/>
      </w:pPr>
      <w:r w:rsidRPr="009020C4">
        <w:t xml:space="preserve">Las conexiones externas identificadas correspondieron a la relación entre la tabla clientes y la tabla </w:t>
      </w:r>
      <w:proofErr w:type="spellStart"/>
      <w:r w:rsidRPr="009020C4">
        <w:t>cliente_financiero</w:t>
      </w:r>
      <w:proofErr w:type="spellEnd"/>
      <w:r w:rsidRPr="009020C4">
        <w:t xml:space="preserve">, mediante el atributo </w:t>
      </w:r>
      <w:proofErr w:type="spellStart"/>
      <w:r w:rsidRPr="009020C4">
        <w:t>rut_cliente</w:t>
      </w:r>
      <w:proofErr w:type="spellEnd"/>
      <w:r w:rsidRPr="009020C4">
        <w:t xml:space="preserve">, utilizada para vincular la información financiera con el cliente registrado en la base general del sistema. También se identificó la conexión entre </w:t>
      </w:r>
      <w:proofErr w:type="spellStart"/>
      <w:r w:rsidRPr="009020C4">
        <w:t>item_comercial</w:t>
      </w:r>
      <w:proofErr w:type="spellEnd"/>
      <w:r w:rsidRPr="009020C4">
        <w:t xml:space="preserve"> y </w:t>
      </w:r>
      <w:proofErr w:type="spellStart"/>
      <w:r w:rsidRPr="009020C4">
        <w:t>detalle_cotizacion</w:t>
      </w:r>
      <w:proofErr w:type="spellEnd"/>
      <w:r w:rsidRPr="009020C4">
        <w:t xml:space="preserve">, mediante el atributo </w:t>
      </w:r>
      <w:proofErr w:type="spellStart"/>
      <w:r w:rsidRPr="009020C4">
        <w:t>id_item_comercial</w:t>
      </w:r>
      <w:proofErr w:type="spellEnd"/>
      <w:r w:rsidRPr="009020C4">
        <w:t xml:space="preserve">, utilizada para asociar los ítems comerciales considerados dentro de una cotización. Asimismo, se estableció la relación entre material e </w:t>
      </w:r>
      <w:proofErr w:type="spellStart"/>
      <w:r w:rsidRPr="009020C4">
        <w:t>historial_precio_material</w:t>
      </w:r>
      <w:proofErr w:type="spellEnd"/>
      <w:r w:rsidRPr="009020C4">
        <w:t xml:space="preserve">, mediante el atributo </w:t>
      </w:r>
      <w:proofErr w:type="spellStart"/>
      <w:r w:rsidRPr="009020C4">
        <w:t>material_sku</w:t>
      </w:r>
      <w:proofErr w:type="spellEnd"/>
      <w:r w:rsidRPr="009020C4">
        <w:t>, con el propósito de referenciar materiales provenientes del módulo correspondiente y conservar los precios históricos utilizados en los cálculos de cotización.</w:t>
      </w:r>
    </w:p>
    <w:p w14:paraId="3449D183" w14:textId="77777777" w:rsidR="009020C4" w:rsidRPr="009020C4" w:rsidRDefault="009020C4" w:rsidP="00B705CE">
      <w:pPr>
        <w:spacing w:line="360" w:lineRule="auto"/>
        <w:jc w:val="both"/>
      </w:pPr>
      <w:r w:rsidRPr="009020C4">
        <w:t xml:space="preserve">Además, el modelo consideró la conexión entre </w:t>
      </w:r>
      <w:proofErr w:type="spellStart"/>
      <w:r w:rsidRPr="009020C4">
        <w:t>proyecto_terreno</w:t>
      </w:r>
      <w:proofErr w:type="spellEnd"/>
      <w:r w:rsidRPr="009020C4">
        <w:t xml:space="preserve"> y </w:t>
      </w:r>
      <w:proofErr w:type="spellStart"/>
      <w:r w:rsidRPr="009020C4">
        <w:t>proyecto_financiero</w:t>
      </w:r>
      <w:proofErr w:type="spellEnd"/>
      <w:r w:rsidRPr="009020C4">
        <w:t xml:space="preserve">, mediante el atributo </w:t>
      </w:r>
      <w:proofErr w:type="spellStart"/>
      <w:r w:rsidRPr="009020C4">
        <w:t>id_proyecto_terreno</w:t>
      </w:r>
      <w:proofErr w:type="spellEnd"/>
      <w:r w:rsidRPr="009020C4">
        <w:t xml:space="preserve">, la cual permitió relacionar información financiera con proyectos provenientes del módulo de Terreno cuando una operación comercial derivaba en un proyecto asociado. También se documentó la conexión entre </w:t>
      </w:r>
      <w:proofErr w:type="spellStart"/>
      <w:r w:rsidRPr="009020C4">
        <w:t>orden_trabajo</w:t>
      </w:r>
      <w:proofErr w:type="spellEnd"/>
      <w:r w:rsidRPr="009020C4">
        <w:t xml:space="preserve"> y </w:t>
      </w:r>
      <w:proofErr w:type="spellStart"/>
      <w:r w:rsidRPr="009020C4">
        <w:t>tarea_remunerable</w:t>
      </w:r>
      <w:proofErr w:type="spellEnd"/>
      <w:r w:rsidRPr="009020C4">
        <w:t xml:space="preserve">, mediante el atributo </w:t>
      </w:r>
      <w:proofErr w:type="spellStart"/>
      <w:r w:rsidRPr="009020C4">
        <w:t>id_orden_trabajo</w:t>
      </w:r>
      <w:proofErr w:type="spellEnd"/>
      <w:r w:rsidRPr="009020C4">
        <w:t xml:space="preserve">; sin embargo, esta relación no formó parte del alcance directo del Incremento 1, ya que quedó asociada </w:t>
      </w:r>
      <w:r w:rsidRPr="009020C4">
        <w:lastRenderedPageBreak/>
        <w:t xml:space="preserve">a funcionalidades posteriores vinculadas con tareas, producción y remuneraciones. Finalmente, se incluyó la relación entre usuario y </w:t>
      </w:r>
      <w:proofErr w:type="spellStart"/>
      <w:r w:rsidRPr="009020C4">
        <w:t>evento_auditoria</w:t>
      </w:r>
      <w:proofErr w:type="spellEnd"/>
      <w:r w:rsidRPr="009020C4">
        <w:t xml:space="preserve">, mediante el atributo </w:t>
      </w:r>
      <w:proofErr w:type="spellStart"/>
      <w:r w:rsidRPr="009020C4">
        <w:t>id_usuario</w:t>
      </w:r>
      <w:proofErr w:type="spellEnd"/>
      <w:r w:rsidRPr="009020C4">
        <w:t>, utilizada como soporte transversal para registrar acciones auditables o sensibles realizadas dentro del sistema.</w:t>
      </w:r>
    </w:p>
    <w:p w14:paraId="0EF74B96" w14:textId="6299366D" w:rsidR="009020C4" w:rsidRPr="009020C4" w:rsidRDefault="009020C4" w:rsidP="00B705CE">
      <w:pPr>
        <w:spacing w:line="360" w:lineRule="auto"/>
        <w:jc w:val="both"/>
      </w:pPr>
      <w:r w:rsidRPr="009020C4">
        <w:t xml:space="preserve">De estas dependencias externas, las utilizadas dentro del Incremento 1 fueron las conexiones con clientes, </w:t>
      </w:r>
      <w:proofErr w:type="spellStart"/>
      <w:r w:rsidRPr="009020C4">
        <w:t>item_comercial</w:t>
      </w:r>
      <w:proofErr w:type="spellEnd"/>
      <w:r w:rsidRPr="009020C4">
        <w:t xml:space="preserve">, material, </w:t>
      </w:r>
      <w:proofErr w:type="spellStart"/>
      <w:r w:rsidRPr="009020C4">
        <w:t>proyecto_terreno</w:t>
      </w:r>
      <w:proofErr w:type="spellEnd"/>
      <w:r w:rsidRPr="009020C4">
        <w:t xml:space="preserve"> y usuario, ya que se relacionaron con los módulos de Integración y Ficha de Clientes, y Cotizaciones y Notas de Venta. La conexión con </w:t>
      </w:r>
      <w:proofErr w:type="spellStart"/>
      <w:r w:rsidRPr="009020C4">
        <w:t>orden_trabajo</w:t>
      </w:r>
      <w:proofErr w:type="spellEnd"/>
      <w:r w:rsidRPr="009020C4">
        <w:t xml:space="preserve"> quedó fuera del alcance directo del incremento, debido a que correspondió a funcionalidades posteriores relacionadas con producción, tareas remunerables y remuneraciones.</w:t>
      </w:r>
    </w:p>
    <w:p w14:paraId="2C9B4A3A" w14:textId="02066314" w:rsidR="000826D7" w:rsidRDefault="5C2B3BDC" w:rsidP="5C2B3BDC">
      <w:pPr>
        <w:spacing w:line="360" w:lineRule="auto"/>
        <w:jc w:val="both"/>
      </w:pPr>
      <w:r>
        <w:t>En conjunto, la Vista Lógica permitió comprobar que el modelo de datos del módulo de Finanzas quedó preparado para sostener las funcionalidades iniciales del sistema, manteniendo una estructura relacional consistente, modular y trazable respecto de los requerimientos definidos para el Incremento 1. Esta vista también permitió justificar la integración controlada con otros módulos, ya que evidenció qué información externa fue necesaria para Finanzas y con qué tablas propias se conectó dentro del modelo físico.</w:t>
      </w:r>
    </w:p>
    <w:p w14:paraId="6348F0A7" w14:textId="08747154" w:rsidR="5C2B3BDC" w:rsidRDefault="5C2B3BDC" w:rsidP="5C2B3BDC">
      <w:pPr>
        <w:spacing w:line="360" w:lineRule="auto"/>
        <w:jc w:val="both"/>
      </w:pPr>
    </w:p>
    <w:p w14:paraId="15B8A25E" w14:textId="77777777" w:rsidR="000826D7" w:rsidRDefault="000826D7" w:rsidP="7685B612"/>
    <w:p w14:paraId="2B85E8EF" w14:textId="6640EEF5" w:rsidR="000826D7" w:rsidRDefault="000826D7" w:rsidP="7685B612"/>
    <w:p w14:paraId="1D1BE5C2" w14:textId="3F5FC375" w:rsidR="00B42345" w:rsidRDefault="00B42345" w:rsidP="7685B612"/>
    <w:p w14:paraId="7E3CD626" w14:textId="4AC2ABAF" w:rsidR="00B42345" w:rsidRDefault="00B42345" w:rsidP="7685B612"/>
    <w:p w14:paraId="3201F8E2" w14:textId="1C147249" w:rsidR="000826D7" w:rsidRDefault="000826D7" w:rsidP="5C2B3BDC"/>
    <w:p w14:paraId="2A13E0EE" w14:textId="77777777" w:rsidR="000826D7" w:rsidRDefault="000826D7" w:rsidP="7685B612"/>
    <w:p w14:paraId="2A9817C4" w14:textId="77777777" w:rsidR="005C60C9" w:rsidRDefault="005C60C9" w:rsidP="7685B612"/>
    <w:p w14:paraId="1D1E6B43" w14:textId="77777777" w:rsidR="005C60C9" w:rsidRDefault="005C60C9" w:rsidP="7685B612"/>
    <w:p w14:paraId="7C5A6D32" w14:textId="77777777" w:rsidR="005C60C9" w:rsidRDefault="005C60C9" w:rsidP="7685B612"/>
    <w:p w14:paraId="624503A6" w14:textId="4BAEA783" w:rsidR="7685B612" w:rsidRDefault="7685B612"/>
    <w:p w14:paraId="5FC347B7" w14:textId="6CBA19DE" w:rsidR="7685B612" w:rsidRDefault="002B2CC3" w:rsidP="002B2CC3">
      <w:pPr>
        <w:pStyle w:val="Descripcin"/>
      </w:pPr>
      <w:bookmarkStart w:id="278" w:name="_Toc232263782"/>
      <w:bookmarkStart w:id="279" w:name="_Toc232538155"/>
      <w:bookmarkStart w:id="280" w:name="_Toc232540765"/>
      <w:r>
        <w:lastRenderedPageBreak/>
        <w:t xml:space="preserve">Figura </w:t>
      </w:r>
      <w:r w:rsidR="008837C2">
        <w:fldChar w:fldCharType="begin"/>
      </w:r>
      <w:r w:rsidR="008837C2">
        <w:instrText xml:space="preserve"> STYLEREF 1 \s </w:instrText>
      </w:r>
      <w:r w:rsidR="008837C2">
        <w:fldChar w:fldCharType="separate"/>
      </w:r>
      <w:r w:rsidR="008837C2">
        <w:rPr>
          <w:noProof/>
        </w:rPr>
        <w:t>5</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w:t>
      </w:r>
      <w:r w:rsidR="008837C2">
        <w:fldChar w:fldCharType="end"/>
      </w:r>
      <w:r w:rsidRPr="00BF64AF">
        <w:t>: “Modelo físico de datos del módulo de finanza”.</w:t>
      </w:r>
      <w:bookmarkEnd w:id="278"/>
      <w:bookmarkEnd w:id="279"/>
      <w:bookmarkEnd w:id="280"/>
    </w:p>
    <w:p w14:paraId="19ECB643" w14:textId="7C74AAA1" w:rsidR="7685B612" w:rsidRDefault="7685B612" w:rsidP="7685B612">
      <w:r>
        <w:rPr>
          <w:noProof/>
        </w:rPr>
        <w:drawing>
          <wp:inline distT="0" distB="0" distL="0" distR="0" wp14:anchorId="20648FF5" wp14:editId="5056B97D">
            <wp:extent cx="5895975" cy="5981700"/>
            <wp:effectExtent l="0" t="0" r="0" b="0"/>
            <wp:docPr id="1693581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81828" name="Picture 1693581828"/>
                    <pic:cNvPicPr/>
                  </pic:nvPicPr>
                  <pic:blipFill>
                    <a:blip r:embed="rId38">
                      <a:extLst>
                        <a:ext uri="{28A0092B-C50C-407E-A947-70E740481C1C}">
                          <a14:useLocalDpi xmlns:a14="http://schemas.microsoft.com/office/drawing/2010/main"/>
                        </a:ext>
                      </a:extLst>
                    </a:blip>
                    <a:stretch>
                      <a:fillRect/>
                    </a:stretch>
                  </pic:blipFill>
                  <pic:spPr>
                    <a:xfrm>
                      <a:off x="0" y="0"/>
                      <a:ext cx="5895975" cy="5981700"/>
                    </a:xfrm>
                    <a:prstGeom prst="rect">
                      <a:avLst/>
                    </a:prstGeom>
                  </pic:spPr>
                </pic:pic>
              </a:graphicData>
            </a:graphic>
          </wp:inline>
        </w:drawing>
      </w:r>
    </w:p>
    <w:p w14:paraId="5A61E4C5" w14:textId="7DCCB9CF" w:rsidR="7685B612" w:rsidRDefault="7685B612" w:rsidP="78B39B2D">
      <w:pPr>
        <w:pStyle w:val="Cita"/>
        <w:keepNext/>
        <w:ind w:left="0"/>
      </w:pPr>
    </w:p>
    <w:p w14:paraId="486D7751" w14:textId="1446ADD7" w:rsidR="7685B612" w:rsidRDefault="7685B612" w:rsidP="78B39B2D">
      <w:pPr>
        <w:pStyle w:val="Cita"/>
        <w:keepNext/>
        <w:ind w:left="0"/>
      </w:pPr>
      <w:r w:rsidRPr="7685B612">
        <w:t>Fuente: Elaborado por el estudiante de acuerdo con el proyecto.</w:t>
      </w:r>
    </w:p>
    <w:p w14:paraId="03F6E2D1" w14:textId="45297414" w:rsidR="00612F26" w:rsidRDefault="7685B612" w:rsidP="0017380C">
      <w:pPr>
        <w:pStyle w:val="Cita"/>
      </w:pPr>
      <w:r>
        <w:t xml:space="preserve">Para visualizar para mayor detalle, </w:t>
      </w:r>
      <w:r w:rsidR="1B278ABD">
        <w:t>consultar en</w:t>
      </w:r>
      <w:r>
        <w:t xml:space="preserve"> el anexo.</w:t>
      </w:r>
      <w:bookmarkStart w:id="281" w:name="_heading=h.rxcppu82242s" w:colFirst="0" w:colLast="0"/>
      <w:bookmarkEnd w:id="281"/>
    </w:p>
    <w:p w14:paraId="3EF67DF2" w14:textId="77777777" w:rsidR="0017380C" w:rsidRPr="0017380C" w:rsidRDefault="0017380C" w:rsidP="0017380C"/>
    <w:p w14:paraId="31682639" w14:textId="048FC217" w:rsidR="00612F26" w:rsidRDefault="0D476DC8" w:rsidP="00A7689B">
      <w:pPr>
        <w:pStyle w:val="Ttulo1"/>
        <w:numPr>
          <w:ilvl w:val="0"/>
          <w:numId w:val="11"/>
        </w:numPr>
      </w:pPr>
      <w:bookmarkStart w:id="282" w:name="_Toc1266284153"/>
      <w:bookmarkStart w:id="283" w:name="_Toc1109808287"/>
      <w:bookmarkStart w:id="284" w:name="_Toc232321700"/>
      <w:bookmarkStart w:id="285" w:name="_Toc232540638"/>
      <w:r>
        <w:lastRenderedPageBreak/>
        <w:t>Diagramas Secuencia</w:t>
      </w:r>
      <w:bookmarkEnd w:id="282"/>
      <w:bookmarkEnd w:id="283"/>
      <w:bookmarkEnd w:id="284"/>
      <w:bookmarkEnd w:id="285"/>
      <w:r>
        <w:t xml:space="preserve"> </w:t>
      </w:r>
    </w:p>
    <w:p w14:paraId="417766C1" w14:textId="77777777" w:rsidR="00FA0395" w:rsidRDefault="00FA0395" w:rsidP="00FA0395"/>
    <w:p w14:paraId="31FA6402" w14:textId="77777777" w:rsidR="006F0295" w:rsidRPr="00147C50" w:rsidRDefault="006F0295" w:rsidP="006F0295">
      <w:pPr>
        <w:spacing w:line="360" w:lineRule="auto"/>
        <w:jc w:val="both"/>
      </w:pPr>
      <w:r w:rsidRPr="00147C50">
        <w:t>Los diagramas de secuencia correspondieron a la representación detallada de la interacción temporal entre los actores, vistas, controladores y base de datos durante la ejecución de los casos de uso del Incremento 1. Estos diagramas permitieron visualizar el orden en que se enviaron solicitudes, respuestas, validaciones y consultas dentro de cada flujo funcional.</w:t>
      </w:r>
    </w:p>
    <w:p w14:paraId="6DDB7F49" w14:textId="77777777" w:rsidR="006F0295" w:rsidRPr="00147C50" w:rsidRDefault="006F0295" w:rsidP="006F0295">
      <w:pPr>
        <w:spacing w:line="360" w:lineRule="auto"/>
        <w:jc w:val="both"/>
      </w:pPr>
      <w:r w:rsidRPr="00147C50">
        <w:t>Estos diagramas sirvieron para analizar el comportamiento dinámico del sistema, mostrando cómo cada requerimiento funcional se transformó en una secuencia de interacciones entre los distintos elementos que participaron en el proceso. A través de ellos, se pudo observar la comunicación entre el usuario, las vistas del sistema, los controladores del módulo de Finanzas y las tablas o consultas asociadas a la base de datos.</w:t>
      </w:r>
    </w:p>
    <w:p w14:paraId="18AF0D35" w14:textId="77777777" w:rsidR="006F0295" w:rsidRPr="00147C50" w:rsidRDefault="006F0295" w:rsidP="006F0295">
      <w:pPr>
        <w:spacing w:line="360" w:lineRule="auto"/>
        <w:jc w:val="both"/>
      </w:pPr>
      <w:r w:rsidRPr="00147C50">
        <w:t>Los diagramas de secuencia se elaboraron para validar que los flujos definidos en los casos de uso extendidos fueran coherentes con la arquitectura del sistema y con el modelo físico de datos. Además, permitieron representar tanto los flujos principales como las excepciones asociadas, facilitando la revisión de condiciones alternativas, validaciones, respuestas del sistema y escenarios donde el proceso debía detenerse o redirigirse.</w:t>
      </w:r>
    </w:p>
    <w:p w14:paraId="0E9A5D22" w14:textId="77777777" w:rsidR="006F0295" w:rsidRPr="00147C50" w:rsidRDefault="006F0295" w:rsidP="006F0295">
      <w:pPr>
        <w:spacing w:line="360" w:lineRule="auto"/>
        <w:jc w:val="both"/>
      </w:pPr>
      <w:r w:rsidRPr="00147C50">
        <w:t>La construcción de estos diagramas demostró que cada funcionalidad del Incremento 1 requirió una coordinación clara entre la interfaz de usuario, los controladores y la base de datos. Asimismo, permitió confirmar que los casos de uso no solo debían representar la acción del usuario, sino también la lógica interna necesaria para ejecutar consultas, validar información, obtener respuestas y mantener la trazabilidad de los procesos definidos.</w:t>
      </w:r>
    </w:p>
    <w:p w14:paraId="521F3B08" w14:textId="77777777" w:rsidR="00FA0395" w:rsidRPr="00FA0395" w:rsidRDefault="00FA0395" w:rsidP="00FA0395"/>
    <w:p w14:paraId="03B13213" w14:textId="4DB5D4AB" w:rsidR="00245D85" w:rsidRDefault="00245D85" w:rsidP="00245D85"/>
    <w:p w14:paraId="6DB6AB32" w14:textId="30E56F7F" w:rsidR="00F21EFD" w:rsidRDefault="00F21EFD" w:rsidP="00245D85"/>
    <w:p w14:paraId="39729E51" w14:textId="09DD12FE" w:rsidR="00F21EFD" w:rsidRPr="00713787" w:rsidRDefault="0D476DC8" w:rsidP="003B032D">
      <w:pPr>
        <w:pStyle w:val="Ttulo2"/>
        <w:spacing w:line="360" w:lineRule="auto"/>
        <w:jc w:val="both"/>
      </w:pPr>
      <w:bookmarkStart w:id="286" w:name="_Toc1795500318"/>
      <w:bookmarkStart w:id="287" w:name="_Toc2144205141"/>
      <w:bookmarkStart w:id="288" w:name="_Toc232321701"/>
      <w:bookmarkStart w:id="289" w:name="_Toc232540639"/>
      <w:r>
        <w:lastRenderedPageBreak/>
        <w:t>CU01 - Cargando catálogo de clientes activos</w:t>
      </w:r>
      <w:bookmarkEnd w:id="286"/>
      <w:bookmarkEnd w:id="287"/>
      <w:bookmarkEnd w:id="288"/>
      <w:bookmarkEnd w:id="289"/>
    </w:p>
    <w:p w14:paraId="74B5032F" w14:textId="6D09CF59" w:rsidR="00F21EFD" w:rsidRPr="00F21EFD" w:rsidRDefault="00F21EFD" w:rsidP="003B032D">
      <w:pPr>
        <w:spacing w:line="360" w:lineRule="auto"/>
        <w:jc w:val="both"/>
      </w:pPr>
    </w:p>
    <w:p w14:paraId="7D305B52" w14:textId="109AB96C" w:rsidR="00F21EFD" w:rsidRPr="0056211F" w:rsidRDefault="0D476DC8" w:rsidP="003B032D">
      <w:pPr>
        <w:pStyle w:val="Ttulo3"/>
        <w:spacing w:line="360" w:lineRule="auto"/>
        <w:jc w:val="both"/>
      </w:pPr>
      <w:bookmarkStart w:id="290" w:name="_Toc1912974706"/>
      <w:bookmarkStart w:id="291" w:name="_Toc1842655610"/>
      <w:bookmarkStart w:id="292" w:name="_Toc232321702"/>
      <w:bookmarkStart w:id="293" w:name="_Toc232540640"/>
      <w:r>
        <w:t>CU01 - Flujo general</w:t>
      </w:r>
      <w:bookmarkEnd w:id="290"/>
      <w:bookmarkEnd w:id="291"/>
      <w:bookmarkEnd w:id="292"/>
      <w:bookmarkEnd w:id="293"/>
    </w:p>
    <w:p w14:paraId="733E70F8" w14:textId="65051E1F" w:rsidR="006F0295" w:rsidRPr="006F0295" w:rsidRDefault="006F0295" w:rsidP="003B032D">
      <w:pPr>
        <w:spacing w:line="360" w:lineRule="auto"/>
        <w:jc w:val="both"/>
      </w:pPr>
    </w:p>
    <w:p w14:paraId="63F64ADC" w14:textId="17A213C1" w:rsidR="5C2B3BDC" w:rsidRDefault="5C2B3BDC" w:rsidP="5C2B3BDC">
      <w:pPr>
        <w:spacing w:line="360" w:lineRule="auto"/>
        <w:jc w:val="both"/>
      </w:pPr>
      <w:r>
        <w:t>En la Figura 6.1 se puede visualizar que, para poder cargar el catálogo de clientes activos, la vista correspondiente solicita al controlador de Finanzas la información disponible de los clientes habilitados. De esta forma, el controlador consulta la base de datos y retorna los datos necesarios para que el sistema muestre el listado de clientes activos con RUT, razón social, teléfono y correo.</w:t>
      </w:r>
    </w:p>
    <w:p w14:paraId="0CE97CDD" w14:textId="2C0970EB" w:rsidR="00BE0C26" w:rsidRPr="0000502F" w:rsidRDefault="00BE0C26" w:rsidP="00BE0C26">
      <w:pPr>
        <w:spacing w:line="360" w:lineRule="auto"/>
        <w:jc w:val="both"/>
      </w:pPr>
    </w:p>
    <w:p w14:paraId="2104E7D5" w14:textId="3C878F90" w:rsidR="00016B99" w:rsidRPr="00BA13F1" w:rsidRDefault="0000502F" w:rsidP="0000502F">
      <w:pPr>
        <w:pStyle w:val="Descripcin"/>
        <w:jc w:val="left"/>
      </w:pPr>
      <w:bookmarkStart w:id="294" w:name="_Toc232263783"/>
      <w:bookmarkStart w:id="295" w:name="_Toc232538156"/>
      <w:bookmarkStart w:id="296" w:name="_Toc232540766"/>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w:t>
      </w:r>
      <w:r w:rsidR="008837C2">
        <w:fldChar w:fldCharType="end"/>
      </w:r>
      <w:r w:rsidRPr="0084768F">
        <w:t>: “DS-CU01 - Diagrama de secuencia general: Cargando catálogo de clientes activos”.</w:t>
      </w:r>
      <w:bookmarkEnd w:id="294"/>
      <w:bookmarkEnd w:id="295"/>
      <w:bookmarkEnd w:id="296"/>
    </w:p>
    <w:p w14:paraId="040AADE4" w14:textId="570EAC1C" w:rsidR="00612F26" w:rsidRPr="00FE5AF5" w:rsidRDefault="00612F26" w:rsidP="78B39B2D">
      <w:pPr>
        <w:pBdr>
          <w:top w:val="nil"/>
          <w:left w:val="nil"/>
          <w:bottom w:val="nil"/>
          <w:right w:val="nil"/>
          <w:between w:val="nil"/>
        </w:pBdr>
        <w:spacing w:after="240"/>
        <w:ind w:right="936"/>
      </w:pPr>
      <w:r>
        <w:rPr>
          <w:noProof/>
        </w:rPr>
        <w:drawing>
          <wp:inline distT="0" distB="0" distL="0" distR="0" wp14:anchorId="7CEA31CD" wp14:editId="36C9DC01">
            <wp:extent cx="5981700" cy="2228850"/>
            <wp:effectExtent l="0" t="0" r="0" b="0"/>
            <wp:docPr id="630562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62328" name="Picture 630562328"/>
                    <pic:cNvPicPr/>
                  </pic:nvPicPr>
                  <pic:blipFill>
                    <a:blip r:embed="rId39">
                      <a:extLst>
                        <a:ext uri="{28A0092B-C50C-407E-A947-70E740481C1C}">
                          <a14:useLocalDpi xmlns:a14="http://schemas.microsoft.com/office/drawing/2010/main"/>
                        </a:ext>
                      </a:extLst>
                    </a:blip>
                    <a:stretch>
                      <a:fillRect/>
                    </a:stretch>
                  </pic:blipFill>
                  <pic:spPr>
                    <a:xfrm>
                      <a:off x="0" y="0"/>
                      <a:ext cx="5981700" cy="2228850"/>
                    </a:xfrm>
                    <a:prstGeom prst="rect">
                      <a:avLst/>
                    </a:prstGeom>
                  </pic:spPr>
                </pic:pic>
              </a:graphicData>
            </a:graphic>
          </wp:inline>
        </w:drawing>
      </w:r>
      <w:r>
        <w:tab/>
      </w:r>
      <w:r>
        <w:tab/>
      </w:r>
      <w:r>
        <w:tab/>
      </w:r>
    </w:p>
    <w:p w14:paraId="204DE42B" w14:textId="1EA7AA94" w:rsidR="00612F26" w:rsidRPr="00FE5AF5" w:rsidRDefault="1A34BAF4" w:rsidP="78B39B2D">
      <w:pPr>
        <w:pBdr>
          <w:top w:val="nil"/>
          <w:left w:val="nil"/>
          <w:bottom w:val="nil"/>
          <w:right w:val="nil"/>
          <w:between w:val="nil"/>
        </w:pBdr>
        <w:spacing w:after="240"/>
        <w:ind w:right="936"/>
        <w:jc w:val="center"/>
        <w:rPr>
          <w:rFonts w:ascii="Arial" w:eastAsia="Arial" w:hAnsi="Arial" w:cs="Arial"/>
          <w:sz w:val="18"/>
          <w:szCs w:val="18"/>
        </w:rPr>
      </w:pPr>
      <w:r w:rsidRPr="1A34BAF4">
        <w:rPr>
          <w:rFonts w:ascii="Arial" w:eastAsia="Arial" w:hAnsi="Arial" w:cs="Arial"/>
          <w:i/>
          <w:iCs/>
          <w:color w:val="000000" w:themeColor="text1"/>
          <w:sz w:val="18"/>
          <w:szCs w:val="18"/>
        </w:rPr>
        <w:t>Fuente: Elaborado por los estudiantes de acuerdo con el proyecto.</w:t>
      </w:r>
    </w:p>
    <w:p w14:paraId="32F70D55" w14:textId="7029E0A1" w:rsidR="00612F26" w:rsidRDefault="00612F26" w:rsidP="7D01676C">
      <w:pPr>
        <w:spacing w:after="200"/>
        <w:ind w:firstLine="720"/>
        <w:rPr>
          <w:rFonts w:ascii="Arial" w:eastAsia="Arial" w:hAnsi="Arial" w:cs="Arial"/>
          <w:color w:val="000000" w:themeColor="text1"/>
          <w:sz w:val="18"/>
          <w:szCs w:val="18"/>
        </w:rPr>
      </w:pPr>
    </w:p>
    <w:p w14:paraId="79D26EC8" w14:textId="77777777" w:rsidR="00B428DE" w:rsidRDefault="00B428DE" w:rsidP="00BE0C26">
      <w:pPr>
        <w:spacing w:after="200"/>
        <w:rPr>
          <w:rFonts w:ascii="Arial" w:eastAsia="Arial" w:hAnsi="Arial" w:cs="Arial"/>
          <w:color w:val="000000" w:themeColor="text1"/>
          <w:sz w:val="18"/>
          <w:szCs w:val="18"/>
        </w:rPr>
      </w:pPr>
    </w:p>
    <w:p w14:paraId="3AF9345D" w14:textId="77777777" w:rsidR="000F29A4" w:rsidRDefault="000F29A4" w:rsidP="00BE0C26">
      <w:pPr>
        <w:spacing w:after="200"/>
        <w:rPr>
          <w:rFonts w:ascii="Arial" w:eastAsia="Arial" w:hAnsi="Arial" w:cs="Arial"/>
          <w:color w:val="000000" w:themeColor="text1"/>
          <w:sz w:val="18"/>
          <w:szCs w:val="18"/>
        </w:rPr>
      </w:pPr>
    </w:p>
    <w:p w14:paraId="036D3D2C" w14:textId="77777777" w:rsidR="000F29A4" w:rsidRDefault="000F29A4" w:rsidP="00BE0C26">
      <w:pPr>
        <w:spacing w:after="200"/>
        <w:rPr>
          <w:rFonts w:ascii="Arial" w:eastAsia="Arial" w:hAnsi="Arial" w:cs="Arial"/>
          <w:color w:val="000000" w:themeColor="text1"/>
          <w:sz w:val="18"/>
          <w:szCs w:val="18"/>
        </w:rPr>
      </w:pPr>
    </w:p>
    <w:p w14:paraId="76B06B6E" w14:textId="73033772" w:rsidR="5C2B3BDC" w:rsidRDefault="5C2B3BDC" w:rsidP="5C2B3BDC">
      <w:pPr>
        <w:pStyle w:val="Ttulo3"/>
      </w:pPr>
    </w:p>
    <w:p w14:paraId="72091EF8" w14:textId="5AD7D156" w:rsidR="008D021F" w:rsidRDefault="0D476DC8" w:rsidP="0000502F">
      <w:pPr>
        <w:pStyle w:val="Ttulo3"/>
      </w:pPr>
      <w:bookmarkStart w:id="297" w:name="_Toc775872239"/>
      <w:bookmarkStart w:id="298" w:name="_Toc1297652073"/>
      <w:bookmarkStart w:id="299" w:name="_Toc232321703"/>
      <w:bookmarkStart w:id="300" w:name="_Toc232540641"/>
      <w:r>
        <w:t>CU01-E1 - Excepción: Caída de conexión con la base de datos</w:t>
      </w:r>
      <w:bookmarkEnd w:id="297"/>
      <w:bookmarkEnd w:id="298"/>
      <w:bookmarkEnd w:id="299"/>
      <w:bookmarkEnd w:id="300"/>
    </w:p>
    <w:p w14:paraId="1333809A" w14:textId="38775E72" w:rsidR="0000502F" w:rsidRPr="0000502F" w:rsidRDefault="0000502F" w:rsidP="0000502F"/>
    <w:p w14:paraId="501B5361" w14:textId="107F6BCB" w:rsidR="5C2B3BDC" w:rsidRDefault="5C2B3BDC" w:rsidP="5C2B3BDC">
      <w:pPr>
        <w:spacing w:line="360" w:lineRule="auto"/>
        <w:jc w:val="both"/>
      </w:pPr>
      <w:r>
        <w:t>En la Figura 6.2 se puede visualizar que, si ocurre una caída de conexión con la base de datos durante la carga del catálogo de clientes activos, el controlador de Finanzas no logra obtener los registros solicitados. De esta forma, el sistema informa el error al usuario y evita continuar con funcionalidades que dependan de información incompleta o no disponible.</w:t>
      </w:r>
    </w:p>
    <w:p w14:paraId="69A17524" w14:textId="1A36A84E" w:rsidR="00253995" w:rsidRPr="00BA13F1" w:rsidRDefault="00253995" w:rsidP="00C25770">
      <w:pPr>
        <w:spacing w:line="360" w:lineRule="auto"/>
        <w:jc w:val="both"/>
      </w:pPr>
    </w:p>
    <w:p w14:paraId="6F613026" w14:textId="67A13D1A" w:rsidR="00B428DE" w:rsidRPr="00FE5AF5" w:rsidRDefault="0000502F" w:rsidP="00253995">
      <w:pPr>
        <w:pStyle w:val="Descripcin"/>
        <w:jc w:val="left"/>
      </w:pPr>
      <w:bookmarkStart w:id="301" w:name="_Toc232263784"/>
      <w:bookmarkStart w:id="302" w:name="_Toc232538157"/>
      <w:bookmarkStart w:id="303" w:name="_Toc232540767"/>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w:t>
      </w:r>
      <w:r w:rsidR="008837C2">
        <w:fldChar w:fldCharType="end"/>
      </w:r>
      <w:r>
        <w:t xml:space="preserve">: </w:t>
      </w:r>
      <w:r w:rsidRPr="00A733DC">
        <w:t>“DS-CU01-E1 - Diagrama de secuencia de excepción: Caída de conexión con la base de datos”.</w:t>
      </w:r>
      <w:bookmarkEnd w:id="301"/>
      <w:bookmarkEnd w:id="302"/>
      <w:bookmarkEnd w:id="303"/>
    </w:p>
    <w:p w14:paraId="302DD177" w14:textId="05BB86AE" w:rsidR="00612F26" w:rsidRPr="00FE5AF5" w:rsidRDefault="00612F26" w:rsidP="28ED7D58">
      <w:pPr>
        <w:spacing w:after="200"/>
      </w:pPr>
      <w:r>
        <w:rPr>
          <w:noProof/>
        </w:rPr>
        <w:drawing>
          <wp:inline distT="0" distB="0" distL="0" distR="0" wp14:anchorId="724266B6" wp14:editId="5BFCB57D">
            <wp:extent cx="5981700" cy="2305050"/>
            <wp:effectExtent l="0" t="0" r="0" b="0"/>
            <wp:docPr id="1582887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87019" name="Picture 1582887019"/>
                    <pic:cNvPicPr/>
                  </pic:nvPicPr>
                  <pic:blipFill>
                    <a:blip r:embed="rId40">
                      <a:extLst>
                        <a:ext uri="{28A0092B-C50C-407E-A947-70E740481C1C}">
                          <a14:useLocalDpi xmlns:a14="http://schemas.microsoft.com/office/drawing/2010/main"/>
                        </a:ext>
                      </a:extLst>
                    </a:blip>
                    <a:stretch>
                      <a:fillRect/>
                    </a:stretch>
                  </pic:blipFill>
                  <pic:spPr>
                    <a:xfrm>
                      <a:off x="0" y="0"/>
                      <a:ext cx="5981700" cy="2305050"/>
                    </a:xfrm>
                    <a:prstGeom prst="rect">
                      <a:avLst/>
                    </a:prstGeom>
                  </pic:spPr>
                </pic:pic>
              </a:graphicData>
            </a:graphic>
          </wp:inline>
        </w:drawing>
      </w:r>
      <w:r>
        <w:tab/>
      </w:r>
      <w:r>
        <w:tab/>
      </w:r>
      <w:r>
        <w:tab/>
      </w:r>
    </w:p>
    <w:p w14:paraId="54AA9656" w14:textId="33854CC4" w:rsidR="00612F26" w:rsidRPr="00FE5AF5" w:rsidRDefault="796C1E85" w:rsidP="78B39B2D">
      <w:pPr>
        <w:spacing w:after="200"/>
        <w:jc w:val="center"/>
      </w:pPr>
      <w:r w:rsidRPr="796C1E85">
        <w:rPr>
          <w:rFonts w:ascii="Arial" w:eastAsia="Arial" w:hAnsi="Arial" w:cs="Arial"/>
          <w:i/>
          <w:iCs/>
          <w:color w:val="000000" w:themeColor="text1"/>
          <w:sz w:val="18"/>
          <w:szCs w:val="18"/>
        </w:rPr>
        <w:t>Fuente: Elaborado por los estudiantes de acuerdo con el proyecto.</w:t>
      </w:r>
    </w:p>
    <w:p w14:paraId="126239B3" w14:textId="39E5D14D" w:rsidR="00612F26" w:rsidRDefault="00612F26" w:rsidP="7D01676C"/>
    <w:p w14:paraId="4EE9D153" w14:textId="77777777" w:rsidR="008D021F" w:rsidRDefault="008D021F" w:rsidP="7D01676C"/>
    <w:p w14:paraId="45391479" w14:textId="77777777" w:rsidR="008635BA" w:rsidRPr="00054250" w:rsidRDefault="0D476DC8" w:rsidP="00054250">
      <w:pPr>
        <w:pStyle w:val="Ttulo3"/>
      </w:pPr>
      <w:bookmarkStart w:id="304" w:name="_Toc1152123880"/>
      <w:bookmarkStart w:id="305" w:name="_Toc664322610"/>
      <w:bookmarkStart w:id="306" w:name="_Toc232321704"/>
      <w:bookmarkStart w:id="307" w:name="_Toc232540642"/>
      <w:r>
        <w:t>CU01-E2 - Excepción: Ausencia de clientes activos</w:t>
      </w:r>
      <w:bookmarkEnd w:id="304"/>
      <w:bookmarkEnd w:id="305"/>
      <w:bookmarkEnd w:id="306"/>
      <w:bookmarkEnd w:id="307"/>
    </w:p>
    <w:p w14:paraId="5EBD808C" w14:textId="77777777" w:rsidR="00054250" w:rsidRPr="00054250" w:rsidRDefault="00054250" w:rsidP="00054250"/>
    <w:p w14:paraId="1C42E067" w14:textId="0FBF65B9" w:rsidR="0017380C" w:rsidRDefault="4CEC9799" w:rsidP="000F29A4">
      <w:pPr>
        <w:spacing w:line="360" w:lineRule="auto"/>
        <w:jc w:val="both"/>
      </w:pPr>
      <w:r>
        <w:t xml:space="preserve">En la Figura 6.3 se puede visualizar que, si la base de datos no retorna clientes con estado activo, el sistema no dispone de registros válidos para cargar en el catálogo. De </w:t>
      </w:r>
      <w:r>
        <w:lastRenderedPageBreak/>
        <w:t>esta forma, se informa la ausencia de clientes activos y se mantienen bloqueadas las funcionalidades que dependen de la selección de un cliente válido.</w:t>
      </w:r>
    </w:p>
    <w:p w14:paraId="53243F0B" w14:textId="77777777" w:rsidR="0017380C" w:rsidRDefault="0017380C" w:rsidP="7D01676C"/>
    <w:p w14:paraId="4509128D" w14:textId="528C7B1E" w:rsidR="00EA6AA9" w:rsidRPr="00BA13F1" w:rsidRDefault="00151580" w:rsidP="00151580">
      <w:pPr>
        <w:pStyle w:val="Descripcin"/>
        <w:rPr>
          <w:rFonts w:ascii="Arial" w:eastAsia="Arial" w:hAnsi="Arial" w:cs="Arial"/>
        </w:rPr>
      </w:pPr>
      <w:bookmarkStart w:id="308" w:name="_Toc232538158"/>
      <w:bookmarkStart w:id="309" w:name="_Toc232540768"/>
      <w:r w:rsidRPr="6F1D773C">
        <w:rPr>
          <w:rFonts w:ascii="Arial" w:eastAsia="Arial" w:hAnsi="Arial" w:cs="Arial"/>
        </w:rPr>
        <w:t xml:space="preserve">Figura </w:t>
      </w:r>
      <w:r w:rsidR="008837C2">
        <w:rPr>
          <w:rFonts w:ascii="Arial" w:eastAsia="Arial" w:hAnsi="Arial" w:cs="Arial"/>
        </w:rPr>
        <w:fldChar w:fldCharType="begin"/>
      </w:r>
      <w:r w:rsidR="008837C2">
        <w:rPr>
          <w:rFonts w:ascii="Arial" w:eastAsia="Arial" w:hAnsi="Arial" w:cs="Arial"/>
        </w:rPr>
        <w:instrText xml:space="preserve"> STYLEREF 1 \s </w:instrText>
      </w:r>
      <w:r w:rsidR="008837C2">
        <w:rPr>
          <w:rFonts w:ascii="Arial" w:eastAsia="Arial" w:hAnsi="Arial" w:cs="Arial"/>
        </w:rPr>
        <w:fldChar w:fldCharType="separate"/>
      </w:r>
      <w:r w:rsidR="008837C2">
        <w:rPr>
          <w:rFonts w:ascii="Arial" w:eastAsia="Arial" w:hAnsi="Arial" w:cs="Arial"/>
          <w:noProof/>
        </w:rPr>
        <w:t>6</w:t>
      </w:r>
      <w:r w:rsidR="008837C2">
        <w:rPr>
          <w:rFonts w:ascii="Arial" w:eastAsia="Arial" w:hAnsi="Arial" w:cs="Arial"/>
        </w:rPr>
        <w:fldChar w:fldCharType="end"/>
      </w:r>
      <w:r w:rsidR="008837C2">
        <w:rPr>
          <w:rFonts w:ascii="Arial" w:eastAsia="Arial" w:hAnsi="Arial" w:cs="Arial"/>
        </w:rPr>
        <w:t>.</w:t>
      </w:r>
      <w:r w:rsidR="008837C2">
        <w:rPr>
          <w:rFonts w:ascii="Arial" w:eastAsia="Arial" w:hAnsi="Arial" w:cs="Arial"/>
        </w:rPr>
        <w:fldChar w:fldCharType="begin"/>
      </w:r>
      <w:r w:rsidR="008837C2">
        <w:rPr>
          <w:rFonts w:ascii="Arial" w:eastAsia="Arial" w:hAnsi="Arial" w:cs="Arial"/>
        </w:rPr>
        <w:instrText xml:space="preserve"> SEQ Figura \* ARABIC \s 1 </w:instrText>
      </w:r>
      <w:r w:rsidR="008837C2">
        <w:rPr>
          <w:rFonts w:ascii="Arial" w:eastAsia="Arial" w:hAnsi="Arial" w:cs="Arial"/>
        </w:rPr>
        <w:fldChar w:fldCharType="separate"/>
      </w:r>
      <w:r w:rsidR="008837C2">
        <w:rPr>
          <w:rFonts w:ascii="Arial" w:eastAsia="Arial" w:hAnsi="Arial" w:cs="Arial"/>
          <w:noProof/>
        </w:rPr>
        <w:t>3</w:t>
      </w:r>
      <w:r w:rsidR="008837C2">
        <w:rPr>
          <w:rFonts w:ascii="Arial" w:eastAsia="Arial" w:hAnsi="Arial" w:cs="Arial"/>
        </w:rPr>
        <w:fldChar w:fldCharType="end"/>
      </w:r>
      <w:r w:rsidRPr="007643E2">
        <w:t>:</w:t>
      </w:r>
      <w:r w:rsidRPr="6F1D773C">
        <w:rPr>
          <w:rFonts w:ascii="Arial" w:eastAsia="Arial" w:hAnsi="Arial" w:cs="Arial"/>
        </w:rPr>
        <w:t xml:space="preserve"> “DS-CU01-E2 - Diagrama de secuencia de excepción: Ausencia de clientes activos”.</w:t>
      </w:r>
      <w:bookmarkEnd w:id="308"/>
      <w:bookmarkEnd w:id="309"/>
    </w:p>
    <w:p w14:paraId="05131EC7" w14:textId="1FE42C7F" w:rsidR="2BAADAC3" w:rsidRDefault="2BAADAC3" w:rsidP="2BAADAC3"/>
    <w:p w14:paraId="6B8AF3A5" w14:textId="24A68FE9" w:rsidR="00612F26" w:rsidRPr="00FE5AF5" w:rsidRDefault="00612F26" w:rsidP="28ED7D58">
      <w:pPr>
        <w:spacing w:after="200"/>
      </w:pPr>
      <w:r>
        <w:rPr>
          <w:noProof/>
        </w:rPr>
        <w:drawing>
          <wp:inline distT="0" distB="0" distL="0" distR="0" wp14:anchorId="7C3809A3" wp14:editId="02AD16F7">
            <wp:extent cx="5981700" cy="2295525"/>
            <wp:effectExtent l="0" t="0" r="0" b="0"/>
            <wp:docPr id="1283625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25522" name="Picture 1283625522"/>
                    <pic:cNvPicPr/>
                  </pic:nvPicPr>
                  <pic:blipFill>
                    <a:blip r:embed="rId41">
                      <a:extLst>
                        <a:ext uri="{28A0092B-C50C-407E-A947-70E740481C1C}">
                          <a14:useLocalDpi xmlns:a14="http://schemas.microsoft.com/office/drawing/2010/main"/>
                        </a:ext>
                      </a:extLst>
                    </a:blip>
                    <a:stretch>
                      <a:fillRect/>
                    </a:stretch>
                  </pic:blipFill>
                  <pic:spPr>
                    <a:xfrm>
                      <a:off x="0" y="0"/>
                      <a:ext cx="5981700" cy="2295525"/>
                    </a:xfrm>
                    <a:prstGeom prst="rect">
                      <a:avLst/>
                    </a:prstGeom>
                  </pic:spPr>
                </pic:pic>
              </a:graphicData>
            </a:graphic>
          </wp:inline>
        </w:drawing>
      </w:r>
      <w:r>
        <w:tab/>
      </w:r>
      <w:r>
        <w:tab/>
      </w:r>
      <w:r>
        <w:tab/>
      </w:r>
    </w:p>
    <w:p w14:paraId="2E9DA78F" w14:textId="3B54EA34" w:rsidR="00612F26" w:rsidRPr="00FE5AF5" w:rsidRDefault="561BD55E" w:rsidP="78B39B2D">
      <w:pPr>
        <w:pStyle w:val="Cita"/>
      </w:pPr>
      <w:r>
        <w:t>Fuente: Elaborado por los estudiantes de acuerdo con el proyecto.</w:t>
      </w:r>
    </w:p>
    <w:p w14:paraId="11B7DB41" w14:textId="77777777" w:rsidR="001948E2" w:rsidRDefault="001948E2" w:rsidP="55B693F8">
      <w:pPr>
        <w:spacing w:after="200"/>
        <w:ind w:firstLine="720"/>
        <w:rPr>
          <w:rFonts w:ascii="Arial" w:eastAsia="Arial" w:hAnsi="Arial" w:cs="Arial"/>
          <w:color w:val="000000" w:themeColor="text1"/>
          <w:sz w:val="18"/>
          <w:szCs w:val="18"/>
        </w:rPr>
      </w:pPr>
    </w:p>
    <w:p w14:paraId="553A7F2B" w14:textId="77777777" w:rsidR="001948E2" w:rsidRDefault="001948E2" w:rsidP="55B693F8">
      <w:pPr>
        <w:spacing w:after="200"/>
        <w:ind w:firstLine="720"/>
        <w:rPr>
          <w:rFonts w:ascii="Arial" w:eastAsia="Arial" w:hAnsi="Arial" w:cs="Arial"/>
          <w:color w:val="000000" w:themeColor="text1"/>
          <w:sz w:val="18"/>
          <w:szCs w:val="18"/>
        </w:rPr>
      </w:pPr>
    </w:p>
    <w:p w14:paraId="44960D4F" w14:textId="77777777" w:rsidR="00E21846" w:rsidRDefault="0D476DC8" w:rsidP="00C650FC">
      <w:pPr>
        <w:pStyle w:val="Ttulo2"/>
        <w:spacing w:line="360" w:lineRule="auto"/>
      </w:pPr>
      <w:bookmarkStart w:id="310" w:name="_Toc1882454403"/>
      <w:bookmarkStart w:id="311" w:name="_Toc169075354"/>
      <w:bookmarkStart w:id="312" w:name="_Toc232321705"/>
      <w:bookmarkStart w:id="313" w:name="_Toc232540643"/>
      <w:r>
        <w:t>CU02 - Visualizando ficha financiera del cliente</w:t>
      </w:r>
      <w:bookmarkEnd w:id="310"/>
      <w:bookmarkEnd w:id="311"/>
      <w:bookmarkEnd w:id="312"/>
      <w:bookmarkEnd w:id="313"/>
    </w:p>
    <w:p w14:paraId="3403AAF9" w14:textId="77777777" w:rsidR="00B5347F" w:rsidRPr="00B5347F" w:rsidRDefault="00B5347F" w:rsidP="00B5347F"/>
    <w:p w14:paraId="4B897467" w14:textId="77777777" w:rsidR="00E21846" w:rsidRPr="00C650FC" w:rsidRDefault="0D476DC8" w:rsidP="00C650FC">
      <w:pPr>
        <w:pStyle w:val="Ttulo3"/>
      </w:pPr>
      <w:bookmarkStart w:id="314" w:name="_Toc67194576"/>
      <w:bookmarkStart w:id="315" w:name="_Toc1373891009"/>
      <w:bookmarkStart w:id="316" w:name="_Toc232321706"/>
      <w:bookmarkStart w:id="317" w:name="_Toc232540644"/>
      <w:r>
        <w:t>CU02 - Flujo general</w:t>
      </w:r>
      <w:bookmarkEnd w:id="314"/>
      <w:bookmarkEnd w:id="315"/>
      <w:bookmarkEnd w:id="316"/>
      <w:bookmarkEnd w:id="317"/>
    </w:p>
    <w:p w14:paraId="6CB5455F" w14:textId="12969DAC" w:rsidR="3D34BC3E" w:rsidRDefault="3D34BC3E" w:rsidP="00C650FC">
      <w:pPr>
        <w:spacing w:line="360" w:lineRule="auto"/>
        <w:jc w:val="both"/>
      </w:pPr>
    </w:p>
    <w:p w14:paraId="50F0230B" w14:textId="520083A1" w:rsidR="2BAADAC3" w:rsidRDefault="2BAADAC3" w:rsidP="2BAADAC3">
      <w:pPr>
        <w:spacing w:line="360" w:lineRule="auto"/>
        <w:jc w:val="both"/>
      </w:pPr>
      <w:r>
        <w:t>En la Figura 6.4 se puede visualizar que, para poder visualizar la ficha financiera del cliente, el usuario selecciona un cliente desde la vista correspondiente y el sistema envía la solicitud al controlador de Finanzas. De esta forma, el controlador consulta la base de datos, recupera los antecedentes comerciales y financieros asociados, y muestra la información de contacto, notas de venta e historial de pagos del cliente seleccionado.</w:t>
      </w:r>
    </w:p>
    <w:p w14:paraId="2C187DD7" w14:textId="77777777" w:rsidR="001948E2" w:rsidRDefault="001948E2" w:rsidP="00C650FC">
      <w:pPr>
        <w:spacing w:after="200" w:line="360" w:lineRule="auto"/>
        <w:ind w:firstLine="720"/>
        <w:jc w:val="both"/>
        <w:rPr>
          <w:rFonts w:ascii="Arial" w:eastAsia="Arial" w:hAnsi="Arial" w:cs="Arial"/>
          <w:color w:val="000000" w:themeColor="text1"/>
          <w:sz w:val="18"/>
          <w:szCs w:val="18"/>
        </w:rPr>
      </w:pPr>
    </w:p>
    <w:p w14:paraId="39D1E6F5" w14:textId="77777777" w:rsidR="00E21846" w:rsidRDefault="00E21846" w:rsidP="000F29A4">
      <w:pPr>
        <w:spacing w:after="200" w:line="360" w:lineRule="auto"/>
        <w:jc w:val="both"/>
        <w:rPr>
          <w:rFonts w:ascii="Arial" w:eastAsia="Arial" w:hAnsi="Arial" w:cs="Arial"/>
          <w:color w:val="000000" w:themeColor="text1"/>
          <w:sz w:val="18"/>
          <w:szCs w:val="18"/>
        </w:rPr>
      </w:pPr>
    </w:p>
    <w:p w14:paraId="240C9ACB" w14:textId="777E3B7E" w:rsidR="0092357D" w:rsidRPr="00BA13F1" w:rsidRDefault="00C650FC" w:rsidP="00C650FC">
      <w:pPr>
        <w:pStyle w:val="Descripcin"/>
      </w:pPr>
      <w:bookmarkStart w:id="318" w:name="_Toc232263785"/>
      <w:bookmarkStart w:id="319" w:name="_Toc232538159"/>
      <w:bookmarkStart w:id="320" w:name="_Toc232540769"/>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4</w:t>
      </w:r>
      <w:r w:rsidR="008837C2">
        <w:fldChar w:fldCharType="end"/>
      </w:r>
      <w:r w:rsidRPr="009776F1">
        <w:t>: “DS-CU02 - Diagrama de secuencia general: Visualizando ficha financiera del cliente”.</w:t>
      </w:r>
      <w:bookmarkEnd w:id="318"/>
      <w:bookmarkEnd w:id="319"/>
      <w:bookmarkEnd w:id="320"/>
    </w:p>
    <w:p w14:paraId="48902348" w14:textId="654F42DB" w:rsidR="189F339E" w:rsidRDefault="189F339E" w:rsidP="189F339E"/>
    <w:p w14:paraId="01AD1272" w14:textId="751DA300" w:rsidR="00612F26" w:rsidRDefault="00612F26" w:rsidP="28ED7D58">
      <w:pPr>
        <w:spacing w:after="200"/>
      </w:pPr>
      <w:r>
        <w:rPr>
          <w:noProof/>
        </w:rPr>
        <w:drawing>
          <wp:inline distT="0" distB="0" distL="0" distR="0" wp14:anchorId="5AF3681E" wp14:editId="1E527F9D">
            <wp:extent cx="5981700" cy="2314575"/>
            <wp:effectExtent l="0" t="0" r="0" b="0"/>
            <wp:docPr id="1325602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02403" name="Picture 1325602403"/>
                    <pic:cNvPicPr/>
                  </pic:nvPicPr>
                  <pic:blipFill>
                    <a:blip r:embed="rId42">
                      <a:extLst>
                        <a:ext uri="{28A0092B-C50C-407E-A947-70E740481C1C}">
                          <a14:useLocalDpi xmlns:a14="http://schemas.microsoft.com/office/drawing/2010/main"/>
                        </a:ext>
                      </a:extLst>
                    </a:blip>
                    <a:stretch>
                      <a:fillRect/>
                    </a:stretch>
                  </pic:blipFill>
                  <pic:spPr>
                    <a:xfrm>
                      <a:off x="0" y="0"/>
                      <a:ext cx="5981700" cy="2314575"/>
                    </a:xfrm>
                    <a:prstGeom prst="rect">
                      <a:avLst/>
                    </a:prstGeom>
                  </pic:spPr>
                </pic:pic>
              </a:graphicData>
            </a:graphic>
          </wp:inline>
        </w:drawing>
      </w:r>
      <w:r>
        <w:tab/>
      </w:r>
      <w:r>
        <w:tab/>
      </w:r>
      <w:r>
        <w:tab/>
      </w:r>
    </w:p>
    <w:p w14:paraId="43FF3A7A" w14:textId="0C8A5D7D" w:rsidR="00612F26" w:rsidRDefault="55B693F8" w:rsidP="25FDCAFE">
      <w:pPr>
        <w:pStyle w:val="Cita"/>
        <w:rPr>
          <w:rFonts w:ascii="Arial" w:eastAsia="Arial" w:hAnsi="Arial" w:cs="Arial"/>
          <w:color w:val="000000" w:themeColor="text1"/>
          <w:szCs w:val="18"/>
        </w:rPr>
      </w:pPr>
      <w:r>
        <w:t>Fuente: Elaborado por los estudiantes de acuerdo con el proyecto.</w:t>
      </w:r>
    </w:p>
    <w:p w14:paraId="16E8A5F9" w14:textId="77777777" w:rsidR="00666477" w:rsidRDefault="00666477" w:rsidP="00C650FC">
      <w:pPr>
        <w:spacing w:after="200" w:line="360" w:lineRule="auto"/>
        <w:jc w:val="both"/>
        <w:rPr>
          <w:rFonts w:ascii="Arial" w:eastAsia="Arial" w:hAnsi="Arial" w:cs="Arial"/>
          <w:i/>
          <w:iCs/>
          <w:color w:val="000000" w:themeColor="text1"/>
          <w:sz w:val="18"/>
          <w:szCs w:val="18"/>
        </w:rPr>
      </w:pPr>
    </w:p>
    <w:p w14:paraId="2767F030" w14:textId="5C97A98B" w:rsidR="3D34BC3E" w:rsidRDefault="0D476DC8" w:rsidP="00335D47">
      <w:pPr>
        <w:pStyle w:val="Ttulo3"/>
        <w:spacing w:line="360" w:lineRule="auto"/>
        <w:jc w:val="both"/>
      </w:pPr>
      <w:bookmarkStart w:id="321" w:name="_Toc681779839"/>
      <w:bookmarkStart w:id="322" w:name="_Toc137339844"/>
      <w:bookmarkStart w:id="323" w:name="_Toc232321707"/>
      <w:bookmarkStart w:id="324" w:name="_Toc232540645"/>
      <w:r>
        <w:t>CU02-E1 - Excepción: Cliente sin historial comercial</w:t>
      </w:r>
      <w:bookmarkEnd w:id="321"/>
      <w:bookmarkEnd w:id="322"/>
      <w:bookmarkEnd w:id="323"/>
      <w:bookmarkEnd w:id="324"/>
    </w:p>
    <w:p w14:paraId="396CCB9F" w14:textId="77777777" w:rsidR="00335D47" w:rsidRPr="00335D47" w:rsidRDefault="00335D47" w:rsidP="00335D47"/>
    <w:p w14:paraId="1AE6E00C" w14:textId="1411D8DB" w:rsidR="189F339E" w:rsidRDefault="189F339E" w:rsidP="189F339E">
      <w:pPr>
        <w:spacing w:line="360" w:lineRule="auto"/>
        <w:jc w:val="both"/>
      </w:pPr>
      <w:r>
        <w:t>En la Figura 6.5 se puede visualizar que, si el cliente seleccionado no posee historial comercial registrado, el controlador de Finanzas no obtiene notas de venta ni pagos asociados desde la base de datos. De esta forma, el sistema muestra la ficha del cliente con sus datos disponibles e informa que no existen antecedentes comerciales previos para visualizar.</w:t>
      </w:r>
    </w:p>
    <w:p w14:paraId="1BABE3AF" w14:textId="77777777" w:rsidR="00335D47" w:rsidRDefault="00335D47" w:rsidP="00335D47">
      <w:pPr>
        <w:spacing w:line="360" w:lineRule="auto"/>
        <w:jc w:val="both"/>
      </w:pPr>
    </w:p>
    <w:p w14:paraId="6C3A0D5E" w14:textId="77777777" w:rsidR="0017380C" w:rsidRDefault="0017380C" w:rsidP="00335D47">
      <w:pPr>
        <w:spacing w:line="360" w:lineRule="auto"/>
        <w:jc w:val="both"/>
      </w:pPr>
    </w:p>
    <w:p w14:paraId="7D7FEE2F" w14:textId="77777777" w:rsidR="0017380C" w:rsidRDefault="0017380C" w:rsidP="00335D47">
      <w:pPr>
        <w:spacing w:line="360" w:lineRule="auto"/>
        <w:jc w:val="both"/>
      </w:pPr>
    </w:p>
    <w:p w14:paraId="77FC4AE5" w14:textId="77777777" w:rsidR="0017380C" w:rsidRDefault="0017380C" w:rsidP="00335D47">
      <w:pPr>
        <w:spacing w:line="360" w:lineRule="auto"/>
        <w:jc w:val="both"/>
      </w:pPr>
    </w:p>
    <w:p w14:paraId="2F593339" w14:textId="77777777" w:rsidR="0017380C" w:rsidRDefault="0017380C" w:rsidP="00335D47">
      <w:pPr>
        <w:spacing w:line="360" w:lineRule="auto"/>
        <w:jc w:val="both"/>
      </w:pPr>
    </w:p>
    <w:p w14:paraId="5A6D2FD2" w14:textId="77777777" w:rsidR="0017380C" w:rsidRDefault="0017380C" w:rsidP="00335D47">
      <w:pPr>
        <w:spacing w:line="360" w:lineRule="auto"/>
        <w:jc w:val="both"/>
      </w:pPr>
    </w:p>
    <w:p w14:paraId="53D5D2DB" w14:textId="77777777" w:rsidR="0017380C" w:rsidRPr="00FE5AF5" w:rsidRDefault="0017380C" w:rsidP="00335D47">
      <w:pPr>
        <w:spacing w:line="360" w:lineRule="auto"/>
        <w:jc w:val="both"/>
      </w:pPr>
    </w:p>
    <w:p w14:paraId="66FA3E7B" w14:textId="4A6BEE06" w:rsidR="00A10749" w:rsidRDefault="00335D47" w:rsidP="00335D47">
      <w:pPr>
        <w:pStyle w:val="Descripcin"/>
        <w:jc w:val="left"/>
        <w:rPr>
          <w:noProof/>
        </w:rPr>
      </w:pPr>
      <w:bookmarkStart w:id="325" w:name="_Toc232263786"/>
      <w:bookmarkStart w:id="326" w:name="_Toc232538160"/>
      <w:bookmarkStart w:id="327" w:name="_Toc232540770"/>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5</w:t>
      </w:r>
      <w:r w:rsidR="008837C2">
        <w:fldChar w:fldCharType="end"/>
      </w:r>
      <w:r w:rsidRPr="006D14EA">
        <w:t>: “DS-CU02-E1 - Diagrama de secuencia de excepción: Cliente sin historial comercial”.</w:t>
      </w:r>
      <w:bookmarkEnd w:id="325"/>
      <w:bookmarkEnd w:id="326"/>
      <w:bookmarkEnd w:id="327"/>
    </w:p>
    <w:p w14:paraId="601A0A8A" w14:textId="00EEFD00" w:rsidR="189F339E" w:rsidRDefault="189F339E" w:rsidP="189F339E"/>
    <w:p w14:paraId="43C608DB" w14:textId="50E6B313" w:rsidR="00612F26" w:rsidRPr="005B5AD3" w:rsidRDefault="00612F26" w:rsidP="28ED7D58">
      <w:pPr>
        <w:spacing w:after="200"/>
      </w:pPr>
      <w:r>
        <w:rPr>
          <w:noProof/>
        </w:rPr>
        <w:drawing>
          <wp:inline distT="0" distB="0" distL="0" distR="0" wp14:anchorId="60840DB4" wp14:editId="53083FD8">
            <wp:extent cx="5981700" cy="2162175"/>
            <wp:effectExtent l="0" t="0" r="0" b="0"/>
            <wp:docPr id="672714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4207" name="Picture 672714207"/>
                    <pic:cNvPicPr/>
                  </pic:nvPicPr>
                  <pic:blipFill>
                    <a:blip r:embed="rId43">
                      <a:extLst>
                        <a:ext uri="{28A0092B-C50C-407E-A947-70E740481C1C}">
                          <a14:useLocalDpi xmlns:a14="http://schemas.microsoft.com/office/drawing/2010/main"/>
                        </a:ext>
                      </a:extLst>
                    </a:blip>
                    <a:stretch>
                      <a:fillRect/>
                    </a:stretch>
                  </pic:blipFill>
                  <pic:spPr>
                    <a:xfrm>
                      <a:off x="0" y="0"/>
                      <a:ext cx="5981700" cy="2162175"/>
                    </a:xfrm>
                    <a:prstGeom prst="rect">
                      <a:avLst/>
                    </a:prstGeom>
                  </pic:spPr>
                </pic:pic>
              </a:graphicData>
            </a:graphic>
          </wp:inline>
        </w:drawing>
      </w:r>
      <w:r>
        <w:tab/>
      </w:r>
      <w:r>
        <w:tab/>
      </w:r>
      <w:r>
        <w:tab/>
      </w:r>
    </w:p>
    <w:p w14:paraId="44DDB8E2" w14:textId="69E88B99" w:rsidR="00612F26" w:rsidRPr="005B5AD3" w:rsidRDefault="55B693F8" w:rsidP="0688BA82">
      <w:pPr>
        <w:pStyle w:val="Cita"/>
        <w:rPr>
          <w:rStyle w:val="CitaCar"/>
        </w:rPr>
      </w:pPr>
      <w:r>
        <w:t>Fuente: Elaborado por los estudiantes de acuerdo con el proyecto.</w:t>
      </w:r>
    </w:p>
    <w:p w14:paraId="04F4EB61" w14:textId="77777777" w:rsidR="009E08E1" w:rsidRDefault="009E08E1" w:rsidP="55B693F8">
      <w:pPr>
        <w:spacing w:after="200"/>
        <w:ind w:firstLine="720"/>
        <w:rPr>
          <w:rFonts w:ascii="Arial" w:eastAsia="Arial" w:hAnsi="Arial" w:cs="Arial"/>
          <w:color w:val="000000" w:themeColor="text1"/>
          <w:sz w:val="18"/>
          <w:szCs w:val="18"/>
        </w:rPr>
      </w:pPr>
    </w:p>
    <w:p w14:paraId="11DA4789" w14:textId="77777777" w:rsidR="009919CB" w:rsidRDefault="009919CB" w:rsidP="55B693F8">
      <w:pPr>
        <w:spacing w:after="200"/>
        <w:ind w:firstLine="720"/>
        <w:rPr>
          <w:rFonts w:ascii="Arial" w:eastAsia="Arial" w:hAnsi="Arial" w:cs="Arial"/>
          <w:color w:val="000000" w:themeColor="text1"/>
          <w:sz w:val="18"/>
          <w:szCs w:val="18"/>
        </w:rPr>
      </w:pPr>
    </w:p>
    <w:p w14:paraId="2CA87F4A" w14:textId="77777777" w:rsidR="009919CB" w:rsidRDefault="0D476DC8" w:rsidP="009919CB">
      <w:pPr>
        <w:pStyle w:val="Ttulo2"/>
      </w:pPr>
      <w:bookmarkStart w:id="328" w:name="_Toc875777386"/>
      <w:bookmarkStart w:id="329" w:name="_Toc1273837930"/>
      <w:bookmarkStart w:id="330" w:name="_Toc232321708"/>
      <w:bookmarkStart w:id="331" w:name="_Toc232540646"/>
      <w:r>
        <w:t>CU03 - Buscando el registro de un cliente</w:t>
      </w:r>
      <w:bookmarkEnd w:id="328"/>
      <w:bookmarkEnd w:id="329"/>
      <w:bookmarkEnd w:id="330"/>
      <w:bookmarkEnd w:id="331"/>
    </w:p>
    <w:p w14:paraId="09752807" w14:textId="77777777" w:rsidR="009919CB" w:rsidRPr="009919CB" w:rsidRDefault="009919CB" w:rsidP="009919CB"/>
    <w:p w14:paraId="5728124C" w14:textId="77777777" w:rsidR="009919CB" w:rsidRPr="00BA13F1" w:rsidRDefault="0D476DC8" w:rsidP="009919CB">
      <w:pPr>
        <w:pStyle w:val="Ttulo3"/>
      </w:pPr>
      <w:bookmarkStart w:id="332" w:name="_Toc981652931"/>
      <w:bookmarkStart w:id="333" w:name="_Toc727749697"/>
      <w:bookmarkStart w:id="334" w:name="_Toc232321709"/>
      <w:bookmarkStart w:id="335" w:name="_Toc232540647"/>
      <w:r>
        <w:t>CU03 - Flujo general</w:t>
      </w:r>
      <w:bookmarkEnd w:id="332"/>
      <w:bookmarkEnd w:id="333"/>
      <w:bookmarkEnd w:id="334"/>
      <w:bookmarkEnd w:id="335"/>
    </w:p>
    <w:p w14:paraId="4C135731" w14:textId="146BF9CF" w:rsidR="3D34BC3E" w:rsidRDefault="3D34BC3E" w:rsidP="3D34BC3E"/>
    <w:p w14:paraId="5746EB3A" w14:textId="68EFCC71" w:rsidR="7CC53BA9" w:rsidRDefault="7CC53BA9" w:rsidP="7CC53BA9">
      <w:pPr>
        <w:spacing w:line="360" w:lineRule="auto"/>
        <w:jc w:val="both"/>
      </w:pPr>
      <w:r>
        <w:t>En la Figura 6.6 se puede visualizar que, para poder buscar el registro de un cliente, el usuario ingresa un criterio de búsqueda en la vista del catálogo. De esta forma, la vista envía el texto ingresado al controlador de Finanzas, el cual consulta la base de datos y retorna los clientes cuyo RUT o razón social coincide parcial o totalmente con el criterio utilizado.</w:t>
      </w:r>
    </w:p>
    <w:p w14:paraId="0AA0C312" w14:textId="77777777" w:rsidR="009E08E1" w:rsidRDefault="009E08E1" w:rsidP="55B693F8">
      <w:pPr>
        <w:spacing w:after="200"/>
        <w:ind w:firstLine="720"/>
        <w:rPr>
          <w:rFonts w:ascii="Arial" w:eastAsia="Arial" w:hAnsi="Arial" w:cs="Arial"/>
          <w:color w:val="000000" w:themeColor="text1"/>
          <w:sz w:val="18"/>
          <w:szCs w:val="18"/>
        </w:rPr>
      </w:pPr>
    </w:p>
    <w:p w14:paraId="45FCF15F" w14:textId="77777777" w:rsidR="0017380C" w:rsidRDefault="0017380C" w:rsidP="55B693F8">
      <w:pPr>
        <w:spacing w:after="200"/>
        <w:ind w:firstLine="720"/>
        <w:rPr>
          <w:rFonts w:ascii="Arial" w:eastAsia="Arial" w:hAnsi="Arial" w:cs="Arial"/>
          <w:color w:val="000000" w:themeColor="text1"/>
          <w:sz w:val="18"/>
          <w:szCs w:val="18"/>
        </w:rPr>
      </w:pPr>
    </w:p>
    <w:p w14:paraId="686009AA" w14:textId="77777777" w:rsidR="0017380C" w:rsidRDefault="0017380C" w:rsidP="55B693F8">
      <w:pPr>
        <w:spacing w:after="200"/>
        <w:ind w:firstLine="720"/>
        <w:rPr>
          <w:rFonts w:ascii="Arial" w:eastAsia="Arial" w:hAnsi="Arial" w:cs="Arial"/>
          <w:color w:val="000000" w:themeColor="text1"/>
          <w:sz w:val="18"/>
          <w:szCs w:val="18"/>
        </w:rPr>
      </w:pPr>
    </w:p>
    <w:p w14:paraId="470D2AF6" w14:textId="77777777" w:rsidR="0017380C" w:rsidRDefault="0017380C" w:rsidP="55B693F8">
      <w:pPr>
        <w:spacing w:after="200"/>
        <w:ind w:firstLine="720"/>
        <w:rPr>
          <w:rFonts w:ascii="Arial" w:eastAsia="Arial" w:hAnsi="Arial" w:cs="Arial"/>
          <w:color w:val="000000" w:themeColor="text1"/>
          <w:sz w:val="18"/>
          <w:szCs w:val="18"/>
        </w:rPr>
      </w:pPr>
    </w:p>
    <w:p w14:paraId="43F4201E" w14:textId="77777777" w:rsidR="0017380C" w:rsidRDefault="0017380C" w:rsidP="55B693F8">
      <w:pPr>
        <w:spacing w:after="200"/>
        <w:ind w:firstLine="720"/>
        <w:rPr>
          <w:rFonts w:ascii="Arial" w:eastAsia="Arial" w:hAnsi="Arial" w:cs="Arial"/>
          <w:color w:val="000000" w:themeColor="text1"/>
          <w:sz w:val="18"/>
          <w:szCs w:val="18"/>
        </w:rPr>
      </w:pPr>
    </w:p>
    <w:p w14:paraId="49945630" w14:textId="77777777" w:rsidR="0017380C" w:rsidRDefault="0017380C" w:rsidP="55B693F8">
      <w:pPr>
        <w:spacing w:after="200"/>
        <w:ind w:firstLine="720"/>
        <w:rPr>
          <w:rFonts w:ascii="Arial" w:eastAsia="Arial" w:hAnsi="Arial" w:cs="Arial"/>
          <w:color w:val="000000" w:themeColor="text1"/>
          <w:sz w:val="18"/>
          <w:szCs w:val="18"/>
        </w:rPr>
      </w:pPr>
    </w:p>
    <w:p w14:paraId="4CAB42B8" w14:textId="77777777" w:rsidR="0017380C" w:rsidRDefault="0017380C" w:rsidP="55B693F8">
      <w:pPr>
        <w:spacing w:after="200"/>
        <w:ind w:firstLine="720"/>
        <w:rPr>
          <w:rFonts w:ascii="Arial" w:eastAsia="Arial" w:hAnsi="Arial" w:cs="Arial"/>
          <w:color w:val="000000" w:themeColor="text1"/>
          <w:sz w:val="18"/>
          <w:szCs w:val="18"/>
        </w:rPr>
      </w:pPr>
    </w:p>
    <w:p w14:paraId="0DC3CF30" w14:textId="77777777" w:rsidR="0017380C" w:rsidRDefault="0017380C" w:rsidP="55B693F8">
      <w:pPr>
        <w:spacing w:after="200"/>
        <w:ind w:firstLine="720"/>
        <w:rPr>
          <w:rFonts w:ascii="Arial" w:eastAsia="Arial" w:hAnsi="Arial" w:cs="Arial"/>
          <w:color w:val="000000" w:themeColor="text1"/>
          <w:sz w:val="18"/>
          <w:szCs w:val="18"/>
        </w:rPr>
      </w:pPr>
    </w:p>
    <w:p w14:paraId="2F68ADE6" w14:textId="52254F5C" w:rsidR="00297D86" w:rsidRPr="00BA13F1" w:rsidRDefault="005B5AD3" w:rsidP="005B5AD3">
      <w:pPr>
        <w:pStyle w:val="Descripcin"/>
      </w:pPr>
      <w:bookmarkStart w:id="336" w:name="_Toc232263787"/>
      <w:bookmarkStart w:id="337" w:name="_Toc232538161"/>
      <w:bookmarkStart w:id="338" w:name="_Toc232540771"/>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6</w:t>
      </w:r>
      <w:r w:rsidR="008837C2">
        <w:fldChar w:fldCharType="end"/>
      </w:r>
      <w:r w:rsidRPr="00CC4643">
        <w:t>: “DS-CU03 - Diagrama de secuencia general: Buscando el registro de un cliente”.</w:t>
      </w:r>
      <w:bookmarkEnd w:id="336"/>
      <w:bookmarkEnd w:id="337"/>
      <w:bookmarkEnd w:id="338"/>
    </w:p>
    <w:p w14:paraId="31C368AF" w14:textId="3DC5701C" w:rsidR="189F339E" w:rsidRDefault="189F339E" w:rsidP="189F339E"/>
    <w:p w14:paraId="4A76C08B" w14:textId="1061F272" w:rsidR="00612F26" w:rsidRPr="00FE5AF5" w:rsidRDefault="422A3DF7" w:rsidP="003C4BC1">
      <w:pPr>
        <w:spacing w:after="200"/>
        <w:jc w:val="center"/>
      </w:pPr>
      <w:r>
        <w:rPr>
          <w:noProof/>
        </w:rPr>
        <w:drawing>
          <wp:inline distT="0" distB="0" distL="0" distR="0" wp14:anchorId="04A116F8" wp14:editId="1723E1EE">
            <wp:extent cx="5981700" cy="2238375"/>
            <wp:effectExtent l="0" t="0" r="0" b="0"/>
            <wp:docPr id="634922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22200" name="Picture 634922200"/>
                    <pic:cNvPicPr/>
                  </pic:nvPicPr>
                  <pic:blipFill>
                    <a:blip r:embed="rId44">
                      <a:extLst>
                        <a:ext uri="{28A0092B-C50C-407E-A947-70E740481C1C}">
                          <a14:useLocalDpi xmlns:a14="http://schemas.microsoft.com/office/drawing/2010/main"/>
                        </a:ext>
                      </a:extLst>
                    </a:blip>
                    <a:stretch>
                      <a:fillRect/>
                    </a:stretch>
                  </pic:blipFill>
                  <pic:spPr>
                    <a:xfrm>
                      <a:off x="0" y="0"/>
                      <a:ext cx="5981700" cy="2238375"/>
                    </a:xfrm>
                    <a:prstGeom prst="rect">
                      <a:avLst/>
                    </a:prstGeom>
                  </pic:spPr>
                </pic:pic>
              </a:graphicData>
            </a:graphic>
          </wp:inline>
        </w:drawing>
      </w:r>
    </w:p>
    <w:p w14:paraId="25E97938" w14:textId="6CA6EBD5" w:rsidR="00612F26" w:rsidRPr="00FE5AF5" w:rsidRDefault="55B693F8" w:rsidP="0688BA82">
      <w:pPr>
        <w:pStyle w:val="Cita"/>
      </w:pPr>
      <w:r>
        <w:t>Fuente: Elaborado por los estudiantes de acuerdo con el proyecto.</w:t>
      </w:r>
    </w:p>
    <w:p w14:paraId="25FF34B5" w14:textId="77777777" w:rsidR="00D37A68" w:rsidRDefault="00D37A68" w:rsidP="55B693F8">
      <w:pPr>
        <w:spacing w:after="200"/>
        <w:ind w:firstLine="720"/>
        <w:rPr>
          <w:rFonts w:ascii="Arial" w:eastAsia="Arial" w:hAnsi="Arial" w:cs="Arial"/>
          <w:color w:val="000000" w:themeColor="text1"/>
          <w:sz w:val="18"/>
          <w:szCs w:val="18"/>
        </w:rPr>
      </w:pPr>
    </w:p>
    <w:p w14:paraId="68ADE036" w14:textId="77777777" w:rsidR="00D37A68" w:rsidRPr="003C4BC1" w:rsidRDefault="0D476DC8" w:rsidP="003C4BC1">
      <w:pPr>
        <w:pStyle w:val="Ttulo3"/>
      </w:pPr>
      <w:bookmarkStart w:id="339" w:name="_Toc1046525789"/>
      <w:bookmarkStart w:id="340" w:name="_Toc1266957822"/>
      <w:bookmarkStart w:id="341" w:name="_Toc232321710"/>
      <w:bookmarkStart w:id="342" w:name="_Toc232540648"/>
      <w:r>
        <w:t>CU03-E1 - Excepción: Búsqueda sin resultados coincidentes</w:t>
      </w:r>
      <w:bookmarkEnd w:id="339"/>
      <w:bookmarkEnd w:id="340"/>
      <w:bookmarkEnd w:id="341"/>
      <w:bookmarkEnd w:id="342"/>
    </w:p>
    <w:p w14:paraId="19F9C3C7" w14:textId="2BFD1B27" w:rsidR="52BE024C" w:rsidRDefault="52BE024C" w:rsidP="52BE024C"/>
    <w:p w14:paraId="345CF923" w14:textId="5C01C8E3" w:rsidR="7CC53BA9" w:rsidRDefault="7CC53BA9" w:rsidP="7CC53BA9">
      <w:pPr>
        <w:spacing w:line="360" w:lineRule="auto"/>
        <w:jc w:val="both"/>
      </w:pPr>
      <w:r>
        <w:t>En la Figura 6.7 se puede visualizar que, si la búsqueda realizada no encuentra registros coincidentes, el controlador de Finanzas retorna una respuesta sin datos asociados. De esta forma, el sistema informa al usuario que no existen clientes que coincidan con el criterio ingresado y mantiene disponible la vista para realizar una nueva búsqueda.</w:t>
      </w:r>
    </w:p>
    <w:p w14:paraId="6CAEA396" w14:textId="77777777" w:rsidR="00D37A68" w:rsidRDefault="00D37A68" w:rsidP="003C4BC1">
      <w:pPr>
        <w:spacing w:after="200" w:line="360" w:lineRule="auto"/>
        <w:ind w:firstLine="720"/>
        <w:jc w:val="both"/>
        <w:rPr>
          <w:rFonts w:ascii="Arial" w:eastAsia="Arial" w:hAnsi="Arial" w:cs="Arial"/>
          <w:color w:val="000000" w:themeColor="text1"/>
          <w:sz w:val="18"/>
          <w:szCs w:val="18"/>
        </w:rPr>
      </w:pPr>
    </w:p>
    <w:p w14:paraId="4D495CA3" w14:textId="77777777" w:rsidR="0017380C" w:rsidRDefault="0017380C" w:rsidP="003C4BC1">
      <w:pPr>
        <w:spacing w:after="200" w:line="360" w:lineRule="auto"/>
        <w:ind w:firstLine="720"/>
        <w:jc w:val="both"/>
        <w:rPr>
          <w:rFonts w:ascii="Arial" w:eastAsia="Arial" w:hAnsi="Arial" w:cs="Arial"/>
          <w:color w:val="000000" w:themeColor="text1"/>
          <w:sz w:val="18"/>
          <w:szCs w:val="18"/>
        </w:rPr>
      </w:pPr>
    </w:p>
    <w:p w14:paraId="397E3087" w14:textId="77777777" w:rsidR="0017380C" w:rsidRDefault="0017380C" w:rsidP="003C4BC1">
      <w:pPr>
        <w:spacing w:after="200" w:line="360" w:lineRule="auto"/>
        <w:ind w:firstLine="720"/>
        <w:jc w:val="both"/>
        <w:rPr>
          <w:rFonts w:ascii="Arial" w:eastAsia="Arial" w:hAnsi="Arial" w:cs="Arial"/>
          <w:color w:val="000000" w:themeColor="text1"/>
          <w:sz w:val="18"/>
          <w:szCs w:val="18"/>
        </w:rPr>
      </w:pPr>
    </w:p>
    <w:p w14:paraId="7E0A741F" w14:textId="77777777" w:rsidR="0017380C" w:rsidRDefault="0017380C" w:rsidP="003C4BC1">
      <w:pPr>
        <w:spacing w:after="200" w:line="360" w:lineRule="auto"/>
        <w:ind w:firstLine="720"/>
        <w:jc w:val="both"/>
        <w:rPr>
          <w:rFonts w:ascii="Arial" w:eastAsia="Arial" w:hAnsi="Arial" w:cs="Arial"/>
          <w:color w:val="000000" w:themeColor="text1"/>
          <w:sz w:val="18"/>
          <w:szCs w:val="18"/>
        </w:rPr>
      </w:pPr>
    </w:p>
    <w:p w14:paraId="48D04CB3" w14:textId="77777777" w:rsidR="0017380C" w:rsidRDefault="0017380C" w:rsidP="003C4BC1">
      <w:pPr>
        <w:spacing w:after="200" w:line="360" w:lineRule="auto"/>
        <w:ind w:firstLine="720"/>
        <w:jc w:val="both"/>
        <w:rPr>
          <w:rFonts w:ascii="Arial" w:eastAsia="Arial" w:hAnsi="Arial" w:cs="Arial"/>
          <w:color w:val="000000" w:themeColor="text1"/>
          <w:sz w:val="18"/>
          <w:szCs w:val="18"/>
        </w:rPr>
      </w:pPr>
    </w:p>
    <w:p w14:paraId="03264591" w14:textId="77777777" w:rsidR="0017380C" w:rsidRDefault="0017380C" w:rsidP="003C4BC1">
      <w:pPr>
        <w:spacing w:after="200" w:line="360" w:lineRule="auto"/>
        <w:ind w:firstLine="720"/>
        <w:jc w:val="both"/>
        <w:rPr>
          <w:rFonts w:ascii="Arial" w:eastAsia="Arial" w:hAnsi="Arial" w:cs="Arial"/>
          <w:color w:val="000000" w:themeColor="text1"/>
          <w:sz w:val="18"/>
          <w:szCs w:val="18"/>
        </w:rPr>
      </w:pPr>
    </w:p>
    <w:p w14:paraId="47F14C53" w14:textId="77777777" w:rsidR="0017380C" w:rsidRDefault="0017380C" w:rsidP="003C4BC1">
      <w:pPr>
        <w:spacing w:after="200" w:line="360" w:lineRule="auto"/>
        <w:ind w:firstLine="720"/>
        <w:jc w:val="both"/>
        <w:rPr>
          <w:rFonts w:ascii="Arial" w:eastAsia="Arial" w:hAnsi="Arial" w:cs="Arial"/>
          <w:color w:val="000000" w:themeColor="text1"/>
          <w:sz w:val="18"/>
          <w:szCs w:val="18"/>
        </w:rPr>
      </w:pPr>
    </w:p>
    <w:p w14:paraId="0AB4C858" w14:textId="77777777" w:rsidR="0017380C" w:rsidRDefault="0017380C" w:rsidP="003C4BC1">
      <w:pPr>
        <w:spacing w:after="200" w:line="360" w:lineRule="auto"/>
        <w:ind w:firstLine="720"/>
        <w:jc w:val="both"/>
        <w:rPr>
          <w:rFonts w:ascii="Arial" w:eastAsia="Arial" w:hAnsi="Arial" w:cs="Arial"/>
          <w:color w:val="000000" w:themeColor="text1"/>
          <w:sz w:val="18"/>
          <w:szCs w:val="18"/>
        </w:rPr>
      </w:pPr>
    </w:p>
    <w:p w14:paraId="191228A4" w14:textId="77777777" w:rsidR="00D37A68" w:rsidRDefault="00D37A68" w:rsidP="55B693F8">
      <w:pPr>
        <w:spacing w:after="200"/>
        <w:ind w:firstLine="720"/>
        <w:rPr>
          <w:rFonts w:ascii="Arial" w:eastAsia="Arial" w:hAnsi="Arial" w:cs="Arial"/>
          <w:color w:val="000000" w:themeColor="text1"/>
          <w:sz w:val="18"/>
          <w:szCs w:val="18"/>
        </w:rPr>
      </w:pPr>
    </w:p>
    <w:p w14:paraId="21C2D2C0" w14:textId="7D5427D7" w:rsidR="701A53A0" w:rsidRDefault="003C4BC1" w:rsidP="33C22D8E">
      <w:pPr>
        <w:pStyle w:val="Descripcin"/>
        <w:jc w:val="left"/>
      </w:pPr>
      <w:bookmarkStart w:id="343" w:name="_Toc232263788"/>
      <w:bookmarkStart w:id="344" w:name="_Toc232538162"/>
      <w:bookmarkStart w:id="345" w:name="_Toc232540772"/>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7</w:t>
      </w:r>
      <w:r w:rsidR="008837C2">
        <w:fldChar w:fldCharType="end"/>
      </w:r>
      <w:r w:rsidRPr="006D5921">
        <w:t>: “DS-CU03-E1 - Diagrama de secuencia de excepción: Búsqueda sin resultados coincidentes”.</w:t>
      </w:r>
      <w:bookmarkEnd w:id="343"/>
      <w:bookmarkEnd w:id="344"/>
      <w:bookmarkEnd w:id="345"/>
    </w:p>
    <w:p w14:paraId="21B9E120" w14:textId="485BE485" w:rsidR="33C22D8E" w:rsidRDefault="33C22D8E" w:rsidP="33C22D8E"/>
    <w:p w14:paraId="2A5B6477" w14:textId="51CBDA76" w:rsidR="00D37A68" w:rsidRPr="0017380C" w:rsidRDefault="00612F26" w:rsidP="0017380C">
      <w:pPr>
        <w:spacing w:after="200"/>
      </w:pPr>
      <w:r>
        <w:rPr>
          <w:noProof/>
        </w:rPr>
        <w:drawing>
          <wp:inline distT="0" distB="0" distL="0" distR="0" wp14:anchorId="721853CF" wp14:editId="0909ADAE">
            <wp:extent cx="5981700" cy="2286000"/>
            <wp:effectExtent l="0" t="0" r="0" b="0"/>
            <wp:docPr id="1694900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00190" name="Picture 1694900190"/>
                    <pic:cNvPicPr/>
                  </pic:nvPicPr>
                  <pic:blipFill>
                    <a:blip r:embed="rId45">
                      <a:extLst>
                        <a:ext uri="{28A0092B-C50C-407E-A947-70E740481C1C}">
                          <a14:useLocalDpi xmlns:a14="http://schemas.microsoft.com/office/drawing/2010/main"/>
                        </a:ext>
                      </a:extLst>
                    </a:blip>
                    <a:stretch>
                      <a:fillRect/>
                    </a:stretch>
                  </pic:blipFill>
                  <pic:spPr>
                    <a:xfrm>
                      <a:off x="0" y="0"/>
                      <a:ext cx="5981700" cy="2286000"/>
                    </a:xfrm>
                    <a:prstGeom prst="rect">
                      <a:avLst/>
                    </a:prstGeom>
                  </pic:spPr>
                </pic:pic>
              </a:graphicData>
            </a:graphic>
          </wp:inline>
        </w:drawing>
      </w:r>
      <w:r>
        <w:tab/>
      </w:r>
      <w:r>
        <w:tab/>
      </w:r>
      <w:r>
        <w:tab/>
      </w:r>
    </w:p>
    <w:p w14:paraId="4583158A" w14:textId="136C1FB7" w:rsidR="00D37A68" w:rsidRPr="0017380C" w:rsidRDefault="55B693F8" w:rsidP="0688BA82">
      <w:pPr>
        <w:pStyle w:val="Cita"/>
      </w:pPr>
      <w:r>
        <w:t>Fuente: Elaborado por los estudiantes de acuerdo con el proyecto.</w:t>
      </w:r>
    </w:p>
    <w:p w14:paraId="731389F1" w14:textId="77777777" w:rsidR="00D37A68" w:rsidRDefault="00D37A68" w:rsidP="55B693F8">
      <w:pPr>
        <w:spacing w:after="200"/>
        <w:ind w:firstLine="720"/>
        <w:rPr>
          <w:rFonts w:ascii="Arial" w:eastAsia="Arial" w:hAnsi="Arial" w:cs="Arial"/>
          <w:color w:val="000000" w:themeColor="text1"/>
          <w:sz w:val="18"/>
          <w:szCs w:val="18"/>
        </w:rPr>
      </w:pPr>
    </w:p>
    <w:p w14:paraId="3A8E3DAE" w14:textId="77777777" w:rsidR="000F29A4" w:rsidRDefault="000F29A4" w:rsidP="55B693F8">
      <w:pPr>
        <w:spacing w:after="200"/>
        <w:ind w:firstLine="720"/>
        <w:rPr>
          <w:rFonts w:ascii="Arial" w:eastAsia="Arial" w:hAnsi="Arial" w:cs="Arial"/>
          <w:color w:val="000000" w:themeColor="text1"/>
          <w:sz w:val="18"/>
          <w:szCs w:val="18"/>
        </w:rPr>
      </w:pPr>
    </w:p>
    <w:p w14:paraId="3D65B5EC" w14:textId="77777777" w:rsidR="000F29A4" w:rsidRDefault="000F29A4" w:rsidP="55B693F8">
      <w:pPr>
        <w:spacing w:after="200"/>
        <w:ind w:firstLine="720"/>
        <w:rPr>
          <w:rFonts w:ascii="Arial" w:eastAsia="Arial" w:hAnsi="Arial" w:cs="Arial"/>
          <w:color w:val="000000" w:themeColor="text1"/>
          <w:sz w:val="18"/>
          <w:szCs w:val="18"/>
        </w:rPr>
      </w:pPr>
    </w:p>
    <w:p w14:paraId="05095C04" w14:textId="77777777" w:rsidR="000F29A4" w:rsidRDefault="000F29A4" w:rsidP="55B693F8">
      <w:pPr>
        <w:spacing w:after="200"/>
        <w:ind w:firstLine="720"/>
        <w:rPr>
          <w:rFonts w:ascii="Arial" w:eastAsia="Arial" w:hAnsi="Arial" w:cs="Arial"/>
          <w:color w:val="000000" w:themeColor="text1"/>
          <w:sz w:val="18"/>
          <w:szCs w:val="18"/>
        </w:rPr>
      </w:pPr>
    </w:p>
    <w:p w14:paraId="59AA017B" w14:textId="77777777" w:rsidR="000F29A4" w:rsidRDefault="000F29A4" w:rsidP="55B693F8">
      <w:pPr>
        <w:spacing w:after="200"/>
        <w:ind w:firstLine="720"/>
        <w:rPr>
          <w:rFonts w:ascii="Arial" w:eastAsia="Arial" w:hAnsi="Arial" w:cs="Arial"/>
          <w:color w:val="000000" w:themeColor="text1"/>
          <w:sz w:val="18"/>
          <w:szCs w:val="18"/>
        </w:rPr>
      </w:pPr>
    </w:p>
    <w:p w14:paraId="2AC6B4AC" w14:textId="77777777" w:rsidR="000F29A4" w:rsidRDefault="000F29A4" w:rsidP="55B693F8">
      <w:pPr>
        <w:spacing w:after="200"/>
        <w:ind w:firstLine="720"/>
        <w:rPr>
          <w:rFonts w:ascii="Arial" w:eastAsia="Arial" w:hAnsi="Arial" w:cs="Arial"/>
          <w:color w:val="000000" w:themeColor="text1"/>
          <w:sz w:val="18"/>
          <w:szCs w:val="18"/>
        </w:rPr>
      </w:pPr>
    </w:p>
    <w:p w14:paraId="495EF6D9" w14:textId="77777777" w:rsidR="000F29A4" w:rsidRDefault="000F29A4" w:rsidP="55B693F8">
      <w:pPr>
        <w:spacing w:after="200"/>
        <w:ind w:firstLine="720"/>
        <w:rPr>
          <w:rFonts w:ascii="Arial" w:eastAsia="Arial" w:hAnsi="Arial" w:cs="Arial"/>
          <w:color w:val="000000" w:themeColor="text1"/>
          <w:sz w:val="18"/>
          <w:szCs w:val="18"/>
        </w:rPr>
      </w:pPr>
    </w:p>
    <w:p w14:paraId="642FF51E" w14:textId="77777777" w:rsidR="000F29A4" w:rsidRDefault="000F29A4" w:rsidP="55B693F8">
      <w:pPr>
        <w:spacing w:after="200"/>
        <w:ind w:firstLine="720"/>
        <w:rPr>
          <w:rFonts w:ascii="Arial" w:eastAsia="Arial" w:hAnsi="Arial" w:cs="Arial"/>
          <w:color w:val="000000" w:themeColor="text1"/>
          <w:sz w:val="18"/>
          <w:szCs w:val="18"/>
        </w:rPr>
      </w:pPr>
    </w:p>
    <w:p w14:paraId="118728E4" w14:textId="77777777" w:rsidR="000F29A4" w:rsidRDefault="000F29A4" w:rsidP="55B693F8">
      <w:pPr>
        <w:spacing w:after="200"/>
        <w:ind w:firstLine="720"/>
        <w:rPr>
          <w:rFonts w:ascii="Arial" w:eastAsia="Arial" w:hAnsi="Arial" w:cs="Arial"/>
          <w:color w:val="000000" w:themeColor="text1"/>
          <w:sz w:val="18"/>
          <w:szCs w:val="18"/>
        </w:rPr>
      </w:pPr>
    </w:p>
    <w:p w14:paraId="2E1CEB74" w14:textId="77777777" w:rsidR="009B5D57" w:rsidRPr="003C4BC1" w:rsidRDefault="0D476DC8" w:rsidP="003C4BC1">
      <w:pPr>
        <w:pStyle w:val="Ttulo2"/>
      </w:pPr>
      <w:bookmarkStart w:id="346" w:name="_Toc741993629"/>
      <w:bookmarkStart w:id="347" w:name="_Toc952638151"/>
      <w:bookmarkStart w:id="348" w:name="_Toc232321711"/>
      <w:bookmarkStart w:id="349" w:name="_Toc232540649"/>
      <w:r>
        <w:lastRenderedPageBreak/>
        <w:t>CU04 - Aplicando filtros de cartera morosa</w:t>
      </w:r>
      <w:bookmarkEnd w:id="346"/>
      <w:bookmarkEnd w:id="347"/>
      <w:bookmarkEnd w:id="348"/>
      <w:bookmarkEnd w:id="349"/>
    </w:p>
    <w:p w14:paraId="7B37E459" w14:textId="78CDB203" w:rsidR="3D34BC3E" w:rsidRDefault="3D34BC3E" w:rsidP="3D34BC3E"/>
    <w:p w14:paraId="26819AD5" w14:textId="77777777" w:rsidR="009B5D57" w:rsidRPr="003C4BC1" w:rsidRDefault="0D476DC8" w:rsidP="003C4BC1">
      <w:pPr>
        <w:pStyle w:val="Ttulo3"/>
      </w:pPr>
      <w:bookmarkStart w:id="350" w:name="_Toc2040422166"/>
      <w:bookmarkStart w:id="351" w:name="_Toc1885798030"/>
      <w:bookmarkStart w:id="352" w:name="_Toc232321712"/>
      <w:bookmarkStart w:id="353" w:name="_Toc232540650"/>
      <w:r>
        <w:t>CU04 - Flujo general</w:t>
      </w:r>
      <w:bookmarkEnd w:id="350"/>
      <w:bookmarkEnd w:id="351"/>
      <w:bookmarkEnd w:id="352"/>
      <w:bookmarkEnd w:id="353"/>
    </w:p>
    <w:p w14:paraId="7A51DAD9" w14:textId="013A3480" w:rsidR="52BE024C" w:rsidRDefault="52BE024C" w:rsidP="52BE024C"/>
    <w:p w14:paraId="193D73E3" w14:textId="77F94738" w:rsidR="6EE8BCEE" w:rsidRDefault="6EE8BCEE" w:rsidP="6EE8BCEE">
      <w:pPr>
        <w:spacing w:line="360" w:lineRule="auto"/>
        <w:jc w:val="both"/>
      </w:pPr>
      <w:r>
        <w:t>En la Figura 6.8 se puede visualizar que, para poder aplicar el filtro de cartera morosa, el usuario activa la opción correspondiente desde la vista del catálogo de clientes. De esta forma, el controlador de Finanzas solicita a la base de datos los clientes que poseen notas de venta con saldo pendiente superior a cero y muestra únicamente los registros que cumplen con esta condición.</w:t>
      </w:r>
    </w:p>
    <w:p w14:paraId="43147AE7" w14:textId="77777777" w:rsidR="000F29A4" w:rsidRDefault="000F29A4" w:rsidP="28FEA51D">
      <w:pPr>
        <w:spacing w:line="360" w:lineRule="auto"/>
        <w:jc w:val="both"/>
      </w:pPr>
    </w:p>
    <w:p w14:paraId="114000C8" w14:textId="7EFB77D4" w:rsidR="28FEA51D" w:rsidRDefault="28FEA51D" w:rsidP="28FEA51D">
      <w:pPr>
        <w:pStyle w:val="Descripcin"/>
      </w:pPr>
    </w:p>
    <w:p w14:paraId="53AC8FE8" w14:textId="106F4930" w:rsidR="005874A6" w:rsidRPr="00BA13F1" w:rsidRDefault="00094DDE" w:rsidP="00094DDE">
      <w:pPr>
        <w:pStyle w:val="Descripcin"/>
      </w:pPr>
      <w:bookmarkStart w:id="354" w:name="_Toc232263789"/>
      <w:bookmarkStart w:id="355" w:name="_Toc232538163"/>
      <w:bookmarkStart w:id="356" w:name="_Toc232540773"/>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8</w:t>
      </w:r>
      <w:r w:rsidR="008837C2">
        <w:fldChar w:fldCharType="end"/>
      </w:r>
      <w:r>
        <w:t xml:space="preserve">: </w:t>
      </w:r>
      <w:r w:rsidRPr="00F82A7D">
        <w:t>“DS-CU04 - Diagrama de secuencia general: Aplicando filtros de cartera morosa”.</w:t>
      </w:r>
      <w:bookmarkEnd w:id="354"/>
      <w:bookmarkEnd w:id="355"/>
      <w:bookmarkEnd w:id="356"/>
    </w:p>
    <w:p w14:paraId="56A6D2BA" w14:textId="499BEB86" w:rsidR="28FEA51D" w:rsidRDefault="28FEA51D" w:rsidP="28FEA51D"/>
    <w:p w14:paraId="29023C9C" w14:textId="7B508B92" w:rsidR="00612F26" w:rsidRDefault="67AA6C2E" w:rsidP="0688BA82">
      <w:pPr>
        <w:pStyle w:val="CaptionPB"/>
      </w:pPr>
      <w:r>
        <w:rPr>
          <w:noProof/>
        </w:rPr>
        <w:drawing>
          <wp:inline distT="0" distB="0" distL="0" distR="0" wp14:anchorId="0E8542E3" wp14:editId="59BEC47A">
            <wp:extent cx="5981700" cy="2343150"/>
            <wp:effectExtent l="0" t="0" r="0" b="0"/>
            <wp:docPr id="476978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78226" name="Picture 476978226"/>
                    <pic:cNvPicPr/>
                  </pic:nvPicPr>
                  <pic:blipFill>
                    <a:blip r:embed="rId46">
                      <a:extLst>
                        <a:ext uri="{28A0092B-C50C-407E-A947-70E740481C1C}">
                          <a14:useLocalDpi xmlns:a14="http://schemas.microsoft.com/office/drawing/2010/main"/>
                        </a:ext>
                      </a:extLst>
                    </a:blip>
                    <a:stretch>
                      <a:fillRect/>
                    </a:stretch>
                  </pic:blipFill>
                  <pic:spPr>
                    <a:xfrm>
                      <a:off x="0" y="0"/>
                      <a:ext cx="5981700" cy="2343150"/>
                    </a:xfrm>
                    <a:prstGeom prst="rect">
                      <a:avLst/>
                    </a:prstGeom>
                  </pic:spPr>
                </pic:pic>
              </a:graphicData>
            </a:graphic>
          </wp:inline>
        </w:drawing>
      </w:r>
      <w:r w:rsidR="55B693F8">
        <w:tab/>
      </w:r>
      <w:r w:rsidR="55B693F8">
        <w:tab/>
      </w:r>
      <w:r w:rsidR="55B693F8">
        <w:tab/>
      </w:r>
    </w:p>
    <w:p w14:paraId="27092E8D" w14:textId="76717658" w:rsidR="00612F26" w:rsidRDefault="55B693F8" w:rsidP="0688BA82">
      <w:pPr>
        <w:pStyle w:val="Cita"/>
        <w:rPr>
          <w:rFonts w:eastAsia="Arial"/>
        </w:rPr>
      </w:pPr>
      <w:r w:rsidRPr="78B39B2D">
        <w:t>Fuente: Elaborado por los estudiantes de acuerdo con el proyecto.</w:t>
      </w:r>
    </w:p>
    <w:p w14:paraId="7646CD21" w14:textId="77777777" w:rsidR="005874A6" w:rsidRDefault="005874A6" w:rsidP="28ED7D58">
      <w:pPr>
        <w:spacing w:after="200"/>
        <w:rPr>
          <w:rFonts w:ascii="Arial" w:eastAsia="Arial" w:hAnsi="Arial" w:cs="Arial"/>
          <w:i/>
          <w:iCs/>
          <w:color w:val="000000" w:themeColor="text1"/>
          <w:sz w:val="18"/>
          <w:szCs w:val="18"/>
        </w:rPr>
      </w:pPr>
    </w:p>
    <w:p w14:paraId="7231F5DB" w14:textId="77777777" w:rsidR="000F29A4" w:rsidRDefault="000F29A4" w:rsidP="28ED7D58">
      <w:pPr>
        <w:spacing w:after="200"/>
        <w:rPr>
          <w:rFonts w:ascii="Arial" w:eastAsia="Arial" w:hAnsi="Arial" w:cs="Arial"/>
          <w:i/>
          <w:iCs/>
          <w:color w:val="000000" w:themeColor="text1"/>
          <w:sz w:val="18"/>
          <w:szCs w:val="18"/>
        </w:rPr>
      </w:pPr>
    </w:p>
    <w:p w14:paraId="199F8640" w14:textId="77777777" w:rsidR="000F29A4" w:rsidRDefault="000F29A4" w:rsidP="28ED7D58">
      <w:pPr>
        <w:spacing w:after="200"/>
        <w:rPr>
          <w:rFonts w:ascii="Arial" w:eastAsia="Arial" w:hAnsi="Arial" w:cs="Arial"/>
          <w:i/>
          <w:iCs/>
          <w:color w:val="000000" w:themeColor="text1"/>
          <w:sz w:val="18"/>
          <w:szCs w:val="18"/>
        </w:rPr>
      </w:pPr>
    </w:p>
    <w:p w14:paraId="2A213CF6" w14:textId="77777777" w:rsidR="000F29A4" w:rsidRDefault="000F29A4" w:rsidP="28ED7D58">
      <w:pPr>
        <w:spacing w:after="200"/>
        <w:rPr>
          <w:rFonts w:ascii="Arial" w:eastAsia="Arial" w:hAnsi="Arial" w:cs="Arial"/>
          <w:i/>
          <w:iCs/>
          <w:color w:val="000000" w:themeColor="text1"/>
          <w:sz w:val="18"/>
          <w:szCs w:val="18"/>
        </w:rPr>
      </w:pPr>
    </w:p>
    <w:p w14:paraId="0FE7A430" w14:textId="77777777" w:rsidR="000B01B9" w:rsidRPr="00BA13F1" w:rsidRDefault="0D476DC8" w:rsidP="000B01B9">
      <w:pPr>
        <w:pStyle w:val="Ttulo3"/>
      </w:pPr>
      <w:bookmarkStart w:id="357" w:name="_Toc895406319"/>
      <w:bookmarkStart w:id="358" w:name="_Toc2118370171"/>
      <w:bookmarkStart w:id="359" w:name="_Toc232321713"/>
      <w:bookmarkStart w:id="360" w:name="_Toc232540651"/>
      <w:r>
        <w:lastRenderedPageBreak/>
        <w:t>CU04-E1 - Excepción: Ausencia de clientes morosos</w:t>
      </w:r>
      <w:bookmarkEnd w:id="357"/>
      <w:bookmarkEnd w:id="358"/>
      <w:bookmarkEnd w:id="359"/>
      <w:bookmarkEnd w:id="360"/>
    </w:p>
    <w:p w14:paraId="1F76D79C" w14:textId="208E12BB" w:rsidR="52BE024C" w:rsidRDefault="52BE024C" w:rsidP="52BE024C"/>
    <w:p w14:paraId="4B2E0BA5" w14:textId="642A8CB9" w:rsidR="47D13C54" w:rsidRDefault="47D13C54" w:rsidP="47D13C54">
      <w:pPr>
        <w:spacing w:line="360" w:lineRule="auto"/>
        <w:jc w:val="both"/>
      </w:pPr>
      <w:r>
        <w:t>En la Figura 6.9 se puede visualizar que, si el filtro de cartera morosa no encuentra clientes con saldos pendientes, el controlador de Finanzas retorna una respuesta sin registros. De esta forma, el sistema informa que no existen clientes morosos disponibles y mantiene la vista del catálogo sin mostrar datos que no correspondan al filtro aplicado.</w:t>
      </w:r>
    </w:p>
    <w:p w14:paraId="5C82977E" w14:textId="417CAE38" w:rsidR="47D13C54" w:rsidRDefault="47D13C54" w:rsidP="47D13C54">
      <w:pPr>
        <w:spacing w:line="360" w:lineRule="auto"/>
        <w:jc w:val="both"/>
      </w:pPr>
    </w:p>
    <w:p w14:paraId="0C22B060" w14:textId="301EE9C7" w:rsidR="00CE4D30" w:rsidRDefault="00CE4D30" w:rsidP="00CE4D30">
      <w:pPr>
        <w:pStyle w:val="Descripcin"/>
        <w:jc w:val="left"/>
      </w:pPr>
      <w:bookmarkStart w:id="361" w:name="_Toc232263790"/>
      <w:bookmarkStart w:id="362" w:name="_Toc232538164"/>
      <w:bookmarkStart w:id="363" w:name="_Toc232540774"/>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9</w:t>
      </w:r>
      <w:r w:rsidR="008837C2">
        <w:fldChar w:fldCharType="end"/>
      </w:r>
      <w:r w:rsidRPr="0062570B">
        <w:t>: “DS-CU04-E1 - Diagrama de secuencia de excepción: Ausencia de clientes morosos”.</w:t>
      </w:r>
      <w:bookmarkEnd w:id="361"/>
      <w:bookmarkEnd w:id="362"/>
      <w:bookmarkEnd w:id="363"/>
    </w:p>
    <w:p w14:paraId="3DED5E3E" w14:textId="7C833E0B" w:rsidR="47D13C54" w:rsidRDefault="47D13C54" w:rsidP="47D13C54"/>
    <w:p w14:paraId="58763BED" w14:textId="03433300" w:rsidR="00612F26" w:rsidRPr="006104B8" w:rsidRDefault="40A7F790" w:rsidP="00CE4D30">
      <w:pPr>
        <w:pStyle w:val="CaptionPB"/>
        <w:jc w:val="center"/>
      </w:pPr>
      <w:r>
        <w:rPr>
          <w:noProof/>
        </w:rPr>
        <w:drawing>
          <wp:inline distT="0" distB="0" distL="0" distR="0" wp14:anchorId="42C3A86A" wp14:editId="3D6AAB20">
            <wp:extent cx="5981700" cy="2200275"/>
            <wp:effectExtent l="0" t="0" r="0" b="0"/>
            <wp:docPr id="694806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06026" name="Picture 694806026"/>
                    <pic:cNvPicPr/>
                  </pic:nvPicPr>
                  <pic:blipFill>
                    <a:blip r:embed="rId47">
                      <a:extLst>
                        <a:ext uri="{28A0092B-C50C-407E-A947-70E740481C1C}">
                          <a14:useLocalDpi xmlns:a14="http://schemas.microsoft.com/office/drawing/2010/main"/>
                        </a:ext>
                      </a:extLst>
                    </a:blip>
                    <a:stretch>
                      <a:fillRect/>
                    </a:stretch>
                  </pic:blipFill>
                  <pic:spPr>
                    <a:xfrm>
                      <a:off x="0" y="0"/>
                      <a:ext cx="5981700" cy="2200275"/>
                    </a:xfrm>
                    <a:prstGeom prst="rect">
                      <a:avLst/>
                    </a:prstGeom>
                  </pic:spPr>
                </pic:pic>
              </a:graphicData>
            </a:graphic>
          </wp:inline>
        </w:drawing>
      </w:r>
    </w:p>
    <w:p w14:paraId="70EA58F1" w14:textId="557C3173" w:rsidR="00612F26" w:rsidRPr="006104B8" w:rsidRDefault="55B693F8" w:rsidP="0688BA82">
      <w:pPr>
        <w:pStyle w:val="Cita"/>
        <w:rPr>
          <w:rFonts w:cs="Arial"/>
          <w:color w:val="000000" w:themeColor="text1"/>
        </w:rPr>
      </w:pPr>
      <w:r>
        <w:t>Fuente: Elaborado por los estudiantes de acuerdo con el proyecto.</w:t>
      </w:r>
    </w:p>
    <w:p w14:paraId="05876688" w14:textId="77777777" w:rsidR="00F349F7" w:rsidRDefault="00F349F7" w:rsidP="28ED7D58">
      <w:pPr>
        <w:spacing w:after="200"/>
        <w:rPr>
          <w:rFonts w:ascii="Arial" w:eastAsia="Arial" w:hAnsi="Arial" w:cs="Arial"/>
          <w:i/>
          <w:iCs/>
          <w:color w:val="000000" w:themeColor="text1"/>
          <w:sz w:val="18"/>
          <w:szCs w:val="18"/>
        </w:rPr>
      </w:pPr>
    </w:p>
    <w:p w14:paraId="31C4F0C9" w14:textId="77777777" w:rsidR="00AA558D" w:rsidRDefault="00AA558D" w:rsidP="28ED7D58">
      <w:pPr>
        <w:spacing w:after="200"/>
        <w:rPr>
          <w:rFonts w:ascii="Arial" w:eastAsia="Arial" w:hAnsi="Arial" w:cs="Arial"/>
          <w:i/>
          <w:iCs/>
          <w:color w:val="000000" w:themeColor="text1"/>
          <w:sz w:val="18"/>
          <w:szCs w:val="18"/>
        </w:rPr>
      </w:pPr>
    </w:p>
    <w:p w14:paraId="60E0AED2" w14:textId="77777777" w:rsidR="00AA558D" w:rsidRDefault="00AA558D" w:rsidP="28ED7D58">
      <w:pPr>
        <w:spacing w:after="200"/>
        <w:rPr>
          <w:rFonts w:ascii="Arial" w:eastAsia="Arial" w:hAnsi="Arial" w:cs="Arial"/>
          <w:i/>
          <w:iCs/>
          <w:color w:val="000000" w:themeColor="text1"/>
          <w:sz w:val="18"/>
          <w:szCs w:val="18"/>
        </w:rPr>
      </w:pPr>
    </w:p>
    <w:p w14:paraId="52BD1A12" w14:textId="77777777" w:rsidR="00AA558D" w:rsidRDefault="00AA558D" w:rsidP="28ED7D58">
      <w:pPr>
        <w:spacing w:after="200"/>
        <w:rPr>
          <w:rFonts w:ascii="Arial" w:eastAsia="Arial" w:hAnsi="Arial" w:cs="Arial"/>
          <w:i/>
          <w:iCs/>
          <w:color w:val="000000" w:themeColor="text1"/>
          <w:sz w:val="18"/>
          <w:szCs w:val="18"/>
        </w:rPr>
      </w:pPr>
    </w:p>
    <w:p w14:paraId="396247D2" w14:textId="77777777" w:rsidR="00AA558D" w:rsidRDefault="00AA558D" w:rsidP="28ED7D58">
      <w:pPr>
        <w:spacing w:after="200"/>
        <w:rPr>
          <w:rFonts w:ascii="Arial" w:eastAsia="Arial" w:hAnsi="Arial" w:cs="Arial"/>
          <w:i/>
          <w:iCs/>
          <w:color w:val="000000" w:themeColor="text1"/>
          <w:sz w:val="18"/>
          <w:szCs w:val="18"/>
        </w:rPr>
      </w:pPr>
    </w:p>
    <w:p w14:paraId="24C6C2D5" w14:textId="77777777" w:rsidR="00AA558D" w:rsidRDefault="00AA558D" w:rsidP="28ED7D58">
      <w:pPr>
        <w:spacing w:after="200"/>
        <w:rPr>
          <w:rFonts w:ascii="Arial" w:eastAsia="Arial" w:hAnsi="Arial" w:cs="Arial"/>
          <w:i/>
          <w:iCs/>
          <w:color w:val="000000" w:themeColor="text1"/>
          <w:sz w:val="18"/>
          <w:szCs w:val="18"/>
        </w:rPr>
      </w:pPr>
    </w:p>
    <w:p w14:paraId="79DC64A7" w14:textId="77777777" w:rsidR="00AA558D" w:rsidRDefault="00AA558D" w:rsidP="28ED7D58">
      <w:pPr>
        <w:spacing w:after="200"/>
        <w:rPr>
          <w:rFonts w:ascii="Arial" w:eastAsia="Arial" w:hAnsi="Arial" w:cs="Arial"/>
          <w:i/>
          <w:iCs/>
          <w:color w:val="000000" w:themeColor="text1"/>
          <w:sz w:val="18"/>
          <w:szCs w:val="18"/>
        </w:rPr>
      </w:pPr>
    </w:p>
    <w:p w14:paraId="1AC70586" w14:textId="77777777" w:rsidR="00AA558D" w:rsidRDefault="00AA558D" w:rsidP="28ED7D58">
      <w:pPr>
        <w:spacing w:after="200"/>
        <w:rPr>
          <w:rFonts w:ascii="Arial" w:eastAsia="Arial" w:hAnsi="Arial" w:cs="Arial"/>
          <w:i/>
          <w:iCs/>
          <w:color w:val="000000" w:themeColor="text1"/>
          <w:sz w:val="18"/>
          <w:szCs w:val="18"/>
        </w:rPr>
      </w:pPr>
    </w:p>
    <w:p w14:paraId="457A98C6" w14:textId="77777777" w:rsidR="00F349F7" w:rsidRDefault="00F349F7" w:rsidP="28ED7D58">
      <w:pPr>
        <w:spacing w:after="200"/>
        <w:rPr>
          <w:rFonts w:ascii="Arial" w:eastAsia="Arial" w:hAnsi="Arial" w:cs="Arial"/>
          <w:i/>
          <w:iCs/>
          <w:color w:val="000000" w:themeColor="text1"/>
          <w:sz w:val="18"/>
          <w:szCs w:val="18"/>
        </w:rPr>
      </w:pPr>
    </w:p>
    <w:p w14:paraId="5CC1E669" w14:textId="1B9DFE67" w:rsidR="00257260" w:rsidRPr="00CE4D30" w:rsidRDefault="0D476DC8" w:rsidP="00CE4D30">
      <w:pPr>
        <w:pStyle w:val="Ttulo2"/>
      </w:pPr>
      <w:bookmarkStart w:id="364" w:name="_Toc846849308"/>
      <w:bookmarkStart w:id="365" w:name="_Toc1431786582"/>
      <w:bookmarkStart w:id="366" w:name="_Toc232321714"/>
      <w:bookmarkStart w:id="367" w:name="_Toc232540652"/>
      <w:r>
        <w:lastRenderedPageBreak/>
        <w:t>CU05 - Iniciando cotización y asignación cliente</w:t>
      </w:r>
      <w:bookmarkEnd w:id="364"/>
      <w:bookmarkEnd w:id="365"/>
      <w:bookmarkEnd w:id="366"/>
      <w:bookmarkEnd w:id="367"/>
    </w:p>
    <w:p w14:paraId="779E4402" w14:textId="77777777" w:rsidR="00F349F7" w:rsidRPr="00F349F7" w:rsidRDefault="00F349F7" w:rsidP="00F349F7"/>
    <w:p w14:paraId="79D7286B" w14:textId="77777777" w:rsidR="00CF174A" w:rsidRPr="00CE4D30" w:rsidRDefault="0D476DC8" w:rsidP="00CE4D30">
      <w:pPr>
        <w:pStyle w:val="Ttulo3"/>
      </w:pPr>
      <w:bookmarkStart w:id="368" w:name="_Toc954646877"/>
      <w:bookmarkStart w:id="369" w:name="_Toc36210626"/>
      <w:bookmarkStart w:id="370" w:name="_Toc232321715"/>
      <w:bookmarkStart w:id="371" w:name="_Toc232540653"/>
      <w:r>
        <w:t>CU05 - Flujo general</w:t>
      </w:r>
      <w:bookmarkEnd w:id="368"/>
      <w:bookmarkEnd w:id="369"/>
      <w:bookmarkEnd w:id="370"/>
      <w:bookmarkEnd w:id="371"/>
    </w:p>
    <w:p w14:paraId="3DA24FC9" w14:textId="3D5E7461" w:rsidR="52BE024C" w:rsidRDefault="52BE024C" w:rsidP="52BE024C"/>
    <w:p w14:paraId="5CC15D15" w14:textId="22FACFBB" w:rsidR="465214E4" w:rsidRDefault="465214E4" w:rsidP="465214E4">
      <w:pPr>
        <w:spacing w:line="360" w:lineRule="auto"/>
        <w:jc w:val="both"/>
      </w:pPr>
      <w:r>
        <w:t>En la Figura 6.10 se puede visualizar que, para poder iniciar una cotización, el usuario debe seleccionar un cliente activo desde la vista de creación de cotización. De esta forma, la vista envía la selección al controlador de Finanzas, el cual valida que el cliente exista y se encuentre habilitado antes de permitir el avance del formulario de cotización.</w:t>
      </w:r>
    </w:p>
    <w:p w14:paraId="1F75B422" w14:textId="4DEA6C4D" w:rsidR="465214E4" w:rsidRDefault="465214E4" w:rsidP="465214E4">
      <w:pPr>
        <w:spacing w:line="360" w:lineRule="auto"/>
        <w:jc w:val="both"/>
      </w:pPr>
    </w:p>
    <w:p w14:paraId="488D42E8" w14:textId="77777777" w:rsidR="00257260" w:rsidRPr="00FE5AF5" w:rsidRDefault="00257260" w:rsidP="28ED7D58">
      <w:pPr>
        <w:spacing w:after="200"/>
      </w:pPr>
    </w:p>
    <w:p w14:paraId="48B9BB46" w14:textId="3205EF9D" w:rsidR="00612F26" w:rsidRPr="00FE5AF5" w:rsidRDefault="5C2B3BDC" w:rsidP="00D60F2A">
      <w:pPr>
        <w:pStyle w:val="Descripcin"/>
      </w:pPr>
      <w:bookmarkStart w:id="372" w:name="_Toc232263791"/>
      <w:bookmarkStart w:id="373" w:name="_Toc232538165"/>
      <w:bookmarkStart w:id="374" w:name="_Toc232540775"/>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10</w:t>
      </w:r>
      <w:r w:rsidR="008837C2">
        <w:fldChar w:fldCharType="end"/>
      </w:r>
      <w:r>
        <w:t>: “DS-CU05 - Diagrama de secuencia general: Iniciando cotización y asignación cliente”.</w:t>
      </w:r>
      <w:bookmarkEnd w:id="372"/>
      <w:bookmarkEnd w:id="373"/>
      <w:bookmarkEnd w:id="374"/>
    </w:p>
    <w:p w14:paraId="25721A87" w14:textId="5726BD83" w:rsidR="465214E4" w:rsidRDefault="465214E4" w:rsidP="465214E4"/>
    <w:p w14:paraId="1D0DB2FF" w14:textId="17C88455" w:rsidR="00612F26" w:rsidRDefault="00612F26" w:rsidP="28ED7D58">
      <w:pPr>
        <w:spacing w:after="200"/>
      </w:pPr>
      <w:r>
        <w:rPr>
          <w:noProof/>
        </w:rPr>
        <w:drawing>
          <wp:inline distT="0" distB="0" distL="0" distR="0" wp14:anchorId="6A197398" wp14:editId="6F910B69">
            <wp:extent cx="5981700" cy="2076450"/>
            <wp:effectExtent l="0" t="0" r="0" b="0"/>
            <wp:docPr id="932538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38015" name="Picture 932538015"/>
                    <pic:cNvPicPr/>
                  </pic:nvPicPr>
                  <pic:blipFill>
                    <a:blip r:embed="rId48">
                      <a:extLst>
                        <a:ext uri="{28A0092B-C50C-407E-A947-70E740481C1C}">
                          <a14:useLocalDpi xmlns:a14="http://schemas.microsoft.com/office/drawing/2010/main"/>
                        </a:ext>
                      </a:extLst>
                    </a:blip>
                    <a:stretch>
                      <a:fillRect/>
                    </a:stretch>
                  </pic:blipFill>
                  <pic:spPr>
                    <a:xfrm>
                      <a:off x="0" y="0"/>
                      <a:ext cx="5981700" cy="2076450"/>
                    </a:xfrm>
                    <a:prstGeom prst="rect">
                      <a:avLst/>
                    </a:prstGeom>
                  </pic:spPr>
                </pic:pic>
              </a:graphicData>
            </a:graphic>
          </wp:inline>
        </w:drawing>
      </w:r>
      <w:r>
        <w:tab/>
      </w:r>
      <w:r>
        <w:tab/>
      </w:r>
      <w:r>
        <w:tab/>
      </w:r>
    </w:p>
    <w:p w14:paraId="386F06C8" w14:textId="5EE86A6A" w:rsidR="00612F26" w:rsidRDefault="55B693F8" w:rsidP="175DB53C">
      <w:pPr>
        <w:pStyle w:val="Cita"/>
        <w:rPr>
          <w:rFonts w:ascii="Arial" w:eastAsia="Arial" w:hAnsi="Arial" w:cs="Arial"/>
          <w:i w:val="0"/>
          <w:iCs w:val="0"/>
          <w:color w:val="000000" w:themeColor="text1"/>
          <w:szCs w:val="18"/>
        </w:rPr>
      </w:pPr>
      <w:r>
        <w:t>Fuente: Elaborado por los estudiantes de acuerdo con el proyecto.</w:t>
      </w:r>
    </w:p>
    <w:p w14:paraId="63B6CAF8" w14:textId="77777777" w:rsidR="00F349F7" w:rsidRDefault="00F349F7" w:rsidP="28ED7D58">
      <w:pPr>
        <w:spacing w:after="200"/>
        <w:rPr>
          <w:rFonts w:ascii="Arial" w:eastAsia="Arial" w:hAnsi="Arial" w:cs="Arial"/>
          <w:i/>
          <w:iCs/>
          <w:color w:val="000000" w:themeColor="text1"/>
          <w:sz w:val="18"/>
          <w:szCs w:val="18"/>
        </w:rPr>
      </w:pPr>
    </w:p>
    <w:p w14:paraId="7E9DE820" w14:textId="77777777" w:rsidR="005052ED" w:rsidRPr="00D60F2A" w:rsidRDefault="0D476DC8" w:rsidP="00D60F2A">
      <w:pPr>
        <w:pStyle w:val="Ttulo3"/>
      </w:pPr>
      <w:bookmarkStart w:id="375" w:name="_Toc638602312"/>
      <w:bookmarkStart w:id="376" w:name="_Toc415815333"/>
      <w:bookmarkStart w:id="377" w:name="_Toc232321716"/>
      <w:bookmarkStart w:id="378" w:name="_Toc232540654"/>
      <w:r>
        <w:t>CU05-E1 - Excepción: Cliente no seleccionado</w:t>
      </w:r>
      <w:bookmarkEnd w:id="375"/>
      <w:bookmarkEnd w:id="376"/>
      <w:bookmarkEnd w:id="377"/>
      <w:bookmarkEnd w:id="378"/>
    </w:p>
    <w:p w14:paraId="01EA33B2" w14:textId="6E70F098" w:rsidR="52BE024C" w:rsidRDefault="52BE024C" w:rsidP="52BE024C"/>
    <w:p w14:paraId="02A60650" w14:textId="4D14F039" w:rsidR="275E8492" w:rsidRDefault="275E8492" w:rsidP="275E8492">
      <w:pPr>
        <w:spacing w:line="360" w:lineRule="auto"/>
        <w:jc w:val="both"/>
      </w:pPr>
      <w:r>
        <w:t>En la Figura 6.11 se puede visualizar que, si el usuario intenta avanzar en la creación de una cotización sin seleccionar un cliente, la vista envía la solicitud incompleta al controlador de Finanzas. De esta forma, el sistema bloquea el avance del flujo e informa que la selección de un cliente activo es obligatoria para generar el documento.</w:t>
      </w:r>
    </w:p>
    <w:p w14:paraId="746A7F62" w14:textId="7E1F8A3C" w:rsidR="275E8492" w:rsidRDefault="275E8492" w:rsidP="275E8492">
      <w:pPr>
        <w:spacing w:after="200"/>
      </w:pPr>
    </w:p>
    <w:p w14:paraId="08C7E784" w14:textId="081678CA" w:rsidR="275E8492" w:rsidRDefault="275E8492" w:rsidP="275E8492">
      <w:pPr>
        <w:spacing w:after="200"/>
      </w:pPr>
    </w:p>
    <w:p w14:paraId="46D8E3D9" w14:textId="6242DED4" w:rsidR="00B70903" w:rsidRDefault="00947EED" w:rsidP="00947EED">
      <w:pPr>
        <w:pStyle w:val="Descripcin"/>
      </w:pPr>
      <w:bookmarkStart w:id="379" w:name="_Toc232263792"/>
      <w:bookmarkStart w:id="380" w:name="_Toc232538166"/>
      <w:bookmarkStart w:id="381" w:name="_Toc232540776"/>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11</w:t>
      </w:r>
      <w:r w:rsidR="008837C2">
        <w:fldChar w:fldCharType="end"/>
      </w:r>
      <w:r w:rsidRPr="00D82B47">
        <w:t>: “DS-CU05-E1 - Diagrama de secuencia de excepción: Cliente no seleccionado”.</w:t>
      </w:r>
      <w:bookmarkEnd w:id="379"/>
      <w:bookmarkEnd w:id="380"/>
      <w:bookmarkEnd w:id="381"/>
    </w:p>
    <w:p w14:paraId="381A8849" w14:textId="133739C3" w:rsidR="275E8492" w:rsidRDefault="275E8492" w:rsidP="275E8492"/>
    <w:p w14:paraId="33D92C75" w14:textId="77777777" w:rsidR="00B70903" w:rsidRDefault="00612F26" w:rsidP="00B70903">
      <w:r>
        <w:rPr>
          <w:noProof/>
        </w:rPr>
        <w:drawing>
          <wp:inline distT="0" distB="0" distL="0" distR="0" wp14:anchorId="48C6FC4B" wp14:editId="3C6DCF00">
            <wp:extent cx="5981700" cy="1905000"/>
            <wp:effectExtent l="0" t="0" r="0" b="0"/>
            <wp:docPr id="1933388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8612" name="Picture 1933388612"/>
                    <pic:cNvPicPr/>
                  </pic:nvPicPr>
                  <pic:blipFill>
                    <a:blip r:embed="rId49">
                      <a:extLst>
                        <a:ext uri="{28A0092B-C50C-407E-A947-70E740481C1C}">
                          <a14:useLocalDpi xmlns:a14="http://schemas.microsoft.com/office/drawing/2010/main"/>
                        </a:ext>
                      </a:extLst>
                    </a:blip>
                    <a:stretch>
                      <a:fillRect/>
                    </a:stretch>
                  </pic:blipFill>
                  <pic:spPr>
                    <a:xfrm>
                      <a:off x="0" y="0"/>
                      <a:ext cx="5981700" cy="1905000"/>
                    </a:xfrm>
                    <a:prstGeom prst="rect">
                      <a:avLst/>
                    </a:prstGeom>
                  </pic:spPr>
                </pic:pic>
              </a:graphicData>
            </a:graphic>
          </wp:inline>
        </w:drawing>
      </w:r>
    </w:p>
    <w:p w14:paraId="321B8BAD" w14:textId="1DFE5172" w:rsidR="00612F26" w:rsidRDefault="55B693F8" w:rsidP="175DB53C">
      <w:pPr>
        <w:pStyle w:val="Cita"/>
        <w:rPr>
          <w:rFonts w:ascii="Arial" w:eastAsia="Arial" w:hAnsi="Arial" w:cs="Arial"/>
          <w:i w:val="0"/>
          <w:color w:val="000000" w:themeColor="text1"/>
        </w:rPr>
      </w:pPr>
      <w:r>
        <w:t>Fuente: Elaborado por los estudiantes de acuerdo con el proyecto.</w:t>
      </w:r>
    </w:p>
    <w:p w14:paraId="557C61E0" w14:textId="77777777" w:rsidR="00B70903" w:rsidRPr="00B70903" w:rsidRDefault="00B70903" w:rsidP="00B70903"/>
    <w:p w14:paraId="3CACC13B" w14:textId="77777777" w:rsidR="00533069" w:rsidRDefault="00533069" w:rsidP="28ED7D58">
      <w:pPr>
        <w:spacing w:after="200"/>
        <w:rPr>
          <w:rFonts w:ascii="Arial" w:eastAsia="Arial" w:hAnsi="Arial" w:cs="Arial"/>
          <w:i/>
          <w:iCs/>
          <w:color w:val="000000" w:themeColor="text1"/>
          <w:sz w:val="18"/>
          <w:szCs w:val="18"/>
        </w:rPr>
      </w:pPr>
    </w:p>
    <w:p w14:paraId="22F35318" w14:textId="77777777" w:rsidR="00F365AA" w:rsidRPr="00947EED" w:rsidRDefault="0D476DC8" w:rsidP="00947EED">
      <w:pPr>
        <w:pStyle w:val="Ttulo2"/>
        <w:spacing w:line="360" w:lineRule="auto"/>
        <w:jc w:val="both"/>
      </w:pPr>
      <w:bookmarkStart w:id="382" w:name="_Toc2146352121"/>
      <w:bookmarkStart w:id="383" w:name="_Toc1499191272"/>
      <w:bookmarkStart w:id="384" w:name="_Toc232321717"/>
      <w:bookmarkStart w:id="385" w:name="_Toc232540655"/>
      <w:r>
        <w:t>CU06 - Consultando costos de inventario</w:t>
      </w:r>
      <w:bookmarkEnd w:id="382"/>
      <w:bookmarkEnd w:id="383"/>
      <w:bookmarkEnd w:id="384"/>
      <w:bookmarkEnd w:id="385"/>
    </w:p>
    <w:p w14:paraId="3D4C0CFD" w14:textId="4FE69F6B" w:rsidR="3D34BC3E" w:rsidRDefault="3D34BC3E" w:rsidP="00947EED">
      <w:pPr>
        <w:spacing w:line="360" w:lineRule="auto"/>
        <w:jc w:val="both"/>
      </w:pPr>
    </w:p>
    <w:p w14:paraId="6BC791B0" w14:textId="77777777" w:rsidR="00F365AA" w:rsidRPr="00947EED" w:rsidRDefault="0D476DC8" w:rsidP="00947EED">
      <w:pPr>
        <w:pStyle w:val="Ttulo3"/>
        <w:spacing w:line="360" w:lineRule="auto"/>
        <w:jc w:val="both"/>
      </w:pPr>
      <w:bookmarkStart w:id="386" w:name="_Toc703670055"/>
      <w:bookmarkStart w:id="387" w:name="_Toc1109562518"/>
      <w:bookmarkStart w:id="388" w:name="_Toc232321718"/>
      <w:bookmarkStart w:id="389" w:name="_Toc232540656"/>
      <w:r>
        <w:t>CU06 - Flujo general</w:t>
      </w:r>
      <w:bookmarkEnd w:id="386"/>
      <w:bookmarkEnd w:id="387"/>
      <w:bookmarkEnd w:id="388"/>
      <w:bookmarkEnd w:id="389"/>
    </w:p>
    <w:p w14:paraId="4E1353D4" w14:textId="5174C879" w:rsidR="3D34BC3E" w:rsidRDefault="3D34BC3E" w:rsidP="00947EED">
      <w:pPr>
        <w:spacing w:line="360" w:lineRule="auto"/>
        <w:jc w:val="both"/>
      </w:pPr>
    </w:p>
    <w:p w14:paraId="25E5832C" w14:textId="515AE0BF" w:rsidR="7ADFF742" w:rsidRDefault="7ADFF742" w:rsidP="7ADFF742">
      <w:pPr>
        <w:spacing w:line="360" w:lineRule="auto"/>
        <w:jc w:val="both"/>
      </w:pPr>
      <w:r>
        <w:t>En la Figura 6.12 se puede visualizar que, para poder consultar los costos de inventario, el sistema solicita al controlador de Finanzas la información de materiales necesaria para la cotización. De esta forma, el controlador realiza una consulta de lectura hacia la base de datos o el módulo correspondiente, obtiene los costos unitarios vigentes y los retorna a la vista para ser utilizados en el cálculo comercial.</w:t>
      </w:r>
    </w:p>
    <w:p w14:paraId="31BD7B78" w14:textId="5A4395F6" w:rsidR="7ADFF742" w:rsidRDefault="7ADFF742" w:rsidP="7ADFF742">
      <w:pPr>
        <w:spacing w:line="360" w:lineRule="auto"/>
        <w:jc w:val="both"/>
      </w:pPr>
    </w:p>
    <w:p w14:paraId="00271B59" w14:textId="6AD6FC56" w:rsidR="7ADFF742" w:rsidRDefault="7ADFF742" w:rsidP="7ADFF742">
      <w:pPr>
        <w:spacing w:line="360" w:lineRule="auto"/>
        <w:jc w:val="both"/>
      </w:pPr>
    </w:p>
    <w:p w14:paraId="4581C069" w14:textId="735D34DB" w:rsidR="7ADFF742" w:rsidRDefault="7ADFF742" w:rsidP="7ADFF742">
      <w:pPr>
        <w:spacing w:line="360" w:lineRule="auto"/>
        <w:jc w:val="both"/>
      </w:pPr>
    </w:p>
    <w:p w14:paraId="46B517B6" w14:textId="385F754D" w:rsidR="7ADFF742" w:rsidRDefault="7ADFF742" w:rsidP="7ADFF742">
      <w:pPr>
        <w:spacing w:line="360" w:lineRule="auto"/>
        <w:jc w:val="both"/>
      </w:pPr>
    </w:p>
    <w:p w14:paraId="4487E28C" w14:textId="2FFE7DB7" w:rsidR="7ADFF742" w:rsidRDefault="7ADFF742" w:rsidP="7ADFF742">
      <w:pPr>
        <w:spacing w:line="360" w:lineRule="auto"/>
        <w:jc w:val="both"/>
      </w:pPr>
    </w:p>
    <w:p w14:paraId="4BCEA2A0" w14:textId="7DF82FAE" w:rsidR="00196199" w:rsidRDefault="00947EED" w:rsidP="78B39B2D">
      <w:pPr>
        <w:pStyle w:val="Descripcin"/>
        <w:spacing w:after="200"/>
      </w:pPr>
      <w:bookmarkStart w:id="390" w:name="_Toc232263793"/>
      <w:bookmarkStart w:id="391" w:name="_Toc232538167"/>
      <w:bookmarkStart w:id="392" w:name="_Toc232540777"/>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12</w:t>
      </w:r>
      <w:r w:rsidR="008837C2">
        <w:fldChar w:fldCharType="end"/>
      </w:r>
      <w:r w:rsidRPr="00C57377">
        <w:t>: “DS-CU06 - Diagrama de secuencia general: Consultando costos de inventario”.</w:t>
      </w:r>
      <w:bookmarkEnd w:id="390"/>
      <w:bookmarkEnd w:id="391"/>
      <w:bookmarkEnd w:id="392"/>
    </w:p>
    <w:p w14:paraId="0EFD001F" w14:textId="46B7523B" w:rsidR="7ADFF742" w:rsidRDefault="7ADFF742" w:rsidP="7ADFF742"/>
    <w:p w14:paraId="621A331D" w14:textId="77777777" w:rsidR="00196199" w:rsidRDefault="00612F26" w:rsidP="00196199">
      <w:r>
        <w:rPr>
          <w:noProof/>
        </w:rPr>
        <w:drawing>
          <wp:inline distT="0" distB="0" distL="0" distR="0" wp14:anchorId="557F3C4E" wp14:editId="3EF0C194">
            <wp:extent cx="5981700" cy="2447925"/>
            <wp:effectExtent l="0" t="0" r="0" b="0"/>
            <wp:docPr id="1922276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76182" name="Picture 1922276182"/>
                    <pic:cNvPicPr/>
                  </pic:nvPicPr>
                  <pic:blipFill>
                    <a:blip r:embed="rId50">
                      <a:extLst>
                        <a:ext uri="{28A0092B-C50C-407E-A947-70E740481C1C}">
                          <a14:useLocalDpi xmlns:a14="http://schemas.microsoft.com/office/drawing/2010/main"/>
                        </a:ext>
                      </a:extLst>
                    </a:blip>
                    <a:stretch>
                      <a:fillRect/>
                    </a:stretch>
                  </pic:blipFill>
                  <pic:spPr>
                    <a:xfrm>
                      <a:off x="0" y="0"/>
                      <a:ext cx="5981700" cy="2447925"/>
                    </a:xfrm>
                    <a:prstGeom prst="rect">
                      <a:avLst/>
                    </a:prstGeom>
                  </pic:spPr>
                </pic:pic>
              </a:graphicData>
            </a:graphic>
          </wp:inline>
        </w:drawing>
      </w:r>
    </w:p>
    <w:p w14:paraId="3AE86B65" w14:textId="04B8CE0F" w:rsidR="00612F26" w:rsidRDefault="55B693F8" w:rsidP="175DB53C">
      <w:pPr>
        <w:pStyle w:val="Cita"/>
        <w:rPr>
          <w:rFonts w:ascii="Arial" w:eastAsia="Arial" w:hAnsi="Arial" w:cs="Arial"/>
          <w:i w:val="0"/>
          <w:color w:val="000000" w:themeColor="text1"/>
        </w:rPr>
      </w:pPr>
      <w:r>
        <w:t>Fuente: Elaborado por los estudiantes de acuerdo con el proyecto.</w:t>
      </w:r>
    </w:p>
    <w:p w14:paraId="4141AF0A" w14:textId="77777777" w:rsidR="00405CE0" w:rsidRDefault="00405CE0" w:rsidP="28ED7D58">
      <w:pPr>
        <w:spacing w:after="200"/>
        <w:rPr>
          <w:rFonts w:ascii="Arial" w:eastAsia="Arial" w:hAnsi="Arial" w:cs="Arial"/>
          <w:i/>
          <w:iCs/>
          <w:color w:val="000000" w:themeColor="text1"/>
          <w:sz w:val="18"/>
          <w:szCs w:val="18"/>
        </w:rPr>
      </w:pPr>
    </w:p>
    <w:p w14:paraId="5E9B153F" w14:textId="77777777" w:rsidR="00405CE0" w:rsidRDefault="00405CE0" w:rsidP="28ED7D58">
      <w:pPr>
        <w:spacing w:after="200"/>
      </w:pPr>
    </w:p>
    <w:p w14:paraId="4A88287D" w14:textId="77777777" w:rsidR="00732BBC" w:rsidRPr="007C5413" w:rsidRDefault="0D476DC8" w:rsidP="00354597">
      <w:pPr>
        <w:pStyle w:val="Ttulo3"/>
        <w:spacing w:line="360" w:lineRule="auto"/>
        <w:jc w:val="both"/>
      </w:pPr>
      <w:bookmarkStart w:id="393" w:name="_Toc260487175"/>
      <w:bookmarkStart w:id="394" w:name="_Toc2042353205"/>
      <w:bookmarkStart w:id="395" w:name="_Toc232321719"/>
      <w:bookmarkStart w:id="396" w:name="_Toc232540657"/>
      <w:r>
        <w:t>CU06-E1 - Excepción: Inventario no disponible</w:t>
      </w:r>
      <w:bookmarkEnd w:id="393"/>
      <w:bookmarkEnd w:id="394"/>
      <w:bookmarkEnd w:id="395"/>
      <w:bookmarkEnd w:id="396"/>
    </w:p>
    <w:p w14:paraId="52605394" w14:textId="5A3FE672" w:rsidR="52BE024C" w:rsidRDefault="52BE024C" w:rsidP="00354597">
      <w:pPr>
        <w:spacing w:line="360" w:lineRule="auto"/>
        <w:jc w:val="both"/>
      </w:pPr>
    </w:p>
    <w:p w14:paraId="2AB4E4F0" w14:textId="2FF3DCE8" w:rsidR="175DB53C" w:rsidRDefault="175DB53C" w:rsidP="175DB53C">
      <w:pPr>
        <w:spacing w:line="360" w:lineRule="auto"/>
        <w:jc w:val="both"/>
      </w:pPr>
      <w:r>
        <w:t>En la Figura 6.13 se puede visualizar que, si la información de inventario no se encuentra disponible, el controlador de Finanzas no logra recuperar los costos unitarios requeridos para la cotización. De esta forma, el sistema informa la falta de disponibilidad de inventario y evita continuar con cálculos basados en datos inexistentes o desactualizados.</w:t>
      </w:r>
    </w:p>
    <w:p w14:paraId="71AD0AFA" w14:textId="536C04D7" w:rsidR="175DB53C" w:rsidRDefault="175DB53C" w:rsidP="175DB53C">
      <w:pPr>
        <w:spacing w:line="360" w:lineRule="auto"/>
        <w:jc w:val="both"/>
      </w:pPr>
    </w:p>
    <w:p w14:paraId="48B32E3C" w14:textId="33257804" w:rsidR="175DB53C" w:rsidRDefault="175DB53C" w:rsidP="175DB53C">
      <w:pPr>
        <w:spacing w:line="360" w:lineRule="auto"/>
        <w:jc w:val="both"/>
      </w:pPr>
    </w:p>
    <w:p w14:paraId="30497C5A" w14:textId="7838BACB" w:rsidR="175DB53C" w:rsidRDefault="175DB53C" w:rsidP="175DB53C">
      <w:pPr>
        <w:spacing w:line="360" w:lineRule="auto"/>
        <w:jc w:val="both"/>
      </w:pPr>
    </w:p>
    <w:p w14:paraId="2577F575" w14:textId="0DBE3DF5" w:rsidR="175DB53C" w:rsidRDefault="175DB53C" w:rsidP="175DB53C">
      <w:pPr>
        <w:spacing w:line="360" w:lineRule="auto"/>
        <w:jc w:val="both"/>
      </w:pPr>
    </w:p>
    <w:p w14:paraId="091E70D5" w14:textId="7B85A63C" w:rsidR="175DB53C" w:rsidRDefault="175DB53C" w:rsidP="175DB53C">
      <w:pPr>
        <w:spacing w:line="360" w:lineRule="auto"/>
        <w:jc w:val="both"/>
      </w:pPr>
    </w:p>
    <w:p w14:paraId="0BAF0093" w14:textId="5C543DAF" w:rsidR="00354597" w:rsidRDefault="00354597" w:rsidP="78B39B2D">
      <w:pPr>
        <w:pStyle w:val="Descripcin"/>
        <w:spacing w:line="360" w:lineRule="auto"/>
        <w:jc w:val="both"/>
      </w:pPr>
      <w:bookmarkStart w:id="397" w:name="_Toc232263794"/>
      <w:bookmarkStart w:id="398" w:name="_Toc232538168"/>
      <w:bookmarkStart w:id="399" w:name="_Toc232540778"/>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13</w:t>
      </w:r>
      <w:r w:rsidR="008837C2">
        <w:fldChar w:fldCharType="end"/>
      </w:r>
      <w:r w:rsidRPr="0072659E">
        <w:t>: “DS-CU06-E1 - Diagrama de secuencia de excepción: Inventario no disponible”.</w:t>
      </w:r>
      <w:bookmarkEnd w:id="397"/>
      <w:bookmarkEnd w:id="398"/>
      <w:bookmarkEnd w:id="399"/>
    </w:p>
    <w:p w14:paraId="54204E4A" w14:textId="77777777" w:rsidR="00BB62D9" w:rsidRPr="00BB62D9" w:rsidRDefault="00BB62D9" w:rsidP="00BB62D9"/>
    <w:p w14:paraId="07E8FE29" w14:textId="747A7044" w:rsidR="00612F26" w:rsidRDefault="00612F26" w:rsidP="28ED7D58">
      <w:pPr>
        <w:spacing w:after="200"/>
      </w:pPr>
      <w:r>
        <w:rPr>
          <w:noProof/>
        </w:rPr>
        <w:drawing>
          <wp:inline distT="0" distB="0" distL="0" distR="0" wp14:anchorId="63A9B747" wp14:editId="63B764F9">
            <wp:extent cx="5981700" cy="2438400"/>
            <wp:effectExtent l="0" t="0" r="0" b="0"/>
            <wp:docPr id="119973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160" name="Picture 119973160"/>
                    <pic:cNvPicPr/>
                  </pic:nvPicPr>
                  <pic:blipFill>
                    <a:blip r:embed="rId51">
                      <a:extLst>
                        <a:ext uri="{28A0092B-C50C-407E-A947-70E740481C1C}">
                          <a14:useLocalDpi xmlns:a14="http://schemas.microsoft.com/office/drawing/2010/main"/>
                        </a:ext>
                      </a:extLst>
                    </a:blip>
                    <a:stretch>
                      <a:fillRect/>
                    </a:stretch>
                  </pic:blipFill>
                  <pic:spPr>
                    <a:xfrm>
                      <a:off x="0" y="0"/>
                      <a:ext cx="5981700" cy="2438400"/>
                    </a:xfrm>
                    <a:prstGeom prst="rect">
                      <a:avLst/>
                    </a:prstGeom>
                  </pic:spPr>
                </pic:pic>
              </a:graphicData>
            </a:graphic>
          </wp:inline>
        </w:drawing>
      </w:r>
      <w:r>
        <w:tab/>
      </w:r>
      <w:r>
        <w:tab/>
      </w:r>
      <w:r>
        <w:tab/>
      </w:r>
    </w:p>
    <w:p w14:paraId="2E0837BB" w14:textId="31303FAF" w:rsidR="00612F26" w:rsidRDefault="55B693F8" w:rsidP="175DB53C">
      <w:pPr>
        <w:pStyle w:val="Cita"/>
        <w:rPr>
          <w:rFonts w:ascii="Arial" w:eastAsia="Arial" w:hAnsi="Arial" w:cs="Arial"/>
          <w:i w:val="0"/>
          <w:color w:val="000000" w:themeColor="text1"/>
          <w:szCs w:val="18"/>
        </w:rPr>
      </w:pPr>
      <w:r>
        <w:t>Fuente: Elaborado por los estudiantes de acuerdo con el proyecto.</w:t>
      </w:r>
    </w:p>
    <w:p w14:paraId="4BB701BF" w14:textId="77777777" w:rsidR="00100F85" w:rsidRDefault="00100F85" w:rsidP="28ED7D58">
      <w:pPr>
        <w:spacing w:after="200"/>
      </w:pPr>
    </w:p>
    <w:p w14:paraId="752EA493" w14:textId="6D4A7EEC" w:rsidR="0080493F" w:rsidRDefault="0080493F" w:rsidP="28ED7D58">
      <w:pPr>
        <w:spacing w:after="200"/>
      </w:pPr>
    </w:p>
    <w:p w14:paraId="3F177ACE" w14:textId="3ABEDF4F" w:rsidR="00747CFB" w:rsidRPr="00265446" w:rsidRDefault="0D476DC8" w:rsidP="00265446">
      <w:pPr>
        <w:pStyle w:val="Ttulo2"/>
        <w:spacing w:line="360" w:lineRule="auto"/>
        <w:jc w:val="both"/>
      </w:pPr>
      <w:bookmarkStart w:id="400" w:name="_Toc2138673212"/>
      <w:bookmarkStart w:id="401" w:name="_Toc501799128"/>
      <w:bookmarkStart w:id="402" w:name="_Toc232321720"/>
      <w:bookmarkStart w:id="403" w:name="_Toc232540658"/>
      <w:r>
        <w:t>CU07 - Calculando el subtotal de materiales</w:t>
      </w:r>
      <w:bookmarkEnd w:id="400"/>
      <w:bookmarkEnd w:id="401"/>
      <w:bookmarkEnd w:id="402"/>
      <w:bookmarkEnd w:id="403"/>
    </w:p>
    <w:p w14:paraId="19D0B39D" w14:textId="14A29C2E" w:rsidR="4D0A9ABC" w:rsidRDefault="4D0A9ABC" w:rsidP="00265446">
      <w:pPr>
        <w:spacing w:line="360" w:lineRule="auto"/>
        <w:jc w:val="both"/>
      </w:pPr>
    </w:p>
    <w:p w14:paraId="7762EA45" w14:textId="2EECC240" w:rsidR="4D0A9ABC" w:rsidRDefault="0D476DC8" w:rsidP="00011413">
      <w:pPr>
        <w:pStyle w:val="Ttulo3"/>
        <w:spacing w:line="360" w:lineRule="auto"/>
        <w:jc w:val="both"/>
      </w:pPr>
      <w:bookmarkStart w:id="404" w:name="_Toc638421088"/>
      <w:bookmarkStart w:id="405" w:name="_Toc343881287"/>
      <w:bookmarkStart w:id="406" w:name="_Toc232321721"/>
      <w:bookmarkStart w:id="407" w:name="_Toc232540659"/>
      <w:r>
        <w:t>CU07 - Flujo general</w:t>
      </w:r>
      <w:bookmarkEnd w:id="404"/>
      <w:bookmarkEnd w:id="405"/>
      <w:bookmarkEnd w:id="406"/>
      <w:bookmarkEnd w:id="407"/>
    </w:p>
    <w:p w14:paraId="23C8F4D2" w14:textId="77777777" w:rsidR="00011413" w:rsidRPr="00011413" w:rsidRDefault="00011413" w:rsidP="00011413"/>
    <w:p w14:paraId="6FF286B2" w14:textId="449656DC" w:rsidR="0688BA82" w:rsidRDefault="0688BA82" w:rsidP="0688BA82">
      <w:pPr>
        <w:spacing w:line="360" w:lineRule="auto"/>
        <w:jc w:val="both"/>
      </w:pPr>
      <w:r>
        <w:t>En la Figura 6.14 se puede visualizar que, para poder calcular el subtotal de materiales, el usuario ingresa las cantidades requeridas en la vista de cotización. De esta forma, el sistema envía los datos al controlador de Finanzas, el cual multiplica las cantidades por los costos unitarios recuperados y retorna el subtotal correspondiente para mostrarlo en pantalla.</w:t>
      </w:r>
    </w:p>
    <w:p w14:paraId="7C6CB847" w14:textId="77777777" w:rsidR="003E0F1D" w:rsidRDefault="003E0F1D" w:rsidP="00265446">
      <w:pPr>
        <w:spacing w:line="360" w:lineRule="auto"/>
        <w:jc w:val="both"/>
      </w:pPr>
    </w:p>
    <w:p w14:paraId="323E16AA" w14:textId="77777777" w:rsidR="003E0F1D" w:rsidRDefault="003E0F1D" w:rsidP="00265446">
      <w:pPr>
        <w:spacing w:line="360" w:lineRule="auto"/>
        <w:jc w:val="both"/>
      </w:pPr>
    </w:p>
    <w:p w14:paraId="6EBC5F44" w14:textId="77777777" w:rsidR="003E0F1D" w:rsidRDefault="003E0F1D" w:rsidP="00265446">
      <w:pPr>
        <w:spacing w:line="360" w:lineRule="auto"/>
        <w:jc w:val="both"/>
      </w:pPr>
    </w:p>
    <w:p w14:paraId="66205632" w14:textId="31B4C5BE" w:rsidR="00265446" w:rsidRPr="00BA13F1" w:rsidRDefault="00265446" w:rsidP="00265446">
      <w:pPr>
        <w:pStyle w:val="Descripcin"/>
        <w:spacing w:line="360" w:lineRule="auto"/>
      </w:pPr>
      <w:bookmarkStart w:id="408" w:name="_Toc232263795"/>
      <w:bookmarkStart w:id="409" w:name="_Toc232538169"/>
      <w:bookmarkStart w:id="410" w:name="_Toc232540779"/>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14</w:t>
      </w:r>
      <w:r w:rsidR="008837C2">
        <w:fldChar w:fldCharType="end"/>
      </w:r>
      <w:r w:rsidRPr="00F835F9">
        <w:t>: “DS-CU07 - Diagrama de secuencia general: Calculando el subtotal de materiales”.</w:t>
      </w:r>
      <w:bookmarkEnd w:id="408"/>
      <w:bookmarkEnd w:id="409"/>
      <w:bookmarkEnd w:id="410"/>
    </w:p>
    <w:p w14:paraId="268683F0" w14:textId="1F38E24C" w:rsidR="0688BA82" w:rsidRDefault="0688BA82" w:rsidP="0688BA82"/>
    <w:p w14:paraId="3EF23DF5" w14:textId="654684E5" w:rsidR="00612F26" w:rsidRDefault="00612F26" w:rsidP="28ED7D58">
      <w:pPr>
        <w:spacing w:after="200"/>
      </w:pPr>
      <w:r>
        <w:rPr>
          <w:noProof/>
        </w:rPr>
        <w:drawing>
          <wp:inline distT="0" distB="0" distL="0" distR="0" wp14:anchorId="01315A12" wp14:editId="19CD4FE6">
            <wp:extent cx="5981700" cy="3048000"/>
            <wp:effectExtent l="0" t="0" r="0" b="0"/>
            <wp:docPr id="826640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40361" name="Picture 826640361"/>
                    <pic:cNvPicPr/>
                  </pic:nvPicPr>
                  <pic:blipFill>
                    <a:blip r:embed="rId52">
                      <a:extLst>
                        <a:ext uri="{28A0092B-C50C-407E-A947-70E740481C1C}">
                          <a14:useLocalDpi xmlns:a14="http://schemas.microsoft.com/office/drawing/2010/main"/>
                        </a:ext>
                      </a:extLst>
                    </a:blip>
                    <a:stretch>
                      <a:fillRect/>
                    </a:stretch>
                  </pic:blipFill>
                  <pic:spPr>
                    <a:xfrm>
                      <a:off x="0" y="0"/>
                      <a:ext cx="5981700" cy="3048000"/>
                    </a:xfrm>
                    <a:prstGeom prst="rect">
                      <a:avLst/>
                    </a:prstGeom>
                  </pic:spPr>
                </pic:pic>
              </a:graphicData>
            </a:graphic>
          </wp:inline>
        </w:drawing>
      </w:r>
      <w:r>
        <w:tab/>
      </w:r>
      <w:r>
        <w:tab/>
      </w:r>
      <w:r>
        <w:tab/>
      </w:r>
    </w:p>
    <w:p w14:paraId="3A600A15" w14:textId="6CD045B6" w:rsidR="00612F26" w:rsidRDefault="55B693F8" w:rsidP="7ADFF742">
      <w:pPr>
        <w:pStyle w:val="Cita"/>
        <w:rPr>
          <w:rFonts w:ascii="Arial" w:eastAsia="Arial" w:hAnsi="Arial" w:cs="Arial"/>
          <w:color w:val="000000" w:themeColor="text1"/>
          <w:szCs w:val="18"/>
        </w:rPr>
      </w:pPr>
      <w:r>
        <w:t>Fuente: Elaborado por los estudiantes de acuerdo con el proyecto.</w:t>
      </w:r>
    </w:p>
    <w:p w14:paraId="773E038C" w14:textId="307326EA" w:rsidR="00D04959" w:rsidRDefault="00D04959" w:rsidP="00011413">
      <w:pPr>
        <w:spacing w:after="200" w:line="360" w:lineRule="auto"/>
        <w:jc w:val="both"/>
        <w:rPr>
          <w:rFonts w:ascii="Arial" w:eastAsia="Arial" w:hAnsi="Arial" w:cs="Arial"/>
          <w:i/>
          <w:iCs/>
          <w:color w:val="000000" w:themeColor="text1"/>
          <w:sz w:val="18"/>
          <w:szCs w:val="18"/>
        </w:rPr>
      </w:pPr>
    </w:p>
    <w:p w14:paraId="703D1887" w14:textId="7685B17E" w:rsidR="00550DD6" w:rsidRPr="00011413" w:rsidRDefault="0D476DC8" w:rsidP="00011413">
      <w:pPr>
        <w:pStyle w:val="Ttulo3"/>
        <w:spacing w:line="360" w:lineRule="auto"/>
        <w:jc w:val="both"/>
      </w:pPr>
      <w:bookmarkStart w:id="411" w:name="_Toc1063938763"/>
      <w:bookmarkStart w:id="412" w:name="_Toc1435758766"/>
      <w:bookmarkStart w:id="413" w:name="_Toc232321722"/>
      <w:bookmarkStart w:id="414" w:name="_Toc232540660"/>
      <w:r>
        <w:t>CU07-E1 - Excepción: Ingreso de caracteres inválidos</w:t>
      </w:r>
      <w:bookmarkEnd w:id="411"/>
      <w:bookmarkEnd w:id="412"/>
      <w:bookmarkEnd w:id="413"/>
      <w:bookmarkEnd w:id="414"/>
    </w:p>
    <w:p w14:paraId="3B8F37E5" w14:textId="349779BC" w:rsidR="4D0A9ABC" w:rsidRDefault="4D0A9ABC" w:rsidP="00011413">
      <w:pPr>
        <w:spacing w:line="360" w:lineRule="auto"/>
        <w:jc w:val="both"/>
      </w:pPr>
    </w:p>
    <w:p w14:paraId="43567C9F" w14:textId="59A80BAF" w:rsidR="0688BA82" w:rsidRDefault="0688BA82" w:rsidP="0688BA82">
      <w:pPr>
        <w:spacing w:line="360" w:lineRule="auto"/>
        <w:jc w:val="both"/>
      </w:pPr>
      <w:r>
        <w:t>En la Figura 6.15 se puede visualizar que, si el usuario ingresa caracteres inválidos en los campos numéricos de materiales, la vista detecta que la información no cumple con el formato esperado. De esta forma, el sistema bloquea el cálculo del subtotal e informa que solo se deben ingresar valores numéricos válidos.</w:t>
      </w:r>
    </w:p>
    <w:p w14:paraId="5D82E504" w14:textId="77777777" w:rsidR="003E0F1D" w:rsidRDefault="003E0F1D" w:rsidP="00011413">
      <w:pPr>
        <w:spacing w:line="360" w:lineRule="auto"/>
        <w:jc w:val="both"/>
      </w:pPr>
    </w:p>
    <w:p w14:paraId="118A8840" w14:textId="77777777" w:rsidR="003E0F1D" w:rsidRDefault="003E0F1D" w:rsidP="00011413">
      <w:pPr>
        <w:spacing w:line="360" w:lineRule="auto"/>
        <w:jc w:val="both"/>
      </w:pPr>
    </w:p>
    <w:p w14:paraId="1B636EBB" w14:textId="77777777" w:rsidR="003E0F1D" w:rsidRDefault="003E0F1D" w:rsidP="00011413">
      <w:pPr>
        <w:spacing w:line="360" w:lineRule="auto"/>
        <w:jc w:val="both"/>
      </w:pPr>
    </w:p>
    <w:p w14:paraId="28D26EEF" w14:textId="77777777" w:rsidR="003E0F1D" w:rsidRDefault="003E0F1D" w:rsidP="00011413">
      <w:pPr>
        <w:spacing w:line="360" w:lineRule="auto"/>
        <w:jc w:val="both"/>
      </w:pPr>
    </w:p>
    <w:p w14:paraId="2DDBA911" w14:textId="4E61AB96" w:rsidR="00011413" w:rsidRPr="00BA13F1" w:rsidRDefault="00011413" w:rsidP="00011413">
      <w:pPr>
        <w:pStyle w:val="Descripcin"/>
      </w:pPr>
      <w:bookmarkStart w:id="415" w:name="_Toc232263796"/>
      <w:bookmarkStart w:id="416" w:name="_Toc232538170"/>
      <w:bookmarkStart w:id="417" w:name="_Toc232540780"/>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15</w:t>
      </w:r>
      <w:r w:rsidR="008837C2">
        <w:fldChar w:fldCharType="end"/>
      </w:r>
      <w:r w:rsidRPr="00AA0BEC">
        <w:t>: “DS-CU07-E1 - Diagrama de secuencia de excepción: Ingreso de caracteres inválidos”.</w:t>
      </w:r>
      <w:bookmarkEnd w:id="415"/>
      <w:bookmarkEnd w:id="416"/>
      <w:bookmarkEnd w:id="417"/>
    </w:p>
    <w:p w14:paraId="5D2832F6" w14:textId="53184578" w:rsidR="25FDCAFE" w:rsidRDefault="25FDCAFE" w:rsidP="25FDCAFE"/>
    <w:p w14:paraId="416A5B50" w14:textId="7D1F4516" w:rsidR="00612F26" w:rsidRDefault="00612F26" w:rsidP="28ED7D58">
      <w:pPr>
        <w:spacing w:after="200"/>
      </w:pPr>
      <w:r>
        <w:rPr>
          <w:noProof/>
        </w:rPr>
        <w:drawing>
          <wp:inline distT="0" distB="0" distL="0" distR="0" wp14:anchorId="44208214" wp14:editId="0730D0EA">
            <wp:extent cx="5981700" cy="3362325"/>
            <wp:effectExtent l="0" t="0" r="0" b="0"/>
            <wp:docPr id="1200342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42334" name="Picture 1200342334"/>
                    <pic:cNvPicPr/>
                  </pic:nvPicPr>
                  <pic:blipFill>
                    <a:blip r:embed="rId53">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tab/>
      </w:r>
      <w:r>
        <w:tab/>
      </w:r>
      <w:r>
        <w:tab/>
      </w:r>
    </w:p>
    <w:p w14:paraId="0E9F6F5B" w14:textId="2D6297E0" w:rsidR="00612F26" w:rsidRDefault="55B693F8" w:rsidP="7ADFF742">
      <w:pPr>
        <w:pStyle w:val="Cita"/>
        <w:rPr>
          <w:rFonts w:ascii="Arial" w:eastAsia="Arial" w:hAnsi="Arial" w:cs="Arial"/>
          <w:color w:val="000000" w:themeColor="text1"/>
          <w:szCs w:val="18"/>
        </w:rPr>
      </w:pPr>
      <w:r>
        <w:t>Fuente: Elaborado por los estudiantes de acuerdo con el proyecto.</w:t>
      </w:r>
    </w:p>
    <w:p w14:paraId="6054B495" w14:textId="7E5B8E54" w:rsidR="00550DD6" w:rsidRDefault="00550DD6" w:rsidP="00011413">
      <w:pPr>
        <w:spacing w:after="200" w:line="360" w:lineRule="auto"/>
        <w:jc w:val="both"/>
      </w:pPr>
    </w:p>
    <w:p w14:paraId="3E5A6F14" w14:textId="77777777" w:rsidR="0067762F" w:rsidRDefault="0067762F" w:rsidP="00011413">
      <w:pPr>
        <w:spacing w:after="200" w:line="360" w:lineRule="auto"/>
        <w:jc w:val="both"/>
      </w:pPr>
    </w:p>
    <w:p w14:paraId="53D77B29" w14:textId="77777777" w:rsidR="0067762F" w:rsidRDefault="0067762F" w:rsidP="00011413">
      <w:pPr>
        <w:spacing w:after="200" w:line="360" w:lineRule="auto"/>
        <w:jc w:val="both"/>
      </w:pPr>
    </w:p>
    <w:p w14:paraId="0C28A371" w14:textId="77777777" w:rsidR="0067762F" w:rsidRDefault="0067762F" w:rsidP="00011413">
      <w:pPr>
        <w:spacing w:after="200" w:line="360" w:lineRule="auto"/>
        <w:jc w:val="both"/>
      </w:pPr>
    </w:p>
    <w:p w14:paraId="50851C44" w14:textId="77777777" w:rsidR="0067762F" w:rsidRPr="00FE5AF5" w:rsidRDefault="0067762F" w:rsidP="00011413">
      <w:pPr>
        <w:spacing w:after="200" w:line="360" w:lineRule="auto"/>
        <w:jc w:val="both"/>
      </w:pPr>
    </w:p>
    <w:p w14:paraId="037AE0BA" w14:textId="04FFEAE0" w:rsidR="001D6E3D" w:rsidRPr="00BA13F1" w:rsidRDefault="0D476DC8" w:rsidP="00011413">
      <w:pPr>
        <w:pStyle w:val="Ttulo2"/>
        <w:spacing w:line="360" w:lineRule="auto"/>
        <w:jc w:val="both"/>
      </w:pPr>
      <w:bookmarkStart w:id="418" w:name="_Toc1099467778"/>
      <w:bookmarkStart w:id="419" w:name="_Toc1502442888"/>
      <w:bookmarkStart w:id="420" w:name="_Toc232321723"/>
      <w:bookmarkStart w:id="421" w:name="_Toc232540661"/>
      <w:r>
        <w:lastRenderedPageBreak/>
        <w:t>CU08 - Ingresando porcentaje de rentabilidad</w:t>
      </w:r>
      <w:bookmarkEnd w:id="418"/>
      <w:bookmarkEnd w:id="419"/>
      <w:bookmarkEnd w:id="420"/>
      <w:bookmarkEnd w:id="421"/>
    </w:p>
    <w:p w14:paraId="75112B85" w14:textId="24A49D95" w:rsidR="4D0A9ABC" w:rsidRDefault="4D0A9ABC" w:rsidP="00011413">
      <w:pPr>
        <w:spacing w:line="360" w:lineRule="auto"/>
        <w:jc w:val="both"/>
      </w:pPr>
    </w:p>
    <w:p w14:paraId="1C0C009C" w14:textId="7C8BD5E4" w:rsidR="001D6E3D" w:rsidRPr="00BA13F1" w:rsidRDefault="0D476DC8" w:rsidP="00011413">
      <w:pPr>
        <w:pStyle w:val="Ttulo3"/>
        <w:spacing w:line="360" w:lineRule="auto"/>
        <w:jc w:val="both"/>
      </w:pPr>
      <w:bookmarkStart w:id="422" w:name="_Toc1620502797"/>
      <w:bookmarkStart w:id="423" w:name="_Toc1210596835"/>
      <w:bookmarkStart w:id="424" w:name="_Toc232321724"/>
      <w:bookmarkStart w:id="425" w:name="_Toc232540662"/>
      <w:r>
        <w:t>CU08 - Flujo general</w:t>
      </w:r>
      <w:bookmarkEnd w:id="422"/>
      <w:bookmarkEnd w:id="423"/>
      <w:bookmarkEnd w:id="424"/>
      <w:bookmarkEnd w:id="425"/>
    </w:p>
    <w:p w14:paraId="7DF89981" w14:textId="53753C45" w:rsidR="4D0A9ABC" w:rsidRDefault="4D0A9ABC" w:rsidP="00DE1249">
      <w:pPr>
        <w:spacing w:line="360" w:lineRule="auto"/>
        <w:jc w:val="both"/>
      </w:pPr>
    </w:p>
    <w:p w14:paraId="33D5F311" w14:textId="5891F99E" w:rsidR="25FDCAFE" w:rsidRDefault="25FDCAFE" w:rsidP="25FDCAFE">
      <w:pPr>
        <w:spacing w:line="360" w:lineRule="auto"/>
        <w:jc w:val="both"/>
      </w:pPr>
      <w:r>
        <w:t>En la Figura 6.16 se puede visualizar que, para poder ingresar el porcentaje de rentabilidad, el usuario completa el campo correspondiente dentro de la vista de cotización. De esta forma, la vista envía el porcentaje al controlador de Finanzas, el cual valida que el valor ingresado sea permitido y lo deja disponible para el cálculo del precio de venta sugerido.</w:t>
      </w:r>
    </w:p>
    <w:p w14:paraId="6484125C" w14:textId="77777777" w:rsidR="00011413" w:rsidRDefault="00011413" w:rsidP="00011413">
      <w:pPr>
        <w:spacing w:line="360" w:lineRule="auto"/>
        <w:jc w:val="both"/>
      </w:pPr>
    </w:p>
    <w:p w14:paraId="4578F7EA" w14:textId="77777777" w:rsidR="00011413" w:rsidRPr="00BA13F1" w:rsidRDefault="00011413" w:rsidP="00011413">
      <w:pPr>
        <w:spacing w:line="360" w:lineRule="auto"/>
        <w:jc w:val="both"/>
      </w:pPr>
    </w:p>
    <w:p w14:paraId="37631B82" w14:textId="150DF46F" w:rsidR="001D6E3D" w:rsidRPr="00BA13F1" w:rsidRDefault="00011413" w:rsidP="00011413">
      <w:pPr>
        <w:pStyle w:val="Descripcin"/>
        <w:jc w:val="left"/>
      </w:pPr>
      <w:bookmarkStart w:id="426" w:name="_Toc232263797"/>
      <w:bookmarkStart w:id="427" w:name="_Toc232538171"/>
      <w:bookmarkStart w:id="428" w:name="_Toc232540781"/>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16</w:t>
      </w:r>
      <w:r w:rsidR="008837C2">
        <w:fldChar w:fldCharType="end"/>
      </w:r>
      <w:r w:rsidRPr="00BE7CAE">
        <w:t>: “DS-CU08 - Diagrama de secuencia general: Ingresando porcentaje de rentabilidad”.</w:t>
      </w:r>
      <w:bookmarkEnd w:id="426"/>
      <w:bookmarkEnd w:id="427"/>
      <w:bookmarkEnd w:id="428"/>
    </w:p>
    <w:p w14:paraId="5B65C7EF" w14:textId="6E2F7E12" w:rsidR="78B39B2D" w:rsidRDefault="78B39B2D" w:rsidP="78B39B2D"/>
    <w:p w14:paraId="24B27510" w14:textId="1838AC75" w:rsidR="00612F26" w:rsidRPr="00011413" w:rsidRDefault="00612F26" w:rsidP="28ED7D58">
      <w:pPr>
        <w:spacing w:after="200"/>
      </w:pPr>
      <w:r>
        <w:rPr>
          <w:noProof/>
        </w:rPr>
        <w:drawing>
          <wp:inline distT="0" distB="0" distL="0" distR="0" wp14:anchorId="39BD5E0C" wp14:editId="5E208486">
            <wp:extent cx="5981700" cy="2447925"/>
            <wp:effectExtent l="0" t="0" r="0" b="0"/>
            <wp:docPr id="1312209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09412" name="Picture 1312209412"/>
                    <pic:cNvPicPr/>
                  </pic:nvPicPr>
                  <pic:blipFill>
                    <a:blip r:embed="rId54">
                      <a:extLst>
                        <a:ext uri="{28A0092B-C50C-407E-A947-70E740481C1C}">
                          <a14:useLocalDpi xmlns:a14="http://schemas.microsoft.com/office/drawing/2010/main"/>
                        </a:ext>
                      </a:extLst>
                    </a:blip>
                    <a:stretch>
                      <a:fillRect/>
                    </a:stretch>
                  </pic:blipFill>
                  <pic:spPr>
                    <a:xfrm>
                      <a:off x="0" y="0"/>
                      <a:ext cx="5981700" cy="2447925"/>
                    </a:xfrm>
                    <a:prstGeom prst="rect">
                      <a:avLst/>
                    </a:prstGeom>
                  </pic:spPr>
                </pic:pic>
              </a:graphicData>
            </a:graphic>
          </wp:inline>
        </w:drawing>
      </w:r>
      <w:r>
        <w:tab/>
      </w:r>
      <w:r>
        <w:tab/>
      </w:r>
      <w:r>
        <w:tab/>
      </w:r>
    </w:p>
    <w:p w14:paraId="08F55786" w14:textId="4AC15413" w:rsidR="00612F26" w:rsidRPr="00011413" w:rsidRDefault="55B693F8" w:rsidP="7ADFF742">
      <w:pPr>
        <w:pStyle w:val="Cita"/>
        <w:rPr>
          <w:rStyle w:val="CitaCar"/>
        </w:rPr>
      </w:pPr>
      <w:r>
        <w:t>Fuente: Elaborado por los estudiantes de acuerdo con el proyecto.</w:t>
      </w:r>
    </w:p>
    <w:p w14:paraId="2395D4B9" w14:textId="50D4D571" w:rsidR="00225E03" w:rsidRDefault="00225E03" w:rsidP="00471C5C">
      <w:pPr>
        <w:spacing w:after="200" w:line="360" w:lineRule="auto"/>
        <w:jc w:val="both"/>
        <w:rPr>
          <w:rFonts w:ascii="Arial" w:eastAsia="Arial" w:hAnsi="Arial" w:cs="Arial"/>
          <w:i/>
          <w:iCs/>
          <w:color w:val="000000" w:themeColor="text1"/>
          <w:sz w:val="18"/>
          <w:szCs w:val="18"/>
        </w:rPr>
      </w:pPr>
    </w:p>
    <w:p w14:paraId="17EE4CB8" w14:textId="63041CE5" w:rsidR="00115B71" w:rsidRPr="00BA13F1" w:rsidRDefault="0D476DC8" w:rsidP="00471C5C">
      <w:pPr>
        <w:pStyle w:val="Ttulo3"/>
        <w:spacing w:line="360" w:lineRule="auto"/>
        <w:jc w:val="both"/>
      </w:pPr>
      <w:bookmarkStart w:id="429" w:name="_Toc1693355050"/>
      <w:bookmarkStart w:id="430" w:name="_Toc1821259761"/>
      <w:bookmarkStart w:id="431" w:name="_Toc232321725"/>
      <w:bookmarkStart w:id="432" w:name="_Toc232540663"/>
      <w:r>
        <w:lastRenderedPageBreak/>
        <w:t>CU08-E1 - Excepción: Margen igual o superior al cien por ciento</w:t>
      </w:r>
      <w:bookmarkEnd w:id="429"/>
      <w:bookmarkEnd w:id="430"/>
      <w:bookmarkEnd w:id="431"/>
      <w:bookmarkEnd w:id="432"/>
    </w:p>
    <w:p w14:paraId="52737692" w14:textId="4E46AF4A" w:rsidR="4D0A9ABC" w:rsidRDefault="4D0A9ABC" w:rsidP="00471C5C">
      <w:pPr>
        <w:spacing w:line="360" w:lineRule="auto"/>
        <w:jc w:val="both"/>
      </w:pPr>
    </w:p>
    <w:p w14:paraId="54C3042C" w14:textId="0A623081" w:rsidR="78B39B2D" w:rsidRDefault="78B39B2D" w:rsidP="78B39B2D">
      <w:pPr>
        <w:spacing w:line="360" w:lineRule="auto"/>
        <w:jc w:val="both"/>
      </w:pPr>
      <w:r>
        <w:t>En la Figura 6.17 se puede visualizar que, si el usuario ingresa un margen igual o superior al cien por ciento, el controlador de Finanzas identifica que el valor no cumple con las reglas definidas para el cálculo comercial. De esta forma, el sistema informa la inconsistencia y solicita ingresar un porcentaje válido antes de continuar.</w:t>
      </w:r>
    </w:p>
    <w:p w14:paraId="12A16DB0" w14:textId="19BA0B6B" w:rsidR="003E0F1D" w:rsidRDefault="003E0F1D" w:rsidP="78B39B2D">
      <w:pPr>
        <w:pStyle w:val="Descripcin"/>
        <w:spacing w:line="360" w:lineRule="auto"/>
        <w:jc w:val="both"/>
      </w:pPr>
    </w:p>
    <w:p w14:paraId="0188A8D3" w14:textId="52C70BDD" w:rsidR="00471C5C" w:rsidRPr="00BA13F1" w:rsidRDefault="00471C5C" w:rsidP="78B39B2D">
      <w:pPr>
        <w:pStyle w:val="Descripcin"/>
        <w:spacing w:line="360" w:lineRule="auto"/>
        <w:jc w:val="both"/>
      </w:pPr>
      <w:bookmarkStart w:id="433" w:name="_Toc232263798"/>
      <w:bookmarkStart w:id="434" w:name="_Toc232538172"/>
      <w:bookmarkStart w:id="435" w:name="_Toc232540782"/>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17</w:t>
      </w:r>
      <w:r w:rsidR="008837C2">
        <w:fldChar w:fldCharType="end"/>
      </w:r>
      <w:r w:rsidRPr="006F4D13">
        <w:t>: “DS-CU08-E1 - Diagrama de secuencia de excepción: Margen igual o superior al cien por ciento”.</w:t>
      </w:r>
      <w:bookmarkEnd w:id="433"/>
      <w:bookmarkEnd w:id="434"/>
      <w:bookmarkEnd w:id="435"/>
    </w:p>
    <w:p w14:paraId="37D9C3A3" w14:textId="6041998A" w:rsidR="00225E03" w:rsidRPr="00FE5AF5" w:rsidRDefault="00225E03" w:rsidP="28ED7D58">
      <w:pPr>
        <w:spacing w:after="200"/>
      </w:pPr>
    </w:p>
    <w:p w14:paraId="60D1C8D6" w14:textId="3BE1CAB6" w:rsidR="00612F26" w:rsidRDefault="00612F26" w:rsidP="28ED7D58">
      <w:pPr>
        <w:spacing w:after="200"/>
      </w:pPr>
      <w:r>
        <w:rPr>
          <w:noProof/>
        </w:rPr>
        <w:drawing>
          <wp:inline distT="0" distB="0" distL="0" distR="0" wp14:anchorId="5FCFA514" wp14:editId="2832AA22">
            <wp:extent cx="5981700" cy="2457450"/>
            <wp:effectExtent l="0" t="0" r="0" b="0"/>
            <wp:docPr id="1798618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18859" name="Picture 1798618859"/>
                    <pic:cNvPicPr/>
                  </pic:nvPicPr>
                  <pic:blipFill>
                    <a:blip r:embed="rId55">
                      <a:extLst>
                        <a:ext uri="{28A0092B-C50C-407E-A947-70E740481C1C}">
                          <a14:useLocalDpi xmlns:a14="http://schemas.microsoft.com/office/drawing/2010/main"/>
                        </a:ext>
                      </a:extLst>
                    </a:blip>
                    <a:stretch>
                      <a:fillRect/>
                    </a:stretch>
                  </pic:blipFill>
                  <pic:spPr>
                    <a:xfrm>
                      <a:off x="0" y="0"/>
                      <a:ext cx="5981700" cy="2457450"/>
                    </a:xfrm>
                    <a:prstGeom prst="rect">
                      <a:avLst/>
                    </a:prstGeom>
                  </pic:spPr>
                </pic:pic>
              </a:graphicData>
            </a:graphic>
          </wp:inline>
        </w:drawing>
      </w:r>
      <w:r>
        <w:tab/>
      </w:r>
      <w:r>
        <w:tab/>
      </w:r>
      <w:r>
        <w:tab/>
      </w:r>
    </w:p>
    <w:p w14:paraId="0D1CC2A2" w14:textId="07FC6771" w:rsidR="00612F26" w:rsidRDefault="55B693F8" w:rsidP="7ADFF742">
      <w:pPr>
        <w:pStyle w:val="Cita"/>
        <w:rPr>
          <w:rFonts w:ascii="Arial" w:eastAsia="Arial" w:hAnsi="Arial" w:cs="Arial"/>
          <w:color w:val="000000" w:themeColor="text1"/>
          <w:szCs w:val="18"/>
        </w:rPr>
      </w:pPr>
      <w:r>
        <w:t>Fuente: Elaborado por los estudiantes de acuerdo con el proyecto.</w:t>
      </w:r>
    </w:p>
    <w:p w14:paraId="73E7DE99" w14:textId="3663449A" w:rsidR="00443427" w:rsidRDefault="00443427" w:rsidP="28ED7D58">
      <w:pPr>
        <w:spacing w:after="200"/>
        <w:rPr>
          <w:rFonts w:ascii="Arial" w:eastAsia="Arial" w:hAnsi="Arial" w:cs="Arial"/>
          <w:i/>
          <w:iCs/>
          <w:color w:val="000000" w:themeColor="text1"/>
          <w:sz w:val="18"/>
          <w:szCs w:val="18"/>
        </w:rPr>
      </w:pPr>
    </w:p>
    <w:p w14:paraId="38802B99" w14:textId="51C8BF79" w:rsidR="00443427" w:rsidRPr="00B106EE" w:rsidRDefault="0D476DC8" w:rsidP="00B106EE">
      <w:pPr>
        <w:pStyle w:val="Ttulo2"/>
      </w:pPr>
      <w:bookmarkStart w:id="436" w:name="_Toc1714005792"/>
      <w:bookmarkStart w:id="437" w:name="_Toc1479314717"/>
      <w:bookmarkStart w:id="438" w:name="_Toc232321726"/>
      <w:bookmarkStart w:id="439" w:name="_Toc232540664"/>
      <w:r>
        <w:t>CU09 - Calculando el precio de venta sugerido</w:t>
      </w:r>
      <w:bookmarkEnd w:id="436"/>
      <w:bookmarkEnd w:id="437"/>
      <w:bookmarkEnd w:id="438"/>
      <w:bookmarkEnd w:id="439"/>
    </w:p>
    <w:p w14:paraId="71AEC378" w14:textId="167F879C" w:rsidR="00EC6598" w:rsidRDefault="00EC6598" w:rsidP="78B39B2D"/>
    <w:p w14:paraId="6BB3ADA9" w14:textId="429AC044" w:rsidR="00E26294" w:rsidRPr="00351DA4" w:rsidRDefault="0D476DC8" w:rsidP="00351DA4">
      <w:pPr>
        <w:pStyle w:val="Ttulo3"/>
      </w:pPr>
      <w:bookmarkStart w:id="440" w:name="_Toc1725724478"/>
      <w:bookmarkStart w:id="441" w:name="_Toc1491421034"/>
      <w:bookmarkStart w:id="442" w:name="_Toc232321727"/>
      <w:bookmarkStart w:id="443" w:name="_Toc232540665"/>
      <w:r>
        <w:t>CU09 - Flujo general</w:t>
      </w:r>
      <w:bookmarkEnd w:id="440"/>
      <w:bookmarkEnd w:id="441"/>
      <w:bookmarkEnd w:id="442"/>
      <w:bookmarkEnd w:id="443"/>
    </w:p>
    <w:p w14:paraId="393D018E" w14:textId="0C8B9E53" w:rsidR="11EFF424" w:rsidRDefault="11EFF424" w:rsidP="11EFF424"/>
    <w:p w14:paraId="39CD5621" w14:textId="24E79088" w:rsidR="78B39B2D" w:rsidRDefault="78B39B2D" w:rsidP="78B39B2D">
      <w:pPr>
        <w:spacing w:line="360" w:lineRule="auto"/>
        <w:jc w:val="both"/>
      </w:pPr>
      <w:r>
        <w:t xml:space="preserve">En la Figura 6.18 se puede visualizar que, para poder calcular el precio de venta sugerido, el sistema utiliza el subtotal de materiales y el porcentaje de rentabilidad ingresado por el </w:t>
      </w:r>
      <w:r>
        <w:lastRenderedPageBreak/>
        <w:t>usuario. De esta forma, el controlador de Finanzas procesa ambos valores, genera el precio sugerido y lo retorna a la vista para que sea presentado como resultado del cálculo comercial.</w:t>
      </w:r>
    </w:p>
    <w:p w14:paraId="7A83B145" w14:textId="1DFD53BF" w:rsidR="009B2803" w:rsidRDefault="009B2803" w:rsidP="00351DA4">
      <w:pPr>
        <w:spacing w:line="360" w:lineRule="auto"/>
        <w:jc w:val="both"/>
      </w:pPr>
    </w:p>
    <w:p w14:paraId="5C377D02" w14:textId="6936EFBC" w:rsidR="00351DA4" w:rsidRPr="00BA13F1" w:rsidRDefault="00351DA4" w:rsidP="00351DA4">
      <w:pPr>
        <w:pStyle w:val="Descripcin"/>
      </w:pPr>
      <w:bookmarkStart w:id="444" w:name="_Toc232263799"/>
      <w:bookmarkStart w:id="445" w:name="_Toc232538173"/>
      <w:bookmarkStart w:id="446" w:name="_Toc232540783"/>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18</w:t>
      </w:r>
      <w:r w:rsidR="008837C2">
        <w:fldChar w:fldCharType="end"/>
      </w:r>
      <w:r w:rsidRPr="007A7BB6">
        <w:t>: “DS-CU09 - Diagrama de secuencia general: Calculando el precio de venta sugerido”.</w:t>
      </w:r>
      <w:bookmarkEnd w:id="444"/>
      <w:bookmarkEnd w:id="445"/>
      <w:bookmarkEnd w:id="446"/>
    </w:p>
    <w:p w14:paraId="2291BDDD" w14:textId="27D8E46D" w:rsidR="78B39B2D" w:rsidRDefault="78B39B2D" w:rsidP="78B39B2D"/>
    <w:p w14:paraId="081CFDB0" w14:textId="4F739A77" w:rsidR="00612F26" w:rsidRDefault="00612F26" w:rsidP="007A66B0">
      <w:pPr>
        <w:spacing w:after="200" w:line="360" w:lineRule="auto"/>
      </w:pPr>
      <w:r>
        <w:rPr>
          <w:noProof/>
        </w:rPr>
        <w:drawing>
          <wp:inline distT="0" distB="0" distL="0" distR="0" wp14:anchorId="0E914CD5" wp14:editId="34C090E5">
            <wp:extent cx="5981700" cy="2571750"/>
            <wp:effectExtent l="0" t="0" r="0" b="0"/>
            <wp:docPr id="1115788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88208" name="Picture 1115788208"/>
                    <pic:cNvPicPr/>
                  </pic:nvPicPr>
                  <pic:blipFill>
                    <a:blip r:embed="rId56">
                      <a:extLst>
                        <a:ext uri="{28A0092B-C50C-407E-A947-70E740481C1C}">
                          <a14:useLocalDpi xmlns:a14="http://schemas.microsoft.com/office/drawing/2010/main"/>
                        </a:ext>
                      </a:extLst>
                    </a:blip>
                    <a:stretch>
                      <a:fillRect/>
                    </a:stretch>
                  </pic:blipFill>
                  <pic:spPr>
                    <a:xfrm>
                      <a:off x="0" y="0"/>
                      <a:ext cx="5981700" cy="2571750"/>
                    </a:xfrm>
                    <a:prstGeom prst="rect">
                      <a:avLst/>
                    </a:prstGeom>
                  </pic:spPr>
                </pic:pic>
              </a:graphicData>
            </a:graphic>
          </wp:inline>
        </w:drawing>
      </w:r>
      <w:r>
        <w:tab/>
      </w:r>
      <w:r>
        <w:tab/>
      </w:r>
      <w:r>
        <w:tab/>
      </w:r>
    </w:p>
    <w:p w14:paraId="190609E2" w14:textId="7C636994" w:rsidR="00612F26" w:rsidRDefault="55B693F8" w:rsidP="7ADFF742">
      <w:pPr>
        <w:pStyle w:val="Cita"/>
        <w:rPr>
          <w:rFonts w:ascii="Arial" w:eastAsia="Arial" w:hAnsi="Arial" w:cs="Arial"/>
          <w:color w:val="000000" w:themeColor="text1"/>
          <w:szCs w:val="18"/>
        </w:rPr>
      </w:pPr>
      <w:r>
        <w:t>Fuente: Elaborado por los estudiantes de acuerdo con el proyecto.</w:t>
      </w:r>
    </w:p>
    <w:p w14:paraId="095B6806" w14:textId="5AC8BD2E" w:rsidR="00C90DC9" w:rsidRDefault="00C90DC9" w:rsidP="007A66B0">
      <w:pPr>
        <w:spacing w:after="200" w:line="360" w:lineRule="auto"/>
        <w:rPr>
          <w:rFonts w:ascii="Arial" w:eastAsia="Arial" w:hAnsi="Arial" w:cs="Arial"/>
          <w:i/>
          <w:iCs/>
          <w:color w:val="000000" w:themeColor="text1"/>
          <w:sz w:val="18"/>
          <w:szCs w:val="18"/>
        </w:rPr>
      </w:pPr>
    </w:p>
    <w:p w14:paraId="3D073440" w14:textId="133D7D1F" w:rsidR="00C90DC9" w:rsidRPr="009B2803" w:rsidRDefault="0D476DC8" w:rsidP="007A66B0">
      <w:pPr>
        <w:pStyle w:val="Ttulo3"/>
        <w:spacing w:line="360" w:lineRule="auto"/>
      </w:pPr>
      <w:bookmarkStart w:id="447" w:name="_Toc1651264422"/>
      <w:bookmarkStart w:id="448" w:name="_Toc228118682"/>
      <w:bookmarkStart w:id="449" w:name="_Toc232321728"/>
      <w:bookmarkStart w:id="450" w:name="_Toc232540666"/>
      <w:r>
        <w:t>CU09-E1 - Excepción: Error en datos base para cálculo</w:t>
      </w:r>
      <w:bookmarkEnd w:id="447"/>
      <w:bookmarkEnd w:id="448"/>
      <w:bookmarkEnd w:id="449"/>
      <w:bookmarkEnd w:id="450"/>
    </w:p>
    <w:p w14:paraId="45765C27" w14:textId="6787F86D" w:rsidR="11EFF424" w:rsidRDefault="11EFF424" w:rsidP="007A66B0">
      <w:pPr>
        <w:spacing w:line="360" w:lineRule="auto"/>
      </w:pPr>
    </w:p>
    <w:p w14:paraId="1BE29D4D" w14:textId="19DFC3B7" w:rsidR="78B39B2D" w:rsidRDefault="78B39B2D" w:rsidP="78B39B2D">
      <w:pPr>
        <w:spacing w:line="360" w:lineRule="auto"/>
        <w:jc w:val="both"/>
      </w:pPr>
      <w:r>
        <w:t>En la Figura 6.19 se puede visualizar que, si los datos base necesarios para el cálculo presentan errores o se encuentran incompletos, el controlador de Finanzas no puede generar correctamente el precio de venta sugerido. De esta forma, el sistema detiene el flujo, informa la inconsistencia y solicita corregir los valores antes de realizar el cálculo.</w:t>
      </w:r>
    </w:p>
    <w:p w14:paraId="1A1CDA11" w14:textId="2BD30A59" w:rsidR="78B39B2D" w:rsidRDefault="78B39B2D" w:rsidP="78B39B2D">
      <w:pPr>
        <w:spacing w:line="360" w:lineRule="auto"/>
        <w:jc w:val="both"/>
      </w:pPr>
    </w:p>
    <w:p w14:paraId="73F5BF64" w14:textId="041C8B29" w:rsidR="003E0F1D" w:rsidRDefault="003E0F1D" w:rsidP="007A66B0">
      <w:pPr>
        <w:spacing w:line="360" w:lineRule="auto"/>
        <w:jc w:val="both"/>
      </w:pPr>
    </w:p>
    <w:p w14:paraId="65EF1D87" w14:textId="1402597F" w:rsidR="003E0F1D" w:rsidRPr="00BA13F1" w:rsidRDefault="003E0F1D" w:rsidP="007A66B0">
      <w:pPr>
        <w:spacing w:line="360" w:lineRule="auto"/>
        <w:jc w:val="both"/>
      </w:pPr>
    </w:p>
    <w:p w14:paraId="48C908E1" w14:textId="5EA9F1B9" w:rsidR="00831CB3" w:rsidRDefault="00831CB3" w:rsidP="00831CB3">
      <w:pPr>
        <w:pStyle w:val="Descripcin"/>
        <w:jc w:val="left"/>
      </w:pPr>
      <w:bookmarkStart w:id="451" w:name="_Toc232263800"/>
      <w:bookmarkStart w:id="452" w:name="_Toc232538174"/>
      <w:bookmarkStart w:id="453" w:name="_Toc232540784"/>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19</w:t>
      </w:r>
      <w:r w:rsidR="008837C2">
        <w:fldChar w:fldCharType="end"/>
      </w:r>
      <w:r w:rsidRPr="00734D34">
        <w:t>: “DS-CU09-E1 - Diagrama de secuencia de excepción: Error en datos base para cálculo”.</w:t>
      </w:r>
      <w:bookmarkEnd w:id="451"/>
      <w:bookmarkEnd w:id="452"/>
      <w:bookmarkEnd w:id="453"/>
    </w:p>
    <w:p w14:paraId="0A3A45EB" w14:textId="02072FE6" w:rsidR="78B39B2D" w:rsidRDefault="78B39B2D" w:rsidP="78B39B2D"/>
    <w:p w14:paraId="6EAAD281" w14:textId="37D0AD0A" w:rsidR="004C4D51" w:rsidRDefault="00612F26" w:rsidP="003E0F1D">
      <w:pPr>
        <w:spacing w:after="200"/>
      </w:pPr>
      <w:r>
        <w:rPr>
          <w:noProof/>
        </w:rPr>
        <w:drawing>
          <wp:inline distT="0" distB="0" distL="0" distR="0" wp14:anchorId="34E4CB79" wp14:editId="7D427081">
            <wp:extent cx="5981700" cy="2486025"/>
            <wp:effectExtent l="0" t="0" r="0" b="0"/>
            <wp:docPr id="1822397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7171" name="Picture 1822397171"/>
                    <pic:cNvPicPr/>
                  </pic:nvPicPr>
                  <pic:blipFill>
                    <a:blip r:embed="rId57">
                      <a:extLst>
                        <a:ext uri="{28A0092B-C50C-407E-A947-70E740481C1C}">
                          <a14:useLocalDpi xmlns:a14="http://schemas.microsoft.com/office/drawing/2010/main"/>
                        </a:ext>
                      </a:extLst>
                    </a:blip>
                    <a:stretch>
                      <a:fillRect/>
                    </a:stretch>
                  </pic:blipFill>
                  <pic:spPr>
                    <a:xfrm>
                      <a:off x="0" y="0"/>
                      <a:ext cx="5981700" cy="2486025"/>
                    </a:xfrm>
                    <a:prstGeom prst="rect">
                      <a:avLst/>
                    </a:prstGeom>
                  </pic:spPr>
                </pic:pic>
              </a:graphicData>
            </a:graphic>
          </wp:inline>
        </w:drawing>
      </w:r>
      <w:r>
        <w:tab/>
      </w:r>
      <w:r>
        <w:tab/>
      </w:r>
      <w:r>
        <w:tab/>
      </w:r>
    </w:p>
    <w:p w14:paraId="66469B47" w14:textId="33E15183" w:rsidR="004C4D51" w:rsidRDefault="28ED7D58" w:rsidP="7ADFF742">
      <w:pPr>
        <w:pStyle w:val="Cita"/>
        <w:rPr>
          <w:rFonts w:ascii="Arial" w:eastAsia="Arial" w:hAnsi="Arial" w:cs="Arial"/>
          <w:color w:val="000000" w:themeColor="text1"/>
          <w:szCs w:val="18"/>
        </w:rPr>
      </w:pPr>
      <w:r>
        <w:t>Fuente: Elaborado por los estudiantes de acuerdo con el proyecto.</w:t>
      </w:r>
    </w:p>
    <w:p w14:paraId="45BBA5D9" w14:textId="77777777" w:rsidR="003E0F1D" w:rsidRPr="003E0F1D" w:rsidRDefault="003E0F1D" w:rsidP="003E0F1D">
      <w:pPr>
        <w:spacing w:after="200"/>
        <w:rPr>
          <w:rFonts w:ascii="Arial" w:eastAsia="Arial" w:hAnsi="Arial" w:cs="Arial"/>
          <w:i/>
          <w:iCs/>
          <w:color w:val="000000" w:themeColor="text1"/>
          <w:sz w:val="18"/>
          <w:szCs w:val="18"/>
        </w:rPr>
      </w:pPr>
    </w:p>
    <w:p w14:paraId="03E70A72" w14:textId="77777777" w:rsidR="0067762F" w:rsidRDefault="0067762F" w:rsidP="00831CB3">
      <w:pPr>
        <w:pStyle w:val="Ttulo2"/>
        <w:spacing w:line="360" w:lineRule="auto"/>
        <w:jc w:val="both"/>
      </w:pPr>
      <w:bookmarkStart w:id="454" w:name="_Toc1904611965"/>
      <w:bookmarkStart w:id="455" w:name="_Toc1095689012"/>
      <w:bookmarkStart w:id="456" w:name="_Toc232321729"/>
    </w:p>
    <w:p w14:paraId="79627F88" w14:textId="77777777" w:rsidR="0067762F" w:rsidRDefault="0067762F" w:rsidP="00831CB3">
      <w:pPr>
        <w:pStyle w:val="Ttulo2"/>
        <w:spacing w:line="360" w:lineRule="auto"/>
        <w:jc w:val="both"/>
      </w:pPr>
    </w:p>
    <w:p w14:paraId="50BCE6C6" w14:textId="0C854967" w:rsidR="005C4127" w:rsidRPr="00831CB3" w:rsidRDefault="0D476DC8" w:rsidP="00831CB3">
      <w:pPr>
        <w:pStyle w:val="Ttulo2"/>
        <w:spacing w:line="360" w:lineRule="auto"/>
        <w:jc w:val="both"/>
      </w:pPr>
      <w:bookmarkStart w:id="457" w:name="_Toc232540667"/>
      <w:r>
        <w:t>CU10 - Definiendo la fecha de vigencia para la cotización</w:t>
      </w:r>
      <w:bookmarkEnd w:id="454"/>
      <w:bookmarkEnd w:id="455"/>
      <w:bookmarkEnd w:id="456"/>
      <w:bookmarkEnd w:id="457"/>
    </w:p>
    <w:p w14:paraId="3E73E45A" w14:textId="3615B7ED" w:rsidR="11EFF424" w:rsidRDefault="11EFF424" w:rsidP="78B39B2D"/>
    <w:p w14:paraId="15C30D6A" w14:textId="29DB821E" w:rsidR="11EFF424" w:rsidRDefault="0D476DC8" w:rsidP="78B39B2D">
      <w:pPr>
        <w:pStyle w:val="Ttulo3"/>
        <w:spacing w:line="360" w:lineRule="auto"/>
        <w:jc w:val="both"/>
      </w:pPr>
      <w:bookmarkStart w:id="458" w:name="_Toc678562412"/>
      <w:bookmarkStart w:id="459" w:name="_Toc457499669"/>
      <w:bookmarkStart w:id="460" w:name="_Toc232321730"/>
      <w:bookmarkStart w:id="461" w:name="_Toc232540668"/>
      <w:r>
        <w:t>CU10 - Flujo general</w:t>
      </w:r>
      <w:bookmarkEnd w:id="458"/>
      <w:bookmarkEnd w:id="459"/>
      <w:bookmarkEnd w:id="460"/>
      <w:bookmarkEnd w:id="461"/>
    </w:p>
    <w:p w14:paraId="5F9A65E0" w14:textId="48DE73C0" w:rsidR="78B39B2D" w:rsidRDefault="78B39B2D" w:rsidP="78B39B2D"/>
    <w:p w14:paraId="24455830" w14:textId="5094B5F7" w:rsidR="78B39B2D" w:rsidRDefault="78B39B2D" w:rsidP="78B39B2D">
      <w:pPr>
        <w:spacing w:line="360" w:lineRule="auto"/>
        <w:jc w:val="both"/>
      </w:pPr>
      <w:r>
        <w:t>En la Figura 6.20 se puede visualizar que, para poder definir la fecha de vigencia de una cotización, el usuario selecciona una fecha desde la vista correspondiente. De esta forma, el sistema envía la fecha al controlador de Finanzas, el cual valida que sea posterior al día actual y la asocia al documento de cotización.</w:t>
      </w:r>
    </w:p>
    <w:p w14:paraId="42F0ECF6" w14:textId="77777777" w:rsidR="00D96B33" w:rsidRPr="00BA13F1" w:rsidRDefault="00D96B33" w:rsidP="00831CB3">
      <w:pPr>
        <w:pStyle w:val="CaptionPB"/>
        <w:keepNext/>
        <w:rPr>
          <w:lang w:val="es-CL"/>
        </w:rPr>
      </w:pPr>
    </w:p>
    <w:p w14:paraId="2287510A" w14:textId="77777777" w:rsidR="003E0F1D" w:rsidRDefault="003E0F1D" w:rsidP="00831CB3">
      <w:pPr>
        <w:pStyle w:val="Descripcin"/>
        <w:jc w:val="left"/>
      </w:pPr>
      <w:bookmarkStart w:id="462" w:name="_Toc232263801"/>
    </w:p>
    <w:p w14:paraId="73029883" w14:textId="45486095" w:rsidR="00831CB3" w:rsidRDefault="00831CB3" w:rsidP="00831CB3">
      <w:pPr>
        <w:pStyle w:val="Descripcin"/>
        <w:jc w:val="left"/>
      </w:pPr>
      <w:bookmarkStart w:id="463" w:name="_Toc232538175"/>
      <w:bookmarkStart w:id="464" w:name="_Toc232540785"/>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20</w:t>
      </w:r>
      <w:r w:rsidR="008837C2">
        <w:fldChar w:fldCharType="end"/>
      </w:r>
      <w:r w:rsidRPr="00327734">
        <w:t>: “DS-CU10 - Diagrama de secuencia general: Definiendo la fecha de vigencia para la cotización”.</w:t>
      </w:r>
      <w:bookmarkEnd w:id="462"/>
      <w:bookmarkEnd w:id="463"/>
      <w:bookmarkEnd w:id="464"/>
    </w:p>
    <w:p w14:paraId="2CC806DF" w14:textId="32F1EC3B" w:rsidR="78B39B2D" w:rsidRDefault="78B39B2D" w:rsidP="78B39B2D"/>
    <w:p w14:paraId="5A79242C" w14:textId="6FE93F85" w:rsidR="11EFF424" w:rsidRDefault="00612F26" w:rsidP="00D96B33">
      <w:pPr>
        <w:spacing w:after="200"/>
      </w:pPr>
      <w:r>
        <w:rPr>
          <w:noProof/>
        </w:rPr>
        <w:drawing>
          <wp:inline distT="0" distB="0" distL="0" distR="0" wp14:anchorId="3F186F00" wp14:editId="2883B243">
            <wp:extent cx="5981700" cy="2524125"/>
            <wp:effectExtent l="0" t="0" r="0" b="0"/>
            <wp:docPr id="1114833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33424" name="Picture 1114833424"/>
                    <pic:cNvPicPr/>
                  </pic:nvPicPr>
                  <pic:blipFill>
                    <a:blip r:embed="rId58">
                      <a:extLst>
                        <a:ext uri="{28A0092B-C50C-407E-A947-70E740481C1C}">
                          <a14:useLocalDpi xmlns:a14="http://schemas.microsoft.com/office/drawing/2010/main"/>
                        </a:ext>
                      </a:extLst>
                    </a:blip>
                    <a:stretch>
                      <a:fillRect/>
                    </a:stretch>
                  </pic:blipFill>
                  <pic:spPr>
                    <a:xfrm>
                      <a:off x="0" y="0"/>
                      <a:ext cx="5981700" cy="2524125"/>
                    </a:xfrm>
                    <a:prstGeom prst="rect">
                      <a:avLst/>
                    </a:prstGeom>
                  </pic:spPr>
                </pic:pic>
              </a:graphicData>
            </a:graphic>
          </wp:inline>
        </w:drawing>
      </w:r>
      <w:r>
        <w:tab/>
      </w:r>
      <w:r>
        <w:tab/>
      </w:r>
      <w:r>
        <w:tab/>
      </w:r>
    </w:p>
    <w:p w14:paraId="331EA64F" w14:textId="26B7BF95" w:rsidR="11EFF424" w:rsidRDefault="28ED7D58" w:rsidP="275E8492">
      <w:pPr>
        <w:pStyle w:val="Cita"/>
        <w:rPr>
          <w:rFonts w:ascii="Arial" w:eastAsia="Arial" w:hAnsi="Arial" w:cs="Arial"/>
          <w:color w:val="000000" w:themeColor="text1"/>
          <w:szCs w:val="18"/>
        </w:rPr>
      </w:pPr>
      <w:r>
        <w:t>Fuente: Elaborado por los estudiantes de acuerdo con el proyecto.</w:t>
      </w:r>
    </w:p>
    <w:p w14:paraId="62B1F66B" w14:textId="77777777" w:rsidR="00D96B33" w:rsidRDefault="00D96B33" w:rsidP="00D96B33">
      <w:pPr>
        <w:spacing w:after="200" w:line="360" w:lineRule="auto"/>
        <w:jc w:val="both"/>
      </w:pPr>
    </w:p>
    <w:p w14:paraId="7E314C9C" w14:textId="3FA70A3F" w:rsidR="00923FAC" w:rsidRPr="00BA13F1" w:rsidRDefault="0D476DC8" w:rsidP="00D96B33">
      <w:pPr>
        <w:pStyle w:val="Ttulo3"/>
        <w:spacing w:line="360" w:lineRule="auto"/>
        <w:jc w:val="both"/>
      </w:pPr>
      <w:bookmarkStart w:id="465" w:name="_Toc938597938"/>
      <w:bookmarkStart w:id="466" w:name="_Toc1655975106"/>
      <w:bookmarkStart w:id="467" w:name="_Toc232321731"/>
      <w:bookmarkStart w:id="468" w:name="_Toc232540669"/>
      <w:r>
        <w:t>CU10-E1 - Excepción: Fecha de vigencia inválida</w:t>
      </w:r>
      <w:bookmarkEnd w:id="465"/>
      <w:bookmarkEnd w:id="466"/>
      <w:bookmarkEnd w:id="467"/>
      <w:bookmarkEnd w:id="468"/>
    </w:p>
    <w:p w14:paraId="4D7B0664" w14:textId="3DD4487C" w:rsidR="11EFF424" w:rsidRDefault="11EFF424" w:rsidP="00D96B33">
      <w:pPr>
        <w:spacing w:line="360" w:lineRule="auto"/>
        <w:jc w:val="both"/>
      </w:pPr>
    </w:p>
    <w:p w14:paraId="1EDE7A91" w14:textId="4DEBD4AE" w:rsidR="00D96B33" w:rsidRDefault="78B39B2D" w:rsidP="275E8492">
      <w:pPr>
        <w:spacing w:line="360" w:lineRule="auto"/>
        <w:jc w:val="both"/>
      </w:pPr>
      <w:r>
        <w:t>En la Figura 6.21 se puede visualizar que, si el usuario ingresa una fecha de vigencia inválida, el controlador de Finanzas rechaza el valor recibido porque no cumple con las condiciones temporales requeridas. De esta forma, el sistema informa el error y solicita seleccionar una fecha válida para continuar con la cotización.</w:t>
      </w:r>
    </w:p>
    <w:p w14:paraId="18A50771" w14:textId="77777777" w:rsidR="00D96B33" w:rsidRDefault="00D96B33" w:rsidP="00D96B33">
      <w:pPr>
        <w:pStyle w:val="Descripcin"/>
        <w:jc w:val="left"/>
      </w:pPr>
    </w:p>
    <w:p w14:paraId="5261FD6D" w14:textId="77777777" w:rsidR="0067762F" w:rsidRDefault="0067762F" w:rsidP="0067762F"/>
    <w:p w14:paraId="131F95BA" w14:textId="77777777" w:rsidR="0067762F" w:rsidRDefault="0067762F" w:rsidP="0067762F"/>
    <w:p w14:paraId="55A26389" w14:textId="77777777" w:rsidR="0067762F" w:rsidRDefault="0067762F" w:rsidP="0067762F"/>
    <w:p w14:paraId="5DE04D20" w14:textId="77777777" w:rsidR="0067762F" w:rsidRDefault="0067762F" w:rsidP="0067762F"/>
    <w:p w14:paraId="25B13E06" w14:textId="77777777" w:rsidR="0067762F" w:rsidRDefault="0067762F" w:rsidP="0067762F"/>
    <w:p w14:paraId="628C2F80" w14:textId="77777777" w:rsidR="0067762F" w:rsidRPr="0067762F" w:rsidRDefault="0067762F" w:rsidP="0067762F"/>
    <w:p w14:paraId="44A8641E" w14:textId="1E1D7F4C" w:rsidR="00D96B33" w:rsidRDefault="00D96B33" w:rsidP="00D96B33">
      <w:pPr>
        <w:pStyle w:val="Descripcin"/>
        <w:jc w:val="left"/>
      </w:pPr>
      <w:bookmarkStart w:id="469" w:name="_Toc232263802"/>
      <w:bookmarkStart w:id="470" w:name="_Toc232538176"/>
      <w:bookmarkStart w:id="471" w:name="_Toc232540786"/>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21</w:t>
      </w:r>
      <w:r w:rsidR="008837C2">
        <w:fldChar w:fldCharType="end"/>
      </w:r>
      <w:r w:rsidRPr="0058424E">
        <w:t>: “DS-CU10-E1 - Diagrama de secuencia de excepción: Fecha de vigencia inválida”.</w:t>
      </w:r>
      <w:bookmarkEnd w:id="469"/>
      <w:bookmarkEnd w:id="470"/>
      <w:bookmarkEnd w:id="471"/>
    </w:p>
    <w:p w14:paraId="25B98FF9" w14:textId="710A3F6A" w:rsidR="78B39B2D" w:rsidRDefault="78B39B2D" w:rsidP="78B39B2D"/>
    <w:p w14:paraId="324B5679" w14:textId="2868DC7E" w:rsidR="00612F26" w:rsidRPr="00FE5AF5" w:rsidRDefault="00612F26" w:rsidP="28ED7D58">
      <w:pPr>
        <w:spacing w:after="200"/>
      </w:pPr>
      <w:r>
        <w:rPr>
          <w:noProof/>
        </w:rPr>
        <w:drawing>
          <wp:inline distT="0" distB="0" distL="0" distR="0" wp14:anchorId="11DC992E" wp14:editId="582BD659">
            <wp:extent cx="5981700" cy="2514600"/>
            <wp:effectExtent l="0" t="0" r="0" b="0"/>
            <wp:docPr id="1325889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9680" name="Picture 1325889680"/>
                    <pic:cNvPicPr/>
                  </pic:nvPicPr>
                  <pic:blipFill>
                    <a:blip r:embed="rId59">
                      <a:extLst>
                        <a:ext uri="{28A0092B-C50C-407E-A947-70E740481C1C}">
                          <a14:useLocalDpi xmlns:a14="http://schemas.microsoft.com/office/drawing/2010/main"/>
                        </a:ext>
                      </a:extLst>
                    </a:blip>
                    <a:stretch>
                      <a:fillRect/>
                    </a:stretch>
                  </pic:blipFill>
                  <pic:spPr>
                    <a:xfrm>
                      <a:off x="0" y="0"/>
                      <a:ext cx="5981700" cy="2514600"/>
                    </a:xfrm>
                    <a:prstGeom prst="rect">
                      <a:avLst/>
                    </a:prstGeom>
                  </pic:spPr>
                </pic:pic>
              </a:graphicData>
            </a:graphic>
          </wp:inline>
        </w:drawing>
      </w:r>
      <w:r>
        <w:tab/>
      </w:r>
      <w:r>
        <w:tab/>
      </w:r>
      <w:r>
        <w:tab/>
      </w:r>
    </w:p>
    <w:p w14:paraId="4E0EF875" w14:textId="42198ED7" w:rsidR="00612F26" w:rsidRPr="00FE5AF5" w:rsidRDefault="28ED7D58" w:rsidP="275E8492">
      <w:pPr>
        <w:pStyle w:val="Cita"/>
      </w:pPr>
      <w:r>
        <w:t>Fuente: Elaborado por los estudiantes de acuerdo con el proyecto.</w:t>
      </w:r>
    </w:p>
    <w:p w14:paraId="54B2B4E7" w14:textId="04CC7C97" w:rsidR="1E27EFCC" w:rsidRDefault="1E27EFCC" w:rsidP="00D629FE">
      <w:pPr>
        <w:pStyle w:val="Ttulo2"/>
        <w:spacing w:line="360" w:lineRule="auto"/>
        <w:jc w:val="both"/>
      </w:pPr>
    </w:p>
    <w:p w14:paraId="03773CB8" w14:textId="0F0D3942" w:rsidR="00A73B71" w:rsidRPr="00BA13F1" w:rsidRDefault="0D476DC8" w:rsidP="00D629FE">
      <w:pPr>
        <w:pStyle w:val="Ttulo2"/>
        <w:spacing w:line="360" w:lineRule="auto"/>
        <w:jc w:val="both"/>
      </w:pPr>
      <w:bookmarkStart w:id="472" w:name="_Toc812556345"/>
      <w:bookmarkStart w:id="473" w:name="_Toc1891147655"/>
      <w:bookmarkStart w:id="474" w:name="_Toc232321732"/>
      <w:bookmarkStart w:id="475" w:name="_Toc232540670"/>
      <w:r>
        <w:t>CU11 - Aprobando cotización comercial</w:t>
      </w:r>
      <w:bookmarkEnd w:id="472"/>
      <w:bookmarkEnd w:id="473"/>
      <w:bookmarkEnd w:id="474"/>
      <w:bookmarkEnd w:id="475"/>
    </w:p>
    <w:p w14:paraId="2573CA27" w14:textId="690A4A4C" w:rsidR="1E27EFCC" w:rsidRDefault="1E27EFCC" w:rsidP="00D629FE">
      <w:pPr>
        <w:spacing w:line="360" w:lineRule="auto"/>
        <w:jc w:val="both"/>
      </w:pPr>
    </w:p>
    <w:p w14:paraId="106108F5" w14:textId="5F0042A7" w:rsidR="00A73B71" w:rsidRPr="00BA13F1" w:rsidRDefault="0D476DC8" w:rsidP="00D629FE">
      <w:pPr>
        <w:pStyle w:val="Ttulo3"/>
        <w:spacing w:line="360" w:lineRule="auto"/>
        <w:jc w:val="both"/>
      </w:pPr>
      <w:bookmarkStart w:id="476" w:name="_Toc2036402095"/>
      <w:bookmarkStart w:id="477" w:name="_Toc484813422"/>
      <w:bookmarkStart w:id="478" w:name="_Toc232321733"/>
      <w:bookmarkStart w:id="479" w:name="_Toc232540671"/>
      <w:r>
        <w:t>CU11 - Flujo general</w:t>
      </w:r>
      <w:bookmarkEnd w:id="476"/>
      <w:bookmarkEnd w:id="477"/>
      <w:bookmarkEnd w:id="478"/>
      <w:bookmarkEnd w:id="479"/>
    </w:p>
    <w:p w14:paraId="300D164E" w14:textId="0FAC02D3" w:rsidR="1E27EFCC" w:rsidRDefault="1E27EFCC" w:rsidP="00D629FE">
      <w:pPr>
        <w:spacing w:line="360" w:lineRule="auto"/>
        <w:jc w:val="both"/>
      </w:pPr>
    </w:p>
    <w:p w14:paraId="62B4082D" w14:textId="305BD92C" w:rsidR="78B39B2D" w:rsidRDefault="78B39B2D" w:rsidP="78B39B2D">
      <w:pPr>
        <w:spacing w:line="360" w:lineRule="auto"/>
        <w:jc w:val="both"/>
      </w:pPr>
      <w:r>
        <w:t xml:space="preserve">En la Figura 6.22 se puede visualizar que, para poder aprobar una cotización comercial, el usuario solicita la aprobación desde la vista de gestión correspondiente. De esta forma, el controlador de Finanzas valida que los campos obligatorios estén </w:t>
      </w:r>
      <w:proofErr w:type="gramStart"/>
      <w:r>
        <w:t>completos,</w:t>
      </w:r>
      <w:proofErr w:type="gramEnd"/>
      <w:r>
        <w:t xml:space="preserve"> actualiza el estado de la cotización y bloquea modificaciones posteriores sobre el documento aprobado.</w:t>
      </w:r>
    </w:p>
    <w:p w14:paraId="7D27A038" w14:textId="77777777" w:rsidR="003E0F1D" w:rsidRDefault="003E0F1D" w:rsidP="00D629FE">
      <w:pPr>
        <w:pStyle w:val="Descripcin"/>
      </w:pPr>
      <w:bookmarkStart w:id="480" w:name="_Toc232263803"/>
    </w:p>
    <w:p w14:paraId="03DF01E7" w14:textId="77777777" w:rsidR="003E0F1D" w:rsidRDefault="003E0F1D" w:rsidP="00D629FE">
      <w:pPr>
        <w:pStyle w:val="Descripcin"/>
      </w:pPr>
    </w:p>
    <w:p w14:paraId="6F915A11" w14:textId="77777777" w:rsidR="003E0F1D" w:rsidRDefault="003E0F1D" w:rsidP="00D629FE">
      <w:pPr>
        <w:pStyle w:val="Descripcin"/>
      </w:pPr>
    </w:p>
    <w:p w14:paraId="49F60532" w14:textId="77777777" w:rsidR="003E0F1D" w:rsidRDefault="003E0F1D" w:rsidP="00D629FE">
      <w:pPr>
        <w:pStyle w:val="Descripcin"/>
      </w:pPr>
    </w:p>
    <w:p w14:paraId="66C8EC9C" w14:textId="77777777" w:rsidR="003E0F1D" w:rsidRDefault="003E0F1D" w:rsidP="00D629FE">
      <w:pPr>
        <w:pStyle w:val="Descripcin"/>
      </w:pPr>
    </w:p>
    <w:p w14:paraId="77E27A3D" w14:textId="77777777" w:rsidR="003E0F1D" w:rsidRDefault="003E0F1D" w:rsidP="00D629FE">
      <w:pPr>
        <w:pStyle w:val="Descripcin"/>
      </w:pPr>
    </w:p>
    <w:p w14:paraId="11A55C30" w14:textId="0D7A48BA" w:rsidR="00D629FE" w:rsidRPr="00BA13F1" w:rsidRDefault="00D629FE" w:rsidP="00D629FE">
      <w:pPr>
        <w:pStyle w:val="Descripcin"/>
      </w:pPr>
      <w:bookmarkStart w:id="481" w:name="_Toc232538177"/>
      <w:bookmarkStart w:id="482" w:name="_Toc232540787"/>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22</w:t>
      </w:r>
      <w:r w:rsidR="008837C2">
        <w:fldChar w:fldCharType="end"/>
      </w:r>
      <w:r w:rsidRPr="00275A6F">
        <w:t>: “DS-CU11 - Diagrama de secuencia general: Aprobando cotización comercial”.</w:t>
      </w:r>
      <w:bookmarkEnd w:id="480"/>
      <w:bookmarkEnd w:id="481"/>
      <w:bookmarkEnd w:id="482"/>
    </w:p>
    <w:p w14:paraId="630BA769" w14:textId="7A1004B8" w:rsidR="78B39B2D" w:rsidRDefault="78B39B2D" w:rsidP="78B39B2D"/>
    <w:p w14:paraId="4503433A" w14:textId="67EAF015" w:rsidR="00612F26" w:rsidRDefault="5225513B" w:rsidP="28ED7D58">
      <w:pPr>
        <w:spacing w:after="200"/>
      </w:pPr>
      <w:r>
        <w:rPr>
          <w:noProof/>
        </w:rPr>
        <w:drawing>
          <wp:inline distT="0" distB="0" distL="0" distR="0" wp14:anchorId="66F1AF25" wp14:editId="13DE343C">
            <wp:extent cx="5981700" cy="2124075"/>
            <wp:effectExtent l="0" t="0" r="0" b="0"/>
            <wp:docPr id="1318630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30293" name="Picture 1318630293"/>
                    <pic:cNvPicPr/>
                  </pic:nvPicPr>
                  <pic:blipFill>
                    <a:blip r:embed="rId60">
                      <a:extLst>
                        <a:ext uri="{28A0092B-C50C-407E-A947-70E740481C1C}">
                          <a14:useLocalDpi xmlns:a14="http://schemas.microsoft.com/office/drawing/2010/main"/>
                        </a:ext>
                      </a:extLst>
                    </a:blip>
                    <a:stretch>
                      <a:fillRect/>
                    </a:stretch>
                  </pic:blipFill>
                  <pic:spPr>
                    <a:xfrm>
                      <a:off x="0" y="0"/>
                      <a:ext cx="5981700" cy="2124075"/>
                    </a:xfrm>
                    <a:prstGeom prst="rect">
                      <a:avLst/>
                    </a:prstGeom>
                  </pic:spPr>
                </pic:pic>
              </a:graphicData>
            </a:graphic>
          </wp:inline>
        </w:drawing>
      </w:r>
      <w:r>
        <w:tab/>
      </w:r>
      <w:r>
        <w:tab/>
      </w:r>
      <w:r>
        <w:tab/>
      </w:r>
    </w:p>
    <w:p w14:paraId="07C1DB33" w14:textId="48480FE6" w:rsidR="00612F26" w:rsidRDefault="28ED7D58" w:rsidP="465214E4">
      <w:pPr>
        <w:pStyle w:val="Cita"/>
        <w:rPr>
          <w:rStyle w:val="CitaCar"/>
        </w:rPr>
      </w:pPr>
      <w:r>
        <w:t>Fuente: Elaborado por los estudiantes de acuerdo con el proyecto.</w:t>
      </w:r>
    </w:p>
    <w:p w14:paraId="29236D6E" w14:textId="77777777" w:rsidR="00D629FE" w:rsidRPr="00D629FE" w:rsidRDefault="00D629FE" w:rsidP="00D629FE">
      <w:pPr>
        <w:spacing w:after="200" w:line="360" w:lineRule="auto"/>
        <w:jc w:val="both"/>
        <w:rPr>
          <w:rStyle w:val="CitaCar"/>
        </w:rPr>
      </w:pPr>
    </w:p>
    <w:p w14:paraId="3F6B6603" w14:textId="60F02A20" w:rsidR="001149DE" w:rsidRPr="00D629FE" w:rsidRDefault="0D476DC8" w:rsidP="00D629FE">
      <w:pPr>
        <w:pStyle w:val="Ttulo3"/>
        <w:spacing w:line="360" w:lineRule="auto"/>
        <w:jc w:val="both"/>
      </w:pPr>
      <w:bookmarkStart w:id="483" w:name="_Toc46486191"/>
      <w:bookmarkStart w:id="484" w:name="_Toc504348026"/>
      <w:bookmarkStart w:id="485" w:name="_Toc232321734"/>
      <w:bookmarkStart w:id="486" w:name="_Toc232540672"/>
      <w:r>
        <w:t>CU11-E1 - Excepción: Campos obligatorios incompletos</w:t>
      </w:r>
      <w:bookmarkEnd w:id="483"/>
      <w:bookmarkEnd w:id="484"/>
      <w:bookmarkEnd w:id="485"/>
      <w:bookmarkEnd w:id="486"/>
    </w:p>
    <w:p w14:paraId="15C18BAE" w14:textId="596E0AEF" w:rsidR="1E27EFCC" w:rsidRDefault="1E27EFCC" w:rsidP="00D629FE">
      <w:pPr>
        <w:spacing w:line="360" w:lineRule="auto"/>
        <w:jc w:val="both"/>
      </w:pPr>
    </w:p>
    <w:p w14:paraId="509A2522" w14:textId="5D3271AC" w:rsidR="78B39B2D" w:rsidRDefault="78B39B2D" w:rsidP="78B39B2D">
      <w:pPr>
        <w:spacing w:line="360" w:lineRule="auto"/>
        <w:jc w:val="both"/>
      </w:pPr>
      <w:r>
        <w:t>En la Figura 6.23 se puede visualizar que, si la cotización posee campos obligatorios incompletos, el controlador de Finanzas no permite aprobar el documento. De esta forma, el sistema informa al usuario qué información debe completarse antes de finalizar la cotización comercial.</w:t>
      </w:r>
    </w:p>
    <w:p w14:paraId="6C52EB01" w14:textId="593D1960" w:rsidR="78B39B2D" w:rsidRDefault="78B39B2D" w:rsidP="78B39B2D">
      <w:pPr>
        <w:spacing w:line="360" w:lineRule="auto"/>
        <w:jc w:val="both"/>
      </w:pPr>
    </w:p>
    <w:p w14:paraId="564E4ADD" w14:textId="4D2D3D39" w:rsidR="78B39B2D" w:rsidRDefault="78B39B2D" w:rsidP="78B39B2D">
      <w:pPr>
        <w:spacing w:line="360" w:lineRule="auto"/>
        <w:jc w:val="both"/>
      </w:pPr>
    </w:p>
    <w:p w14:paraId="015350CE" w14:textId="7C97E795" w:rsidR="78B39B2D" w:rsidRDefault="78B39B2D" w:rsidP="78B39B2D">
      <w:pPr>
        <w:spacing w:line="360" w:lineRule="auto"/>
        <w:jc w:val="both"/>
      </w:pPr>
    </w:p>
    <w:p w14:paraId="3A7D9379" w14:textId="654BAB6A" w:rsidR="78B39B2D" w:rsidRDefault="78B39B2D" w:rsidP="78B39B2D">
      <w:pPr>
        <w:spacing w:line="360" w:lineRule="auto"/>
        <w:jc w:val="both"/>
      </w:pPr>
    </w:p>
    <w:p w14:paraId="4629C2EA" w14:textId="5BD05D9C" w:rsidR="78B39B2D" w:rsidRDefault="78B39B2D" w:rsidP="78B39B2D">
      <w:pPr>
        <w:spacing w:line="360" w:lineRule="auto"/>
        <w:jc w:val="both"/>
      </w:pPr>
    </w:p>
    <w:p w14:paraId="39F5E57C" w14:textId="5F37A4BC" w:rsidR="78B39B2D" w:rsidRDefault="78B39B2D" w:rsidP="78B39B2D">
      <w:pPr>
        <w:spacing w:line="360" w:lineRule="auto"/>
        <w:jc w:val="both"/>
      </w:pPr>
    </w:p>
    <w:p w14:paraId="3AE3D9A7" w14:textId="47B4C009" w:rsidR="00800523" w:rsidRPr="00BA13F1" w:rsidRDefault="0060670C" w:rsidP="0060670C">
      <w:pPr>
        <w:pStyle w:val="Descripcin"/>
      </w:pPr>
      <w:bookmarkStart w:id="487" w:name="_Toc232263804"/>
      <w:bookmarkStart w:id="488" w:name="_Toc232538178"/>
      <w:bookmarkStart w:id="489" w:name="_Toc232540788"/>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23</w:t>
      </w:r>
      <w:r w:rsidR="008837C2">
        <w:fldChar w:fldCharType="end"/>
      </w:r>
      <w:r w:rsidRPr="004D40C7">
        <w:t>: “DS-CU11-E1 - Diagrama de secuencia de excepción: Campos obligatorios incompletos”.</w:t>
      </w:r>
      <w:bookmarkEnd w:id="487"/>
      <w:bookmarkEnd w:id="488"/>
      <w:bookmarkEnd w:id="489"/>
    </w:p>
    <w:p w14:paraId="310C453A" w14:textId="17DAB1BC" w:rsidR="78B39B2D" w:rsidRDefault="78B39B2D" w:rsidP="78B39B2D"/>
    <w:p w14:paraId="66B18C46" w14:textId="3C3BD2E0" w:rsidR="00612F26" w:rsidRPr="00FE5AF5" w:rsidRDefault="5225513B" w:rsidP="662ED529">
      <w:pPr>
        <w:pStyle w:val="CaptionPB"/>
      </w:pPr>
      <w:r>
        <w:rPr>
          <w:noProof/>
        </w:rPr>
        <w:drawing>
          <wp:inline distT="0" distB="0" distL="0" distR="0" wp14:anchorId="3B4AA564" wp14:editId="148CFF9E">
            <wp:extent cx="5981700" cy="2114550"/>
            <wp:effectExtent l="0" t="0" r="0" b="0"/>
            <wp:docPr id="481733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33074" name="Picture 481733074"/>
                    <pic:cNvPicPr/>
                  </pic:nvPicPr>
                  <pic:blipFill>
                    <a:blip r:embed="rId61">
                      <a:extLst>
                        <a:ext uri="{28A0092B-C50C-407E-A947-70E740481C1C}">
                          <a14:useLocalDpi xmlns:a14="http://schemas.microsoft.com/office/drawing/2010/main"/>
                        </a:ext>
                      </a:extLst>
                    </a:blip>
                    <a:stretch>
                      <a:fillRect/>
                    </a:stretch>
                  </pic:blipFill>
                  <pic:spPr>
                    <a:xfrm>
                      <a:off x="0" y="0"/>
                      <a:ext cx="5981700" cy="2114550"/>
                    </a:xfrm>
                    <a:prstGeom prst="rect">
                      <a:avLst/>
                    </a:prstGeom>
                  </pic:spPr>
                </pic:pic>
              </a:graphicData>
            </a:graphic>
          </wp:inline>
        </w:drawing>
      </w:r>
      <w:r>
        <w:tab/>
      </w:r>
      <w:r>
        <w:tab/>
      </w:r>
      <w:r>
        <w:tab/>
      </w:r>
    </w:p>
    <w:p w14:paraId="0C6F1414" w14:textId="030027A5" w:rsidR="00612F26" w:rsidRPr="00FE5AF5" w:rsidRDefault="28ED7D58" w:rsidP="465214E4">
      <w:pPr>
        <w:pStyle w:val="Cita"/>
      </w:pPr>
      <w:r>
        <w:t>Fuente: Elaborado por los estudiantes de acuerdo con el proyecto.</w:t>
      </w:r>
    </w:p>
    <w:p w14:paraId="61C433B5" w14:textId="44F42762" w:rsidR="1E27EFCC" w:rsidRDefault="1E27EFCC" w:rsidP="0060670C">
      <w:pPr>
        <w:pStyle w:val="Ttulo2"/>
        <w:spacing w:line="360" w:lineRule="auto"/>
        <w:jc w:val="both"/>
      </w:pPr>
    </w:p>
    <w:p w14:paraId="39786D2C" w14:textId="4E70B4E6" w:rsidR="00307787" w:rsidRPr="00BA13F1" w:rsidRDefault="0D476DC8" w:rsidP="0060670C">
      <w:pPr>
        <w:pStyle w:val="Ttulo2"/>
        <w:spacing w:line="360" w:lineRule="auto"/>
        <w:jc w:val="both"/>
      </w:pPr>
      <w:bookmarkStart w:id="490" w:name="_Toc1171078751"/>
      <w:bookmarkStart w:id="491" w:name="_Toc1269890890"/>
      <w:bookmarkStart w:id="492" w:name="_Toc232321735"/>
      <w:bookmarkStart w:id="493" w:name="_Toc232540673"/>
      <w:r>
        <w:t>CU12 - Transformando cotización a nota de venta</w:t>
      </w:r>
      <w:bookmarkEnd w:id="490"/>
      <w:bookmarkEnd w:id="491"/>
      <w:bookmarkEnd w:id="492"/>
      <w:bookmarkEnd w:id="493"/>
    </w:p>
    <w:p w14:paraId="520B94AF" w14:textId="4D64BD62" w:rsidR="0A233FBC" w:rsidRDefault="0A233FBC" w:rsidP="0060670C">
      <w:pPr>
        <w:spacing w:line="360" w:lineRule="auto"/>
        <w:jc w:val="both"/>
      </w:pPr>
    </w:p>
    <w:p w14:paraId="5C0102CE" w14:textId="34E40F47" w:rsidR="00307787" w:rsidRPr="00BA13F1" w:rsidRDefault="0D476DC8" w:rsidP="0060670C">
      <w:pPr>
        <w:pStyle w:val="Ttulo3"/>
        <w:spacing w:line="360" w:lineRule="auto"/>
        <w:jc w:val="both"/>
      </w:pPr>
      <w:bookmarkStart w:id="494" w:name="_Toc1631444140"/>
      <w:bookmarkStart w:id="495" w:name="_Toc1032577121"/>
      <w:bookmarkStart w:id="496" w:name="_Toc232321736"/>
      <w:bookmarkStart w:id="497" w:name="_Toc232540674"/>
      <w:r>
        <w:t>CU12 - Flujo general</w:t>
      </w:r>
      <w:bookmarkEnd w:id="494"/>
      <w:bookmarkEnd w:id="495"/>
      <w:bookmarkEnd w:id="496"/>
      <w:bookmarkEnd w:id="497"/>
    </w:p>
    <w:p w14:paraId="1E6481BF" w14:textId="5C4DFEA1" w:rsidR="0A233FBC" w:rsidRDefault="0A233FBC" w:rsidP="0060670C">
      <w:pPr>
        <w:spacing w:line="360" w:lineRule="auto"/>
        <w:jc w:val="both"/>
      </w:pPr>
    </w:p>
    <w:p w14:paraId="16163C9C" w14:textId="71DFF8D8" w:rsidR="78B39B2D" w:rsidRDefault="78B39B2D" w:rsidP="78B39B2D">
      <w:pPr>
        <w:spacing w:line="360" w:lineRule="auto"/>
        <w:jc w:val="both"/>
      </w:pPr>
      <w:r>
        <w:t>En la Figura 6.24 se puede visualizar que, para poder transformar una cotización en nota de venta, el usuario selecciona una cotización aprobada y solicita la generación del nuevo documento. De esta forma, el controlador de Finanzas recupera los datos de la cotización, crea la nota de venta asociada y mantiene la trazabilidad entre ambos registros.</w:t>
      </w:r>
    </w:p>
    <w:p w14:paraId="528D131C" w14:textId="25009EB7" w:rsidR="78B39B2D" w:rsidRDefault="78B39B2D" w:rsidP="78B39B2D">
      <w:pPr>
        <w:spacing w:line="360" w:lineRule="auto"/>
        <w:jc w:val="both"/>
      </w:pPr>
    </w:p>
    <w:p w14:paraId="10579EBD" w14:textId="1331F042" w:rsidR="78B39B2D" w:rsidRDefault="78B39B2D" w:rsidP="78B39B2D">
      <w:pPr>
        <w:spacing w:line="360" w:lineRule="auto"/>
        <w:jc w:val="both"/>
      </w:pPr>
    </w:p>
    <w:p w14:paraId="05A63904" w14:textId="0573344F" w:rsidR="78B39B2D" w:rsidRDefault="78B39B2D" w:rsidP="78B39B2D">
      <w:pPr>
        <w:spacing w:line="360" w:lineRule="auto"/>
        <w:jc w:val="both"/>
      </w:pPr>
    </w:p>
    <w:p w14:paraId="126A6D3E" w14:textId="61FE7C35" w:rsidR="78B39B2D" w:rsidRDefault="78B39B2D" w:rsidP="78B39B2D">
      <w:pPr>
        <w:spacing w:line="360" w:lineRule="auto"/>
        <w:jc w:val="both"/>
      </w:pPr>
    </w:p>
    <w:p w14:paraId="01C80A46" w14:textId="6D5DBCB2" w:rsidR="78B39B2D" w:rsidRDefault="78B39B2D" w:rsidP="78B39B2D">
      <w:pPr>
        <w:spacing w:line="360" w:lineRule="auto"/>
        <w:jc w:val="both"/>
      </w:pPr>
    </w:p>
    <w:p w14:paraId="24600042" w14:textId="77777777" w:rsidR="00E74C3C" w:rsidRDefault="00E74C3C" w:rsidP="0060670C">
      <w:pPr>
        <w:spacing w:line="360" w:lineRule="auto"/>
        <w:jc w:val="both"/>
      </w:pPr>
    </w:p>
    <w:p w14:paraId="45C012DF" w14:textId="3B1778DB" w:rsidR="00E74C3C" w:rsidRPr="00BA13F1" w:rsidRDefault="00E74C3C" w:rsidP="00E74C3C">
      <w:pPr>
        <w:pStyle w:val="Descripcin"/>
      </w:pPr>
      <w:bookmarkStart w:id="498" w:name="_Toc232263805"/>
      <w:bookmarkStart w:id="499" w:name="_Toc232538179"/>
      <w:bookmarkStart w:id="500" w:name="_Toc232540789"/>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24</w:t>
      </w:r>
      <w:r w:rsidR="008837C2">
        <w:fldChar w:fldCharType="end"/>
      </w:r>
      <w:r w:rsidRPr="00547DC5">
        <w:t>: “DS-CU12 - Diagrama de secuencia general: Transformando cotización a nota de venta”.</w:t>
      </w:r>
      <w:bookmarkEnd w:id="498"/>
      <w:bookmarkEnd w:id="499"/>
      <w:bookmarkEnd w:id="500"/>
    </w:p>
    <w:p w14:paraId="25DB5413" w14:textId="5E1983D3" w:rsidR="78B39B2D" w:rsidRDefault="78B39B2D" w:rsidP="78B39B2D"/>
    <w:p w14:paraId="0E49BC9A" w14:textId="06637D0B" w:rsidR="00612F26" w:rsidRPr="000C442D" w:rsidRDefault="234A4011" w:rsidP="00965397">
      <w:pPr>
        <w:pStyle w:val="CaptionPB"/>
        <w:spacing w:line="360" w:lineRule="auto"/>
        <w:jc w:val="center"/>
      </w:pPr>
      <w:r>
        <w:rPr>
          <w:noProof/>
        </w:rPr>
        <w:drawing>
          <wp:inline distT="0" distB="0" distL="0" distR="0" wp14:anchorId="7437D524" wp14:editId="084C9D95">
            <wp:extent cx="5981700" cy="2819400"/>
            <wp:effectExtent l="0" t="0" r="0" b="0"/>
            <wp:docPr id="1795745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45783" name="Picture 1795745783"/>
                    <pic:cNvPicPr/>
                  </pic:nvPicPr>
                  <pic:blipFill>
                    <a:blip r:embed="rId62">
                      <a:extLst>
                        <a:ext uri="{28A0092B-C50C-407E-A947-70E740481C1C}">
                          <a14:useLocalDpi xmlns:a14="http://schemas.microsoft.com/office/drawing/2010/main"/>
                        </a:ext>
                      </a:extLst>
                    </a:blip>
                    <a:stretch>
                      <a:fillRect/>
                    </a:stretch>
                  </pic:blipFill>
                  <pic:spPr>
                    <a:xfrm>
                      <a:off x="0" y="0"/>
                      <a:ext cx="5981700" cy="2819400"/>
                    </a:xfrm>
                    <a:prstGeom prst="rect">
                      <a:avLst/>
                    </a:prstGeom>
                  </pic:spPr>
                </pic:pic>
              </a:graphicData>
            </a:graphic>
          </wp:inline>
        </w:drawing>
      </w:r>
    </w:p>
    <w:p w14:paraId="384C6D99" w14:textId="7EB69F20" w:rsidR="00612F26" w:rsidRPr="000C442D" w:rsidRDefault="28ED7D58" w:rsidP="465214E4">
      <w:pPr>
        <w:pStyle w:val="Cita"/>
      </w:pPr>
      <w:r w:rsidRPr="465214E4">
        <w:t>Fuente: Elaborado por los estudiantes de acuerdo con el proyecto.</w:t>
      </w:r>
    </w:p>
    <w:p w14:paraId="113010AC" w14:textId="70C3E17D" w:rsidR="0A233FBC" w:rsidRDefault="0A233FBC" w:rsidP="00965397">
      <w:pPr>
        <w:pStyle w:val="Ttulo3"/>
        <w:spacing w:line="360" w:lineRule="auto"/>
        <w:jc w:val="both"/>
      </w:pPr>
    </w:p>
    <w:p w14:paraId="159E2854" w14:textId="77777777" w:rsidR="003E0F1D" w:rsidRDefault="003E0F1D" w:rsidP="003E0F1D"/>
    <w:p w14:paraId="4BA84F85" w14:textId="77777777" w:rsidR="003E0F1D" w:rsidRPr="003E0F1D" w:rsidRDefault="003E0F1D" w:rsidP="003E0F1D"/>
    <w:p w14:paraId="72820EEF" w14:textId="4D279755" w:rsidR="00D2703F" w:rsidRPr="00965397" w:rsidRDefault="0D476DC8" w:rsidP="00965397">
      <w:pPr>
        <w:pStyle w:val="Ttulo3"/>
      </w:pPr>
      <w:bookmarkStart w:id="501" w:name="_Toc183848462"/>
      <w:bookmarkStart w:id="502" w:name="_Toc316889866"/>
      <w:bookmarkStart w:id="503" w:name="_Toc232321737"/>
      <w:bookmarkStart w:id="504" w:name="_Toc232540675"/>
      <w:r>
        <w:t>CU12-E1 - Excepción: Cotización no aprobada</w:t>
      </w:r>
      <w:bookmarkEnd w:id="501"/>
      <w:bookmarkEnd w:id="502"/>
      <w:bookmarkEnd w:id="503"/>
      <w:bookmarkEnd w:id="504"/>
    </w:p>
    <w:p w14:paraId="361AC836" w14:textId="12430A69" w:rsidR="0A233FBC" w:rsidRDefault="0A233FBC" w:rsidP="00965397">
      <w:pPr>
        <w:spacing w:line="360" w:lineRule="auto"/>
        <w:jc w:val="both"/>
      </w:pPr>
    </w:p>
    <w:p w14:paraId="17B397F7" w14:textId="17EDB731" w:rsidR="78B39B2D" w:rsidRDefault="78B39B2D" w:rsidP="78B39B2D">
      <w:pPr>
        <w:spacing w:line="360" w:lineRule="auto"/>
        <w:jc w:val="both"/>
      </w:pPr>
      <w:r>
        <w:t>En la Figura 6.25 se puede visualizar que, si la cotización seleccionada no se encuentra aprobada, el controlador de Finanzas bloquea la generación de la nota de venta. De esta forma, el sistema informa que solo las cotizaciones aprobadas pueden transformarse en documentos de venta.</w:t>
      </w:r>
    </w:p>
    <w:p w14:paraId="79BB3362" w14:textId="1C3A7906" w:rsidR="78B39B2D" w:rsidRDefault="78B39B2D" w:rsidP="78B39B2D">
      <w:pPr>
        <w:spacing w:line="360" w:lineRule="auto"/>
        <w:jc w:val="both"/>
      </w:pPr>
    </w:p>
    <w:p w14:paraId="4CCCA0CF" w14:textId="6FA75DE6" w:rsidR="78B39B2D" w:rsidRDefault="78B39B2D" w:rsidP="78B39B2D">
      <w:pPr>
        <w:spacing w:line="360" w:lineRule="auto"/>
        <w:jc w:val="both"/>
      </w:pPr>
    </w:p>
    <w:p w14:paraId="57DF352B" w14:textId="755CD588" w:rsidR="78B39B2D" w:rsidRDefault="78B39B2D" w:rsidP="78B39B2D">
      <w:pPr>
        <w:spacing w:line="360" w:lineRule="auto"/>
        <w:jc w:val="both"/>
      </w:pPr>
    </w:p>
    <w:p w14:paraId="50561746" w14:textId="212397B0" w:rsidR="78B39B2D" w:rsidRDefault="78B39B2D" w:rsidP="78B39B2D">
      <w:pPr>
        <w:spacing w:line="360" w:lineRule="auto"/>
        <w:jc w:val="both"/>
      </w:pPr>
    </w:p>
    <w:p w14:paraId="58600618" w14:textId="77777777" w:rsidR="00965397" w:rsidRDefault="00965397" w:rsidP="00965397">
      <w:pPr>
        <w:spacing w:line="360" w:lineRule="auto"/>
        <w:jc w:val="both"/>
      </w:pPr>
    </w:p>
    <w:p w14:paraId="5B19E4F8" w14:textId="55AC4970" w:rsidR="00612F26" w:rsidRPr="00FE5AF5" w:rsidRDefault="00965397" w:rsidP="00965397">
      <w:pPr>
        <w:pStyle w:val="Descripcin"/>
      </w:pPr>
      <w:bookmarkStart w:id="505" w:name="_Toc232263806"/>
      <w:bookmarkStart w:id="506" w:name="_Toc232538180"/>
      <w:bookmarkStart w:id="507" w:name="_Toc232540790"/>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25</w:t>
      </w:r>
      <w:r w:rsidR="008837C2">
        <w:fldChar w:fldCharType="end"/>
      </w:r>
      <w:r w:rsidRPr="006E7D36">
        <w:t>: “DS-CU12-E1 - Diagrama de secuencia de excepción: Cotización no aprobada”.</w:t>
      </w:r>
      <w:bookmarkEnd w:id="505"/>
      <w:bookmarkEnd w:id="506"/>
      <w:bookmarkEnd w:id="507"/>
    </w:p>
    <w:p w14:paraId="0E5280B8" w14:textId="70345D31" w:rsidR="78B39B2D" w:rsidRDefault="78B39B2D" w:rsidP="78B39B2D"/>
    <w:p w14:paraId="443F3E26" w14:textId="67667C54" w:rsidR="00612F26" w:rsidRPr="00FE5AF5" w:rsidRDefault="5225513B" w:rsidP="28ED7D58">
      <w:pPr>
        <w:spacing w:after="200"/>
      </w:pPr>
      <w:r>
        <w:rPr>
          <w:noProof/>
        </w:rPr>
        <w:drawing>
          <wp:inline distT="0" distB="0" distL="0" distR="0" wp14:anchorId="6A9F2526" wp14:editId="37F3F9A8">
            <wp:extent cx="5981700" cy="2743200"/>
            <wp:effectExtent l="0" t="0" r="0" b="0"/>
            <wp:docPr id="53071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746" name="Picture 53071746"/>
                    <pic:cNvPicPr/>
                  </pic:nvPicPr>
                  <pic:blipFill>
                    <a:blip r:embed="rId63">
                      <a:extLst>
                        <a:ext uri="{28A0092B-C50C-407E-A947-70E740481C1C}">
                          <a14:useLocalDpi xmlns:a14="http://schemas.microsoft.com/office/drawing/2010/main"/>
                        </a:ext>
                      </a:extLst>
                    </a:blip>
                    <a:stretch>
                      <a:fillRect/>
                    </a:stretch>
                  </pic:blipFill>
                  <pic:spPr>
                    <a:xfrm>
                      <a:off x="0" y="0"/>
                      <a:ext cx="5981700" cy="2743200"/>
                    </a:xfrm>
                    <a:prstGeom prst="rect">
                      <a:avLst/>
                    </a:prstGeom>
                  </pic:spPr>
                </pic:pic>
              </a:graphicData>
            </a:graphic>
          </wp:inline>
        </w:drawing>
      </w:r>
      <w:r>
        <w:tab/>
      </w:r>
      <w:r>
        <w:tab/>
      </w:r>
      <w:r>
        <w:tab/>
      </w:r>
    </w:p>
    <w:p w14:paraId="79A5F53F" w14:textId="137CFD67" w:rsidR="00612F26" w:rsidRPr="00FE5AF5" w:rsidRDefault="28ED7D58" w:rsidP="47D13C54">
      <w:pPr>
        <w:pStyle w:val="Cita"/>
      </w:pPr>
      <w:r>
        <w:t>Fuente: Elaborado por los estudiantes de acuerdo con el proyecto.</w:t>
      </w:r>
    </w:p>
    <w:p w14:paraId="72208841" w14:textId="700677A8" w:rsidR="2DB1B1DF" w:rsidRDefault="2DB1B1DF" w:rsidP="00965397">
      <w:pPr>
        <w:pStyle w:val="Ttulo2"/>
        <w:spacing w:line="360" w:lineRule="auto"/>
      </w:pPr>
    </w:p>
    <w:p w14:paraId="072A89F4" w14:textId="1B96BA0A" w:rsidR="00F1487E" w:rsidRPr="00BA13F1" w:rsidRDefault="0D476DC8" w:rsidP="00965397">
      <w:pPr>
        <w:pStyle w:val="Ttulo2"/>
        <w:spacing w:line="360" w:lineRule="auto"/>
        <w:jc w:val="both"/>
      </w:pPr>
      <w:bookmarkStart w:id="508" w:name="_Toc837295183"/>
      <w:bookmarkStart w:id="509" w:name="_Toc245652427"/>
      <w:bookmarkStart w:id="510" w:name="_Toc232321738"/>
      <w:bookmarkStart w:id="511" w:name="_Toc232540676"/>
      <w:r>
        <w:t>CU13 - Creando Nota de Venta independiente</w:t>
      </w:r>
      <w:bookmarkEnd w:id="508"/>
      <w:bookmarkEnd w:id="509"/>
      <w:bookmarkEnd w:id="510"/>
      <w:bookmarkEnd w:id="511"/>
    </w:p>
    <w:p w14:paraId="4258D1CF" w14:textId="62E88533" w:rsidR="11176EF3" w:rsidRDefault="11176EF3" w:rsidP="00965397">
      <w:pPr>
        <w:spacing w:line="360" w:lineRule="auto"/>
      </w:pPr>
    </w:p>
    <w:p w14:paraId="05FB0D51" w14:textId="4A2EC437" w:rsidR="00F1487E" w:rsidRPr="00BA13F1" w:rsidRDefault="0D476DC8" w:rsidP="00965397">
      <w:pPr>
        <w:pStyle w:val="Ttulo3"/>
        <w:spacing w:line="360" w:lineRule="auto"/>
        <w:jc w:val="both"/>
      </w:pPr>
      <w:bookmarkStart w:id="512" w:name="_Toc94416278"/>
      <w:bookmarkStart w:id="513" w:name="_Toc1603204297"/>
      <w:bookmarkStart w:id="514" w:name="_Toc232321739"/>
      <w:bookmarkStart w:id="515" w:name="_Toc232540677"/>
      <w:r>
        <w:t>CU13 - Flujo general</w:t>
      </w:r>
      <w:bookmarkEnd w:id="512"/>
      <w:bookmarkEnd w:id="513"/>
      <w:bookmarkEnd w:id="514"/>
      <w:bookmarkEnd w:id="515"/>
    </w:p>
    <w:p w14:paraId="21100C8C" w14:textId="09A34734" w:rsidR="11176EF3" w:rsidRDefault="11176EF3" w:rsidP="00965397">
      <w:pPr>
        <w:spacing w:line="360" w:lineRule="auto"/>
      </w:pPr>
    </w:p>
    <w:p w14:paraId="47ADF9AD" w14:textId="649C4036" w:rsidR="78B39B2D" w:rsidRDefault="78B39B2D" w:rsidP="78B39B2D">
      <w:pPr>
        <w:spacing w:line="360" w:lineRule="auto"/>
        <w:jc w:val="both"/>
      </w:pPr>
      <w:r>
        <w:t>En la Figura 6.26 se puede visualizar que, para poder crear una nota de venta independiente, el usuario ingresa los datos requeridos directamente en la vista de venta directa. De esta forma, el controlador de Finanzas valida la información recibida, registra la nota de venta en la base de datos y la vincula con el cliente correspondiente.</w:t>
      </w:r>
    </w:p>
    <w:p w14:paraId="20294C71" w14:textId="5CC26010" w:rsidR="00965397" w:rsidRPr="00BA13F1" w:rsidRDefault="008837C2" w:rsidP="008837C2">
      <w:pPr>
        <w:pStyle w:val="Descripcin"/>
      </w:pPr>
      <w:bookmarkStart w:id="516" w:name="_Toc232540791"/>
      <w:r>
        <w:lastRenderedPageBreak/>
        <w:t xml:space="preserve">Figura </w:t>
      </w:r>
      <w:r>
        <w:fldChar w:fldCharType="begin"/>
      </w:r>
      <w:r>
        <w:instrText xml:space="preserve"> STYLEREF 1 \s </w:instrText>
      </w:r>
      <w:r>
        <w:fldChar w:fldCharType="separate"/>
      </w:r>
      <w:r>
        <w:rPr>
          <w:noProof/>
        </w:rPr>
        <w:t>6</w:t>
      </w:r>
      <w:r>
        <w:fldChar w:fldCharType="end"/>
      </w:r>
      <w:r>
        <w:t>.</w:t>
      </w:r>
      <w:r>
        <w:fldChar w:fldCharType="begin"/>
      </w:r>
      <w:r>
        <w:instrText xml:space="preserve"> SEQ Figura \* ARABIC \s 1 </w:instrText>
      </w:r>
      <w:r>
        <w:fldChar w:fldCharType="separate"/>
      </w:r>
      <w:r>
        <w:rPr>
          <w:noProof/>
        </w:rPr>
        <w:t>26</w:t>
      </w:r>
      <w:r>
        <w:fldChar w:fldCharType="end"/>
      </w:r>
      <w:r w:rsidRPr="00AA2368">
        <w:t>: “DS-CU13 - Diagrama de secuencia general: Creando Nota de Venta independiente”.</w:t>
      </w:r>
      <w:bookmarkEnd w:id="516"/>
    </w:p>
    <w:p w14:paraId="61D6FBB6" w14:textId="184CF36C" w:rsidR="2BAADAC3" w:rsidRDefault="2BAADAC3" w:rsidP="2BAADAC3"/>
    <w:p w14:paraId="60770CDF" w14:textId="34164B5F" w:rsidR="00612F26" w:rsidRPr="00965397" w:rsidRDefault="5225513B" w:rsidP="00965397">
      <w:pPr>
        <w:spacing w:after="200" w:line="360" w:lineRule="auto"/>
        <w:jc w:val="both"/>
      </w:pPr>
      <w:r>
        <w:rPr>
          <w:noProof/>
        </w:rPr>
        <w:drawing>
          <wp:inline distT="0" distB="0" distL="0" distR="0" wp14:anchorId="55856C01" wp14:editId="6FFDC06E">
            <wp:extent cx="5981700" cy="2838450"/>
            <wp:effectExtent l="0" t="0" r="0" b="0"/>
            <wp:docPr id="981450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0007" name="Picture 981450007"/>
                    <pic:cNvPicPr/>
                  </pic:nvPicPr>
                  <pic:blipFill>
                    <a:blip r:embed="rId64">
                      <a:extLst>
                        <a:ext uri="{28A0092B-C50C-407E-A947-70E740481C1C}">
                          <a14:useLocalDpi xmlns:a14="http://schemas.microsoft.com/office/drawing/2010/main"/>
                        </a:ext>
                      </a:extLst>
                    </a:blip>
                    <a:stretch>
                      <a:fillRect/>
                    </a:stretch>
                  </pic:blipFill>
                  <pic:spPr>
                    <a:xfrm>
                      <a:off x="0" y="0"/>
                      <a:ext cx="5981700" cy="2838450"/>
                    </a:xfrm>
                    <a:prstGeom prst="rect">
                      <a:avLst/>
                    </a:prstGeom>
                  </pic:spPr>
                </pic:pic>
              </a:graphicData>
            </a:graphic>
          </wp:inline>
        </w:drawing>
      </w:r>
      <w:r>
        <w:tab/>
      </w:r>
      <w:r>
        <w:tab/>
      </w:r>
      <w:r>
        <w:tab/>
      </w:r>
    </w:p>
    <w:p w14:paraId="1136BC75" w14:textId="151FEDF9" w:rsidR="00612F26" w:rsidRPr="00965397" w:rsidRDefault="28ED7D58" w:rsidP="47D13C54">
      <w:pPr>
        <w:pStyle w:val="Cita"/>
        <w:rPr>
          <w:rStyle w:val="CitaCar"/>
        </w:rPr>
      </w:pPr>
      <w:r>
        <w:t>Fuente: Elaborado por los estudiantes de acuerdo con el proyecto.</w:t>
      </w:r>
    </w:p>
    <w:p w14:paraId="73683823" w14:textId="6EC8EF74" w:rsidR="005F26D8" w:rsidRPr="00FE5AF5" w:rsidRDefault="005F26D8" w:rsidP="00965397">
      <w:pPr>
        <w:spacing w:after="200" w:line="360" w:lineRule="auto"/>
        <w:jc w:val="both"/>
      </w:pPr>
    </w:p>
    <w:p w14:paraId="62CA46EB" w14:textId="182F1177" w:rsidR="11176EF3" w:rsidRDefault="11176EF3" w:rsidP="00965397">
      <w:pPr>
        <w:pStyle w:val="Ttulo3"/>
        <w:spacing w:line="360" w:lineRule="auto"/>
        <w:jc w:val="both"/>
      </w:pPr>
    </w:p>
    <w:p w14:paraId="37476555" w14:textId="263501CD" w:rsidR="00FF5E11" w:rsidRPr="00BA13F1" w:rsidRDefault="0D476DC8" w:rsidP="00965397">
      <w:pPr>
        <w:pStyle w:val="Ttulo3"/>
        <w:spacing w:line="360" w:lineRule="auto"/>
        <w:jc w:val="both"/>
      </w:pPr>
      <w:bookmarkStart w:id="517" w:name="_Toc1000549104"/>
      <w:bookmarkStart w:id="518" w:name="_Toc1123138486"/>
      <w:bookmarkStart w:id="519" w:name="_Toc232321740"/>
      <w:bookmarkStart w:id="520" w:name="_Toc232540678"/>
      <w:r>
        <w:t>CU13-E1 - Excepción: Monto inválido en venta directa</w:t>
      </w:r>
      <w:bookmarkEnd w:id="517"/>
      <w:bookmarkEnd w:id="518"/>
      <w:bookmarkEnd w:id="519"/>
      <w:bookmarkEnd w:id="520"/>
    </w:p>
    <w:p w14:paraId="78137674" w14:textId="410CD145" w:rsidR="11176EF3" w:rsidRDefault="11176EF3" w:rsidP="00965397">
      <w:pPr>
        <w:spacing w:line="360" w:lineRule="auto"/>
        <w:jc w:val="both"/>
      </w:pPr>
    </w:p>
    <w:p w14:paraId="7D80C684" w14:textId="3736ED83" w:rsidR="78B39B2D" w:rsidRDefault="78B39B2D" w:rsidP="78B39B2D">
      <w:pPr>
        <w:spacing w:line="360" w:lineRule="auto"/>
        <w:jc w:val="both"/>
      </w:pPr>
      <w:r>
        <w:t>En la Figura 6.27 se puede visualizar que, si el usuario ingresa un monto inválido en la venta directa, el controlador de Finanzas rechaza el registro de la nota de venta. De esta forma, el sistema informa la inconsistencia del valor ingresado y solicita corregir el monto antes de guardar el documento.</w:t>
      </w:r>
    </w:p>
    <w:p w14:paraId="7C3A98D8" w14:textId="14BBABF3" w:rsidR="00965397" w:rsidRDefault="00965397" w:rsidP="00FF5E11">
      <w:pPr>
        <w:pStyle w:val="CaptionPB"/>
        <w:rPr>
          <w:lang w:val="es-CL"/>
        </w:rPr>
      </w:pPr>
    </w:p>
    <w:p w14:paraId="02160073" w14:textId="77777777" w:rsidR="00431C69" w:rsidRDefault="00431C69" w:rsidP="00FF5E11">
      <w:pPr>
        <w:pStyle w:val="CaptionPB"/>
        <w:rPr>
          <w:lang w:val="es-CL"/>
        </w:rPr>
      </w:pPr>
    </w:p>
    <w:p w14:paraId="48F1DB0E" w14:textId="77777777" w:rsidR="00431C69" w:rsidRDefault="00431C69" w:rsidP="00FF5E11">
      <w:pPr>
        <w:pStyle w:val="CaptionPB"/>
        <w:rPr>
          <w:lang w:val="es-CL"/>
        </w:rPr>
      </w:pPr>
    </w:p>
    <w:p w14:paraId="67345FD1" w14:textId="77777777" w:rsidR="00965397" w:rsidRDefault="00965397" w:rsidP="00FF5E11">
      <w:pPr>
        <w:pStyle w:val="CaptionPB"/>
        <w:rPr>
          <w:lang w:val="es-CL"/>
        </w:rPr>
      </w:pPr>
    </w:p>
    <w:p w14:paraId="04895887" w14:textId="46EBA2E1" w:rsidR="00612F26" w:rsidRPr="00736FBD" w:rsidRDefault="00965397" w:rsidP="00736FBD">
      <w:pPr>
        <w:pStyle w:val="Descripcin"/>
      </w:pPr>
      <w:bookmarkStart w:id="521" w:name="_Toc232263808"/>
      <w:bookmarkStart w:id="522" w:name="_Toc232538182"/>
      <w:bookmarkStart w:id="523" w:name="_Toc232540792"/>
      <w:r w:rsidRPr="00736FBD">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27</w:t>
      </w:r>
      <w:r w:rsidR="008837C2">
        <w:fldChar w:fldCharType="end"/>
      </w:r>
      <w:r w:rsidRPr="00736FBD">
        <w:t>: “DS-CU13-E1 - Diagrama de secuencia de excepción: Monto inválido en venta directa”.</w:t>
      </w:r>
      <w:bookmarkEnd w:id="521"/>
      <w:bookmarkEnd w:id="522"/>
      <w:bookmarkEnd w:id="523"/>
    </w:p>
    <w:p w14:paraId="041C6A78" w14:textId="1D544B07" w:rsidR="2BAADAC3" w:rsidRDefault="2BAADAC3" w:rsidP="2BAADAC3"/>
    <w:p w14:paraId="3ECB1FE4" w14:textId="4546DD2D" w:rsidR="00612F26" w:rsidRPr="00FE5AF5" w:rsidRDefault="5225513B" w:rsidP="004527CA">
      <w:pPr>
        <w:spacing w:after="200" w:line="360" w:lineRule="auto"/>
        <w:jc w:val="both"/>
      </w:pPr>
      <w:r>
        <w:rPr>
          <w:noProof/>
        </w:rPr>
        <w:drawing>
          <wp:inline distT="0" distB="0" distL="0" distR="0" wp14:anchorId="1FD27E99" wp14:editId="17AE5796">
            <wp:extent cx="5981700" cy="2714625"/>
            <wp:effectExtent l="0" t="0" r="0" b="0"/>
            <wp:docPr id="397355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55357" name="Picture 397355357"/>
                    <pic:cNvPicPr/>
                  </pic:nvPicPr>
                  <pic:blipFill>
                    <a:blip r:embed="rId65">
                      <a:extLst>
                        <a:ext uri="{28A0092B-C50C-407E-A947-70E740481C1C}">
                          <a14:useLocalDpi xmlns:a14="http://schemas.microsoft.com/office/drawing/2010/main"/>
                        </a:ext>
                      </a:extLst>
                    </a:blip>
                    <a:stretch>
                      <a:fillRect/>
                    </a:stretch>
                  </pic:blipFill>
                  <pic:spPr>
                    <a:xfrm>
                      <a:off x="0" y="0"/>
                      <a:ext cx="5981700" cy="2714625"/>
                    </a:xfrm>
                    <a:prstGeom prst="rect">
                      <a:avLst/>
                    </a:prstGeom>
                  </pic:spPr>
                </pic:pic>
              </a:graphicData>
            </a:graphic>
          </wp:inline>
        </w:drawing>
      </w:r>
      <w:r>
        <w:tab/>
      </w:r>
      <w:r>
        <w:tab/>
      </w:r>
      <w:r>
        <w:tab/>
      </w:r>
    </w:p>
    <w:p w14:paraId="62396E27" w14:textId="3D2D73DA" w:rsidR="00612F26" w:rsidRPr="00FE5AF5" w:rsidRDefault="28ED7D58" w:rsidP="47D13C54">
      <w:pPr>
        <w:pStyle w:val="Cita"/>
      </w:pPr>
      <w:r>
        <w:t>Fuente: Elaborado por los estudiantes de acuerdo con el proyecto.</w:t>
      </w:r>
    </w:p>
    <w:p w14:paraId="00B6E16E" w14:textId="3099382A" w:rsidR="00037EED" w:rsidRDefault="00037EED" w:rsidP="004527CA">
      <w:pPr>
        <w:pStyle w:val="Ttulo2"/>
        <w:spacing w:line="360" w:lineRule="auto"/>
        <w:jc w:val="both"/>
      </w:pPr>
    </w:p>
    <w:p w14:paraId="62B844F3" w14:textId="7BED89DF" w:rsidR="00BD5B2D" w:rsidRPr="004527CA" w:rsidRDefault="0D476DC8" w:rsidP="004527CA">
      <w:pPr>
        <w:pStyle w:val="Ttulo2"/>
        <w:spacing w:line="360" w:lineRule="auto"/>
        <w:jc w:val="both"/>
      </w:pPr>
      <w:bookmarkStart w:id="524" w:name="_Toc39508414"/>
      <w:bookmarkStart w:id="525" w:name="_Toc307493513"/>
      <w:bookmarkStart w:id="526" w:name="_Toc232321741"/>
      <w:bookmarkStart w:id="527" w:name="_Toc232540679"/>
      <w:r>
        <w:t>CU14 - Seleccionando divisa en venta</w:t>
      </w:r>
      <w:bookmarkEnd w:id="524"/>
      <w:bookmarkEnd w:id="525"/>
      <w:bookmarkEnd w:id="526"/>
      <w:bookmarkEnd w:id="527"/>
    </w:p>
    <w:p w14:paraId="610BC627" w14:textId="513849BE" w:rsidR="5908C3CA" w:rsidRDefault="5908C3CA" w:rsidP="004527CA">
      <w:pPr>
        <w:spacing w:line="360" w:lineRule="auto"/>
        <w:jc w:val="both"/>
      </w:pPr>
    </w:p>
    <w:p w14:paraId="523A19D5" w14:textId="20AAF141" w:rsidR="00BD5B2D" w:rsidRPr="004527CA" w:rsidRDefault="0D476DC8" w:rsidP="004527CA">
      <w:pPr>
        <w:pStyle w:val="Ttulo3"/>
        <w:spacing w:line="360" w:lineRule="auto"/>
        <w:jc w:val="both"/>
      </w:pPr>
      <w:bookmarkStart w:id="528" w:name="_Toc746619670"/>
      <w:bookmarkStart w:id="529" w:name="_Toc1399887256"/>
      <w:bookmarkStart w:id="530" w:name="_Toc232321742"/>
      <w:bookmarkStart w:id="531" w:name="_Toc232540680"/>
      <w:r>
        <w:t>CU14 - Flujo general</w:t>
      </w:r>
      <w:bookmarkEnd w:id="528"/>
      <w:bookmarkEnd w:id="529"/>
      <w:bookmarkEnd w:id="530"/>
      <w:bookmarkEnd w:id="531"/>
    </w:p>
    <w:p w14:paraId="64B5B06A" w14:textId="66B27B66" w:rsidR="5908C3CA" w:rsidRDefault="5908C3CA" w:rsidP="004527CA">
      <w:pPr>
        <w:spacing w:line="360" w:lineRule="auto"/>
        <w:jc w:val="both"/>
      </w:pPr>
    </w:p>
    <w:p w14:paraId="31A2C88D" w14:textId="6276ADB4" w:rsidR="78B39B2D" w:rsidRDefault="78B39B2D" w:rsidP="78B39B2D">
      <w:pPr>
        <w:spacing w:line="360" w:lineRule="auto"/>
        <w:jc w:val="both"/>
      </w:pPr>
      <w:r>
        <w:t>En la Figura 6.28 se puede visualizar que, para poder seleccionar una divisa en una venta, el usuario escoge la moneda correspondiente desde la vista de la nota de venta. De esta forma, el sistema envía la selección al controlador de Finanzas y prepara el flujo para utilizar el tipo de cambio cuando la operación requiera conversión a moneda base.</w:t>
      </w:r>
    </w:p>
    <w:p w14:paraId="3DAEA53A" w14:textId="6B076B08" w:rsidR="00BD5B2D" w:rsidRDefault="00BD5B2D" w:rsidP="00BD5B2D">
      <w:pPr>
        <w:pStyle w:val="CaptionPB"/>
        <w:rPr>
          <w:lang w:val="es-CL"/>
        </w:rPr>
      </w:pPr>
    </w:p>
    <w:p w14:paraId="263CDEA5" w14:textId="77777777" w:rsidR="00466C16" w:rsidRDefault="00466C16" w:rsidP="00BD5B2D">
      <w:pPr>
        <w:pStyle w:val="CaptionPB"/>
        <w:rPr>
          <w:lang w:val="es-CL"/>
        </w:rPr>
      </w:pPr>
    </w:p>
    <w:p w14:paraId="25079FFE" w14:textId="77777777" w:rsidR="00466C16" w:rsidRDefault="00466C16" w:rsidP="00BD5B2D">
      <w:pPr>
        <w:pStyle w:val="CaptionPB"/>
        <w:rPr>
          <w:lang w:val="es-CL"/>
        </w:rPr>
      </w:pPr>
    </w:p>
    <w:p w14:paraId="4998594D" w14:textId="77777777" w:rsidR="00466C16" w:rsidRDefault="00466C16" w:rsidP="00BD5B2D">
      <w:pPr>
        <w:pStyle w:val="CaptionPB"/>
        <w:rPr>
          <w:lang w:val="es-CL"/>
        </w:rPr>
      </w:pPr>
    </w:p>
    <w:p w14:paraId="3D6E39D1" w14:textId="77777777" w:rsidR="00466C16" w:rsidRDefault="00466C16" w:rsidP="00736FBD">
      <w:pPr>
        <w:pStyle w:val="Descripcin"/>
      </w:pPr>
    </w:p>
    <w:p w14:paraId="01318619" w14:textId="2EEB374D" w:rsidR="00EF2123" w:rsidRPr="00BA13F1" w:rsidRDefault="00EF2123" w:rsidP="00736FBD">
      <w:pPr>
        <w:pStyle w:val="Descripcin"/>
      </w:pPr>
      <w:bookmarkStart w:id="532" w:name="_Toc232263809"/>
      <w:bookmarkStart w:id="533" w:name="_Toc232538183"/>
      <w:bookmarkStart w:id="534" w:name="_Toc232540793"/>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28</w:t>
      </w:r>
      <w:r w:rsidR="008837C2">
        <w:fldChar w:fldCharType="end"/>
      </w:r>
      <w:r w:rsidRPr="00A3224E">
        <w:t>: “DS-CU14 - Diagrama de secuencia general: Seleccionando divisa en venta”.</w:t>
      </w:r>
      <w:bookmarkEnd w:id="532"/>
      <w:bookmarkEnd w:id="533"/>
      <w:bookmarkEnd w:id="534"/>
    </w:p>
    <w:p w14:paraId="03B34795" w14:textId="2577E865" w:rsidR="2BAADAC3" w:rsidRDefault="2BAADAC3" w:rsidP="2BAADAC3"/>
    <w:p w14:paraId="7C4C5AF6" w14:textId="29A3A46E" w:rsidR="00612F26" w:rsidRDefault="5225513B" w:rsidP="28ED7D58">
      <w:pPr>
        <w:spacing w:after="200"/>
      </w:pPr>
      <w:r>
        <w:rPr>
          <w:noProof/>
        </w:rPr>
        <w:drawing>
          <wp:inline distT="0" distB="0" distL="0" distR="0" wp14:anchorId="403CB15B" wp14:editId="58448F14">
            <wp:extent cx="5981700" cy="2409825"/>
            <wp:effectExtent l="0" t="0" r="0" b="0"/>
            <wp:docPr id="847416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16741" name="Picture 847416741"/>
                    <pic:cNvPicPr/>
                  </pic:nvPicPr>
                  <pic:blipFill>
                    <a:blip r:embed="rId66">
                      <a:extLst>
                        <a:ext uri="{28A0092B-C50C-407E-A947-70E740481C1C}">
                          <a14:useLocalDpi xmlns:a14="http://schemas.microsoft.com/office/drawing/2010/main"/>
                        </a:ext>
                      </a:extLst>
                    </a:blip>
                    <a:stretch>
                      <a:fillRect/>
                    </a:stretch>
                  </pic:blipFill>
                  <pic:spPr>
                    <a:xfrm>
                      <a:off x="0" y="0"/>
                      <a:ext cx="5981700" cy="2409825"/>
                    </a:xfrm>
                    <a:prstGeom prst="rect">
                      <a:avLst/>
                    </a:prstGeom>
                  </pic:spPr>
                </pic:pic>
              </a:graphicData>
            </a:graphic>
          </wp:inline>
        </w:drawing>
      </w:r>
      <w:r>
        <w:tab/>
      </w:r>
      <w:r>
        <w:tab/>
      </w:r>
      <w:r>
        <w:tab/>
      </w:r>
    </w:p>
    <w:p w14:paraId="38366D6A" w14:textId="621462D4" w:rsidR="00612F26" w:rsidRDefault="28ED7D58" w:rsidP="47D13C54">
      <w:pPr>
        <w:pStyle w:val="Cita"/>
        <w:rPr>
          <w:rFonts w:ascii="Arial" w:eastAsia="Arial" w:hAnsi="Arial" w:cs="Arial"/>
          <w:i w:val="0"/>
          <w:iCs w:val="0"/>
          <w:color w:val="000000" w:themeColor="text1"/>
          <w:szCs w:val="18"/>
        </w:rPr>
      </w:pPr>
      <w:r>
        <w:t>Fuente: Elaborado por los estudiantes de acuerdo con el proyecto.</w:t>
      </w:r>
    </w:p>
    <w:p w14:paraId="0DE3B847" w14:textId="1C39351C" w:rsidR="00B52290" w:rsidRPr="00466C16" w:rsidRDefault="00B52290" w:rsidP="00466C16">
      <w:pPr>
        <w:spacing w:line="360" w:lineRule="auto"/>
        <w:jc w:val="both"/>
        <w:rPr>
          <w:iCs/>
        </w:rPr>
      </w:pPr>
      <w:r w:rsidRPr="00466C16">
        <w:rPr>
          <w:iCs/>
        </w:rPr>
        <w:t>Este caso de uso no presentó excepciones registradas en el caso de uso extendido, por lo que solo se consideró el diagrama de secuencia general correspondiente.</w:t>
      </w:r>
    </w:p>
    <w:p w14:paraId="06F045BA" w14:textId="5C6B12D6" w:rsidR="00612F26" w:rsidRPr="00FE5AF5" w:rsidRDefault="00612F26" w:rsidP="00466C16">
      <w:pPr>
        <w:spacing w:after="200" w:line="360" w:lineRule="auto"/>
        <w:jc w:val="both"/>
      </w:pPr>
    </w:p>
    <w:p w14:paraId="0C172D8F" w14:textId="7DE11D29" w:rsidR="00DF1AD7" w:rsidRPr="00DF1AD7" w:rsidRDefault="0D476DC8" w:rsidP="00466C16">
      <w:pPr>
        <w:pStyle w:val="Ttulo2"/>
        <w:spacing w:line="360" w:lineRule="auto"/>
        <w:jc w:val="both"/>
      </w:pPr>
      <w:bookmarkStart w:id="535" w:name="_Toc1494571187"/>
      <w:bookmarkStart w:id="536" w:name="_Toc702276328"/>
      <w:bookmarkStart w:id="537" w:name="_Toc232321743"/>
      <w:bookmarkStart w:id="538" w:name="_Toc232540681"/>
      <w:r>
        <w:t>CU15 - Sincronizando el tipo de cambio oficial</w:t>
      </w:r>
      <w:bookmarkEnd w:id="535"/>
      <w:bookmarkEnd w:id="536"/>
      <w:bookmarkEnd w:id="537"/>
      <w:bookmarkEnd w:id="538"/>
    </w:p>
    <w:p w14:paraId="62EFA314" w14:textId="60DC0027" w:rsidR="5908C3CA" w:rsidRDefault="5908C3CA" w:rsidP="00466C16">
      <w:pPr>
        <w:spacing w:line="360" w:lineRule="auto"/>
        <w:jc w:val="both"/>
      </w:pPr>
    </w:p>
    <w:p w14:paraId="72B726EB" w14:textId="39AA6339" w:rsidR="004C56F1" w:rsidRDefault="0D476DC8" w:rsidP="00466C16">
      <w:pPr>
        <w:pStyle w:val="Ttulo3"/>
        <w:spacing w:line="360" w:lineRule="auto"/>
        <w:jc w:val="both"/>
      </w:pPr>
      <w:bookmarkStart w:id="539" w:name="_Toc2106910409"/>
      <w:bookmarkStart w:id="540" w:name="_Toc57519746"/>
      <w:bookmarkStart w:id="541" w:name="_Toc232321744"/>
      <w:bookmarkStart w:id="542" w:name="_Toc232540682"/>
      <w:r>
        <w:t>CU15 - Flujo general</w:t>
      </w:r>
      <w:bookmarkEnd w:id="539"/>
      <w:bookmarkEnd w:id="540"/>
      <w:bookmarkEnd w:id="541"/>
      <w:bookmarkEnd w:id="542"/>
    </w:p>
    <w:p w14:paraId="358F50DD" w14:textId="6EE005FE" w:rsidR="00DF1AD7" w:rsidRPr="00DF1AD7" w:rsidRDefault="00DF1AD7" w:rsidP="00466C16">
      <w:pPr>
        <w:spacing w:line="360" w:lineRule="auto"/>
        <w:jc w:val="both"/>
      </w:pPr>
    </w:p>
    <w:p w14:paraId="545E6C42" w14:textId="348C31D6" w:rsidR="78B39B2D" w:rsidRDefault="78B39B2D" w:rsidP="78B39B2D">
      <w:pPr>
        <w:spacing w:line="360" w:lineRule="auto"/>
        <w:jc w:val="both"/>
      </w:pPr>
      <w:r>
        <w:t>En la Figura 6.29 se puede visualizar que, para poder sincronizar el tipo de cambio oficial, el sistema solicita el valor vigente mediante el controlador de Finanzas. De esta forma, el controlador consulta la fuente externa correspondiente, recupera el tipo de cambio y lo retorna a la vista para ser utilizado en transacciones con divisa extranjera.</w:t>
      </w:r>
    </w:p>
    <w:p w14:paraId="7BCC264E" w14:textId="77777777" w:rsidR="003E0F1D" w:rsidRDefault="003E0F1D" w:rsidP="00466C16">
      <w:pPr>
        <w:pStyle w:val="Descripcin"/>
      </w:pPr>
      <w:bookmarkStart w:id="543" w:name="_Toc232263810"/>
    </w:p>
    <w:p w14:paraId="04FD7F8A" w14:textId="77777777" w:rsidR="00902089" w:rsidRPr="00902089" w:rsidRDefault="00902089" w:rsidP="00902089"/>
    <w:p w14:paraId="07D30414" w14:textId="1898C806" w:rsidR="002479BB" w:rsidRDefault="00466C16" w:rsidP="00466C16">
      <w:pPr>
        <w:pStyle w:val="Descripcin"/>
      </w:pPr>
      <w:bookmarkStart w:id="544" w:name="_Toc232538184"/>
      <w:bookmarkStart w:id="545" w:name="_Toc232540794"/>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29</w:t>
      </w:r>
      <w:r w:rsidR="008837C2">
        <w:fldChar w:fldCharType="end"/>
      </w:r>
      <w:r w:rsidRPr="0050478F">
        <w:t>: “DS-CU15 - Diagrama de secuencia general: Sincronizando el tipo de cambio oficial”.</w:t>
      </w:r>
      <w:bookmarkEnd w:id="544"/>
      <w:bookmarkEnd w:id="545"/>
    </w:p>
    <w:p w14:paraId="3AEE162C" w14:textId="64A54282" w:rsidR="2BAADAC3" w:rsidRDefault="2BAADAC3" w:rsidP="2BAADAC3"/>
    <w:p w14:paraId="6BD7D0D5" w14:textId="77777777" w:rsidR="002479BB" w:rsidRDefault="00612F26" w:rsidP="002479BB">
      <w:r>
        <w:rPr>
          <w:noProof/>
        </w:rPr>
        <w:drawing>
          <wp:inline distT="0" distB="0" distL="0" distR="0" wp14:anchorId="126AEC9D" wp14:editId="3AD7D059">
            <wp:extent cx="5981700" cy="2276475"/>
            <wp:effectExtent l="0" t="0" r="0" b="0"/>
            <wp:docPr id="1375189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89250" name="Picture 1375189250"/>
                    <pic:cNvPicPr/>
                  </pic:nvPicPr>
                  <pic:blipFill>
                    <a:blip r:embed="rId67">
                      <a:extLst>
                        <a:ext uri="{28A0092B-C50C-407E-A947-70E740481C1C}">
                          <a14:useLocalDpi xmlns:a14="http://schemas.microsoft.com/office/drawing/2010/main"/>
                        </a:ext>
                      </a:extLst>
                    </a:blip>
                    <a:stretch>
                      <a:fillRect/>
                    </a:stretch>
                  </pic:blipFill>
                  <pic:spPr>
                    <a:xfrm>
                      <a:off x="0" y="0"/>
                      <a:ext cx="5981700" cy="2276475"/>
                    </a:xfrm>
                    <a:prstGeom prst="rect">
                      <a:avLst/>
                    </a:prstGeom>
                  </pic:spPr>
                </pic:pic>
              </a:graphicData>
            </a:graphic>
          </wp:inline>
        </w:drawing>
      </w:r>
    </w:p>
    <w:p w14:paraId="51486F20" w14:textId="77777777" w:rsidR="002479BB" w:rsidRDefault="002479BB" w:rsidP="00466C16">
      <w:pPr>
        <w:pStyle w:val="Descripcin"/>
      </w:pPr>
    </w:p>
    <w:p w14:paraId="327482A8" w14:textId="517359CA" w:rsidR="00612F26" w:rsidRPr="00FE5AF5" w:rsidRDefault="00612F26" w:rsidP="00466C16">
      <w:pPr>
        <w:pStyle w:val="Descripcin"/>
      </w:pPr>
      <w:r w:rsidRPr="000C442D">
        <w:tab/>
      </w:r>
      <w:r w:rsidRPr="000C442D">
        <w:tab/>
      </w:r>
      <w:r w:rsidRPr="002479BB">
        <w:rPr>
          <w:rStyle w:val="CitaCar"/>
        </w:rPr>
        <w:tab/>
      </w:r>
      <w:r w:rsidR="28ED7D58" w:rsidRPr="002479BB">
        <w:rPr>
          <w:rStyle w:val="CitaCar"/>
        </w:rPr>
        <w:t>Fuente: Elaborado por los estudiantes de acuerdo con el proyecto.</w:t>
      </w:r>
      <w:bookmarkEnd w:id="543"/>
    </w:p>
    <w:p w14:paraId="02B4BBD0" w14:textId="5525446D" w:rsidR="00612F26" w:rsidRPr="00FE5AF5" w:rsidRDefault="00612F26" w:rsidP="00003C29">
      <w:pPr>
        <w:spacing w:after="200" w:line="360" w:lineRule="auto"/>
        <w:ind w:firstLine="720"/>
        <w:jc w:val="both"/>
        <w:rPr>
          <w:rFonts w:ascii="Arial" w:eastAsia="Arial" w:hAnsi="Arial" w:cs="Arial"/>
          <w:i/>
          <w:iCs/>
          <w:color w:val="000000" w:themeColor="text1"/>
          <w:sz w:val="18"/>
          <w:szCs w:val="18"/>
        </w:rPr>
      </w:pPr>
    </w:p>
    <w:p w14:paraId="5E7F96D1" w14:textId="778A6BF8" w:rsidR="17EC1CAB" w:rsidRPr="00003C29" w:rsidRDefault="0D476DC8" w:rsidP="00003C29">
      <w:pPr>
        <w:pStyle w:val="Ttulo3"/>
      </w:pPr>
      <w:bookmarkStart w:id="546" w:name="_Toc804617022"/>
      <w:bookmarkStart w:id="547" w:name="_Toc386607135"/>
      <w:bookmarkStart w:id="548" w:name="_Toc232321745"/>
      <w:bookmarkStart w:id="549" w:name="_Toc232540683"/>
      <w:r>
        <w:t>CU15-E1 - Excepción: Falla en conexión con API del Banco Central</w:t>
      </w:r>
      <w:bookmarkEnd w:id="546"/>
      <w:bookmarkEnd w:id="547"/>
      <w:bookmarkEnd w:id="548"/>
      <w:bookmarkEnd w:id="549"/>
    </w:p>
    <w:p w14:paraId="4C9CE400" w14:textId="77777777" w:rsidR="00003C29" w:rsidRPr="00003C29" w:rsidRDefault="00003C29" w:rsidP="00003C29">
      <w:pPr>
        <w:spacing w:line="360" w:lineRule="auto"/>
      </w:pPr>
    </w:p>
    <w:p w14:paraId="408513D2" w14:textId="0BCD41A9" w:rsidR="78B39B2D" w:rsidRDefault="78B39B2D" w:rsidP="78B39B2D">
      <w:pPr>
        <w:spacing w:line="360" w:lineRule="auto"/>
        <w:jc w:val="both"/>
      </w:pPr>
      <w:r>
        <w:t>En la Figura 6.30 se puede visualizar que, si ocurre una falla de conexión con la API del Banco Central, el controlador de Finanzas no logra obtener el tipo de cambio oficial. De esta forma, el sistema informa la imposibilidad de sincronizar el valor requerido y evita realizar conversiones con datos faltantes.</w:t>
      </w:r>
    </w:p>
    <w:p w14:paraId="261BB5B9" w14:textId="215D3B2A" w:rsidR="78B39B2D" w:rsidRDefault="78B39B2D" w:rsidP="78B39B2D">
      <w:pPr>
        <w:spacing w:line="360" w:lineRule="auto"/>
        <w:jc w:val="both"/>
      </w:pPr>
    </w:p>
    <w:p w14:paraId="334EBB17" w14:textId="7E18F056" w:rsidR="47D13C54" w:rsidRDefault="47D13C54" w:rsidP="47D13C54">
      <w:pPr>
        <w:spacing w:line="360" w:lineRule="auto"/>
        <w:jc w:val="both"/>
      </w:pPr>
    </w:p>
    <w:p w14:paraId="51F497E3" w14:textId="615B702D" w:rsidR="28FEA51D" w:rsidRDefault="28FEA51D" w:rsidP="28FEA51D">
      <w:pPr>
        <w:spacing w:line="360" w:lineRule="auto"/>
        <w:jc w:val="both"/>
      </w:pPr>
    </w:p>
    <w:p w14:paraId="5C73BF1F" w14:textId="14F1BEF8" w:rsidR="28FEA51D" w:rsidRDefault="28FEA51D" w:rsidP="28FEA51D">
      <w:pPr>
        <w:spacing w:line="360" w:lineRule="auto"/>
        <w:jc w:val="both"/>
      </w:pPr>
    </w:p>
    <w:p w14:paraId="21B4A681" w14:textId="62243501" w:rsidR="28FEA51D" w:rsidRDefault="28FEA51D" w:rsidP="28FEA51D">
      <w:pPr>
        <w:spacing w:line="360" w:lineRule="auto"/>
        <w:jc w:val="both"/>
      </w:pPr>
    </w:p>
    <w:p w14:paraId="3819A067" w14:textId="77777777" w:rsidR="00943059" w:rsidRDefault="00943059" w:rsidP="28FEA51D">
      <w:pPr>
        <w:spacing w:line="360" w:lineRule="auto"/>
        <w:jc w:val="both"/>
      </w:pPr>
    </w:p>
    <w:p w14:paraId="3B0BFCAE" w14:textId="4C14E8CD" w:rsidR="00003C29" w:rsidRPr="00BA13F1" w:rsidRDefault="00003C29" w:rsidP="00003C29">
      <w:pPr>
        <w:pStyle w:val="Descripcin"/>
      </w:pPr>
      <w:bookmarkStart w:id="550" w:name="_Toc232263811"/>
      <w:bookmarkStart w:id="551" w:name="_Toc232538185"/>
      <w:bookmarkStart w:id="552" w:name="_Toc232540795"/>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30</w:t>
      </w:r>
      <w:r w:rsidR="008837C2">
        <w:fldChar w:fldCharType="end"/>
      </w:r>
      <w:r w:rsidRPr="00875926">
        <w:t>: “DS-CU15-E1 - Diagrama de secuencia de excepción: Falla en conexión con API del Banco Central”.</w:t>
      </w:r>
      <w:bookmarkEnd w:id="550"/>
      <w:bookmarkEnd w:id="551"/>
      <w:bookmarkEnd w:id="552"/>
    </w:p>
    <w:p w14:paraId="39E31F81" w14:textId="7351B803" w:rsidR="2BAADAC3" w:rsidRDefault="2BAADAC3" w:rsidP="2BAADAC3"/>
    <w:p w14:paraId="75F51153" w14:textId="08596652" w:rsidR="00612F26" w:rsidRPr="00003C29" w:rsidRDefault="00612F26" w:rsidP="28ED7D58">
      <w:pPr>
        <w:spacing w:after="200"/>
      </w:pPr>
      <w:r>
        <w:rPr>
          <w:noProof/>
        </w:rPr>
        <w:drawing>
          <wp:inline distT="0" distB="0" distL="0" distR="0" wp14:anchorId="24B90CB2" wp14:editId="51CC53CC">
            <wp:extent cx="5981700" cy="2190750"/>
            <wp:effectExtent l="0" t="0" r="0" b="0"/>
            <wp:docPr id="412134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34803" name="Picture 412134803"/>
                    <pic:cNvPicPr/>
                  </pic:nvPicPr>
                  <pic:blipFill>
                    <a:blip r:embed="rId68">
                      <a:extLst>
                        <a:ext uri="{28A0092B-C50C-407E-A947-70E740481C1C}">
                          <a14:useLocalDpi xmlns:a14="http://schemas.microsoft.com/office/drawing/2010/main"/>
                        </a:ext>
                      </a:extLst>
                    </a:blip>
                    <a:stretch>
                      <a:fillRect/>
                    </a:stretch>
                  </pic:blipFill>
                  <pic:spPr>
                    <a:xfrm>
                      <a:off x="0" y="0"/>
                      <a:ext cx="5981700" cy="2190750"/>
                    </a:xfrm>
                    <a:prstGeom prst="rect">
                      <a:avLst/>
                    </a:prstGeom>
                  </pic:spPr>
                </pic:pic>
              </a:graphicData>
            </a:graphic>
          </wp:inline>
        </w:drawing>
      </w:r>
      <w:r>
        <w:tab/>
      </w:r>
      <w:r>
        <w:tab/>
      </w:r>
      <w:r>
        <w:tab/>
      </w:r>
    </w:p>
    <w:p w14:paraId="517AA2D2" w14:textId="61519BC2" w:rsidR="00612F26" w:rsidRPr="00003C29" w:rsidRDefault="28ED7D58" w:rsidP="28FEA51D">
      <w:pPr>
        <w:pStyle w:val="Cita"/>
        <w:rPr>
          <w:rStyle w:val="CitaCar"/>
        </w:rPr>
      </w:pPr>
      <w:r>
        <w:t>Fuente: Elaborado por los estudiantes de acuerdo con el proyecto.</w:t>
      </w:r>
    </w:p>
    <w:p w14:paraId="13C064A1" w14:textId="425A6779" w:rsidR="00612F26" w:rsidRPr="00FE5AF5" w:rsidRDefault="00612F26" w:rsidP="28ED7D58">
      <w:pPr>
        <w:spacing w:after="200"/>
        <w:ind w:firstLine="720"/>
        <w:rPr>
          <w:rFonts w:ascii="Arial" w:eastAsia="Arial" w:hAnsi="Arial" w:cs="Arial"/>
          <w:i/>
          <w:iCs/>
          <w:color w:val="000000" w:themeColor="text1"/>
          <w:sz w:val="18"/>
          <w:szCs w:val="18"/>
        </w:rPr>
      </w:pPr>
    </w:p>
    <w:p w14:paraId="59E9E269" w14:textId="323E41BF" w:rsidR="009E1008" w:rsidRPr="00BA13F1" w:rsidRDefault="0D476DC8" w:rsidP="00003C29">
      <w:pPr>
        <w:pStyle w:val="Ttulo2"/>
        <w:spacing w:line="360" w:lineRule="auto"/>
        <w:jc w:val="both"/>
      </w:pPr>
      <w:bookmarkStart w:id="553" w:name="_Toc81893972"/>
      <w:bookmarkStart w:id="554" w:name="_Toc1846288751"/>
      <w:bookmarkStart w:id="555" w:name="_Toc232321746"/>
      <w:bookmarkStart w:id="556" w:name="_Toc232540684"/>
      <w:r>
        <w:t>CU16 - Convirtiendo transacciones a moneda base</w:t>
      </w:r>
      <w:bookmarkEnd w:id="553"/>
      <w:bookmarkEnd w:id="554"/>
      <w:bookmarkEnd w:id="555"/>
      <w:bookmarkEnd w:id="556"/>
    </w:p>
    <w:p w14:paraId="109BCEE8" w14:textId="53FB604F" w:rsidR="17EC1CAB" w:rsidRDefault="17EC1CAB" w:rsidP="00003C29">
      <w:pPr>
        <w:spacing w:line="360" w:lineRule="auto"/>
        <w:jc w:val="both"/>
      </w:pPr>
    </w:p>
    <w:p w14:paraId="7C9FAC62" w14:textId="1892EAB2" w:rsidR="009E1008" w:rsidRPr="00BA13F1" w:rsidRDefault="0D476DC8" w:rsidP="00003C29">
      <w:pPr>
        <w:pStyle w:val="Ttulo3"/>
        <w:spacing w:line="360" w:lineRule="auto"/>
        <w:jc w:val="both"/>
      </w:pPr>
      <w:bookmarkStart w:id="557" w:name="_Toc448556232"/>
      <w:bookmarkStart w:id="558" w:name="_Toc1008616195"/>
      <w:bookmarkStart w:id="559" w:name="_Toc232321747"/>
      <w:bookmarkStart w:id="560" w:name="_Toc232540685"/>
      <w:r>
        <w:t>CU16 - Flujo general</w:t>
      </w:r>
      <w:bookmarkEnd w:id="557"/>
      <w:bookmarkEnd w:id="558"/>
      <w:bookmarkEnd w:id="559"/>
      <w:bookmarkEnd w:id="560"/>
    </w:p>
    <w:p w14:paraId="25CDB282" w14:textId="18B96EEE" w:rsidR="17EC1CAB" w:rsidRDefault="17EC1CAB" w:rsidP="00003C29">
      <w:pPr>
        <w:spacing w:line="360" w:lineRule="auto"/>
        <w:jc w:val="both"/>
      </w:pPr>
    </w:p>
    <w:p w14:paraId="308A8CCA" w14:textId="5BF8F598" w:rsidR="78B39B2D" w:rsidRDefault="78B39B2D" w:rsidP="78B39B2D">
      <w:pPr>
        <w:spacing w:line="360" w:lineRule="auto"/>
        <w:jc w:val="both"/>
      </w:pPr>
      <w:r>
        <w:t>En la Figura 6.31 se puede visualizar que, para poder convertir una transacción a moneda base, el sistema utiliza el monto ingresado y el tipo de cambio oficial disponible. De esta forma, el controlador de Finanzas calcula el equivalente en pesos chilenos y retorna el resultado para registrar la operación de manera uniforme en la base de datos.</w:t>
      </w:r>
    </w:p>
    <w:p w14:paraId="3808DB72" w14:textId="77777777" w:rsidR="00003C29" w:rsidRDefault="00003C29" w:rsidP="00003C29">
      <w:pPr>
        <w:spacing w:line="360" w:lineRule="auto"/>
        <w:jc w:val="both"/>
      </w:pPr>
    </w:p>
    <w:p w14:paraId="6B92AA52" w14:textId="77777777" w:rsidR="003E0F1D" w:rsidRDefault="003E0F1D" w:rsidP="00003C29">
      <w:pPr>
        <w:pStyle w:val="Descripcin"/>
      </w:pPr>
      <w:bookmarkStart w:id="561" w:name="_Toc232263812"/>
    </w:p>
    <w:p w14:paraId="45C85921" w14:textId="77777777" w:rsidR="003E0F1D" w:rsidRDefault="003E0F1D" w:rsidP="00003C29">
      <w:pPr>
        <w:pStyle w:val="Descripcin"/>
      </w:pPr>
    </w:p>
    <w:p w14:paraId="303B3184" w14:textId="77777777" w:rsidR="003E0F1D" w:rsidRDefault="003E0F1D" w:rsidP="00003C29">
      <w:pPr>
        <w:pStyle w:val="Descripcin"/>
      </w:pPr>
    </w:p>
    <w:p w14:paraId="6CCC07D9" w14:textId="77777777" w:rsidR="003E0F1D" w:rsidRDefault="003E0F1D" w:rsidP="00003C29">
      <w:pPr>
        <w:pStyle w:val="Descripcin"/>
      </w:pPr>
    </w:p>
    <w:p w14:paraId="14037EF4" w14:textId="77777777" w:rsidR="003E0F1D" w:rsidRDefault="003E0F1D" w:rsidP="00003C29">
      <w:pPr>
        <w:pStyle w:val="Descripcin"/>
      </w:pPr>
    </w:p>
    <w:p w14:paraId="181AFADA" w14:textId="77777777" w:rsidR="003E0F1D" w:rsidRDefault="003E0F1D" w:rsidP="00003C29">
      <w:pPr>
        <w:pStyle w:val="Descripcin"/>
      </w:pPr>
    </w:p>
    <w:p w14:paraId="138CD136" w14:textId="77777777" w:rsidR="003E0F1D" w:rsidRDefault="003E0F1D" w:rsidP="00003C29">
      <w:pPr>
        <w:pStyle w:val="Descripcin"/>
      </w:pPr>
    </w:p>
    <w:p w14:paraId="55C055DF" w14:textId="54A4CB3B" w:rsidR="00003C29" w:rsidRPr="00BA13F1" w:rsidRDefault="00003C29" w:rsidP="00003C29">
      <w:pPr>
        <w:pStyle w:val="Descripcin"/>
      </w:pPr>
      <w:bookmarkStart w:id="562" w:name="_Toc232538186"/>
      <w:bookmarkStart w:id="563" w:name="_Toc232540796"/>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31</w:t>
      </w:r>
      <w:r w:rsidR="008837C2">
        <w:fldChar w:fldCharType="end"/>
      </w:r>
      <w:r w:rsidRPr="00026A19">
        <w:t>: “DS-CU16 - Diagrama de secuencia general: Convirtiendo transacciones a moneda base”.</w:t>
      </w:r>
      <w:bookmarkEnd w:id="561"/>
      <w:bookmarkEnd w:id="562"/>
      <w:bookmarkEnd w:id="563"/>
    </w:p>
    <w:p w14:paraId="0DFB6DC3" w14:textId="1CD903F2" w:rsidR="2BAADAC3" w:rsidRDefault="2BAADAC3" w:rsidP="2BAADAC3"/>
    <w:p w14:paraId="3ACA363A" w14:textId="55AC1EFE" w:rsidR="00612F26" w:rsidRPr="00FE5AF5" w:rsidRDefault="00612F26" w:rsidP="7FB72FC0">
      <w:pPr>
        <w:spacing w:after="200"/>
      </w:pPr>
      <w:r>
        <w:rPr>
          <w:noProof/>
        </w:rPr>
        <w:drawing>
          <wp:inline distT="0" distB="0" distL="0" distR="0" wp14:anchorId="51A89003" wp14:editId="1B0BA6CB">
            <wp:extent cx="5981700" cy="1981200"/>
            <wp:effectExtent l="0" t="0" r="0" b="0"/>
            <wp:docPr id="591198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8882" name="Picture 591198882"/>
                    <pic:cNvPicPr/>
                  </pic:nvPicPr>
                  <pic:blipFill>
                    <a:blip r:embed="rId69">
                      <a:extLst>
                        <a:ext uri="{28A0092B-C50C-407E-A947-70E740481C1C}">
                          <a14:useLocalDpi xmlns:a14="http://schemas.microsoft.com/office/drawing/2010/main"/>
                        </a:ext>
                      </a:extLst>
                    </a:blip>
                    <a:stretch>
                      <a:fillRect/>
                    </a:stretch>
                  </pic:blipFill>
                  <pic:spPr>
                    <a:xfrm>
                      <a:off x="0" y="0"/>
                      <a:ext cx="5981700" cy="1981200"/>
                    </a:xfrm>
                    <a:prstGeom prst="rect">
                      <a:avLst/>
                    </a:prstGeom>
                  </pic:spPr>
                </pic:pic>
              </a:graphicData>
            </a:graphic>
          </wp:inline>
        </w:drawing>
      </w:r>
      <w:r w:rsidR="28ED7D58">
        <w:tab/>
      </w:r>
      <w:r w:rsidR="28ED7D58">
        <w:tab/>
      </w:r>
      <w:r w:rsidR="28ED7D58">
        <w:tab/>
      </w:r>
    </w:p>
    <w:p w14:paraId="74911836" w14:textId="39022A63" w:rsidR="00612F26" w:rsidRPr="00FE5AF5" w:rsidRDefault="28ED7D58" w:rsidP="28FEA51D">
      <w:pPr>
        <w:pStyle w:val="Cita"/>
        <w:rPr>
          <w:rFonts w:ascii="Arial" w:eastAsia="Arial" w:hAnsi="Arial" w:cs="Arial"/>
          <w:i w:val="0"/>
          <w:iCs w:val="0"/>
          <w:color w:val="000000" w:themeColor="text1"/>
          <w:szCs w:val="18"/>
        </w:rPr>
      </w:pPr>
      <w:r>
        <w:t>Fuente: Elaborado por los estudiantes de acuerdo con el proyecto.</w:t>
      </w:r>
    </w:p>
    <w:p w14:paraId="56610CCB" w14:textId="0E68259A" w:rsidR="00612F26" w:rsidRDefault="00612F26" w:rsidP="28ED7D58">
      <w:pPr>
        <w:spacing w:after="200"/>
        <w:ind w:firstLine="720"/>
        <w:rPr>
          <w:rFonts w:ascii="Arial" w:eastAsia="Arial" w:hAnsi="Arial" w:cs="Arial"/>
          <w:i/>
          <w:iCs/>
          <w:color w:val="000000" w:themeColor="text1"/>
          <w:sz w:val="18"/>
          <w:szCs w:val="18"/>
        </w:rPr>
      </w:pPr>
    </w:p>
    <w:p w14:paraId="6CA0929C" w14:textId="77777777" w:rsidR="00003C29" w:rsidRPr="00FE5AF5" w:rsidRDefault="00003C29" w:rsidP="28ED7D58">
      <w:pPr>
        <w:spacing w:after="200"/>
        <w:ind w:firstLine="720"/>
        <w:rPr>
          <w:rFonts w:ascii="Arial" w:eastAsia="Arial" w:hAnsi="Arial" w:cs="Arial"/>
          <w:i/>
          <w:iCs/>
          <w:color w:val="000000" w:themeColor="text1"/>
          <w:sz w:val="18"/>
          <w:szCs w:val="18"/>
        </w:rPr>
      </w:pPr>
    </w:p>
    <w:p w14:paraId="1C9FCA17" w14:textId="34267EF3" w:rsidR="000B24D0" w:rsidRPr="00003C29" w:rsidRDefault="0D476DC8" w:rsidP="00003C29">
      <w:pPr>
        <w:pStyle w:val="Ttulo3"/>
      </w:pPr>
      <w:bookmarkStart w:id="564" w:name="_Toc1699428256"/>
      <w:bookmarkStart w:id="565" w:name="_Toc272467924"/>
      <w:bookmarkStart w:id="566" w:name="_Toc232321748"/>
      <w:bookmarkStart w:id="567" w:name="_Toc232540686"/>
      <w:r>
        <w:t>CU16-E1 - Excepción: Factor de conversión faltante</w:t>
      </w:r>
      <w:bookmarkEnd w:id="564"/>
      <w:bookmarkEnd w:id="565"/>
      <w:bookmarkEnd w:id="566"/>
      <w:bookmarkEnd w:id="567"/>
    </w:p>
    <w:p w14:paraId="0FB81957" w14:textId="177FE457" w:rsidR="17EC1CAB" w:rsidRDefault="17EC1CAB" w:rsidP="00003C29">
      <w:pPr>
        <w:spacing w:line="360" w:lineRule="auto"/>
        <w:jc w:val="both"/>
      </w:pPr>
    </w:p>
    <w:p w14:paraId="1436C00F" w14:textId="017999A0" w:rsidR="78B39B2D" w:rsidRDefault="78B39B2D" w:rsidP="78B39B2D">
      <w:pPr>
        <w:spacing w:line="360" w:lineRule="auto"/>
        <w:jc w:val="both"/>
      </w:pPr>
      <w:r>
        <w:t>En la Figura 6.32 se puede visualizar que, si no existe un factor de conversión disponible, el controlador de Finanzas no puede calcular el monto equivalente en moneda base. De esta forma, el sistema informa la falta del dato requerido y detiene el flujo hasta contar con un tipo de cambio válido.</w:t>
      </w:r>
    </w:p>
    <w:p w14:paraId="42D68E73" w14:textId="77777777" w:rsidR="0036026F" w:rsidRDefault="0036026F" w:rsidP="0036026F">
      <w:pPr>
        <w:pStyle w:val="Descripcin"/>
      </w:pPr>
    </w:p>
    <w:p w14:paraId="1E96A64F" w14:textId="4A9641C4" w:rsidR="28FEA51D" w:rsidRDefault="28FEA51D" w:rsidP="28FEA51D"/>
    <w:p w14:paraId="07CD058F" w14:textId="4A949304" w:rsidR="28FEA51D" w:rsidRDefault="28FEA51D" w:rsidP="28FEA51D"/>
    <w:p w14:paraId="2C918767" w14:textId="3177DDAD" w:rsidR="28FEA51D" w:rsidRDefault="28FEA51D" w:rsidP="28FEA51D"/>
    <w:p w14:paraId="57EDD6A5" w14:textId="66197B5C" w:rsidR="28FEA51D" w:rsidRDefault="28FEA51D" w:rsidP="28FEA51D"/>
    <w:p w14:paraId="008E72BA" w14:textId="2EB86804" w:rsidR="28FEA51D" w:rsidRDefault="28FEA51D" w:rsidP="28FEA51D"/>
    <w:p w14:paraId="6BB4FD0B" w14:textId="76577EFE" w:rsidR="28FEA51D" w:rsidRDefault="28FEA51D" w:rsidP="28FEA51D"/>
    <w:p w14:paraId="2B34CE1C" w14:textId="346FE93E" w:rsidR="0036026F" w:rsidRPr="00BA13F1" w:rsidRDefault="0036026F" w:rsidP="0036026F">
      <w:pPr>
        <w:pStyle w:val="Descripcin"/>
      </w:pPr>
      <w:bookmarkStart w:id="568" w:name="_Toc232263813"/>
      <w:bookmarkStart w:id="569" w:name="_Toc232538187"/>
      <w:bookmarkStart w:id="570" w:name="_Toc232540797"/>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32</w:t>
      </w:r>
      <w:r w:rsidR="008837C2">
        <w:fldChar w:fldCharType="end"/>
      </w:r>
      <w:r w:rsidRPr="00A75F97">
        <w:t>: “DS-CU16-E1 - Diagrama de secuencia de excepción: Factor de conversión faltante”.</w:t>
      </w:r>
      <w:bookmarkEnd w:id="568"/>
      <w:bookmarkEnd w:id="569"/>
      <w:bookmarkEnd w:id="570"/>
    </w:p>
    <w:p w14:paraId="3C56B50E" w14:textId="62A832B6" w:rsidR="2BAADAC3" w:rsidRDefault="2BAADAC3" w:rsidP="2BAADAC3"/>
    <w:p w14:paraId="3290433F" w14:textId="12B70FEE" w:rsidR="00612F26" w:rsidRPr="00FE5AF5" w:rsidRDefault="00612F26" w:rsidP="00E01B68">
      <w:pPr>
        <w:spacing w:after="200" w:line="360" w:lineRule="auto"/>
      </w:pPr>
      <w:r>
        <w:rPr>
          <w:noProof/>
        </w:rPr>
        <w:drawing>
          <wp:inline distT="0" distB="0" distL="0" distR="0" wp14:anchorId="7BBE95FA" wp14:editId="6F75573A">
            <wp:extent cx="5981700" cy="1971675"/>
            <wp:effectExtent l="0" t="0" r="0" b="0"/>
            <wp:docPr id="1196700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00616" name="Picture 1196700616"/>
                    <pic:cNvPicPr/>
                  </pic:nvPicPr>
                  <pic:blipFill>
                    <a:blip r:embed="rId70">
                      <a:extLst>
                        <a:ext uri="{28A0092B-C50C-407E-A947-70E740481C1C}">
                          <a14:useLocalDpi xmlns:a14="http://schemas.microsoft.com/office/drawing/2010/main"/>
                        </a:ext>
                      </a:extLst>
                    </a:blip>
                    <a:stretch>
                      <a:fillRect/>
                    </a:stretch>
                  </pic:blipFill>
                  <pic:spPr>
                    <a:xfrm>
                      <a:off x="0" y="0"/>
                      <a:ext cx="5981700" cy="1971675"/>
                    </a:xfrm>
                    <a:prstGeom prst="rect">
                      <a:avLst/>
                    </a:prstGeom>
                  </pic:spPr>
                </pic:pic>
              </a:graphicData>
            </a:graphic>
          </wp:inline>
        </w:drawing>
      </w:r>
      <w:r w:rsidR="28ED7D58">
        <w:tab/>
      </w:r>
      <w:r w:rsidR="28ED7D58">
        <w:tab/>
      </w:r>
      <w:r w:rsidR="28ED7D58">
        <w:tab/>
      </w:r>
    </w:p>
    <w:p w14:paraId="654BFF3F" w14:textId="3DAF1234" w:rsidR="00612F26" w:rsidRPr="00FE5AF5" w:rsidRDefault="28ED7D58" w:rsidP="28FEA51D">
      <w:pPr>
        <w:pStyle w:val="Cita"/>
        <w:rPr>
          <w:rFonts w:ascii="Arial" w:eastAsia="Arial" w:hAnsi="Arial" w:cs="Arial"/>
          <w:i w:val="0"/>
          <w:iCs w:val="0"/>
          <w:color w:val="000000" w:themeColor="text1"/>
          <w:szCs w:val="18"/>
        </w:rPr>
      </w:pPr>
      <w:r>
        <w:t>Fuente: Elaborado por los estudiantes de acuerdo con el proyecto.</w:t>
      </w:r>
    </w:p>
    <w:p w14:paraId="353B112A" w14:textId="7304048E" w:rsidR="0C6434F5" w:rsidRDefault="0C6434F5" w:rsidP="00E01B68">
      <w:pPr>
        <w:spacing w:after="200" w:line="360" w:lineRule="auto"/>
        <w:rPr>
          <w:rFonts w:ascii="Arial" w:eastAsia="Arial" w:hAnsi="Arial" w:cs="Arial"/>
          <w:b/>
          <w:bCs/>
          <w:color w:val="676767" w:themeColor="accent2"/>
        </w:rPr>
      </w:pPr>
    </w:p>
    <w:p w14:paraId="47E65622" w14:textId="062A7FD9" w:rsidR="00612F26" w:rsidRDefault="0D476DC8" w:rsidP="00E01B68">
      <w:pPr>
        <w:pStyle w:val="Ttulo2"/>
        <w:spacing w:line="360" w:lineRule="auto"/>
        <w:rPr>
          <w:rFonts w:eastAsia="Arial"/>
        </w:rPr>
      </w:pPr>
      <w:bookmarkStart w:id="571" w:name="_Toc1125907828"/>
      <w:bookmarkStart w:id="572" w:name="_Toc1503557767"/>
      <w:bookmarkStart w:id="573" w:name="_Toc232321749"/>
      <w:bookmarkStart w:id="574" w:name="_Toc232540687"/>
      <w:r w:rsidRPr="0D476DC8">
        <w:rPr>
          <w:rFonts w:eastAsia="Arial"/>
        </w:rPr>
        <w:t>CU17 - Calculando el Impuesto al Valor Agregado</w:t>
      </w:r>
      <w:bookmarkEnd w:id="571"/>
      <w:bookmarkEnd w:id="572"/>
      <w:bookmarkEnd w:id="573"/>
      <w:bookmarkEnd w:id="574"/>
    </w:p>
    <w:p w14:paraId="56DDFCED" w14:textId="40B92492" w:rsidR="00E01B68" w:rsidRPr="00E01B68" w:rsidRDefault="00E01B68" w:rsidP="00E01B68"/>
    <w:p w14:paraId="6CF27754" w14:textId="1D98604B" w:rsidR="78CB5380" w:rsidRPr="0036026F" w:rsidRDefault="0D476DC8" w:rsidP="00E01B68">
      <w:pPr>
        <w:pStyle w:val="Ttulo3"/>
        <w:spacing w:line="360" w:lineRule="auto"/>
      </w:pPr>
      <w:bookmarkStart w:id="575" w:name="_Toc1130283641"/>
      <w:bookmarkStart w:id="576" w:name="_Toc689234170"/>
      <w:bookmarkStart w:id="577" w:name="_Toc232321750"/>
      <w:bookmarkStart w:id="578" w:name="_Toc232540688"/>
      <w:r>
        <w:t>CU17 - Flujo general</w:t>
      </w:r>
      <w:bookmarkEnd w:id="575"/>
      <w:bookmarkEnd w:id="576"/>
      <w:bookmarkEnd w:id="577"/>
      <w:bookmarkEnd w:id="578"/>
    </w:p>
    <w:p w14:paraId="7BC9F81E" w14:textId="0818DE08" w:rsidR="17EC1CAB" w:rsidRDefault="17EC1CAB" w:rsidP="00E01B68">
      <w:pPr>
        <w:spacing w:line="360" w:lineRule="auto"/>
      </w:pPr>
    </w:p>
    <w:p w14:paraId="0A7B4A22" w14:textId="08954C2F" w:rsidR="78B39B2D" w:rsidRDefault="78B39B2D" w:rsidP="78B39B2D">
      <w:pPr>
        <w:spacing w:after="200" w:line="360" w:lineRule="auto"/>
      </w:pPr>
      <w:r w:rsidRPr="78B39B2D">
        <w:rPr>
          <w:rFonts w:ascii="Arial" w:eastAsia="Arial" w:hAnsi="Arial" w:cs="Arial"/>
          <w:color w:val="000000" w:themeColor="text1"/>
        </w:rPr>
        <w:t>En la Figura 6.33 se puede visualizar que, para poder calcular el Impuesto al Valor Agregado, el sistema recibe el monto neto de la transacción desde la vista correspondiente. De esta forma, el controlador de Finanzas aplica el porcentaje tributario definido y retorna el monto del impuesto junto con el total bruto de la operación.</w:t>
      </w:r>
    </w:p>
    <w:p w14:paraId="623EEA58" w14:textId="2B78F568" w:rsidR="78B39B2D" w:rsidRDefault="78B39B2D" w:rsidP="78B39B2D">
      <w:pPr>
        <w:spacing w:after="200" w:line="360" w:lineRule="auto"/>
        <w:rPr>
          <w:rFonts w:ascii="Arial" w:eastAsia="Arial" w:hAnsi="Arial" w:cs="Arial"/>
          <w:color w:val="000000" w:themeColor="text1"/>
        </w:rPr>
      </w:pPr>
    </w:p>
    <w:p w14:paraId="7F33A130" w14:textId="1B0F6285" w:rsidR="78B39B2D" w:rsidRDefault="78B39B2D" w:rsidP="78B39B2D">
      <w:pPr>
        <w:spacing w:after="200" w:line="360" w:lineRule="auto"/>
        <w:rPr>
          <w:rFonts w:ascii="Arial" w:eastAsia="Arial" w:hAnsi="Arial" w:cs="Arial"/>
          <w:color w:val="000000" w:themeColor="text1"/>
        </w:rPr>
      </w:pPr>
    </w:p>
    <w:p w14:paraId="44AE2A2E" w14:textId="31FD194E" w:rsidR="78B39B2D" w:rsidRDefault="78B39B2D" w:rsidP="78B39B2D">
      <w:pPr>
        <w:spacing w:after="200" w:line="360" w:lineRule="auto"/>
        <w:rPr>
          <w:rFonts w:ascii="Arial" w:eastAsia="Arial" w:hAnsi="Arial" w:cs="Arial"/>
          <w:color w:val="000000" w:themeColor="text1"/>
        </w:rPr>
      </w:pPr>
    </w:p>
    <w:p w14:paraId="4639D75B" w14:textId="6992FA3C" w:rsidR="78B39B2D" w:rsidRDefault="78B39B2D" w:rsidP="78B39B2D">
      <w:pPr>
        <w:spacing w:after="200" w:line="360" w:lineRule="auto"/>
        <w:rPr>
          <w:rFonts w:ascii="Arial" w:eastAsia="Arial" w:hAnsi="Arial" w:cs="Arial"/>
          <w:color w:val="000000" w:themeColor="text1"/>
        </w:rPr>
      </w:pPr>
    </w:p>
    <w:p w14:paraId="7A42A8B7" w14:textId="663C374D" w:rsidR="00E01B68" w:rsidRDefault="00E01B68" w:rsidP="00E01B68">
      <w:pPr>
        <w:pStyle w:val="Descripcin"/>
        <w:jc w:val="left"/>
      </w:pPr>
      <w:bookmarkStart w:id="579" w:name="_Toc232263814"/>
      <w:bookmarkStart w:id="580" w:name="_Toc232538188"/>
      <w:bookmarkStart w:id="581" w:name="_Toc232540798"/>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33</w:t>
      </w:r>
      <w:r w:rsidR="008837C2">
        <w:fldChar w:fldCharType="end"/>
      </w:r>
      <w:r w:rsidRPr="00AA540B">
        <w:t>: “DS-CU17 - Diagrama de secuencia general: Calculando el Impuesto al Valor Agregado”.</w:t>
      </w:r>
      <w:bookmarkEnd w:id="579"/>
      <w:bookmarkEnd w:id="580"/>
      <w:bookmarkEnd w:id="581"/>
    </w:p>
    <w:p w14:paraId="5EF28A67" w14:textId="25EAFA00" w:rsidR="33C22D8E" w:rsidRDefault="33C22D8E" w:rsidP="33C22D8E"/>
    <w:p w14:paraId="3C0509FF" w14:textId="1DFF1B94" w:rsidR="78CB5380" w:rsidRDefault="78CB5380" w:rsidP="00E01B68">
      <w:pPr>
        <w:spacing w:after="200"/>
        <w:jc w:val="center"/>
      </w:pPr>
      <w:r>
        <w:rPr>
          <w:noProof/>
        </w:rPr>
        <w:drawing>
          <wp:inline distT="0" distB="0" distL="0" distR="0" wp14:anchorId="486ED00A" wp14:editId="10A77369">
            <wp:extent cx="5981700" cy="2514600"/>
            <wp:effectExtent l="0" t="0" r="0" b="0"/>
            <wp:docPr id="100904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4918" name="Picture 100904918"/>
                    <pic:cNvPicPr/>
                  </pic:nvPicPr>
                  <pic:blipFill>
                    <a:blip r:embed="rId71">
                      <a:extLst>
                        <a:ext uri="{28A0092B-C50C-407E-A947-70E740481C1C}">
                          <a14:useLocalDpi xmlns:a14="http://schemas.microsoft.com/office/drawing/2010/main"/>
                        </a:ext>
                      </a:extLst>
                    </a:blip>
                    <a:stretch>
                      <a:fillRect/>
                    </a:stretch>
                  </pic:blipFill>
                  <pic:spPr>
                    <a:xfrm>
                      <a:off x="0" y="0"/>
                      <a:ext cx="5981700" cy="2514600"/>
                    </a:xfrm>
                    <a:prstGeom prst="rect">
                      <a:avLst/>
                    </a:prstGeom>
                  </pic:spPr>
                </pic:pic>
              </a:graphicData>
            </a:graphic>
          </wp:inline>
        </w:drawing>
      </w:r>
    </w:p>
    <w:p w14:paraId="33AC302A" w14:textId="1D234927" w:rsidR="78CB5380" w:rsidRDefault="78CB5380" w:rsidP="6EE8BCEE">
      <w:pPr>
        <w:pStyle w:val="Cita"/>
      </w:pPr>
      <w:r>
        <w:t>Fuente: Elaborado por los estudiantes de acuerdo con el proyecto.</w:t>
      </w:r>
    </w:p>
    <w:p w14:paraId="34615A33" w14:textId="73084EA0" w:rsidR="78CB5380" w:rsidRPr="00E01B68" w:rsidRDefault="78CB5380" w:rsidP="00E01B68">
      <w:pPr>
        <w:spacing w:after="200" w:line="360" w:lineRule="auto"/>
        <w:jc w:val="both"/>
      </w:pPr>
      <w:r w:rsidRPr="00764B9E">
        <w:rPr>
          <w:rFonts w:ascii="Arial" w:eastAsia="Arial" w:hAnsi="Arial" w:cs="Arial"/>
          <w:color w:val="000000" w:themeColor="text1"/>
          <w:szCs w:val="24"/>
        </w:rPr>
        <w:t>Este caso de uso no presentó excepciones registradas en el caso de uso extendido, por lo que solo se consideró el diagrama de secuencia general correspondiente.</w:t>
      </w:r>
    </w:p>
    <w:p w14:paraId="1F1F5468" w14:textId="19625EE1" w:rsidR="00612F26" w:rsidRDefault="00612F26" w:rsidP="002C081B">
      <w:pPr>
        <w:spacing w:after="200" w:line="360" w:lineRule="auto"/>
        <w:ind w:firstLine="720"/>
        <w:jc w:val="both"/>
        <w:rPr>
          <w:rFonts w:ascii="Arial" w:eastAsia="Arial" w:hAnsi="Arial" w:cs="Arial"/>
          <w:i/>
          <w:iCs/>
          <w:color w:val="000000" w:themeColor="text1"/>
          <w:sz w:val="18"/>
          <w:szCs w:val="18"/>
        </w:rPr>
      </w:pPr>
    </w:p>
    <w:p w14:paraId="5B9B1E61" w14:textId="29E511A1" w:rsidR="00A87969" w:rsidRDefault="0D476DC8" w:rsidP="002C081B">
      <w:pPr>
        <w:pStyle w:val="Ttulo2"/>
        <w:spacing w:line="360" w:lineRule="auto"/>
        <w:jc w:val="both"/>
      </w:pPr>
      <w:bookmarkStart w:id="582" w:name="_Toc1085210114"/>
      <w:bookmarkStart w:id="583" w:name="_Toc699578736"/>
      <w:bookmarkStart w:id="584" w:name="_Toc232321751"/>
      <w:bookmarkStart w:id="585" w:name="_Toc232540689"/>
      <w:r>
        <w:t>CU18 - Aplicando exención de impuestos</w:t>
      </w:r>
      <w:bookmarkEnd w:id="582"/>
      <w:bookmarkEnd w:id="583"/>
      <w:bookmarkEnd w:id="584"/>
      <w:bookmarkEnd w:id="585"/>
    </w:p>
    <w:p w14:paraId="4988A0C4" w14:textId="127E30AE" w:rsidR="003E0F1D" w:rsidRPr="00E01B68" w:rsidRDefault="003E0F1D" w:rsidP="002C081B">
      <w:pPr>
        <w:spacing w:line="360" w:lineRule="auto"/>
        <w:jc w:val="both"/>
      </w:pPr>
    </w:p>
    <w:p w14:paraId="3B611C4B" w14:textId="13266A0F" w:rsidR="1234B003" w:rsidRDefault="0D476DC8" w:rsidP="002C081B">
      <w:pPr>
        <w:pStyle w:val="Ttulo3"/>
        <w:spacing w:line="360" w:lineRule="auto"/>
        <w:jc w:val="both"/>
        <w:rPr>
          <w:rFonts w:eastAsia="Arial"/>
        </w:rPr>
      </w:pPr>
      <w:bookmarkStart w:id="586" w:name="_Toc386432308"/>
      <w:bookmarkStart w:id="587" w:name="_Toc849343123"/>
      <w:bookmarkStart w:id="588" w:name="_Toc232321752"/>
      <w:bookmarkStart w:id="589" w:name="_Toc232540690"/>
      <w:r w:rsidRPr="0D476DC8">
        <w:rPr>
          <w:rFonts w:eastAsia="Arial"/>
        </w:rPr>
        <w:t>CU18 - Flujo general</w:t>
      </w:r>
      <w:bookmarkEnd w:id="586"/>
      <w:bookmarkEnd w:id="587"/>
      <w:bookmarkEnd w:id="588"/>
      <w:bookmarkEnd w:id="589"/>
    </w:p>
    <w:p w14:paraId="2F4185F8" w14:textId="385139B0" w:rsidR="5D1ABD9B" w:rsidRDefault="5D1ABD9B" w:rsidP="002C081B">
      <w:pPr>
        <w:spacing w:line="360" w:lineRule="auto"/>
        <w:jc w:val="both"/>
      </w:pPr>
    </w:p>
    <w:p w14:paraId="31074886" w14:textId="70CE1184" w:rsidR="78B39B2D" w:rsidRDefault="78B39B2D" w:rsidP="78B39B2D">
      <w:pPr>
        <w:spacing w:after="200" w:line="360" w:lineRule="auto"/>
        <w:jc w:val="both"/>
      </w:pPr>
      <w:r w:rsidRPr="78B39B2D">
        <w:rPr>
          <w:rFonts w:ascii="Arial" w:eastAsia="Arial" w:hAnsi="Arial" w:cs="Arial"/>
          <w:color w:val="000000" w:themeColor="text1"/>
        </w:rPr>
        <w:t>En la Figura 6.34 se puede visualizar que, para poder aplicar una exención de impuestos, el usuario selecciona la condición exenta dentro de la vista de venta. De esta forma, el controlador de Finanzas actualiza el cálculo tributario, elimina la aplicación del IVA y mantiene el total bruto equivalente al monto neto de la operación.</w:t>
      </w:r>
    </w:p>
    <w:p w14:paraId="43749ED3" w14:textId="088FC047" w:rsidR="78B39B2D" w:rsidRDefault="78B39B2D" w:rsidP="78B39B2D">
      <w:pPr>
        <w:spacing w:after="200" w:line="360" w:lineRule="auto"/>
        <w:jc w:val="both"/>
        <w:rPr>
          <w:rFonts w:ascii="Arial" w:eastAsia="Arial" w:hAnsi="Arial" w:cs="Arial"/>
          <w:color w:val="000000" w:themeColor="text1"/>
        </w:rPr>
      </w:pPr>
    </w:p>
    <w:p w14:paraId="3BECF8F8" w14:textId="4E5A96F8" w:rsidR="78B39B2D" w:rsidRDefault="78B39B2D" w:rsidP="78B39B2D">
      <w:pPr>
        <w:spacing w:after="200" w:line="360" w:lineRule="auto"/>
        <w:jc w:val="both"/>
        <w:rPr>
          <w:rFonts w:ascii="Arial" w:eastAsia="Arial" w:hAnsi="Arial" w:cs="Arial"/>
          <w:color w:val="000000" w:themeColor="text1"/>
        </w:rPr>
      </w:pPr>
    </w:p>
    <w:p w14:paraId="05442077" w14:textId="62404CEC" w:rsidR="1D4AE648" w:rsidRPr="00764B9E" w:rsidRDefault="002C081B" w:rsidP="00764B9E">
      <w:pPr>
        <w:pStyle w:val="Descripcin"/>
        <w:jc w:val="left"/>
      </w:pPr>
      <w:bookmarkStart w:id="590" w:name="_Toc232263815"/>
      <w:bookmarkStart w:id="591" w:name="_Toc232538189"/>
      <w:bookmarkStart w:id="592" w:name="_Toc232540799"/>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34</w:t>
      </w:r>
      <w:r w:rsidR="008837C2">
        <w:fldChar w:fldCharType="end"/>
      </w:r>
      <w:r w:rsidRPr="00182B57">
        <w:t>: “DS-C</w:t>
      </w:r>
      <w:r w:rsidRPr="7C5B269F">
        <w:rPr>
          <w:rFonts w:ascii="Arial" w:eastAsia="Arial" w:hAnsi="Arial" w:cs="Arial"/>
          <w:color w:val="000000" w:themeColor="text1"/>
        </w:rPr>
        <w:t>U18 - Diagrama de secuencia general: Aplicando exención de impuestos”.</w:t>
      </w:r>
      <w:bookmarkEnd w:id="590"/>
      <w:bookmarkEnd w:id="591"/>
      <w:bookmarkEnd w:id="592"/>
    </w:p>
    <w:p w14:paraId="13C7A0A2" w14:textId="1AB27223" w:rsidR="33C22D8E" w:rsidRDefault="33C22D8E" w:rsidP="33C22D8E"/>
    <w:p w14:paraId="53158616" w14:textId="203F0725" w:rsidR="00612F26" w:rsidRPr="00FE5AF5" w:rsidRDefault="00612F26" w:rsidP="00764B9E">
      <w:pPr>
        <w:spacing w:after="200" w:line="360" w:lineRule="auto"/>
        <w:jc w:val="both"/>
      </w:pPr>
      <w:r>
        <w:rPr>
          <w:noProof/>
        </w:rPr>
        <w:drawing>
          <wp:inline distT="0" distB="0" distL="0" distR="0" wp14:anchorId="2A5841DA" wp14:editId="628E5741">
            <wp:extent cx="5981700" cy="2400300"/>
            <wp:effectExtent l="0" t="0" r="0" b="0"/>
            <wp:docPr id="228368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68505" name="Picture 228368505"/>
                    <pic:cNvPicPr/>
                  </pic:nvPicPr>
                  <pic:blipFill>
                    <a:blip r:embed="rId72">
                      <a:extLst>
                        <a:ext uri="{28A0092B-C50C-407E-A947-70E740481C1C}">
                          <a14:useLocalDpi xmlns:a14="http://schemas.microsoft.com/office/drawing/2010/main"/>
                        </a:ext>
                      </a:extLst>
                    </a:blip>
                    <a:stretch>
                      <a:fillRect/>
                    </a:stretch>
                  </pic:blipFill>
                  <pic:spPr>
                    <a:xfrm>
                      <a:off x="0" y="0"/>
                      <a:ext cx="5981700" cy="2400300"/>
                    </a:xfrm>
                    <a:prstGeom prst="rect">
                      <a:avLst/>
                    </a:prstGeom>
                  </pic:spPr>
                </pic:pic>
              </a:graphicData>
            </a:graphic>
          </wp:inline>
        </w:drawing>
      </w:r>
      <w:r>
        <w:tab/>
      </w:r>
      <w:r>
        <w:tab/>
      </w:r>
      <w:r>
        <w:tab/>
      </w:r>
    </w:p>
    <w:p w14:paraId="74349D15" w14:textId="1B7A47BD" w:rsidR="00612F26" w:rsidRPr="00FE5AF5" w:rsidRDefault="28ED7D58" w:rsidP="6EE8BCEE">
      <w:pPr>
        <w:pStyle w:val="Cita"/>
        <w:rPr>
          <w:rFonts w:ascii="Arial" w:eastAsia="Arial" w:hAnsi="Arial" w:cs="Arial"/>
          <w:i w:val="0"/>
          <w:iCs w:val="0"/>
          <w:color w:val="000000" w:themeColor="text1"/>
          <w:szCs w:val="18"/>
        </w:rPr>
      </w:pPr>
      <w:r>
        <w:t>Fuente: Elaborado por los estudiantes de acuerdo con el proyecto.</w:t>
      </w:r>
    </w:p>
    <w:p w14:paraId="02CBBDE5" w14:textId="7D816C83" w:rsidR="00612F26" w:rsidRPr="00FE5AF5" w:rsidRDefault="00612F26" w:rsidP="00764B9E">
      <w:pPr>
        <w:spacing w:after="200" w:line="360" w:lineRule="auto"/>
        <w:ind w:firstLine="720"/>
        <w:jc w:val="both"/>
        <w:rPr>
          <w:rFonts w:ascii="Arial" w:eastAsia="Arial" w:hAnsi="Arial" w:cs="Arial"/>
          <w:i/>
          <w:iCs/>
          <w:color w:val="000000" w:themeColor="text1"/>
          <w:sz w:val="18"/>
          <w:szCs w:val="18"/>
        </w:rPr>
      </w:pPr>
    </w:p>
    <w:p w14:paraId="2FF46EA4" w14:textId="514F2F9E" w:rsidR="00764B9E" w:rsidRDefault="0D476DC8" w:rsidP="00764B9E">
      <w:pPr>
        <w:pStyle w:val="Ttulo3"/>
        <w:rPr>
          <w:rFonts w:eastAsia="Arial"/>
        </w:rPr>
      </w:pPr>
      <w:bookmarkStart w:id="593" w:name="_Toc649803797"/>
      <w:bookmarkStart w:id="594" w:name="_Toc358032235"/>
      <w:bookmarkStart w:id="595" w:name="_Toc232321753"/>
      <w:bookmarkStart w:id="596" w:name="_Toc232540691"/>
      <w:r w:rsidRPr="0D476DC8">
        <w:rPr>
          <w:rFonts w:eastAsia="Arial"/>
        </w:rPr>
        <w:t>CU18-E1 - Excepción: Reversión de exención tributaria</w:t>
      </w:r>
      <w:bookmarkEnd w:id="593"/>
      <w:bookmarkEnd w:id="594"/>
      <w:bookmarkEnd w:id="595"/>
      <w:bookmarkEnd w:id="596"/>
    </w:p>
    <w:p w14:paraId="0DAF1B7E" w14:textId="7F976BA8" w:rsidR="00764B9E" w:rsidRPr="00764B9E" w:rsidRDefault="00764B9E" w:rsidP="00764B9E"/>
    <w:p w14:paraId="5B31BD8F" w14:textId="6F58F4EC" w:rsidR="78B39B2D" w:rsidRDefault="78B39B2D" w:rsidP="78B39B2D">
      <w:pPr>
        <w:spacing w:after="200" w:line="360" w:lineRule="auto"/>
        <w:jc w:val="both"/>
      </w:pPr>
      <w:r w:rsidRPr="78B39B2D">
        <w:rPr>
          <w:rFonts w:ascii="Arial" w:eastAsia="Arial" w:hAnsi="Arial" w:cs="Arial"/>
          <w:color w:val="000000" w:themeColor="text1"/>
        </w:rPr>
        <w:t>En la Figura 6.35 se puede visualizar que, si el usuario revierte una exención tributaria previamente seleccionada, la vista envía el cambio al controlador de Finanzas. De esta forma, el sistema vuelve a aplicar el cálculo del IVA sobre el monto neto y actualiza el total bruto correspondiente.</w:t>
      </w:r>
    </w:p>
    <w:p w14:paraId="24F90E48" w14:textId="2BE29245" w:rsidR="00764B9E" w:rsidRDefault="00764B9E" w:rsidP="00764B9E">
      <w:pPr>
        <w:pStyle w:val="Descripcin"/>
        <w:jc w:val="both"/>
      </w:pPr>
    </w:p>
    <w:p w14:paraId="4C536F07" w14:textId="02E59C6E" w:rsidR="00764B9E" w:rsidRDefault="00764B9E" w:rsidP="00764B9E">
      <w:pPr>
        <w:pStyle w:val="Descripcin"/>
        <w:jc w:val="both"/>
      </w:pPr>
    </w:p>
    <w:p w14:paraId="550F3544" w14:textId="4D47732C" w:rsidR="00764B9E" w:rsidRDefault="00764B9E" w:rsidP="00764B9E">
      <w:pPr>
        <w:pStyle w:val="Descripcin"/>
        <w:jc w:val="both"/>
      </w:pPr>
    </w:p>
    <w:p w14:paraId="6345AF88" w14:textId="7AADAF89" w:rsidR="003E0F1D" w:rsidRDefault="003E0F1D" w:rsidP="00764B9E">
      <w:pPr>
        <w:pStyle w:val="Descripcin"/>
        <w:jc w:val="both"/>
      </w:pPr>
      <w:bookmarkStart w:id="597" w:name="_Toc232263816"/>
    </w:p>
    <w:p w14:paraId="07A529DE" w14:textId="4BF52DB7" w:rsidR="6EE8BCEE" w:rsidRDefault="6EE8BCEE" w:rsidP="6EE8BCEE"/>
    <w:p w14:paraId="16675E76" w14:textId="67E3EE57" w:rsidR="6EE8BCEE" w:rsidRDefault="6EE8BCEE" w:rsidP="6EE8BCEE"/>
    <w:p w14:paraId="7CE291E0" w14:textId="528089D6" w:rsidR="6EE8BCEE" w:rsidRDefault="6EE8BCEE" w:rsidP="6EE8BCEE"/>
    <w:p w14:paraId="4E3DDFF9" w14:textId="2976B63F" w:rsidR="6EE8BCEE" w:rsidRDefault="6EE8BCEE" w:rsidP="6EE8BCEE"/>
    <w:p w14:paraId="1B6728C3" w14:textId="4A93E8B3" w:rsidR="6EE8BCEE" w:rsidRDefault="6EE8BCEE" w:rsidP="6EE8BCEE"/>
    <w:p w14:paraId="79F53DF8" w14:textId="3619175D" w:rsidR="00764B9E" w:rsidRDefault="00764B9E" w:rsidP="00764B9E">
      <w:pPr>
        <w:pStyle w:val="Descripcin"/>
        <w:jc w:val="both"/>
      </w:pPr>
      <w:bookmarkStart w:id="598" w:name="_Toc232538190"/>
      <w:bookmarkStart w:id="599" w:name="_Toc232540800"/>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35</w:t>
      </w:r>
      <w:r w:rsidR="008837C2">
        <w:fldChar w:fldCharType="end"/>
      </w:r>
      <w:r w:rsidRPr="00A86D22">
        <w:t>: “DS-CU18-E1 - Diagrama de secuencia de excepción: Reversión de exención tributaria”.</w:t>
      </w:r>
      <w:bookmarkEnd w:id="597"/>
      <w:bookmarkEnd w:id="598"/>
      <w:bookmarkEnd w:id="599"/>
    </w:p>
    <w:p w14:paraId="1CB1E9EC" w14:textId="6301B48E" w:rsidR="33C22D8E" w:rsidRDefault="33C22D8E" w:rsidP="33C22D8E"/>
    <w:p w14:paraId="75211C06" w14:textId="4B5414EC" w:rsidR="5D1ABD9B" w:rsidRPr="00294409" w:rsidRDefault="00612F26" w:rsidP="00294409">
      <w:pPr>
        <w:spacing w:after="200" w:line="360" w:lineRule="auto"/>
        <w:jc w:val="both"/>
      </w:pPr>
      <w:r>
        <w:rPr>
          <w:noProof/>
        </w:rPr>
        <w:drawing>
          <wp:inline distT="0" distB="0" distL="0" distR="0" wp14:anchorId="40FB46FE" wp14:editId="6F846E74">
            <wp:extent cx="5981700" cy="2562225"/>
            <wp:effectExtent l="0" t="0" r="0" b="0"/>
            <wp:docPr id="1743974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74072" name="Picture 1743974072"/>
                    <pic:cNvPicPr/>
                  </pic:nvPicPr>
                  <pic:blipFill>
                    <a:blip r:embed="rId73">
                      <a:extLst>
                        <a:ext uri="{28A0092B-C50C-407E-A947-70E740481C1C}">
                          <a14:useLocalDpi xmlns:a14="http://schemas.microsoft.com/office/drawing/2010/main"/>
                        </a:ext>
                      </a:extLst>
                    </a:blip>
                    <a:stretch>
                      <a:fillRect/>
                    </a:stretch>
                  </pic:blipFill>
                  <pic:spPr>
                    <a:xfrm>
                      <a:off x="0" y="0"/>
                      <a:ext cx="5981700" cy="2562225"/>
                    </a:xfrm>
                    <a:prstGeom prst="rect">
                      <a:avLst/>
                    </a:prstGeom>
                  </pic:spPr>
                </pic:pic>
              </a:graphicData>
            </a:graphic>
          </wp:inline>
        </w:drawing>
      </w:r>
      <w:r>
        <w:tab/>
      </w:r>
      <w:r>
        <w:tab/>
      </w:r>
      <w:r>
        <w:tab/>
      </w:r>
    </w:p>
    <w:p w14:paraId="49C6AE5C" w14:textId="6036240F" w:rsidR="5D1ABD9B" w:rsidRPr="00294409" w:rsidRDefault="28ED7D58" w:rsidP="6EE8BCEE">
      <w:pPr>
        <w:pStyle w:val="Cita"/>
        <w:rPr>
          <w:i w:val="0"/>
          <w:iCs w:val="0"/>
        </w:rPr>
      </w:pPr>
      <w:r>
        <w:t>Fuente: Elaborado por los estudiantes de acuerdo con el proyecto.</w:t>
      </w:r>
    </w:p>
    <w:p w14:paraId="67AB2585" w14:textId="2C4D39AA" w:rsidR="78B39B2D" w:rsidRDefault="78B39B2D" w:rsidP="78B39B2D">
      <w:pPr>
        <w:pStyle w:val="Ttulo2"/>
      </w:pPr>
    </w:p>
    <w:p w14:paraId="21CCA03A" w14:textId="3561D625" w:rsidR="7AB5CA40" w:rsidRPr="00294409" w:rsidRDefault="0D476DC8" w:rsidP="00294409">
      <w:pPr>
        <w:pStyle w:val="Ttulo2"/>
      </w:pPr>
      <w:bookmarkStart w:id="600" w:name="_Toc1088090001"/>
      <w:bookmarkStart w:id="601" w:name="_Toc252980151"/>
      <w:bookmarkStart w:id="602" w:name="_Toc232321754"/>
      <w:bookmarkStart w:id="603" w:name="_Toc232540692"/>
      <w:r>
        <w:t>CU19 - Configurando rebaja comercial en Venta</w:t>
      </w:r>
      <w:bookmarkEnd w:id="600"/>
      <w:bookmarkEnd w:id="601"/>
      <w:bookmarkEnd w:id="602"/>
      <w:bookmarkEnd w:id="603"/>
    </w:p>
    <w:p w14:paraId="67895058" w14:textId="08FCCB1F" w:rsidR="004B4E87" w:rsidRPr="004B4E87" w:rsidRDefault="004B4E87" w:rsidP="004B4E87">
      <w:pPr>
        <w:spacing w:line="360" w:lineRule="auto"/>
        <w:jc w:val="both"/>
      </w:pPr>
    </w:p>
    <w:p w14:paraId="29D2BF57" w14:textId="22894B53" w:rsidR="7AB5CA40" w:rsidRPr="004B4E87" w:rsidRDefault="0D476DC8" w:rsidP="004B4E87">
      <w:pPr>
        <w:pStyle w:val="Ttulo3"/>
        <w:spacing w:line="360" w:lineRule="auto"/>
        <w:jc w:val="both"/>
      </w:pPr>
      <w:bookmarkStart w:id="604" w:name="_Toc524122925"/>
      <w:bookmarkStart w:id="605" w:name="_Toc1502424660"/>
      <w:bookmarkStart w:id="606" w:name="_Toc232321755"/>
      <w:bookmarkStart w:id="607" w:name="_Toc232540693"/>
      <w:r>
        <w:t>CU19 - Flujo general</w:t>
      </w:r>
      <w:bookmarkEnd w:id="604"/>
      <w:bookmarkEnd w:id="605"/>
      <w:bookmarkEnd w:id="606"/>
      <w:bookmarkEnd w:id="607"/>
    </w:p>
    <w:p w14:paraId="2E0AE493" w14:textId="04D849E5" w:rsidR="5D1ABD9B" w:rsidRPr="00FF2E7D" w:rsidRDefault="5D1ABD9B" w:rsidP="004B4E87">
      <w:pPr>
        <w:spacing w:line="360" w:lineRule="auto"/>
        <w:jc w:val="both"/>
        <w:rPr>
          <w:sz w:val="28"/>
          <w:szCs w:val="24"/>
        </w:rPr>
      </w:pPr>
    </w:p>
    <w:p w14:paraId="314FC1EA" w14:textId="16C7747B" w:rsidR="78B39B2D" w:rsidRDefault="78B39B2D" w:rsidP="78B39B2D">
      <w:pPr>
        <w:spacing w:after="200" w:line="360" w:lineRule="auto"/>
        <w:jc w:val="both"/>
      </w:pPr>
      <w:r w:rsidRPr="78B39B2D">
        <w:rPr>
          <w:rFonts w:ascii="Arial" w:eastAsia="Arial" w:hAnsi="Arial" w:cs="Arial"/>
          <w:color w:val="000000" w:themeColor="text1"/>
        </w:rPr>
        <w:t>En la Figura 6.36 se puede visualizar que, para poder configurar una rebaja comercial en una venta, el usuario ingresa el tipo y valor del descuento desde la vista correspondiente. De esta forma, el controlador de Finanzas valida la rebaja ingresada, recalcula el monto final y retorna el resultado actualizado para su revisión antes de guardar la operación.</w:t>
      </w:r>
    </w:p>
    <w:p w14:paraId="17B73499" w14:textId="77777777" w:rsidR="00294409" w:rsidRDefault="00294409" w:rsidP="004B4E87">
      <w:pPr>
        <w:spacing w:after="200" w:line="360" w:lineRule="auto"/>
        <w:jc w:val="both"/>
        <w:rPr>
          <w:rFonts w:ascii="Arial" w:eastAsia="Arial" w:hAnsi="Arial" w:cs="Arial"/>
          <w:color w:val="000000" w:themeColor="text1"/>
        </w:rPr>
      </w:pPr>
    </w:p>
    <w:p w14:paraId="6AB65B0E" w14:textId="77777777" w:rsidR="001B07A2" w:rsidRDefault="001B07A2" w:rsidP="004B4E87">
      <w:pPr>
        <w:spacing w:after="200" w:line="360" w:lineRule="auto"/>
        <w:jc w:val="both"/>
        <w:rPr>
          <w:rFonts w:ascii="Arial" w:eastAsia="Arial" w:hAnsi="Arial" w:cs="Arial"/>
          <w:color w:val="000000" w:themeColor="text1"/>
        </w:rPr>
      </w:pPr>
    </w:p>
    <w:p w14:paraId="1E83ED23" w14:textId="458CFB83" w:rsidR="00294409" w:rsidRPr="00FF2E7D" w:rsidRDefault="00294409" w:rsidP="004B4E87">
      <w:pPr>
        <w:spacing w:after="200" w:line="360" w:lineRule="auto"/>
        <w:jc w:val="both"/>
        <w:rPr>
          <w:rFonts w:ascii="Arial" w:eastAsia="Arial" w:hAnsi="Arial" w:cs="Arial"/>
          <w:color w:val="000000" w:themeColor="text1"/>
        </w:rPr>
      </w:pPr>
    </w:p>
    <w:p w14:paraId="26F5E8EB" w14:textId="1BC2CFD2" w:rsidR="00294409" w:rsidRDefault="00FF2E7D" w:rsidP="00600C76">
      <w:pPr>
        <w:pStyle w:val="Descripcin"/>
        <w:spacing w:line="360" w:lineRule="auto"/>
        <w:jc w:val="both"/>
      </w:pPr>
      <w:bookmarkStart w:id="608" w:name="_Toc232538191"/>
      <w:bookmarkStart w:id="609" w:name="_Toc232540801"/>
      <w:bookmarkStart w:id="610" w:name="_Toc232263817"/>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36</w:t>
      </w:r>
      <w:r w:rsidR="008837C2">
        <w:fldChar w:fldCharType="end"/>
      </w:r>
      <w:r w:rsidRPr="00DE230E">
        <w:t>: “DS-CU19 - Diagrama de secuencia general: Configurando rebaja comercial en Venta”.</w:t>
      </w:r>
      <w:bookmarkEnd w:id="608"/>
      <w:bookmarkEnd w:id="609"/>
      <w:r w:rsidR="00294409">
        <w:t xml:space="preserve"> </w:t>
      </w:r>
    </w:p>
    <w:p w14:paraId="4E758595" w14:textId="28CC6FA2" w:rsidR="33C22D8E" w:rsidRDefault="33C22D8E" w:rsidP="33C22D8E"/>
    <w:p w14:paraId="55110778" w14:textId="11403C93" w:rsidR="00294409" w:rsidRDefault="64296450" w:rsidP="00294409">
      <w:r>
        <w:rPr>
          <w:noProof/>
        </w:rPr>
        <w:drawing>
          <wp:inline distT="0" distB="0" distL="0" distR="0" wp14:anchorId="54B45948" wp14:editId="20A29F4E">
            <wp:extent cx="5981700" cy="2400300"/>
            <wp:effectExtent l="0" t="0" r="0" b="0"/>
            <wp:docPr id="1206773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73187" name="Picture 1206773187"/>
                    <pic:cNvPicPr/>
                  </pic:nvPicPr>
                  <pic:blipFill>
                    <a:blip r:embed="rId74">
                      <a:extLst>
                        <a:ext uri="{28A0092B-C50C-407E-A947-70E740481C1C}">
                          <a14:useLocalDpi xmlns:a14="http://schemas.microsoft.com/office/drawing/2010/main"/>
                        </a:ext>
                      </a:extLst>
                    </a:blip>
                    <a:stretch>
                      <a:fillRect/>
                    </a:stretch>
                  </pic:blipFill>
                  <pic:spPr>
                    <a:xfrm>
                      <a:off x="0" y="0"/>
                      <a:ext cx="5981700" cy="2400300"/>
                    </a:xfrm>
                    <a:prstGeom prst="rect">
                      <a:avLst/>
                    </a:prstGeom>
                  </pic:spPr>
                </pic:pic>
              </a:graphicData>
            </a:graphic>
          </wp:inline>
        </w:drawing>
      </w:r>
    </w:p>
    <w:p w14:paraId="161AC49C" w14:textId="586FBE96" w:rsidR="00612F26" w:rsidRPr="00FE5AF5" w:rsidRDefault="28ED7D58" w:rsidP="00294409">
      <w:pPr>
        <w:pStyle w:val="Cita"/>
        <w:rPr>
          <w:rFonts w:eastAsia="Arial"/>
        </w:rPr>
      </w:pPr>
      <w:r>
        <w:t>Fuente: Elaborado por los estudiantes de acuerdo con el proyecto</w:t>
      </w:r>
      <w:r w:rsidRPr="09F0EF63">
        <w:rPr>
          <w:rFonts w:eastAsia="Arial"/>
        </w:rPr>
        <w:t>.</w:t>
      </w:r>
      <w:bookmarkEnd w:id="610"/>
    </w:p>
    <w:p w14:paraId="39DFBB6C" w14:textId="3701FE53" w:rsidR="5D1ABD9B" w:rsidRDefault="5D1ABD9B" w:rsidP="00600C76">
      <w:pPr>
        <w:pStyle w:val="Ttulo3"/>
        <w:spacing w:before="200" w:line="360" w:lineRule="auto"/>
        <w:jc w:val="both"/>
        <w:rPr>
          <w:rFonts w:ascii="Arial" w:eastAsia="Arial" w:hAnsi="Arial" w:cs="Arial"/>
          <w:b/>
          <w:bCs/>
          <w:color w:val="000000" w:themeColor="text1"/>
          <w:sz w:val="22"/>
          <w:szCs w:val="22"/>
        </w:rPr>
      </w:pPr>
    </w:p>
    <w:p w14:paraId="11CBBD68" w14:textId="176BEAB0" w:rsidR="7AB5CA40" w:rsidRPr="00600C76" w:rsidRDefault="0D476DC8" w:rsidP="00600C76">
      <w:pPr>
        <w:pStyle w:val="Ttulo3"/>
        <w:spacing w:line="360" w:lineRule="auto"/>
        <w:jc w:val="both"/>
      </w:pPr>
      <w:bookmarkStart w:id="611" w:name="_Toc392328972"/>
      <w:bookmarkStart w:id="612" w:name="_Toc360268737"/>
      <w:bookmarkStart w:id="613" w:name="_Toc232321756"/>
      <w:bookmarkStart w:id="614" w:name="_Toc232540694"/>
      <w:r>
        <w:t>CU19-E1 - Excepción: Descuento mediante monto fijo</w:t>
      </w:r>
      <w:bookmarkEnd w:id="611"/>
      <w:bookmarkEnd w:id="612"/>
      <w:bookmarkEnd w:id="613"/>
      <w:bookmarkEnd w:id="614"/>
    </w:p>
    <w:p w14:paraId="765AA95C" w14:textId="591094A9" w:rsidR="5D1ABD9B" w:rsidRDefault="5D1ABD9B" w:rsidP="00600C76">
      <w:pPr>
        <w:spacing w:line="360" w:lineRule="auto"/>
        <w:jc w:val="both"/>
      </w:pPr>
    </w:p>
    <w:p w14:paraId="5C2BCBEC" w14:textId="7CB5BCEF" w:rsidR="78B39B2D" w:rsidRDefault="78B39B2D" w:rsidP="78B39B2D">
      <w:pPr>
        <w:spacing w:after="200" w:line="360" w:lineRule="auto"/>
        <w:jc w:val="both"/>
      </w:pPr>
      <w:r w:rsidRPr="78B39B2D">
        <w:rPr>
          <w:rFonts w:ascii="Arial" w:eastAsia="Arial" w:hAnsi="Arial" w:cs="Arial"/>
          <w:color w:val="000000" w:themeColor="text1"/>
        </w:rPr>
        <w:t>En la Figura 6.37 se puede visualizar que, si la rebaja comercial se define mediante un monto fijo, el controlador de Finanzas descuenta directamente dicho valor del total de la venta. De esta forma, el sistema actualiza el monto final y muestra al usuario el resultado de la operación antes de su confirmación.</w:t>
      </w:r>
    </w:p>
    <w:p w14:paraId="2ECAE092" w14:textId="77777777" w:rsidR="00600C76" w:rsidRDefault="00600C76" w:rsidP="00600C76">
      <w:pPr>
        <w:spacing w:after="200" w:line="360" w:lineRule="auto"/>
        <w:jc w:val="both"/>
        <w:rPr>
          <w:szCs w:val="24"/>
        </w:rPr>
      </w:pPr>
    </w:p>
    <w:p w14:paraId="566E5F17" w14:textId="77777777" w:rsidR="00294409" w:rsidRDefault="00294409" w:rsidP="00600C76">
      <w:pPr>
        <w:spacing w:after="200" w:line="360" w:lineRule="auto"/>
        <w:jc w:val="both"/>
        <w:rPr>
          <w:szCs w:val="24"/>
        </w:rPr>
      </w:pPr>
    </w:p>
    <w:p w14:paraId="1C64888A" w14:textId="77777777" w:rsidR="00294409" w:rsidRDefault="00294409" w:rsidP="00600C76">
      <w:pPr>
        <w:spacing w:after="200" w:line="360" w:lineRule="auto"/>
        <w:jc w:val="both"/>
        <w:rPr>
          <w:szCs w:val="24"/>
        </w:rPr>
      </w:pPr>
    </w:p>
    <w:p w14:paraId="621110EB" w14:textId="77777777" w:rsidR="00294409" w:rsidRDefault="00294409" w:rsidP="00600C76">
      <w:pPr>
        <w:spacing w:after="200" w:line="360" w:lineRule="auto"/>
        <w:jc w:val="both"/>
        <w:rPr>
          <w:szCs w:val="24"/>
        </w:rPr>
      </w:pPr>
    </w:p>
    <w:p w14:paraId="5421FA5B" w14:textId="77777777" w:rsidR="00294409" w:rsidRDefault="00294409" w:rsidP="00600C76">
      <w:pPr>
        <w:spacing w:after="200" w:line="360" w:lineRule="auto"/>
        <w:jc w:val="both"/>
        <w:rPr>
          <w:szCs w:val="24"/>
        </w:rPr>
      </w:pPr>
    </w:p>
    <w:p w14:paraId="38016FA8" w14:textId="77777777" w:rsidR="00294409" w:rsidRDefault="00294409" w:rsidP="00600C76">
      <w:pPr>
        <w:spacing w:after="200" w:line="360" w:lineRule="auto"/>
        <w:jc w:val="both"/>
        <w:rPr>
          <w:szCs w:val="24"/>
        </w:rPr>
      </w:pPr>
    </w:p>
    <w:p w14:paraId="58FFD7D2" w14:textId="77777777" w:rsidR="00294409" w:rsidRPr="00600C76" w:rsidRDefault="00294409" w:rsidP="00600C76">
      <w:pPr>
        <w:spacing w:after="200" w:line="360" w:lineRule="auto"/>
        <w:jc w:val="both"/>
        <w:rPr>
          <w:szCs w:val="24"/>
        </w:rPr>
      </w:pPr>
    </w:p>
    <w:p w14:paraId="3D6BE525" w14:textId="24E88552" w:rsidR="00600C76" w:rsidRDefault="00600C76" w:rsidP="00600C76">
      <w:pPr>
        <w:pStyle w:val="Descripcin"/>
        <w:jc w:val="both"/>
      </w:pPr>
      <w:bookmarkStart w:id="615" w:name="_Toc232263818"/>
      <w:bookmarkStart w:id="616" w:name="_Toc232538192"/>
      <w:bookmarkStart w:id="617" w:name="_Toc232540802"/>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37</w:t>
      </w:r>
      <w:r w:rsidR="008837C2">
        <w:fldChar w:fldCharType="end"/>
      </w:r>
      <w:r w:rsidRPr="00F93A2D">
        <w:t>: “DS-CU19-E1 - Diagrama de secuencia de excepción: Descuento mediante monto fijo”.</w:t>
      </w:r>
      <w:bookmarkEnd w:id="615"/>
      <w:bookmarkEnd w:id="616"/>
      <w:bookmarkEnd w:id="617"/>
    </w:p>
    <w:p w14:paraId="4B55D2BE" w14:textId="0D936E3E" w:rsidR="33C22D8E" w:rsidRDefault="33C22D8E" w:rsidP="33C22D8E"/>
    <w:p w14:paraId="4941E518" w14:textId="1C63835E" w:rsidR="00612F26" w:rsidRPr="00FE5AF5" w:rsidRDefault="28ED7D58" w:rsidP="007877C8">
      <w:pPr>
        <w:spacing w:after="200" w:line="360" w:lineRule="auto"/>
        <w:jc w:val="center"/>
      </w:pPr>
      <w:r>
        <w:rPr>
          <w:noProof/>
        </w:rPr>
        <w:drawing>
          <wp:inline distT="0" distB="0" distL="0" distR="0" wp14:anchorId="03C7883F" wp14:editId="02560355">
            <wp:extent cx="5981700" cy="2409825"/>
            <wp:effectExtent l="0" t="0" r="0" b="0"/>
            <wp:docPr id="334257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57949" name="Picture 334257949"/>
                    <pic:cNvPicPr/>
                  </pic:nvPicPr>
                  <pic:blipFill>
                    <a:blip r:embed="rId75">
                      <a:extLst>
                        <a:ext uri="{28A0092B-C50C-407E-A947-70E740481C1C}">
                          <a14:useLocalDpi xmlns:a14="http://schemas.microsoft.com/office/drawing/2010/main"/>
                        </a:ext>
                      </a:extLst>
                    </a:blip>
                    <a:stretch>
                      <a:fillRect/>
                    </a:stretch>
                  </pic:blipFill>
                  <pic:spPr>
                    <a:xfrm>
                      <a:off x="0" y="0"/>
                      <a:ext cx="5981700" cy="2409825"/>
                    </a:xfrm>
                    <a:prstGeom prst="rect">
                      <a:avLst/>
                    </a:prstGeom>
                  </pic:spPr>
                </pic:pic>
              </a:graphicData>
            </a:graphic>
          </wp:inline>
        </w:drawing>
      </w:r>
    </w:p>
    <w:p w14:paraId="5077BE6F" w14:textId="5CB0F83B" w:rsidR="00612F26" w:rsidRPr="00FE5AF5" w:rsidRDefault="28ED7D58" w:rsidP="701A53A0">
      <w:pPr>
        <w:pStyle w:val="Cita"/>
        <w:rPr>
          <w:rFonts w:ascii="Arial" w:eastAsia="Arial" w:hAnsi="Arial" w:cs="Arial"/>
          <w:i w:val="0"/>
          <w:iCs w:val="0"/>
          <w:color w:val="000000" w:themeColor="text1"/>
          <w:szCs w:val="18"/>
        </w:rPr>
      </w:pPr>
      <w:r>
        <w:t>Fuente: Elaborado por los estudiantes de acuerdo con el proyecto.</w:t>
      </w:r>
    </w:p>
    <w:p w14:paraId="229B605A" w14:textId="206036C8" w:rsidR="5D1ABD9B" w:rsidRDefault="5D1ABD9B" w:rsidP="007877C8">
      <w:pPr>
        <w:pStyle w:val="Ttulo3"/>
        <w:spacing w:before="200" w:line="360" w:lineRule="auto"/>
        <w:jc w:val="both"/>
        <w:rPr>
          <w:rFonts w:ascii="Arial" w:eastAsia="Arial" w:hAnsi="Arial" w:cs="Arial"/>
          <w:b/>
          <w:bCs/>
          <w:color w:val="000000" w:themeColor="text1"/>
          <w:sz w:val="22"/>
          <w:szCs w:val="22"/>
        </w:rPr>
      </w:pPr>
    </w:p>
    <w:p w14:paraId="38785CDD" w14:textId="4D338951" w:rsidR="1C18D311" w:rsidRPr="007877C8" w:rsidRDefault="0D476DC8" w:rsidP="007877C8">
      <w:pPr>
        <w:pStyle w:val="Ttulo3"/>
        <w:spacing w:line="360" w:lineRule="auto"/>
        <w:jc w:val="both"/>
      </w:pPr>
      <w:bookmarkStart w:id="618" w:name="_Toc1344940922"/>
      <w:bookmarkStart w:id="619" w:name="_Toc1372846414"/>
      <w:bookmarkStart w:id="620" w:name="_Toc232321757"/>
      <w:bookmarkStart w:id="621" w:name="_Toc232540695"/>
      <w:r>
        <w:t>CU19-E2 - Excepción: Descuento superior al total permitido</w:t>
      </w:r>
      <w:bookmarkEnd w:id="618"/>
      <w:bookmarkEnd w:id="619"/>
      <w:bookmarkEnd w:id="620"/>
      <w:bookmarkEnd w:id="621"/>
    </w:p>
    <w:p w14:paraId="3A41BB29" w14:textId="51165CBC" w:rsidR="5D1ABD9B" w:rsidRDefault="5D1ABD9B" w:rsidP="007877C8">
      <w:pPr>
        <w:spacing w:line="360" w:lineRule="auto"/>
        <w:jc w:val="both"/>
      </w:pPr>
    </w:p>
    <w:p w14:paraId="3540152A" w14:textId="10C0B520" w:rsidR="78B39B2D" w:rsidRDefault="78B39B2D" w:rsidP="78B39B2D">
      <w:pPr>
        <w:spacing w:after="200" w:line="360" w:lineRule="auto"/>
        <w:jc w:val="both"/>
      </w:pPr>
      <w:r w:rsidRPr="78B39B2D">
        <w:rPr>
          <w:rFonts w:ascii="Arial" w:eastAsia="Arial" w:hAnsi="Arial" w:cs="Arial"/>
          <w:color w:val="000000" w:themeColor="text1"/>
        </w:rPr>
        <w:t>En la Figura 6.38 se puede visualizar que, si el descuento ingresado supera el total permitido, el controlador de Finanzas identifica que la rebaja no cumple con las reglas comerciales definidas. De esta forma, el sistema bloquea la aplicación del descuento e informa que el valor debe ser corregido antes de continuar.</w:t>
      </w:r>
    </w:p>
    <w:p w14:paraId="7DA05F58" w14:textId="77777777" w:rsidR="007877C8" w:rsidRDefault="007877C8" w:rsidP="007877C8">
      <w:pPr>
        <w:pStyle w:val="Descripcin"/>
        <w:jc w:val="both"/>
      </w:pPr>
    </w:p>
    <w:p w14:paraId="3FAD9D5A" w14:textId="77777777" w:rsidR="007877C8" w:rsidRDefault="007877C8" w:rsidP="007877C8">
      <w:pPr>
        <w:pStyle w:val="Descripcin"/>
        <w:jc w:val="both"/>
      </w:pPr>
    </w:p>
    <w:p w14:paraId="2A5F8B93" w14:textId="77777777" w:rsidR="007877C8" w:rsidRDefault="007877C8" w:rsidP="007877C8">
      <w:pPr>
        <w:pStyle w:val="Descripcin"/>
        <w:jc w:val="both"/>
      </w:pPr>
    </w:p>
    <w:p w14:paraId="253E908F" w14:textId="77777777" w:rsidR="007877C8" w:rsidRDefault="007877C8" w:rsidP="007877C8">
      <w:pPr>
        <w:pStyle w:val="Descripcin"/>
        <w:jc w:val="both"/>
      </w:pPr>
    </w:p>
    <w:p w14:paraId="66A16B37" w14:textId="77777777" w:rsidR="007877C8" w:rsidRDefault="007877C8" w:rsidP="007877C8">
      <w:pPr>
        <w:pStyle w:val="Descripcin"/>
        <w:jc w:val="both"/>
      </w:pPr>
    </w:p>
    <w:p w14:paraId="2BAD88ED" w14:textId="77777777" w:rsidR="007877C8" w:rsidRDefault="007877C8" w:rsidP="007877C8">
      <w:pPr>
        <w:pStyle w:val="Descripcin"/>
        <w:jc w:val="both"/>
      </w:pPr>
    </w:p>
    <w:p w14:paraId="09EB3B64" w14:textId="77777777" w:rsidR="007877C8" w:rsidRDefault="007877C8" w:rsidP="007877C8">
      <w:pPr>
        <w:pStyle w:val="Descripcin"/>
        <w:jc w:val="both"/>
      </w:pPr>
    </w:p>
    <w:p w14:paraId="31EA99DA" w14:textId="77777777" w:rsidR="007877C8" w:rsidRDefault="007877C8" w:rsidP="007877C8">
      <w:pPr>
        <w:pStyle w:val="Descripcin"/>
        <w:jc w:val="both"/>
      </w:pPr>
    </w:p>
    <w:p w14:paraId="3C8951FC" w14:textId="2099977E" w:rsidR="007877C8" w:rsidRDefault="007877C8" w:rsidP="007877C8">
      <w:pPr>
        <w:pStyle w:val="Descripcin"/>
        <w:jc w:val="both"/>
      </w:pPr>
      <w:bookmarkStart w:id="622" w:name="_Toc232263819"/>
      <w:bookmarkStart w:id="623" w:name="_Toc232538193"/>
      <w:bookmarkStart w:id="624" w:name="_Toc232540803"/>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38</w:t>
      </w:r>
      <w:r w:rsidR="008837C2">
        <w:fldChar w:fldCharType="end"/>
      </w:r>
      <w:r w:rsidRPr="004F6D4B">
        <w:t>: “DS-CU19-E2 - Diagrama de secuencia de excepción: Descuento superior al total permitido”</w:t>
      </w:r>
      <w:bookmarkEnd w:id="622"/>
      <w:bookmarkEnd w:id="623"/>
      <w:bookmarkEnd w:id="624"/>
    </w:p>
    <w:p w14:paraId="5202F936" w14:textId="220FF709" w:rsidR="33C22D8E" w:rsidRDefault="33C22D8E" w:rsidP="33C22D8E"/>
    <w:p w14:paraId="63D38357" w14:textId="5A3FC8C6" w:rsidR="00612F26" w:rsidRDefault="28ED7D58" w:rsidP="007877C8">
      <w:pPr>
        <w:spacing w:after="200" w:line="360" w:lineRule="auto"/>
        <w:jc w:val="both"/>
      </w:pPr>
      <w:r>
        <w:rPr>
          <w:noProof/>
        </w:rPr>
        <w:drawing>
          <wp:inline distT="0" distB="0" distL="0" distR="0" wp14:anchorId="766761E8" wp14:editId="54204F24">
            <wp:extent cx="5981700" cy="2438400"/>
            <wp:effectExtent l="0" t="0" r="0" b="0"/>
            <wp:docPr id="1803580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0303" name="Picture 1803580303"/>
                    <pic:cNvPicPr/>
                  </pic:nvPicPr>
                  <pic:blipFill>
                    <a:blip r:embed="rId76">
                      <a:extLst>
                        <a:ext uri="{28A0092B-C50C-407E-A947-70E740481C1C}">
                          <a14:useLocalDpi xmlns:a14="http://schemas.microsoft.com/office/drawing/2010/main"/>
                        </a:ext>
                      </a:extLst>
                    </a:blip>
                    <a:stretch>
                      <a:fillRect/>
                    </a:stretch>
                  </pic:blipFill>
                  <pic:spPr>
                    <a:xfrm>
                      <a:off x="0" y="0"/>
                      <a:ext cx="5981700" cy="2438400"/>
                    </a:xfrm>
                    <a:prstGeom prst="rect">
                      <a:avLst/>
                    </a:prstGeom>
                  </pic:spPr>
                </pic:pic>
              </a:graphicData>
            </a:graphic>
          </wp:inline>
        </w:drawing>
      </w:r>
      <w:r>
        <w:tab/>
      </w:r>
      <w:r>
        <w:tab/>
      </w:r>
      <w:r>
        <w:tab/>
      </w:r>
    </w:p>
    <w:p w14:paraId="0931C69F" w14:textId="5E616137" w:rsidR="00612F26" w:rsidRDefault="28ED7D58" w:rsidP="701A53A0">
      <w:pPr>
        <w:pStyle w:val="Cita"/>
        <w:rPr>
          <w:rFonts w:ascii="Arial" w:eastAsia="Arial" w:hAnsi="Arial" w:cs="Arial"/>
          <w:i w:val="0"/>
          <w:iCs w:val="0"/>
          <w:color w:val="000000" w:themeColor="text1"/>
          <w:szCs w:val="18"/>
        </w:rPr>
      </w:pPr>
      <w:r>
        <w:t>Fuente: Elaborado por los estudiantes de acuerdo con el proyecto.</w:t>
      </w:r>
    </w:p>
    <w:p w14:paraId="7CE12F35" w14:textId="77777777" w:rsidR="007877C8" w:rsidRPr="00FE5AF5" w:rsidRDefault="007877C8" w:rsidP="007877C8">
      <w:pPr>
        <w:spacing w:after="200" w:line="360" w:lineRule="auto"/>
        <w:jc w:val="both"/>
        <w:rPr>
          <w:rFonts w:ascii="Arial" w:eastAsia="Arial" w:hAnsi="Arial" w:cs="Arial"/>
          <w:i/>
          <w:iCs/>
          <w:color w:val="000000" w:themeColor="text1"/>
          <w:sz w:val="18"/>
          <w:szCs w:val="18"/>
        </w:rPr>
      </w:pPr>
    </w:p>
    <w:p w14:paraId="47FB01DB" w14:textId="3DA95973" w:rsidR="6D37A0FF" w:rsidRPr="00294409" w:rsidRDefault="0D476DC8" w:rsidP="00294409">
      <w:pPr>
        <w:pStyle w:val="Ttulo2"/>
      </w:pPr>
      <w:bookmarkStart w:id="625" w:name="_Toc1988176883"/>
      <w:bookmarkStart w:id="626" w:name="_Toc521604101"/>
      <w:bookmarkStart w:id="627" w:name="_Toc232321758"/>
      <w:bookmarkStart w:id="628" w:name="_Toc232540696"/>
      <w:r w:rsidRPr="0D476DC8">
        <w:rPr>
          <w:rFonts w:eastAsia="Arial"/>
        </w:rPr>
        <w:t>CU20 - Validando crede</w:t>
      </w:r>
      <w:r>
        <w:t>nciales para aplicar descuento</w:t>
      </w:r>
      <w:bookmarkEnd w:id="625"/>
      <w:bookmarkEnd w:id="626"/>
      <w:bookmarkEnd w:id="627"/>
      <w:bookmarkEnd w:id="628"/>
    </w:p>
    <w:p w14:paraId="245077CA" w14:textId="77777777" w:rsidR="007877C8" w:rsidRPr="007877C8" w:rsidRDefault="007877C8" w:rsidP="007877C8">
      <w:pPr>
        <w:spacing w:line="360" w:lineRule="auto"/>
        <w:jc w:val="both"/>
      </w:pPr>
    </w:p>
    <w:p w14:paraId="5B78BBDD" w14:textId="181EE6F2" w:rsidR="5F6A9394" w:rsidRPr="007877C8" w:rsidRDefault="0D476DC8" w:rsidP="007877C8">
      <w:pPr>
        <w:pStyle w:val="Ttulo3"/>
        <w:spacing w:line="360" w:lineRule="auto"/>
        <w:jc w:val="both"/>
      </w:pPr>
      <w:bookmarkStart w:id="629" w:name="_Toc558205865"/>
      <w:bookmarkStart w:id="630" w:name="_Toc468430884"/>
      <w:bookmarkStart w:id="631" w:name="_Toc232321759"/>
      <w:bookmarkStart w:id="632" w:name="_Toc232540697"/>
      <w:r>
        <w:t>CU20 - Flujo general</w:t>
      </w:r>
      <w:bookmarkEnd w:id="629"/>
      <w:bookmarkEnd w:id="630"/>
      <w:bookmarkEnd w:id="631"/>
      <w:bookmarkEnd w:id="632"/>
    </w:p>
    <w:p w14:paraId="0463A94B" w14:textId="0949E110" w:rsidR="5D1ABD9B" w:rsidRDefault="5D1ABD9B" w:rsidP="007877C8">
      <w:pPr>
        <w:spacing w:line="360" w:lineRule="auto"/>
        <w:jc w:val="both"/>
      </w:pPr>
    </w:p>
    <w:p w14:paraId="6D0D324C" w14:textId="2D25F235" w:rsidR="78B39B2D" w:rsidRDefault="78B39B2D" w:rsidP="78B39B2D">
      <w:pPr>
        <w:spacing w:after="200" w:line="360" w:lineRule="auto"/>
        <w:jc w:val="both"/>
      </w:pPr>
      <w:r w:rsidRPr="78B39B2D">
        <w:rPr>
          <w:rFonts w:ascii="Arial" w:eastAsia="Arial" w:hAnsi="Arial" w:cs="Arial"/>
          <w:color w:val="000000" w:themeColor="text1"/>
        </w:rPr>
        <w:t>En la Figura 6.39 se puede visualizar que, para poder aplicar un descuento comercial restringido, el sistema solicita la validación de las credenciales o permisos del usuario. De esta forma, el controlador de Finanzas verifica el perfil autorizado y permite continuar con la rebaja solo cuando el usuario cuenta con los permisos necesarios.</w:t>
      </w:r>
    </w:p>
    <w:p w14:paraId="025B2F79" w14:textId="77777777" w:rsidR="007877C8" w:rsidRDefault="007877C8" w:rsidP="007877C8">
      <w:pPr>
        <w:pStyle w:val="Descripcin"/>
        <w:jc w:val="left"/>
      </w:pPr>
    </w:p>
    <w:p w14:paraId="44148931" w14:textId="77777777" w:rsidR="007877C8" w:rsidRDefault="007877C8" w:rsidP="007877C8">
      <w:pPr>
        <w:pStyle w:val="Descripcin"/>
        <w:jc w:val="left"/>
      </w:pPr>
    </w:p>
    <w:p w14:paraId="426AE141" w14:textId="77777777" w:rsidR="007877C8" w:rsidRDefault="007877C8" w:rsidP="007877C8">
      <w:pPr>
        <w:pStyle w:val="Descripcin"/>
        <w:jc w:val="left"/>
      </w:pPr>
    </w:p>
    <w:p w14:paraId="39407DC3" w14:textId="77777777" w:rsidR="007877C8" w:rsidRDefault="007877C8" w:rsidP="007877C8">
      <w:pPr>
        <w:pStyle w:val="Descripcin"/>
        <w:jc w:val="left"/>
      </w:pPr>
    </w:p>
    <w:p w14:paraId="0A9F188B" w14:textId="77777777" w:rsidR="007877C8" w:rsidRDefault="007877C8" w:rsidP="007877C8">
      <w:pPr>
        <w:pStyle w:val="Descripcin"/>
        <w:jc w:val="left"/>
      </w:pPr>
    </w:p>
    <w:p w14:paraId="0F5E74DE" w14:textId="0052F92C" w:rsidR="007877C8" w:rsidRDefault="007877C8" w:rsidP="7CC53BA9">
      <w:pPr>
        <w:pStyle w:val="Descripcin"/>
      </w:pPr>
    </w:p>
    <w:p w14:paraId="6DE325DB" w14:textId="2CB49D4C" w:rsidR="007877C8" w:rsidRDefault="007877C8" w:rsidP="007877C8">
      <w:pPr>
        <w:pStyle w:val="Descripcin"/>
        <w:jc w:val="left"/>
      </w:pPr>
      <w:bookmarkStart w:id="633" w:name="_Toc232263820"/>
      <w:bookmarkStart w:id="634" w:name="_Toc232538194"/>
      <w:bookmarkStart w:id="635" w:name="_Toc232540804"/>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39</w:t>
      </w:r>
      <w:r w:rsidR="008837C2">
        <w:fldChar w:fldCharType="end"/>
      </w:r>
      <w:r w:rsidRPr="00B830E1">
        <w:t>: “DS-CU20 - Diagrama de secuencia general: Validando credenciales para aplicar descuento”.</w:t>
      </w:r>
      <w:bookmarkEnd w:id="633"/>
      <w:bookmarkEnd w:id="634"/>
      <w:bookmarkEnd w:id="635"/>
    </w:p>
    <w:p w14:paraId="7C7060D7" w14:textId="3430C7CA" w:rsidR="33C22D8E" w:rsidRDefault="33C22D8E" w:rsidP="33C22D8E"/>
    <w:p w14:paraId="699A8B06" w14:textId="19D1CAEF" w:rsidR="00612F26" w:rsidRPr="00FE5AF5" w:rsidRDefault="28ED7D58" w:rsidP="007877C8">
      <w:pPr>
        <w:spacing w:after="200" w:line="360" w:lineRule="auto"/>
        <w:jc w:val="both"/>
      </w:pPr>
      <w:r>
        <w:rPr>
          <w:noProof/>
        </w:rPr>
        <w:drawing>
          <wp:inline distT="0" distB="0" distL="0" distR="0" wp14:anchorId="44666330" wp14:editId="26B2F9B1">
            <wp:extent cx="5981700" cy="1952625"/>
            <wp:effectExtent l="0" t="0" r="0" b="0"/>
            <wp:docPr id="55026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6853" name="Picture 55026853"/>
                    <pic:cNvPicPr/>
                  </pic:nvPicPr>
                  <pic:blipFill>
                    <a:blip r:embed="rId77">
                      <a:extLst>
                        <a:ext uri="{28A0092B-C50C-407E-A947-70E740481C1C}">
                          <a14:useLocalDpi xmlns:a14="http://schemas.microsoft.com/office/drawing/2010/main"/>
                        </a:ext>
                      </a:extLst>
                    </a:blip>
                    <a:stretch>
                      <a:fillRect/>
                    </a:stretch>
                  </pic:blipFill>
                  <pic:spPr>
                    <a:xfrm>
                      <a:off x="0" y="0"/>
                      <a:ext cx="5981700" cy="1952625"/>
                    </a:xfrm>
                    <a:prstGeom prst="rect">
                      <a:avLst/>
                    </a:prstGeom>
                  </pic:spPr>
                </pic:pic>
              </a:graphicData>
            </a:graphic>
          </wp:inline>
        </w:drawing>
      </w:r>
      <w:r>
        <w:tab/>
      </w:r>
      <w:r>
        <w:tab/>
      </w:r>
      <w:r>
        <w:tab/>
      </w:r>
    </w:p>
    <w:p w14:paraId="2FE3ABCC" w14:textId="3C4DC4F5" w:rsidR="00612F26" w:rsidRPr="00FE5AF5" w:rsidRDefault="28ED7D58" w:rsidP="7CC53BA9">
      <w:pPr>
        <w:pStyle w:val="Cita"/>
        <w:rPr>
          <w:rFonts w:ascii="Arial" w:eastAsia="Arial" w:hAnsi="Arial" w:cs="Arial"/>
          <w:i w:val="0"/>
          <w:iCs w:val="0"/>
          <w:color w:val="000000" w:themeColor="text1"/>
          <w:szCs w:val="18"/>
        </w:rPr>
      </w:pPr>
      <w:r>
        <w:t>Fuente: Elaborado por los estudiantes de acuerdo con el proyecto.</w:t>
      </w:r>
    </w:p>
    <w:p w14:paraId="73576C5C" w14:textId="7670C38B" w:rsidR="5D1ABD9B" w:rsidRDefault="5D1ABD9B" w:rsidP="007877C8">
      <w:pPr>
        <w:pStyle w:val="Ttulo3"/>
        <w:spacing w:before="200" w:line="360" w:lineRule="auto"/>
        <w:jc w:val="both"/>
        <w:rPr>
          <w:rFonts w:ascii="Arial" w:eastAsia="Arial" w:hAnsi="Arial" w:cs="Arial"/>
          <w:b/>
          <w:bCs/>
          <w:color w:val="000000" w:themeColor="text1"/>
          <w:sz w:val="22"/>
          <w:szCs w:val="22"/>
        </w:rPr>
      </w:pPr>
    </w:p>
    <w:p w14:paraId="7BD4819D" w14:textId="41B788CC" w:rsidR="2A94FB09" w:rsidRDefault="0D476DC8" w:rsidP="007877C8">
      <w:pPr>
        <w:pStyle w:val="Ttulo3"/>
        <w:spacing w:line="360" w:lineRule="auto"/>
        <w:jc w:val="both"/>
        <w:rPr>
          <w:rFonts w:eastAsia="Arial"/>
        </w:rPr>
      </w:pPr>
      <w:bookmarkStart w:id="636" w:name="_Toc189409813"/>
      <w:bookmarkStart w:id="637" w:name="_Toc2062953689"/>
      <w:bookmarkStart w:id="638" w:name="_Toc232321760"/>
      <w:bookmarkStart w:id="639" w:name="_Toc232540698"/>
      <w:r w:rsidRPr="0D476DC8">
        <w:rPr>
          <w:rFonts w:eastAsia="Arial"/>
        </w:rPr>
        <w:t>CU20-E1 - Excepción: Usuario sin permisos para aplicar descuento</w:t>
      </w:r>
      <w:bookmarkEnd w:id="636"/>
      <w:bookmarkEnd w:id="637"/>
      <w:bookmarkEnd w:id="638"/>
      <w:bookmarkEnd w:id="639"/>
    </w:p>
    <w:p w14:paraId="4E8D73EB" w14:textId="75FA3ED0" w:rsidR="5D1ABD9B" w:rsidRDefault="5D1ABD9B" w:rsidP="007877C8">
      <w:pPr>
        <w:pStyle w:val="Ttulo3"/>
        <w:spacing w:line="360" w:lineRule="auto"/>
        <w:jc w:val="both"/>
      </w:pPr>
    </w:p>
    <w:p w14:paraId="74DF1FA6" w14:textId="4DF472C8" w:rsidR="78B39B2D" w:rsidRDefault="78B39B2D" w:rsidP="78B39B2D">
      <w:pPr>
        <w:spacing w:after="200" w:line="360" w:lineRule="auto"/>
        <w:jc w:val="both"/>
      </w:pPr>
      <w:r w:rsidRPr="78B39B2D">
        <w:rPr>
          <w:rFonts w:ascii="Arial" w:eastAsia="Arial" w:hAnsi="Arial" w:cs="Arial"/>
          <w:color w:val="000000" w:themeColor="text1"/>
        </w:rPr>
        <w:t>En la Figura 6.40 se puede visualizar que, si el usuario no cuenta con permisos para aplicar descuento, el controlador de Finanzas rechaza la operación solicitada. De esta forma, el sistema informa la falta de autorización y evita que se modifiquen valores comerciales por perfiles no habilitados.</w:t>
      </w:r>
    </w:p>
    <w:p w14:paraId="4269C102" w14:textId="1EC79641" w:rsidR="7CC53BA9" w:rsidRDefault="7CC53BA9" w:rsidP="7CC53BA9">
      <w:pPr>
        <w:spacing w:after="200" w:line="360" w:lineRule="auto"/>
        <w:jc w:val="both"/>
        <w:rPr>
          <w:rFonts w:ascii="Arial" w:eastAsia="Arial" w:hAnsi="Arial" w:cs="Arial"/>
          <w:color w:val="000000" w:themeColor="text1"/>
        </w:rPr>
      </w:pPr>
    </w:p>
    <w:p w14:paraId="7750F8E7" w14:textId="7147195B" w:rsidR="7CC53BA9" w:rsidRDefault="7CC53BA9" w:rsidP="7CC53BA9">
      <w:pPr>
        <w:spacing w:after="200" w:line="360" w:lineRule="auto"/>
        <w:jc w:val="both"/>
        <w:rPr>
          <w:rFonts w:ascii="Arial" w:eastAsia="Arial" w:hAnsi="Arial" w:cs="Arial"/>
          <w:color w:val="000000" w:themeColor="text1"/>
        </w:rPr>
      </w:pPr>
    </w:p>
    <w:p w14:paraId="22B1C6BC" w14:textId="003AFA48" w:rsidR="7CC53BA9" w:rsidRDefault="7CC53BA9" w:rsidP="7CC53BA9">
      <w:pPr>
        <w:spacing w:after="200" w:line="360" w:lineRule="auto"/>
        <w:jc w:val="both"/>
        <w:rPr>
          <w:rFonts w:ascii="Arial" w:eastAsia="Arial" w:hAnsi="Arial" w:cs="Arial"/>
          <w:color w:val="000000" w:themeColor="text1"/>
        </w:rPr>
      </w:pPr>
    </w:p>
    <w:p w14:paraId="76EE9E02" w14:textId="12AC3194" w:rsidR="7CC53BA9" w:rsidRDefault="7CC53BA9" w:rsidP="7CC53BA9">
      <w:pPr>
        <w:spacing w:after="200" w:line="360" w:lineRule="auto"/>
        <w:jc w:val="both"/>
        <w:rPr>
          <w:rFonts w:ascii="Arial" w:eastAsia="Arial" w:hAnsi="Arial" w:cs="Arial"/>
          <w:color w:val="000000" w:themeColor="text1"/>
        </w:rPr>
      </w:pPr>
    </w:p>
    <w:p w14:paraId="5F540033" w14:textId="6579BDE0" w:rsidR="7CC53BA9" w:rsidRDefault="7CC53BA9" w:rsidP="7CC53BA9">
      <w:pPr>
        <w:spacing w:after="200" w:line="360" w:lineRule="auto"/>
        <w:jc w:val="both"/>
        <w:rPr>
          <w:rFonts w:ascii="Arial" w:eastAsia="Arial" w:hAnsi="Arial" w:cs="Arial"/>
          <w:color w:val="000000" w:themeColor="text1"/>
        </w:rPr>
      </w:pPr>
    </w:p>
    <w:p w14:paraId="5DE73BF9" w14:textId="1A991A5B" w:rsidR="7CC53BA9" w:rsidRDefault="7CC53BA9" w:rsidP="7CC53BA9">
      <w:pPr>
        <w:spacing w:after="200" w:line="360" w:lineRule="auto"/>
        <w:jc w:val="both"/>
        <w:rPr>
          <w:rFonts w:ascii="Arial" w:eastAsia="Arial" w:hAnsi="Arial" w:cs="Arial"/>
          <w:color w:val="000000" w:themeColor="text1"/>
        </w:rPr>
      </w:pPr>
    </w:p>
    <w:p w14:paraId="5EE4D045" w14:textId="0C266776" w:rsidR="2A94FB09" w:rsidRDefault="007877C8" w:rsidP="001B61B7">
      <w:pPr>
        <w:pStyle w:val="Descripcin"/>
        <w:spacing w:line="360" w:lineRule="auto"/>
        <w:jc w:val="both"/>
      </w:pPr>
      <w:bookmarkStart w:id="640" w:name="_Toc232263821"/>
      <w:bookmarkStart w:id="641" w:name="_Toc232538195"/>
      <w:bookmarkStart w:id="642" w:name="_Toc232540805"/>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40</w:t>
      </w:r>
      <w:r w:rsidR="008837C2">
        <w:fldChar w:fldCharType="end"/>
      </w:r>
      <w:r w:rsidRPr="00F11BCF">
        <w:t>: “DS-CU20-E1 - Diagrama de secuencia de excepción: Usuario sin permisos para aplicar descuento”.</w:t>
      </w:r>
      <w:bookmarkEnd w:id="640"/>
      <w:bookmarkEnd w:id="641"/>
      <w:bookmarkEnd w:id="642"/>
    </w:p>
    <w:p w14:paraId="567C47C7" w14:textId="0942709C" w:rsidR="33C22D8E" w:rsidRDefault="33C22D8E" w:rsidP="33C22D8E"/>
    <w:p w14:paraId="2B70A834" w14:textId="249F8031" w:rsidR="2A94FB09" w:rsidRDefault="36DE025A" w:rsidP="00EB4F87">
      <w:pPr>
        <w:spacing w:after="200" w:line="360" w:lineRule="auto"/>
        <w:jc w:val="center"/>
      </w:pPr>
      <w:r>
        <w:rPr>
          <w:noProof/>
        </w:rPr>
        <w:drawing>
          <wp:inline distT="0" distB="0" distL="0" distR="0" wp14:anchorId="1173DFDA" wp14:editId="08B09052">
            <wp:extent cx="5981700" cy="1905000"/>
            <wp:effectExtent l="0" t="0" r="0" b="0"/>
            <wp:docPr id="165181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13058" name="Picture 1651813058"/>
                    <pic:cNvPicPr/>
                  </pic:nvPicPr>
                  <pic:blipFill>
                    <a:blip r:embed="rId78">
                      <a:extLst>
                        <a:ext uri="{28A0092B-C50C-407E-A947-70E740481C1C}">
                          <a14:useLocalDpi xmlns:a14="http://schemas.microsoft.com/office/drawing/2010/main"/>
                        </a:ext>
                      </a:extLst>
                    </a:blip>
                    <a:stretch>
                      <a:fillRect/>
                    </a:stretch>
                  </pic:blipFill>
                  <pic:spPr>
                    <a:xfrm>
                      <a:off x="0" y="0"/>
                      <a:ext cx="5981700" cy="1905000"/>
                    </a:xfrm>
                    <a:prstGeom prst="rect">
                      <a:avLst/>
                    </a:prstGeom>
                  </pic:spPr>
                </pic:pic>
              </a:graphicData>
            </a:graphic>
          </wp:inline>
        </w:drawing>
      </w:r>
    </w:p>
    <w:p w14:paraId="08AB8F8E" w14:textId="55E29310" w:rsidR="2A94FB09" w:rsidRDefault="36DE025A" w:rsidP="7CC53BA9">
      <w:pPr>
        <w:pStyle w:val="Cita"/>
        <w:rPr>
          <w:rFonts w:ascii="Arial" w:eastAsia="Arial" w:hAnsi="Arial" w:cs="Arial"/>
        </w:rPr>
      </w:pPr>
      <w:r>
        <w:t>Fuente: Elaborado por los estudiantes de acuerdo con el proyecto.</w:t>
      </w:r>
    </w:p>
    <w:p w14:paraId="33E65473" w14:textId="4A239389" w:rsidR="2A94FB09" w:rsidRDefault="2A94FB09" w:rsidP="2A94FB09">
      <w:pPr>
        <w:spacing w:after="200"/>
        <w:ind w:firstLine="720"/>
        <w:rPr>
          <w:rFonts w:ascii="Arial" w:eastAsia="Arial" w:hAnsi="Arial" w:cs="Arial"/>
          <w:color w:val="000000" w:themeColor="text1"/>
          <w:sz w:val="18"/>
          <w:szCs w:val="18"/>
        </w:rPr>
      </w:pPr>
    </w:p>
    <w:p w14:paraId="4629A89E" w14:textId="1E13D12F" w:rsidR="66A777B9" w:rsidRDefault="0D476DC8" w:rsidP="00EB4F87">
      <w:pPr>
        <w:pStyle w:val="Ttulo2"/>
      </w:pPr>
      <w:bookmarkStart w:id="643" w:name="_Toc1783785441"/>
      <w:bookmarkStart w:id="644" w:name="_Toc1632569219"/>
      <w:bookmarkStart w:id="645" w:name="_Toc232321761"/>
      <w:bookmarkStart w:id="646" w:name="_Toc232540699"/>
      <w:r>
        <w:t>CU21 - Vinculando folio de Guía de Despacho</w:t>
      </w:r>
      <w:bookmarkEnd w:id="643"/>
      <w:bookmarkEnd w:id="644"/>
      <w:bookmarkEnd w:id="645"/>
      <w:bookmarkEnd w:id="646"/>
    </w:p>
    <w:p w14:paraId="326944B9" w14:textId="77777777" w:rsidR="00EB4F87" w:rsidRPr="00EB4F87" w:rsidRDefault="00EB4F87" w:rsidP="00EB4F87"/>
    <w:p w14:paraId="07A60D56" w14:textId="049CC712" w:rsidR="66A777B9" w:rsidRPr="00EB4F87" w:rsidRDefault="0D476DC8" w:rsidP="00EB4F87">
      <w:pPr>
        <w:pStyle w:val="Ttulo3"/>
      </w:pPr>
      <w:bookmarkStart w:id="647" w:name="_Toc1212216942"/>
      <w:bookmarkStart w:id="648" w:name="_Toc1028780805"/>
      <w:bookmarkStart w:id="649" w:name="_Toc232321762"/>
      <w:bookmarkStart w:id="650" w:name="_Toc232540700"/>
      <w:r>
        <w:t>CU21 - Flujo general</w:t>
      </w:r>
      <w:bookmarkEnd w:id="647"/>
      <w:bookmarkEnd w:id="648"/>
      <w:bookmarkEnd w:id="649"/>
      <w:bookmarkEnd w:id="650"/>
    </w:p>
    <w:p w14:paraId="0E21259C" w14:textId="7C9B2916" w:rsidR="5D1ABD9B" w:rsidRDefault="5D1ABD9B" w:rsidP="00EB4F87">
      <w:pPr>
        <w:spacing w:line="360" w:lineRule="auto"/>
        <w:jc w:val="both"/>
      </w:pPr>
    </w:p>
    <w:p w14:paraId="586FB227" w14:textId="0D165F50" w:rsidR="00EB4F87" w:rsidRPr="00E43896" w:rsidRDefault="78B39B2D" w:rsidP="00E43896">
      <w:pPr>
        <w:spacing w:after="200" w:line="360" w:lineRule="auto"/>
        <w:jc w:val="both"/>
      </w:pPr>
      <w:r w:rsidRPr="78B39B2D">
        <w:rPr>
          <w:rFonts w:ascii="Arial" w:eastAsia="Arial" w:hAnsi="Arial" w:cs="Arial"/>
          <w:color w:val="000000" w:themeColor="text1"/>
        </w:rPr>
        <w:t>En la Figura 6.41 se puede visualizar que, para poder vincular el folio de una Guía de Despacho, el usuario ingresa el número correspondiente en la vista de la nota de venta. De esta forma, el controlador de Finanzas valida el dato recibido y lo asocia al registro comercial para mantener la trazabilidad entre venta y despacho.</w:t>
      </w:r>
    </w:p>
    <w:p w14:paraId="7A5283F3" w14:textId="018827CF" w:rsidR="00EB4F87" w:rsidRDefault="00EB4F87" w:rsidP="7CC53BA9">
      <w:pPr>
        <w:keepNext/>
        <w:spacing w:after="200"/>
        <w:rPr>
          <w:rFonts w:ascii="Arial" w:eastAsia="Arial" w:hAnsi="Arial" w:cs="Arial"/>
          <w:color w:val="000000" w:themeColor="text1"/>
          <w:sz w:val="18"/>
          <w:szCs w:val="18"/>
        </w:rPr>
      </w:pPr>
    </w:p>
    <w:p w14:paraId="157E495F" w14:textId="346DA452" w:rsidR="00EB4F87" w:rsidRDefault="00EB4F87" w:rsidP="189F339E">
      <w:pPr>
        <w:pStyle w:val="Descripcin"/>
        <w:keepNext/>
        <w:spacing w:after="200"/>
      </w:pPr>
    </w:p>
    <w:p w14:paraId="5C6C1EAA" w14:textId="62F37893" w:rsidR="00EB4F87" w:rsidRDefault="00EB4F87" w:rsidP="189F339E">
      <w:pPr>
        <w:pStyle w:val="Descripcin"/>
        <w:keepNext/>
        <w:spacing w:after="200"/>
      </w:pPr>
      <w:bookmarkStart w:id="651" w:name="_Toc232263822"/>
      <w:bookmarkStart w:id="652" w:name="_Toc232538196"/>
      <w:bookmarkStart w:id="653" w:name="_Toc232540806"/>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41</w:t>
      </w:r>
      <w:r w:rsidR="008837C2">
        <w:fldChar w:fldCharType="end"/>
      </w:r>
      <w:r w:rsidRPr="00AC07F2">
        <w:t>: “DS-CU21 - Diagrama de secuencia general: Vinculando folio de Guía de Despacho”.</w:t>
      </w:r>
      <w:bookmarkEnd w:id="651"/>
      <w:bookmarkEnd w:id="652"/>
      <w:bookmarkEnd w:id="653"/>
    </w:p>
    <w:p w14:paraId="18E1847C" w14:textId="3B87375A" w:rsidR="33C22D8E" w:rsidRDefault="33C22D8E" w:rsidP="33C22D8E">
      <w:pPr>
        <w:keepNext/>
      </w:pPr>
    </w:p>
    <w:p w14:paraId="3FEF8A4E" w14:textId="1B075B74" w:rsidR="1982AB93" w:rsidRDefault="66A777B9" w:rsidP="00EB4F87">
      <w:pPr>
        <w:spacing w:after="200" w:line="360" w:lineRule="auto"/>
        <w:jc w:val="center"/>
      </w:pPr>
      <w:r>
        <w:rPr>
          <w:noProof/>
        </w:rPr>
        <w:drawing>
          <wp:inline distT="0" distB="0" distL="0" distR="0" wp14:anchorId="08B4A8F4" wp14:editId="79DAB4D8">
            <wp:extent cx="5981700" cy="2076450"/>
            <wp:effectExtent l="0" t="0" r="0" b="0"/>
            <wp:docPr id="1591477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77061" name="Picture 1591477061"/>
                    <pic:cNvPicPr/>
                  </pic:nvPicPr>
                  <pic:blipFill>
                    <a:blip r:embed="rId79">
                      <a:extLst>
                        <a:ext uri="{28A0092B-C50C-407E-A947-70E740481C1C}">
                          <a14:useLocalDpi xmlns:a14="http://schemas.microsoft.com/office/drawing/2010/main"/>
                        </a:ext>
                      </a:extLst>
                    </a:blip>
                    <a:stretch>
                      <a:fillRect/>
                    </a:stretch>
                  </pic:blipFill>
                  <pic:spPr>
                    <a:xfrm>
                      <a:off x="0" y="0"/>
                      <a:ext cx="5981700" cy="2076450"/>
                    </a:xfrm>
                    <a:prstGeom prst="rect">
                      <a:avLst/>
                    </a:prstGeom>
                  </pic:spPr>
                </pic:pic>
              </a:graphicData>
            </a:graphic>
          </wp:inline>
        </w:drawing>
      </w:r>
    </w:p>
    <w:p w14:paraId="2FF59CD5" w14:textId="3007EE32" w:rsidR="1982AB93" w:rsidRDefault="1982AB93" w:rsidP="7CC53BA9">
      <w:pPr>
        <w:pStyle w:val="Cita"/>
        <w:rPr>
          <w:rFonts w:ascii="Arial" w:eastAsia="Arial" w:hAnsi="Arial" w:cs="Arial"/>
          <w:i w:val="0"/>
          <w:iCs w:val="0"/>
          <w:color w:val="000000" w:themeColor="text1"/>
          <w:szCs w:val="18"/>
        </w:rPr>
      </w:pPr>
      <w:r>
        <w:t>Fuente: Elaborado por los estudiantes de acuerdo con el proyecto.</w:t>
      </w:r>
    </w:p>
    <w:p w14:paraId="016686CE" w14:textId="0EE6BC8D" w:rsidR="3FEA758B" w:rsidRPr="00EB4F87" w:rsidRDefault="3FEA758B" w:rsidP="00EB4F87">
      <w:pPr>
        <w:spacing w:after="200" w:line="360" w:lineRule="auto"/>
        <w:jc w:val="both"/>
        <w:rPr>
          <w:rFonts w:ascii="Arial" w:eastAsia="Arial" w:hAnsi="Arial" w:cs="Arial"/>
          <w:sz w:val="18"/>
          <w:szCs w:val="18"/>
        </w:rPr>
      </w:pPr>
      <w:r w:rsidRPr="00EB4F87">
        <w:rPr>
          <w:rFonts w:ascii="Arial" w:eastAsia="Arial" w:hAnsi="Arial" w:cs="Arial"/>
          <w:color w:val="000000" w:themeColor="text1"/>
          <w:sz w:val="22"/>
        </w:rPr>
        <w:t>Este caso de uso no presentó excepciones registradas en el caso de uso extendido, por lo que solo se consideró el diagrama de secuencia general correspondiente.</w:t>
      </w:r>
    </w:p>
    <w:p w14:paraId="0EFAC903" w14:textId="77777777" w:rsidR="00EB4F87" w:rsidRDefault="00EB4F87" w:rsidP="37CF952B">
      <w:pPr>
        <w:pStyle w:val="Ttulo2"/>
        <w:spacing w:before="200"/>
        <w:rPr>
          <w:rFonts w:ascii="Arial" w:eastAsia="Arial" w:hAnsi="Arial" w:cs="Arial"/>
          <w:b/>
          <w:bCs/>
          <w:color w:val="676767" w:themeColor="accent2"/>
          <w:sz w:val="24"/>
          <w:szCs w:val="24"/>
        </w:rPr>
      </w:pPr>
    </w:p>
    <w:p w14:paraId="2D41D533" w14:textId="340BA646" w:rsidR="37CF952B" w:rsidRDefault="0D476DC8" w:rsidP="000A0C8A">
      <w:pPr>
        <w:pStyle w:val="Ttulo2"/>
      </w:pPr>
      <w:bookmarkStart w:id="654" w:name="_Toc939498768"/>
      <w:bookmarkStart w:id="655" w:name="_Toc666161589"/>
      <w:bookmarkStart w:id="656" w:name="_Toc232321763"/>
      <w:bookmarkStart w:id="657" w:name="_Toc232540701"/>
      <w:r>
        <w:t>CU22 - Vinculando folio de Factura Electrónica</w:t>
      </w:r>
      <w:bookmarkEnd w:id="654"/>
      <w:bookmarkEnd w:id="655"/>
      <w:bookmarkEnd w:id="656"/>
      <w:bookmarkEnd w:id="657"/>
    </w:p>
    <w:p w14:paraId="6D883773" w14:textId="1ACC9524" w:rsidR="000A0C8A" w:rsidRPr="000A0C8A" w:rsidRDefault="000A0C8A" w:rsidP="000A0C8A"/>
    <w:p w14:paraId="0246BE43" w14:textId="0B16079B" w:rsidR="37CF952B" w:rsidRPr="000A0C8A" w:rsidRDefault="0D476DC8" w:rsidP="000A0C8A">
      <w:pPr>
        <w:pStyle w:val="Ttulo3"/>
      </w:pPr>
      <w:bookmarkStart w:id="658" w:name="_Toc270052810"/>
      <w:bookmarkStart w:id="659" w:name="_Toc1852260254"/>
      <w:bookmarkStart w:id="660" w:name="_Toc232321764"/>
      <w:bookmarkStart w:id="661" w:name="_Toc232540702"/>
      <w:r>
        <w:t>CU22 - Flujo general</w:t>
      </w:r>
      <w:bookmarkEnd w:id="658"/>
      <w:bookmarkEnd w:id="659"/>
      <w:bookmarkEnd w:id="660"/>
      <w:bookmarkEnd w:id="661"/>
    </w:p>
    <w:p w14:paraId="6134F4BD" w14:textId="6BA120EF" w:rsidR="5D1ABD9B" w:rsidRDefault="5D1ABD9B" w:rsidP="000A0C8A">
      <w:pPr>
        <w:spacing w:line="360" w:lineRule="auto"/>
        <w:jc w:val="both"/>
      </w:pPr>
    </w:p>
    <w:p w14:paraId="16395ACF" w14:textId="25AD5ABE" w:rsidR="19F74D6D" w:rsidRDefault="01A80101" w:rsidP="19F74D6D">
      <w:pPr>
        <w:spacing w:after="200" w:line="360" w:lineRule="auto"/>
        <w:jc w:val="both"/>
      </w:pPr>
      <w:r w:rsidRPr="01A80101">
        <w:rPr>
          <w:rFonts w:ascii="Arial" w:eastAsia="Arial" w:hAnsi="Arial" w:cs="Arial"/>
          <w:color w:val="000000" w:themeColor="text1"/>
          <w:sz w:val="22"/>
        </w:rPr>
        <w:t>En la Figura 6.42 se puede visualizar que, para poder vincular el folio de una Factura Electrónica, el usuario ingresa el identificador tributario asociado a la nota de venta. De esta forma, el controlador de Finanzas registra el folio en la base de datos, actualiza el estado de la venta y deja constancia del respaldo tributario correspondiente.</w:t>
      </w:r>
    </w:p>
    <w:p w14:paraId="6CABEDEC" w14:textId="7ED5681C" w:rsidR="001E34DA" w:rsidRDefault="001E34DA" w:rsidP="001E34DA">
      <w:pPr>
        <w:keepNext/>
        <w:spacing w:after="200"/>
      </w:pPr>
    </w:p>
    <w:p w14:paraId="46F8DD4F" w14:textId="77777777" w:rsidR="00E43896" w:rsidRDefault="00E43896" w:rsidP="001E34DA">
      <w:pPr>
        <w:keepNext/>
        <w:spacing w:after="200"/>
      </w:pPr>
    </w:p>
    <w:p w14:paraId="72F08A03" w14:textId="77777777" w:rsidR="00E43896" w:rsidRDefault="00E43896" w:rsidP="001E34DA">
      <w:pPr>
        <w:keepNext/>
        <w:spacing w:after="200"/>
      </w:pPr>
    </w:p>
    <w:p w14:paraId="34315010" w14:textId="77777777" w:rsidR="00E43896" w:rsidRDefault="00E43896" w:rsidP="001E34DA">
      <w:pPr>
        <w:keepNext/>
        <w:spacing w:after="200"/>
      </w:pPr>
    </w:p>
    <w:p w14:paraId="399E6586" w14:textId="56A74AE1" w:rsidR="37CF952B" w:rsidRDefault="001E34DA" w:rsidP="001E34DA">
      <w:pPr>
        <w:pStyle w:val="Descripcin"/>
        <w:jc w:val="left"/>
      </w:pPr>
      <w:bookmarkStart w:id="662" w:name="_Toc232263823"/>
      <w:bookmarkStart w:id="663" w:name="_Toc232538197"/>
      <w:bookmarkStart w:id="664" w:name="_Toc232540807"/>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42</w:t>
      </w:r>
      <w:r w:rsidR="008837C2">
        <w:fldChar w:fldCharType="end"/>
      </w:r>
      <w:r w:rsidRPr="008A33E2">
        <w:t>: “DS-CU22 - Diagrama de secuencia general: Vinculando folio de Factura Electrónica”.</w:t>
      </w:r>
      <w:bookmarkEnd w:id="662"/>
      <w:bookmarkEnd w:id="663"/>
      <w:bookmarkEnd w:id="664"/>
    </w:p>
    <w:p w14:paraId="4CEB1A57" w14:textId="26A47584" w:rsidR="00612F26" w:rsidRPr="00FE5AF5" w:rsidRDefault="034E0DFF" w:rsidP="001E34DA">
      <w:pPr>
        <w:spacing w:after="200" w:line="360" w:lineRule="auto"/>
        <w:jc w:val="both"/>
      </w:pPr>
      <w:r>
        <w:rPr>
          <w:noProof/>
        </w:rPr>
        <w:drawing>
          <wp:inline distT="0" distB="0" distL="0" distR="0" wp14:anchorId="0311436F" wp14:editId="16F25D29">
            <wp:extent cx="5981700" cy="2266950"/>
            <wp:effectExtent l="0" t="0" r="0" b="0"/>
            <wp:docPr id="900197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97209" name="Picture 900197209"/>
                    <pic:cNvPicPr/>
                  </pic:nvPicPr>
                  <pic:blipFill>
                    <a:blip r:embed="rId80">
                      <a:extLst>
                        <a:ext uri="{28A0092B-C50C-407E-A947-70E740481C1C}">
                          <a14:useLocalDpi xmlns:a14="http://schemas.microsoft.com/office/drawing/2010/main"/>
                        </a:ext>
                      </a:extLst>
                    </a:blip>
                    <a:stretch>
                      <a:fillRect/>
                    </a:stretch>
                  </pic:blipFill>
                  <pic:spPr>
                    <a:xfrm>
                      <a:off x="0" y="0"/>
                      <a:ext cx="5981700" cy="2266950"/>
                    </a:xfrm>
                    <a:prstGeom prst="rect">
                      <a:avLst/>
                    </a:prstGeom>
                  </pic:spPr>
                </pic:pic>
              </a:graphicData>
            </a:graphic>
          </wp:inline>
        </w:drawing>
      </w:r>
      <w:r>
        <w:tab/>
      </w:r>
      <w:r>
        <w:tab/>
      </w:r>
      <w:r>
        <w:tab/>
      </w:r>
    </w:p>
    <w:p w14:paraId="6282259A" w14:textId="1FC2772B" w:rsidR="00612F26" w:rsidRPr="00FE5AF5" w:rsidRDefault="034E0DFF" w:rsidP="6F1D773C">
      <w:pPr>
        <w:pStyle w:val="Cita"/>
        <w:rPr>
          <w:rFonts w:ascii="Arial" w:eastAsia="Arial" w:hAnsi="Arial" w:cs="Arial"/>
          <w:i w:val="0"/>
          <w:iCs w:val="0"/>
          <w:color w:val="000000" w:themeColor="text1"/>
          <w:szCs w:val="18"/>
        </w:rPr>
      </w:pPr>
      <w:r>
        <w:t>Fuente: Elaborado por los estudiantes de acuerdo con el proyecto.</w:t>
      </w:r>
    </w:p>
    <w:p w14:paraId="573539CB" w14:textId="315F0C91" w:rsidR="5E354AEB" w:rsidRDefault="5E354AEB" w:rsidP="00312F99">
      <w:pPr>
        <w:jc w:val="both"/>
      </w:pPr>
      <w:r w:rsidRPr="5E354AEB">
        <w:t>Este caso de uso no presentó excepciones registradas en el caso de uso extendido, por lo que solo se consideró el diagrama de secuencia general correspondiente.</w:t>
      </w:r>
    </w:p>
    <w:p w14:paraId="361BF4B6" w14:textId="77777777" w:rsidR="00540EE6" w:rsidRDefault="00540EE6" w:rsidP="00540EE6">
      <w:pPr>
        <w:spacing w:after="200" w:line="360" w:lineRule="auto"/>
        <w:jc w:val="both"/>
        <w:rPr>
          <w:rFonts w:ascii="Arial" w:eastAsia="Arial" w:hAnsi="Arial" w:cs="Arial"/>
          <w:sz w:val="18"/>
          <w:szCs w:val="18"/>
        </w:rPr>
      </w:pPr>
    </w:p>
    <w:p w14:paraId="10E80A27" w14:textId="2957444B" w:rsidR="23900BE9" w:rsidRPr="003019C3" w:rsidRDefault="0D476DC8" w:rsidP="003019C3">
      <w:pPr>
        <w:pStyle w:val="Ttulo2"/>
      </w:pPr>
      <w:bookmarkStart w:id="665" w:name="_Toc1688334490"/>
      <w:bookmarkStart w:id="666" w:name="_Toc1005542495"/>
      <w:bookmarkStart w:id="667" w:name="_Toc232321765"/>
      <w:bookmarkStart w:id="668" w:name="_Toc232540703"/>
      <w:r>
        <w:t>CU23 - Anulando Nota de Venta estándar</w:t>
      </w:r>
      <w:bookmarkEnd w:id="665"/>
      <w:bookmarkEnd w:id="666"/>
      <w:bookmarkEnd w:id="667"/>
      <w:bookmarkEnd w:id="668"/>
    </w:p>
    <w:p w14:paraId="72612979" w14:textId="77777777" w:rsidR="00540EE6" w:rsidRPr="00540EE6" w:rsidRDefault="00540EE6" w:rsidP="00540EE6"/>
    <w:p w14:paraId="409F1369" w14:textId="7FCC8B85" w:rsidR="23900BE9" w:rsidRPr="003019C3" w:rsidRDefault="0D476DC8" w:rsidP="003019C3">
      <w:pPr>
        <w:pStyle w:val="Ttulo3"/>
      </w:pPr>
      <w:bookmarkStart w:id="669" w:name="_Toc468006577"/>
      <w:bookmarkStart w:id="670" w:name="_Toc1752886724"/>
      <w:bookmarkStart w:id="671" w:name="_Toc232321766"/>
      <w:bookmarkStart w:id="672" w:name="_Toc232540704"/>
      <w:r>
        <w:t>CU23 - Flujo general</w:t>
      </w:r>
      <w:bookmarkEnd w:id="669"/>
      <w:bookmarkEnd w:id="670"/>
      <w:bookmarkEnd w:id="671"/>
      <w:bookmarkEnd w:id="672"/>
    </w:p>
    <w:p w14:paraId="3507A9D6" w14:textId="6A9864ED" w:rsidR="5D1ABD9B" w:rsidRPr="003019C3" w:rsidRDefault="5D1ABD9B" w:rsidP="00540EE6">
      <w:pPr>
        <w:spacing w:line="360" w:lineRule="auto"/>
        <w:jc w:val="both"/>
        <w:rPr>
          <w:sz w:val="28"/>
          <w:szCs w:val="24"/>
        </w:rPr>
      </w:pPr>
    </w:p>
    <w:p w14:paraId="1E9A465F" w14:textId="353C628D" w:rsidR="419891A7" w:rsidRDefault="419891A7" w:rsidP="419891A7">
      <w:pPr>
        <w:spacing w:after="200" w:line="360" w:lineRule="auto"/>
        <w:jc w:val="both"/>
      </w:pPr>
      <w:r w:rsidRPr="419891A7">
        <w:rPr>
          <w:rFonts w:ascii="Arial" w:eastAsia="Arial" w:hAnsi="Arial" w:cs="Arial"/>
          <w:color w:val="000000" w:themeColor="text1"/>
        </w:rPr>
        <w:t>En la Figura 6.</w:t>
      </w:r>
      <w:r w:rsidR="236BC02B" w:rsidRPr="236BC02B">
        <w:rPr>
          <w:rFonts w:ascii="Arial" w:eastAsia="Arial" w:hAnsi="Arial" w:cs="Arial"/>
          <w:color w:val="000000" w:themeColor="text1"/>
        </w:rPr>
        <w:t>43</w:t>
      </w:r>
      <w:r w:rsidRPr="419891A7">
        <w:rPr>
          <w:rFonts w:ascii="Arial" w:eastAsia="Arial" w:hAnsi="Arial" w:cs="Arial"/>
          <w:color w:val="000000" w:themeColor="text1"/>
        </w:rPr>
        <w:t xml:space="preserve"> se puede visualizar que, para poder anular una nota de venta estándar, el usuario solicita la anulación desde la vista correspondiente. De esta forma, el controlador de Finanzas verifica que la nota de venta no posea factura asociada y, si cumple la condición, actualiza su estado como anulada en la base de datos.</w:t>
      </w:r>
    </w:p>
    <w:p w14:paraId="448675F3" w14:textId="1561CF77" w:rsidR="002C40E5" w:rsidRDefault="002C40E5" w:rsidP="003019C3">
      <w:pPr>
        <w:pStyle w:val="Descripcin"/>
        <w:jc w:val="both"/>
      </w:pPr>
    </w:p>
    <w:p w14:paraId="2763F432" w14:textId="606889A4" w:rsidR="002C40E5" w:rsidRDefault="002C40E5" w:rsidP="003019C3">
      <w:pPr>
        <w:pStyle w:val="Descripcin"/>
        <w:jc w:val="both"/>
      </w:pPr>
    </w:p>
    <w:p w14:paraId="1DF3D80C" w14:textId="2DE5E71C" w:rsidR="002C40E5" w:rsidRDefault="002C40E5" w:rsidP="003019C3">
      <w:pPr>
        <w:pStyle w:val="Descripcin"/>
        <w:jc w:val="both"/>
      </w:pPr>
    </w:p>
    <w:p w14:paraId="2BE8A7DB" w14:textId="37A29608" w:rsidR="23900BE9" w:rsidRPr="002C40E5" w:rsidRDefault="003019C3" w:rsidP="002C40E5">
      <w:pPr>
        <w:pStyle w:val="Descripcin"/>
        <w:jc w:val="both"/>
      </w:pPr>
      <w:bookmarkStart w:id="673" w:name="_Toc232263824"/>
      <w:bookmarkStart w:id="674" w:name="_Toc232538198"/>
      <w:bookmarkStart w:id="675" w:name="_Toc232540808"/>
      <w:r>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43</w:t>
      </w:r>
      <w:r w:rsidR="008837C2">
        <w:fldChar w:fldCharType="end"/>
      </w:r>
      <w:r w:rsidRPr="00536D9B">
        <w:t>: “DS-CU23 - Diagrama de secuencia general: Anulando Nota de Venta estándar”.</w:t>
      </w:r>
      <w:bookmarkEnd w:id="673"/>
      <w:bookmarkEnd w:id="674"/>
      <w:bookmarkEnd w:id="675"/>
    </w:p>
    <w:p w14:paraId="5C4E08F9" w14:textId="1038E885" w:rsidR="6F1D773C" w:rsidRDefault="6F1D773C" w:rsidP="6F1D773C"/>
    <w:p w14:paraId="38E8B87A" w14:textId="32FA4B80" w:rsidR="00612F26" w:rsidRPr="002C40E5" w:rsidRDefault="22BF7EFD" w:rsidP="002C40E5">
      <w:pPr>
        <w:spacing w:after="200" w:line="360" w:lineRule="auto"/>
        <w:jc w:val="both"/>
        <w:rPr>
          <w:rStyle w:val="CitaCar"/>
        </w:rPr>
      </w:pPr>
      <w:r>
        <w:rPr>
          <w:noProof/>
        </w:rPr>
        <w:drawing>
          <wp:inline distT="0" distB="0" distL="0" distR="0" wp14:anchorId="21E5AD8F" wp14:editId="0A4D1510">
            <wp:extent cx="5981700" cy="2257425"/>
            <wp:effectExtent l="0" t="0" r="0" b="0"/>
            <wp:docPr id="2060464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64532" name="Picture 2060464532"/>
                    <pic:cNvPicPr/>
                  </pic:nvPicPr>
                  <pic:blipFill>
                    <a:blip r:embed="rId81">
                      <a:extLst>
                        <a:ext uri="{28A0092B-C50C-407E-A947-70E740481C1C}">
                          <a14:useLocalDpi xmlns:a14="http://schemas.microsoft.com/office/drawing/2010/main"/>
                        </a:ext>
                      </a:extLst>
                    </a:blip>
                    <a:stretch>
                      <a:fillRect/>
                    </a:stretch>
                  </pic:blipFill>
                  <pic:spPr>
                    <a:xfrm>
                      <a:off x="0" y="0"/>
                      <a:ext cx="5981700" cy="2257425"/>
                    </a:xfrm>
                    <a:prstGeom prst="rect">
                      <a:avLst/>
                    </a:prstGeom>
                  </pic:spPr>
                </pic:pic>
              </a:graphicData>
            </a:graphic>
          </wp:inline>
        </w:drawing>
      </w:r>
      <w:r>
        <w:tab/>
      </w:r>
      <w:r>
        <w:tab/>
      </w:r>
      <w:r>
        <w:tab/>
      </w:r>
      <w:r w:rsidR="38C786AF" w:rsidRPr="002C40E5">
        <w:rPr>
          <w:rStyle w:val="CitaCar"/>
        </w:rPr>
        <w:t>Fuente: Elaborado por los estudiantes de acuerdo con el proyecto.</w:t>
      </w:r>
    </w:p>
    <w:p w14:paraId="433DC201" w14:textId="3825D823" w:rsidR="5D1ABD9B" w:rsidRDefault="5D1ABD9B" w:rsidP="002C40E5">
      <w:pPr>
        <w:pStyle w:val="Ttulo3"/>
        <w:spacing w:before="200" w:line="360" w:lineRule="auto"/>
        <w:jc w:val="both"/>
        <w:rPr>
          <w:rFonts w:ascii="Arial" w:eastAsia="Arial" w:hAnsi="Arial" w:cs="Arial"/>
          <w:b/>
          <w:bCs/>
          <w:color w:val="000000" w:themeColor="text1"/>
          <w:sz w:val="22"/>
          <w:szCs w:val="22"/>
        </w:rPr>
      </w:pPr>
    </w:p>
    <w:p w14:paraId="4787704E" w14:textId="46A738EF" w:rsidR="23900BE9" w:rsidRPr="002C40E5" w:rsidRDefault="0D476DC8" w:rsidP="002C40E5">
      <w:pPr>
        <w:pStyle w:val="Ttulo3"/>
        <w:spacing w:line="360" w:lineRule="auto"/>
        <w:jc w:val="both"/>
      </w:pPr>
      <w:bookmarkStart w:id="676" w:name="_Toc938099869"/>
      <w:bookmarkStart w:id="677" w:name="_Toc1476064040"/>
      <w:bookmarkStart w:id="678" w:name="_Toc232321767"/>
      <w:bookmarkStart w:id="679" w:name="_Toc232540705"/>
      <w:r>
        <w:t>CU23-E1 - Excepción: Nota de venta con factura detectada</w:t>
      </w:r>
      <w:bookmarkEnd w:id="676"/>
      <w:bookmarkEnd w:id="677"/>
      <w:bookmarkEnd w:id="678"/>
      <w:bookmarkEnd w:id="679"/>
    </w:p>
    <w:p w14:paraId="3ED85096" w14:textId="58029A07" w:rsidR="5D1ABD9B" w:rsidRDefault="5D1ABD9B" w:rsidP="002C40E5">
      <w:pPr>
        <w:spacing w:line="360" w:lineRule="auto"/>
        <w:jc w:val="both"/>
      </w:pPr>
    </w:p>
    <w:p w14:paraId="04A39E39" w14:textId="7A6CC6CC" w:rsidR="419891A7" w:rsidRDefault="419891A7" w:rsidP="419891A7">
      <w:pPr>
        <w:spacing w:after="200" w:line="360" w:lineRule="auto"/>
        <w:jc w:val="both"/>
      </w:pPr>
      <w:r w:rsidRPr="419891A7">
        <w:rPr>
          <w:rFonts w:ascii="Arial" w:eastAsia="Arial" w:hAnsi="Arial" w:cs="Arial"/>
          <w:color w:val="000000" w:themeColor="text1"/>
        </w:rPr>
        <w:t>En la Figura 6.</w:t>
      </w:r>
      <w:r w:rsidR="236BC02B" w:rsidRPr="236BC02B">
        <w:rPr>
          <w:rFonts w:ascii="Arial" w:eastAsia="Arial" w:hAnsi="Arial" w:cs="Arial"/>
          <w:color w:val="000000" w:themeColor="text1"/>
        </w:rPr>
        <w:t>44</w:t>
      </w:r>
      <w:r w:rsidRPr="419891A7">
        <w:rPr>
          <w:rFonts w:ascii="Arial" w:eastAsia="Arial" w:hAnsi="Arial" w:cs="Arial"/>
          <w:color w:val="000000" w:themeColor="text1"/>
        </w:rPr>
        <w:t xml:space="preserve"> se puede visualizar que, si el sistema detecta una factura asociada a la nota de venta, el controlador de Finanzas bloquea la anulación estándar. De esta forma, el sistema informa que la operación requiere un tratamiento tributario distinto y evita anular directamente un documento que ya posee respaldo fiscal.</w:t>
      </w:r>
    </w:p>
    <w:p w14:paraId="52C0DC4F" w14:textId="2F1FE76E" w:rsidR="419891A7" w:rsidRDefault="419891A7" w:rsidP="419891A7">
      <w:pPr>
        <w:spacing w:after="200" w:line="360" w:lineRule="auto"/>
        <w:jc w:val="both"/>
        <w:rPr>
          <w:rFonts w:ascii="Arial" w:eastAsia="Arial" w:hAnsi="Arial" w:cs="Arial"/>
          <w:color w:val="000000" w:themeColor="text1"/>
        </w:rPr>
      </w:pPr>
    </w:p>
    <w:p w14:paraId="191B9AC4" w14:textId="77777777" w:rsidR="00312F99" w:rsidRDefault="00312F99" w:rsidP="419891A7">
      <w:pPr>
        <w:spacing w:after="200" w:line="360" w:lineRule="auto"/>
        <w:jc w:val="both"/>
        <w:rPr>
          <w:rFonts w:ascii="Arial" w:eastAsia="Arial" w:hAnsi="Arial" w:cs="Arial"/>
          <w:color w:val="000000" w:themeColor="text1"/>
        </w:rPr>
      </w:pPr>
    </w:p>
    <w:p w14:paraId="0A2EEBEB" w14:textId="77777777" w:rsidR="00312F99" w:rsidRDefault="00312F99" w:rsidP="419891A7">
      <w:pPr>
        <w:spacing w:after="200" w:line="360" w:lineRule="auto"/>
        <w:jc w:val="both"/>
        <w:rPr>
          <w:rFonts w:ascii="Arial" w:eastAsia="Arial" w:hAnsi="Arial" w:cs="Arial"/>
          <w:color w:val="000000" w:themeColor="text1"/>
        </w:rPr>
      </w:pPr>
    </w:p>
    <w:p w14:paraId="0DCF70B7" w14:textId="77777777" w:rsidR="00312F99" w:rsidRDefault="00312F99" w:rsidP="419891A7">
      <w:pPr>
        <w:spacing w:after="200" w:line="360" w:lineRule="auto"/>
        <w:jc w:val="both"/>
        <w:rPr>
          <w:rFonts w:ascii="Arial" w:eastAsia="Arial" w:hAnsi="Arial" w:cs="Arial"/>
          <w:color w:val="000000" w:themeColor="text1"/>
        </w:rPr>
      </w:pPr>
    </w:p>
    <w:p w14:paraId="209C92B6" w14:textId="77777777" w:rsidR="00312F99" w:rsidRDefault="00312F99" w:rsidP="419891A7">
      <w:pPr>
        <w:spacing w:after="200" w:line="360" w:lineRule="auto"/>
        <w:jc w:val="both"/>
        <w:rPr>
          <w:rFonts w:ascii="Arial" w:eastAsia="Arial" w:hAnsi="Arial" w:cs="Arial"/>
          <w:color w:val="000000" w:themeColor="text1"/>
        </w:rPr>
      </w:pPr>
    </w:p>
    <w:p w14:paraId="3C6C2E9A" w14:textId="4369F63B" w:rsidR="00C94CDC" w:rsidRDefault="00C94CDC" w:rsidP="00C94CDC">
      <w:pPr>
        <w:pStyle w:val="Descripcin"/>
        <w:jc w:val="both"/>
      </w:pPr>
      <w:bookmarkStart w:id="680" w:name="_Toc232263825"/>
      <w:bookmarkStart w:id="681" w:name="_Toc232538199"/>
      <w:bookmarkStart w:id="682" w:name="_Toc232540809"/>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44</w:t>
      </w:r>
      <w:r w:rsidR="008837C2">
        <w:fldChar w:fldCharType="end"/>
      </w:r>
      <w:r w:rsidRPr="005B227A">
        <w:t>: “DS-CU23-E1 - Diagrama de secuencia de excepción: Nota de venta con factura detectada”.</w:t>
      </w:r>
      <w:bookmarkEnd w:id="680"/>
      <w:bookmarkEnd w:id="681"/>
      <w:bookmarkEnd w:id="682"/>
    </w:p>
    <w:p w14:paraId="459A2ACA" w14:textId="1006FC1D" w:rsidR="00612F26" w:rsidRPr="00FE5AF5" w:rsidRDefault="00612F26" w:rsidP="17388EF0">
      <w:pPr>
        <w:spacing w:after="200"/>
      </w:pPr>
      <w:r>
        <w:rPr>
          <w:noProof/>
        </w:rPr>
        <w:drawing>
          <wp:inline distT="0" distB="0" distL="0" distR="0" wp14:anchorId="7C6EC996" wp14:editId="232BBDCB">
            <wp:extent cx="5981700" cy="2152650"/>
            <wp:effectExtent l="0" t="0" r="0" b="0"/>
            <wp:docPr id="480871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71343" name="Picture 480871343"/>
                    <pic:cNvPicPr/>
                  </pic:nvPicPr>
                  <pic:blipFill>
                    <a:blip r:embed="rId82">
                      <a:extLst>
                        <a:ext uri="{28A0092B-C50C-407E-A947-70E740481C1C}">
                          <a14:useLocalDpi xmlns:a14="http://schemas.microsoft.com/office/drawing/2010/main"/>
                        </a:ext>
                      </a:extLst>
                    </a:blip>
                    <a:stretch>
                      <a:fillRect/>
                    </a:stretch>
                  </pic:blipFill>
                  <pic:spPr>
                    <a:xfrm>
                      <a:off x="0" y="0"/>
                      <a:ext cx="5981700" cy="2152650"/>
                    </a:xfrm>
                    <a:prstGeom prst="rect">
                      <a:avLst/>
                    </a:prstGeom>
                  </pic:spPr>
                </pic:pic>
              </a:graphicData>
            </a:graphic>
          </wp:inline>
        </w:drawing>
      </w:r>
      <w:r>
        <w:tab/>
      </w:r>
      <w:r>
        <w:tab/>
      </w:r>
      <w:r>
        <w:tab/>
      </w:r>
    </w:p>
    <w:p w14:paraId="1DE7BF8E" w14:textId="245CDB9D" w:rsidR="00612F26" w:rsidRPr="00FE5AF5" w:rsidRDefault="732BE77E" w:rsidP="3E1EC5D5">
      <w:pPr>
        <w:pStyle w:val="Cita"/>
        <w:rPr>
          <w:rFonts w:ascii="Arial" w:eastAsia="Arial" w:hAnsi="Arial" w:cs="Arial"/>
          <w:i w:val="0"/>
          <w:iCs w:val="0"/>
          <w:color w:val="000000" w:themeColor="text1"/>
          <w:szCs w:val="18"/>
        </w:rPr>
      </w:pPr>
      <w:r>
        <w:t>Fuente: Elaborado por los estudiantes de acuerdo con el proyecto.</w:t>
      </w:r>
    </w:p>
    <w:p w14:paraId="40A443D7" w14:textId="47C13301" w:rsidR="23900BE9" w:rsidRDefault="0D476DC8" w:rsidP="00235516">
      <w:pPr>
        <w:pStyle w:val="Ttulo2"/>
        <w:spacing w:line="360" w:lineRule="auto"/>
        <w:jc w:val="both"/>
        <w:rPr>
          <w:rFonts w:eastAsia="Arial"/>
        </w:rPr>
      </w:pPr>
      <w:bookmarkStart w:id="683" w:name="_Toc109720783"/>
      <w:bookmarkStart w:id="684" w:name="_Toc1226773495"/>
      <w:bookmarkStart w:id="685" w:name="_Toc232321768"/>
      <w:bookmarkStart w:id="686" w:name="_Toc232540706"/>
      <w:r w:rsidRPr="0D476DC8">
        <w:rPr>
          <w:rFonts w:eastAsia="Arial"/>
        </w:rPr>
        <w:t>CU24 - Anulando Nota de Venta facturada</w:t>
      </w:r>
      <w:bookmarkEnd w:id="683"/>
      <w:bookmarkEnd w:id="684"/>
      <w:bookmarkEnd w:id="685"/>
      <w:bookmarkEnd w:id="686"/>
    </w:p>
    <w:p w14:paraId="5BA02616" w14:textId="77777777" w:rsidR="00235516" w:rsidRPr="00235516" w:rsidRDefault="00235516" w:rsidP="00235516">
      <w:pPr>
        <w:spacing w:line="360" w:lineRule="auto"/>
        <w:jc w:val="both"/>
      </w:pPr>
    </w:p>
    <w:p w14:paraId="182B3BAD" w14:textId="196F8E27" w:rsidR="23900BE9" w:rsidRPr="00235516" w:rsidRDefault="0D476DC8" w:rsidP="00235516">
      <w:pPr>
        <w:pStyle w:val="Ttulo3"/>
        <w:spacing w:line="360" w:lineRule="auto"/>
        <w:jc w:val="both"/>
      </w:pPr>
      <w:bookmarkStart w:id="687" w:name="_Toc488620497"/>
      <w:bookmarkStart w:id="688" w:name="_Toc965824632"/>
      <w:bookmarkStart w:id="689" w:name="_Toc232321769"/>
      <w:bookmarkStart w:id="690" w:name="_Toc232540707"/>
      <w:r>
        <w:t>CU24 - Flujo general</w:t>
      </w:r>
      <w:bookmarkEnd w:id="687"/>
      <w:bookmarkEnd w:id="688"/>
      <w:bookmarkEnd w:id="689"/>
      <w:bookmarkEnd w:id="690"/>
    </w:p>
    <w:p w14:paraId="6B24C50F" w14:textId="46B2AB64" w:rsidR="5D1ABD9B" w:rsidRDefault="5D1ABD9B" w:rsidP="00235516">
      <w:pPr>
        <w:spacing w:line="360" w:lineRule="auto"/>
        <w:jc w:val="both"/>
      </w:pPr>
    </w:p>
    <w:p w14:paraId="70C09AB7" w14:textId="7FC567D0" w:rsidR="1F7D6B2D" w:rsidRDefault="1F7D6B2D" w:rsidP="1F7D6B2D">
      <w:pPr>
        <w:spacing w:after="200" w:line="360" w:lineRule="auto"/>
        <w:jc w:val="both"/>
      </w:pPr>
      <w:r w:rsidRPr="1F7D6B2D">
        <w:rPr>
          <w:rFonts w:ascii="Arial" w:eastAsia="Arial" w:hAnsi="Arial" w:cs="Arial"/>
          <w:color w:val="000000" w:themeColor="text1"/>
        </w:rPr>
        <w:t>En la Figura 6.</w:t>
      </w:r>
      <w:r w:rsidR="236BC02B" w:rsidRPr="236BC02B">
        <w:rPr>
          <w:rFonts w:ascii="Arial" w:eastAsia="Arial" w:hAnsi="Arial" w:cs="Arial"/>
          <w:color w:val="000000" w:themeColor="text1"/>
        </w:rPr>
        <w:t>45</w:t>
      </w:r>
      <w:r w:rsidRPr="1F7D6B2D">
        <w:rPr>
          <w:rFonts w:ascii="Arial" w:eastAsia="Arial" w:hAnsi="Arial" w:cs="Arial"/>
          <w:color w:val="000000" w:themeColor="text1"/>
        </w:rPr>
        <w:t xml:space="preserve"> se puede visualizar que, para poder anular una nota de venta facturada, el usuario debe ingresar el respaldo tributario correspondiente, como una nota de crédito. De esta forma, el controlador de Finanzas valida la existencia del documento requerido y permite continuar con la anulación solo si se cumple la condición tributaria.</w:t>
      </w:r>
    </w:p>
    <w:p w14:paraId="39680FD9" w14:textId="434ED549" w:rsidR="1F7D6B2D" w:rsidRDefault="1F7D6B2D" w:rsidP="1F7D6B2D">
      <w:pPr>
        <w:spacing w:after="200" w:line="360" w:lineRule="auto"/>
        <w:jc w:val="both"/>
        <w:rPr>
          <w:rFonts w:ascii="Arial" w:eastAsia="Arial" w:hAnsi="Arial" w:cs="Arial"/>
          <w:color w:val="000000" w:themeColor="text1"/>
        </w:rPr>
      </w:pPr>
    </w:p>
    <w:p w14:paraId="7657E07C" w14:textId="77777777" w:rsidR="00312F99" w:rsidRDefault="00312F99" w:rsidP="1F7D6B2D">
      <w:pPr>
        <w:spacing w:after="200" w:line="360" w:lineRule="auto"/>
        <w:jc w:val="both"/>
        <w:rPr>
          <w:rFonts w:ascii="Arial" w:eastAsia="Arial" w:hAnsi="Arial" w:cs="Arial"/>
          <w:color w:val="000000" w:themeColor="text1"/>
        </w:rPr>
      </w:pPr>
    </w:p>
    <w:p w14:paraId="112928B5" w14:textId="77777777" w:rsidR="00312F99" w:rsidRDefault="00312F99" w:rsidP="1F7D6B2D">
      <w:pPr>
        <w:spacing w:after="200" w:line="360" w:lineRule="auto"/>
        <w:jc w:val="both"/>
        <w:rPr>
          <w:rFonts w:ascii="Arial" w:eastAsia="Arial" w:hAnsi="Arial" w:cs="Arial"/>
          <w:color w:val="000000" w:themeColor="text1"/>
        </w:rPr>
      </w:pPr>
    </w:p>
    <w:p w14:paraId="3BBFB8B5" w14:textId="77777777" w:rsidR="00312F99" w:rsidRDefault="00312F99" w:rsidP="1F7D6B2D">
      <w:pPr>
        <w:spacing w:after="200" w:line="360" w:lineRule="auto"/>
        <w:jc w:val="both"/>
        <w:rPr>
          <w:rFonts w:ascii="Arial" w:eastAsia="Arial" w:hAnsi="Arial" w:cs="Arial"/>
          <w:color w:val="000000" w:themeColor="text1"/>
        </w:rPr>
      </w:pPr>
    </w:p>
    <w:p w14:paraId="7042DE1B" w14:textId="77777777" w:rsidR="00312F99" w:rsidRDefault="00312F99" w:rsidP="1F7D6B2D">
      <w:pPr>
        <w:spacing w:after="200" w:line="360" w:lineRule="auto"/>
        <w:jc w:val="both"/>
        <w:rPr>
          <w:rFonts w:ascii="Arial" w:eastAsia="Arial" w:hAnsi="Arial" w:cs="Arial"/>
          <w:color w:val="000000" w:themeColor="text1"/>
        </w:rPr>
      </w:pPr>
    </w:p>
    <w:p w14:paraId="7108BEB6" w14:textId="77777777" w:rsidR="00312F99" w:rsidRDefault="00312F99" w:rsidP="1F7D6B2D">
      <w:pPr>
        <w:spacing w:after="200" w:line="360" w:lineRule="auto"/>
        <w:jc w:val="both"/>
        <w:rPr>
          <w:rFonts w:ascii="Arial" w:eastAsia="Arial" w:hAnsi="Arial" w:cs="Arial"/>
          <w:color w:val="000000" w:themeColor="text1"/>
        </w:rPr>
      </w:pPr>
    </w:p>
    <w:p w14:paraId="560BD38A" w14:textId="7B22D75D" w:rsidR="23900BE9" w:rsidRDefault="00235516" w:rsidP="00235516">
      <w:pPr>
        <w:pStyle w:val="Descripcin"/>
        <w:jc w:val="both"/>
      </w:pPr>
      <w:bookmarkStart w:id="691" w:name="_Toc232263826"/>
      <w:bookmarkStart w:id="692" w:name="_Toc232538200"/>
      <w:bookmarkStart w:id="693" w:name="_Toc232540810"/>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45</w:t>
      </w:r>
      <w:r w:rsidR="008837C2">
        <w:fldChar w:fldCharType="end"/>
      </w:r>
      <w:r w:rsidRPr="00635F06">
        <w:t>: “DS-CU24 - Diagrama de secuencia general: Anulando Nota de Venta facturada”.</w:t>
      </w:r>
      <w:bookmarkEnd w:id="691"/>
      <w:bookmarkEnd w:id="692"/>
      <w:bookmarkEnd w:id="693"/>
    </w:p>
    <w:p w14:paraId="0FC4794C" w14:textId="6F527B1B" w:rsidR="23900BE9" w:rsidRDefault="23900BE9" w:rsidP="3E1EC5D5">
      <w:pPr>
        <w:spacing w:after="200"/>
      </w:pPr>
    </w:p>
    <w:p w14:paraId="4D947EEA" w14:textId="2B8E1183" w:rsidR="00612F26" w:rsidRPr="00FE5AF5" w:rsidRDefault="732BE77E" w:rsidP="00235516">
      <w:pPr>
        <w:spacing w:after="200" w:line="360" w:lineRule="auto"/>
        <w:jc w:val="both"/>
      </w:pPr>
      <w:r>
        <w:rPr>
          <w:noProof/>
        </w:rPr>
        <w:drawing>
          <wp:inline distT="0" distB="0" distL="0" distR="0" wp14:anchorId="2545E01F" wp14:editId="17DDBBC6">
            <wp:extent cx="5981700" cy="2219325"/>
            <wp:effectExtent l="0" t="0" r="0" b="0"/>
            <wp:docPr id="1119255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55930" name="Picture 1119255930"/>
                    <pic:cNvPicPr/>
                  </pic:nvPicPr>
                  <pic:blipFill>
                    <a:blip r:embed="rId83">
                      <a:extLst>
                        <a:ext uri="{28A0092B-C50C-407E-A947-70E740481C1C}">
                          <a14:useLocalDpi xmlns:a14="http://schemas.microsoft.com/office/drawing/2010/main"/>
                        </a:ext>
                      </a:extLst>
                    </a:blip>
                    <a:stretch>
                      <a:fillRect/>
                    </a:stretch>
                  </pic:blipFill>
                  <pic:spPr>
                    <a:xfrm>
                      <a:off x="0" y="0"/>
                      <a:ext cx="5981700" cy="2219325"/>
                    </a:xfrm>
                    <a:prstGeom prst="rect">
                      <a:avLst/>
                    </a:prstGeom>
                  </pic:spPr>
                </pic:pic>
              </a:graphicData>
            </a:graphic>
          </wp:inline>
        </w:drawing>
      </w:r>
      <w:r>
        <w:tab/>
      </w:r>
      <w:r>
        <w:tab/>
      </w:r>
      <w:r>
        <w:tab/>
      </w:r>
    </w:p>
    <w:p w14:paraId="6DD391AA" w14:textId="744BF0BC" w:rsidR="00612F26" w:rsidRPr="00FE5AF5" w:rsidRDefault="732BE77E" w:rsidP="3E1EC5D5">
      <w:pPr>
        <w:pStyle w:val="Cita"/>
        <w:rPr>
          <w:rFonts w:ascii="Arial" w:eastAsia="Arial" w:hAnsi="Arial" w:cs="Arial"/>
          <w:i w:val="0"/>
          <w:iCs w:val="0"/>
          <w:color w:val="000000" w:themeColor="text1"/>
          <w:szCs w:val="18"/>
        </w:rPr>
      </w:pPr>
      <w:r>
        <w:t>Fuente: Elaborado por los estudiantes de acuerdo con el proyecto.</w:t>
      </w:r>
    </w:p>
    <w:p w14:paraId="2BED8BE2" w14:textId="77777777" w:rsidR="003E0F1D" w:rsidRDefault="003E0F1D" w:rsidP="00235516">
      <w:pPr>
        <w:pStyle w:val="Ttulo3"/>
        <w:spacing w:line="360" w:lineRule="auto"/>
        <w:jc w:val="both"/>
        <w:rPr>
          <w:rFonts w:ascii="Arial" w:eastAsia="Arial" w:hAnsi="Arial" w:cs="Arial"/>
          <w:b/>
          <w:bCs/>
          <w:color w:val="000000" w:themeColor="text1"/>
          <w:sz w:val="22"/>
          <w:szCs w:val="22"/>
        </w:rPr>
      </w:pPr>
      <w:bookmarkStart w:id="694" w:name="_Toc360654541"/>
      <w:bookmarkStart w:id="695" w:name="_Toc1470504122"/>
      <w:bookmarkStart w:id="696" w:name="_Toc232321770"/>
    </w:p>
    <w:p w14:paraId="4B40EAE5" w14:textId="6F946B84" w:rsidR="1BBB6E8B" w:rsidRPr="00235516" w:rsidRDefault="0D476DC8" w:rsidP="00235516">
      <w:pPr>
        <w:pStyle w:val="Ttulo3"/>
        <w:spacing w:line="360" w:lineRule="auto"/>
        <w:jc w:val="both"/>
      </w:pPr>
      <w:bookmarkStart w:id="697" w:name="_Toc232540708"/>
      <w:r>
        <w:t>CU24-E1 - Excepción: Nota de crédito no ingresada</w:t>
      </w:r>
      <w:bookmarkEnd w:id="694"/>
      <w:bookmarkEnd w:id="695"/>
      <w:bookmarkEnd w:id="696"/>
      <w:bookmarkEnd w:id="697"/>
    </w:p>
    <w:p w14:paraId="3E800FF2" w14:textId="238AC24C" w:rsidR="1EE26E87" w:rsidRDefault="1EE26E87" w:rsidP="00235516">
      <w:pPr>
        <w:spacing w:line="360" w:lineRule="auto"/>
        <w:jc w:val="both"/>
      </w:pPr>
    </w:p>
    <w:p w14:paraId="35E40705" w14:textId="5F4EA3E6" w:rsidR="419891A7" w:rsidRDefault="419891A7" w:rsidP="419891A7">
      <w:pPr>
        <w:spacing w:after="200" w:line="360" w:lineRule="auto"/>
        <w:jc w:val="both"/>
      </w:pPr>
      <w:r w:rsidRPr="419891A7">
        <w:rPr>
          <w:rFonts w:ascii="Arial" w:eastAsia="Arial" w:hAnsi="Arial" w:cs="Arial"/>
          <w:color w:val="000000" w:themeColor="text1"/>
        </w:rPr>
        <w:t>En la Figura 6.</w:t>
      </w:r>
      <w:r w:rsidR="52C73244" w:rsidRPr="52C73244">
        <w:rPr>
          <w:rFonts w:ascii="Arial" w:eastAsia="Arial" w:hAnsi="Arial" w:cs="Arial"/>
          <w:color w:val="000000" w:themeColor="text1"/>
        </w:rPr>
        <w:t>46</w:t>
      </w:r>
      <w:r w:rsidRPr="419891A7">
        <w:rPr>
          <w:rFonts w:ascii="Arial" w:eastAsia="Arial" w:hAnsi="Arial" w:cs="Arial"/>
          <w:color w:val="000000" w:themeColor="text1"/>
        </w:rPr>
        <w:t xml:space="preserve"> se puede visualizar que, si el usuario intenta anular una nota de venta facturada sin ingresar la nota de crédito correspondiente, el controlador de Finanzas bloquea la operación. De esta forma, el sistema informa que el respaldo tributario es obligatorio y evita completar la anulación sin cumplir con la regla establecida.</w:t>
      </w:r>
    </w:p>
    <w:p w14:paraId="7966F7C9" w14:textId="77777777" w:rsidR="00235516" w:rsidRPr="00235516" w:rsidRDefault="00235516" w:rsidP="00235516">
      <w:pPr>
        <w:spacing w:after="200" w:line="360" w:lineRule="auto"/>
        <w:jc w:val="both"/>
        <w:rPr>
          <w:sz w:val="28"/>
          <w:szCs w:val="24"/>
        </w:rPr>
      </w:pPr>
    </w:p>
    <w:p w14:paraId="6B6B1A14" w14:textId="7CE6C23B" w:rsidR="3E1EC5D5" w:rsidRDefault="3E1EC5D5" w:rsidP="3E1EC5D5">
      <w:pPr>
        <w:spacing w:after="200" w:line="360" w:lineRule="auto"/>
        <w:jc w:val="both"/>
        <w:rPr>
          <w:sz w:val="28"/>
          <w:szCs w:val="28"/>
        </w:rPr>
      </w:pPr>
    </w:p>
    <w:p w14:paraId="4089BA4C" w14:textId="795CA539" w:rsidR="3E1EC5D5" w:rsidRDefault="3E1EC5D5" w:rsidP="3E1EC5D5">
      <w:pPr>
        <w:spacing w:after="200" w:line="360" w:lineRule="auto"/>
        <w:jc w:val="both"/>
        <w:rPr>
          <w:sz w:val="28"/>
          <w:szCs w:val="28"/>
        </w:rPr>
      </w:pPr>
    </w:p>
    <w:p w14:paraId="1C7F03E4" w14:textId="5BA3D661" w:rsidR="3E1EC5D5" w:rsidRDefault="3E1EC5D5" w:rsidP="3E1EC5D5">
      <w:pPr>
        <w:spacing w:after="200" w:line="360" w:lineRule="auto"/>
        <w:jc w:val="both"/>
        <w:rPr>
          <w:sz w:val="28"/>
          <w:szCs w:val="28"/>
        </w:rPr>
      </w:pPr>
    </w:p>
    <w:p w14:paraId="594F45E2" w14:textId="7FEC8FC8" w:rsidR="3E1EC5D5" w:rsidRDefault="3E1EC5D5" w:rsidP="3E1EC5D5">
      <w:pPr>
        <w:spacing w:after="200" w:line="360" w:lineRule="auto"/>
        <w:jc w:val="both"/>
        <w:rPr>
          <w:sz w:val="28"/>
          <w:szCs w:val="28"/>
        </w:rPr>
      </w:pPr>
    </w:p>
    <w:p w14:paraId="2AD618A6" w14:textId="59FB10F1" w:rsidR="1BBB6E8B" w:rsidRDefault="00235516" w:rsidP="00235516">
      <w:pPr>
        <w:pStyle w:val="Descripcin"/>
        <w:jc w:val="both"/>
      </w:pPr>
      <w:bookmarkStart w:id="698" w:name="_Toc232263827"/>
      <w:bookmarkStart w:id="699" w:name="_Toc232538201"/>
      <w:bookmarkStart w:id="700" w:name="_Toc232540811"/>
      <w:r>
        <w:lastRenderedPageBreak/>
        <w:t xml:space="preserve">Figura </w:t>
      </w:r>
      <w:r w:rsidR="008837C2">
        <w:fldChar w:fldCharType="begin"/>
      </w:r>
      <w:r w:rsidR="008837C2">
        <w:instrText xml:space="preserve"> STYLEREF 1 \s </w:instrText>
      </w:r>
      <w:r w:rsidR="008837C2">
        <w:fldChar w:fldCharType="separate"/>
      </w:r>
      <w:r w:rsidR="008837C2">
        <w:rPr>
          <w:noProof/>
        </w:rPr>
        <w:t>6</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46</w:t>
      </w:r>
      <w:r w:rsidR="008837C2">
        <w:fldChar w:fldCharType="end"/>
      </w:r>
      <w:r w:rsidRPr="00677AE8">
        <w:t>: “DS-CU24-E1 - Diagrama de secuencia de excepción: Nota de crédito no ingresada”.</w:t>
      </w:r>
      <w:bookmarkEnd w:id="698"/>
      <w:bookmarkEnd w:id="699"/>
      <w:bookmarkEnd w:id="700"/>
    </w:p>
    <w:p w14:paraId="6F4C94E5" w14:textId="7D061A14" w:rsidR="00612F26" w:rsidRDefault="00612F26" w:rsidP="6F7A244B">
      <w:pPr>
        <w:spacing w:after="200"/>
      </w:pPr>
      <w:r>
        <w:rPr>
          <w:noProof/>
        </w:rPr>
        <w:drawing>
          <wp:inline distT="0" distB="0" distL="0" distR="0" wp14:anchorId="3BB6E801" wp14:editId="6BC13420">
            <wp:extent cx="5981700" cy="2486025"/>
            <wp:effectExtent l="0" t="0" r="0" b="0"/>
            <wp:docPr id="1353425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25829" name="Picture 1353425829"/>
                    <pic:cNvPicPr/>
                  </pic:nvPicPr>
                  <pic:blipFill>
                    <a:blip r:embed="rId84">
                      <a:extLst>
                        <a:ext uri="{28A0092B-C50C-407E-A947-70E740481C1C}">
                          <a14:useLocalDpi xmlns:a14="http://schemas.microsoft.com/office/drawing/2010/main"/>
                        </a:ext>
                      </a:extLst>
                    </a:blip>
                    <a:stretch>
                      <a:fillRect/>
                    </a:stretch>
                  </pic:blipFill>
                  <pic:spPr>
                    <a:xfrm>
                      <a:off x="0" y="0"/>
                      <a:ext cx="5981700" cy="2486025"/>
                    </a:xfrm>
                    <a:prstGeom prst="rect">
                      <a:avLst/>
                    </a:prstGeom>
                  </pic:spPr>
                </pic:pic>
              </a:graphicData>
            </a:graphic>
          </wp:inline>
        </w:drawing>
      </w:r>
      <w:r w:rsidR="732BE77E">
        <w:tab/>
      </w:r>
      <w:r w:rsidR="732BE77E">
        <w:tab/>
      </w:r>
      <w:r w:rsidR="732BE77E">
        <w:tab/>
      </w:r>
    </w:p>
    <w:p w14:paraId="7AE9777E" w14:textId="4CABEE40" w:rsidR="00612F26" w:rsidRDefault="732BE77E" w:rsidP="3E1EC5D5">
      <w:pPr>
        <w:pStyle w:val="Cita"/>
        <w:rPr>
          <w:rFonts w:ascii="Arial" w:eastAsia="Arial" w:hAnsi="Arial" w:cs="Arial"/>
        </w:rPr>
      </w:pPr>
      <w:r>
        <w:t>Fuente: Elaborado por los estudiantes de acuerdo con el proyecto.</w:t>
      </w:r>
    </w:p>
    <w:p w14:paraId="43BC35D3" w14:textId="6AAC80E6" w:rsidR="00612F26" w:rsidRDefault="00612F26" w:rsidP="6F7A244B">
      <w:pPr>
        <w:spacing w:after="200"/>
        <w:rPr>
          <w:rFonts w:ascii="Arial" w:eastAsia="Arial" w:hAnsi="Arial" w:cs="Arial"/>
          <w:i/>
          <w:iCs/>
          <w:color w:val="000000" w:themeColor="text1"/>
          <w:sz w:val="18"/>
          <w:szCs w:val="18"/>
        </w:rPr>
      </w:pPr>
    </w:p>
    <w:p w14:paraId="6DA7115F" w14:textId="77777777" w:rsidR="004B3880" w:rsidRDefault="004B3880" w:rsidP="6F7A244B">
      <w:pPr>
        <w:spacing w:after="200"/>
        <w:rPr>
          <w:rFonts w:ascii="Arial" w:eastAsia="Arial" w:hAnsi="Arial" w:cs="Arial"/>
          <w:i/>
          <w:iCs/>
          <w:color w:val="000000" w:themeColor="text1"/>
          <w:sz w:val="18"/>
          <w:szCs w:val="18"/>
        </w:rPr>
      </w:pPr>
    </w:p>
    <w:p w14:paraId="19FCADDA" w14:textId="77777777" w:rsidR="004B3880" w:rsidRDefault="004B3880" w:rsidP="6F7A244B">
      <w:pPr>
        <w:spacing w:after="200"/>
        <w:rPr>
          <w:rFonts w:ascii="Arial" w:eastAsia="Arial" w:hAnsi="Arial" w:cs="Arial"/>
          <w:i/>
          <w:iCs/>
          <w:color w:val="000000" w:themeColor="text1"/>
          <w:sz w:val="18"/>
          <w:szCs w:val="18"/>
        </w:rPr>
      </w:pPr>
    </w:p>
    <w:p w14:paraId="1E54B2F4" w14:textId="77777777" w:rsidR="004B3880" w:rsidRDefault="004B3880" w:rsidP="6F7A244B">
      <w:pPr>
        <w:spacing w:after="200"/>
        <w:rPr>
          <w:rFonts w:ascii="Arial" w:eastAsia="Arial" w:hAnsi="Arial" w:cs="Arial"/>
          <w:i/>
          <w:iCs/>
          <w:color w:val="000000" w:themeColor="text1"/>
          <w:sz w:val="18"/>
          <w:szCs w:val="18"/>
        </w:rPr>
      </w:pPr>
    </w:p>
    <w:p w14:paraId="3754E128" w14:textId="77777777" w:rsidR="004B3880" w:rsidRDefault="004B3880" w:rsidP="6F7A244B">
      <w:pPr>
        <w:spacing w:after="200"/>
        <w:rPr>
          <w:rFonts w:ascii="Arial" w:eastAsia="Arial" w:hAnsi="Arial" w:cs="Arial"/>
          <w:i/>
          <w:iCs/>
          <w:color w:val="000000" w:themeColor="text1"/>
          <w:sz w:val="18"/>
          <w:szCs w:val="18"/>
        </w:rPr>
      </w:pPr>
    </w:p>
    <w:p w14:paraId="3571A6FC" w14:textId="77777777" w:rsidR="004B3880" w:rsidRDefault="004B3880" w:rsidP="6F7A244B">
      <w:pPr>
        <w:spacing w:after="200"/>
        <w:rPr>
          <w:rFonts w:ascii="Arial" w:eastAsia="Arial" w:hAnsi="Arial" w:cs="Arial"/>
          <w:i/>
          <w:iCs/>
          <w:color w:val="000000" w:themeColor="text1"/>
          <w:sz w:val="18"/>
          <w:szCs w:val="18"/>
        </w:rPr>
      </w:pPr>
    </w:p>
    <w:p w14:paraId="5FE35164" w14:textId="77777777" w:rsidR="004B3880" w:rsidRDefault="004B3880" w:rsidP="6F7A244B">
      <w:pPr>
        <w:spacing w:after="200"/>
        <w:rPr>
          <w:rFonts w:ascii="Arial" w:eastAsia="Arial" w:hAnsi="Arial" w:cs="Arial"/>
          <w:i/>
          <w:iCs/>
          <w:color w:val="000000" w:themeColor="text1"/>
          <w:sz w:val="18"/>
          <w:szCs w:val="18"/>
        </w:rPr>
      </w:pPr>
    </w:p>
    <w:p w14:paraId="576746B4" w14:textId="77777777" w:rsidR="004B3880" w:rsidRDefault="004B3880" w:rsidP="6F7A244B">
      <w:pPr>
        <w:spacing w:after="200"/>
        <w:rPr>
          <w:rFonts w:ascii="Arial" w:eastAsia="Arial" w:hAnsi="Arial" w:cs="Arial"/>
          <w:i/>
          <w:iCs/>
          <w:color w:val="000000" w:themeColor="text1"/>
          <w:sz w:val="18"/>
          <w:szCs w:val="18"/>
        </w:rPr>
      </w:pPr>
    </w:p>
    <w:p w14:paraId="38015B05" w14:textId="77777777" w:rsidR="0089739C" w:rsidRDefault="0089739C" w:rsidP="6F7A244B">
      <w:pPr>
        <w:spacing w:after="200"/>
        <w:rPr>
          <w:rFonts w:ascii="Arial" w:eastAsia="Arial" w:hAnsi="Arial" w:cs="Arial"/>
          <w:i/>
          <w:iCs/>
          <w:color w:val="000000" w:themeColor="text1"/>
          <w:sz w:val="18"/>
          <w:szCs w:val="18"/>
        </w:rPr>
      </w:pPr>
    </w:p>
    <w:p w14:paraId="523724C3" w14:textId="77777777" w:rsidR="0089739C" w:rsidRDefault="0089739C" w:rsidP="6F7A244B">
      <w:pPr>
        <w:spacing w:after="200"/>
        <w:rPr>
          <w:rFonts w:ascii="Arial" w:eastAsia="Arial" w:hAnsi="Arial" w:cs="Arial"/>
          <w:i/>
          <w:iCs/>
          <w:color w:val="000000" w:themeColor="text1"/>
          <w:sz w:val="18"/>
          <w:szCs w:val="18"/>
        </w:rPr>
      </w:pPr>
    </w:p>
    <w:p w14:paraId="592579EC" w14:textId="77777777" w:rsidR="0089739C" w:rsidRDefault="0089739C" w:rsidP="6F7A244B">
      <w:pPr>
        <w:spacing w:after="200"/>
        <w:rPr>
          <w:rFonts w:ascii="Arial" w:eastAsia="Arial" w:hAnsi="Arial" w:cs="Arial"/>
          <w:i/>
          <w:iCs/>
          <w:color w:val="000000" w:themeColor="text1"/>
          <w:sz w:val="18"/>
          <w:szCs w:val="18"/>
        </w:rPr>
      </w:pPr>
    </w:p>
    <w:p w14:paraId="52069C93" w14:textId="77777777" w:rsidR="004B3880" w:rsidRDefault="004B3880" w:rsidP="6F7A244B">
      <w:pPr>
        <w:spacing w:after="200"/>
        <w:rPr>
          <w:rFonts w:ascii="Arial" w:eastAsia="Arial" w:hAnsi="Arial" w:cs="Arial"/>
          <w:i/>
          <w:iCs/>
          <w:color w:val="000000" w:themeColor="text1"/>
          <w:sz w:val="18"/>
          <w:szCs w:val="18"/>
        </w:rPr>
      </w:pPr>
    </w:p>
    <w:p w14:paraId="16AB274F" w14:textId="77777777" w:rsidR="00312F99" w:rsidRDefault="00312F99" w:rsidP="6F7A244B">
      <w:pPr>
        <w:spacing w:after="200"/>
        <w:rPr>
          <w:rFonts w:ascii="Arial" w:eastAsia="Arial" w:hAnsi="Arial" w:cs="Arial"/>
          <w:i/>
          <w:iCs/>
          <w:color w:val="000000" w:themeColor="text1"/>
          <w:sz w:val="18"/>
          <w:szCs w:val="18"/>
        </w:rPr>
      </w:pPr>
    </w:p>
    <w:p w14:paraId="3C0457D6" w14:textId="77777777" w:rsidR="00312F99" w:rsidRDefault="00312F99" w:rsidP="6F7A244B">
      <w:pPr>
        <w:spacing w:after="200"/>
        <w:rPr>
          <w:rFonts w:ascii="Arial" w:eastAsia="Arial" w:hAnsi="Arial" w:cs="Arial"/>
          <w:i/>
          <w:iCs/>
          <w:color w:val="000000" w:themeColor="text1"/>
          <w:sz w:val="18"/>
          <w:szCs w:val="18"/>
        </w:rPr>
      </w:pPr>
    </w:p>
    <w:p w14:paraId="5F67916A" w14:textId="77777777" w:rsidR="00312F99" w:rsidRDefault="00312F99" w:rsidP="6F7A244B">
      <w:pPr>
        <w:spacing w:after="200"/>
        <w:rPr>
          <w:rFonts w:ascii="Arial" w:eastAsia="Arial" w:hAnsi="Arial" w:cs="Arial"/>
          <w:i/>
          <w:iCs/>
          <w:color w:val="000000" w:themeColor="text1"/>
          <w:sz w:val="18"/>
          <w:szCs w:val="18"/>
        </w:rPr>
      </w:pPr>
    </w:p>
    <w:p w14:paraId="42ABAEA4" w14:textId="77777777" w:rsidR="004B3880" w:rsidRPr="00FE5AF5" w:rsidRDefault="004B3880" w:rsidP="6F7A244B">
      <w:pPr>
        <w:spacing w:after="200"/>
        <w:rPr>
          <w:rFonts w:ascii="Arial" w:eastAsia="Arial" w:hAnsi="Arial" w:cs="Arial"/>
          <w:i/>
          <w:iCs/>
          <w:color w:val="000000" w:themeColor="text1"/>
          <w:sz w:val="18"/>
          <w:szCs w:val="18"/>
        </w:rPr>
      </w:pPr>
    </w:p>
    <w:p w14:paraId="5699F42B" w14:textId="2D3B4CE6" w:rsidR="00F21EFD" w:rsidRDefault="0D476DC8" w:rsidP="00A7689B">
      <w:pPr>
        <w:pStyle w:val="Ttulo1"/>
        <w:numPr>
          <w:ilvl w:val="0"/>
          <w:numId w:val="11"/>
        </w:numPr>
      </w:pPr>
      <w:bookmarkStart w:id="701" w:name="_Toc1103667857"/>
      <w:bookmarkStart w:id="702" w:name="_Toc563069766"/>
      <w:bookmarkStart w:id="703" w:name="_Toc232321771"/>
      <w:bookmarkStart w:id="704" w:name="_Toc232540709"/>
      <w:r>
        <w:lastRenderedPageBreak/>
        <w:t>Árbol de Navegación</w:t>
      </w:r>
      <w:bookmarkEnd w:id="701"/>
      <w:bookmarkEnd w:id="702"/>
      <w:bookmarkEnd w:id="703"/>
      <w:bookmarkEnd w:id="704"/>
    </w:p>
    <w:p w14:paraId="660C36EF" w14:textId="77777777" w:rsidR="0089739C" w:rsidRDefault="0089739C" w:rsidP="0089739C"/>
    <w:p w14:paraId="6DB44660" w14:textId="77777777" w:rsidR="0089739C" w:rsidRPr="00147C50" w:rsidRDefault="0089739C" w:rsidP="0089739C">
      <w:pPr>
        <w:spacing w:line="278" w:lineRule="auto"/>
      </w:pPr>
      <w:r w:rsidRPr="00147C50">
        <w:t>El árbol de navegación correspondió a la representación visual de las vistas y funcionalidades disponibles para el usuario dentro del Incremento 1 del sistema. Este diagrama permitió organizar la navegación desde el acceso inicial al sistema hasta las distintas pantallas asociadas a los módulos de Integración y Ficha de Clientes, y Cotizaciones y Notas de Venta.</w:t>
      </w:r>
    </w:p>
    <w:p w14:paraId="37FCC204" w14:textId="77777777" w:rsidR="0089739C" w:rsidRPr="00147C50" w:rsidRDefault="0089739C" w:rsidP="0089739C">
      <w:pPr>
        <w:spacing w:line="278" w:lineRule="auto"/>
      </w:pPr>
      <w:r w:rsidRPr="00147C50">
        <w:t>Este diagrama sirvió para identificar de manera clara cómo se estructuraron las opciones disponibles para el usuario, mostrando la relación entre las vistas principales y las funcionalidades que se desprendieron de cada una de ellas. A través de esta representación, se facilitó la comprensión del recorrido que debía seguir el usuario dentro del sistema para acceder a las funciones contempladas en el incremento.</w:t>
      </w:r>
    </w:p>
    <w:p w14:paraId="76ABF814" w14:textId="77777777" w:rsidR="0089739C" w:rsidRPr="00147C50" w:rsidRDefault="0089739C" w:rsidP="0089739C">
      <w:pPr>
        <w:spacing w:line="278" w:lineRule="auto"/>
      </w:pPr>
      <w:r w:rsidRPr="00147C50">
        <w:t>El árbol de navegación se elaboró para validar que las vistas definidas en el sistema respondieran directamente a los requerimientos funcionales RF01 al RF23. Además, permitió verificar que las funcionalidades implementadas se encontraran agrupadas de forma coherente según el módulo al que pertenecían, evitando duplicidades, omisiones o accesos desordenados dentro de la estructura de navegación.</w:t>
      </w:r>
    </w:p>
    <w:p w14:paraId="6B9EF748" w14:textId="0247EA02" w:rsidR="0089739C" w:rsidRPr="004D28EB" w:rsidRDefault="31BA7F6D" w:rsidP="31BA7F6D">
      <w:pPr>
        <w:spacing w:line="278" w:lineRule="auto"/>
      </w:pPr>
      <w:r>
        <w:t>La construcción de este diagrama demostró que el Incremento 1 contó con una organización funcional clara, donde cada vista se vinculó con acciones específicas del sistema. Asimismo, permitió confirmar que la navegación propuesta mantuvo coherencia con el alcance definido para el núcleo comercial del módulo de Finanzas, especialmente en lo relacionado con clientes, fichas financieras, cotizaciones y notas de venta.</w:t>
      </w:r>
    </w:p>
    <w:p w14:paraId="77169804" w14:textId="7271D8B9" w:rsidR="31BA7F6D" w:rsidRDefault="31BA7F6D" w:rsidP="31BA7F6D">
      <w:pPr>
        <w:spacing w:line="278" w:lineRule="auto"/>
      </w:pPr>
    </w:p>
    <w:p w14:paraId="7A91A2F2" w14:textId="77777777" w:rsidR="003E0F1D" w:rsidRDefault="003E0F1D" w:rsidP="31BA7F6D">
      <w:pPr>
        <w:spacing w:line="278" w:lineRule="auto"/>
      </w:pPr>
    </w:p>
    <w:p w14:paraId="44FCCE6B" w14:textId="77777777" w:rsidR="003E0F1D" w:rsidRDefault="003E0F1D" w:rsidP="31BA7F6D">
      <w:pPr>
        <w:spacing w:line="278" w:lineRule="auto"/>
      </w:pPr>
    </w:p>
    <w:p w14:paraId="3DFF98B7" w14:textId="77777777" w:rsidR="003E0F1D" w:rsidRDefault="003E0F1D" w:rsidP="31BA7F6D">
      <w:pPr>
        <w:spacing w:line="278" w:lineRule="auto"/>
      </w:pPr>
    </w:p>
    <w:p w14:paraId="3892692A" w14:textId="77777777" w:rsidR="003E0F1D" w:rsidRDefault="003E0F1D" w:rsidP="31BA7F6D">
      <w:pPr>
        <w:spacing w:line="278" w:lineRule="auto"/>
      </w:pPr>
    </w:p>
    <w:p w14:paraId="21CB94F4" w14:textId="77777777" w:rsidR="003E0F1D" w:rsidRDefault="003E0F1D" w:rsidP="31BA7F6D">
      <w:pPr>
        <w:spacing w:line="278" w:lineRule="auto"/>
      </w:pPr>
    </w:p>
    <w:p w14:paraId="11D8E2A5" w14:textId="77777777" w:rsidR="003E0F1D" w:rsidRDefault="003E0F1D" w:rsidP="31BA7F6D">
      <w:pPr>
        <w:spacing w:line="278" w:lineRule="auto"/>
      </w:pPr>
    </w:p>
    <w:p w14:paraId="472378BD" w14:textId="77777777" w:rsidR="003E0F1D" w:rsidRDefault="003E0F1D" w:rsidP="31BA7F6D">
      <w:pPr>
        <w:spacing w:line="278" w:lineRule="auto"/>
      </w:pPr>
    </w:p>
    <w:p w14:paraId="2A167CC4" w14:textId="77777777" w:rsidR="003E0F1D" w:rsidRDefault="003E0F1D" w:rsidP="31BA7F6D">
      <w:pPr>
        <w:spacing w:line="278" w:lineRule="auto"/>
      </w:pPr>
    </w:p>
    <w:p w14:paraId="6B38E8B7" w14:textId="4736727D" w:rsidR="00F21EFD" w:rsidRPr="00FE5AF5" w:rsidRDefault="00F21EFD" w:rsidP="004D28EB">
      <w:pPr>
        <w:pStyle w:val="Descripcin"/>
      </w:pPr>
      <w:bookmarkStart w:id="705" w:name="_heading=h.lu0nvs78b41z" w:colFirst="0" w:colLast="0"/>
      <w:bookmarkEnd w:id="705"/>
      <w:r>
        <w:t xml:space="preserve"> </w:t>
      </w:r>
      <w:bookmarkStart w:id="706" w:name="_Toc232263828"/>
      <w:bookmarkStart w:id="707" w:name="_Toc232538202"/>
      <w:bookmarkStart w:id="708" w:name="_Toc232540812"/>
      <w:r w:rsidR="004D28EB">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w:t>
      </w:r>
      <w:r w:rsidR="008837C2">
        <w:fldChar w:fldCharType="end"/>
      </w:r>
      <w:r w:rsidR="004D28EB" w:rsidRPr="0053795A">
        <w:t xml:space="preserve">: “Árbol de Navegación del </w:t>
      </w:r>
      <w:r w:rsidR="74B8477A">
        <w:t>módulo</w:t>
      </w:r>
      <w:r w:rsidR="004D28EB" w:rsidRPr="0053795A">
        <w:t xml:space="preserve"> financiero incremento</w:t>
      </w:r>
      <w:r w:rsidR="112DB061">
        <w:t xml:space="preserve"> </w:t>
      </w:r>
      <w:r w:rsidR="74B8477A">
        <w:t>1</w:t>
      </w:r>
      <w:r w:rsidR="004D28EB" w:rsidRPr="0053795A">
        <w:t>”.</w:t>
      </w:r>
      <w:bookmarkEnd w:id="706"/>
      <w:bookmarkEnd w:id="707"/>
      <w:bookmarkEnd w:id="708"/>
    </w:p>
    <w:p w14:paraId="6E56DF90" w14:textId="3A6E929F" w:rsidR="24A2F8B3" w:rsidRDefault="24A2F8B3" w:rsidP="24A2F8B3"/>
    <w:p w14:paraId="01449F2F" w14:textId="1F0B77EB" w:rsidR="00F21EFD" w:rsidRPr="00FE5AF5" w:rsidRDefault="00F21EFD" w:rsidP="5C86934F">
      <w:pPr>
        <w:spacing w:before="200" w:line="360" w:lineRule="auto"/>
        <w:ind w:right="864"/>
        <w:jc w:val="center"/>
      </w:pPr>
      <w:r>
        <w:rPr>
          <w:noProof/>
        </w:rPr>
        <w:drawing>
          <wp:inline distT="0" distB="0" distL="0" distR="0" wp14:anchorId="48AF1267" wp14:editId="201CBE99">
            <wp:extent cx="5981700" cy="2590800"/>
            <wp:effectExtent l="0" t="0" r="0" b="0"/>
            <wp:docPr id="1560614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4203" name="Picture 1560614203"/>
                    <pic:cNvPicPr/>
                  </pic:nvPicPr>
                  <pic:blipFill>
                    <a:blip r:embed="rId85">
                      <a:extLst>
                        <a:ext uri="{28A0092B-C50C-407E-A947-70E740481C1C}">
                          <a14:useLocalDpi xmlns:a14="http://schemas.microsoft.com/office/drawing/2010/main"/>
                        </a:ext>
                      </a:extLst>
                    </a:blip>
                    <a:stretch>
                      <a:fillRect/>
                    </a:stretch>
                  </pic:blipFill>
                  <pic:spPr>
                    <a:xfrm>
                      <a:off x="0" y="0"/>
                      <a:ext cx="5981700" cy="2590800"/>
                    </a:xfrm>
                    <a:prstGeom prst="rect">
                      <a:avLst/>
                    </a:prstGeom>
                  </pic:spPr>
                </pic:pic>
              </a:graphicData>
            </a:graphic>
          </wp:inline>
        </w:drawing>
      </w:r>
    </w:p>
    <w:p w14:paraId="409B745D" w14:textId="17CA7EB9" w:rsidR="00F21EFD" w:rsidRPr="00FE5AF5" w:rsidRDefault="00F21EFD" w:rsidP="009D7A4F">
      <w:pPr>
        <w:pStyle w:val="Cita"/>
      </w:pPr>
      <w:r w:rsidRPr="00FE5AF5">
        <w:t>Fuente: Elaborado por el estudiante de acuerdo con el proyecto</w:t>
      </w:r>
    </w:p>
    <w:p w14:paraId="3114791E" w14:textId="0CB9E970" w:rsidR="00312F99" w:rsidRPr="00FE5AF5" w:rsidRDefault="00312F99" w:rsidP="6F7A244B">
      <w:pPr>
        <w:spacing w:after="200"/>
        <w:rPr>
          <w:rFonts w:ascii="Arial" w:eastAsia="Arial" w:hAnsi="Arial" w:cs="Arial"/>
          <w:i/>
          <w:iCs/>
          <w:color w:val="000000" w:themeColor="text1"/>
          <w:sz w:val="18"/>
          <w:szCs w:val="18"/>
        </w:rPr>
      </w:pPr>
    </w:p>
    <w:p w14:paraId="400EDBDD" w14:textId="1CEDCF86" w:rsidR="0FB0DF0B" w:rsidRDefault="0D476DC8" w:rsidP="0FB0DF0B">
      <w:pPr>
        <w:spacing w:after="200"/>
        <w:rPr>
          <w:rStyle w:val="Ttulo2Car"/>
        </w:rPr>
      </w:pPr>
      <w:bookmarkStart w:id="709" w:name="_Toc168150142"/>
      <w:bookmarkStart w:id="710" w:name="_Toc256738941"/>
      <w:bookmarkStart w:id="711" w:name="_Toc232321772"/>
      <w:bookmarkStart w:id="712" w:name="_Toc232540710"/>
      <w:r w:rsidRPr="0D476DC8">
        <w:rPr>
          <w:rStyle w:val="Ttulo2Car"/>
        </w:rPr>
        <w:t>7.1.  Imágenes Vistas y Funcionalidades de Árbol de Navegación:</w:t>
      </w:r>
      <w:bookmarkEnd w:id="709"/>
      <w:bookmarkEnd w:id="710"/>
      <w:bookmarkEnd w:id="711"/>
      <w:bookmarkEnd w:id="712"/>
      <w:r w:rsidR="23FE0521">
        <w:br/>
      </w:r>
    </w:p>
    <w:p w14:paraId="062DA00A" w14:textId="7752BA06" w:rsidR="23FE0521" w:rsidRDefault="23FE0521" w:rsidP="23FE0521">
      <w:pPr>
        <w:spacing w:after="200"/>
        <w:rPr>
          <w:rFonts w:ascii="Arial" w:eastAsia="Arial" w:hAnsi="Arial" w:cs="Arial"/>
          <w:szCs w:val="24"/>
        </w:rPr>
      </w:pPr>
      <w:r w:rsidRPr="23FE0521">
        <w:rPr>
          <w:rFonts w:ascii="Arial" w:eastAsia="Arial" w:hAnsi="Arial" w:cs="Arial"/>
          <w:color w:val="000000" w:themeColor="text1"/>
          <w:szCs w:val="24"/>
        </w:rPr>
        <w:t>El desarrollo de las principales vistas y funcionalidades contempladas en el árbol de navegación del incremento 1 se ejemplifica a través de las siguientes imágenes, las cuales muestran la implementación de las interfaces desarrolladas. Estas fiestas permiten visualizar la distribución de los módulos dentro del sistema y la forma en la que el usuario interactúa con ellos</w:t>
      </w:r>
    </w:p>
    <w:p w14:paraId="33FE9DD8" w14:textId="15B52123" w:rsidR="23FE0521" w:rsidRDefault="00716F29" w:rsidP="00716F29">
      <w:pPr>
        <w:pStyle w:val="Ttulo3"/>
        <w:rPr>
          <w:rFonts w:ascii="Arial" w:eastAsia="Arial" w:hAnsi="Arial" w:cs="Arial"/>
          <w:color w:val="000000" w:themeColor="text1"/>
          <w:sz w:val="22"/>
          <w:szCs w:val="22"/>
        </w:rPr>
      </w:pPr>
      <w:bookmarkStart w:id="713" w:name="_Toc232321773"/>
      <w:bookmarkStart w:id="714" w:name="_Toc232540711"/>
      <w:r w:rsidRPr="00716F29">
        <w:t>7.</w:t>
      </w:r>
      <w:r>
        <w:t xml:space="preserve">1.1. </w:t>
      </w:r>
      <w:r w:rsidR="0D476DC8">
        <w:t>Vista Catálogo de Clientes:</w:t>
      </w:r>
      <w:bookmarkEnd w:id="713"/>
      <w:bookmarkEnd w:id="714"/>
    </w:p>
    <w:p w14:paraId="3B36BC62" w14:textId="51A6E46B" w:rsidR="23FE0521" w:rsidRDefault="23FE0521"/>
    <w:p w14:paraId="04E6F479" w14:textId="1CCD8ABB" w:rsidR="23FE0521" w:rsidRDefault="0D476DC8" w:rsidP="23FE0521">
      <w:pPr>
        <w:spacing w:after="0"/>
      </w:pPr>
      <w:r w:rsidRPr="0D476DC8">
        <w:rPr>
          <w:rFonts w:ascii="Arial" w:eastAsia="Arial" w:hAnsi="Arial" w:cs="Arial"/>
          <w:color w:val="000000" w:themeColor="text1"/>
          <w:sz w:val="22"/>
        </w:rPr>
        <w:t>Esta vista corresponde al módulo principal de gestión de clientes. El sistema obtiene desde la base de datos el catálogo de clientes con un estado comercial activo y despliegue información relevante para su identificación, incluyendo Rut, razón social, teléfono y correo electrónico. Además, incorpora una barra de búsqueda que permite filtrar registros por coincidencias parciales o totales con el Rut o la ración social. Como mecanismo de control, dispone de un filtro que permite visualizar exclusivamente aquellos clientes que mantienen saldos pendientes asociados a notas de venta.</w:t>
      </w:r>
    </w:p>
    <w:p w14:paraId="0893D134" w14:textId="59AEC575" w:rsidR="23FE0521" w:rsidRDefault="23FE0521"/>
    <w:p w14:paraId="03145BFC" w14:textId="6A26BCE3" w:rsidR="23FE0521" w:rsidRDefault="00716F29" w:rsidP="23FE0521">
      <w:pPr>
        <w:pStyle w:val="Ttulo3"/>
        <w:rPr>
          <w:rFonts w:ascii="Arial" w:eastAsia="Arial" w:hAnsi="Arial" w:cs="Arial"/>
          <w:color w:val="000000" w:themeColor="text1"/>
          <w:sz w:val="22"/>
          <w:szCs w:val="22"/>
        </w:rPr>
      </w:pPr>
      <w:bookmarkStart w:id="715" w:name="_Toc232321774"/>
      <w:bookmarkStart w:id="716" w:name="_Toc232540712"/>
      <w:r>
        <w:lastRenderedPageBreak/>
        <w:t xml:space="preserve">7.1.2. </w:t>
      </w:r>
      <w:r w:rsidR="0D476DC8">
        <w:t>Vista Ficha Cliente:</w:t>
      </w:r>
      <w:bookmarkEnd w:id="715"/>
      <w:bookmarkEnd w:id="716"/>
    </w:p>
    <w:p w14:paraId="6F59A461" w14:textId="40A4D1E8" w:rsidR="23FE0521" w:rsidRDefault="23FE0521"/>
    <w:p w14:paraId="6E24C888" w14:textId="42546BC2" w:rsidR="23FE0521" w:rsidRDefault="23FE0521" w:rsidP="23FE0521">
      <w:pPr>
        <w:spacing w:after="0"/>
      </w:pPr>
      <w:r w:rsidRPr="23FE0521">
        <w:rPr>
          <w:rFonts w:ascii="Arial" w:eastAsia="Arial" w:hAnsi="Arial" w:cs="Arial"/>
          <w:color w:val="000000" w:themeColor="text1"/>
          <w:sz w:val="22"/>
        </w:rPr>
        <w:t>Esta vista presenta la ficha financiera del cliente en modo de uso de lectura. La interfaz muestra los datos de contacto obtenidos desde la base de datos comercial y, adicionalmente, despliega el historial de notas de ventas emitidas junto con los pagos registrados. Esto permite consultar el comportamiento de pago del cliente y el estado de sus obligaciones comerciales.</w:t>
      </w:r>
    </w:p>
    <w:p w14:paraId="6CE8B0AB" w14:textId="6FB86C15" w:rsidR="23FE0521" w:rsidRDefault="23FE0521"/>
    <w:p w14:paraId="2A8B9822" w14:textId="7B0E2DBE" w:rsidR="23FE0521" w:rsidRDefault="00716F29" w:rsidP="23FE0521">
      <w:pPr>
        <w:pStyle w:val="Ttulo3"/>
        <w:rPr>
          <w:rFonts w:ascii="Arial" w:eastAsia="Arial" w:hAnsi="Arial" w:cs="Arial"/>
          <w:color w:val="000000" w:themeColor="text1"/>
          <w:sz w:val="22"/>
          <w:szCs w:val="22"/>
        </w:rPr>
      </w:pPr>
      <w:bookmarkStart w:id="717" w:name="_Toc232321775"/>
      <w:bookmarkStart w:id="718" w:name="_Toc232540713"/>
      <w:r>
        <w:t xml:space="preserve">7.1.3. </w:t>
      </w:r>
      <w:r w:rsidR="0D476DC8">
        <w:t>Vista Armar Cotización:</w:t>
      </w:r>
      <w:bookmarkEnd w:id="717"/>
      <w:bookmarkEnd w:id="718"/>
    </w:p>
    <w:p w14:paraId="6FAF2625" w14:textId="2C434EA5" w:rsidR="23FE0521" w:rsidRDefault="23FE0521"/>
    <w:p w14:paraId="51268F68" w14:textId="47D33142" w:rsidR="23FE0521" w:rsidRDefault="0D476DC8" w:rsidP="23FE0521">
      <w:pPr>
        <w:spacing w:after="0"/>
      </w:pPr>
      <w:r w:rsidRPr="0D476DC8">
        <w:rPr>
          <w:rFonts w:ascii="Arial" w:eastAsia="Arial" w:hAnsi="Arial" w:cs="Arial"/>
          <w:color w:val="000000" w:themeColor="text1"/>
          <w:sz w:val="22"/>
        </w:rPr>
        <w:t>Esta vista permite generar un nuevo documento de cotización comercial. Para ello, el usuario debe seleccionar un cliente activo e ingresar a los materiales y cantidad de requeridos. El sistema obtiene los costos unitarios registrados en inventario, calcula automáticamente el subtotal de costo y se genera un precio de venta sugerido a partir de la imagen de ganancias definido por el usuario. Asimismo, exige el ingreso de una fecha de expiración válida antes que permita el proceso de aprobación.</w:t>
      </w:r>
    </w:p>
    <w:p w14:paraId="2662FC34" w14:textId="68DE6E9F" w:rsidR="23FE0521" w:rsidRDefault="23FE0521"/>
    <w:p w14:paraId="5743E26A" w14:textId="3D32184D" w:rsidR="23FE0521" w:rsidRDefault="00716F29" w:rsidP="23FE0521">
      <w:pPr>
        <w:pStyle w:val="Ttulo3"/>
        <w:rPr>
          <w:rFonts w:ascii="Arial" w:eastAsia="Arial" w:hAnsi="Arial" w:cs="Arial"/>
          <w:color w:val="000000" w:themeColor="text1"/>
          <w:sz w:val="22"/>
          <w:szCs w:val="22"/>
        </w:rPr>
      </w:pPr>
      <w:bookmarkStart w:id="719" w:name="_Toc232321776"/>
      <w:bookmarkStart w:id="720" w:name="_Toc232540714"/>
      <w:r>
        <w:t xml:space="preserve">7.1.4. </w:t>
      </w:r>
      <w:r w:rsidR="0D476DC8">
        <w:t>Vista Gestión Aprobación:</w:t>
      </w:r>
      <w:bookmarkEnd w:id="719"/>
      <w:bookmarkEnd w:id="720"/>
    </w:p>
    <w:p w14:paraId="27E29CAA" w14:textId="078E46E6" w:rsidR="23FE0521" w:rsidRDefault="23FE0521"/>
    <w:p w14:paraId="1FE25002" w14:textId="374AD71C" w:rsidR="23FE0521" w:rsidRDefault="0D476DC8" w:rsidP="23FE0521">
      <w:pPr>
        <w:spacing w:after="0"/>
      </w:pPr>
      <w:r w:rsidRPr="0D476DC8">
        <w:rPr>
          <w:rFonts w:ascii="Arial" w:eastAsia="Arial" w:hAnsi="Arial" w:cs="Arial"/>
          <w:color w:val="000000" w:themeColor="text1"/>
          <w:sz w:val="22"/>
        </w:rPr>
        <w:t>Esta vista permite gestionar la aprobación de las cotizaciones generadas por el sistema. Al cambiar el estado de una cotización a “aprobada”, y el sistema restringe la modificación de información crítica como materiales, precios, cliente asociado y margen de ganancia. Además, genera automáticamente una nota de venta utilizando la información válida de la cotización como manteniendo la consistencia de los datos registrados.</w:t>
      </w:r>
    </w:p>
    <w:p w14:paraId="2FD94248" w14:textId="6CA65C19" w:rsidR="23FE0521" w:rsidRDefault="23FE0521"/>
    <w:p w14:paraId="3CBF2904" w14:textId="1D5814F2" w:rsidR="23FE0521" w:rsidRDefault="00716F29" w:rsidP="23FE0521">
      <w:pPr>
        <w:pStyle w:val="Ttulo3"/>
        <w:rPr>
          <w:rFonts w:ascii="Arial" w:eastAsia="Arial" w:hAnsi="Arial" w:cs="Arial"/>
          <w:color w:val="000000" w:themeColor="text1"/>
          <w:sz w:val="22"/>
          <w:szCs w:val="22"/>
        </w:rPr>
      </w:pPr>
      <w:bookmarkStart w:id="721" w:name="_Toc232321777"/>
      <w:bookmarkStart w:id="722" w:name="_Toc232540715"/>
      <w:r>
        <w:t xml:space="preserve">7.1.5. </w:t>
      </w:r>
      <w:r w:rsidR="0D476DC8">
        <w:t>Vista Nueva Venta Directa</w:t>
      </w:r>
      <w:bookmarkEnd w:id="721"/>
      <w:bookmarkEnd w:id="722"/>
    </w:p>
    <w:p w14:paraId="141D134F" w14:textId="6F468310" w:rsidR="23FE0521" w:rsidRDefault="23FE0521"/>
    <w:p w14:paraId="03951FBB" w14:textId="717C4C22" w:rsidR="23FE0521" w:rsidRDefault="0D476DC8" w:rsidP="23FE0521">
      <w:pPr>
        <w:spacing w:after="0"/>
      </w:pPr>
      <w:r w:rsidRPr="0D476DC8">
        <w:rPr>
          <w:rFonts w:ascii="Arial" w:eastAsia="Arial" w:hAnsi="Arial" w:cs="Arial"/>
          <w:color w:val="000000" w:themeColor="text1"/>
          <w:sz w:val="22"/>
        </w:rPr>
        <w:t xml:space="preserve">Esta vista permite registrar una nota de venta sin requerir una cotización previa. El usuario ingresa el monto correspondiente a la operación y puede seleccionar la moneda de la transacción. Cuando se utilizan divisas extranjeras, el sistema obtiene automáticamente el tipo de cambio vigente y realiza la conversión de moneda local. Asimismo, calcula el IVA según corresponda y permite registrar los folios asociados a la guía de despacho y facturas electrónicas. </w:t>
      </w:r>
    </w:p>
    <w:p w14:paraId="132340CA" w14:textId="6972CC7D" w:rsidR="23FE0521" w:rsidRDefault="23FE0521"/>
    <w:p w14:paraId="39ABD36A" w14:textId="66FE3E70" w:rsidR="23FE0521" w:rsidRDefault="00716F29" w:rsidP="23FE0521">
      <w:pPr>
        <w:pStyle w:val="Ttulo3"/>
        <w:rPr>
          <w:rFonts w:ascii="Arial" w:eastAsia="Arial" w:hAnsi="Arial" w:cs="Arial"/>
          <w:color w:val="000000" w:themeColor="text1"/>
          <w:sz w:val="22"/>
          <w:szCs w:val="22"/>
        </w:rPr>
      </w:pPr>
      <w:bookmarkStart w:id="723" w:name="_Toc232321778"/>
      <w:bookmarkStart w:id="724" w:name="_Toc232540716"/>
      <w:r>
        <w:t xml:space="preserve">7.1.6. </w:t>
      </w:r>
      <w:r w:rsidR="0D476DC8">
        <w:t>Vista Ingreso de Descuento:</w:t>
      </w:r>
      <w:bookmarkEnd w:id="723"/>
      <w:bookmarkEnd w:id="724"/>
    </w:p>
    <w:p w14:paraId="14709DA6" w14:textId="7B873217" w:rsidR="23FE0521" w:rsidRDefault="23FE0521"/>
    <w:p w14:paraId="2EC9DC33" w14:textId="19C65B9B" w:rsidR="23FE0521" w:rsidRDefault="23FE0521" w:rsidP="23FE0521">
      <w:pPr>
        <w:spacing w:after="0"/>
      </w:pPr>
      <w:r w:rsidRPr="23FE0521">
        <w:rPr>
          <w:rFonts w:ascii="Arial" w:eastAsia="Arial" w:hAnsi="Arial" w:cs="Arial"/>
          <w:color w:val="000000" w:themeColor="text1"/>
          <w:sz w:val="22"/>
        </w:rPr>
        <w:t xml:space="preserve">Esta ventana emergente permite aplicar descuentos comerciales sobre el monto total de una ventana. El usuario puede seleccionar si el descuento corresponde a un monto fijo o porcentual, actualizándose automáticamente el valor final de la transacción. Antes de aplicar la modificación </w:t>
      </w:r>
      <w:r w:rsidRPr="23FE0521">
        <w:rPr>
          <w:rFonts w:ascii="Arial" w:eastAsia="Arial" w:hAnsi="Arial" w:cs="Arial"/>
          <w:color w:val="000000" w:themeColor="text1"/>
          <w:sz w:val="22"/>
        </w:rPr>
        <w:lastRenderedPageBreak/>
        <w:t>como el sistema valida que el usuario posea permisos asociados a los roles de gerencia o administrador.</w:t>
      </w:r>
    </w:p>
    <w:p w14:paraId="357AC827" w14:textId="699F3B5C" w:rsidR="23FE0521" w:rsidRDefault="23FE0521"/>
    <w:p w14:paraId="0F41C203" w14:textId="0AC16CF1" w:rsidR="23FE0521" w:rsidRDefault="00716F29" w:rsidP="23FE0521">
      <w:pPr>
        <w:pStyle w:val="Ttulo3"/>
        <w:rPr>
          <w:rFonts w:ascii="Arial" w:eastAsia="Arial" w:hAnsi="Arial" w:cs="Arial"/>
          <w:color w:val="000000" w:themeColor="text1"/>
          <w:sz w:val="22"/>
          <w:szCs w:val="22"/>
        </w:rPr>
      </w:pPr>
      <w:bookmarkStart w:id="725" w:name="_Toc232321779"/>
      <w:bookmarkStart w:id="726" w:name="_Toc232540717"/>
      <w:r>
        <w:t xml:space="preserve">7.1.7. </w:t>
      </w:r>
      <w:r w:rsidR="0D476DC8">
        <w:t>Vista Confirmar Anulación:</w:t>
      </w:r>
      <w:bookmarkEnd w:id="725"/>
      <w:bookmarkEnd w:id="726"/>
    </w:p>
    <w:p w14:paraId="04845DC4" w14:textId="60D43B69" w:rsidR="23FE0521" w:rsidRDefault="23FE0521"/>
    <w:p w14:paraId="705D217D" w14:textId="430200C2" w:rsidR="23FE0521" w:rsidRDefault="0D476DC8" w:rsidP="23FE0521">
      <w:pPr>
        <w:spacing w:after="0"/>
      </w:pPr>
      <w:r w:rsidRPr="0D476DC8">
        <w:rPr>
          <w:rFonts w:ascii="Arial" w:eastAsia="Arial" w:hAnsi="Arial" w:cs="Arial"/>
          <w:color w:val="000000" w:themeColor="text1"/>
          <w:sz w:val="22"/>
        </w:rPr>
        <w:t>Esta ventana emergente se despliega para solicitar la anulación de una nota de venta. El sistema verifica si existen documentos tributarios asociados a la operación. En caso contrario, la anulación se realiza directamente; de lo contrario, se exige el ingreso del folio correspondiente a la nota de crédito antes de completar el proceso y actualizar el estado del documento.</w:t>
      </w:r>
    </w:p>
    <w:p w14:paraId="24CC8CAC" w14:textId="1624FCE0" w:rsidR="5AF23E62" w:rsidRDefault="5AF23E62" w:rsidP="5AF23E62"/>
    <w:p w14:paraId="19C1D654" w14:textId="10E6E5C0" w:rsidR="46225161" w:rsidRPr="0089739C" w:rsidRDefault="46225161" w:rsidP="0089739C">
      <w:pPr>
        <w:pStyle w:val="Descripcin"/>
      </w:pPr>
      <w:bookmarkStart w:id="727" w:name="_Toc232263829"/>
      <w:bookmarkStart w:id="728" w:name="_Toc232538203"/>
      <w:bookmarkStart w:id="729" w:name="_Toc232540813"/>
      <w:r w:rsidRPr="0089739C">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w:t>
      </w:r>
      <w:r w:rsidR="008837C2">
        <w:fldChar w:fldCharType="end"/>
      </w:r>
      <w:r w:rsidRPr="0089739C">
        <w:t>: “</w:t>
      </w:r>
      <w:r w:rsidR="646565E5" w:rsidRPr="0089739C">
        <w:t xml:space="preserve">Vista Catalogo Clientes y </w:t>
      </w:r>
      <w:r w:rsidRPr="0089739C">
        <w:t>Funcionalidad Cargar Clientes Activos”.</w:t>
      </w:r>
      <w:bookmarkEnd w:id="727"/>
      <w:bookmarkEnd w:id="728"/>
      <w:bookmarkEnd w:id="729"/>
    </w:p>
    <w:p w14:paraId="24E63FE6" w14:textId="3446F75D" w:rsidR="24A2F8B3" w:rsidRDefault="24A2F8B3" w:rsidP="24A2F8B3"/>
    <w:p w14:paraId="65F0D799" w14:textId="5E48E467" w:rsidR="3088208D" w:rsidRDefault="3088208D" w:rsidP="3088208D">
      <w:pPr>
        <w:spacing w:after="200"/>
        <w:rPr>
          <w:rFonts w:ascii="Arial" w:eastAsia="Arial" w:hAnsi="Arial" w:cs="Arial"/>
          <w:i/>
          <w:iCs/>
          <w:color w:val="000000" w:themeColor="text1"/>
          <w:sz w:val="18"/>
          <w:szCs w:val="18"/>
        </w:rPr>
      </w:pPr>
      <w:r>
        <w:rPr>
          <w:noProof/>
        </w:rPr>
        <w:drawing>
          <wp:inline distT="0" distB="0" distL="0" distR="0" wp14:anchorId="07F231A1" wp14:editId="2CD10FE2">
            <wp:extent cx="5981700" cy="2838450"/>
            <wp:effectExtent l="0" t="0" r="0" b="0"/>
            <wp:docPr id="1871008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08703" name="Picture 1871008703"/>
                    <pic:cNvPicPr/>
                  </pic:nvPicPr>
                  <pic:blipFill>
                    <a:blip r:embed="rId86">
                      <a:extLst>
                        <a:ext uri="{28A0092B-C50C-407E-A947-70E740481C1C}">
                          <a14:useLocalDpi xmlns:a14="http://schemas.microsoft.com/office/drawing/2010/main"/>
                        </a:ext>
                      </a:extLst>
                    </a:blip>
                    <a:stretch>
                      <a:fillRect/>
                    </a:stretch>
                  </pic:blipFill>
                  <pic:spPr>
                    <a:xfrm>
                      <a:off x="0" y="0"/>
                      <a:ext cx="5981700" cy="2838450"/>
                    </a:xfrm>
                    <a:prstGeom prst="rect">
                      <a:avLst/>
                    </a:prstGeom>
                  </pic:spPr>
                </pic:pic>
              </a:graphicData>
            </a:graphic>
          </wp:inline>
        </w:drawing>
      </w:r>
    </w:p>
    <w:p w14:paraId="278061F7" w14:textId="23BFFD23" w:rsidR="66EA124A" w:rsidRPr="0089739C" w:rsidRDefault="6C280344" w:rsidP="0089739C">
      <w:pPr>
        <w:pStyle w:val="Cita"/>
      </w:pPr>
      <w:r w:rsidRPr="0089739C">
        <w:t>Fuente: Elaborado por el estudiante de acuerdo con el proyecto</w:t>
      </w:r>
    </w:p>
    <w:p w14:paraId="34D3CEC6" w14:textId="0923826C" w:rsidR="0FB0DF0B" w:rsidRDefault="0FB0DF0B" w:rsidP="0FB0DF0B"/>
    <w:p w14:paraId="631AA1D2" w14:textId="5F2BFA5C" w:rsidR="0FB0DF0B" w:rsidRDefault="0FB0DF0B" w:rsidP="23FE0521">
      <w:pPr>
        <w:spacing w:after="200"/>
        <w:rPr>
          <w:rFonts w:ascii="Arial" w:eastAsia="Arial" w:hAnsi="Arial" w:cs="Arial"/>
          <w:i/>
          <w:iCs/>
          <w:color w:val="000000" w:themeColor="text1"/>
          <w:sz w:val="18"/>
          <w:szCs w:val="18"/>
        </w:rPr>
      </w:pPr>
    </w:p>
    <w:p w14:paraId="6470C6CD" w14:textId="77777777" w:rsidR="003E0F1D" w:rsidRDefault="003E0F1D" w:rsidP="23FE0521">
      <w:pPr>
        <w:spacing w:after="200"/>
        <w:rPr>
          <w:rFonts w:ascii="Arial" w:eastAsia="Arial" w:hAnsi="Arial" w:cs="Arial"/>
          <w:i/>
          <w:iCs/>
          <w:color w:val="000000" w:themeColor="text1"/>
          <w:sz w:val="18"/>
          <w:szCs w:val="18"/>
        </w:rPr>
      </w:pPr>
    </w:p>
    <w:p w14:paraId="4A6C2D92" w14:textId="77777777" w:rsidR="003E0F1D" w:rsidRDefault="003E0F1D" w:rsidP="23FE0521">
      <w:pPr>
        <w:spacing w:after="200"/>
        <w:rPr>
          <w:rFonts w:ascii="Arial" w:eastAsia="Arial" w:hAnsi="Arial" w:cs="Arial"/>
          <w:i/>
          <w:iCs/>
          <w:color w:val="000000" w:themeColor="text1"/>
          <w:sz w:val="18"/>
          <w:szCs w:val="18"/>
        </w:rPr>
      </w:pPr>
    </w:p>
    <w:p w14:paraId="7DB00EFC" w14:textId="77777777" w:rsidR="003E0F1D" w:rsidRDefault="003E0F1D" w:rsidP="23FE0521">
      <w:pPr>
        <w:spacing w:after="200"/>
        <w:rPr>
          <w:rFonts w:ascii="Arial" w:eastAsia="Arial" w:hAnsi="Arial" w:cs="Arial"/>
          <w:i/>
          <w:iCs/>
          <w:color w:val="000000" w:themeColor="text1"/>
          <w:sz w:val="18"/>
          <w:szCs w:val="18"/>
        </w:rPr>
      </w:pPr>
    </w:p>
    <w:p w14:paraId="2000D93A" w14:textId="77777777" w:rsidR="003E0F1D" w:rsidRDefault="003E0F1D" w:rsidP="23FE0521">
      <w:pPr>
        <w:spacing w:after="200"/>
        <w:rPr>
          <w:rFonts w:ascii="Arial" w:eastAsia="Arial" w:hAnsi="Arial" w:cs="Arial"/>
          <w:i/>
          <w:iCs/>
          <w:color w:val="000000" w:themeColor="text1"/>
          <w:sz w:val="18"/>
          <w:szCs w:val="18"/>
        </w:rPr>
      </w:pPr>
    </w:p>
    <w:p w14:paraId="4A337847" w14:textId="77777777" w:rsidR="003E0F1D" w:rsidRDefault="003E0F1D" w:rsidP="23FE0521">
      <w:pPr>
        <w:spacing w:after="200"/>
        <w:rPr>
          <w:rFonts w:ascii="Arial" w:eastAsia="Arial" w:hAnsi="Arial" w:cs="Arial"/>
          <w:i/>
          <w:iCs/>
          <w:color w:val="000000" w:themeColor="text1"/>
          <w:sz w:val="18"/>
          <w:szCs w:val="18"/>
        </w:rPr>
      </w:pPr>
    </w:p>
    <w:p w14:paraId="4B7F572F" w14:textId="100C2706" w:rsidR="23FE0521" w:rsidRDefault="23FE0521" w:rsidP="23FE0521">
      <w:pPr>
        <w:spacing w:after="200"/>
        <w:rPr>
          <w:rFonts w:ascii="Arial" w:eastAsia="Arial" w:hAnsi="Arial" w:cs="Arial"/>
          <w:i/>
          <w:iCs/>
          <w:color w:val="000000" w:themeColor="text1"/>
          <w:sz w:val="18"/>
          <w:szCs w:val="18"/>
        </w:rPr>
      </w:pPr>
    </w:p>
    <w:p w14:paraId="0CA8241D" w14:textId="29A9D261" w:rsidR="0FB0DF0B" w:rsidRDefault="0FB0DF0B" w:rsidP="0FB0DF0B">
      <w:pPr>
        <w:pStyle w:val="Descripcin"/>
      </w:pPr>
      <w:bookmarkStart w:id="730" w:name="_Toc232263830"/>
      <w:bookmarkStart w:id="731" w:name="_Toc232538204"/>
      <w:bookmarkStart w:id="732" w:name="_Toc232540814"/>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3</w:t>
      </w:r>
      <w:r w:rsidR="008837C2">
        <w:fldChar w:fldCharType="end"/>
      </w:r>
      <w:r>
        <w:t xml:space="preserve">: “Funcionalidad </w:t>
      </w:r>
      <w:r w:rsidR="77218049">
        <w:t>Filtrar por</w:t>
      </w:r>
      <w:r>
        <w:t xml:space="preserve"> Clientes </w:t>
      </w:r>
      <w:r w:rsidR="77218049">
        <w:t>Morosos</w:t>
      </w:r>
      <w:r>
        <w:t>”.</w:t>
      </w:r>
      <w:bookmarkEnd w:id="730"/>
      <w:bookmarkEnd w:id="731"/>
      <w:bookmarkEnd w:id="732"/>
    </w:p>
    <w:p w14:paraId="576D7394" w14:textId="62DB11B1" w:rsidR="24A2F8B3" w:rsidRDefault="24A2F8B3" w:rsidP="24A2F8B3"/>
    <w:p w14:paraId="44E391E2" w14:textId="40FA06DD" w:rsidR="23A929FA" w:rsidRDefault="23A929FA" w:rsidP="23A929FA">
      <w:pPr>
        <w:spacing w:after="200"/>
        <w:rPr>
          <w:rFonts w:ascii="Arial" w:eastAsia="Arial" w:hAnsi="Arial" w:cs="Arial"/>
          <w:i/>
          <w:iCs/>
          <w:color w:val="000000" w:themeColor="text1"/>
          <w:sz w:val="18"/>
          <w:szCs w:val="18"/>
        </w:rPr>
      </w:pPr>
      <w:r>
        <w:rPr>
          <w:noProof/>
        </w:rPr>
        <w:drawing>
          <wp:inline distT="0" distB="0" distL="0" distR="0" wp14:anchorId="251FB595" wp14:editId="0CC94BBF">
            <wp:extent cx="5981700" cy="2686050"/>
            <wp:effectExtent l="0" t="0" r="0" b="0"/>
            <wp:docPr id="885573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73532" name="Picture 885573532"/>
                    <pic:cNvPicPr/>
                  </pic:nvPicPr>
                  <pic:blipFill>
                    <a:blip r:embed="rId87">
                      <a:extLst>
                        <a:ext uri="{28A0092B-C50C-407E-A947-70E740481C1C}">
                          <a14:useLocalDpi xmlns:a14="http://schemas.microsoft.com/office/drawing/2010/main"/>
                        </a:ext>
                      </a:extLst>
                    </a:blip>
                    <a:stretch>
                      <a:fillRect/>
                    </a:stretch>
                  </pic:blipFill>
                  <pic:spPr>
                    <a:xfrm>
                      <a:off x="0" y="0"/>
                      <a:ext cx="5981700" cy="2686050"/>
                    </a:xfrm>
                    <a:prstGeom prst="rect">
                      <a:avLst/>
                    </a:prstGeom>
                  </pic:spPr>
                </pic:pic>
              </a:graphicData>
            </a:graphic>
          </wp:inline>
        </w:drawing>
      </w:r>
    </w:p>
    <w:p w14:paraId="175013C7" w14:textId="33090F29" w:rsidR="3648EF3C" w:rsidRDefault="0D476DC8" w:rsidP="3648EF3C">
      <w:pPr>
        <w:pStyle w:val="Cita"/>
      </w:pPr>
      <w:r>
        <w:t>Fuente: Elaborado por el estudiante de acuerdo con el proyecto</w:t>
      </w:r>
    </w:p>
    <w:p w14:paraId="0171EAB0" w14:textId="6A813B7B" w:rsidR="24557BFA" w:rsidRDefault="24557BFA" w:rsidP="24557BFA"/>
    <w:p w14:paraId="4DCCDA9B" w14:textId="2C5EA573" w:rsidR="0FB0DF0B" w:rsidRDefault="0FB0DF0B" w:rsidP="0FB0DF0B">
      <w:pPr>
        <w:pStyle w:val="Descripcin"/>
      </w:pPr>
      <w:bookmarkStart w:id="733" w:name="_Toc232263831"/>
      <w:bookmarkStart w:id="734" w:name="_Toc232538205"/>
      <w:bookmarkStart w:id="735" w:name="_Toc232540815"/>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4</w:t>
      </w:r>
      <w:r w:rsidR="008837C2">
        <w:fldChar w:fldCharType="end"/>
      </w:r>
      <w:r>
        <w:t xml:space="preserve">: “Funcionalidad </w:t>
      </w:r>
      <w:r w:rsidR="77218049">
        <w:t>Buscar por RUT”.</w:t>
      </w:r>
      <w:bookmarkEnd w:id="733"/>
      <w:bookmarkEnd w:id="734"/>
      <w:bookmarkEnd w:id="735"/>
    </w:p>
    <w:p w14:paraId="4904FF9B" w14:textId="0AE3F17D" w:rsidR="5D59E723" w:rsidRDefault="16E011DC" w:rsidP="5D59E723">
      <w:pPr>
        <w:spacing w:after="200"/>
        <w:rPr>
          <w:rFonts w:ascii="Arial" w:eastAsia="Arial" w:hAnsi="Arial" w:cs="Arial"/>
          <w:i/>
          <w:iCs/>
          <w:color w:val="000000" w:themeColor="text1"/>
          <w:sz w:val="18"/>
          <w:szCs w:val="18"/>
        </w:rPr>
      </w:pPr>
      <w:r>
        <w:rPr>
          <w:noProof/>
        </w:rPr>
        <w:drawing>
          <wp:inline distT="0" distB="0" distL="0" distR="0" wp14:anchorId="1436F41C" wp14:editId="7FBA5445">
            <wp:extent cx="5981700" cy="2171700"/>
            <wp:effectExtent l="0" t="0" r="0" b="0"/>
            <wp:docPr id="559812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12935" name="Picture 559812935"/>
                    <pic:cNvPicPr/>
                  </pic:nvPicPr>
                  <pic:blipFill>
                    <a:blip r:embed="rId88">
                      <a:extLst>
                        <a:ext uri="{28A0092B-C50C-407E-A947-70E740481C1C}">
                          <a14:useLocalDpi xmlns:a14="http://schemas.microsoft.com/office/drawing/2010/main"/>
                        </a:ext>
                      </a:extLst>
                    </a:blip>
                    <a:stretch>
                      <a:fillRect/>
                    </a:stretch>
                  </pic:blipFill>
                  <pic:spPr>
                    <a:xfrm>
                      <a:off x="0" y="0"/>
                      <a:ext cx="5981700" cy="2171700"/>
                    </a:xfrm>
                    <a:prstGeom prst="rect">
                      <a:avLst/>
                    </a:prstGeom>
                  </pic:spPr>
                </pic:pic>
              </a:graphicData>
            </a:graphic>
          </wp:inline>
        </w:drawing>
      </w:r>
    </w:p>
    <w:p w14:paraId="35EA2D80" w14:textId="6C629B0C" w:rsidR="3648EF3C" w:rsidRDefault="3648EF3C" w:rsidP="3648EF3C">
      <w:pPr>
        <w:pStyle w:val="Cita"/>
      </w:pPr>
      <w:r>
        <w:t>Fuente: Elaborado por el estudiante de acuerdo con el proyecto</w:t>
      </w:r>
    </w:p>
    <w:p w14:paraId="3F37579A" w14:textId="52D219A0" w:rsidR="3648EF3C" w:rsidRDefault="3648EF3C" w:rsidP="3648EF3C"/>
    <w:p w14:paraId="6DC7BAC7" w14:textId="22C6842D" w:rsidR="5AF23E62" w:rsidRDefault="5AF23E62" w:rsidP="5AF23E62">
      <w:pPr>
        <w:spacing w:after="200"/>
        <w:rPr>
          <w:rFonts w:ascii="Arial" w:eastAsia="Arial" w:hAnsi="Arial" w:cs="Arial"/>
          <w:i/>
          <w:iCs/>
          <w:color w:val="000000" w:themeColor="text1"/>
          <w:sz w:val="18"/>
          <w:szCs w:val="18"/>
        </w:rPr>
      </w:pPr>
    </w:p>
    <w:p w14:paraId="37A1AC05" w14:textId="77777777" w:rsidR="003E0F1D" w:rsidRDefault="003E0F1D" w:rsidP="5AF23E62">
      <w:pPr>
        <w:spacing w:after="200"/>
        <w:rPr>
          <w:rFonts w:ascii="Arial" w:eastAsia="Arial" w:hAnsi="Arial" w:cs="Arial"/>
          <w:i/>
          <w:iCs/>
          <w:color w:val="000000" w:themeColor="text1"/>
          <w:sz w:val="18"/>
          <w:szCs w:val="18"/>
        </w:rPr>
      </w:pPr>
    </w:p>
    <w:p w14:paraId="4DFB6AC5" w14:textId="77777777" w:rsidR="003E0F1D" w:rsidRDefault="003E0F1D" w:rsidP="5AF23E62">
      <w:pPr>
        <w:spacing w:after="200"/>
        <w:rPr>
          <w:rFonts w:ascii="Arial" w:eastAsia="Arial" w:hAnsi="Arial" w:cs="Arial"/>
          <w:i/>
          <w:iCs/>
          <w:color w:val="000000" w:themeColor="text1"/>
          <w:sz w:val="18"/>
          <w:szCs w:val="18"/>
        </w:rPr>
      </w:pPr>
    </w:p>
    <w:p w14:paraId="257FA93E" w14:textId="10433F96" w:rsidR="77218049" w:rsidRDefault="77218049" w:rsidP="77218049">
      <w:pPr>
        <w:spacing w:after="200"/>
        <w:rPr>
          <w:rFonts w:ascii="Arial" w:eastAsia="Arial" w:hAnsi="Arial" w:cs="Arial"/>
          <w:i/>
          <w:iCs/>
          <w:color w:val="000000" w:themeColor="text1"/>
          <w:sz w:val="18"/>
          <w:szCs w:val="18"/>
        </w:rPr>
      </w:pPr>
    </w:p>
    <w:p w14:paraId="6A9DC0AF" w14:textId="31425F55" w:rsidR="08D77F39" w:rsidRDefault="08D77F39" w:rsidP="08D77F39">
      <w:pPr>
        <w:pStyle w:val="Descripcin"/>
      </w:pPr>
      <w:bookmarkStart w:id="736" w:name="_Toc232263832"/>
      <w:bookmarkStart w:id="737" w:name="_Toc232538206"/>
      <w:bookmarkStart w:id="738" w:name="_Toc232540816"/>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5</w:t>
      </w:r>
      <w:r w:rsidR="008837C2">
        <w:fldChar w:fldCharType="end"/>
      </w:r>
      <w:r>
        <w:t xml:space="preserve">: “Funcionalidad </w:t>
      </w:r>
      <w:r w:rsidR="77218049">
        <w:t xml:space="preserve">Buscar por </w:t>
      </w:r>
      <w:r w:rsidR="3648EF3C">
        <w:t>Razón Social”.</w:t>
      </w:r>
      <w:bookmarkEnd w:id="736"/>
      <w:bookmarkEnd w:id="737"/>
      <w:bookmarkEnd w:id="738"/>
    </w:p>
    <w:p w14:paraId="06A133D4" w14:textId="53DDCAC3" w:rsidR="7B87B8E7" w:rsidRDefault="01512595" w:rsidP="7B87B8E7">
      <w:pPr>
        <w:spacing w:after="200"/>
        <w:rPr>
          <w:rFonts w:ascii="Arial" w:eastAsia="Arial" w:hAnsi="Arial" w:cs="Arial"/>
          <w:i/>
          <w:iCs/>
          <w:color w:val="000000" w:themeColor="text1"/>
          <w:sz w:val="18"/>
          <w:szCs w:val="18"/>
        </w:rPr>
      </w:pPr>
      <w:r>
        <w:rPr>
          <w:noProof/>
        </w:rPr>
        <w:drawing>
          <wp:inline distT="0" distB="0" distL="0" distR="0" wp14:anchorId="6D728F0E" wp14:editId="2392FF1E">
            <wp:extent cx="5981700" cy="2828925"/>
            <wp:effectExtent l="0" t="0" r="0" b="0"/>
            <wp:docPr id="139885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3660" name="Picture 2020393660"/>
                    <pic:cNvPicPr/>
                  </pic:nvPicPr>
                  <pic:blipFill>
                    <a:blip r:embed="rId89">
                      <a:extLst>
                        <a:ext uri="{28A0092B-C50C-407E-A947-70E740481C1C}">
                          <a14:useLocalDpi xmlns:a14="http://schemas.microsoft.com/office/drawing/2010/main"/>
                        </a:ext>
                      </a:extLst>
                    </a:blip>
                    <a:stretch>
                      <a:fillRect/>
                    </a:stretch>
                  </pic:blipFill>
                  <pic:spPr>
                    <a:xfrm>
                      <a:off x="0" y="0"/>
                      <a:ext cx="5981700" cy="2828925"/>
                    </a:xfrm>
                    <a:prstGeom prst="rect">
                      <a:avLst/>
                    </a:prstGeom>
                  </pic:spPr>
                </pic:pic>
              </a:graphicData>
            </a:graphic>
          </wp:inline>
        </w:drawing>
      </w:r>
    </w:p>
    <w:p w14:paraId="7A955071" w14:textId="1510372A" w:rsidR="3648EF3C" w:rsidRDefault="3648EF3C" w:rsidP="3648EF3C">
      <w:pPr>
        <w:pStyle w:val="Cita"/>
      </w:pPr>
      <w:r>
        <w:t>Fuente: Elaborado por el estudiante de acuerdo con el proyecto</w:t>
      </w:r>
    </w:p>
    <w:p w14:paraId="07A46B20" w14:textId="008BA050" w:rsidR="1F27BD0A" w:rsidRDefault="1F27BD0A" w:rsidP="41A9C959">
      <w:pPr>
        <w:pStyle w:val="Ttulo3"/>
        <w:rPr>
          <w:rFonts w:eastAsia="Arial"/>
        </w:rPr>
      </w:pPr>
    </w:p>
    <w:p w14:paraId="2923C31B" w14:textId="64672A2C" w:rsidR="17D2712D" w:rsidRDefault="17D2712D" w:rsidP="17D2712D">
      <w:pPr>
        <w:spacing w:after="200"/>
        <w:rPr>
          <w:rFonts w:ascii="Arial" w:eastAsia="Arial" w:hAnsi="Arial" w:cs="Arial"/>
          <w:i/>
          <w:iCs/>
          <w:color w:val="000000" w:themeColor="text1"/>
          <w:sz w:val="18"/>
          <w:szCs w:val="18"/>
        </w:rPr>
      </w:pPr>
    </w:p>
    <w:p w14:paraId="11FBD055" w14:textId="43EBD632" w:rsidR="1F27BD0A" w:rsidRDefault="1F27BD0A" w:rsidP="1F27BD0A">
      <w:pPr>
        <w:spacing w:after="200"/>
        <w:rPr>
          <w:rFonts w:ascii="Arial" w:eastAsia="Arial" w:hAnsi="Arial" w:cs="Arial"/>
          <w:i/>
          <w:iCs/>
          <w:color w:val="000000" w:themeColor="text1"/>
          <w:sz w:val="18"/>
          <w:szCs w:val="18"/>
        </w:rPr>
      </w:pPr>
    </w:p>
    <w:p w14:paraId="2FE1945D" w14:textId="77777777" w:rsidR="003E0F1D" w:rsidRDefault="003E0F1D" w:rsidP="1F27BD0A">
      <w:pPr>
        <w:spacing w:after="200"/>
        <w:rPr>
          <w:rFonts w:ascii="Arial" w:eastAsia="Arial" w:hAnsi="Arial" w:cs="Arial"/>
          <w:i/>
          <w:iCs/>
          <w:color w:val="000000" w:themeColor="text1"/>
          <w:sz w:val="18"/>
          <w:szCs w:val="18"/>
        </w:rPr>
      </w:pPr>
    </w:p>
    <w:p w14:paraId="777F59B0" w14:textId="77777777" w:rsidR="003E0F1D" w:rsidRDefault="003E0F1D" w:rsidP="1F27BD0A">
      <w:pPr>
        <w:spacing w:after="200"/>
        <w:rPr>
          <w:rFonts w:ascii="Arial" w:eastAsia="Arial" w:hAnsi="Arial" w:cs="Arial"/>
          <w:i/>
          <w:iCs/>
          <w:color w:val="000000" w:themeColor="text1"/>
          <w:sz w:val="18"/>
          <w:szCs w:val="18"/>
        </w:rPr>
      </w:pPr>
    </w:p>
    <w:p w14:paraId="661D3747" w14:textId="77777777" w:rsidR="003E0F1D" w:rsidRDefault="003E0F1D" w:rsidP="1F27BD0A">
      <w:pPr>
        <w:spacing w:after="200"/>
        <w:rPr>
          <w:rFonts w:ascii="Arial" w:eastAsia="Arial" w:hAnsi="Arial" w:cs="Arial"/>
          <w:i/>
          <w:iCs/>
          <w:color w:val="000000" w:themeColor="text1"/>
          <w:sz w:val="18"/>
          <w:szCs w:val="18"/>
        </w:rPr>
      </w:pPr>
    </w:p>
    <w:p w14:paraId="7D01787F" w14:textId="77777777" w:rsidR="003E0F1D" w:rsidRDefault="003E0F1D" w:rsidP="1F27BD0A">
      <w:pPr>
        <w:spacing w:after="200"/>
        <w:rPr>
          <w:rFonts w:ascii="Arial" w:eastAsia="Arial" w:hAnsi="Arial" w:cs="Arial"/>
          <w:i/>
          <w:iCs/>
          <w:color w:val="000000" w:themeColor="text1"/>
          <w:sz w:val="18"/>
          <w:szCs w:val="18"/>
        </w:rPr>
      </w:pPr>
    </w:p>
    <w:p w14:paraId="77709924" w14:textId="77777777" w:rsidR="003E0F1D" w:rsidRDefault="003E0F1D" w:rsidP="1F27BD0A">
      <w:pPr>
        <w:spacing w:after="200"/>
        <w:rPr>
          <w:rFonts w:ascii="Arial" w:eastAsia="Arial" w:hAnsi="Arial" w:cs="Arial"/>
          <w:i/>
          <w:iCs/>
          <w:color w:val="000000" w:themeColor="text1"/>
          <w:sz w:val="18"/>
          <w:szCs w:val="18"/>
        </w:rPr>
      </w:pPr>
    </w:p>
    <w:p w14:paraId="0B8BD287" w14:textId="77777777" w:rsidR="003E0F1D" w:rsidRDefault="003E0F1D" w:rsidP="08D77F39">
      <w:pPr>
        <w:pStyle w:val="Descripcin"/>
      </w:pPr>
      <w:bookmarkStart w:id="739" w:name="_Toc232263833"/>
    </w:p>
    <w:p w14:paraId="54E37977" w14:textId="77777777" w:rsidR="003E0F1D" w:rsidRDefault="003E0F1D" w:rsidP="08D77F39">
      <w:pPr>
        <w:pStyle w:val="Descripcin"/>
      </w:pPr>
    </w:p>
    <w:p w14:paraId="64C72E0C" w14:textId="77777777" w:rsidR="003E0F1D" w:rsidRDefault="003E0F1D" w:rsidP="08D77F39">
      <w:pPr>
        <w:pStyle w:val="Descripcin"/>
      </w:pPr>
    </w:p>
    <w:p w14:paraId="20F5A20E" w14:textId="77777777" w:rsidR="003E0F1D" w:rsidRDefault="003E0F1D" w:rsidP="08D77F39">
      <w:pPr>
        <w:pStyle w:val="Descripcin"/>
      </w:pPr>
    </w:p>
    <w:p w14:paraId="3D51452B" w14:textId="77777777" w:rsidR="003E0F1D" w:rsidRDefault="003E0F1D" w:rsidP="08D77F39">
      <w:pPr>
        <w:pStyle w:val="Descripcin"/>
      </w:pPr>
    </w:p>
    <w:p w14:paraId="6E9865D0" w14:textId="77777777" w:rsidR="003E0F1D" w:rsidRDefault="003E0F1D" w:rsidP="08D77F39">
      <w:pPr>
        <w:pStyle w:val="Descripcin"/>
      </w:pPr>
    </w:p>
    <w:p w14:paraId="38664444" w14:textId="77777777" w:rsidR="003E0F1D" w:rsidRDefault="003E0F1D" w:rsidP="08D77F39">
      <w:pPr>
        <w:pStyle w:val="Descripcin"/>
      </w:pPr>
    </w:p>
    <w:p w14:paraId="617BD7AD" w14:textId="77777777" w:rsidR="003E0F1D" w:rsidRDefault="003E0F1D" w:rsidP="08D77F39">
      <w:pPr>
        <w:pStyle w:val="Descripcin"/>
      </w:pPr>
    </w:p>
    <w:p w14:paraId="1DBFAA45" w14:textId="77777777" w:rsidR="003E0F1D" w:rsidRDefault="003E0F1D" w:rsidP="08D77F39">
      <w:pPr>
        <w:pStyle w:val="Descripcin"/>
      </w:pPr>
    </w:p>
    <w:p w14:paraId="14982D05" w14:textId="77777777" w:rsidR="003E0F1D" w:rsidRDefault="003E0F1D" w:rsidP="08D77F39">
      <w:pPr>
        <w:pStyle w:val="Descripcin"/>
      </w:pPr>
    </w:p>
    <w:p w14:paraId="245E2F77" w14:textId="3C502EF3" w:rsidR="08D77F39" w:rsidRDefault="08D77F39" w:rsidP="08D77F39">
      <w:pPr>
        <w:pStyle w:val="Descripcin"/>
      </w:pPr>
      <w:bookmarkStart w:id="740" w:name="_Toc232538207"/>
      <w:bookmarkStart w:id="741" w:name="_Toc232540817"/>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6</w:t>
      </w:r>
      <w:r w:rsidR="008837C2">
        <w:fldChar w:fldCharType="end"/>
      </w:r>
      <w:r>
        <w:t xml:space="preserve">: “Funcionalidad </w:t>
      </w:r>
      <w:r w:rsidR="3AB1A770">
        <w:t>Ver Notas de Venta Asociadas”.</w:t>
      </w:r>
      <w:bookmarkEnd w:id="739"/>
      <w:bookmarkEnd w:id="740"/>
      <w:bookmarkEnd w:id="741"/>
    </w:p>
    <w:p w14:paraId="64E5F94D" w14:textId="56BF1FCB" w:rsidR="00612F26" w:rsidRPr="00FE5AF5" w:rsidRDefault="00612F26" w:rsidP="113A797B">
      <w:pPr>
        <w:spacing w:after="200"/>
        <w:rPr>
          <w:rFonts w:ascii="Arial" w:eastAsia="Arial" w:hAnsi="Arial" w:cs="Arial"/>
          <w:i/>
          <w:color w:val="000000" w:themeColor="text1"/>
          <w:sz w:val="18"/>
          <w:szCs w:val="18"/>
        </w:rPr>
      </w:pPr>
      <w:r>
        <w:rPr>
          <w:noProof/>
        </w:rPr>
        <w:drawing>
          <wp:inline distT="0" distB="0" distL="0" distR="0" wp14:anchorId="0AA843BC" wp14:editId="0D3D1AD1">
            <wp:extent cx="5076825" cy="5981700"/>
            <wp:effectExtent l="0" t="0" r="0" b="0"/>
            <wp:docPr id="318561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61314" name="Picture 318561314"/>
                    <pic:cNvPicPr/>
                  </pic:nvPicPr>
                  <pic:blipFill>
                    <a:blip r:embed="rId90">
                      <a:extLst>
                        <a:ext uri="{28A0092B-C50C-407E-A947-70E740481C1C}">
                          <a14:useLocalDpi xmlns:a14="http://schemas.microsoft.com/office/drawing/2010/main"/>
                        </a:ext>
                      </a:extLst>
                    </a:blip>
                    <a:stretch>
                      <a:fillRect/>
                    </a:stretch>
                  </pic:blipFill>
                  <pic:spPr>
                    <a:xfrm>
                      <a:off x="0" y="0"/>
                      <a:ext cx="5076825" cy="5981700"/>
                    </a:xfrm>
                    <a:prstGeom prst="rect">
                      <a:avLst/>
                    </a:prstGeom>
                  </pic:spPr>
                </pic:pic>
              </a:graphicData>
            </a:graphic>
          </wp:inline>
        </w:drawing>
      </w:r>
    </w:p>
    <w:p w14:paraId="6380EAEE" w14:textId="5F9B8389" w:rsidR="7AF66DC6" w:rsidRDefault="7AF66DC6" w:rsidP="7AF66DC6">
      <w:pPr>
        <w:pStyle w:val="Cita"/>
      </w:pPr>
      <w:r>
        <w:t>Fuente: Elaborado por el estudiante de acuerdo con el proyecto</w:t>
      </w:r>
    </w:p>
    <w:p w14:paraId="77B3CDCE" w14:textId="09FE46B9" w:rsidR="3AB1A770" w:rsidRDefault="3AB1A770" w:rsidP="3AB1A770"/>
    <w:p w14:paraId="636627A3" w14:textId="4DFA2195" w:rsidR="41A9C959" w:rsidRDefault="41A9C959" w:rsidP="41A9C959">
      <w:pPr>
        <w:spacing w:after="200"/>
        <w:rPr>
          <w:rFonts w:ascii="Arial" w:eastAsia="Arial" w:hAnsi="Arial" w:cs="Arial"/>
          <w:i/>
          <w:iCs/>
          <w:color w:val="000000" w:themeColor="text1"/>
          <w:sz w:val="18"/>
          <w:szCs w:val="18"/>
        </w:rPr>
      </w:pPr>
    </w:p>
    <w:p w14:paraId="6FDAF207" w14:textId="66CEE26D" w:rsidR="3AB1A770" w:rsidRDefault="3AB1A770" w:rsidP="3AB1A770">
      <w:pPr>
        <w:spacing w:after="200"/>
        <w:rPr>
          <w:rFonts w:ascii="Arial" w:eastAsia="Arial" w:hAnsi="Arial" w:cs="Arial"/>
          <w:i/>
          <w:iCs/>
          <w:color w:val="000000" w:themeColor="text1"/>
          <w:sz w:val="18"/>
          <w:szCs w:val="18"/>
        </w:rPr>
      </w:pPr>
    </w:p>
    <w:p w14:paraId="04D295A8" w14:textId="77777777" w:rsidR="003E0F1D" w:rsidRDefault="003E0F1D" w:rsidP="08D77F39">
      <w:pPr>
        <w:pStyle w:val="Descripcin"/>
      </w:pPr>
      <w:bookmarkStart w:id="742" w:name="_Toc232263834"/>
    </w:p>
    <w:p w14:paraId="08A01CFF" w14:textId="61CC09E5" w:rsidR="08D77F39" w:rsidRDefault="08D77F39" w:rsidP="08D77F39">
      <w:pPr>
        <w:pStyle w:val="Descripcin"/>
      </w:pPr>
      <w:bookmarkStart w:id="743" w:name="_Toc232538208"/>
      <w:bookmarkStart w:id="744" w:name="_Toc232540818"/>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7</w:t>
      </w:r>
      <w:r w:rsidR="008837C2">
        <w:fldChar w:fldCharType="end"/>
      </w:r>
      <w:r>
        <w:t>: “</w:t>
      </w:r>
      <w:r w:rsidR="0FC11F59">
        <w:t>Vista Ficha Cliente y Funcionalidad</w:t>
      </w:r>
      <w:r>
        <w:t xml:space="preserve"> </w:t>
      </w:r>
      <w:r w:rsidR="0B7C5CCF">
        <w:t>Visualizar Datos Cliente</w:t>
      </w:r>
      <w:r>
        <w:t>”.</w:t>
      </w:r>
      <w:bookmarkEnd w:id="742"/>
      <w:bookmarkEnd w:id="743"/>
      <w:bookmarkEnd w:id="744"/>
    </w:p>
    <w:p w14:paraId="23A4E3CC" w14:textId="5FB423BC" w:rsidR="00612F26" w:rsidRPr="00FE5AF5" w:rsidRDefault="6D20B8FD" w:rsidP="4A29C251">
      <w:pPr>
        <w:spacing w:after="200"/>
        <w:rPr>
          <w:rFonts w:ascii="Arial" w:eastAsia="Arial" w:hAnsi="Arial" w:cs="Arial"/>
          <w:i/>
          <w:color w:val="000000" w:themeColor="text1"/>
          <w:sz w:val="18"/>
          <w:szCs w:val="18"/>
        </w:rPr>
      </w:pPr>
      <w:r>
        <w:rPr>
          <w:noProof/>
        </w:rPr>
        <w:drawing>
          <wp:inline distT="0" distB="0" distL="0" distR="0" wp14:anchorId="194698A5" wp14:editId="3C5A52B1">
            <wp:extent cx="5981700" cy="2847975"/>
            <wp:effectExtent l="0" t="0" r="0" b="0"/>
            <wp:docPr id="1912574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74819" name="Picture 1912574819"/>
                    <pic:cNvPicPr/>
                  </pic:nvPicPr>
                  <pic:blipFill>
                    <a:blip r:embed="rId91">
                      <a:extLst>
                        <a:ext uri="{28A0092B-C50C-407E-A947-70E740481C1C}">
                          <a14:useLocalDpi xmlns:a14="http://schemas.microsoft.com/office/drawing/2010/main"/>
                        </a:ext>
                      </a:extLst>
                    </a:blip>
                    <a:stretch>
                      <a:fillRect/>
                    </a:stretch>
                  </pic:blipFill>
                  <pic:spPr>
                    <a:xfrm>
                      <a:off x="0" y="0"/>
                      <a:ext cx="5981700" cy="2847975"/>
                    </a:xfrm>
                    <a:prstGeom prst="rect">
                      <a:avLst/>
                    </a:prstGeom>
                  </pic:spPr>
                </pic:pic>
              </a:graphicData>
            </a:graphic>
          </wp:inline>
        </w:drawing>
      </w:r>
    </w:p>
    <w:p w14:paraId="6D275ABD" w14:textId="26D0A6F5" w:rsidR="7AF66DC6" w:rsidRDefault="7AF66DC6" w:rsidP="7AF66DC6">
      <w:pPr>
        <w:pStyle w:val="Cita"/>
      </w:pPr>
      <w:r>
        <w:t>Fuente: Elaborado por el estudiante de acuerdo con el proyecto</w:t>
      </w:r>
    </w:p>
    <w:p w14:paraId="2D9513C9" w14:textId="10C427B0" w:rsidR="3AB1A770" w:rsidRDefault="3AB1A770" w:rsidP="3AB1A770"/>
    <w:p w14:paraId="35D03969" w14:textId="018C6CC3" w:rsidR="6EDD4ED5" w:rsidRDefault="6EDD4ED5" w:rsidP="6EDD4ED5">
      <w:pPr>
        <w:pStyle w:val="Ttulo3"/>
        <w:spacing w:before="0" w:after="200" w:line="259" w:lineRule="auto"/>
        <w:rPr>
          <w:rFonts w:eastAsia="Arial"/>
        </w:rPr>
      </w:pPr>
    </w:p>
    <w:p w14:paraId="75C171D4" w14:textId="2F03F914" w:rsidR="3AB1A770" w:rsidRDefault="3AB1A770" w:rsidP="3AB1A770">
      <w:pPr>
        <w:spacing w:after="200"/>
        <w:rPr>
          <w:rFonts w:ascii="Arial" w:eastAsia="Arial" w:hAnsi="Arial" w:cs="Arial"/>
          <w:i/>
          <w:iCs/>
          <w:color w:val="000000" w:themeColor="text1"/>
          <w:sz w:val="18"/>
          <w:szCs w:val="18"/>
        </w:rPr>
      </w:pPr>
    </w:p>
    <w:p w14:paraId="02EDD03D" w14:textId="77777777" w:rsidR="003E0F1D" w:rsidRDefault="003E0F1D" w:rsidP="08D77F39">
      <w:pPr>
        <w:pStyle w:val="Descripcin"/>
      </w:pPr>
      <w:bookmarkStart w:id="745" w:name="_Toc232263835"/>
    </w:p>
    <w:p w14:paraId="40B97935" w14:textId="77777777" w:rsidR="003E0F1D" w:rsidRDefault="003E0F1D" w:rsidP="08D77F39">
      <w:pPr>
        <w:pStyle w:val="Descripcin"/>
      </w:pPr>
    </w:p>
    <w:p w14:paraId="0D287C3E" w14:textId="77777777" w:rsidR="003E0F1D" w:rsidRDefault="003E0F1D" w:rsidP="08D77F39">
      <w:pPr>
        <w:pStyle w:val="Descripcin"/>
      </w:pPr>
    </w:p>
    <w:p w14:paraId="70FF8016" w14:textId="77777777" w:rsidR="003E0F1D" w:rsidRDefault="003E0F1D" w:rsidP="08D77F39">
      <w:pPr>
        <w:pStyle w:val="Descripcin"/>
      </w:pPr>
    </w:p>
    <w:p w14:paraId="315E5A36" w14:textId="77777777" w:rsidR="003E0F1D" w:rsidRDefault="003E0F1D" w:rsidP="08D77F39">
      <w:pPr>
        <w:pStyle w:val="Descripcin"/>
      </w:pPr>
    </w:p>
    <w:p w14:paraId="1CE189E1" w14:textId="77777777" w:rsidR="003E0F1D" w:rsidRDefault="003E0F1D" w:rsidP="08D77F39">
      <w:pPr>
        <w:pStyle w:val="Descripcin"/>
      </w:pPr>
    </w:p>
    <w:p w14:paraId="47F5FE28" w14:textId="77777777" w:rsidR="003E0F1D" w:rsidRDefault="003E0F1D" w:rsidP="08D77F39">
      <w:pPr>
        <w:pStyle w:val="Descripcin"/>
      </w:pPr>
    </w:p>
    <w:p w14:paraId="5CA24930" w14:textId="77777777" w:rsidR="003E0F1D" w:rsidRDefault="003E0F1D" w:rsidP="08D77F39">
      <w:pPr>
        <w:pStyle w:val="Descripcin"/>
      </w:pPr>
    </w:p>
    <w:p w14:paraId="723FACB0" w14:textId="77777777" w:rsidR="003E0F1D" w:rsidRDefault="003E0F1D" w:rsidP="08D77F39">
      <w:pPr>
        <w:pStyle w:val="Descripcin"/>
      </w:pPr>
    </w:p>
    <w:p w14:paraId="59A00E00" w14:textId="77777777" w:rsidR="003E0F1D" w:rsidRDefault="003E0F1D" w:rsidP="08D77F39">
      <w:pPr>
        <w:pStyle w:val="Descripcin"/>
      </w:pPr>
    </w:p>
    <w:p w14:paraId="53FA66A9" w14:textId="77777777" w:rsidR="003E0F1D" w:rsidRDefault="003E0F1D" w:rsidP="08D77F39">
      <w:pPr>
        <w:pStyle w:val="Descripcin"/>
      </w:pPr>
    </w:p>
    <w:p w14:paraId="0D1C5559" w14:textId="77777777" w:rsidR="003E0F1D" w:rsidRDefault="003E0F1D" w:rsidP="08D77F39">
      <w:pPr>
        <w:pStyle w:val="Descripcin"/>
      </w:pPr>
    </w:p>
    <w:p w14:paraId="70F9E440" w14:textId="77777777" w:rsidR="003E0F1D" w:rsidRDefault="003E0F1D" w:rsidP="08D77F39">
      <w:pPr>
        <w:pStyle w:val="Descripcin"/>
      </w:pPr>
    </w:p>
    <w:p w14:paraId="170EF7E1" w14:textId="77777777" w:rsidR="003E0F1D" w:rsidRDefault="003E0F1D" w:rsidP="08D77F39">
      <w:pPr>
        <w:pStyle w:val="Descripcin"/>
      </w:pPr>
    </w:p>
    <w:p w14:paraId="4E50C4C4" w14:textId="77777777" w:rsidR="003E0F1D" w:rsidRDefault="003E0F1D" w:rsidP="08D77F39">
      <w:pPr>
        <w:pStyle w:val="Descripcin"/>
      </w:pPr>
    </w:p>
    <w:p w14:paraId="225C2C76" w14:textId="045D592F" w:rsidR="08D77F39" w:rsidRDefault="08D77F39" w:rsidP="08D77F39">
      <w:pPr>
        <w:pStyle w:val="Descripcin"/>
      </w:pPr>
      <w:bookmarkStart w:id="746" w:name="_Toc232538209"/>
      <w:bookmarkStart w:id="747" w:name="_Toc232540819"/>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8</w:t>
      </w:r>
      <w:r w:rsidR="008837C2">
        <w:fldChar w:fldCharType="end"/>
      </w:r>
      <w:r>
        <w:t xml:space="preserve">: “Funcionalidad </w:t>
      </w:r>
      <w:r w:rsidR="1BB6D8F8">
        <w:t>Seleccionar Cliente Activo”.</w:t>
      </w:r>
      <w:bookmarkEnd w:id="745"/>
      <w:bookmarkEnd w:id="746"/>
      <w:bookmarkEnd w:id="747"/>
    </w:p>
    <w:p w14:paraId="39729F2F" w14:textId="390D7636" w:rsidR="24A2F8B3" w:rsidRDefault="24A2F8B3" w:rsidP="24A2F8B3"/>
    <w:p w14:paraId="1A99A765" w14:textId="1EF75F10" w:rsidR="4A29C251" w:rsidRDefault="41759441" w:rsidP="4A29C251">
      <w:pPr>
        <w:spacing w:after="200"/>
        <w:rPr>
          <w:rFonts w:ascii="Arial" w:eastAsia="Arial" w:hAnsi="Arial" w:cs="Arial"/>
          <w:i/>
          <w:iCs/>
          <w:color w:val="000000" w:themeColor="text1"/>
          <w:sz w:val="18"/>
          <w:szCs w:val="18"/>
        </w:rPr>
      </w:pPr>
      <w:r>
        <w:rPr>
          <w:noProof/>
        </w:rPr>
        <w:drawing>
          <wp:inline distT="0" distB="0" distL="0" distR="0" wp14:anchorId="79E243FA" wp14:editId="4C1EE0B1">
            <wp:extent cx="5981700" cy="4867275"/>
            <wp:effectExtent l="0" t="0" r="0" b="0"/>
            <wp:docPr id="1647591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91064" name="Picture 1647591064"/>
                    <pic:cNvPicPr/>
                  </pic:nvPicPr>
                  <pic:blipFill>
                    <a:blip r:embed="rId92">
                      <a:extLst>
                        <a:ext uri="{28A0092B-C50C-407E-A947-70E740481C1C}">
                          <a14:useLocalDpi xmlns:a14="http://schemas.microsoft.com/office/drawing/2010/main"/>
                        </a:ext>
                      </a:extLst>
                    </a:blip>
                    <a:stretch>
                      <a:fillRect/>
                    </a:stretch>
                  </pic:blipFill>
                  <pic:spPr>
                    <a:xfrm>
                      <a:off x="0" y="0"/>
                      <a:ext cx="5981700" cy="4867275"/>
                    </a:xfrm>
                    <a:prstGeom prst="rect">
                      <a:avLst/>
                    </a:prstGeom>
                  </pic:spPr>
                </pic:pic>
              </a:graphicData>
            </a:graphic>
          </wp:inline>
        </w:drawing>
      </w:r>
    </w:p>
    <w:p w14:paraId="054DCB9B" w14:textId="3A1D5FC1" w:rsidR="7AF66DC6" w:rsidRDefault="7AF66DC6" w:rsidP="7AF66DC6">
      <w:pPr>
        <w:pStyle w:val="Cita"/>
      </w:pPr>
      <w:r>
        <w:t>Fuente: Elaborado por el estudiante de acuerdo con el proyecto</w:t>
      </w:r>
    </w:p>
    <w:p w14:paraId="3CD42533" w14:textId="7882497C" w:rsidR="05D11683" w:rsidRDefault="05D11683" w:rsidP="05D11683"/>
    <w:p w14:paraId="0A610C90" w14:textId="2528F023" w:rsidR="4816817F" w:rsidRDefault="4816817F" w:rsidP="4816817F">
      <w:pPr>
        <w:spacing w:after="200"/>
        <w:rPr>
          <w:rFonts w:ascii="Arial" w:eastAsia="Arial" w:hAnsi="Arial" w:cs="Arial"/>
          <w:i/>
          <w:iCs/>
          <w:color w:val="000000" w:themeColor="text1"/>
          <w:sz w:val="18"/>
          <w:szCs w:val="18"/>
        </w:rPr>
      </w:pPr>
    </w:p>
    <w:p w14:paraId="376508C2" w14:textId="77777777" w:rsidR="003E0F1D" w:rsidRDefault="003E0F1D" w:rsidP="00312F99">
      <w:pPr>
        <w:pStyle w:val="Descripcin"/>
        <w:jc w:val="left"/>
      </w:pPr>
      <w:bookmarkStart w:id="748" w:name="_Toc232263836"/>
    </w:p>
    <w:p w14:paraId="3DC54E0D" w14:textId="77777777" w:rsidR="003E0F1D" w:rsidRDefault="003E0F1D" w:rsidP="08D77F39">
      <w:pPr>
        <w:pStyle w:val="Descripcin"/>
      </w:pPr>
    </w:p>
    <w:p w14:paraId="7AC9E855" w14:textId="77777777" w:rsidR="003E0F1D" w:rsidRDefault="003E0F1D" w:rsidP="08D77F39">
      <w:pPr>
        <w:pStyle w:val="Descripcin"/>
      </w:pPr>
    </w:p>
    <w:p w14:paraId="5174647E" w14:textId="6048CD64" w:rsidR="08D77F39" w:rsidRDefault="08D77F39" w:rsidP="08D77F39">
      <w:pPr>
        <w:pStyle w:val="Descripcin"/>
      </w:pPr>
      <w:bookmarkStart w:id="749" w:name="_Toc232538210"/>
      <w:bookmarkStart w:id="750" w:name="_Toc232540820"/>
      <w:r>
        <w:lastRenderedPageBreak/>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9</w:t>
      </w:r>
      <w:r w:rsidR="008837C2">
        <w:fldChar w:fldCharType="end"/>
      </w:r>
      <w:r w:rsidR="47ACC39F">
        <w:t>: “Vista Armar Cotización”.</w:t>
      </w:r>
      <w:bookmarkEnd w:id="748"/>
      <w:bookmarkEnd w:id="749"/>
      <w:bookmarkEnd w:id="750"/>
    </w:p>
    <w:p w14:paraId="4F20C169" w14:textId="478B469E" w:rsidR="24A2F8B3" w:rsidRDefault="24A2F8B3" w:rsidP="24A2F8B3"/>
    <w:p w14:paraId="04054690" w14:textId="1BC1EA71" w:rsidR="2E7AC4EF" w:rsidRDefault="532F2E2B" w:rsidP="2E7AC4EF">
      <w:pPr>
        <w:spacing w:after="200"/>
        <w:rPr>
          <w:rFonts w:ascii="Arial" w:eastAsia="Arial" w:hAnsi="Arial" w:cs="Arial"/>
          <w:i/>
          <w:iCs/>
          <w:color w:val="000000" w:themeColor="text1"/>
          <w:sz w:val="18"/>
          <w:szCs w:val="18"/>
        </w:rPr>
      </w:pPr>
      <w:r>
        <w:rPr>
          <w:noProof/>
        </w:rPr>
        <w:drawing>
          <wp:inline distT="0" distB="0" distL="0" distR="0" wp14:anchorId="6D25E714" wp14:editId="5095E2D6">
            <wp:extent cx="5981700" cy="2867025"/>
            <wp:effectExtent l="0" t="0" r="0" b="0"/>
            <wp:docPr id="416331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31304" name="Picture 416331304"/>
                    <pic:cNvPicPr/>
                  </pic:nvPicPr>
                  <pic:blipFill>
                    <a:blip r:embed="rId93">
                      <a:extLst>
                        <a:ext uri="{28A0092B-C50C-407E-A947-70E740481C1C}">
                          <a14:useLocalDpi xmlns:a14="http://schemas.microsoft.com/office/drawing/2010/main"/>
                        </a:ext>
                      </a:extLst>
                    </a:blip>
                    <a:stretch>
                      <a:fillRect/>
                    </a:stretch>
                  </pic:blipFill>
                  <pic:spPr>
                    <a:xfrm>
                      <a:off x="0" y="0"/>
                      <a:ext cx="5981700" cy="2867025"/>
                    </a:xfrm>
                    <a:prstGeom prst="rect">
                      <a:avLst/>
                    </a:prstGeom>
                  </pic:spPr>
                </pic:pic>
              </a:graphicData>
            </a:graphic>
          </wp:inline>
        </w:drawing>
      </w:r>
    </w:p>
    <w:p w14:paraId="21366A7E" w14:textId="48AEBDDE" w:rsidR="7AF66DC6" w:rsidRDefault="7AF66DC6" w:rsidP="7AF66DC6">
      <w:pPr>
        <w:pStyle w:val="Cita"/>
      </w:pPr>
      <w:r>
        <w:t>Fuente: Elaborado por el estudiante de acuerdo con el proyecto</w:t>
      </w:r>
    </w:p>
    <w:p w14:paraId="5D95565F" w14:textId="77777777" w:rsidR="00312F99" w:rsidRDefault="00312F99" w:rsidP="36279391">
      <w:pPr>
        <w:spacing w:after="200"/>
        <w:rPr>
          <w:rFonts w:ascii="Arial" w:eastAsia="Arial" w:hAnsi="Arial" w:cs="Arial"/>
          <w:i/>
          <w:iCs/>
          <w:color w:val="000000" w:themeColor="text1"/>
          <w:sz w:val="18"/>
          <w:szCs w:val="18"/>
        </w:rPr>
      </w:pPr>
    </w:p>
    <w:p w14:paraId="75569201" w14:textId="74F81C15" w:rsidR="00312F99" w:rsidRDefault="00312F99" w:rsidP="36279391">
      <w:pPr>
        <w:spacing w:after="200"/>
        <w:rPr>
          <w:rFonts w:ascii="Arial" w:eastAsia="Arial" w:hAnsi="Arial" w:cs="Arial"/>
          <w:i/>
          <w:iCs/>
          <w:color w:val="000000" w:themeColor="text1"/>
          <w:sz w:val="18"/>
          <w:szCs w:val="18"/>
        </w:rPr>
      </w:pPr>
    </w:p>
    <w:p w14:paraId="7D2F1C0E" w14:textId="2EA79305" w:rsidR="08D77F39" w:rsidRDefault="08D77F39" w:rsidP="08D77F39">
      <w:pPr>
        <w:pStyle w:val="Descripcin"/>
      </w:pPr>
      <w:bookmarkStart w:id="751" w:name="_Toc232263837"/>
      <w:bookmarkStart w:id="752" w:name="_Toc232538211"/>
      <w:bookmarkStart w:id="753" w:name="_Toc232540821"/>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10</w:t>
      </w:r>
      <w:r w:rsidR="008837C2">
        <w:fldChar w:fldCharType="end"/>
      </w:r>
      <w:r w:rsidR="26BF0FFF">
        <w:t>:</w:t>
      </w:r>
      <w:r>
        <w:t xml:space="preserve"> “Funcionalidad </w:t>
      </w:r>
      <w:r w:rsidR="2E6C091F">
        <w:t xml:space="preserve">Leer </w:t>
      </w:r>
      <w:r w:rsidR="1611E1AF">
        <w:t>Costos de Inventario”.</w:t>
      </w:r>
      <w:bookmarkEnd w:id="751"/>
      <w:bookmarkEnd w:id="752"/>
      <w:bookmarkEnd w:id="753"/>
    </w:p>
    <w:p w14:paraId="6E2F9774" w14:textId="44842CBC" w:rsidR="33B38ADD" w:rsidRDefault="4E3ECEB3" w:rsidP="33B38ADD">
      <w:pPr>
        <w:spacing w:after="200"/>
        <w:rPr>
          <w:rFonts w:ascii="Arial" w:eastAsia="Arial" w:hAnsi="Arial" w:cs="Arial"/>
          <w:i/>
          <w:iCs/>
          <w:color w:val="000000" w:themeColor="text1"/>
          <w:sz w:val="18"/>
          <w:szCs w:val="18"/>
        </w:rPr>
      </w:pPr>
      <w:r>
        <w:rPr>
          <w:noProof/>
        </w:rPr>
        <w:drawing>
          <wp:inline distT="0" distB="0" distL="0" distR="0" wp14:anchorId="02E9DD4F" wp14:editId="20ABB177">
            <wp:extent cx="5981700" cy="2828925"/>
            <wp:effectExtent l="0" t="0" r="0" b="0"/>
            <wp:docPr id="383661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1347" name="Picture 383661347"/>
                    <pic:cNvPicPr/>
                  </pic:nvPicPr>
                  <pic:blipFill>
                    <a:blip r:embed="rId94">
                      <a:extLst>
                        <a:ext uri="{28A0092B-C50C-407E-A947-70E740481C1C}">
                          <a14:useLocalDpi xmlns:a14="http://schemas.microsoft.com/office/drawing/2010/main"/>
                        </a:ext>
                      </a:extLst>
                    </a:blip>
                    <a:stretch>
                      <a:fillRect/>
                    </a:stretch>
                  </pic:blipFill>
                  <pic:spPr>
                    <a:xfrm>
                      <a:off x="0" y="0"/>
                      <a:ext cx="5981700" cy="2828925"/>
                    </a:xfrm>
                    <a:prstGeom prst="rect">
                      <a:avLst/>
                    </a:prstGeom>
                  </pic:spPr>
                </pic:pic>
              </a:graphicData>
            </a:graphic>
          </wp:inline>
        </w:drawing>
      </w:r>
    </w:p>
    <w:p w14:paraId="39E0E458" w14:textId="03929151" w:rsidR="36279391" w:rsidRPr="00D27670" w:rsidRDefault="0D476DC8" w:rsidP="00D27670">
      <w:pPr>
        <w:pStyle w:val="Cita"/>
      </w:pPr>
      <w:r>
        <w:t>Fuente: Elaborado por el estudiante de acuerdo con el proyecto</w:t>
      </w:r>
      <w:r w:rsidR="00D27670">
        <w:t xml:space="preserve"> </w:t>
      </w:r>
    </w:p>
    <w:p w14:paraId="2AD352E9" w14:textId="019CB488" w:rsidR="08D77F39" w:rsidRDefault="08D77F39" w:rsidP="08D77F39">
      <w:pPr>
        <w:pStyle w:val="Descripcin"/>
      </w:pPr>
      <w:bookmarkStart w:id="754" w:name="_Toc232263838"/>
      <w:bookmarkStart w:id="755" w:name="_Toc232538212"/>
      <w:bookmarkStart w:id="756" w:name="_Toc232540822"/>
      <w:r>
        <w:lastRenderedPageBreak/>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11</w:t>
      </w:r>
      <w:r w:rsidR="008837C2">
        <w:fldChar w:fldCharType="end"/>
      </w:r>
      <w:r>
        <w:t xml:space="preserve">: “Funcionalidad </w:t>
      </w:r>
      <w:r w:rsidR="20C7E448">
        <w:t>Calcular Precio Sugerido”.</w:t>
      </w:r>
      <w:bookmarkEnd w:id="754"/>
      <w:bookmarkEnd w:id="755"/>
      <w:bookmarkEnd w:id="756"/>
    </w:p>
    <w:p w14:paraId="2F88F51C" w14:textId="679907D8" w:rsidR="5B7ED46A" w:rsidRDefault="5B7ED46A" w:rsidP="5B7ED46A"/>
    <w:p w14:paraId="0D2DC306" w14:textId="535DF23A" w:rsidR="76CF4FD7" w:rsidRDefault="2BC7A83D" w:rsidP="76CF4FD7">
      <w:pPr>
        <w:spacing w:after="200"/>
        <w:rPr>
          <w:rFonts w:ascii="Arial" w:eastAsia="Arial" w:hAnsi="Arial" w:cs="Arial"/>
          <w:i/>
          <w:iCs/>
          <w:color w:val="000000" w:themeColor="text1"/>
          <w:sz w:val="18"/>
          <w:szCs w:val="18"/>
        </w:rPr>
      </w:pPr>
      <w:r>
        <w:rPr>
          <w:noProof/>
        </w:rPr>
        <w:drawing>
          <wp:inline distT="0" distB="0" distL="0" distR="0" wp14:anchorId="2A46CC6F" wp14:editId="3AF7E156">
            <wp:extent cx="5981700" cy="2847975"/>
            <wp:effectExtent l="0" t="0" r="0" b="0"/>
            <wp:docPr id="1722535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35130" name="Picture 1722535130"/>
                    <pic:cNvPicPr/>
                  </pic:nvPicPr>
                  <pic:blipFill>
                    <a:blip r:embed="rId95">
                      <a:extLst>
                        <a:ext uri="{28A0092B-C50C-407E-A947-70E740481C1C}">
                          <a14:useLocalDpi xmlns:a14="http://schemas.microsoft.com/office/drawing/2010/main"/>
                        </a:ext>
                      </a:extLst>
                    </a:blip>
                    <a:stretch>
                      <a:fillRect/>
                    </a:stretch>
                  </pic:blipFill>
                  <pic:spPr>
                    <a:xfrm>
                      <a:off x="0" y="0"/>
                      <a:ext cx="5981700" cy="2847975"/>
                    </a:xfrm>
                    <a:prstGeom prst="rect">
                      <a:avLst/>
                    </a:prstGeom>
                  </pic:spPr>
                </pic:pic>
              </a:graphicData>
            </a:graphic>
          </wp:inline>
        </w:drawing>
      </w:r>
    </w:p>
    <w:p w14:paraId="35AA3FBD" w14:textId="2EE2F20D" w:rsidR="1D912A19" w:rsidRPr="003E0F1D" w:rsidRDefault="7AF66DC6" w:rsidP="003E0F1D">
      <w:pPr>
        <w:pStyle w:val="Cita"/>
      </w:pPr>
      <w:r>
        <w:t>Fuente: Elaborado por el estudiante de acuerdo con el proyecto</w:t>
      </w:r>
    </w:p>
    <w:p w14:paraId="5DD9874F" w14:textId="697B5AEA" w:rsidR="36279391" w:rsidRDefault="36279391" w:rsidP="36279391">
      <w:pPr>
        <w:spacing w:after="200"/>
        <w:rPr>
          <w:rFonts w:ascii="Arial" w:eastAsia="Arial" w:hAnsi="Arial" w:cs="Arial"/>
          <w:i/>
          <w:iCs/>
          <w:color w:val="000000" w:themeColor="text1"/>
          <w:sz w:val="18"/>
          <w:szCs w:val="18"/>
        </w:rPr>
      </w:pPr>
    </w:p>
    <w:p w14:paraId="503E8891" w14:textId="4EB709B7" w:rsidR="08D77F39" w:rsidRDefault="08D77F39" w:rsidP="08D77F39">
      <w:pPr>
        <w:pStyle w:val="Descripcin"/>
      </w:pPr>
      <w:bookmarkStart w:id="757" w:name="_Toc232263839"/>
      <w:bookmarkStart w:id="758" w:name="_Toc232538213"/>
      <w:bookmarkStart w:id="759" w:name="_Toc232540823"/>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12</w:t>
      </w:r>
      <w:r w:rsidR="008837C2">
        <w:fldChar w:fldCharType="end"/>
      </w:r>
      <w:r>
        <w:t xml:space="preserve">: “Funcionalidad </w:t>
      </w:r>
      <w:r w:rsidR="20C7E448">
        <w:t>Definir Fecha de Vigencia”.</w:t>
      </w:r>
      <w:bookmarkEnd w:id="757"/>
      <w:bookmarkEnd w:id="758"/>
      <w:bookmarkEnd w:id="759"/>
    </w:p>
    <w:p w14:paraId="2CEB8820" w14:textId="64E6B087" w:rsidR="5B7ED46A" w:rsidRDefault="5B7ED46A" w:rsidP="5B7ED46A"/>
    <w:p w14:paraId="6C0F0522" w14:textId="72FE1013" w:rsidR="623CEDA2" w:rsidRDefault="3D0C9BD1" w:rsidP="623CEDA2">
      <w:pPr>
        <w:spacing w:after="200"/>
        <w:rPr>
          <w:rFonts w:ascii="Arial" w:eastAsia="Arial" w:hAnsi="Arial" w:cs="Arial"/>
          <w:i/>
          <w:iCs/>
          <w:color w:val="000000" w:themeColor="text1"/>
          <w:sz w:val="18"/>
          <w:szCs w:val="18"/>
        </w:rPr>
      </w:pPr>
      <w:r>
        <w:rPr>
          <w:noProof/>
        </w:rPr>
        <w:drawing>
          <wp:inline distT="0" distB="0" distL="0" distR="0" wp14:anchorId="759F1361" wp14:editId="7398DF64">
            <wp:extent cx="5981700" cy="2867025"/>
            <wp:effectExtent l="0" t="0" r="0" b="0"/>
            <wp:docPr id="1803219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19646" name="Picture 1803219646"/>
                    <pic:cNvPicPr/>
                  </pic:nvPicPr>
                  <pic:blipFill>
                    <a:blip r:embed="rId96">
                      <a:extLst>
                        <a:ext uri="{28A0092B-C50C-407E-A947-70E740481C1C}">
                          <a14:useLocalDpi xmlns:a14="http://schemas.microsoft.com/office/drawing/2010/main"/>
                        </a:ext>
                      </a:extLst>
                    </a:blip>
                    <a:stretch>
                      <a:fillRect/>
                    </a:stretch>
                  </pic:blipFill>
                  <pic:spPr>
                    <a:xfrm>
                      <a:off x="0" y="0"/>
                      <a:ext cx="5981700" cy="2867025"/>
                    </a:xfrm>
                    <a:prstGeom prst="rect">
                      <a:avLst/>
                    </a:prstGeom>
                  </pic:spPr>
                </pic:pic>
              </a:graphicData>
            </a:graphic>
          </wp:inline>
        </w:drawing>
      </w:r>
    </w:p>
    <w:p w14:paraId="3568D572" w14:textId="40EF6017" w:rsidR="36279391" w:rsidRPr="00D27670" w:rsidRDefault="7AF66DC6" w:rsidP="00D27670">
      <w:pPr>
        <w:pStyle w:val="Cita"/>
      </w:pPr>
      <w:r>
        <w:t>Fuente: Elaborado por el estudiante de acuerdo con el proyecto</w:t>
      </w:r>
    </w:p>
    <w:p w14:paraId="0F70082D" w14:textId="7FAE6AEF" w:rsidR="08D77F39" w:rsidRDefault="08D77F39" w:rsidP="08D77F39">
      <w:pPr>
        <w:pStyle w:val="Descripcin"/>
      </w:pPr>
      <w:bookmarkStart w:id="760" w:name="_Toc232263840"/>
      <w:bookmarkStart w:id="761" w:name="_Toc232538214"/>
      <w:bookmarkStart w:id="762" w:name="_Toc232540824"/>
      <w:r>
        <w:lastRenderedPageBreak/>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13</w:t>
      </w:r>
      <w:r w:rsidR="008837C2">
        <w:fldChar w:fldCharType="end"/>
      </w:r>
      <w:r>
        <w:t xml:space="preserve">: “Funcionalidad </w:t>
      </w:r>
      <w:r w:rsidR="05BA13CC">
        <w:t>Seleccionar Divisa”.</w:t>
      </w:r>
      <w:bookmarkEnd w:id="760"/>
      <w:bookmarkEnd w:id="761"/>
      <w:bookmarkEnd w:id="762"/>
    </w:p>
    <w:p w14:paraId="6913E13C" w14:textId="3C75323D" w:rsidR="38C021EC" w:rsidRDefault="3954D238" w:rsidP="38C021EC">
      <w:pPr>
        <w:spacing w:after="200"/>
        <w:rPr>
          <w:rFonts w:ascii="Arial" w:eastAsia="Arial" w:hAnsi="Arial" w:cs="Arial"/>
          <w:i/>
          <w:iCs/>
          <w:color w:val="000000" w:themeColor="text1"/>
          <w:sz w:val="18"/>
          <w:szCs w:val="18"/>
        </w:rPr>
      </w:pPr>
      <w:r>
        <w:rPr>
          <w:noProof/>
        </w:rPr>
        <w:drawing>
          <wp:inline distT="0" distB="0" distL="0" distR="0" wp14:anchorId="4D25441C" wp14:editId="4179E780">
            <wp:extent cx="5981700" cy="2838450"/>
            <wp:effectExtent l="0" t="0" r="0" b="0"/>
            <wp:docPr id="880969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69993" name="Picture 880969993"/>
                    <pic:cNvPicPr/>
                  </pic:nvPicPr>
                  <pic:blipFill>
                    <a:blip r:embed="rId97">
                      <a:extLst>
                        <a:ext uri="{28A0092B-C50C-407E-A947-70E740481C1C}">
                          <a14:useLocalDpi xmlns:a14="http://schemas.microsoft.com/office/drawing/2010/main"/>
                        </a:ext>
                      </a:extLst>
                    </a:blip>
                    <a:stretch>
                      <a:fillRect/>
                    </a:stretch>
                  </pic:blipFill>
                  <pic:spPr>
                    <a:xfrm>
                      <a:off x="0" y="0"/>
                      <a:ext cx="5981700" cy="2838450"/>
                    </a:xfrm>
                    <a:prstGeom prst="rect">
                      <a:avLst/>
                    </a:prstGeom>
                  </pic:spPr>
                </pic:pic>
              </a:graphicData>
            </a:graphic>
          </wp:inline>
        </w:drawing>
      </w:r>
    </w:p>
    <w:p w14:paraId="2ED46D35" w14:textId="522B376D" w:rsidR="43BF9061" w:rsidRDefault="0D476DC8" w:rsidP="43BF9061">
      <w:pPr>
        <w:pStyle w:val="Cita"/>
      </w:pPr>
      <w:r>
        <w:t>Fuente: Elaborado por el estudiante de acuerdo con el proyecto</w:t>
      </w:r>
    </w:p>
    <w:p w14:paraId="3486415B" w14:textId="602047F8" w:rsidR="502297A3" w:rsidRDefault="502297A3" w:rsidP="502297A3">
      <w:pPr>
        <w:spacing w:after="200"/>
        <w:rPr>
          <w:rFonts w:ascii="Arial" w:eastAsia="Arial" w:hAnsi="Arial" w:cs="Arial"/>
          <w:i/>
          <w:iCs/>
          <w:color w:val="000000" w:themeColor="text1"/>
          <w:sz w:val="18"/>
          <w:szCs w:val="18"/>
        </w:rPr>
      </w:pPr>
    </w:p>
    <w:p w14:paraId="1BFEDF72" w14:textId="4B65C0A7" w:rsidR="36279391" w:rsidRDefault="36279391" w:rsidP="36279391">
      <w:pPr>
        <w:spacing w:after="200"/>
        <w:rPr>
          <w:rFonts w:ascii="Arial" w:eastAsia="Arial" w:hAnsi="Arial" w:cs="Arial"/>
          <w:i/>
          <w:iCs/>
          <w:color w:val="000000" w:themeColor="text1"/>
          <w:sz w:val="18"/>
          <w:szCs w:val="18"/>
        </w:rPr>
      </w:pPr>
    </w:p>
    <w:p w14:paraId="6E2F0AA7" w14:textId="1425246B" w:rsidR="08D77F39" w:rsidRDefault="08D77F39" w:rsidP="08D77F39">
      <w:pPr>
        <w:pStyle w:val="Descripcin"/>
      </w:pPr>
      <w:bookmarkStart w:id="763" w:name="_Toc232263841"/>
      <w:bookmarkStart w:id="764" w:name="_Toc232538215"/>
      <w:bookmarkStart w:id="765" w:name="_Toc232540825"/>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14</w:t>
      </w:r>
      <w:r w:rsidR="008837C2">
        <w:fldChar w:fldCharType="end"/>
      </w:r>
      <w:r>
        <w:t xml:space="preserve">: “Funcionalidad </w:t>
      </w:r>
      <w:r w:rsidR="4AD83A41">
        <w:t>Calcular Rebaja Comercial”.</w:t>
      </w:r>
      <w:bookmarkEnd w:id="763"/>
      <w:bookmarkEnd w:id="764"/>
      <w:bookmarkEnd w:id="765"/>
    </w:p>
    <w:p w14:paraId="7E4D0882" w14:textId="6901D118" w:rsidR="5B7ED46A" w:rsidRDefault="5B7ED46A" w:rsidP="5B7ED46A"/>
    <w:p w14:paraId="3FF9826F" w14:textId="56200823" w:rsidR="1C655A4E" w:rsidRDefault="06724BCF" w:rsidP="1C655A4E">
      <w:pPr>
        <w:spacing w:after="200"/>
        <w:rPr>
          <w:rFonts w:ascii="Arial" w:eastAsia="Arial" w:hAnsi="Arial" w:cs="Arial"/>
          <w:i/>
          <w:iCs/>
          <w:color w:val="000000" w:themeColor="text1"/>
          <w:sz w:val="18"/>
          <w:szCs w:val="18"/>
        </w:rPr>
      </w:pPr>
      <w:r>
        <w:rPr>
          <w:noProof/>
        </w:rPr>
        <w:drawing>
          <wp:inline distT="0" distB="0" distL="0" distR="0" wp14:anchorId="3B48B8D5" wp14:editId="00471A57">
            <wp:extent cx="5981700" cy="2819400"/>
            <wp:effectExtent l="0" t="0" r="0" b="0"/>
            <wp:docPr id="2106637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37879" name="Picture 2106637879"/>
                    <pic:cNvPicPr/>
                  </pic:nvPicPr>
                  <pic:blipFill>
                    <a:blip r:embed="rId98">
                      <a:extLst>
                        <a:ext uri="{28A0092B-C50C-407E-A947-70E740481C1C}">
                          <a14:useLocalDpi xmlns:a14="http://schemas.microsoft.com/office/drawing/2010/main"/>
                        </a:ext>
                      </a:extLst>
                    </a:blip>
                    <a:stretch>
                      <a:fillRect/>
                    </a:stretch>
                  </pic:blipFill>
                  <pic:spPr>
                    <a:xfrm>
                      <a:off x="0" y="0"/>
                      <a:ext cx="5981700" cy="2819400"/>
                    </a:xfrm>
                    <a:prstGeom prst="rect">
                      <a:avLst/>
                    </a:prstGeom>
                  </pic:spPr>
                </pic:pic>
              </a:graphicData>
            </a:graphic>
          </wp:inline>
        </w:drawing>
      </w:r>
    </w:p>
    <w:p w14:paraId="0BE376FB" w14:textId="71DA426A" w:rsidR="00312F99" w:rsidRPr="00D27670" w:rsidRDefault="43BF9061" w:rsidP="00D27670">
      <w:pPr>
        <w:pStyle w:val="Cita"/>
      </w:pPr>
      <w:r>
        <w:t>Fuente: Elaborado por el estudiante de acuerdo con el proyecto</w:t>
      </w:r>
    </w:p>
    <w:p w14:paraId="140A6AF3" w14:textId="5CE1FBDD" w:rsidR="08D77F39" w:rsidRDefault="08D77F39" w:rsidP="08D77F39">
      <w:pPr>
        <w:pStyle w:val="Descripcin"/>
      </w:pPr>
      <w:bookmarkStart w:id="766" w:name="_Toc232263842"/>
      <w:bookmarkStart w:id="767" w:name="_Toc232538216"/>
      <w:bookmarkStart w:id="768" w:name="_Toc232540826"/>
      <w:r>
        <w:lastRenderedPageBreak/>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15</w:t>
      </w:r>
      <w:r w:rsidR="008837C2">
        <w:fldChar w:fldCharType="end"/>
      </w:r>
      <w:r>
        <w:t>: “</w:t>
      </w:r>
      <w:r w:rsidR="45DDDDE0">
        <w:t>Vista Ingreso Descuento”.</w:t>
      </w:r>
      <w:bookmarkEnd w:id="766"/>
      <w:bookmarkEnd w:id="767"/>
      <w:bookmarkEnd w:id="768"/>
    </w:p>
    <w:p w14:paraId="210F5815" w14:textId="26A387C3" w:rsidR="5B7ED46A" w:rsidRDefault="5B7ED46A" w:rsidP="5B7ED46A"/>
    <w:p w14:paraId="66143B97" w14:textId="1660FCCA" w:rsidR="375A358C" w:rsidRDefault="196C0C02" w:rsidP="375A358C">
      <w:pPr>
        <w:spacing w:after="200"/>
        <w:rPr>
          <w:rFonts w:ascii="Arial" w:eastAsia="Arial" w:hAnsi="Arial" w:cs="Arial"/>
          <w:i/>
          <w:iCs/>
          <w:color w:val="000000" w:themeColor="text1"/>
          <w:sz w:val="18"/>
          <w:szCs w:val="18"/>
        </w:rPr>
      </w:pPr>
      <w:r>
        <w:rPr>
          <w:noProof/>
        </w:rPr>
        <w:drawing>
          <wp:inline distT="0" distB="0" distL="0" distR="0" wp14:anchorId="1DA784E2" wp14:editId="201D606C">
            <wp:extent cx="5981700" cy="2838450"/>
            <wp:effectExtent l="0" t="0" r="0" b="0"/>
            <wp:docPr id="2076709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09960" name="Picture 2076709960"/>
                    <pic:cNvPicPr/>
                  </pic:nvPicPr>
                  <pic:blipFill>
                    <a:blip r:embed="rId99">
                      <a:extLst>
                        <a:ext uri="{28A0092B-C50C-407E-A947-70E740481C1C}">
                          <a14:useLocalDpi xmlns:a14="http://schemas.microsoft.com/office/drawing/2010/main"/>
                        </a:ext>
                      </a:extLst>
                    </a:blip>
                    <a:stretch>
                      <a:fillRect/>
                    </a:stretch>
                  </pic:blipFill>
                  <pic:spPr>
                    <a:xfrm>
                      <a:off x="0" y="0"/>
                      <a:ext cx="5981700" cy="2838450"/>
                    </a:xfrm>
                    <a:prstGeom prst="rect">
                      <a:avLst/>
                    </a:prstGeom>
                  </pic:spPr>
                </pic:pic>
              </a:graphicData>
            </a:graphic>
          </wp:inline>
        </w:drawing>
      </w:r>
    </w:p>
    <w:p w14:paraId="7A1297AC" w14:textId="3C263B06" w:rsidR="43BF9061" w:rsidRDefault="0D476DC8" w:rsidP="43BF9061">
      <w:pPr>
        <w:pStyle w:val="Cita"/>
      </w:pPr>
      <w:r>
        <w:t>Fuente: Elaborado por el estudiante de acuerdo con el proyecto</w:t>
      </w:r>
    </w:p>
    <w:p w14:paraId="277DA09E" w14:textId="513583AD" w:rsidR="6783B0AB" w:rsidRDefault="6783B0AB" w:rsidP="6783B0AB">
      <w:pPr>
        <w:spacing w:after="200"/>
        <w:rPr>
          <w:rFonts w:ascii="Arial" w:eastAsia="Arial" w:hAnsi="Arial" w:cs="Arial"/>
          <w:i/>
          <w:iCs/>
          <w:color w:val="000000" w:themeColor="text1"/>
          <w:sz w:val="18"/>
          <w:szCs w:val="18"/>
        </w:rPr>
      </w:pPr>
    </w:p>
    <w:p w14:paraId="656A72A6" w14:textId="5EACACD3" w:rsidR="4B3C021D" w:rsidRDefault="4B3C021D" w:rsidP="4B3C021D">
      <w:pPr>
        <w:spacing w:after="200"/>
        <w:rPr>
          <w:rFonts w:ascii="Arial" w:eastAsia="Arial" w:hAnsi="Arial" w:cs="Arial"/>
          <w:i/>
          <w:iCs/>
          <w:color w:val="000000" w:themeColor="text1"/>
          <w:sz w:val="18"/>
          <w:szCs w:val="18"/>
        </w:rPr>
      </w:pPr>
    </w:p>
    <w:p w14:paraId="7681A04E" w14:textId="040BF1D5" w:rsidR="08D77F39" w:rsidRDefault="08D77F39" w:rsidP="08D77F39">
      <w:pPr>
        <w:pStyle w:val="Descripcin"/>
      </w:pPr>
      <w:bookmarkStart w:id="769" w:name="_Toc232263843"/>
      <w:bookmarkStart w:id="770" w:name="_Toc232538217"/>
      <w:bookmarkStart w:id="771" w:name="_Toc232540827"/>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16</w:t>
      </w:r>
      <w:r w:rsidR="008837C2">
        <w:fldChar w:fldCharType="end"/>
      </w:r>
      <w:r w:rsidR="5E8B2590">
        <w:t>: “Vista Nueva Venta Directa”.</w:t>
      </w:r>
      <w:bookmarkEnd w:id="769"/>
      <w:bookmarkEnd w:id="770"/>
      <w:bookmarkEnd w:id="771"/>
    </w:p>
    <w:p w14:paraId="5DEA15FC" w14:textId="50B75194" w:rsidR="375A358C" w:rsidRDefault="4E9038A4" w:rsidP="375A358C">
      <w:pPr>
        <w:spacing w:after="200"/>
        <w:rPr>
          <w:rFonts w:ascii="Arial" w:eastAsia="Arial" w:hAnsi="Arial" w:cs="Arial"/>
          <w:i/>
          <w:iCs/>
          <w:color w:val="000000" w:themeColor="text1"/>
          <w:sz w:val="18"/>
          <w:szCs w:val="18"/>
        </w:rPr>
      </w:pPr>
      <w:r>
        <w:rPr>
          <w:noProof/>
        </w:rPr>
        <w:drawing>
          <wp:inline distT="0" distB="0" distL="0" distR="0" wp14:anchorId="381B16F1" wp14:editId="48A209F8">
            <wp:extent cx="5981700" cy="2838450"/>
            <wp:effectExtent l="0" t="0" r="0" b="0"/>
            <wp:docPr id="1159938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38950" name="Picture 1159938950"/>
                    <pic:cNvPicPr/>
                  </pic:nvPicPr>
                  <pic:blipFill>
                    <a:blip r:embed="rId100">
                      <a:extLst>
                        <a:ext uri="{28A0092B-C50C-407E-A947-70E740481C1C}">
                          <a14:useLocalDpi xmlns:a14="http://schemas.microsoft.com/office/drawing/2010/main"/>
                        </a:ext>
                      </a:extLst>
                    </a:blip>
                    <a:stretch>
                      <a:fillRect/>
                    </a:stretch>
                  </pic:blipFill>
                  <pic:spPr>
                    <a:xfrm>
                      <a:off x="0" y="0"/>
                      <a:ext cx="5981700" cy="2838450"/>
                    </a:xfrm>
                    <a:prstGeom prst="rect">
                      <a:avLst/>
                    </a:prstGeom>
                  </pic:spPr>
                </pic:pic>
              </a:graphicData>
            </a:graphic>
          </wp:inline>
        </w:drawing>
      </w:r>
    </w:p>
    <w:p w14:paraId="7A0F0A11" w14:textId="7B95439C" w:rsidR="4B3C021D" w:rsidRPr="00312F99" w:rsidRDefault="0D476DC8" w:rsidP="00312F99">
      <w:pPr>
        <w:pStyle w:val="Cita"/>
      </w:pPr>
      <w:r>
        <w:t>Fuente: Elaborado por el estudiante de acuerdo con el proyecto</w:t>
      </w:r>
    </w:p>
    <w:p w14:paraId="2AF38CDE" w14:textId="13A27E91" w:rsidR="08D77F39" w:rsidRDefault="08D77F39" w:rsidP="08D77F39">
      <w:pPr>
        <w:pStyle w:val="Descripcin"/>
      </w:pPr>
      <w:bookmarkStart w:id="772" w:name="_Toc232263844"/>
      <w:bookmarkStart w:id="773" w:name="_Toc232538218"/>
      <w:bookmarkStart w:id="774" w:name="_Toc232540828"/>
      <w:r>
        <w:lastRenderedPageBreak/>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17</w:t>
      </w:r>
      <w:r w:rsidR="008837C2">
        <w:fldChar w:fldCharType="end"/>
      </w:r>
      <w:r>
        <w:t xml:space="preserve">: “Funcionalidad </w:t>
      </w:r>
      <w:r w:rsidR="517861EE">
        <w:t>Generar</w:t>
      </w:r>
      <w:r w:rsidR="4F557A98">
        <w:t xml:space="preserve"> Cotización</w:t>
      </w:r>
      <w:r>
        <w:t>”.</w:t>
      </w:r>
      <w:bookmarkEnd w:id="772"/>
      <w:bookmarkEnd w:id="773"/>
      <w:bookmarkEnd w:id="774"/>
    </w:p>
    <w:p w14:paraId="7B2CC394" w14:textId="2EE65593" w:rsidR="5B7ED46A" w:rsidRDefault="5B7ED46A" w:rsidP="5B7ED46A"/>
    <w:p w14:paraId="71A30A6C" w14:textId="0B1CEE97" w:rsidR="375A358C" w:rsidRDefault="67FCF521" w:rsidP="375A358C">
      <w:pPr>
        <w:spacing w:after="200"/>
        <w:rPr>
          <w:rFonts w:ascii="Arial" w:eastAsia="Arial" w:hAnsi="Arial" w:cs="Arial"/>
          <w:i/>
          <w:iCs/>
          <w:color w:val="000000" w:themeColor="text1"/>
          <w:sz w:val="18"/>
          <w:szCs w:val="18"/>
        </w:rPr>
      </w:pPr>
      <w:r>
        <w:rPr>
          <w:noProof/>
        </w:rPr>
        <w:drawing>
          <wp:inline distT="0" distB="0" distL="0" distR="0" wp14:anchorId="4B0ADB2B" wp14:editId="01F74F94">
            <wp:extent cx="5981700" cy="2800350"/>
            <wp:effectExtent l="0" t="0" r="0" b="0"/>
            <wp:docPr id="623796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96845" name="Picture 623796845"/>
                    <pic:cNvPicPr/>
                  </pic:nvPicPr>
                  <pic:blipFill>
                    <a:blip r:embed="rId101">
                      <a:extLst>
                        <a:ext uri="{28A0092B-C50C-407E-A947-70E740481C1C}">
                          <a14:useLocalDpi xmlns:a14="http://schemas.microsoft.com/office/drawing/2010/main"/>
                        </a:ext>
                      </a:extLst>
                    </a:blip>
                    <a:stretch>
                      <a:fillRect/>
                    </a:stretch>
                  </pic:blipFill>
                  <pic:spPr>
                    <a:xfrm>
                      <a:off x="0" y="0"/>
                      <a:ext cx="5981700" cy="2800350"/>
                    </a:xfrm>
                    <a:prstGeom prst="rect">
                      <a:avLst/>
                    </a:prstGeom>
                  </pic:spPr>
                </pic:pic>
              </a:graphicData>
            </a:graphic>
          </wp:inline>
        </w:drawing>
      </w:r>
    </w:p>
    <w:p w14:paraId="2F9408A8" w14:textId="7800B22F" w:rsidR="43BF9061" w:rsidRDefault="43BF9061" w:rsidP="43BF9061">
      <w:pPr>
        <w:pStyle w:val="Cita"/>
      </w:pPr>
      <w:r>
        <w:t>Fuente: Elaborado por el estudiante de acuerdo con el proyecto</w:t>
      </w:r>
    </w:p>
    <w:p w14:paraId="2F1770AB" w14:textId="093A3F34" w:rsidR="4B3C021D" w:rsidRDefault="4B3C021D" w:rsidP="4B3C021D">
      <w:pPr>
        <w:spacing w:after="200"/>
        <w:rPr>
          <w:rFonts w:ascii="Arial" w:eastAsia="Arial" w:hAnsi="Arial" w:cs="Arial"/>
          <w:i/>
          <w:iCs/>
          <w:color w:val="000000" w:themeColor="text1"/>
          <w:sz w:val="18"/>
          <w:szCs w:val="18"/>
        </w:rPr>
      </w:pPr>
    </w:p>
    <w:p w14:paraId="5C9341DA" w14:textId="0BAF2DCF" w:rsidR="08D77F39" w:rsidRDefault="08D77F39" w:rsidP="08D77F39">
      <w:pPr>
        <w:pStyle w:val="Descripcin"/>
      </w:pPr>
      <w:bookmarkStart w:id="775" w:name="_Toc232263845"/>
      <w:bookmarkStart w:id="776" w:name="_Toc232538219"/>
      <w:bookmarkStart w:id="777" w:name="_Toc232540829"/>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18</w:t>
      </w:r>
      <w:r w:rsidR="008837C2">
        <w:fldChar w:fldCharType="end"/>
      </w:r>
      <w:r>
        <w:t xml:space="preserve">: “Funcionalidad </w:t>
      </w:r>
      <w:r w:rsidR="442786A9">
        <w:t>Obtener Tipo de Cambio Oficial”.</w:t>
      </w:r>
      <w:bookmarkEnd w:id="775"/>
      <w:bookmarkEnd w:id="776"/>
      <w:bookmarkEnd w:id="777"/>
    </w:p>
    <w:p w14:paraId="5E139916" w14:textId="165318B6" w:rsidR="5B7ED46A" w:rsidRDefault="5B7ED46A" w:rsidP="5B7ED46A"/>
    <w:p w14:paraId="608386BA" w14:textId="7568D2E1" w:rsidR="375A358C" w:rsidRDefault="1F40059A" w:rsidP="375A358C">
      <w:pPr>
        <w:spacing w:after="200"/>
        <w:rPr>
          <w:rFonts w:ascii="Arial" w:eastAsia="Arial" w:hAnsi="Arial" w:cs="Arial"/>
          <w:i/>
          <w:iCs/>
          <w:color w:val="000000" w:themeColor="text1"/>
          <w:sz w:val="18"/>
          <w:szCs w:val="18"/>
        </w:rPr>
      </w:pPr>
      <w:r>
        <w:rPr>
          <w:noProof/>
        </w:rPr>
        <w:drawing>
          <wp:inline distT="0" distB="0" distL="0" distR="0" wp14:anchorId="7F50EE31" wp14:editId="16E05B7B">
            <wp:extent cx="5981700" cy="2809875"/>
            <wp:effectExtent l="0" t="0" r="0" b="0"/>
            <wp:docPr id="1071279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79852" name="Picture 1071279852"/>
                    <pic:cNvPicPr/>
                  </pic:nvPicPr>
                  <pic:blipFill>
                    <a:blip r:embed="rId102">
                      <a:extLst>
                        <a:ext uri="{28A0092B-C50C-407E-A947-70E740481C1C}">
                          <a14:useLocalDpi xmlns:a14="http://schemas.microsoft.com/office/drawing/2010/main"/>
                        </a:ext>
                      </a:extLst>
                    </a:blip>
                    <a:stretch>
                      <a:fillRect/>
                    </a:stretch>
                  </pic:blipFill>
                  <pic:spPr>
                    <a:xfrm>
                      <a:off x="0" y="0"/>
                      <a:ext cx="5981700" cy="2809875"/>
                    </a:xfrm>
                    <a:prstGeom prst="rect">
                      <a:avLst/>
                    </a:prstGeom>
                  </pic:spPr>
                </pic:pic>
              </a:graphicData>
            </a:graphic>
          </wp:inline>
        </w:drawing>
      </w:r>
    </w:p>
    <w:p w14:paraId="674C1220" w14:textId="6D11A8B9" w:rsidR="4480965D" w:rsidRPr="00D27670" w:rsidRDefault="43BF9061" w:rsidP="00D27670">
      <w:pPr>
        <w:pStyle w:val="Cita"/>
      </w:pPr>
      <w:r>
        <w:t>Fuente: Elaborado por el estudiante de acuerdo con el proyecto</w:t>
      </w:r>
    </w:p>
    <w:p w14:paraId="6A722799" w14:textId="51C2603F" w:rsidR="4B3C021D" w:rsidRDefault="4B3C021D" w:rsidP="4B3C021D">
      <w:pPr>
        <w:spacing w:after="200"/>
        <w:rPr>
          <w:rFonts w:ascii="Arial" w:eastAsia="Arial" w:hAnsi="Arial" w:cs="Arial"/>
          <w:i/>
          <w:iCs/>
          <w:color w:val="000000" w:themeColor="text1"/>
          <w:sz w:val="18"/>
          <w:szCs w:val="18"/>
        </w:rPr>
      </w:pPr>
    </w:p>
    <w:p w14:paraId="73D99919" w14:textId="181D1E71" w:rsidR="08D77F39" w:rsidRDefault="08D77F39" w:rsidP="08D77F39">
      <w:pPr>
        <w:pStyle w:val="Descripcin"/>
      </w:pPr>
      <w:bookmarkStart w:id="778" w:name="_Toc232263846"/>
      <w:bookmarkStart w:id="779" w:name="_Toc232538220"/>
      <w:bookmarkStart w:id="780" w:name="_Toc232540830"/>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19</w:t>
      </w:r>
      <w:r w:rsidR="008837C2">
        <w:fldChar w:fldCharType="end"/>
      </w:r>
      <w:r>
        <w:t xml:space="preserve">: “Funcionalidad </w:t>
      </w:r>
      <w:r w:rsidR="31035434">
        <w:t xml:space="preserve">Marcar </w:t>
      </w:r>
      <w:r w:rsidR="1EECC9B7">
        <w:t>Exenta”.</w:t>
      </w:r>
      <w:bookmarkEnd w:id="778"/>
      <w:bookmarkEnd w:id="779"/>
      <w:bookmarkEnd w:id="780"/>
    </w:p>
    <w:p w14:paraId="29D3DD8E" w14:textId="217F67FC" w:rsidR="5B7ED46A" w:rsidRDefault="5B7ED46A" w:rsidP="5B7ED46A"/>
    <w:p w14:paraId="6480B918" w14:textId="10F2B59B" w:rsidR="375A358C" w:rsidRDefault="59C52CFB" w:rsidP="375A358C">
      <w:pPr>
        <w:spacing w:after="200"/>
        <w:rPr>
          <w:rFonts w:ascii="Arial" w:eastAsia="Arial" w:hAnsi="Arial" w:cs="Arial"/>
          <w:i/>
          <w:iCs/>
          <w:color w:val="000000" w:themeColor="text1"/>
          <w:sz w:val="18"/>
          <w:szCs w:val="18"/>
        </w:rPr>
      </w:pPr>
      <w:r>
        <w:rPr>
          <w:noProof/>
        </w:rPr>
        <w:drawing>
          <wp:inline distT="0" distB="0" distL="0" distR="0" wp14:anchorId="0C1DC5F3" wp14:editId="41665319">
            <wp:extent cx="5981700" cy="2838450"/>
            <wp:effectExtent l="0" t="0" r="0" b="0"/>
            <wp:docPr id="1975282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82595" name="Picture 1975282595"/>
                    <pic:cNvPicPr/>
                  </pic:nvPicPr>
                  <pic:blipFill>
                    <a:blip r:embed="rId103">
                      <a:extLst>
                        <a:ext uri="{28A0092B-C50C-407E-A947-70E740481C1C}">
                          <a14:useLocalDpi xmlns:a14="http://schemas.microsoft.com/office/drawing/2010/main"/>
                        </a:ext>
                      </a:extLst>
                    </a:blip>
                    <a:stretch>
                      <a:fillRect/>
                    </a:stretch>
                  </pic:blipFill>
                  <pic:spPr>
                    <a:xfrm>
                      <a:off x="0" y="0"/>
                      <a:ext cx="5981700" cy="2838450"/>
                    </a:xfrm>
                    <a:prstGeom prst="rect">
                      <a:avLst/>
                    </a:prstGeom>
                  </pic:spPr>
                </pic:pic>
              </a:graphicData>
            </a:graphic>
          </wp:inline>
        </w:drawing>
      </w:r>
    </w:p>
    <w:p w14:paraId="60945E09" w14:textId="0FBAF2F6" w:rsidR="003E0F1D" w:rsidRDefault="43BF9061" w:rsidP="00225583">
      <w:pPr>
        <w:pStyle w:val="Cita"/>
      </w:pPr>
      <w:r>
        <w:t>Fuente: Elaborado por el estudiante de acuerdo con el proyecto</w:t>
      </w:r>
      <w:bookmarkStart w:id="781" w:name="_Toc232263847"/>
    </w:p>
    <w:p w14:paraId="0AB7F876" w14:textId="77777777" w:rsidR="003E0F1D" w:rsidRDefault="003E0F1D" w:rsidP="00225583">
      <w:pPr>
        <w:pStyle w:val="Descripcin"/>
        <w:jc w:val="left"/>
      </w:pPr>
    </w:p>
    <w:p w14:paraId="463F6846" w14:textId="77777777" w:rsidR="00225583" w:rsidRDefault="00225583" w:rsidP="00225583"/>
    <w:p w14:paraId="7BF20A5E" w14:textId="77777777" w:rsidR="00225583" w:rsidRDefault="00225583" w:rsidP="00225583"/>
    <w:p w14:paraId="76C6517C" w14:textId="77777777" w:rsidR="00225583" w:rsidRDefault="00225583" w:rsidP="00225583"/>
    <w:p w14:paraId="492C8F5D" w14:textId="77777777" w:rsidR="00225583" w:rsidRDefault="00225583" w:rsidP="00225583"/>
    <w:p w14:paraId="08502548" w14:textId="77777777" w:rsidR="00225583" w:rsidRDefault="00225583" w:rsidP="00225583"/>
    <w:p w14:paraId="4E9DB4FD" w14:textId="77777777" w:rsidR="00225583" w:rsidRDefault="00225583" w:rsidP="00225583"/>
    <w:p w14:paraId="3E14D4AF" w14:textId="77777777" w:rsidR="00225583" w:rsidRDefault="00225583" w:rsidP="00225583"/>
    <w:p w14:paraId="2F004378" w14:textId="77777777" w:rsidR="00225583" w:rsidRDefault="00225583" w:rsidP="00225583"/>
    <w:p w14:paraId="7E92C109" w14:textId="77777777" w:rsidR="00225583" w:rsidRDefault="00225583" w:rsidP="00225583"/>
    <w:p w14:paraId="549D9BB3" w14:textId="77777777" w:rsidR="00225583" w:rsidRDefault="00225583" w:rsidP="00225583"/>
    <w:p w14:paraId="4A9C54C1" w14:textId="77777777" w:rsidR="00225583" w:rsidRDefault="00225583" w:rsidP="00225583"/>
    <w:p w14:paraId="10B63492" w14:textId="77777777" w:rsidR="00225583" w:rsidRDefault="00225583" w:rsidP="00225583"/>
    <w:p w14:paraId="10EF01B6" w14:textId="77777777" w:rsidR="00225583" w:rsidRPr="00225583" w:rsidRDefault="00225583" w:rsidP="00225583"/>
    <w:p w14:paraId="7870E0EA" w14:textId="290DCE34" w:rsidR="5B7ED46A" w:rsidRDefault="66DE9F40" w:rsidP="00225583">
      <w:pPr>
        <w:pStyle w:val="Descripcin"/>
      </w:pPr>
      <w:bookmarkStart w:id="782" w:name="_Toc232538221"/>
      <w:bookmarkStart w:id="783" w:name="_Toc232540831"/>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20</w:t>
      </w:r>
      <w:r w:rsidR="008837C2">
        <w:fldChar w:fldCharType="end"/>
      </w:r>
      <w:r w:rsidR="371D0D2A">
        <w:t>: “Vista Gestión Aprobación”.</w:t>
      </w:r>
      <w:bookmarkEnd w:id="781"/>
      <w:bookmarkEnd w:id="782"/>
      <w:bookmarkEnd w:id="783"/>
    </w:p>
    <w:p w14:paraId="0DA4910A" w14:textId="5478D136" w:rsidR="160BC053" w:rsidRDefault="245A8A29" w:rsidP="160BC053">
      <w:pPr>
        <w:spacing w:after="200"/>
        <w:rPr>
          <w:rFonts w:ascii="Arial" w:eastAsia="Arial" w:hAnsi="Arial" w:cs="Arial"/>
          <w:i/>
          <w:iCs/>
          <w:color w:val="000000" w:themeColor="text1"/>
          <w:sz w:val="18"/>
          <w:szCs w:val="18"/>
        </w:rPr>
      </w:pPr>
      <w:r>
        <w:rPr>
          <w:noProof/>
        </w:rPr>
        <w:drawing>
          <wp:inline distT="0" distB="0" distL="0" distR="0" wp14:anchorId="32308DA4" wp14:editId="69B31C97">
            <wp:extent cx="5981700" cy="3362325"/>
            <wp:effectExtent l="0" t="0" r="0" b="0"/>
            <wp:docPr id="1477429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29552" name="Picture 1477429552"/>
                    <pic:cNvPicPr/>
                  </pic:nvPicPr>
                  <pic:blipFill>
                    <a:blip r:embed="rId104">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p>
    <w:p w14:paraId="6D3DF9C0" w14:textId="5647AEBE" w:rsidR="43BF9061" w:rsidRDefault="43BF9061" w:rsidP="43BF9061">
      <w:pPr>
        <w:pStyle w:val="Cita"/>
      </w:pPr>
      <w:r>
        <w:t>Fuente: Elaborado por el estudiante de acuerdo con el proyecto</w:t>
      </w:r>
    </w:p>
    <w:p w14:paraId="6E658B52" w14:textId="44096559" w:rsidR="4B3C021D" w:rsidRDefault="4B3C021D" w:rsidP="4B3C021D"/>
    <w:p w14:paraId="529C278E" w14:textId="77777777" w:rsidR="003E0F1D" w:rsidRDefault="003E0F1D" w:rsidP="087C625F">
      <w:pPr>
        <w:spacing w:after="200"/>
        <w:rPr>
          <w:rFonts w:ascii="Arial" w:eastAsia="Arial" w:hAnsi="Arial" w:cs="Arial"/>
          <w:i/>
          <w:iCs/>
          <w:color w:val="000000" w:themeColor="text1"/>
          <w:sz w:val="18"/>
          <w:szCs w:val="18"/>
        </w:rPr>
      </w:pPr>
    </w:p>
    <w:p w14:paraId="459265FC" w14:textId="77777777" w:rsidR="003E0F1D" w:rsidRDefault="003E0F1D" w:rsidP="087C625F">
      <w:pPr>
        <w:spacing w:after="200"/>
        <w:rPr>
          <w:rFonts w:ascii="Arial" w:eastAsia="Arial" w:hAnsi="Arial" w:cs="Arial"/>
          <w:i/>
          <w:iCs/>
          <w:color w:val="000000" w:themeColor="text1"/>
          <w:sz w:val="18"/>
          <w:szCs w:val="18"/>
        </w:rPr>
      </w:pPr>
    </w:p>
    <w:p w14:paraId="10B64D79" w14:textId="77777777" w:rsidR="003E0F1D" w:rsidRDefault="003E0F1D" w:rsidP="087C625F">
      <w:pPr>
        <w:spacing w:after="200"/>
        <w:rPr>
          <w:rFonts w:ascii="Arial" w:eastAsia="Arial" w:hAnsi="Arial" w:cs="Arial"/>
          <w:i/>
          <w:iCs/>
          <w:color w:val="000000" w:themeColor="text1"/>
          <w:sz w:val="18"/>
          <w:szCs w:val="18"/>
        </w:rPr>
      </w:pPr>
    </w:p>
    <w:p w14:paraId="352344E1" w14:textId="77777777" w:rsidR="003E0F1D" w:rsidRDefault="003E0F1D" w:rsidP="087C625F">
      <w:pPr>
        <w:spacing w:after="200"/>
        <w:rPr>
          <w:rFonts w:ascii="Arial" w:eastAsia="Arial" w:hAnsi="Arial" w:cs="Arial"/>
          <w:i/>
          <w:iCs/>
          <w:color w:val="000000" w:themeColor="text1"/>
          <w:sz w:val="18"/>
          <w:szCs w:val="18"/>
        </w:rPr>
      </w:pPr>
    </w:p>
    <w:p w14:paraId="6360E5F6" w14:textId="77777777" w:rsidR="003E0F1D" w:rsidRDefault="003E0F1D" w:rsidP="087C625F">
      <w:pPr>
        <w:spacing w:after="200"/>
        <w:rPr>
          <w:rFonts w:ascii="Arial" w:eastAsia="Arial" w:hAnsi="Arial" w:cs="Arial"/>
          <w:i/>
          <w:iCs/>
          <w:color w:val="000000" w:themeColor="text1"/>
          <w:sz w:val="18"/>
          <w:szCs w:val="18"/>
        </w:rPr>
      </w:pPr>
    </w:p>
    <w:p w14:paraId="4A1997EA" w14:textId="77777777" w:rsidR="003E0F1D" w:rsidRDefault="003E0F1D" w:rsidP="087C625F">
      <w:pPr>
        <w:spacing w:after="200"/>
        <w:rPr>
          <w:rFonts w:ascii="Arial" w:eastAsia="Arial" w:hAnsi="Arial" w:cs="Arial"/>
          <w:i/>
          <w:iCs/>
          <w:color w:val="000000" w:themeColor="text1"/>
          <w:sz w:val="18"/>
          <w:szCs w:val="18"/>
        </w:rPr>
      </w:pPr>
    </w:p>
    <w:p w14:paraId="55063A71" w14:textId="77777777" w:rsidR="003E0F1D" w:rsidRDefault="003E0F1D" w:rsidP="087C625F">
      <w:pPr>
        <w:spacing w:after="200"/>
        <w:rPr>
          <w:rFonts w:ascii="Arial" w:eastAsia="Arial" w:hAnsi="Arial" w:cs="Arial"/>
          <w:i/>
          <w:iCs/>
          <w:color w:val="000000" w:themeColor="text1"/>
          <w:sz w:val="18"/>
          <w:szCs w:val="18"/>
        </w:rPr>
      </w:pPr>
    </w:p>
    <w:p w14:paraId="45229B09" w14:textId="1EEF1B2F" w:rsidR="4B3C021D" w:rsidRDefault="4B3C021D" w:rsidP="4B3C021D">
      <w:pPr>
        <w:spacing w:after="200"/>
        <w:rPr>
          <w:rFonts w:ascii="Arial" w:eastAsia="Arial" w:hAnsi="Arial" w:cs="Arial"/>
          <w:i/>
          <w:iCs/>
          <w:color w:val="000000" w:themeColor="text1"/>
          <w:sz w:val="18"/>
          <w:szCs w:val="18"/>
        </w:rPr>
      </w:pPr>
    </w:p>
    <w:p w14:paraId="02324552" w14:textId="77777777" w:rsidR="003E0F1D" w:rsidRDefault="003E0F1D" w:rsidP="4B3C021D">
      <w:pPr>
        <w:spacing w:after="200"/>
        <w:rPr>
          <w:rFonts w:ascii="Arial" w:eastAsia="Arial" w:hAnsi="Arial" w:cs="Arial"/>
          <w:i/>
          <w:iCs/>
          <w:color w:val="000000" w:themeColor="text1"/>
          <w:sz w:val="18"/>
          <w:szCs w:val="18"/>
        </w:rPr>
      </w:pPr>
    </w:p>
    <w:p w14:paraId="33B4B203" w14:textId="77777777" w:rsidR="00225583" w:rsidRDefault="00225583" w:rsidP="4B3C021D">
      <w:pPr>
        <w:spacing w:after="200"/>
        <w:rPr>
          <w:rFonts w:ascii="Arial" w:eastAsia="Arial" w:hAnsi="Arial" w:cs="Arial"/>
          <w:i/>
          <w:iCs/>
          <w:color w:val="000000" w:themeColor="text1"/>
          <w:sz w:val="18"/>
          <w:szCs w:val="18"/>
        </w:rPr>
      </w:pPr>
    </w:p>
    <w:p w14:paraId="7C38C052" w14:textId="77777777" w:rsidR="003E0F1D" w:rsidRDefault="003E0F1D" w:rsidP="631F5FEC">
      <w:pPr>
        <w:pStyle w:val="Descripcin"/>
      </w:pPr>
      <w:bookmarkStart w:id="784" w:name="_Toc232263848"/>
    </w:p>
    <w:p w14:paraId="60456117" w14:textId="77777777" w:rsidR="003E0F1D" w:rsidRDefault="003E0F1D" w:rsidP="631F5FEC">
      <w:pPr>
        <w:pStyle w:val="Descripcin"/>
      </w:pPr>
    </w:p>
    <w:p w14:paraId="27278294" w14:textId="48B1C35A" w:rsidR="631F5FEC" w:rsidRDefault="631F5FEC" w:rsidP="631F5FEC">
      <w:pPr>
        <w:pStyle w:val="Descripcin"/>
      </w:pPr>
      <w:bookmarkStart w:id="785" w:name="_Toc232538222"/>
      <w:bookmarkStart w:id="786" w:name="_Toc232540832"/>
      <w:r>
        <w:lastRenderedPageBreak/>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21</w:t>
      </w:r>
      <w:r w:rsidR="008837C2">
        <w:fldChar w:fldCharType="end"/>
      </w:r>
      <w:r>
        <w:t xml:space="preserve">: “Funcionalidad </w:t>
      </w:r>
      <w:r w:rsidR="4F229642">
        <w:t>Generar Nota de Venta”.</w:t>
      </w:r>
      <w:bookmarkEnd w:id="784"/>
      <w:bookmarkEnd w:id="785"/>
      <w:bookmarkEnd w:id="786"/>
    </w:p>
    <w:p w14:paraId="66DD2A5B" w14:textId="1F40C7BE" w:rsidR="5B7ED46A" w:rsidRDefault="5B7ED46A" w:rsidP="5B7ED46A"/>
    <w:p w14:paraId="1117B924" w14:textId="52076A7D" w:rsidR="245A8A29" w:rsidRDefault="7FA983D7" w:rsidP="245A8A29">
      <w:pPr>
        <w:spacing w:after="200"/>
        <w:rPr>
          <w:rFonts w:ascii="Arial" w:eastAsia="Arial" w:hAnsi="Arial" w:cs="Arial"/>
          <w:i/>
          <w:iCs/>
          <w:color w:val="000000" w:themeColor="text1"/>
          <w:sz w:val="18"/>
          <w:szCs w:val="18"/>
        </w:rPr>
      </w:pPr>
      <w:r>
        <w:rPr>
          <w:noProof/>
        </w:rPr>
        <w:drawing>
          <wp:inline distT="0" distB="0" distL="0" distR="0" wp14:anchorId="23B14AEC" wp14:editId="28BCE4B0">
            <wp:extent cx="5981700" cy="2762250"/>
            <wp:effectExtent l="0" t="0" r="0" b="0"/>
            <wp:docPr id="1611839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39999" name="Picture 1611839999"/>
                    <pic:cNvPicPr/>
                  </pic:nvPicPr>
                  <pic:blipFill>
                    <a:blip r:embed="rId105">
                      <a:extLst>
                        <a:ext uri="{28A0092B-C50C-407E-A947-70E740481C1C}">
                          <a14:useLocalDpi xmlns:a14="http://schemas.microsoft.com/office/drawing/2010/main"/>
                        </a:ext>
                      </a:extLst>
                    </a:blip>
                    <a:stretch>
                      <a:fillRect/>
                    </a:stretch>
                  </pic:blipFill>
                  <pic:spPr>
                    <a:xfrm>
                      <a:off x="0" y="0"/>
                      <a:ext cx="5981700" cy="2762250"/>
                    </a:xfrm>
                    <a:prstGeom prst="rect">
                      <a:avLst/>
                    </a:prstGeom>
                  </pic:spPr>
                </pic:pic>
              </a:graphicData>
            </a:graphic>
          </wp:inline>
        </w:drawing>
      </w:r>
    </w:p>
    <w:p w14:paraId="62CCE946" w14:textId="4C807661" w:rsidR="40C08234" w:rsidRDefault="43BF9061" w:rsidP="00225583">
      <w:pPr>
        <w:pStyle w:val="Cita"/>
        <w:spacing w:after="200"/>
      </w:pPr>
      <w:r>
        <w:t>Fuente: Elaborado por el estudiante de acuerdo con el proyecto</w:t>
      </w:r>
    </w:p>
    <w:p w14:paraId="78522994" w14:textId="228AA7F0" w:rsidR="526473A0" w:rsidRDefault="526473A0" w:rsidP="526473A0">
      <w:pPr>
        <w:rPr>
          <w:rFonts w:ascii="Arial" w:eastAsia="Arial" w:hAnsi="Arial" w:cs="Arial"/>
          <w:i/>
          <w:iCs/>
          <w:color w:val="000000" w:themeColor="text1"/>
          <w:sz w:val="18"/>
          <w:szCs w:val="18"/>
        </w:rPr>
      </w:pPr>
    </w:p>
    <w:p w14:paraId="42456028" w14:textId="41D96DC6" w:rsidR="307913DB" w:rsidRDefault="307913DB" w:rsidP="307913DB">
      <w:pPr>
        <w:rPr>
          <w:rFonts w:ascii="Arial" w:eastAsia="Arial" w:hAnsi="Arial" w:cs="Arial"/>
          <w:i/>
          <w:iCs/>
          <w:color w:val="000000" w:themeColor="text1"/>
          <w:sz w:val="18"/>
          <w:szCs w:val="18"/>
        </w:rPr>
      </w:pPr>
    </w:p>
    <w:p w14:paraId="0F9C07D4" w14:textId="4EFBC80E" w:rsidR="3060FBAF" w:rsidRDefault="3060FBAF" w:rsidP="3060FBAF">
      <w:pPr>
        <w:pStyle w:val="Descripcin"/>
      </w:pPr>
      <w:bookmarkStart w:id="787" w:name="_Toc232263849"/>
      <w:bookmarkStart w:id="788" w:name="_Toc232538223"/>
      <w:bookmarkStart w:id="789" w:name="_Toc232540833"/>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22</w:t>
      </w:r>
      <w:r w:rsidR="008837C2">
        <w:fldChar w:fldCharType="end"/>
      </w:r>
      <w:r>
        <w:t>: “Funcionalidad Ver Historial</w:t>
      </w:r>
      <w:r w:rsidR="307913DB">
        <w:t xml:space="preserve"> de Pagos”.</w:t>
      </w:r>
      <w:bookmarkEnd w:id="787"/>
      <w:bookmarkEnd w:id="788"/>
      <w:bookmarkEnd w:id="789"/>
    </w:p>
    <w:p w14:paraId="3BB790AF" w14:textId="1103E0A0" w:rsidR="3060FBAF" w:rsidRDefault="3060FBAF" w:rsidP="3060FBAF">
      <w:pPr>
        <w:rPr>
          <w:rFonts w:ascii="Arial" w:eastAsia="Arial" w:hAnsi="Arial" w:cs="Arial"/>
          <w:i/>
          <w:iCs/>
          <w:color w:val="000000" w:themeColor="text1"/>
          <w:sz w:val="18"/>
          <w:szCs w:val="18"/>
        </w:rPr>
      </w:pPr>
      <w:r>
        <w:rPr>
          <w:noProof/>
        </w:rPr>
        <w:drawing>
          <wp:inline distT="0" distB="0" distL="0" distR="0" wp14:anchorId="433F056A" wp14:editId="0E682F6F">
            <wp:extent cx="5981700" cy="2952750"/>
            <wp:effectExtent l="0" t="0" r="0" b="0"/>
            <wp:docPr id="938927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27620" name="Picture 938927620"/>
                    <pic:cNvPicPr/>
                  </pic:nvPicPr>
                  <pic:blipFill>
                    <a:blip r:embed="rId106">
                      <a:extLst>
                        <a:ext uri="{28A0092B-C50C-407E-A947-70E740481C1C}">
                          <a14:useLocalDpi xmlns:a14="http://schemas.microsoft.com/office/drawing/2010/main"/>
                        </a:ext>
                      </a:extLst>
                    </a:blip>
                    <a:stretch>
                      <a:fillRect/>
                    </a:stretch>
                  </pic:blipFill>
                  <pic:spPr>
                    <a:xfrm>
                      <a:off x="0" y="0"/>
                      <a:ext cx="5981700" cy="2952750"/>
                    </a:xfrm>
                    <a:prstGeom prst="rect">
                      <a:avLst/>
                    </a:prstGeom>
                  </pic:spPr>
                </pic:pic>
              </a:graphicData>
            </a:graphic>
          </wp:inline>
        </w:drawing>
      </w:r>
    </w:p>
    <w:p w14:paraId="13869584" w14:textId="7B58304D" w:rsidR="1C655A4E" w:rsidRPr="003E0F1D" w:rsidRDefault="307913DB" w:rsidP="003E0F1D">
      <w:pPr>
        <w:pStyle w:val="Cita"/>
        <w:spacing w:after="200"/>
      </w:pPr>
      <w:r>
        <w:t>Fuente: Elaborado por el estudiante de acuerdo con el proyecto</w:t>
      </w:r>
    </w:p>
    <w:p w14:paraId="5998E86B" w14:textId="3E6FDB24" w:rsidR="1C655A4E" w:rsidRDefault="6D55ACB8" w:rsidP="6D55ACB8">
      <w:pPr>
        <w:pStyle w:val="Descripcin"/>
        <w:spacing w:after="200"/>
      </w:pPr>
      <w:bookmarkStart w:id="790" w:name="_Toc232263850"/>
      <w:bookmarkStart w:id="791" w:name="_Toc232538224"/>
      <w:bookmarkStart w:id="792" w:name="_Toc232540834"/>
      <w:r>
        <w:lastRenderedPageBreak/>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23</w:t>
      </w:r>
      <w:r w:rsidR="008837C2">
        <w:fldChar w:fldCharType="end"/>
      </w:r>
      <w:r>
        <w:t xml:space="preserve">: “Funcionalidad </w:t>
      </w:r>
      <w:r w:rsidR="1213693C">
        <w:t xml:space="preserve">Aprobar </w:t>
      </w:r>
      <w:r w:rsidR="00AC7462">
        <w:t>cotización</w:t>
      </w:r>
      <w:r w:rsidR="1213693C">
        <w:t>”.</w:t>
      </w:r>
      <w:bookmarkEnd w:id="790"/>
      <w:bookmarkEnd w:id="791"/>
      <w:bookmarkEnd w:id="792"/>
    </w:p>
    <w:p w14:paraId="13E3A587" w14:textId="36449FBD" w:rsidR="7A3BFBD2" w:rsidRDefault="7A3BFBD2" w:rsidP="7A3BFBD2"/>
    <w:p w14:paraId="49E4BB01" w14:textId="5A83EAF8" w:rsidR="1C655A4E" w:rsidRDefault="1C655A4E" w:rsidP="6D55ACB8">
      <w:pPr>
        <w:spacing w:after="200"/>
        <w:rPr>
          <w:rFonts w:ascii="Arial" w:eastAsia="Arial" w:hAnsi="Arial" w:cs="Arial"/>
          <w:i/>
          <w:iCs/>
          <w:color w:val="000000" w:themeColor="text1"/>
          <w:sz w:val="18"/>
          <w:szCs w:val="18"/>
        </w:rPr>
      </w:pPr>
      <w:r>
        <w:rPr>
          <w:noProof/>
        </w:rPr>
        <w:drawing>
          <wp:inline distT="0" distB="0" distL="0" distR="0" wp14:anchorId="52877759" wp14:editId="4551A640">
            <wp:extent cx="5981700" cy="2952750"/>
            <wp:effectExtent l="0" t="0" r="0" b="0"/>
            <wp:docPr id="191419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9535" name="Picture 191419535"/>
                    <pic:cNvPicPr/>
                  </pic:nvPicPr>
                  <pic:blipFill>
                    <a:blip r:embed="rId107">
                      <a:extLst>
                        <a:ext uri="{28A0092B-C50C-407E-A947-70E740481C1C}">
                          <a14:useLocalDpi xmlns:a14="http://schemas.microsoft.com/office/drawing/2010/main"/>
                        </a:ext>
                      </a:extLst>
                    </a:blip>
                    <a:stretch>
                      <a:fillRect/>
                    </a:stretch>
                  </pic:blipFill>
                  <pic:spPr>
                    <a:xfrm>
                      <a:off x="0" y="0"/>
                      <a:ext cx="5981700" cy="2952750"/>
                    </a:xfrm>
                    <a:prstGeom prst="rect">
                      <a:avLst/>
                    </a:prstGeom>
                  </pic:spPr>
                </pic:pic>
              </a:graphicData>
            </a:graphic>
          </wp:inline>
        </w:drawing>
      </w:r>
    </w:p>
    <w:p w14:paraId="1B822BAF" w14:textId="64A5B1BB" w:rsidR="7F75E09D" w:rsidRPr="00225583" w:rsidRDefault="0D476DC8" w:rsidP="00225583">
      <w:pPr>
        <w:pStyle w:val="Cita"/>
        <w:spacing w:after="200"/>
      </w:pPr>
      <w:r>
        <w:t>Fuente: Elaborado por el estudiante de acuerdo con el proyecto</w:t>
      </w:r>
    </w:p>
    <w:p w14:paraId="554DF16D" w14:textId="22C6D953" w:rsidR="1C655A4E" w:rsidRDefault="1C655A4E" w:rsidP="295E6F8F">
      <w:pPr>
        <w:spacing w:after="200"/>
        <w:rPr>
          <w:rFonts w:ascii="Arial" w:eastAsia="Arial" w:hAnsi="Arial" w:cs="Arial"/>
          <w:i/>
          <w:iCs/>
          <w:color w:val="000000" w:themeColor="text1"/>
          <w:sz w:val="18"/>
          <w:szCs w:val="18"/>
        </w:rPr>
      </w:pPr>
    </w:p>
    <w:p w14:paraId="747C5029" w14:textId="1990EA93" w:rsidR="1C655A4E" w:rsidRDefault="295E6F8F" w:rsidP="1C9FBCC5">
      <w:pPr>
        <w:pStyle w:val="Descripcin"/>
        <w:spacing w:after="200"/>
        <w:rPr>
          <w:rFonts w:ascii="Arial" w:eastAsia="Arial" w:hAnsi="Arial" w:cs="Arial"/>
          <w:i/>
          <w:color w:val="000000" w:themeColor="text1"/>
        </w:rPr>
      </w:pPr>
      <w:bookmarkStart w:id="793" w:name="_Toc232263851"/>
      <w:bookmarkStart w:id="794" w:name="_Toc232538225"/>
      <w:bookmarkStart w:id="795" w:name="_Toc232540835"/>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24</w:t>
      </w:r>
      <w:r w:rsidR="008837C2">
        <w:fldChar w:fldCharType="end"/>
      </w:r>
      <w:r>
        <w:t xml:space="preserve">: “Funcionalidad </w:t>
      </w:r>
      <w:r w:rsidR="1C9FBCC5">
        <w:t>Crear Nota de Venta Directa”.</w:t>
      </w:r>
      <w:bookmarkEnd w:id="793"/>
      <w:bookmarkEnd w:id="794"/>
      <w:bookmarkEnd w:id="795"/>
    </w:p>
    <w:p w14:paraId="366522AE" w14:textId="1E51E92F" w:rsidR="1C655A4E" w:rsidRDefault="1C9FBCC5" w:rsidP="295E6F8F">
      <w:pPr>
        <w:pStyle w:val="Descripcin"/>
        <w:spacing w:after="200"/>
        <w:rPr>
          <w:rFonts w:ascii="Arial" w:eastAsia="Arial" w:hAnsi="Arial" w:cs="Arial"/>
          <w:i/>
          <w:color w:val="000000" w:themeColor="text1"/>
          <w:szCs w:val="18"/>
        </w:rPr>
      </w:pPr>
      <w:r w:rsidRPr="1C9FBCC5">
        <w:rPr>
          <w:rFonts w:ascii="Arial" w:eastAsia="Arial" w:hAnsi="Arial" w:cs="Arial"/>
          <w:i/>
          <w:iCs/>
          <w:color w:val="000000" w:themeColor="text1"/>
          <w:szCs w:val="18"/>
        </w:rPr>
        <w:t xml:space="preserve"> </w:t>
      </w:r>
      <w:r w:rsidR="02DC3E5C">
        <w:rPr>
          <w:noProof/>
        </w:rPr>
        <w:drawing>
          <wp:inline distT="0" distB="0" distL="0" distR="0" wp14:anchorId="1C4ABF3C" wp14:editId="5A1577A8">
            <wp:extent cx="5981700" cy="2933700"/>
            <wp:effectExtent l="0" t="0" r="0" b="0"/>
            <wp:docPr id="839302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02180" name="Picture 839302180"/>
                    <pic:cNvPicPr/>
                  </pic:nvPicPr>
                  <pic:blipFill>
                    <a:blip r:embed="rId108">
                      <a:extLst>
                        <a:ext uri="{28A0092B-C50C-407E-A947-70E740481C1C}">
                          <a14:useLocalDpi xmlns:a14="http://schemas.microsoft.com/office/drawing/2010/main"/>
                        </a:ext>
                      </a:extLst>
                    </a:blip>
                    <a:stretch>
                      <a:fillRect/>
                    </a:stretch>
                  </pic:blipFill>
                  <pic:spPr>
                    <a:xfrm>
                      <a:off x="0" y="0"/>
                      <a:ext cx="5981700" cy="2933700"/>
                    </a:xfrm>
                    <a:prstGeom prst="rect">
                      <a:avLst/>
                    </a:prstGeom>
                  </pic:spPr>
                </pic:pic>
              </a:graphicData>
            </a:graphic>
          </wp:inline>
        </w:drawing>
      </w:r>
    </w:p>
    <w:p w14:paraId="1E91AAA2" w14:textId="0141E3B3" w:rsidR="61CC9741" w:rsidRPr="003E0F1D" w:rsidRDefault="1C9FBCC5" w:rsidP="003E0F1D">
      <w:pPr>
        <w:pStyle w:val="Cita"/>
        <w:spacing w:after="200"/>
      </w:pPr>
      <w:r>
        <w:t>Fuente: Elaborado por el estudiante de acuerdo con el proyecto</w:t>
      </w:r>
    </w:p>
    <w:p w14:paraId="2644AD54" w14:textId="1B046DDC" w:rsidR="05121A2E" w:rsidRDefault="05121A2E" w:rsidP="620B8D81">
      <w:pPr>
        <w:pStyle w:val="Descripcin"/>
        <w:spacing w:after="200"/>
        <w:rPr>
          <w:rFonts w:ascii="Arial" w:eastAsia="Arial" w:hAnsi="Arial" w:cs="Arial"/>
          <w:i/>
          <w:color w:val="000000" w:themeColor="text1"/>
        </w:rPr>
      </w:pPr>
      <w:bookmarkStart w:id="796" w:name="_Toc232263852"/>
      <w:bookmarkStart w:id="797" w:name="_Toc232538226"/>
      <w:bookmarkStart w:id="798" w:name="_Toc232540836"/>
      <w:r>
        <w:lastRenderedPageBreak/>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25</w:t>
      </w:r>
      <w:r w:rsidR="008837C2">
        <w:fldChar w:fldCharType="end"/>
      </w:r>
      <w:r>
        <w:t>: “Funcionalidad Crear Nota de Venta Directa”.</w:t>
      </w:r>
      <w:bookmarkEnd w:id="796"/>
      <w:bookmarkEnd w:id="797"/>
      <w:bookmarkEnd w:id="798"/>
    </w:p>
    <w:p w14:paraId="1E4C5D8C" w14:textId="23B06359" w:rsidR="05121A2E" w:rsidRDefault="05121A2E" w:rsidP="05121A2E">
      <w:pPr>
        <w:spacing w:after="200"/>
        <w:rPr>
          <w:rFonts w:ascii="Arial" w:eastAsia="Arial" w:hAnsi="Arial" w:cs="Arial"/>
          <w:i/>
          <w:iCs/>
          <w:color w:val="000000" w:themeColor="text1"/>
          <w:sz w:val="18"/>
          <w:szCs w:val="18"/>
        </w:rPr>
      </w:pPr>
      <w:r>
        <w:rPr>
          <w:noProof/>
        </w:rPr>
        <w:drawing>
          <wp:inline distT="0" distB="0" distL="0" distR="0" wp14:anchorId="488F38CC" wp14:editId="42995030">
            <wp:extent cx="5981700" cy="2952750"/>
            <wp:effectExtent l="0" t="0" r="0" b="0"/>
            <wp:docPr id="901068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68152" name="Picture 901068152"/>
                    <pic:cNvPicPr/>
                  </pic:nvPicPr>
                  <pic:blipFill>
                    <a:blip r:embed="rId109">
                      <a:extLst>
                        <a:ext uri="{28A0092B-C50C-407E-A947-70E740481C1C}">
                          <a14:useLocalDpi xmlns:a14="http://schemas.microsoft.com/office/drawing/2010/main"/>
                        </a:ext>
                      </a:extLst>
                    </a:blip>
                    <a:stretch>
                      <a:fillRect/>
                    </a:stretch>
                  </pic:blipFill>
                  <pic:spPr>
                    <a:xfrm>
                      <a:off x="0" y="0"/>
                      <a:ext cx="5981700" cy="2952750"/>
                    </a:xfrm>
                    <a:prstGeom prst="rect">
                      <a:avLst/>
                    </a:prstGeom>
                  </pic:spPr>
                </pic:pic>
              </a:graphicData>
            </a:graphic>
          </wp:inline>
        </w:drawing>
      </w:r>
    </w:p>
    <w:p w14:paraId="44C4244E" w14:textId="559CD46A" w:rsidR="05121A2E" w:rsidRDefault="05121A2E" w:rsidP="05121A2E">
      <w:pPr>
        <w:pStyle w:val="Cita"/>
        <w:spacing w:after="200"/>
      </w:pPr>
      <w:r>
        <w:t>Fuente: Elaborado por el estudiante de acuerdo con el proyecto</w:t>
      </w:r>
    </w:p>
    <w:p w14:paraId="461D826C" w14:textId="77777777" w:rsidR="003E0F1D" w:rsidRDefault="003E0F1D" w:rsidP="1ED59824">
      <w:pPr>
        <w:pStyle w:val="Descripcin"/>
        <w:spacing w:after="200"/>
      </w:pPr>
      <w:bookmarkStart w:id="799" w:name="_Toc232263853"/>
    </w:p>
    <w:p w14:paraId="42F561A3" w14:textId="7359D240" w:rsidR="541BD5D5" w:rsidRDefault="1ED59824" w:rsidP="1ED59824">
      <w:pPr>
        <w:pStyle w:val="Descripcin"/>
        <w:spacing w:after="200"/>
      </w:pPr>
      <w:bookmarkStart w:id="800" w:name="_Toc232538227"/>
      <w:bookmarkStart w:id="801" w:name="_Toc232540837"/>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26</w:t>
      </w:r>
      <w:r w:rsidR="008837C2">
        <w:fldChar w:fldCharType="end"/>
      </w:r>
      <w:r>
        <w:t>: “Funcionalidad Crear Nota de Venta Directa”.</w:t>
      </w:r>
      <w:bookmarkEnd w:id="799"/>
      <w:bookmarkEnd w:id="800"/>
      <w:bookmarkEnd w:id="801"/>
    </w:p>
    <w:p w14:paraId="7578DAF5" w14:textId="284BC75F" w:rsidR="7A3BFBD2" w:rsidRDefault="7A3BFBD2" w:rsidP="7A3BFBD2"/>
    <w:p w14:paraId="22E64363" w14:textId="5D26A973" w:rsidR="61CC9741" w:rsidRDefault="541BD5D5" w:rsidP="1ED59824">
      <w:pPr>
        <w:spacing w:after="200"/>
        <w:rPr>
          <w:rFonts w:ascii="Arial" w:eastAsia="Arial" w:hAnsi="Arial" w:cs="Arial"/>
          <w:i/>
          <w:color w:val="000000" w:themeColor="text1"/>
          <w:sz w:val="18"/>
          <w:szCs w:val="18"/>
        </w:rPr>
      </w:pPr>
      <w:r>
        <w:rPr>
          <w:noProof/>
        </w:rPr>
        <w:drawing>
          <wp:inline distT="0" distB="0" distL="0" distR="0" wp14:anchorId="210E6226" wp14:editId="626AABE4">
            <wp:extent cx="5981700" cy="2952750"/>
            <wp:effectExtent l="0" t="0" r="0" b="0"/>
            <wp:docPr id="1626748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48169" name="Picture 1626748169"/>
                    <pic:cNvPicPr/>
                  </pic:nvPicPr>
                  <pic:blipFill>
                    <a:blip r:embed="rId110">
                      <a:extLst>
                        <a:ext uri="{28A0092B-C50C-407E-A947-70E740481C1C}">
                          <a14:useLocalDpi xmlns:a14="http://schemas.microsoft.com/office/drawing/2010/main"/>
                        </a:ext>
                      </a:extLst>
                    </a:blip>
                    <a:stretch>
                      <a:fillRect/>
                    </a:stretch>
                  </pic:blipFill>
                  <pic:spPr>
                    <a:xfrm>
                      <a:off x="0" y="0"/>
                      <a:ext cx="5981700" cy="2952750"/>
                    </a:xfrm>
                    <a:prstGeom prst="rect">
                      <a:avLst/>
                    </a:prstGeom>
                  </pic:spPr>
                </pic:pic>
              </a:graphicData>
            </a:graphic>
          </wp:inline>
        </w:drawing>
      </w:r>
    </w:p>
    <w:p w14:paraId="58E435B5" w14:textId="4B7CA479" w:rsidR="541BD5D5" w:rsidRDefault="1ED59824" w:rsidP="1ED59824">
      <w:pPr>
        <w:pStyle w:val="Cita"/>
        <w:spacing w:after="200"/>
      </w:pPr>
      <w:r>
        <w:t>Fuente: Elaborado por el estudiante de acuerdo con el proyecto</w:t>
      </w:r>
    </w:p>
    <w:p w14:paraId="79CB96B2" w14:textId="04E32747" w:rsidR="541BD5D5" w:rsidRDefault="541BD5D5" w:rsidP="1ED59824">
      <w:pPr>
        <w:spacing w:after="200"/>
      </w:pPr>
    </w:p>
    <w:p w14:paraId="67F9A184" w14:textId="5DAAB3CF" w:rsidR="541BD5D5" w:rsidRDefault="1ED59824" w:rsidP="1ED59824">
      <w:pPr>
        <w:pStyle w:val="Descripcin"/>
        <w:spacing w:after="200"/>
      </w:pPr>
      <w:bookmarkStart w:id="802" w:name="_Toc232263854"/>
      <w:bookmarkStart w:id="803" w:name="_Toc232538228"/>
      <w:bookmarkStart w:id="804" w:name="_Toc232540838"/>
      <w:r>
        <w:t xml:space="preserve">Figura </w:t>
      </w:r>
      <w:r w:rsidR="008837C2">
        <w:fldChar w:fldCharType="begin"/>
      </w:r>
      <w:r w:rsidR="008837C2">
        <w:instrText xml:space="preserve"> STYLEREF 1 \s </w:instrText>
      </w:r>
      <w:r w:rsidR="008837C2">
        <w:fldChar w:fldCharType="separate"/>
      </w:r>
      <w:r w:rsidR="008837C2">
        <w:rPr>
          <w:noProof/>
        </w:rPr>
        <w:t>7</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27</w:t>
      </w:r>
      <w:r w:rsidR="008837C2">
        <w:fldChar w:fldCharType="end"/>
      </w:r>
      <w:r>
        <w:t>: “</w:t>
      </w:r>
      <w:r w:rsidR="43C89AB7">
        <w:t xml:space="preserve">Vista Confirmar Anulación y </w:t>
      </w:r>
      <w:r>
        <w:t xml:space="preserve">Funcionalidad Ingreso Nota </w:t>
      </w:r>
      <w:r w:rsidR="43C89AB7">
        <w:t>de Crédito si Aplica</w:t>
      </w:r>
      <w:r>
        <w:t>”.</w:t>
      </w:r>
      <w:bookmarkEnd w:id="802"/>
      <w:bookmarkEnd w:id="803"/>
      <w:bookmarkEnd w:id="804"/>
    </w:p>
    <w:p w14:paraId="035F7852" w14:textId="5C12557E" w:rsidR="7A3BFBD2" w:rsidRDefault="7A3BFBD2" w:rsidP="7A3BFBD2"/>
    <w:p w14:paraId="1BF76E84" w14:textId="4F2599AE" w:rsidR="541BD5D5" w:rsidRDefault="541BD5D5" w:rsidP="43C89AB7">
      <w:pPr>
        <w:spacing w:after="200"/>
        <w:rPr>
          <w:rFonts w:ascii="Arial" w:eastAsia="Arial" w:hAnsi="Arial" w:cs="Arial"/>
          <w:i/>
          <w:color w:val="000000" w:themeColor="text1"/>
          <w:sz w:val="18"/>
          <w:szCs w:val="18"/>
        </w:rPr>
      </w:pPr>
      <w:r>
        <w:rPr>
          <w:noProof/>
        </w:rPr>
        <w:drawing>
          <wp:inline distT="0" distB="0" distL="0" distR="0" wp14:anchorId="0E8278B4" wp14:editId="67DB0375">
            <wp:extent cx="5981700" cy="2962275"/>
            <wp:effectExtent l="0" t="0" r="0" b="0"/>
            <wp:docPr id="1633698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98864" name="Picture 1633698864"/>
                    <pic:cNvPicPr/>
                  </pic:nvPicPr>
                  <pic:blipFill>
                    <a:blip r:embed="rId111">
                      <a:extLst>
                        <a:ext uri="{28A0092B-C50C-407E-A947-70E740481C1C}">
                          <a14:useLocalDpi xmlns:a14="http://schemas.microsoft.com/office/drawing/2010/main"/>
                        </a:ext>
                      </a:extLst>
                    </a:blip>
                    <a:stretch>
                      <a:fillRect/>
                    </a:stretch>
                  </pic:blipFill>
                  <pic:spPr>
                    <a:xfrm>
                      <a:off x="0" y="0"/>
                      <a:ext cx="5981700" cy="2962275"/>
                    </a:xfrm>
                    <a:prstGeom prst="rect">
                      <a:avLst/>
                    </a:prstGeom>
                  </pic:spPr>
                </pic:pic>
              </a:graphicData>
            </a:graphic>
          </wp:inline>
        </w:drawing>
      </w:r>
    </w:p>
    <w:p w14:paraId="4E5CF54D" w14:textId="22264979" w:rsidR="05121A2E" w:rsidRDefault="1ED59824" w:rsidP="1F3E4B3D">
      <w:pPr>
        <w:pStyle w:val="Cita"/>
        <w:spacing w:after="200"/>
      </w:pPr>
      <w:r>
        <w:t>Fuente: Elaborado por el estudiante de acuerdo con el proyecto</w:t>
      </w:r>
    </w:p>
    <w:p w14:paraId="27AE1E2A" w14:textId="77777777" w:rsidR="00410835" w:rsidRDefault="00410835" w:rsidP="05121A2E">
      <w:pPr>
        <w:spacing w:after="200"/>
        <w:rPr>
          <w:rFonts w:ascii="Arial" w:eastAsia="Arial" w:hAnsi="Arial" w:cs="Arial"/>
          <w:i/>
          <w:iCs/>
          <w:color w:val="000000" w:themeColor="text1"/>
          <w:sz w:val="18"/>
          <w:szCs w:val="18"/>
        </w:rPr>
      </w:pPr>
    </w:p>
    <w:p w14:paraId="1805C25A" w14:textId="77777777" w:rsidR="003E0F1D" w:rsidRDefault="003E0F1D" w:rsidP="05121A2E">
      <w:pPr>
        <w:spacing w:after="200"/>
        <w:rPr>
          <w:rFonts w:ascii="Arial" w:eastAsia="Arial" w:hAnsi="Arial" w:cs="Arial"/>
          <w:i/>
          <w:iCs/>
          <w:color w:val="000000" w:themeColor="text1"/>
          <w:sz w:val="18"/>
          <w:szCs w:val="18"/>
        </w:rPr>
      </w:pPr>
    </w:p>
    <w:p w14:paraId="351981C1" w14:textId="77777777" w:rsidR="003E0F1D" w:rsidRDefault="003E0F1D" w:rsidP="05121A2E">
      <w:pPr>
        <w:spacing w:after="200"/>
        <w:rPr>
          <w:rFonts w:ascii="Arial" w:eastAsia="Arial" w:hAnsi="Arial" w:cs="Arial"/>
          <w:i/>
          <w:iCs/>
          <w:color w:val="000000" w:themeColor="text1"/>
          <w:sz w:val="18"/>
          <w:szCs w:val="18"/>
        </w:rPr>
      </w:pPr>
    </w:p>
    <w:p w14:paraId="463E7A88" w14:textId="77777777" w:rsidR="003E0F1D" w:rsidRDefault="003E0F1D" w:rsidP="05121A2E">
      <w:pPr>
        <w:spacing w:after="200"/>
        <w:rPr>
          <w:rFonts w:ascii="Arial" w:eastAsia="Arial" w:hAnsi="Arial" w:cs="Arial"/>
          <w:i/>
          <w:iCs/>
          <w:color w:val="000000" w:themeColor="text1"/>
          <w:sz w:val="18"/>
          <w:szCs w:val="18"/>
        </w:rPr>
      </w:pPr>
    </w:p>
    <w:p w14:paraId="5BFB7435" w14:textId="77777777" w:rsidR="003E0F1D" w:rsidRDefault="003E0F1D" w:rsidP="05121A2E">
      <w:pPr>
        <w:spacing w:after="200"/>
        <w:rPr>
          <w:rFonts w:ascii="Arial" w:eastAsia="Arial" w:hAnsi="Arial" w:cs="Arial"/>
          <w:i/>
          <w:iCs/>
          <w:color w:val="000000" w:themeColor="text1"/>
          <w:sz w:val="18"/>
          <w:szCs w:val="18"/>
        </w:rPr>
      </w:pPr>
    </w:p>
    <w:p w14:paraId="5649A61C" w14:textId="77777777" w:rsidR="003E0F1D" w:rsidRDefault="003E0F1D" w:rsidP="05121A2E">
      <w:pPr>
        <w:spacing w:after="200"/>
        <w:rPr>
          <w:rFonts w:ascii="Arial" w:eastAsia="Arial" w:hAnsi="Arial" w:cs="Arial"/>
          <w:i/>
          <w:iCs/>
          <w:color w:val="000000" w:themeColor="text1"/>
          <w:sz w:val="18"/>
          <w:szCs w:val="18"/>
        </w:rPr>
      </w:pPr>
    </w:p>
    <w:p w14:paraId="1A824821" w14:textId="77777777" w:rsidR="003E0F1D" w:rsidRDefault="003E0F1D" w:rsidP="05121A2E">
      <w:pPr>
        <w:spacing w:after="200"/>
        <w:rPr>
          <w:rFonts w:ascii="Arial" w:eastAsia="Arial" w:hAnsi="Arial" w:cs="Arial"/>
          <w:i/>
          <w:iCs/>
          <w:color w:val="000000" w:themeColor="text1"/>
          <w:sz w:val="18"/>
          <w:szCs w:val="18"/>
        </w:rPr>
      </w:pPr>
    </w:p>
    <w:p w14:paraId="631524B5" w14:textId="77777777" w:rsidR="003E0F1D" w:rsidRDefault="003E0F1D" w:rsidP="05121A2E">
      <w:pPr>
        <w:spacing w:after="200"/>
        <w:rPr>
          <w:rFonts w:ascii="Arial" w:eastAsia="Arial" w:hAnsi="Arial" w:cs="Arial"/>
          <w:i/>
          <w:iCs/>
          <w:color w:val="000000" w:themeColor="text1"/>
          <w:sz w:val="18"/>
          <w:szCs w:val="18"/>
        </w:rPr>
      </w:pPr>
    </w:p>
    <w:p w14:paraId="7E656ED2" w14:textId="77777777" w:rsidR="003E0F1D" w:rsidRDefault="003E0F1D" w:rsidP="05121A2E">
      <w:pPr>
        <w:spacing w:after="200"/>
        <w:rPr>
          <w:rFonts w:ascii="Arial" w:eastAsia="Arial" w:hAnsi="Arial" w:cs="Arial"/>
          <w:i/>
          <w:iCs/>
          <w:color w:val="000000" w:themeColor="text1"/>
          <w:sz w:val="18"/>
          <w:szCs w:val="18"/>
        </w:rPr>
      </w:pPr>
    </w:p>
    <w:p w14:paraId="412EED33" w14:textId="77777777" w:rsidR="003E0F1D" w:rsidRDefault="003E0F1D" w:rsidP="05121A2E">
      <w:pPr>
        <w:spacing w:after="200"/>
        <w:rPr>
          <w:rFonts w:ascii="Arial" w:eastAsia="Arial" w:hAnsi="Arial" w:cs="Arial"/>
          <w:i/>
          <w:iCs/>
          <w:color w:val="000000" w:themeColor="text1"/>
          <w:sz w:val="18"/>
          <w:szCs w:val="18"/>
        </w:rPr>
      </w:pPr>
    </w:p>
    <w:p w14:paraId="5AC33AAC" w14:textId="77777777" w:rsidR="003E0F1D" w:rsidRDefault="003E0F1D" w:rsidP="05121A2E">
      <w:pPr>
        <w:spacing w:after="200"/>
        <w:rPr>
          <w:rFonts w:ascii="Arial" w:eastAsia="Arial" w:hAnsi="Arial" w:cs="Arial"/>
          <w:i/>
          <w:iCs/>
          <w:color w:val="000000" w:themeColor="text1"/>
          <w:sz w:val="18"/>
          <w:szCs w:val="18"/>
        </w:rPr>
      </w:pPr>
    </w:p>
    <w:p w14:paraId="388025AA" w14:textId="77777777" w:rsidR="003E0F1D" w:rsidRDefault="003E0F1D" w:rsidP="05121A2E">
      <w:pPr>
        <w:spacing w:after="200"/>
        <w:rPr>
          <w:rFonts w:ascii="Arial" w:eastAsia="Arial" w:hAnsi="Arial" w:cs="Arial"/>
          <w:i/>
          <w:iCs/>
          <w:color w:val="000000" w:themeColor="text1"/>
          <w:sz w:val="18"/>
          <w:szCs w:val="18"/>
        </w:rPr>
      </w:pPr>
    </w:p>
    <w:p w14:paraId="6B4FAF64" w14:textId="77777777" w:rsidR="003E0F1D" w:rsidRDefault="003E0F1D" w:rsidP="05121A2E">
      <w:pPr>
        <w:spacing w:after="200"/>
        <w:rPr>
          <w:rFonts w:ascii="Arial" w:eastAsia="Arial" w:hAnsi="Arial" w:cs="Arial"/>
          <w:i/>
          <w:iCs/>
          <w:color w:val="000000" w:themeColor="text1"/>
          <w:sz w:val="18"/>
          <w:szCs w:val="18"/>
        </w:rPr>
      </w:pPr>
    </w:p>
    <w:p w14:paraId="6C89B60E" w14:textId="77777777" w:rsidR="003E0F1D" w:rsidRDefault="003E0F1D" w:rsidP="05121A2E">
      <w:pPr>
        <w:spacing w:after="200"/>
        <w:rPr>
          <w:rFonts w:ascii="Arial" w:eastAsia="Arial" w:hAnsi="Arial" w:cs="Arial"/>
          <w:i/>
          <w:iCs/>
          <w:color w:val="000000" w:themeColor="text1"/>
          <w:sz w:val="18"/>
          <w:szCs w:val="18"/>
        </w:rPr>
      </w:pPr>
    </w:p>
    <w:p w14:paraId="07C3D311" w14:textId="261D60A1" w:rsidR="00612F26" w:rsidRDefault="0D476DC8" w:rsidP="00D61181">
      <w:pPr>
        <w:pStyle w:val="Ttulo1"/>
        <w:numPr>
          <w:ilvl w:val="0"/>
          <w:numId w:val="11"/>
        </w:numPr>
      </w:pPr>
      <w:bookmarkStart w:id="805" w:name="_Toc1482872593"/>
      <w:bookmarkStart w:id="806" w:name="_Toc1856966291"/>
      <w:bookmarkStart w:id="807" w:name="_Toc232321780"/>
      <w:bookmarkStart w:id="808" w:name="_Toc232540718"/>
      <w:r>
        <w:t>Retrospectiva</w:t>
      </w:r>
      <w:bookmarkEnd w:id="805"/>
      <w:bookmarkEnd w:id="806"/>
      <w:bookmarkEnd w:id="807"/>
      <w:bookmarkEnd w:id="808"/>
    </w:p>
    <w:p w14:paraId="7322D404" w14:textId="77777777" w:rsidR="005D151D" w:rsidRPr="005D151D" w:rsidRDefault="005D151D" w:rsidP="005D151D"/>
    <w:p w14:paraId="232F1299" w14:textId="5614D265" w:rsidR="005A2D16" w:rsidRDefault="00AC68EC" w:rsidP="00AC68EC">
      <w:pPr>
        <w:pStyle w:val="Ttulo2"/>
      </w:pPr>
      <w:bookmarkStart w:id="809" w:name="_Toc232540719"/>
      <w:r w:rsidRPr="00AC68EC">
        <w:t>8.</w:t>
      </w:r>
      <w:r>
        <w:t xml:space="preserve">1. </w:t>
      </w:r>
      <w:r w:rsidR="00D61181">
        <w:t>Backlog</w:t>
      </w:r>
      <w:bookmarkEnd w:id="809"/>
    </w:p>
    <w:p w14:paraId="5ED1A770" w14:textId="53955FF7" w:rsidR="116F1F79" w:rsidRDefault="005A2D16" w:rsidP="00225583">
      <w:pPr>
        <w:spacing w:line="360" w:lineRule="auto"/>
        <w:jc w:val="both"/>
      </w:pPr>
      <w:r w:rsidRPr="005A2D16">
        <w:t xml:space="preserve">La tabla del </w:t>
      </w:r>
      <w:proofErr w:type="spellStart"/>
      <w:r w:rsidRPr="005A2D16">
        <w:t>Product</w:t>
      </w:r>
      <w:proofErr w:type="spellEnd"/>
      <w:r w:rsidRPr="005A2D16">
        <w:t xml:space="preserve"> Backlog con fechas reales presenta las tareas y actividades ejecutadas durante el proyecto, incorporando las fechas efectivas en que fueron desarrolladas, su objetivo de registro es progreso real del trabajo y contrastarlo con la planificación inicial. Se elaboró para llevar un control detallado de la ejecución de las actividades y evaluar el cumplimiento de los procesos establecidos. Esta herramienta permite analizar el desempeño del equipo</w:t>
      </w:r>
      <w:r>
        <w:t xml:space="preserve"> e</w:t>
      </w:r>
      <w:r w:rsidRPr="005A2D16">
        <w:t xml:space="preserve"> identificar posibles desviaciones respecto a lo planificad</w:t>
      </w:r>
      <w:r>
        <w:t>o</w:t>
      </w:r>
      <w:r w:rsidRPr="005A2D16">
        <w:t>.</w:t>
      </w:r>
    </w:p>
    <w:p w14:paraId="2D6CBC36" w14:textId="77777777" w:rsidR="00225583" w:rsidRDefault="00225583" w:rsidP="00225583">
      <w:pPr>
        <w:spacing w:line="360" w:lineRule="auto"/>
        <w:jc w:val="both"/>
      </w:pPr>
    </w:p>
    <w:p w14:paraId="6D131B06" w14:textId="77777777" w:rsidR="00225583" w:rsidRDefault="00225583" w:rsidP="00225583">
      <w:pPr>
        <w:spacing w:line="360" w:lineRule="auto"/>
        <w:jc w:val="both"/>
      </w:pPr>
    </w:p>
    <w:p w14:paraId="54C21D2C" w14:textId="77777777" w:rsidR="00225583" w:rsidRDefault="00225583" w:rsidP="00225583">
      <w:pPr>
        <w:spacing w:line="360" w:lineRule="auto"/>
        <w:jc w:val="both"/>
      </w:pPr>
    </w:p>
    <w:p w14:paraId="34D6A68A" w14:textId="77777777" w:rsidR="00225583" w:rsidRDefault="00225583" w:rsidP="00225583">
      <w:pPr>
        <w:spacing w:line="360" w:lineRule="auto"/>
        <w:jc w:val="both"/>
      </w:pPr>
    </w:p>
    <w:p w14:paraId="62DD412C" w14:textId="77777777" w:rsidR="00225583" w:rsidRDefault="00225583" w:rsidP="00225583">
      <w:pPr>
        <w:spacing w:line="360" w:lineRule="auto"/>
        <w:jc w:val="both"/>
      </w:pPr>
    </w:p>
    <w:p w14:paraId="7F5C2FAC" w14:textId="77777777" w:rsidR="00225583" w:rsidRDefault="00225583" w:rsidP="00225583">
      <w:pPr>
        <w:spacing w:line="360" w:lineRule="auto"/>
        <w:jc w:val="both"/>
      </w:pPr>
    </w:p>
    <w:p w14:paraId="13D5EA3C" w14:textId="77777777" w:rsidR="00225583" w:rsidRDefault="00225583" w:rsidP="00225583">
      <w:pPr>
        <w:spacing w:line="360" w:lineRule="auto"/>
        <w:jc w:val="both"/>
      </w:pPr>
    </w:p>
    <w:p w14:paraId="4018FB72" w14:textId="77777777" w:rsidR="00225583" w:rsidRDefault="00225583" w:rsidP="00225583">
      <w:pPr>
        <w:spacing w:line="360" w:lineRule="auto"/>
        <w:jc w:val="both"/>
      </w:pPr>
    </w:p>
    <w:p w14:paraId="047C8CF7" w14:textId="77777777" w:rsidR="00225583" w:rsidRDefault="00225583" w:rsidP="00225583">
      <w:pPr>
        <w:spacing w:line="360" w:lineRule="auto"/>
        <w:jc w:val="both"/>
      </w:pPr>
    </w:p>
    <w:p w14:paraId="628531A8" w14:textId="77777777" w:rsidR="00225583" w:rsidRDefault="00225583" w:rsidP="00225583">
      <w:pPr>
        <w:spacing w:line="360" w:lineRule="auto"/>
        <w:jc w:val="both"/>
      </w:pPr>
    </w:p>
    <w:p w14:paraId="3AFE75C8" w14:textId="77777777" w:rsidR="00225583" w:rsidRDefault="00225583" w:rsidP="00225583">
      <w:pPr>
        <w:spacing w:line="360" w:lineRule="auto"/>
        <w:jc w:val="both"/>
      </w:pPr>
    </w:p>
    <w:p w14:paraId="7E5FDA5C" w14:textId="77777777" w:rsidR="00225583" w:rsidRDefault="00225583" w:rsidP="00225583">
      <w:pPr>
        <w:spacing w:line="360" w:lineRule="auto"/>
        <w:jc w:val="both"/>
      </w:pPr>
    </w:p>
    <w:p w14:paraId="0E3FD007" w14:textId="77777777" w:rsidR="00225583" w:rsidRPr="00225583" w:rsidRDefault="00225583" w:rsidP="00225583">
      <w:pPr>
        <w:spacing w:line="360" w:lineRule="auto"/>
        <w:jc w:val="both"/>
      </w:pPr>
    </w:p>
    <w:p w14:paraId="77225B9C" w14:textId="51AA1EF8" w:rsidR="00410835" w:rsidRPr="00410835" w:rsidRDefault="0D476DC8" w:rsidP="00410835">
      <w:pPr>
        <w:pStyle w:val="Descripcin"/>
      </w:pPr>
      <w:bookmarkStart w:id="810" w:name="_Toc232540738"/>
      <w:r>
        <w:lastRenderedPageBreak/>
        <w:t xml:space="preserve">Tabla </w:t>
      </w:r>
      <w:r w:rsidR="00410835">
        <w:fldChar w:fldCharType="begin"/>
      </w:r>
      <w:r w:rsidR="00410835">
        <w:instrText xml:space="preserve"> STYLEREF 1 \s </w:instrText>
      </w:r>
      <w:r w:rsidR="00410835">
        <w:fldChar w:fldCharType="separate"/>
      </w:r>
      <w:r w:rsidRPr="0D476DC8">
        <w:rPr>
          <w:noProof/>
        </w:rPr>
        <w:t>8</w:t>
      </w:r>
      <w:r w:rsidR="00410835">
        <w:fldChar w:fldCharType="end"/>
      </w:r>
      <w:r>
        <w:t>.</w:t>
      </w:r>
      <w:r w:rsidR="00410835">
        <w:fldChar w:fldCharType="begin"/>
      </w:r>
      <w:r w:rsidR="00410835">
        <w:instrText xml:space="preserve"> SEQ Tabla \* ARABIC \s 1 </w:instrText>
      </w:r>
      <w:r w:rsidR="00410835">
        <w:fldChar w:fldCharType="separate"/>
      </w:r>
      <w:r w:rsidRPr="0D476DC8">
        <w:rPr>
          <w:noProof/>
        </w:rPr>
        <w:t>1</w:t>
      </w:r>
      <w:r w:rsidR="00410835">
        <w:fldChar w:fldCharType="end"/>
      </w:r>
      <w:r w:rsidR="00902089">
        <w:t xml:space="preserve">: </w:t>
      </w:r>
      <w:r>
        <w:t xml:space="preserve">“Tabla del </w:t>
      </w:r>
      <w:proofErr w:type="spellStart"/>
      <w:r>
        <w:t>product</w:t>
      </w:r>
      <w:proofErr w:type="spellEnd"/>
      <w:r>
        <w:t xml:space="preserve"> backlog del proyecto con estimación de horas reales”.</w:t>
      </w:r>
      <w:bookmarkEnd w:id="810"/>
    </w:p>
    <w:p w14:paraId="3021CADF" w14:textId="3DE65F25" w:rsidR="00D61181" w:rsidRDefault="00D61181" w:rsidP="00D61181">
      <w:r>
        <w:rPr>
          <w:noProof/>
        </w:rPr>
        <w:drawing>
          <wp:inline distT="0" distB="0" distL="0" distR="0" wp14:anchorId="1BCFE240" wp14:editId="1F59475F">
            <wp:extent cx="5981700" cy="3943350"/>
            <wp:effectExtent l="0" t="0" r="0" b="0"/>
            <wp:docPr id="894525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22144" name="Picture 1097122144"/>
                    <pic:cNvPicPr/>
                  </pic:nvPicPr>
                  <pic:blipFill>
                    <a:blip r:embed="rId112">
                      <a:extLst>
                        <a:ext uri="{28A0092B-C50C-407E-A947-70E740481C1C}">
                          <a14:useLocalDpi xmlns:a14="http://schemas.microsoft.com/office/drawing/2010/main"/>
                        </a:ext>
                      </a:extLst>
                    </a:blip>
                    <a:stretch>
                      <a:fillRect/>
                    </a:stretch>
                  </pic:blipFill>
                  <pic:spPr>
                    <a:xfrm>
                      <a:off x="0" y="0"/>
                      <a:ext cx="5981700" cy="3943350"/>
                    </a:xfrm>
                    <a:prstGeom prst="rect">
                      <a:avLst/>
                    </a:prstGeom>
                  </pic:spPr>
                </pic:pic>
              </a:graphicData>
            </a:graphic>
          </wp:inline>
        </w:drawing>
      </w:r>
    </w:p>
    <w:p w14:paraId="4ADAB515" w14:textId="0AD4C65E" w:rsidR="00D61181" w:rsidRPr="00D61181" w:rsidRDefault="00D61181" w:rsidP="3BE0D829">
      <w:r>
        <w:rPr>
          <w:noProof/>
        </w:rPr>
        <w:drawing>
          <wp:inline distT="0" distB="0" distL="0" distR="0" wp14:anchorId="2A70E5E9" wp14:editId="587BB38E">
            <wp:extent cx="5981700" cy="438150"/>
            <wp:effectExtent l="0" t="0" r="0" b="0"/>
            <wp:docPr id="698367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15637" name="Picture 1933015637"/>
                    <pic:cNvPicPr/>
                  </pic:nvPicPr>
                  <pic:blipFill>
                    <a:blip r:embed="rId113">
                      <a:extLst>
                        <a:ext uri="{28A0092B-C50C-407E-A947-70E740481C1C}">
                          <a14:useLocalDpi xmlns:a14="http://schemas.microsoft.com/office/drawing/2010/main"/>
                        </a:ext>
                      </a:extLst>
                    </a:blip>
                    <a:stretch>
                      <a:fillRect/>
                    </a:stretch>
                  </pic:blipFill>
                  <pic:spPr>
                    <a:xfrm>
                      <a:off x="0" y="0"/>
                      <a:ext cx="5981700" cy="438150"/>
                    </a:xfrm>
                    <a:prstGeom prst="rect">
                      <a:avLst/>
                    </a:prstGeom>
                  </pic:spPr>
                </pic:pic>
              </a:graphicData>
            </a:graphic>
          </wp:inline>
        </w:drawing>
      </w:r>
    </w:p>
    <w:p w14:paraId="60E53C8F" w14:textId="22264979" w:rsidR="00D61181" w:rsidRPr="00410835" w:rsidRDefault="4865C13A" w:rsidP="00410835">
      <w:pPr>
        <w:pStyle w:val="Cita"/>
        <w:spacing w:line="360" w:lineRule="auto"/>
      </w:pPr>
      <w:r w:rsidRPr="00410835">
        <w:t>Fuente: Elaborado por el estudiante de acuerdo con el proyecto</w:t>
      </w:r>
    </w:p>
    <w:p w14:paraId="2457E712" w14:textId="10F68FEF" w:rsidR="00D61181" w:rsidRDefault="4865C13A" w:rsidP="00410835">
      <w:pPr>
        <w:pStyle w:val="Cita"/>
        <w:spacing w:line="360" w:lineRule="auto"/>
      </w:pPr>
      <w:r w:rsidRPr="00410835">
        <w:t>Para visualizar para mayor detalle, visualizar en el anexo.</w:t>
      </w:r>
    </w:p>
    <w:p w14:paraId="61EAF546" w14:textId="77777777" w:rsidR="005A2D16" w:rsidRDefault="005A2D16" w:rsidP="005A2D16"/>
    <w:p w14:paraId="06CAD843" w14:textId="77777777" w:rsidR="005639FF" w:rsidRDefault="005639FF" w:rsidP="005A2D16"/>
    <w:p w14:paraId="6C0FD8ED" w14:textId="77777777" w:rsidR="005639FF" w:rsidRDefault="005639FF" w:rsidP="005A2D16"/>
    <w:p w14:paraId="46AE746A" w14:textId="77777777" w:rsidR="005639FF" w:rsidRDefault="005639FF" w:rsidP="005A2D16"/>
    <w:p w14:paraId="554ED0E3" w14:textId="77777777" w:rsidR="005639FF" w:rsidRDefault="005639FF" w:rsidP="005A2D16"/>
    <w:p w14:paraId="597AE4A4" w14:textId="77777777" w:rsidR="005639FF" w:rsidRDefault="005639FF" w:rsidP="005A2D16"/>
    <w:p w14:paraId="257A8416" w14:textId="77777777" w:rsidR="005639FF" w:rsidRDefault="005639FF" w:rsidP="005A2D16"/>
    <w:p w14:paraId="51AF3D37" w14:textId="77777777" w:rsidR="005639FF" w:rsidRPr="005A2D16" w:rsidRDefault="005639FF" w:rsidP="005A2D16"/>
    <w:p w14:paraId="523E181A" w14:textId="25E9D0F4" w:rsidR="00612F26" w:rsidRDefault="0D476DC8" w:rsidP="005D151D">
      <w:pPr>
        <w:pStyle w:val="Ttulo2"/>
        <w:numPr>
          <w:ilvl w:val="1"/>
          <w:numId w:val="11"/>
        </w:numPr>
      </w:pPr>
      <w:bookmarkStart w:id="811" w:name="_Toc812046253"/>
      <w:bookmarkStart w:id="812" w:name="_Toc1111721087"/>
      <w:bookmarkStart w:id="813" w:name="_Toc232321781"/>
      <w:bookmarkStart w:id="814" w:name="_Toc232540720"/>
      <w:r>
        <w:lastRenderedPageBreak/>
        <w:t>Gráfico Burn-Up</w:t>
      </w:r>
      <w:bookmarkEnd w:id="811"/>
      <w:bookmarkEnd w:id="812"/>
      <w:bookmarkEnd w:id="813"/>
      <w:bookmarkEnd w:id="814"/>
    </w:p>
    <w:p w14:paraId="3F18A4A3" w14:textId="628B97F7" w:rsidR="436E948A" w:rsidRDefault="436E948A" w:rsidP="436E948A"/>
    <w:p w14:paraId="37B9C065" w14:textId="5FEEF557" w:rsidR="00B06A67" w:rsidRDefault="7F7FE4BE" w:rsidP="0EB58426">
      <w:pPr>
        <w:spacing w:line="360" w:lineRule="auto"/>
        <w:rPr>
          <w:szCs w:val="24"/>
        </w:rPr>
      </w:pPr>
      <w:r>
        <w:t>El gráfico Burnup</w:t>
      </w:r>
      <w:r w:rsidR="004D22C4">
        <w:t>, en la Figura 8.1,</w:t>
      </w:r>
      <w:r>
        <w:t xml:space="preserve"> </w:t>
      </w:r>
      <w:r w:rsidR="004D22C4">
        <w:t xml:space="preserve">se </w:t>
      </w:r>
      <w:r>
        <w:t xml:space="preserve">muestra el progreso del trabajo completado en relación con el alcance total del proyecto. Su objetivo es evidenciar cuánto se ha avanzado y cómo puede variar el </w:t>
      </w:r>
      <w:proofErr w:type="spellStart"/>
      <w:r>
        <w:t>scope</w:t>
      </w:r>
      <w:proofErr w:type="spellEnd"/>
      <w:r>
        <w:t xml:space="preserve"> durante el desarrollo. Se utiliza para controlar el avance acumulado y detectar cambios en los requisitos. Permite visualizar tanto el trabajo realizado como el total planificado.</w:t>
      </w:r>
    </w:p>
    <w:p w14:paraId="3F70DD66" w14:textId="77777777" w:rsidR="00B06A67" w:rsidRPr="00B06A67" w:rsidRDefault="00B06A67" w:rsidP="00B06A67"/>
    <w:p w14:paraId="78C3AF6A" w14:textId="524BBE25" w:rsidR="2538B0FA" w:rsidRPr="00F20F81" w:rsidRDefault="00B06A67" w:rsidP="00F20F81">
      <w:pPr>
        <w:pStyle w:val="Descripcin"/>
      </w:pPr>
      <w:bookmarkStart w:id="815" w:name="_Toc232538229"/>
      <w:bookmarkStart w:id="816" w:name="_Toc232540839"/>
      <w:r w:rsidRPr="00B06A67">
        <w:t xml:space="preserve">Figura </w:t>
      </w:r>
      <w:r w:rsidR="008837C2">
        <w:fldChar w:fldCharType="begin"/>
      </w:r>
      <w:r w:rsidR="008837C2">
        <w:instrText xml:space="preserve"> STYLEREF 1 \s </w:instrText>
      </w:r>
      <w:r w:rsidR="008837C2">
        <w:fldChar w:fldCharType="separate"/>
      </w:r>
      <w:r w:rsidR="008837C2">
        <w:rPr>
          <w:noProof/>
        </w:rPr>
        <w:t>8</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w:t>
      </w:r>
      <w:r w:rsidR="008837C2">
        <w:fldChar w:fldCharType="end"/>
      </w:r>
      <w:r w:rsidRPr="00B06A67">
        <w:t>: “Grafico BurnUp”.</w:t>
      </w:r>
      <w:bookmarkEnd w:id="815"/>
      <w:bookmarkEnd w:id="816"/>
    </w:p>
    <w:p w14:paraId="59B6BA93" w14:textId="2031859E" w:rsidR="2F5D84B4" w:rsidRDefault="2F5D84B4" w:rsidP="2F5D84B4">
      <w:r>
        <w:rPr>
          <w:noProof/>
        </w:rPr>
        <w:drawing>
          <wp:inline distT="0" distB="0" distL="0" distR="0" wp14:anchorId="5FF59DDE" wp14:editId="66026E33">
            <wp:extent cx="4861981" cy="2491956"/>
            <wp:effectExtent l="0" t="0" r="0" b="0"/>
            <wp:docPr id="1646279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9372" name="Picture 1646279372"/>
                    <pic:cNvPicPr/>
                  </pic:nvPicPr>
                  <pic:blipFill>
                    <a:blip r:embed="rId114">
                      <a:extLst>
                        <a:ext uri="{28A0092B-C50C-407E-A947-70E740481C1C}">
                          <a14:useLocalDpi xmlns:a14="http://schemas.microsoft.com/office/drawing/2010/main"/>
                        </a:ext>
                      </a:extLst>
                    </a:blip>
                    <a:stretch>
                      <a:fillRect/>
                    </a:stretch>
                  </pic:blipFill>
                  <pic:spPr>
                    <a:xfrm>
                      <a:off x="0" y="0"/>
                      <a:ext cx="4861981" cy="2491956"/>
                    </a:xfrm>
                    <a:prstGeom prst="rect">
                      <a:avLst/>
                    </a:prstGeom>
                  </pic:spPr>
                </pic:pic>
              </a:graphicData>
            </a:graphic>
          </wp:inline>
        </w:drawing>
      </w:r>
    </w:p>
    <w:p w14:paraId="6F4EE62B" w14:textId="34B831C1" w:rsidR="7A3BFBD2" w:rsidRDefault="7A3BFBD2" w:rsidP="7A3BFBD2">
      <w:pPr>
        <w:pStyle w:val="Cita"/>
      </w:pPr>
    </w:p>
    <w:p w14:paraId="02EB0245" w14:textId="22264979" w:rsidR="2F5D84B4" w:rsidRPr="00B06A67" w:rsidRDefault="2F5D84B4" w:rsidP="00B06A67">
      <w:pPr>
        <w:pStyle w:val="Cita"/>
      </w:pPr>
      <w:r w:rsidRPr="00B06A67">
        <w:t>Fuente: Elaborado por el estudiante de acuerdo con el proyecto</w:t>
      </w:r>
    </w:p>
    <w:p w14:paraId="0D45DF23" w14:textId="10F68FEF" w:rsidR="2F5D84B4" w:rsidRDefault="5483BBC0" w:rsidP="5483BBC0">
      <w:pPr>
        <w:pStyle w:val="Cita"/>
      </w:pPr>
      <w:r>
        <w:t>Para visualizar para mayor detalle, visualizar en el anexo.</w:t>
      </w:r>
    </w:p>
    <w:p w14:paraId="1548A534" w14:textId="50F6CF38" w:rsidR="2F5D84B4" w:rsidRDefault="2F5D84B4" w:rsidP="2F5D84B4"/>
    <w:p w14:paraId="0CCBA142" w14:textId="77777777" w:rsidR="005A2D16" w:rsidRDefault="005A2D16">
      <w:pPr>
        <w:pStyle w:val="Ttulo2"/>
      </w:pPr>
      <w:bookmarkStart w:id="817" w:name="_Toc984336836"/>
      <w:bookmarkStart w:id="818" w:name="_Toc1832057674"/>
    </w:p>
    <w:p w14:paraId="4FE29C23" w14:textId="77777777" w:rsidR="005A2D16" w:rsidRDefault="005A2D16">
      <w:pPr>
        <w:pStyle w:val="Ttulo2"/>
      </w:pPr>
    </w:p>
    <w:p w14:paraId="6D8A3477" w14:textId="77777777" w:rsidR="005A2D16" w:rsidRDefault="005A2D16">
      <w:pPr>
        <w:pStyle w:val="Ttulo2"/>
      </w:pPr>
    </w:p>
    <w:p w14:paraId="17CFB171" w14:textId="77777777" w:rsidR="005639FF" w:rsidRDefault="005639FF" w:rsidP="005639FF"/>
    <w:p w14:paraId="7111C6D3" w14:textId="77777777" w:rsidR="005639FF" w:rsidRPr="005639FF" w:rsidRDefault="005639FF" w:rsidP="005639FF"/>
    <w:p w14:paraId="4D2C73D9" w14:textId="1215E8A1" w:rsidR="00612F26" w:rsidRDefault="0006181F">
      <w:pPr>
        <w:pStyle w:val="Ttulo2"/>
      </w:pPr>
      <w:r>
        <w:lastRenderedPageBreak/>
        <w:br/>
      </w:r>
      <w:bookmarkStart w:id="819" w:name="_Toc232321782"/>
      <w:bookmarkStart w:id="820" w:name="_Toc232540721"/>
      <w:r w:rsidR="0D476DC8">
        <w:t>8.3. Gráfico Burn-Down</w:t>
      </w:r>
      <w:bookmarkEnd w:id="817"/>
      <w:bookmarkEnd w:id="818"/>
      <w:bookmarkEnd w:id="819"/>
      <w:bookmarkEnd w:id="820"/>
    </w:p>
    <w:p w14:paraId="6586076A" w14:textId="77777777" w:rsidR="004D3E80" w:rsidRPr="004D3E80" w:rsidRDefault="004D3E80" w:rsidP="004D3E80"/>
    <w:p w14:paraId="2605C186" w14:textId="010D3C12" w:rsidR="23AAB73B" w:rsidRDefault="23AAB73B" w:rsidP="23AAB73B">
      <w:pPr>
        <w:spacing w:line="360" w:lineRule="auto"/>
      </w:pPr>
      <w:r>
        <w:t xml:space="preserve">El gráfico </w:t>
      </w:r>
      <w:proofErr w:type="spellStart"/>
      <w:r>
        <w:t>Burndown</w:t>
      </w:r>
      <w:proofErr w:type="spellEnd"/>
      <w:r w:rsidR="004D22C4">
        <w:t xml:space="preserve">, en la Figura </w:t>
      </w:r>
      <w:r w:rsidR="005639FF">
        <w:t>8.2</w:t>
      </w:r>
      <w:proofErr w:type="gramStart"/>
      <w:r w:rsidR="005639FF">
        <w:t>,  se</w:t>
      </w:r>
      <w:proofErr w:type="gramEnd"/>
      <w:r w:rsidR="004D22C4">
        <w:t xml:space="preserve"> </w:t>
      </w:r>
      <w:r>
        <w:t>representa la disminución del trabajo pendiente a lo largo del tiempo durante el sprint. Su objetivo es monitorear el ritmo de avance del equipo y verificar el cumplimiento de la planificación. Se utiliza para identificar retrasos o desviaciones respecto al progreso esperado. Permite visualizar claramente cuánto trabajo falta por completar en cada etapa del proyecto.</w:t>
      </w:r>
    </w:p>
    <w:p w14:paraId="7DCA14E5" w14:textId="7FD086E6" w:rsidR="00B06A67" w:rsidRDefault="00B06A67" w:rsidP="00B06A67"/>
    <w:p w14:paraId="602DA78B" w14:textId="77777777" w:rsidR="00B06A67" w:rsidRPr="00B06A67" w:rsidRDefault="00B06A67" w:rsidP="00B06A67"/>
    <w:p w14:paraId="5BA11BB9" w14:textId="71C4A82A" w:rsidR="2F5D84B4" w:rsidRDefault="00B06A67" w:rsidP="00B06A67">
      <w:pPr>
        <w:pStyle w:val="Descripcin"/>
      </w:pPr>
      <w:bookmarkStart w:id="821" w:name="_Toc232538230"/>
      <w:bookmarkStart w:id="822" w:name="_Toc232540840"/>
      <w:r>
        <w:t xml:space="preserve">Figura </w:t>
      </w:r>
      <w:r w:rsidR="008837C2">
        <w:fldChar w:fldCharType="begin"/>
      </w:r>
      <w:r w:rsidR="008837C2">
        <w:instrText xml:space="preserve"> STYLEREF 1 \s </w:instrText>
      </w:r>
      <w:r w:rsidR="008837C2">
        <w:fldChar w:fldCharType="separate"/>
      </w:r>
      <w:r w:rsidR="008837C2">
        <w:rPr>
          <w:noProof/>
        </w:rPr>
        <w:t>8</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2</w:t>
      </w:r>
      <w:r w:rsidR="008837C2">
        <w:fldChar w:fldCharType="end"/>
      </w:r>
      <w:r w:rsidR="638C5F2B" w:rsidRPr="638C5F2B">
        <w:rPr>
          <w:lang w:val="es-ES"/>
        </w:rPr>
        <w:t>: “</w:t>
      </w:r>
      <w:r w:rsidRPr="7108B371">
        <w:rPr>
          <w:lang w:val="es-ES"/>
        </w:rPr>
        <w:t xml:space="preserve">Grafico </w:t>
      </w:r>
      <w:proofErr w:type="spellStart"/>
      <w:r w:rsidRPr="7108B371">
        <w:rPr>
          <w:lang w:val="es-ES"/>
        </w:rPr>
        <w:t>BurnDown</w:t>
      </w:r>
      <w:proofErr w:type="spellEnd"/>
      <w:r w:rsidRPr="7108B371">
        <w:rPr>
          <w:lang w:val="es-ES"/>
        </w:rPr>
        <w:t>”.</w:t>
      </w:r>
      <w:bookmarkEnd w:id="821"/>
      <w:bookmarkEnd w:id="822"/>
    </w:p>
    <w:p w14:paraId="3E4E7B51" w14:textId="1F6C4EA3" w:rsidR="7A3BFBD2" w:rsidRDefault="7A3BFBD2" w:rsidP="7A3BFBD2">
      <w:pPr>
        <w:rPr>
          <w:lang w:val="es-ES"/>
        </w:rPr>
      </w:pPr>
    </w:p>
    <w:p w14:paraId="742E576F" w14:textId="1530FE57" w:rsidR="2F5D84B4" w:rsidRDefault="00B06A67" w:rsidP="08EAB381">
      <w:r>
        <w:rPr>
          <w:noProof/>
        </w:rPr>
        <w:drawing>
          <wp:inline distT="0" distB="0" distL="0" distR="0" wp14:anchorId="70742339" wp14:editId="2AB5B843">
            <wp:extent cx="4846740" cy="2194750"/>
            <wp:effectExtent l="0" t="0" r="0" b="0"/>
            <wp:docPr id="966196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30082" name="Picture 1169230082"/>
                    <pic:cNvPicPr/>
                  </pic:nvPicPr>
                  <pic:blipFill>
                    <a:blip r:embed="rId115">
                      <a:extLst>
                        <a:ext uri="{28A0092B-C50C-407E-A947-70E740481C1C}">
                          <a14:useLocalDpi xmlns:a14="http://schemas.microsoft.com/office/drawing/2010/main"/>
                        </a:ext>
                      </a:extLst>
                    </a:blip>
                    <a:stretch>
                      <a:fillRect/>
                    </a:stretch>
                  </pic:blipFill>
                  <pic:spPr>
                    <a:xfrm>
                      <a:off x="0" y="0"/>
                      <a:ext cx="4846740" cy="2194750"/>
                    </a:xfrm>
                    <a:prstGeom prst="rect">
                      <a:avLst/>
                    </a:prstGeom>
                  </pic:spPr>
                </pic:pic>
              </a:graphicData>
            </a:graphic>
          </wp:inline>
        </w:drawing>
      </w:r>
    </w:p>
    <w:p w14:paraId="64D735DF" w14:textId="503432A9" w:rsidR="7A3BFBD2" w:rsidRDefault="7A3BFBD2" w:rsidP="7A3BFBD2">
      <w:pPr>
        <w:pStyle w:val="Cita"/>
      </w:pPr>
    </w:p>
    <w:p w14:paraId="6978E869" w14:textId="22264979" w:rsidR="2F5D84B4" w:rsidRPr="00B06A67" w:rsidRDefault="2F5D84B4" w:rsidP="00B06A67">
      <w:pPr>
        <w:pStyle w:val="Cita"/>
      </w:pPr>
      <w:r w:rsidRPr="00B06A67">
        <w:t>Fuente: Elaborado por el estudiante de acuerdo con el proyecto</w:t>
      </w:r>
    </w:p>
    <w:p w14:paraId="35F0013E" w14:textId="10F68FEF" w:rsidR="2F5D84B4" w:rsidRPr="00566C61" w:rsidRDefault="5483BBC0" w:rsidP="00566C61">
      <w:pPr>
        <w:pStyle w:val="Cita"/>
      </w:pPr>
      <w:r w:rsidRPr="00566C61">
        <w:t>Para visualizar para mayor detalle, visualizar en el anexo.</w:t>
      </w:r>
    </w:p>
    <w:p w14:paraId="2CC04BCE" w14:textId="5327FDF1" w:rsidR="2F5D84B4" w:rsidRDefault="2F5D84B4" w:rsidP="2F5D84B4"/>
    <w:p w14:paraId="00AE8736" w14:textId="77777777" w:rsidR="0010145E" w:rsidRDefault="0010145E" w:rsidP="2F5D84B4"/>
    <w:p w14:paraId="5BCF4349" w14:textId="77777777" w:rsidR="0010145E" w:rsidRDefault="0010145E" w:rsidP="2F5D84B4"/>
    <w:p w14:paraId="01AC34CA" w14:textId="77777777" w:rsidR="00566C61" w:rsidRDefault="00566C61" w:rsidP="2F5D84B4"/>
    <w:p w14:paraId="71EE603E" w14:textId="77777777" w:rsidR="005639FF" w:rsidRDefault="005639FF" w:rsidP="2F5D84B4"/>
    <w:p w14:paraId="5E5F43FE" w14:textId="6781A051" w:rsidR="0010145E" w:rsidRDefault="0D476DC8" w:rsidP="00384247">
      <w:pPr>
        <w:pStyle w:val="Ttulo1"/>
        <w:numPr>
          <w:ilvl w:val="0"/>
          <w:numId w:val="11"/>
        </w:numPr>
      </w:pPr>
      <w:bookmarkStart w:id="823" w:name="_Toc991618196"/>
      <w:bookmarkStart w:id="824" w:name="_Toc1067170559"/>
      <w:r>
        <w:lastRenderedPageBreak/>
        <w:t xml:space="preserve"> </w:t>
      </w:r>
      <w:bookmarkStart w:id="825" w:name="_Toc232321783"/>
      <w:bookmarkStart w:id="826" w:name="_Toc232540722"/>
      <w:r>
        <w:t>Anexos</w:t>
      </w:r>
      <w:bookmarkEnd w:id="823"/>
      <w:bookmarkEnd w:id="824"/>
      <w:bookmarkEnd w:id="825"/>
      <w:bookmarkEnd w:id="826"/>
    </w:p>
    <w:p w14:paraId="78A263C5" w14:textId="77777777" w:rsidR="0010145E" w:rsidRDefault="0010145E" w:rsidP="00384247"/>
    <w:p w14:paraId="31BDCE15" w14:textId="70CDD797" w:rsidR="00384247" w:rsidRPr="00384247" w:rsidRDefault="0D476DC8" w:rsidP="0010145E">
      <w:pPr>
        <w:pStyle w:val="Ttulo2"/>
        <w:numPr>
          <w:ilvl w:val="1"/>
          <w:numId w:val="11"/>
        </w:numPr>
      </w:pPr>
      <w:bookmarkStart w:id="827" w:name="_Toc232321784"/>
      <w:bookmarkStart w:id="828" w:name="_Toc232540723"/>
      <w:r>
        <w:t>Proceso creación Base de Datos</w:t>
      </w:r>
      <w:bookmarkEnd w:id="827"/>
      <w:bookmarkEnd w:id="828"/>
    </w:p>
    <w:p w14:paraId="32306C03" w14:textId="77777777" w:rsidR="00612F26" w:rsidRPr="00FE5AF5" w:rsidRDefault="00612F26"/>
    <w:p w14:paraId="3A1B79F1" w14:textId="77777777" w:rsidR="00384247" w:rsidRPr="00AC570A" w:rsidRDefault="00384247" w:rsidP="00384247">
      <w:pPr>
        <w:spacing w:line="360" w:lineRule="auto"/>
        <w:jc w:val="both"/>
        <w:rPr>
          <w:rFonts w:cstheme="minorHAnsi"/>
          <w:szCs w:val="24"/>
        </w:rPr>
      </w:pPr>
      <w:r w:rsidRPr="00AC570A">
        <w:rPr>
          <w:rFonts w:cstheme="minorHAnsi"/>
          <w:szCs w:val="24"/>
        </w:rPr>
        <w:t>En este anexo se presenta el paso a paso utilizado para construir el modelo de datos del módulo Finanzas. El desarrollo parte desde las reglas de negocio, continúa con el MERE, pasa al modelo relacional preliminar y luego aplica las formas normales hasta llegar al modelo relacional final. Finalmente, desde ese resultado se obtiene el modelo físico.</w:t>
      </w:r>
    </w:p>
    <w:p w14:paraId="4B21D2D7" w14:textId="77777777" w:rsidR="00384247" w:rsidRPr="00AC570A" w:rsidRDefault="0D476DC8" w:rsidP="0D476DC8">
      <w:pPr>
        <w:pStyle w:val="Ttulo3"/>
        <w:spacing w:line="360" w:lineRule="auto"/>
        <w:jc w:val="both"/>
        <w:rPr>
          <w:rFonts w:asciiTheme="minorHAnsi" w:hAnsiTheme="minorHAnsi" w:cstheme="minorBidi"/>
          <w:sz w:val="24"/>
          <w:szCs w:val="24"/>
        </w:rPr>
      </w:pPr>
      <w:bookmarkStart w:id="829" w:name="_Toc232321785"/>
      <w:bookmarkStart w:id="830" w:name="_Toc232540724"/>
      <w:r w:rsidRPr="0D476DC8">
        <w:rPr>
          <w:rFonts w:asciiTheme="minorHAnsi" w:hAnsiTheme="minorHAnsi" w:cstheme="minorBidi"/>
          <w:sz w:val="24"/>
          <w:szCs w:val="24"/>
        </w:rPr>
        <w:t>9.2.1. Reglas de negocio</w:t>
      </w:r>
      <w:bookmarkEnd w:id="829"/>
      <w:bookmarkEnd w:id="830"/>
    </w:p>
    <w:p w14:paraId="6BA25619" w14:textId="77777777" w:rsidR="00384247" w:rsidRPr="00AC570A" w:rsidRDefault="00384247" w:rsidP="00384247">
      <w:pPr>
        <w:spacing w:line="360" w:lineRule="auto"/>
        <w:jc w:val="both"/>
        <w:rPr>
          <w:rFonts w:cstheme="minorHAnsi"/>
          <w:szCs w:val="24"/>
        </w:rPr>
      </w:pPr>
      <w:r w:rsidRPr="00AC570A">
        <w:rPr>
          <w:rFonts w:cstheme="minorHAnsi"/>
          <w:szCs w:val="24"/>
        </w:rPr>
        <w:t>Las reglas de negocio se utilizaron como base para definir las entidades, relaciones y restricciones principales del módulo Finanzas. Estas reglas se levantaron desde los requerimientos del módulo, casos de uso, reuniones con el usuario y supuestos complementarios aceptados.</w:t>
      </w:r>
    </w:p>
    <w:p w14:paraId="4DCDEEAC" w14:textId="77777777" w:rsidR="00384247" w:rsidRPr="00AC570A" w:rsidRDefault="00384247" w:rsidP="00384247">
      <w:pPr>
        <w:spacing w:after="40" w:line="360" w:lineRule="auto"/>
        <w:jc w:val="both"/>
        <w:rPr>
          <w:rFonts w:cstheme="minorHAnsi"/>
          <w:szCs w:val="24"/>
        </w:rPr>
      </w:pPr>
      <w:r w:rsidRPr="00AC570A">
        <w:rPr>
          <w:rFonts w:cstheme="minorHAnsi"/>
          <w:szCs w:val="24"/>
        </w:rPr>
        <w:t>RN-001. Finanzas debe operar únicamente con clientes financieros vigentes derivados de clientes activos registrados en la base general de clientes del sistema.</w:t>
      </w:r>
    </w:p>
    <w:p w14:paraId="704A2468" w14:textId="77777777" w:rsidR="00384247" w:rsidRPr="00AC570A" w:rsidRDefault="00384247" w:rsidP="00384247">
      <w:pPr>
        <w:spacing w:after="40" w:line="360" w:lineRule="auto"/>
        <w:jc w:val="both"/>
        <w:rPr>
          <w:rFonts w:cstheme="minorHAnsi"/>
          <w:szCs w:val="24"/>
        </w:rPr>
      </w:pPr>
      <w:r w:rsidRPr="00AC570A">
        <w:rPr>
          <w:rFonts w:cstheme="minorHAnsi"/>
          <w:szCs w:val="24"/>
        </w:rPr>
        <w:t>RN-002. CLIENTE_FINANCIERO debe conservar solo la información mínima necesaria para la operación financiera del cliente.</w:t>
      </w:r>
    </w:p>
    <w:p w14:paraId="6763A782" w14:textId="77777777" w:rsidR="00384247" w:rsidRPr="00AC570A" w:rsidRDefault="00384247" w:rsidP="00384247">
      <w:pPr>
        <w:spacing w:after="40" w:line="360" w:lineRule="auto"/>
        <w:jc w:val="both"/>
        <w:rPr>
          <w:rFonts w:cstheme="minorHAnsi"/>
          <w:szCs w:val="24"/>
        </w:rPr>
      </w:pPr>
      <w:r w:rsidRPr="00AC570A">
        <w:rPr>
          <w:rFonts w:cstheme="minorHAnsi"/>
          <w:szCs w:val="24"/>
        </w:rPr>
        <w:t>RN-003. Todo CLIENTE_FINANCIERO debe tener una FICHA_CLIENTE única.</w:t>
      </w:r>
    </w:p>
    <w:p w14:paraId="751E1EA2" w14:textId="77777777" w:rsidR="00384247" w:rsidRPr="00AC570A" w:rsidRDefault="00384247" w:rsidP="00384247">
      <w:pPr>
        <w:spacing w:after="40" w:line="360" w:lineRule="auto"/>
        <w:jc w:val="both"/>
        <w:rPr>
          <w:rFonts w:cstheme="minorHAnsi"/>
          <w:szCs w:val="24"/>
        </w:rPr>
      </w:pPr>
      <w:r w:rsidRPr="00AC570A">
        <w:rPr>
          <w:rFonts w:cstheme="minorHAnsi"/>
          <w:szCs w:val="24"/>
        </w:rPr>
        <w:t>RN-004. FICHA_CLIENTE debe concentrar las relaciones financieras sensibles del cliente.</w:t>
      </w:r>
    </w:p>
    <w:p w14:paraId="1F8A2916" w14:textId="77777777" w:rsidR="00384247" w:rsidRPr="00AC570A" w:rsidRDefault="00384247" w:rsidP="00384247">
      <w:pPr>
        <w:spacing w:after="40" w:line="360" w:lineRule="auto"/>
        <w:jc w:val="both"/>
        <w:rPr>
          <w:rFonts w:cstheme="minorHAnsi"/>
          <w:szCs w:val="24"/>
        </w:rPr>
      </w:pPr>
      <w:r w:rsidRPr="00AC570A">
        <w:rPr>
          <w:rFonts w:cstheme="minorHAnsi"/>
          <w:szCs w:val="24"/>
        </w:rPr>
        <w:t>RN-005. El tipo de cliente financiero debe permitir segmentación financiera y análisis de cartera.</w:t>
      </w:r>
    </w:p>
    <w:p w14:paraId="1256EAC4" w14:textId="77777777" w:rsidR="00384247" w:rsidRPr="00AC570A" w:rsidRDefault="00384247" w:rsidP="00384247">
      <w:pPr>
        <w:spacing w:after="40" w:line="360" w:lineRule="auto"/>
        <w:jc w:val="both"/>
        <w:rPr>
          <w:rFonts w:cstheme="minorHAnsi"/>
          <w:szCs w:val="24"/>
        </w:rPr>
      </w:pPr>
      <w:r w:rsidRPr="00AC570A">
        <w:rPr>
          <w:rFonts w:cstheme="minorHAnsi"/>
          <w:szCs w:val="24"/>
        </w:rPr>
        <w:t>RN-006. Toda cotización debe asociarse a una FICHA_CLIENTE vigente.</w:t>
      </w:r>
    </w:p>
    <w:p w14:paraId="2B791667" w14:textId="77777777" w:rsidR="00384247" w:rsidRPr="00AC570A" w:rsidRDefault="00384247" w:rsidP="00384247">
      <w:pPr>
        <w:spacing w:after="40" w:line="360" w:lineRule="auto"/>
        <w:jc w:val="both"/>
        <w:rPr>
          <w:rFonts w:cstheme="minorHAnsi"/>
          <w:szCs w:val="24"/>
        </w:rPr>
      </w:pPr>
      <w:r w:rsidRPr="00AC570A">
        <w:rPr>
          <w:rFonts w:cstheme="minorHAnsi"/>
          <w:szCs w:val="24"/>
        </w:rPr>
        <w:t>RN-007. Toda cotización debe conservar datos suficientes para reconstruir su cálculo financiero, incluyendo los ítems comerciales cotizados, las medidas o características usadas para estimar materiales, los costos históricos aplicados, el margen esperado y el precio sugerido.</w:t>
      </w:r>
    </w:p>
    <w:p w14:paraId="5F5D45E8"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RN-008. Finanzas debe conservar historial financiero de precios de materiales sin administrar stock.</w:t>
      </w:r>
    </w:p>
    <w:p w14:paraId="184FC2FB" w14:textId="77777777" w:rsidR="00384247" w:rsidRPr="00AC570A" w:rsidRDefault="00384247" w:rsidP="00384247">
      <w:pPr>
        <w:spacing w:after="40" w:line="360" w:lineRule="auto"/>
        <w:jc w:val="both"/>
        <w:rPr>
          <w:rFonts w:cstheme="minorHAnsi"/>
          <w:szCs w:val="24"/>
        </w:rPr>
      </w:pPr>
      <w:r w:rsidRPr="00AC570A">
        <w:rPr>
          <w:rFonts w:cstheme="minorHAnsi"/>
          <w:szCs w:val="24"/>
        </w:rPr>
        <w:t>RN-009. Toda cotización debe tener vigencia y estado controlado.</w:t>
      </w:r>
    </w:p>
    <w:p w14:paraId="46F7C7A9" w14:textId="77777777" w:rsidR="00384247" w:rsidRPr="00AC570A" w:rsidRDefault="00384247" w:rsidP="00384247">
      <w:pPr>
        <w:spacing w:after="40" w:line="360" w:lineRule="auto"/>
        <w:jc w:val="both"/>
        <w:rPr>
          <w:rFonts w:cstheme="minorHAnsi"/>
          <w:szCs w:val="24"/>
        </w:rPr>
      </w:pPr>
      <w:r w:rsidRPr="00AC570A">
        <w:rPr>
          <w:rFonts w:cstheme="minorHAnsi"/>
          <w:szCs w:val="24"/>
        </w:rPr>
        <w:t>RN-010. Una cotización aprobada puede generar una nota de venta, pero cotización y nota de venta son conceptos distintos.</w:t>
      </w:r>
    </w:p>
    <w:p w14:paraId="2AB38C3E" w14:textId="77777777" w:rsidR="00384247" w:rsidRPr="00AC570A" w:rsidRDefault="00384247" w:rsidP="00384247">
      <w:pPr>
        <w:spacing w:after="40" w:line="360" w:lineRule="auto"/>
        <w:jc w:val="both"/>
        <w:rPr>
          <w:rFonts w:cstheme="minorHAnsi"/>
          <w:szCs w:val="24"/>
        </w:rPr>
      </w:pPr>
      <w:r w:rsidRPr="00AC570A">
        <w:rPr>
          <w:rFonts w:cstheme="minorHAnsi"/>
          <w:szCs w:val="24"/>
        </w:rPr>
        <w:t>RN-011. La nota de venta representa el compromiso comercial-financiero interno de la venta.</w:t>
      </w:r>
    </w:p>
    <w:p w14:paraId="4517E4F0" w14:textId="77777777" w:rsidR="00384247" w:rsidRPr="00AC570A" w:rsidRDefault="00384247" w:rsidP="00384247">
      <w:pPr>
        <w:spacing w:after="40" w:line="360" w:lineRule="auto"/>
        <w:jc w:val="both"/>
        <w:rPr>
          <w:rFonts w:cstheme="minorHAnsi"/>
          <w:szCs w:val="24"/>
        </w:rPr>
      </w:pPr>
      <w:r w:rsidRPr="00AC570A">
        <w:rPr>
          <w:rFonts w:cstheme="minorHAnsi"/>
          <w:szCs w:val="24"/>
        </w:rPr>
        <w:t>RN-012. No toda nota de venta genera un proyecto financiero.</w:t>
      </w:r>
    </w:p>
    <w:p w14:paraId="40B6B0CA" w14:textId="77777777" w:rsidR="00384247" w:rsidRPr="00AC570A" w:rsidRDefault="00384247" w:rsidP="00384247">
      <w:pPr>
        <w:spacing w:after="40" w:line="360" w:lineRule="auto"/>
        <w:jc w:val="both"/>
        <w:rPr>
          <w:rFonts w:cstheme="minorHAnsi"/>
          <w:szCs w:val="24"/>
        </w:rPr>
      </w:pPr>
      <w:r w:rsidRPr="00AC570A">
        <w:rPr>
          <w:rFonts w:cstheme="minorHAnsi"/>
          <w:szCs w:val="24"/>
        </w:rPr>
        <w:t>RN-013. La nota de venta debe conservar datos tributarios, moneda, descuento, estado de pago y anulación cuando corresponda.</w:t>
      </w:r>
    </w:p>
    <w:p w14:paraId="3BA91AE9" w14:textId="77777777" w:rsidR="00384247" w:rsidRPr="00AC570A" w:rsidRDefault="00384247" w:rsidP="00384247">
      <w:pPr>
        <w:spacing w:after="40" w:line="360" w:lineRule="auto"/>
        <w:jc w:val="both"/>
        <w:rPr>
          <w:rFonts w:cstheme="minorHAnsi"/>
          <w:szCs w:val="24"/>
        </w:rPr>
      </w:pPr>
      <w:r w:rsidRPr="00AC570A">
        <w:rPr>
          <w:rFonts w:cstheme="minorHAnsi"/>
          <w:szCs w:val="24"/>
        </w:rPr>
        <w:t>RN-014. Los documentos tributarios de venta deben relacionarse con la ficha cliente y la nota de venta correspondiente.</w:t>
      </w:r>
    </w:p>
    <w:p w14:paraId="617A3B34" w14:textId="77777777" w:rsidR="00384247" w:rsidRPr="00AC570A" w:rsidRDefault="00384247" w:rsidP="00384247">
      <w:pPr>
        <w:spacing w:after="40" w:line="360" w:lineRule="auto"/>
        <w:jc w:val="both"/>
        <w:rPr>
          <w:rFonts w:cstheme="minorHAnsi"/>
          <w:szCs w:val="24"/>
        </w:rPr>
      </w:pPr>
      <w:r w:rsidRPr="00AC570A">
        <w:rPr>
          <w:rFonts w:cstheme="minorHAnsi"/>
          <w:szCs w:val="24"/>
        </w:rPr>
        <w:t>RN-015. Los documentos de venta y compra deben conservar datos tributarios necesarios para calcular impuestos aplicables.</w:t>
      </w:r>
    </w:p>
    <w:p w14:paraId="293E1C93" w14:textId="77777777" w:rsidR="00384247" w:rsidRPr="00AC570A" w:rsidRDefault="00384247" w:rsidP="00384247">
      <w:pPr>
        <w:spacing w:after="40" w:line="360" w:lineRule="auto"/>
        <w:jc w:val="both"/>
        <w:rPr>
          <w:rFonts w:cstheme="minorHAnsi"/>
          <w:szCs w:val="24"/>
        </w:rPr>
      </w:pPr>
      <w:r w:rsidRPr="00AC570A">
        <w:rPr>
          <w:rFonts w:cstheme="minorHAnsi"/>
          <w:szCs w:val="24"/>
        </w:rPr>
        <w:t>RN-016. Todo pago de cliente debe registrarse asociado a una ficha cliente.</w:t>
      </w:r>
    </w:p>
    <w:p w14:paraId="4EDAEF58" w14:textId="77777777" w:rsidR="00384247" w:rsidRPr="00AC570A" w:rsidRDefault="00384247" w:rsidP="00384247">
      <w:pPr>
        <w:spacing w:after="40" w:line="360" w:lineRule="auto"/>
        <w:jc w:val="both"/>
        <w:rPr>
          <w:rFonts w:cstheme="minorHAnsi"/>
          <w:szCs w:val="24"/>
        </w:rPr>
      </w:pPr>
      <w:r w:rsidRPr="00AC570A">
        <w:rPr>
          <w:rFonts w:cstheme="minorHAnsi"/>
          <w:szCs w:val="24"/>
        </w:rPr>
        <w:t>RN-017. Un pago de cliente puede cubrir una o varias obligaciones de cobro.</w:t>
      </w:r>
    </w:p>
    <w:p w14:paraId="401CE8CC" w14:textId="77777777" w:rsidR="00384247" w:rsidRPr="00AC570A" w:rsidRDefault="00384247" w:rsidP="00384247">
      <w:pPr>
        <w:spacing w:after="40" w:line="360" w:lineRule="auto"/>
        <w:jc w:val="both"/>
        <w:rPr>
          <w:rFonts w:cstheme="minorHAnsi"/>
          <w:szCs w:val="24"/>
        </w:rPr>
      </w:pPr>
      <w:r w:rsidRPr="00AC570A">
        <w:rPr>
          <w:rFonts w:cstheme="minorHAnsi"/>
          <w:szCs w:val="24"/>
        </w:rPr>
        <w:t>RN-018. Todo pago de cliente debe generar movimiento financiero interno.</w:t>
      </w:r>
    </w:p>
    <w:p w14:paraId="301BAE2E" w14:textId="77777777" w:rsidR="00384247" w:rsidRPr="00AC570A" w:rsidRDefault="00384247" w:rsidP="00384247">
      <w:pPr>
        <w:spacing w:after="40" w:line="360" w:lineRule="auto"/>
        <w:jc w:val="both"/>
        <w:rPr>
          <w:rFonts w:cstheme="minorHAnsi"/>
          <w:szCs w:val="24"/>
        </w:rPr>
      </w:pPr>
      <w:r w:rsidRPr="00AC570A">
        <w:rPr>
          <w:rFonts w:cstheme="minorHAnsi"/>
          <w:szCs w:val="24"/>
        </w:rPr>
        <w:t>RN-019. La verificación bancaria de pagos debe realizarse mediante conciliación.</w:t>
      </w:r>
    </w:p>
    <w:p w14:paraId="30F5ECE9" w14:textId="77777777" w:rsidR="00384247" w:rsidRPr="00AC570A" w:rsidRDefault="00384247" w:rsidP="00384247">
      <w:pPr>
        <w:spacing w:after="40" w:line="360" w:lineRule="auto"/>
        <w:jc w:val="both"/>
        <w:rPr>
          <w:rFonts w:cstheme="minorHAnsi"/>
          <w:szCs w:val="24"/>
        </w:rPr>
      </w:pPr>
      <w:r w:rsidRPr="00AC570A">
        <w:rPr>
          <w:rFonts w:cstheme="minorHAnsi"/>
          <w:szCs w:val="24"/>
        </w:rPr>
        <w:t>RN-020. La morosidad debe determinarse desde saldos pendientes y fechas de vencimiento.</w:t>
      </w:r>
    </w:p>
    <w:p w14:paraId="658E6415" w14:textId="77777777" w:rsidR="00384247" w:rsidRPr="00AC570A" w:rsidRDefault="00384247" w:rsidP="00384247">
      <w:pPr>
        <w:spacing w:after="40" w:line="360" w:lineRule="auto"/>
        <w:jc w:val="both"/>
        <w:rPr>
          <w:rFonts w:cstheme="minorHAnsi"/>
          <w:szCs w:val="24"/>
        </w:rPr>
      </w:pPr>
      <w:r w:rsidRPr="00AC570A">
        <w:rPr>
          <w:rFonts w:cstheme="minorHAnsi"/>
          <w:szCs w:val="24"/>
        </w:rPr>
        <w:t>RN-021. Los hitos de cobro deben representar compromisos de pago asociados a una nota de venta o proyecto financiero.</w:t>
      </w:r>
    </w:p>
    <w:p w14:paraId="22A277BC" w14:textId="77777777" w:rsidR="00384247" w:rsidRPr="00AC570A" w:rsidRDefault="00384247" w:rsidP="00384247">
      <w:pPr>
        <w:spacing w:after="40" w:line="360" w:lineRule="auto"/>
        <w:jc w:val="both"/>
        <w:rPr>
          <w:rFonts w:cstheme="minorHAnsi"/>
          <w:szCs w:val="24"/>
        </w:rPr>
      </w:pPr>
      <w:r w:rsidRPr="00AC570A">
        <w:rPr>
          <w:rFonts w:cstheme="minorHAnsi"/>
          <w:szCs w:val="24"/>
        </w:rPr>
        <w:t>RN-022. El crédito otorgado a clientes debe depender de la evaluación del historial financiero, el comportamiento de pago del cliente y la disponibilidad financiera de la empresa.</w:t>
      </w:r>
    </w:p>
    <w:p w14:paraId="4DD835AC" w14:textId="77777777" w:rsidR="00384247" w:rsidRPr="00AC570A" w:rsidRDefault="00384247" w:rsidP="00384247">
      <w:pPr>
        <w:spacing w:after="40" w:line="360" w:lineRule="auto"/>
        <w:jc w:val="both"/>
        <w:rPr>
          <w:rFonts w:cstheme="minorHAnsi"/>
          <w:szCs w:val="24"/>
        </w:rPr>
      </w:pPr>
      <w:r w:rsidRPr="00AC570A">
        <w:rPr>
          <w:rFonts w:cstheme="minorHAnsi"/>
          <w:szCs w:val="24"/>
        </w:rPr>
        <w:t>RN-023. Las evaluaciones de crédito deben conservar historial por cliente.</w:t>
      </w:r>
    </w:p>
    <w:p w14:paraId="7A8FE12C" w14:textId="77777777" w:rsidR="00384247" w:rsidRPr="00AC570A" w:rsidRDefault="00384247" w:rsidP="00384247">
      <w:pPr>
        <w:spacing w:after="40" w:line="360" w:lineRule="auto"/>
        <w:jc w:val="both"/>
        <w:rPr>
          <w:rFonts w:cstheme="minorHAnsi"/>
          <w:szCs w:val="24"/>
        </w:rPr>
      </w:pPr>
      <w:r w:rsidRPr="00AC570A">
        <w:rPr>
          <w:rFonts w:cstheme="minorHAnsi"/>
          <w:szCs w:val="24"/>
        </w:rPr>
        <w:t>RN-024. El fondo global de crédito debe limitar la exposición financiera total autorizada.</w:t>
      </w:r>
    </w:p>
    <w:p w14:paraId="7CBE3F14" w14:textId="77777777" w:rsidR="00384247" w:rsidRPr="00AC570A" w:rsidRDefault="00384247" w:rsidP="00384247">
      <w:pPr>
        <w:spacing w:after="40" w:line="360" w:lineRule="auto"/>
        <w:jc w:val="both"/>
        <w:rPr>
          <w:rFonts w:cstheme="minorHAnsi"/>
          <w:szCs w:val="24"/>
        </w:rPr>
      </w:pPr>
      <w:r w:rsidRPr="00AC570A">
        <w:rPr>
          <w:rFonts w:cstheme="minorHAnsi"/>
          <w:szCs w:val="24"/>
        </w:rPr>
        <w:t>RN-025. Cada cliente con crédito debe tener límite financiero vigente.</w:t>
      </w:r>
    </w:p>
    <w:p w14:paraId="2986EA43"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RN-026. El crédito de proyecto debe estar asociado a cliente, proyecto financiero, límite, evaluación y fondo global.</w:t>
      </w:r>
    </w:p>
    <w:p w14:paraId="37D5D9E4" w14:textId="77777777" w:rsidR="00384247" w:rsidRPr="00AC570A" w:rsidRDefault="00384247" w:rsidP="00384247">
      <w:pPr>
        <w:spacing w:after="40" w:line="360" w:lineRule="auto"/>
        <w:jc w:val="both"/>
        <w:rPr>
          <w:rFonts w:cstheme="minorHAnsi"/>
          <w:szCs w:val="24"/>
        </w:rPr>
      </w:pPr>
      <w:r w:rsidRPr="00AC570A">
        <w:rPr>
          <w:rFonts w:cstheme="minorHAnsi"/>
          <w:szCs w:val="24"/>
        </w:rPr>
        <w:t>RN-027. La información financiera de proveedores debe ser administrada por Finanzas para documentos de compra, pagos, retenciones, deuda y egresos.</w:t>
      </w:r>
    </w:p>
    <w:p w14:paraId="2214D998" w14:textId="77777777" w:rsidR="00384247" w:rsidRPr="00AC570A" w:rsidRDefault="00384247" w:rsidP="00384247">
      <w:pPr>
        <w:spacing w:after="40" w:line="360" w:lineRule="auto"/>
        <w:jc w:val="both"/>
        <w:rPr>
          <w:rFonts w:cstheme="minorHAnsi"/>
          <w:szCs w:val="24"/>
        </w:rPr>
      </w:pPr>
      <w:r w:rsidRPr="00AC570A">
        <w:rPr>
          <w:rFonts w:cstheme="minorHAnsi"/>
          <w:szCs w:val="24"/>
        </w:rPr>
        <w:t>RN-028. Todo documento de compra de proveedor debe registrar tipo de documento, proveedor, monto, moneda, fecha de emisión, fecha de vencimiento, estado y respaldo.</w:t>
      </w:r>
    </w:p>
    <w:p w14:paraId="14EC66ED" w14:textId="77777777" w:rsidR="00384247" w:rsidRPr="00AC570A" w:rsidRDefault="00384247" w:rsidP="00384247">
      <w:pPr>
        <w:spacing w:after="40" w:line="360" w:lineRule="auto"/>
        <w:jc w:val="both"/>
        <w:rPr>
          <w:rFonts w:cstheme="minorHAnsi"/>
          <w:szCs w:val="24"/>
        </w:rPr>
      </w:pPr>
      <w:r w:rsidRPr="00AC570A">
        <w:rPr>
          <w:rFonts w:cstheme="minorHAnsi"/>
          <w:szCs w:val="24"/>
        </w:rPr>
        <w:t>RN-029. Un documento de compra proveedor puede originar historial financiero de precios de material.</w:t>
      </w:r>
    </w:p>
    <w:p w14:paraId="4C35493F" w14:textId="77777777" w:rsidR="00384247" w:rsidRPr="00AC570A" w:rsidRDefault="00384247" w:rsidP="00384247">
      <w:pPr>
        <w:spacing w:after="40" w:line="360" w:lineRule="auto"/>
        <w:jc w:val="both"/>
        <w:rPr>
          <w:rFonts w:cstheme="minorHAnsi"/>
          <w:szCs w:val="24"/>
        </w:rPr>
      </w:pPr>
      <w:r w:rsidRPr="00AC570A">
        <w:rPr>
          <w:rFonts w:cstheme="minorHAnsi"/>
          <w:szCs w:val="24"/>
        </w:rPr>
        <w:t>RN-030. Un documento de compra proveedor puede imputarse como costo de uno o varios proyectos.</w:t>
      </w:r>
    </w:p>
    <w:p w14:paraId="3347C3BD" w14:textId="77777777" w:rsidR="00384247" w:rsidRPr="00AC570A" w:rsidRDefault="00384247" w:rsidP="00384247">
      <w:pPr>
        <w:spacing w:after="40" w:line="360" w:lineRule="auto"/>
        <w:jc w:val="both"/>
        <w:rPr>
          <w:rFonts w:cstheme="minorHAnsi"/>
          <w:szCs w:val="24"/>
        </w:rPr>
      </w:pPr>
      <w:r w:rsidRPr="00AC570A">
        <w:rPr>
          <w:rFonts w:cstheme="minorHAnsi"/>
          <w:szCs w:val="24"/>
        </w:rPr>
        <w:t>RN-031. Todo pago a proveedor debe asociarse a proveedor y a una o varias obligaciones documentadas.</w:t>
      </w:r>
    </w:p>
    <w:p w14:paraId="632CF8EF" w14:textId="77777777" w:rsidR="00384247" w:rsidRPr="00AC570A" w:rsidRDefault="00384247" w:rsidP="00384247">
      <w:pPr>
        <w:spacing w:after="40" w:line="360" w:lineRule="auto"/>
        <w:jc w:val="both"/>
        <w:rPr>
          <w:rFonts w:cstheme="minorHAnsi"/>
          <w:szCs w:val="24"/>
        </w:rPr>
      </w:pPr>
      <w:r w:rsidRPr="00AC570A">
        <w:rPr>
          <w:rFonts w:cstheme="minorHAnsi"/>
          <w:szCs w:val="24"/>
        </w:rPr>
        <w:t>RN-032. Todo pago a proveedor debe generar movimiento financiero interno.</w:t>
      </w:r>
    </w:p>
    <w:p w14:paraId="4F56C968" w14:textId="77777777" w:rsidR="00384247" w:rsidRPr="00AC570A" w:rsidRDefault="00384247" w:rsidP="00384247">
      <w:pPr>
        <w:spacing w:after="40" w:line="360" w:lineRule="auto"/>
        <w:jc w:val="both"/>
        <w:rPr>
          <w:rFonts w:cstheme="minorHAnsi"/>
          <w:szCs w:val="24"/>
        </w:rPr>
      </w:pPr>
      <w:r w:rsidRPr="00AC570A">
        <w:rPr>
          <w:rFonts w:cstheme="minorHAnsi"/>
          <w:szCs w:val="24"/>
        </w:rPr>
        <w:t>RN-033. Los documentos de honorarios o retención deben conservar bruto, retención y líquido cuando corresponda.</w:t>
      </w:r>
    </w:p>
    <w:p w14:paraId="4F7979CA" w14:textId="77777777" w:rsidR="00384247" w:rsidRPr="00AC570A" w:rsidRDefault="00384247" w:rsidP="00384247">
      <w:pPr>
        <w:spacing w:after="40" w:line="360" w:lineRule="auto"/>
        <w:jc w:val="both"/>
        <w:rPr>
          <w:rFonts w:cstheme="minorHAnsi"/>
          <w:szCs w:val="24"/>
        </w:rPr>
      </w:pPr>
      <w:r w:rsidRPr="00AC570A">
        <w:rPr>
          <w:rFonts w:cstheme="minorHAnsi"/>
          <w:szCs w:val="24"/>
        </w:rPr>
        <w:t>RN-034. Los gastos menores deben registrarse como GASTO_CAJA_CHICA con respaldo y estado de validación.</w:t>
      </w:r>
    </w:p>
    <w:p w14:paraId="02422084" w14:textId="77777777" w:rsidR="00384247" w:rsidRPr="00AC570A" w:rsidRDefault="00384247" w:rsidP="00384247">
      <w:pPr>
        <w:spacing w:after="40" w:line="360" w:lineRule="auto"/>
        <w:jc w:val="both"/>
        <w:rPr>
          <w:rFonts w:cstheme="minorHAnsi"/>
          <w:szCs w:val="24"/>
        </w:rPr>
      </w:pPr>
      <w:r w:rsidRPr="00AC570A">
        <w:rPr>
          <w:rFonts w:cstheme="minorHAnsi"/>
          <w:szCs w:val="24"/>
        </w:rPr>
        <w:t>RN-035. Un gasto de caja chica puede imputarse como costo de proyecto si corresponde.</w:t>
      </w:r>
    </w:p>
    <w:p w14:paraId="3DE60B2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RN-036. La información laboral y </w:t>
      </w:r>
      <w:proofErr w:type="spellStart"/>
      <w:r w:rsidRPr="00AC570A">
        <w:rPr>
          <w:rFonts w:cstheme="minorHAnsi"/>
          <w:szCs w:val="24"/>
        </w:rPr>
        <w:t>remuneracional</w:t>
      </w:r>
      <w:proofErr w:type="spellEnd"/>
      <w:r w:rsidRPr="00AC570A">
        <w:rPr>
          <w:rFonts w:cstheme="minorHAnsi"/>
          <w:szCs w:val="24"/>
        </w:rPr>
        <w:t xml:space="preserve"> de los empleados debe ser administrada por Finanzas para remuneraciones, bonos, descuentos y liquidaciones.</w:t>
      </w:r>
    </w:p>
    <w:p w14:paraId="3D4758B3" w14:textId="77777777" w:rsidR="00384247" w:rsidRPr="00AC570A" w:rsidRDefault="00384247" w:rsidP="00384247">
      <w:pPr>
        <w:spacing w:after="40" w:line="360" w:lineRule="auto"/>
        <w:jc w:val="both"/>
        <w:rPr>
          <w:rFonts w:cstheme="minorHAnsi"/>
          <w:szCs w:val="24"/>
        </w:rPr>
      </w:pPr>
      <w:r w:rsidRPr="00AC570A">
        <w:rPr>
          <w:rFonts w:cstheme="minorHAnsi"/>
          <w:szCs w:val="24"/>
        </w:rPr>
        <w:t>RN-037. Todo empleado considerado en remuneraciones debe tener sueldo base e información previsional/laboral registrada.</w:t>
      </w:r>
    </w:p>
    <w:p w14:paraId="7522A0F8" w14:textId="77777777" w:rsidR="00384247" w:rsidRPr="00AC570A" w:rsidRDefault="00384247" w:rsidP="00384247">
      <w:pPr>
        <w:spacing w:after="40" w:line="360" w:lineRule="auto"/>
        <w:jc w:val="both"/>
        <w:rPr>
          <w:rFonts w:cstheme="minorHAnsi"/>
          <w:szCs w:val="24"/>
        </w:rPr>
      </w:pPr>
      <w:r w:rsidRPr="00AC570A">
        <w:rPr>
          <w:rFonts w:cstheme="minorHAnsi"/>
          <w:szCs w:val="24"/>
        </w:rPr>
        <w:t>RN-038. Las tareas remunerables deben basarse en tareas catalogadas y valorizadas.</w:t>
      </w:r>
    </w:p>
    <w:p w14:paraId="4C86310B" w14:textId="77777777" w:rsidR="00384247" w:rsidRPr="00AC570A" w:rsidRDefault="00384247" w:rsidP="00384247">
      <w:pPr>
        <w:spacing w:after="40" w:line="360" w:lineRule="auto"/>
        <w:jc w:val="both"/>
        <w:rPr>
          <w:rFonts w:cstheme="minorHAnsi"/>
          <w:szCs w:val="24"/>
        </w:rPr>
      </w:pPr>
      <w:r w:rsidRPr="00AC570A">
        <w:rPr>
          <w:rFonts w:cstheme="minorHAnsi"/>
          <w:szCs w:val="24"/>
        </w:rPr>
        <w:t>RN-039. Toda tarea remunerable debe asociarse a empleado, cantidad, validación y unidad/proyecto cuando corresponda.</w:t>
      </w:r>
    </w:p>
    <w:p w14:paraId="53146303"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RN-040. Toda liquidación </w:t>
      </w:r>
      <w:proofErr w:type="spellStart"/>
      <w:r w:rsidRPr="00AC570A">
        <w:rPr>
          <w:rFonts w:cstheme="minorHAnsi"/>
          <w:szCs w:val="24"/>
        </w:rPr>
        <w:t>remuneracional</w:t>
      </w:r>
      <w:proofErr w:type="spellEnd"/>
      <w:r w:rsidRPr="00AC570A">
        <w:rPr>
          <w:rFonts w:cstheme="minorHAnsi"/>
          <w:szCs w:val="24"/>
        </w:rPr>
        <w:t xml:space="preserve"> debe conservar periodo, empleado, haberes, bonos, descuentos y respaldo histórico.</w:t>
      </w:r>
    </w:p>
    <w:p w14:paraId="5027592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RN-041. Una liquidación </w:t>
      </w:r>
      <w:proofErr w:type="spellStart"/>
      <w:r w:rsidRPr="00AC570A">
        <w:rPr>
          <w:rFonts w:cstheme="minorHAnsi"/>
          <w:szCs w:val="24"/>
        </w:rPr>
        <w:t>remuneracional</w:t>
      </w:r>
      <w:proofErr w:type="spellEnd"/>
      <w:r w:rsidRPr="00AC570A">
        <w:rPr>
          <w:rFonts w:cstheme="minorHAnsi"/>
          <w:szCs w:val="24"/>
        </w:rPr>
        <w:t xml:space="preserve"> pagada debe generar movimiento financiero.</w:t>
      </w:r>
    </w:p>
    <w:p w14:paraId="10934E89"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RN-042. Todo ingreso, egreso o ajuste financiero debe registrarse como MOVIMIENTO_FINANCIERO con origen trazable.</w:t>
      </w:r>
    </w:p>
    <w:p w14:paraId="7E38A7CC" w14:textId="77777777" w:rsidR="00384247" w:rsidRPr="00AC570A" w:rsidRDefault="00384247" w:rsidP="00384247">
      <w:pPr>
        <w:spacing w:after="40" w:line="360" w:lineRule="auto"/>
        <w:jc w:val="both"/>
        <w:rPr>
          <w:rFonts w:cstheme="minorHAnsi"/>
          <w:szCs w:val="24"/>
        </w:rPr>
      </w:pPr>
      <w:r w:rsidRPr="00AC570A">
        <w:rPr>
          <w:rFonts w:cstheme="minorHAnsi"/>
          <w:szCs w:val="24"/>
        </w:rPr>
        <w:t>RN-043. Los movimientos financieros deben poder conciliarse contra movimientos bancarios.</w:t>
      </w:r>
    </w:p>
    <w:p w14:paraId="5E8A28A1"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RN-044. Los </w:t>
      </w:r>
      <w:proofErr w:type="spellStart"/>
      <w:r w:rsidRPr="00AC570A">
        <w:rPr>
          <w:rFonts w:cstheme="minorHAnsi"/>
          <w:szCs w:val="24"/>
        </w:rPr>
        <w:t>dashboards</w:t>
      </w:r>
      <w:proofErr w:type="spellEnd"/>
      <w:r w:rsidRPr="00AC570A">
        <w:rPr>
          <w:rFonts w:cstheme="minorHAnsi"/>
          <w:szCs w:val="24"/>
        </w:rPr>
        <w:t xml:space="preserve"> financieros deben calcularse desde registros base válidos y trazables.</w:t>
      </w:r>
    </w:p>
    <w:p w14:paraId="75459B80" w14:textId="77777777" w:rsidR="00384247" w:rsidRPr="00AC570A" w:rsidRDefault="00384247" w:rsidP="00384247">
      <w:pPr>
        <w:spacing w:after="40" w:line="360" w:lineRule="auto"/>
        <w:jc w:val="both"/>
        <w:rPr>
          <w:rFonts w:cstheme="minorHAnsi"/>
          <w:szCs w:val="24"/>
        </w:rPr>
      </w:pPr>
      <w:r w:rsidRPr="00AC570A">
        <w:rPr>
          <w:rFonts w:cstheme="minorHAnsi"/>
          <w:szCs w:val="24"/>
        </w:rPr>
        <w:t>RN-045. La rentabilidad por proyecto debe calcularse desde ingresos y costos atribuibles.</w:t>
      </w:r>
    </w:p>
    <w:p w14:paraId="0A6B76BD" w14:textId="77777777" w:rsidR="00384247" w:rsidRPr="00AC570A" w:rsidRDefault="00384247" w:rsidP="00384247">
      <w:pPr>
        <w:spacing w:after="40" w:line="360" w:lineRule="auto"/>
        <w:jc w:val="both"/>
        <w:rPr>
          <w:rFonts w:cstheme="minorHAnsi"/>
          <w:szCs w:val="24"/>
        </w:rPr>
      </w:pPr>
      <w:r w:rsidRPr="00AC570A">
        <w:rPr>
          <w:rFonts w:cstheme="minorHAnsi"/>
          <w:szCs w:val="24"/>
        </w:rPr>
        <w:t>RN-046. La proyección de liquidez debe considerar ingresos esperados, vencimientos y obligaciones futuras.</w:t>
      </w:r>
    </w:p>
    <w:p w14:paraId="57B6E03D" w14:textId="77777777" w:rsidR="00384247" w:rsidRPr="00AC570A" w:rsidRDefault="00384247" w:rsidP="00384247">
      <w:pPr>
        <w:spacing w:after="40" w:line="360" w:lineRule="auto"/>
        <w:jc w:val="both"/>
        <w:rPr>
          <w:rFonts w:cstheme="minorHAnsi"/>
          <w:szCs w:val="24"/>
        </w:rPr>
      </w:pPr>
      <w:r w:rsidRPr="00AC570A">
        <w:rPr>
          <w:rFonts w:cstheme="minorHAnsi"/>
          <w:szCs w:val="24"/>
        </w:rPr>
        <w:t>RN-047. Las condiciones críticas financieras deben generar alertas financieras.</w:t>
      </w:r>
    </w:p>
    <w:p w14:paraId="1DC56B1D" w14:textId="77777777" w:rsidR="00384247" w:rsidRPr="00AC570A" w:rsidRDefault="00384247" w:rsidP="00384247">
      <w:pPr>
        <w:spacing w:after="40" w:line="360" w:lineRule="auto"/>
        <w:jc w:val="both"/>
        <w:rPr>
          <w:rFonts w:cstheme="minorHAnsi"/>
          <w:szCs w:val="24"/>
        </w:rPr>
      </w:pPr>
      <w:r w:rsidRPr="00AC570A">
        <w:rPr>
          <w:rFonts w:cstheme="minorHAnsi"/>
          <w:szCs w:val="24"/>
        </w:rPr>
        <w:t>RN-048. Las operaciones financieras sensibles deben restringirse por perfil y quedar auditadas.</w:t>
      </w:r>
    </w:p>
    <w:p w14:paraId="39AB010A" w14:textId="77777777" w:rsidR="00384247" w:rsidRPr="00AC570A" w:rsidRDefault="00384247" w:rsidP="00384247">
      <w:pPr>
        <w:spacing w:after="40" w:line="360" w:lineRule="auto"/>
        <w:jc w:val="both"/>
        <w:rPr>
          <w:rFonts w:cstheme="minorHAnsi"/>
          <w:szCs w:val="24"/>
        </w:rPr>
      </w:pPr>
      <w:r w:rsidRPr="00AC570A">
        <w:rPr>
          <w:rFonts w:cstheme="minorHAnsi"/>
          <w:szCs w:val="24"/>
        </w:rPr>
        <w:t>RN-049. EVENTO_AUDITORIA debe registrar acciones sensibles sobre entidades financieras.</w:t>
      </w:r>
    </w:p>
    <w:p w14:paraId="7053BDBD" w14:textId="77777777" w:rsidR="00384247" w:rsidRPr="00AC570A" w:rsidRDefault="00384247" w:rsidP="00384247">
      <w:pPr>
        <w:spacing w:after="40" w:line="360" w:lineRule="auto"/>
        <w:jc w:val="both"/>
        <w:rPr>
          <w:rFonts w:cstheme="minorHAnsi"/>
          <w:szCs w:val="24"/>
        </w:rPr>
      </w:pPr>
      <w:r w:rsidRPr="00AC570A">
        <w:rPr>
          <w:rFonts w:cstheme="minorHAnsi"/>
          <w:szCs w:val="24"/>
        </w:rPr>
        <w:t>RN-050. Finanzas solo debe modificar datos propios y acceder a datos de otros módulos mediante dependencias mínimas y justificadas.</w:t>
      </w:r>
    </w:p>
    <w:p w14:paraId="57A2E515" w14:textId="77777777" w:rsidR="00384247" w:rsidRPr="00AC570A" w:rsidRDefault="00384247" w:rsidP="00384247">
      <w:pPr>
        <w:spacing w:line="360" w:lineRule="auto"/>
        <w:jc w:val="both"/>
        <w:rPr>
          <w:rFonts w:cstheme="minorHAnsi"/>
          <w:szCs w:val="24"/>
        </w:rPr>
      </w:pPr>
      <w:r w:rsidRPr="00AC570A">
        <w:rPr>
          <w:rFonts w:cstheme="minorHAnsi"/>
          <w:szCs w:val="24"/>
        </w:rPr>
        <w:t>A partir de estas reglas se construyó el MERE, procurando que cada entidad y relación tuviera una justificación dentro del funcionamiento financiero del sistema.</w:t>
      </w:r>
    </w:p>
    <w:p w14:paraId="1F3B4659" w14:textId="3A43CFAD" w:rsidR="00384247" w:rsidRPr="00AC570A" w:rsidRDefault="0D476DC8" w:rsidP="0D476DC8">
      <w:pPr>
        <w:pStyle w:val="Ttulo3"/>
        <w:rPr>
          <w:rFonts w:cstheme="minorBidi"/>
        </w:rPr>
      </w:pPr>
      <w:bookmarkStart w:id="831" w:name="_Toc232321786"/>
      <w:bookmarkStart w:id="832" w:name="_Toc232540725"/>
      <w:r>
        <w:t>9.1.</w:t>
      </w:r>
      <w:r w:rsidRPr="0D476DC8">
        <w:rPr>
          <w:rFonts w:cstheme="minorBidi"/>
        </w:rPr>
        <w:t>2. MERE</w:t>
      </w:r>
      <w:bookmarkEnd w:id="831"/>
      <w:bookmarkEnd w:id="832"/>
    </w:p>
    <w:p w14:paraId="77E89B2B" w14:textId="77777777" w:rsidR="0010145E" w:rsidRPr="0010145E" w:rsidRDefault="0010145E" w:rsidP="0010145E"/>
    <w:p w14:paraId="40069781" w14:textId="77777777" w:rsidR="00384247" w:rsidRPr="00AC570A" w:rsidRDefault="00384247" w:rsidP="00384247">
      <w:pPr>
        <w:spacing w:line="360" w:lineRule="auto"/>
        <w:jc w:val="both"/>
        <w:rPr>
          <w:rFonts w:cstheme="minorHAnsi"/>
          <w:szCs w:val="24"/>
        </w:rPr>
      </w:pPr>
      <w:r w:rsidRPr="00AC570A">
        <w:rPr>
          <w:rFonts w:cstheme="minorHAnsi"/>
          <w:szCs w:val="24"/>
        </w:rPr>
        <w:t>El MERE permite representar de forma conceptual las entidades principales del módulo, sus atributos y las relaciones entre ellas. En esta etapa todavía no se definen tipos de dato ni restricciones físicas, ya que el objetivo es mostrar cómo se comporta la información desde el punto de vista del negocio.</w:t>
      </w:r>
    </w:p>
    <w:p w14:paraId="57EEFB2A" w14:textId="77777777" w:rsidR="00384247" w:rsidRDefault="00384247" w:rsidP="00384247">
      <w:pPr>
        <w:spacing w:line="360" w:lineRule="auto"/>
        <w:jc w:val="both"/>
        <w:rPr>
          <w:rFonts w:cstheme="minorHAnsi"/>
          <w:szCs w:val="24"/>
        </w:rPr>
      </w:pPr>
    </w:p>
    <w:p w14:paraId="5A241F21" w14:textId="77777777" w:rsidR="005A2D16" w:rsidRDefault="005A2D16" w:rsidP="00384247">
      <w:pPr>
        <w:spacing w:line="360" w:lineRule="auto"/>
        <w:jc w:val="both"/>
        <w:rPr>
          <w:rFonts w:cstheme="minorHAnsi"/>
          <w:szCs w:val="24"/>
        </w:rPr>
      </w:pPr>
    </w:p>
    <w:p w14:paraId="276F07E7" w14:textId="77777777" w:rsidR="005A2D16" w:rsidRDefault="005A2D16" w:rsidP="00384247">
      <w:pPr>
        <w:spacing w:line="360" w:lineRule="auto"/>
        <w:jc w:val="both"/>
        <w:rPr>
          <w:rFonts w:cstheme="minorHAnsi"/>
          <w:szCs w:val="24"/>
        </w:rPr>
      </w:pPr>
    </w:p>
    <w:p w14:paraId="54F08EBE" w14:textId="76260B9B" w:rsidR="0010145E" w:rsidRPr="00AC570A" w:rsidRDefault="0010145E" w:rsidP="0010145E">
      <w:pPr>
        <w:pStyle w:val="Descripcin"/>
      </w:pPr>
      <w:bookmarkStart w:id="833" w:name="_Toc232538231"/>
      <w:bookmarkStart w:id="834" w:name="_Toc232540841"/>
      <w:r>
        <w:lastRenderedPageBreak/>
        <w:t xml:space="preserve">Figura </w:t>
      </w:r>
      <w:r w:rsidR="008837C2">
        <w:fldChar w:fldCharType="begin"/>
      </w:r>
      <w:r w:rsidR="008837C2">
        <w:instrText xml:space="preserve"> STYLEREF 1 \s </w:instrText>
      </w:r>
      <w:r w:rsidR="008837C2">
        <w:fldChar w:fldCharType="separate"/>
      </w:r>
      <w:r w:rsidR="008837C2">
        <w:rPr>
          <w:noProof/>
        </w:rPr>
        <w:t>9</w:t>
      </w:r>
      <w:r w:rsidR="008837C2">
        <w:fldChar w:fldCharType="end"/>
      </w:r>
      <w:r w:rsidR="008837C2">
        <w:t>.</w:t>
      </w:r>
      <w:r w:rsidR="008837C2">
        <w:fldChar w:fldCharType="begin"/>
      </w:r>
      <w:r w:rsidR="008837C2">
        <w:instrText xml:space="preserve"> SEQ Figura \* ARABIC \s 1 </w:instrText>
      </w:r>
      <w:r w:rsidR="008837C2">
        <w:fldChar w:fldCharType="separate"/>
      </w:r>
      <w:r w:rsidR="008837C2">
        <w:rPr>
          <w:noProof/>
        </w:rPr>
        <w:t>1</w:t>
      </w:r>
      <w:r w:rsidR="008837C2">
        <w:fldChar w:fldCharType="end"/>
      </w:r>
      <w:r>
        <w:t>: "Diagrama</w:t>
      </w:r>
      <w:r>
        <w:rPr>
          <w:noProof/>
        </w:rPr>
        <w:t xml:space="preserve"> Modelo Entidad-Relacion Extendido".</w:t>
      </w:r>
      <w:bookmarkEnd w:id="833"/>
      <w:bookmarkEnd w:id="834"/>
    </w:p>
    <w:p w14:paraId="692072D7" w14:textId="003A7B20" w:rsidR="6FE5F61D" w:rsidRDefault="6FE5F61D" w:rsidP="6FE5F61D">
      <w:pPr>
        <w:rPr>
          <w:noProof/>
        </w:rPr>
      </w:pPr>
    </w:p>
    <w:p w14:paraId="06266928" w14:textId="77777777" w:rsidR="00384247" w:rsidRDefault="00384247" w:rsidP="00384247">
      <w:pPr>
        <w:spacing w:line="360" w:lineRule="auto"/>
        <w:jc w:val="both"/>
        <w:rPr>
          <w:rFonts w:cstheme="minorHAnsi"/>
          <w:szCs w:val="24"/>
        </w:rPr>
      </w:pPr>
      <w:r w:rsidRPr="00AC570A">
        <w:rPr>
          <w:rFonts w:cstheme="minorHAnsi"/>
          <w:noProof/>
          <w:szCs w:val="24"/>
          <w14:ligatures w14:val="standardContextual"/>
        </w:rPr>
        <w:drawing>
          <wp:inline distT="0" distB="0" distL="0" distR="0" wp14:anchorId="30931F4B" wp14:editId="1724597D">
            <wp:extent cx="6309360" cy="3983355"/>
            <wp:effectExtent l="0" t="0" r="0" b="0"/>
            <wp:docPr id="151108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81156" name="Picture 1511081156"/>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6309360" cy="3983355"/>
                    </a:xfrm>
                    <a:prstGeom prst="rect">
                      <a:avLst/>
                    </a:prstGeom>
                  </pic:spPr>
                </pic:pic>
              </a:graphicData>
            </a:graphic>
          </wp:inline>
        </w:drawing>
      </w:r>
    </w:p>
    <w:p w14:paraId="180A15E3" w14:textId="77777777" w:rsidR="0010145E" w:rsidRPr="0010145E" w:rsidRDefault="0010145E" w:rsidP="0010145E">
      <w:pPr>
        <w:pStyle w:val="Cita"/>
      </w:pPr>
      <w:r w:rsidRPr="0010145E">
        <w:t>Fuente: Elaborado por el estudiante de acuerdo con el proyecto</w:t>
      </w:r>
    </w:p>
    <w:p w14:paraId="55F66740" w14:textId="77777777" w:rsidR="0010145E" w:rsidRPr="0010145E" w:rsidRDefault="0010145E" w:rsidP="0010145E">
      <w:pPr>
        <w:pStyle w:val="Cita"/>
      </w:pPr>
      <w:r w:rsidRPr="0010145E">
        <w:t>Para visualizar para mayor detalle, visualizar en el anexo.</w:t>
      </w:r>
    </w:p>
    <w:p w14:paraId="0A9CD06B" w14:textId="77777777" w:rsidR="00384247" w:rsidRPr="00AC570A" w:rsidRDefault="00384247" w:rsidP="00384247">
      <w:pPr>
        <w:spacing w:line="360" w:lineRule="auto"/>
        <w:jc w:val="both"/>
        <w:rPr>
          <w:rFonts w:cstheme="minorHAnsi"/>
          <w:szCs w:val="24"/>
        </w:rPr>
      </w:pPr>
    </w:p>
    <w:p w14:paraId="3CF444C8" w14:textId="77777777" w:rsidR="00384247" w:rsidRPr="00AC570A" w:rsidRDefault="00384247" w:rsidP="00384247">
      <w:pPr>
        <w:spacing w:line="360" w:lineRule="auto"/>
        <w:jc w:val="both"/>
        <w:rPr>
          <w:rFonts w:cstheme="minorHAnsi"/>
          <w:szCs w:val="24"/>
        </w:rPr>
      </w:pPr>
      <w:r w:rsidRPr="00AC570A">
        <w:rPr>
          <w:rFonts w:cstheme="minorHAnsi"/>
          <w:szCs w:val="24"/>
        </w:rPr>
        <w:t xml:space="preserve">El MERE del módulo Finanzas se construyó considerando como entidades centrales a CLIENTE_FINANCIERO, FICHA_CLIENTE, COTIZACION, NOTA_VENTA, DOCUMENTO_TRIBUTARIO, PROVEEDOR, DOCUMENTO_COMPRA_PROVEEDOR, PROYECTO_FINANCIERO, EMPLEADO, MOVIMIENTO_FINANCIERO, CONCILIACION, ALERTA_FINANCIERA y EVENTO_AUDITORIA. También se dejaron explícitas las dependencias mínimas con otros módulos, como cliente general, usuario, </w:t>
      </w:r>
      <w:proofErr w:type="spellStart"/>
      <w:r w:rsidRPr="00AC570A">
        <w:rPr>
          <w:rFonts w:cstheme="minorHAnsi"/>
          <w:szCs w:val="24"/>
        </w:rPr>
        <w:t>item</w:t>
      </w:r>
      <w:proofErr w:type="spellEnd"/>
      <w:r w:rsidRPr="00AC570A">
        <w:rPr>
          <w:rFonts w:cstheme="minorHAnsi"/>
          <w:szCs w:val="24"/>
        </w:rPr>
        <w:t xml:space="preserve"> comercial, material/SKU, proyecto de terreno y orden de trabajo.</w:t>
      </w:r>
    </w:p>
    <w:p w14:paraId="01FF7112" w14:textId="3CBDA443" w:rsidR="00384247" w:rsidRPr="00AC570A" w:rsidRDefault="0D476DC8" w:rsidP="0D476DC8">
      <w:pPr>
        <w:pStyle w:val="Ttulo3"/>
        <w:rPr>
          <w:rFonts w:cstheme="minorBidi"/>
        </w:rPr>
      </w:pPr>
      <w:bookmarkStart w:id="835" w:name="_Toc232321787"/>
      <w:bookmarkStart w:id="836" w:name="_Toc232540726"/>
      <w:r>
        <w:lastRenderedPageBreak/>
        <w:t>9.1.</w:t>
      </w:r>
      <w:r w:rsidRPr="0D476DC8">
        <w:rPr>
          <w:rFonts w:cstheme="minorBidi"/>
        </w:rPr>
        <w:t xml:space="preserve">3. </w:t>
      </w:r>
      <w:r>
        <w:t xml:space="preserve"> </w:t>
      </w:r>
      <w:r w:rsidRPr="0D476DC8">
        <w:rPr>
          <w:rFonts w:cstheme="minorBidi"/>
        </w:rPr>
        <w:t>Modelo relacional preliminar</w:t>
      </w:r>
      <w:bookmarkEnd w:id="835"/>
      <w:bookmarkEnd w:id="836"/>
    </w:p>
    <w:p w14:paraId="3FA16CCC" w14:textId="77777777" w:rsidR="00384247" w:rsidRPr="00AC570A" w:rsidRDefault="00384247" w:rsidP="00384247">
      <w:pPr>
        <w:spacing w:line="360" w:lineRule="auto"/>
        <w:jc w:val="both"/>
        <w:rPr>
          <w:rFonts w:cstheme="minorHAnsi"/>
          <w:szCs w:val="24"/>
        </w:rPr>
      </w:pPr>
      <w:r w:rsidRPr="00AC570A">
        <w:rPr>
          <w:rFonts w:cstheme="minorHAnsi"/>
          <w:szCs w:val="24"/>
        </w:rPr>
        <w:t xml:space="preserve">El modelo relacional preliminar se obtuvo transformando las entidades y relaciones del MERE en relaciones vectoriales. Las entidades fuertes del MERE pasan a relaciones propias. Las relaciones </w:t>
      </w:r>
      <w:proofErr w:type="gramStart"/>
      <w:r w:rsidRPr="00AC570A">
        <w:rPr>
          <w:rFonts w:cstheme="minorHAnsi"/>
          <w:szCs w:val="24"/>
        </w:rPr>
        <w:t>1:N</w:t>
      </w:r>
      <w:proofErr w:type="gramEnd"/>
      <w:r w:rsidRPr="00AC570A">
        <w:rPr>
          <w:rFonts w:cstheme="minorHAnsi"/>
          <w:szCs w:val="24"/>
        </w:rPr>
        <w:t xml:space="preserve"> se representan mediante claves foráneas en la relación del lado N. Las relaciones N:M se transforman en relaciones intermedias.</w:t>
      </w:r>
    </w:p>
    <w:p w14:paraId="2ED79CDD" w14:textId="77777777" w:rsidR="00384247" w:rsidRPr="00AC570A" w:rsidRDefault="00384247" w:rsidP="00384247">
      <w:pPr>
        <w:spacing w:line="360" w:lineRule="auto"/>
        <w:jc w:val="both"/>
        <w:rPr>
          <w:rFonts w:cstheme="minorHAnsi"/>
          <w:szCs w:val="24"/>
        </w:rPr>
      </w:pPr>
      <w:r w:rsidRPr="00AC570A">
        <w:rPr>
          <w:rFonts w:cstheme="minorHAnsi"/>
          <w:szCs w:val="24"/>
        </w:rPr>
        <w:t>En esta etapa aparecen relaciones intermedias como DETALLE_COTIZACION, DETALLE_COSTO_MATERIAL_COTIZACION, ASIGNACION_PAGO_CLIENTE, DETALLE_COSTO_PROYECTO_DOCUMENTO_PROVEEDOR, DETALLE_DOCUMENTO_COMPRA_PROVEEDOR y ASIGNACION_PAGO_PROVEEDOR. Estas relaciones permiten representar detalles, asignaciones o asociaciones muchos a muchos que no deben quedar como listas dentro de otra tabla.</w:t>
      </w:r>
    </w:p>
    <w:p w14:paraId="20A99118" w14:textId="77777777" w:rsidR="00384247" w:rsidRPr="00AC570A" w:rsidRDefault="0D476DC8" w:rsidP="0D476DC8">
      <w:pPr>
        <w:pStyle w:val="Ttulo4"/>
        <w:rPr>
          <w:rFonts w:cstheme="minorBidi"/>
        </w:rPr>
      </w:pPr>
      <w:bookmarkStart w:id="837" w:name="_Toc232321788"/>
      <w:r w:rsidRPr="0D476DC8">
        <w:rPr>
          <w:rFonts w:cstheme="minorBidi"/>
        </w:rPr>
        <w:t>Modelo relacional preliminar</w:t>
      </w:r>
      <w:bookmarkEnd w:id="837"/>
    </w:p>
    <w:p w14:paraId="24301226" w14:textId="77777777" w:rsidR="00384247" w:rsidRPr="00AC570A" w:rsidRDefault="00384247" w:rsidP="00384247">
      <w:pPr>
        <w:spacing w:after="40" w:line="360" w:lineRule="auto"/>
        <w:jc w:val="both"/>
        <w:rPr>
          <w:rFonts w:cstheme="minorHAnsi"/>
          <w:szCs w:val="24"/>
        </w:rPr>
      </w:pPr>
      <w:r w:rsidRPr="00AC570A">
        <w:rPr>
          <w:rFonts w:cstheme="minorHAnsi"/>
          <w:szCs w:val="24"/>
        </w:rPr>
        <w:t>1. CLIENTE_FINANCIERO</w:t>
      </w:r>
    </w:p>
    <w:p w14:paraId="6334F9C5" w14:textId="77777777" w:rsidR="00384247" w:rsidRPr="00AC570A" w:rsidRDefault="00384247" w:rsidP="00384247">
      <w:pPr>
        <w:spacing w:after="40" w:line="360" w:lineRule="auto"/>
        <w:jc w:val="both"/>
        <w:rPr>
          <w:rFonts w:cstheme="minorHAnsi"/>
          <w:szCs w:val="24"/>
        </w:rPr>
      </w:pPr>
      <w:r w:rsidRPr="00AC570A">
        <w:rPr>
          <w:rFonts w:cstheme="minorHAnsi"/>
          <w:szCs w:val="24"/>
        </w:rPr>
        <w:t>CLIENTE_</w:t>
      </w:r>
      <w:proofErr w:type="gramStart"/>
      <w:r w:rsidRPr="00AC570A">
        <w:rPr>
          <w:rFonts w:cstheme="minorHAnsi"/>
          <w:szCs w:val="24"/>
        </w:rPr>
        <w:t>FINANCIERO(</w:t>
      </w:r>
      <w:proofErr w:type="spellStart"/>
      <w:proofErr w:type="gramEnd"/>
      <w:r w:rsidRPr="00AC570A">
        <w:rPr>
          <w:rFonts w:cstheme="minorHAnsi"/>
          <w:szCs w:val="24"/>
          <w:u w:val="single"/>
        </w:rPr>
        <w:t>id_cliente_financiero</w:t>
      </w:r>
      <w:proofErr w:type="spellEnd"/>
      <w:r w:rsidRPr="00AC570A">
        <w:rPr>
          <w:rFonts w:cstheme="minorHAnsi"/>
          <w:szCs w:val="24"/>
        </w:rPr>
        <w:t xml:space="preserve">, </w:t>
      </w:r>
      <w:proofErr w:type="spellStart"/>
      <w:r w:rsidRPr="00AC570A">
        <w:rPr>
          <w:rFonts w:cstheme="minorHAnsi"/>
          <w:szCs w:val="24"/>
          <w:u w:val="dash"/>
        </w:rPr>
        <w:t>rut_cliente</w:t>
      </w:r>
      <w:proofErr w:type="spellEnd"/>
      <w:r w:rsidRPr="00AC570A">
        <w:rPr>
          <w:rFonts w:cstheme="minorHAnsi"/>
          <w:szCs w:val="24"/>
        </w:rPr>
        <w:t xml:space="preserve">, </w:t>
      </w:r>
      <w:proofErr w:type="spellStart"/>
      <w:r w:rsidRPr="00AC570A">
        <w:rPr>
          <w:rFonts w:cstheme="minorHAnsi"/>
          <w:szCs w:val="24"/>
        </w:rPr>
        <w:t>nombre_razon_social_referencia</w:t>
      </w:r>
      <w:proofErr w:type="spellEnd"/>
      <w:r w:rsidRPr="00AC570A">
        <w:rPr>
          <w:rFonts w:cstheme="minorHAnsi"/>
          <w:szCs w:val="24"/>
        </w:rPr>
        <w:t xml:space="preserve">, </w:t>
      </w:r>
      <w:proofErr w:type="spellStart"/>
      <w:r w:rsidRPr="00AC570A">
        <w:rPr>
          <w:rFonts w:cstheme="minorHAnsi"/>
          <w:szCs w:val="24"/>
        </w:rPr>
        <w:t>contacto_financiero</w:t>
      </w:r>
      <w:proofErr w:type="spellEnd"/>
      <w:r w:rsidRPr="00AC570A">
        <w:rPr>
          <w:rFonts w:cstheme="minorHAnsi"/>
          <w:szCs w:val="24"/>
        </w:rPr>
        <w:t xml:space="preserve">, </w:t>
      </w:r>
      <w:proofErr w:type="spellStart"/>
      <w:r w:rsidRPr="00AC570A">
        <w:rPr>
          <w:rFonts w:cstheme="minorHAnsi"/>
          <w:szCs w:val="24"/>
        </w:rPr>
        <w:t>correo_financiero</w:t>
      </w:r>
      <w:proofErr w:type="spellEnd"/>
      <w:r w:rsidRPr="00AC570A">
        <w:rPr>
          <w:rFonts w:cstheme="minorHAnsi"/>
          <w:szCs w:val="24"/>
        </w:rPr>
        <w:t xml:space="preserve">, </w:t>
      </w:r>
      <w:proofErr w:type="spellStart"/>
      <w:r w:rsidRPr="00AC570A">
        <w:rPr>
          <w:rFonts w:cstheme="minorHAnsi"/>
          <w:szCs w:val="24"/>
        </w:rPr>
        <w:t>telefono_financiero</w:t>
      </w:r>
      <w:proofErr w:type="spellEnd"/>
      <w:r w:rsidRPr="00AC570A">
        <w:rPr>
          <w:rFonts w:cstheme="minorHAnsi"/>
          <w:szCs w:val="24"/>
        </w:rPr>
        <w:t xml:space="preserve">, </w:t>
      </w:r>
      <w:proofErr w:type="spellStart"/>
      <w:r w:rsidRPr="00AC570A">
        <w:rPr>
          <w:rFonts w:cstheme="minorHAnsi"/>
          <w:szCs w:val="24"/>
        </w:rPr>
        <w:t>tipo_cliente_financiero</w:t>
      </w:r>
      <w:proofErr w:type="spellEnd"/>
      <w:r w:rsidRPr="00AC570A">
        <w:rPr>
          <w:rFonts w:cstheme="minorHAnsi"/>
          <w:szCs w:val="24"/>
        </w:rPr>
        <w:t xml:space="preserve">, </w:t>
      </w:r>
      <w:proofErr w:type="spellStart"/>
      <w:r w:rsidRPr="00AC570A">
        <w:rPr>
          <w:rFonts w:cstheme="minorHAnsi"/>
          <w:szCs w:val="24"/>
        </w:rPr>
        <w:t>estado_financiero</w:t>
      </w:r>
      <w:proofErr w:type="spellEnd"/>
      <w:r w:rsidRPr="00AC570A">
        <w:rPr>
          <w:rFonts w:cstheme="minorHAnsi"/>
          <w:szCs w:val="24"/>
        </w:rPr>
        <w:t xml:space="preserve">, </w:t>
      </w:r>
      <w:proofErr w:type="spellStart"/>
      <w:r w:rsidRPr="00AC570A">
        <w:rPr>
          <w:rFonts w:cstheme="minorHAnsi"/>
          <w:szCs w:val="24"/>
        </w:rPr>
        <w:t>fecha_actualizacion_datos_cliente</w:t>
      </w:r>
      <w:proofErr w:type="spellEnd"/>
      <w:r w:rsidRPr="00AC570A">
        <w:rPr>
          <w:rFonts w:cstheme="minorHAnsi"/>
          <w:szCs w:val="24"/>
        </w:rPr>
        <w:t>)</w:t>
      </w:r>
    </w:p>
    <w:p w14:paraId="025EDCBA"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C467D1A"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base_general_clientes.rut_cliente</w:t>
      </w:r>
      <w:proofErr w:type="spellEnd"/>
      <w:r w:rsidRPr="00AC570A">
        <w:rPr>
          <w:rFonts w:cstheme="minorHAnsi"/>
          <w:szCs w:val="24"/>
        </w:rPr>
        <w:t xml:space="preserve"> -&gt; </w:t>
      </w:r>
      <w:proofErr w:type="spellStart"/>
      <w:r w:rsidRPr="00AC570A">
        <w:rPr>
          <w:rFonts w:cstheme="minorHAnsi"/>
          <w:szCs w:val="24"/>
        </w:rPr>
        <w:t>cliente_financiero.rut_cliente</w:t>
      </w:r>
      <w:proofErr w:type="spellEnd"/>
      <w:r w:rsidRPr="00AC570A">
        <w:rPr>
          <w:rFonts w:cstheme="minorHAnsi"/>
          <w:szCs w:val="24"/>
        </w:rPr>
        <w:t xml:space="preserve"> (externa)</w:t>
      </w:r>
    </w:p>
    <w:p w14:paraId="073A0466" w14:textId="77777777" w:rsidR="00384247" w:rsidRPr="00AC570A" w:rsidRDefault="00384247" w:rsidP="00384247">
      <w:pPr>
        <w:spacing w:after="40" w:line="360" w:lineRule="auto"/>
        <w:jc w:val="both"/>
        <w:rPr>
          <w:rFonts w:cstheme="minorHAnsi"/>
          <w:szCs w:val="24"/>
        </w:rPr>
      </w:pPr>
      <w:r w:rsidRPr="00AC570A">
        <w:rPr>
          <w:rFonts w:cstheme="minorHAnsi"/>
          <w:szCs w:val="24"/>
        </w:rPr>
        <w:t>2. FICHA_CLIENTE</w:t>
      </w:r>
    </w:p>
    <w:p w14:paraId="57C77F22" w14:textId="77777777" w:rsidR="00384247" w:rsidRPr="00AC570A" w:rsidRDefault="00384247" w:rsidP="00384247">
      <w:pPr>
        <w:spacing w:after="40" w:line="360" w:lineRule="auto"/>
        <w:jc w:val="both"/>
        <w:rPr>
          <w:rFonts w:cstheme="minorHAnsi"/>
          <w:szCs w:val="24"/>
        </w:rPr>
      </w:pPr>
      <w:r w:rsidRPr="00AC570A">
        <w:rPr>
          <w:rFonts w:cstheme="minorHAnsi"/>
          <w:szCs w:val="24"/>
        </w:rPr>
        <w:t>FICHA_</w:t>
      </w:r>
      <w:proofErr w:type="gramStart"/>
      <w:r w:rsidRPr="00AC570A">
        <w:rPr>
          <w:rFonts w:cstheme="minorHAnsi"/>
          <w:szCs w:val="24"/>
        </w:rPr>
        <w:t>CLIENTE(</w:t>
      </w:r>
      <w:proofErr w:type="spellStart"/>
      <w:proofErr w:type="gramEnd"/>
      <w:r w:rsidRPr="00AC570A">
        <w:rPr>
          <w:rFonts w:cstheme="minorHAnsi"/>
          <w:szCs w:val="24"/>
          <w:u w:val="single"/>
        </w:rPr>
        <w:t>id_ficha_cliente</w:t>
      </w:r>
      <w:proofErr w:type="spellEnd"/>
      <w:r w:rsidRPr="00AC570A">
        <w:rPr>
          <w:rFonts w:cstheme="minorHAnsi"/>
          <w:szCs w:val="24"/>
        </w:rPr>
        <w:t xml:space="preserve">, </w:t>
      </w:r>
      <w:proofErr w:type="spellStart"/>
      <w:r w:rsidRPr="00AC570A">
        <w:rPr>
          <w:rFonts w:cstheme="minorHAnsi"/>
          <w:szCs w:val="24"/>
          <w:u w:val="dash"/>
        </w:rPr>
        <w:t>id_cliente_financiero</w:t>
      </w:r>
      <w:proofErr w:type="spellEnd"/>
      <w:r w:rsidRPr="00AC570A">
        <w:rPr>
          <w:rFonts w:cstheme="minorHAnsi"/>
          <w:szCs w:val="24"/>
        </w:rPr>
        <w:t xml:space="preserve">, </w:t>
      </w:r>
      <w:proofErr w:type="spellStart"/>
      <w:r w:rsidRPr="00AC570A">
        <w:rPr>
          <w:rFonts w:cstheme="minorHAnsi"/>
          <w:szCs w:val="24"/>
        </w:rPr>
        <w:t>fecha_creacion</w:t>
      </w:r>
      <w:proofErr w:type="spellEnd"/>
      <w:r w:rsidRPr="00AC570A">
        <w:rPr>
          <w:rFonts w:cstheme="minorHAnsi"/>
          <w:szCs w:val="24"/>
        </w:rPr>
        <w:t xml:space="preserve">, </w:t>
      </w:r>
      <w:proofErr w:type="spellStart"/>
      <w:r w:rsidRPr="00AC570A">
        <w:rPr>
          <w:rFonts w:cstheme="minorHAnsi"/>
          <w:szCs w:val="24"/>
        </w:rPr>
        <w:t>estado_ficha</w:t>
      </w:r>
      <w:proofErr w:type="spellEnd"/>
      <w:r w:rsidRPr="00AC570A">
        <w:rPr>
          <w:rFonts w:cstheme="minorHAnsi"/>
          <w:szCs w:val="24"/>
        </w:rPr>
        <w:t xml:space="preserve">, </w:t>
      </w:r>
      <w:proofErr w:type="spellStart"/>
      <w:r w:rsidRPr="00AC570A">
        <w:rPr>
          <w:rFonts w:cstheme="minorHAnsi"/>
          <w:szCs w:val="24"/>
        </w:rPr>
        <w:t>fecha_ultima_revision</w:t>
      </w:r>
      <w:proofErr w:type="spellEnd"/>
      <w:r w:rsidRPr="00AC570A">
        <w:rPr>
          <w:rFonts w:cstheme="minorHAnsi"/>
          <w:szCs w:val="24"/>
        </w:rPr>
        <w:t xml:space="preserve">, </w:t>
      </w:r>
      <w:proofErr w:type="spellStart"/>
      <w:r w:rsidRPr="00AC570A">
        <w:rPr>
          <w:rFonts w:cstheme="minorHAnsi"/>
          <w:szCs w:val="24"/>
        </w:rPr>
        <w:t>observacion_financiera_general</w:t>
      </w:r>
      <w:proofErr w:type="spellEnd"/>
      <w:r w:rsidRPr="00AC570A">
        <w:rPr>
          <w:rFonts w:cstheme="minorHAnsi"/>
          <w:szCs w:val="24"/>
        </w:rPr>
        <w:t>)</w:t>
      </w:r>
    </w:p>
    <w:p w14:paraId="1B650DE1"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ED22B1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cliente_financiero.id_cliente_financiero</w:t>
      </w:r>
      <w:proofErr w:type="spellEnd"/>
      <w:r w:rsidRPr="00AC570A">
        <w:rPr>
          <w:rFonts w:cstheme="minorHAnsi"/>
          <w:szCs w:val="24"/>
        </w:rPr>
        <w:t xml:space="preserve"> -&gt; </w:t>
      </w:r>
      <w:proofErr w:type="spellStart"/>
      <w:r w:rsidRPr="00AC570A">
        <w:rPr>
          <w:rFonts w:cstheme="minorHAnsi"/>
          <w:szCs w:val="24"/>
        </w:rPr>
        <w:t>ficha_cliente.id_cliente_financiero</w:t>
      </w:r>
      <w:proofErr w:type="spellEnd"/>
    </w:p>
    <w:p w14:paraId="2FCC97C1" w14:textId="77777777" w:rsidR="00384247" w:rsidRPr="00AC570A" w:rsidRDefault="00384247" w:rsidP="00384247">
      <w:pPr>
        <w:spacing w:after="40" w:line="360" w:lineRule="auto"/>
        <w:jc w:val="both"/>
        <w:rPr>
          <w:rFonts w:cstheme="minorHAnsi"/>
          <w:szCs w:val="24"/>
        </w:rPr>
      </w:pPr>
      <w:r w:rsidRPr="00AC570A">
        <w:rPr>
          <w:rFonts w:cstheme="minorHAnsi"/>
          <w:szCs w:val="24"/>
        </w:rPr>
        <w:t>3. COTIZACION</w:t>
      </w:r>
    </w:p>
    <w:p w14:paraId="56E6A4FF"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lastRenderedPageBreak/>
        <w:t>COTIZACION(</w:t>
      </w:r>
      <w:proofErr w:type="spellStart"/>
      <w:proofErr w:type="gramEnd"/>
      <w:r w:rsidRPr="00AC570A">
        <w:rPr>
          <w:rFonts w:cstheme="minorHAnsi"/>
          <w:szCs w:val="24"/>
          <w:u w:val="single"/>
        </w:rPr>
        <w:t>id_cotizacion</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fecha_vigencia</w:t>
      </w:r>
      <w:proofErr w:type="spellEnd"/>
      <w:r w:rsidRPr="00AC570A">
        <w:rPr>
          <w:rFonts w:cstheme="minorHAnsi"/>
          <w:szCs w:val="24"/>
        </w:rPr>
        <w:t xml:space="preserve">, </w:t>
      </w:r>
      <w:proofErr w:type="spellStart"/>
      <w:r w:rsidRPr="00AC570A">
        <w:rPr>
          <w:rFonts w:cstheme="minorHAnsi"/>
          <w:szCs w:val="24"/>
        </w:rPr>
        <w:t>subtotal_costos_estimados</w:t>
      </w:r>
      <w:proofErr w:type="spellEnd"/>
      <w:r w:rsidRPr="00AC570A">
        <w:rPr>
          <w:rFonts w:cstheme="minorHAnsi"/>
          <w:szCs w:val="24"/>
        </w:rPr>
        <w:t xml:space="preserve">, </w:t>
      </w:r>
      <w:proofErr w:type="spellStart"/>
      <w:r w:rsidRPr="00AC570A">
        <w:rPr>
          <w:rFonts w:cstheme="minorHAnsi"/>
          <w:szCs w:val="24"/>
        </w:rPr>
        <w:t>margen_esperado</w:t>
      </w:r>
      <w:proofErr w:type="spellEnd"/>
      <w:r w:rsidRPr="00AC570A">
        <w:rPr>
          <w:rFonts w:cstheme="minorHAnsi"/>
          <w:szCs w:val="24"/>
        </w:rPr>
        <w:t xml:space="preserve">, </w:t>
      </w:r>
      <w:proofErr w:type="spellStart"/>
      <w:r w:rsidRPr="00AC570A">
        <w:rPr>
          <w:rFonts w:cstheme="minorHAnsi"/>
          <w:szCs w:val="24"/>
        </w:rPr>
        <w:t>precio_sugerido</w:t>
      </w:r>
      <w:proofErr w:type="spellEnd"/>
      <w:r w:rsidRPr="00AC570A">
        <w:rPr>
          <w:rFonts w:cstheme="minorHAnsi"/>
          <w:szCs w:val="24"/>
        </w:rPr>
        <w:t xml:space="preserve">, </w:t>
      </w:r>
      <w:proofErr w:type="spellStart"/>
      <w:r w:rsidRPr="00AC570A">
        <w:rPr>
          <w:rFonts w:cstheme="minorHAnsi"/>
          <w:szCs w:val="24"/>
        </w:rPr>
        <w:t>monto_total_estimado</w:t>
      </w:r>
      <w:proofErr w:type="spellEnd"/>
      <w:r w:rsidRPr="00AC570A">
        <w:rPr>
          <w:rFonts w:cstheme="minorHAnsi"/>
          <w:szCs w:val="24"/>
        </w:rPr>
        <w:t xml:space="preserve">, moneda, </w:t>
      </w:r>
      <w:proofErr w:type="spellStart"/>
      <w:r w:rsidRPr="00AC570A">
        <w:rPr>
          <w:rFonts w:cstheme="minorHAnsi"/>
          <w:szCs w:val="24"/>
        </w:rPr>
        <w:t>estado_cotizacion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954BB54"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2A3668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ficha_cliente.id_ficha_cliente</w:t>
      </w:r>
      <w:proofErr w:type="spellEnd"/>
      <w:r w:rsidRPr="00AC570A">
        <w:rPr>
          <w:rFonts w:cstheme="minorHAnsi"/>
          <w:szCs w:val="24"/>
        </w:rPr>
        <w:t xml:space="preserve"> -&gt; </w:t>
      </w:r>
      <w:proofErr w:type="spellStart"/>
      <w:r w:rsidRPr="00AC570A">
        <w:rPr>
          <w:rFonts w:cstheme="minorHAnsi"/>
          <w:szCs w:val="24"/>
        </w:rPr>
        <w:t>cotizacion.id_ficha_cliente</w:t>
      </w:r>
      <w:proofErr w:type="spellEnd"/>
    </w:p>
    <w:p w14:paraId="01A1EB52" w14:textId="77777777" w:rsidR="00384247" w:rsidRPr="00AC570A" w:rsidRDefault="00384247" w:rsidP="00384247">
      <w:pPr>
        <w:spacing w:after="40" w:line="360" w:lineRule="auto"/>
        <w:jc w:val="both"/>
        <w:rPr>
          <w:rFonts w:cstheme="minorHAnsi"/>
          <w:szCs w:val="24"/>
        </w:rPr>
      </w:pPr>
      <w:r w:rsidRPr="00AC570A">
        <w:rPr>
          <w:rFonts w:cstheme="minorHAnsi"/>
          <w:szCs w:val="24"/>
        </w:rPr>
        <w:t>4. DETALLE_COTIZACION</w:t>
      </w:r>
    </w:p>
    <w:p w14:paraId="3BCD4FFA"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w:t>
      </w:r>
      <w:proofErr w:type="gramStart"/>
      <w:r w:rsidRPr="00AC570A">
        <w:rPr>
          <w:rFonts w:cstheme="minorHAnsi"/>
          <w:szCs w:val="24"/>
        </w:rPr>
        <w:t>COTIZACION(</w:t>
      </w:r>
      <w:proofErr w:type="spellStart"/>
      <w:proofErr w:type="gramEnd"/>
      <w:r w:rsidRPr="00AC570A">
        <w:rPr>
          <w:rFonts w:cstheme="minorHAnsi"/>
          <w:szCs w:val="24"/>
          <w:u w:val="single"/>
        </w:rPr>
        <w:t>id_detalle_cotizacion</w:t>
      </w:r>
      <w:proofErr w:type="spellEnd"/>
      <w:r w:rsidRPr="00AC570A">
        <w:rPr>
          <w:rFonts w:cstheme="minorHAnsi"/>
          <w:szCs w:val="24"/>
        </w:rPr>
        <w:t xml:space="preserve">, </w:t>
      </w:r>
      <w:proofErr w:type="spellStart"/>
      <w:r w:rsidRPr="00AC570A">
        <w:rPr>
          <w:rFonts w:cstheme="minorHAnsi"/>
          <w:szCs w:val="24"/>
          <w:u w:val="dash"/>
        </w:rPr>
        <w:t>id_cotizacion</w:t>
      </w:r>
      <w:proofErr w:type="spellEnd"/>
      <w:r w:rsidRPr="00AC570A">
        <w:rPr>
          <w:rFonts w:cstheme="minorHAnsi"/>
          <w:szCs w:val="24"/>
        </w:rPr>
        <w:t xml:space="preserve">, </w:t>
      </w:r>
      <w:proofErr w:type="spellStart"/>
      <w:r w:rsidRPr="00AC570A">
        <w:rPr>
          <w:rFonts w:cstheme="minorHAnsi"/>
          <w:szCs w:val="24"/>
          <w:u w:val="dash"/>
        </w:rPr>
        <w:t>id_item_comercial</w:t>
      </w:r>
      <w:proofErr w:type="spellEnd"/>
      <w:r w:rsidRPr="00AC570A">
        <w:rPr>
          <w:rFonts w:cstheme="minorHAnsi"/>
          <w:szCs w:val="24"/>
        </w:rPr>
        <w:t xml:space="preserve">, </w:t>
      </w:r>
      <w:proofErr w:type="spellStart"/>
      <w:r w:rsidRPr="00AC570A">
        <w:rPr>
          <w:rFonts w:cstheme="minorHAnsi"/>
          <w:szCs w:val="24"/>
        </w:rPr>
        <w:t>cantidad_item</w:t>
      </w:r>
      <w:proofErr w:type="spellEnd"/>
      <w:r w:rsidRPr="00AC570A">
        <w:rPr>
          <w:rFonts w:cstheme="minorHAnsi"/>
          <w:szCs w:val="24"/>
        </w:rPr>
        <w:t xml:space="preserve">, </w:t>
      </w:r>
      <w:proofErr w:type="spellStart"/>
      <w:r w:rsidRPr="00AC570A">
        <w:rPr>
          <w:rFonts w:cstheme="minorHAnsi"/>
          <w:szCs w:val="24"/>
        </w:rPr>
        <w:t>medida_alto_referencial</w:t>
      </w:r>
      <w:proofErr w:type="spellEnd"/>
      <w:r w:rsidRPr="00AC570A">
        <w:rPr>
          <w:rFonts w:cstheme="minorHAnsi"/>
          <w:szCs w:val="24"/>
        </w:rPr>
        <w:t xml:space="preserve">, </w:t>
      </w:r>
      <w:proofErr w:type="spellStart"/>
      <w:r w:rsidRPr="00AC570A">
        <w:rPr>
          <w:rFonts w:cstheme="minorHAnsi"/>
          <w:szCs w:val="24"/>
        </w:rPr>
        <w:t>medida_ancho_referencial</w:t>
      </w:r>
      <w:proofErr w:type="spellEnd"/>
      <w:r w:rsidRPr="00AC570A">
        <w:rPr>
          <w:rFonts w:cstheme="minorHAnsi"/>
          <w:szCs w:val="24"/>
        </w:rPr>
        <w:t xml:space="preserve">, </w:t>
      </w:r>
      <w:proofErr w:type="spellStart"/>
      <w:r w:rsidRPr="00AC570A">
        <w:rPr>
          <w:rFonts w:cstheme="minorHAnsi"/>
          <w:szCs w:val="24"/>
        </w:rPr>
        <w:t>medida_espesor_referencial</w:t>
      </w:r>
      <w:proofErr w:type="spellEnd"/>
      <w:r w:rsidRPr="00AC570A">
        <w:rPr>
          <w:rFonts w:cstheme="minorHAnsi"/>
          <w:szCs w:val="24"/>
        </w:rPr>
        <w:t xml:space="preserve">, </w:t>
      </w:r>
      <w:proofErr w:type="spellStart"/>
      <w:r w:rsidRPr="00AC570A">
        <w:rPr>
          <w:rFonts w:cstheme="minorHAnsi"/>
          <w:szCs w:val="24"/>
        </w:rPr>
        <w:t>descripcion_item_cotizado</w:t>
      </w:r>
      <w:proofErr w:type="spellEnd"/>
      <w:r w:rsidRPr="00AC570A">
        <w:rPr>
          <w:rFonts w:cstheme="minorHAnsi"/>
          <w:szCs w:val="24"/>
        </w:rPr>
        <w:t xml:space="preserve">, </w:t>
      </w:r>
      <w:proofErr w:type="spellStart"/>
      <w:r w:rsidRPr="00AC570A">
        <w:rPr>
          <w:rFonts w:cstheme="minorHAnsi"/>
          <w:szCs w:val="24"/>
        </w:rPr>
        <w:t>observacion_medidas</w:t>
      </w:r>
      <w:proofErr w:type="spellEnd"/>
      <w:r w:rsidRPr="00AC570A">
        <w:rPr>
          <w:rFonts w:cstheme="minorHAnsi"/>
          <w:szCs w:val="24"/>
        </w:rPr>
        <w:t xml:space="preserve">, </w:t>
      </w:r>
      <w:proofErr w:type="spellStart"/>
      <w:r w:rsidRPr="00AC570A">
        <w:rPr>
          <w:rFonts w:cstheme="minorHAnsi"/>
          <w:szCs w:val="24"/>
        </w:rPr>
        <w:t>subtotal_item_estimado</w:t>
      </w:r>
      <w:proofErr w:type="spellEnd"/>
      <w:r w:rsidRPr="00AC570A">
        <w:rPr>
          <w:rFonts w:cstheme="minorHAnsi"/>
          <w:szCs w:val="24"/>
        </w:rPr>
        <w:t>)</w:t>
      </w:r>
    </w:p>
    <w:p w14:paraId="4E820396"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CD067A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cotizacion.id_cotizacion</w:t>
      </w:r>
      <w:proofErr w:type="spellEnd"/>
      <w:r w:rsidRPr="00AC570A">
        <w:rPr>
          <w:rFonts w:cstheme="minorHAnsi"/>
          <w:szCs w:val="24"/>
        </w:rPr>
        <w:t xml:space="preserve"> -&gt; </w:t>
      </w:r>
      <w:proofErr w:type="spellStart"/>
      <w:r w:rsidRPr="00AC570A">
        <w:rPr>
          <w:rFonts w:cstheme="minorHAnsi"/>
          <w:szCs w:val="24"/>
        </w:rPr>
        <w:t>detalle_cotizacion.id_cotizacion</w:t>
      </w:r>
      <w:proofErr w:type="spellEnd"/>
    </w:p>
    <w:p w14:paraId="122593E4"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item_comercial.id_item_comercial</w:t>
      </w:r>
      <w:proofErr w:type="spellEnd"/>
      <w:r w:rsidRPr="00AC570A">
        <w:rPr>
          <w:rFonts w:cstheme="minorHAnsi"/>
          <w:szCs w:val="24"/>
        </w:rPr>
        <w:t xml:space="preserve"> -&gt; </w:t>
      </w:r>
      <w:proofErr w:type="spellStart"/>
      <w:r w:rsidRPr="00AC570A">
        <w:rPr>
          <w:rFonts w:cstheme="minorHAnsi"/>
          <w:szCs w:val="24"/>
        </w:rPr>
        <w:t>detalle_cotizacion.id_item_comercial</w:t>
      </w:r>
      <w:proofErr w:type="spellEnd"/>
      <w:r w:rsidRPr="00AC570A">
        <w:rPr>
          <w:rFonts w:cstheme="minorHAnsi"/>
          <w:szCs w:val="24"/>
        </w:rPr>
        <w:t xml:space="preserve"> (externa)</w:t>
      </w:r>
    </w:p>
    <w:p w14:paraId="46A74F0B" w14:textId="77777777" w:rsidR="00384247" w:rsidRPr="00AC570A" w:rsidRDefault="00384247" w:rsidP="00384247">
      <w:pPr>
        <w:spacing w:after="40" w:line="360" w:lineRule="auto"/>
        <w:jc w:val="both"/>
        <w:rPr>
          <w:rFonts w:cstheme="minorHAnsi"/>
          <w:szCs w:val="24"/>
        </w:rPr>
      </w:pPr>
      <w:r w:rsidRPr="00AC570A">
        <w:rPr>
          <w:rFonts w:cstheme="minorHAnsi"/>
          <w:szCs w:val="24"/>
        </w:rPr>
        <w:t>5. HISTORIAL_PRECIO_MATERIAL</w:t>
      </w:r>
    </w:p>
    <w:p w14:paraId="1B904233" w14:textId="77777777" w:rsidR="00384247" w:rsidRPr="00AC570A" w:rsidRDefault="00384247" w:rsidP="00384247">
      <w:pPr>
        <w:spacing w:after="40" w:line="360" w:lineRule="auto"/>
        <w:jc w:val="both"/>
        <w:rPr>
          <w:rFonts w:cstheme="minorHAnsi"/>
          <w:szCs w:val="24"/>
        </w:rPr>
      </w:pPr>
      <w:r w:rsidRPr="00AC570A">
        <w:rPr>
          <w:rFonts w:cstheme="minorHAnsi"/>
          <w:szCs w:val="24"/>
        </w:rPr>
        <w:t>HISTORIAL_PRECIO_</w:t>
      </w:r>
      <w:proofErr w:type="gramStart"/>
      <w:r w:rsidRPr="00AC570A">
        <w:rPr>
          <w:rFonts w:cstheme="minorHAnsi"/>
          <w:szCs w:val="24"/>
        </w:rPr>
        <w:t>MATERIAL(</w:t>
      </w:r>
      <w:proofErr w:type="spellStart"/>
      <w:proofErr w:type="gramEnd"/>
      <w:r w:rsidRPr="00AC570A">
        <w:rPr>
          <w:rFonts w:cstheme="minorHAnsi"/>
          <w:szCs w:val="24"/>
          <w:u w:val="single"/>
        </w:rPr>
        <w:t>id_historial_precio_material</w:t>
      </w:r>
      <w:proofErr w:type="spellEnd"/>
      <w:r w:rsidRPr="00AC570A">
        <w:rPr>
          <w:rFonts w:cstheme="minorHAnsi"/>
          <w:szCs w:val="24"/>
        </w:rPr>
        <w:t xml:space="preserve">, </w:t>
      </w:r>
      <w:proofErr w:type="spellStart"/>
      <w:r w:rsidRPr="00AC570A">
        <w:rPr>
          <w:rFonts w:cstheme="minorHAnsi"/>
          <w:szCs w:val="24"/>
          <w:u w:val="dash"/>
        </w:rPr>
        <w:t>material_sku</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precio_unitario</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precio_unitario_convertido</w:t>
      </w:r>
      <w:proofErr w:type="spellEnd"/>
      <w:r w:rsidRPr="00AC570A">
        <w:rPr>
          <w:rFonts w:cstheme="minorHAnsi"/>
          <w:szCs w:val="24"/>
        </w:rPr>
        <w:t xml:space="preserve">, </w:t>
      </w:r>
      <w:proofErr w:type="spellStart"/>
      <w:r w:rsidRPr="00AC570A">
        <w:rPr>
          <w:rFonts w:cstheme="minorHAnsi"/>
          <w:szCs w:val="24"/>
        </w:rPr>
        <w:t>fecha_registro</w:t>
      </w:r>
      <w:proofErr w:type="spellEnd"/>
      <w:r w:rsidRPr="00AC570A">
        <w:rPr>
          <w:rFonts w:cstheme="minorHAnsi"/>
          <w:szCs w:val="24"/>
        </w:rPr>
        <w:t xml:space="preserve">, </w:t>
      </w:r>
      <w:proofErr w:type="spellStart"/>
      <w:r w:rsidRPr="00AC570A">
        <w:rPr>
          <w:rFonts w:cstheme="minorHAnsi"/>
          <w:szCs w:val="24"/>
        </w:rPr>
        <w:t>fecha_vigencia_inicio</w:t>
      </w:r>
      <w:proofErr w:type="spellEnd"/>
      <w:r w:rsidRPr="00AC570A">
        <w:rPr>
          <w:rFonts w:cstheme="minorHAnsi"/>
          <w:szCs w:val="24"/>
        </w:rPr>
        <w:t xml:space="preserve">, </w:t>
      </w:r>
      <w:proofErr w:type="spellStart"/>
      <w:r w:rsidRPr="00AC570A">
        <w:rPr>
          <w:rFonts w:cstheme="minorHAnsi"/>
          <w:szCs w:val="24"/>
        </w:rPr>
        <w:t>fecha_vigencia_fin</w:t>
      </w:r>
      <w:proofErr w:type="spellEnd"/>
      <w:r w:rsidRPr="00AC570A">
        <w:rPr>
          <w:rFonts w:cstheme="minorHAnsi"/>
          <w:szCs w:val="24"/>
        </w:rPr>
        <w:t xml:space="preserve">, </w:t>
      </w:r>
      <w:proofErr w:type="spellStart"/>
      <w:r w:rsidRPr="00AC570A">
        <w:rPr>
          <w:rFonts w:cstheme="minorHAnsi"/>
          <w:szCs w:val="24"/>
        </w:rPr>
        <w:t>estado_precio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84852E8"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59A1407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proveedor.id_proveedor</w:t>
      </w:r>
      <w:proofErr w:type="spellEnd"/>
      <w:r w:rsidRPr="00AC570A">
        <w:rPr>
          <w:rFonts w:cstheme="minorHAnsi"/>
          <w:szCs w:val="24"/>
        </w:rPr>
        <w:t xml:space="preserve"> -&gt; </w:t>
      </w:r>
      <w:proofErr w:type="spellStart"/>
      <w:r w:rsidRPr="00AC570A">
        <w:rPr>
          <w:rFonts w:cstheme="minorHAnsi"/>
          <w:szCs w:val="24"/>
        </w:rPr>
        <w:t>historial_precio_material.id_proveedor</w:t>
      </w:r>
      <w:proofErr w:type="spellEnd"/>
    </w:p>
    <w:p w14:paraId="1A33A359"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proofErr w:type="gramStart"/>
      <w:r w:rsidRPr="00AC570A">
        <w:rPr>
          <w:rFonts w:cstheme="minorHAnsi"/>
          <w:szCs w:val="24"/>
        </w:rPr>
        <w:t>material.material</w:t>
      </w:r>
      <w:proofErr w:type="gramEnd"/>
      <w:r w:rsidRPr="00AC570A">
        <w:rPr>
          <w:rFonts w:cstheme="minorHAnsi"/>
          <w:szCs w:val="24"/>
        </w:rPr>
        <w:t>_sku</w:t>
      </w:r>
      <w:proofErr w:type="spellEnd"/>
      <w:r w:rsidRPr="00AC570A">
        <w:rPr>
          <w:rFonts w:cstheme="minorHAnsi"/>
          <w:szCs w:val="24"/>
        </w:rPr>
        <w:t xml:space="preserve"> -&gt; </w:t>
      </w:r>
      <w:proofErr w:type="spellStart"/>
      <w:r w:rsidRPr="00AC570A">
        <w:rPr>
          <w:rFonts w:cstheme="minorHAnsi"/>
          <w:szCs w:val="24"/>
        </w:rPr>
        <w:t>historial_precio_</w:t>
      </w:r>
      <w:proofErr w:type="gramStart"/>
      <w:r w:rsidRPr="00AC570A">
        <w:rPr>
          <w:rFonts w:cstheme="minorHAnsi"/>
          <w:szCs w:val="24"/>
        </w:rPr>
        <w:t>material.material</w:t>
      </w:r>
      <w:proofErr w:type="gramEnd"/>
      <w:r w:rsidRPr="00AC570A">
        <w:rPr>
          <w:rFonts w:cstheme="minorHAnsi"/>
          <w:szCs w:val="24"/>
        </w:rPr>
        <w:t>_sku</w:t>
      </w:r>
      <w:proofErr w:type="spellEnd"/>
      <w:r w:rsidRPr="00AC570A">
        <w:rPr>
          <w:rFonts w:cstheme="minorHAnsi"/>
          <w:szCs w:val="24"/>
        </w:rPr>
        <w:t xml:space="preserve"> (externa)</w:t>
      </w:r>
    </w:p>
    <w:p w14:paraId="4A0E600D" w14:textId="77777777" w:rsidR="00384247" w:rsidRPr="00AC570A" w:rsidRDefault="00384247" w:rsidP="00384247">
      <w:pPr>
        <w:spacing w:after="40" w:line="360" w:lineRule="auto"/>
        <w:jc w:val="both"/>
        <w:rPr>
          <w:rFonts w:cstheme="minorHAnsi"/>
          <w:szCs w:val="24"/>
        </w:rPr>
      </w:pPr>
      <w:r w:rsidRPr="00AC570A">
        <w:rPr>
          <w:rFonts w:cstheme="minorHAnsi"/>
          <w:szCs w:val="24"/>
        </w:rPr>
        <w:t>6. DETALLE_COSTO_MATERIAL_COTIZACION</w:t>
      </w:r>
    </w:p>
    <w:p w14:paraId="2487C0F2"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DETALLE_COSTO_MATERIAL_</w:t>
      </w:r>
      <w:proofErr w:type="gramStart"/>
      <w:r w:rsidRPr="00AC570A">
        <w:rPr>
          <w:rFonts w:cstheme="minorHAnsi"/>
          <w:szCs w:val="24"/>
        </w:rPr>
        <w:t>COTIZACION(</w:t>
      </w:r>
      <w:proofErr w:type="gramEnd"/>
      <w:r w:rsidRPr="00AC570A">
        <w:rPr>
          <w:rFonts w:cstheme="minorHAnsi"/>
          <w:szCs w:val="24"/>
          <w:u w:val="single"/>
        </w:rPr>
        <w:t>id_detalle_costo_material_cotizacion</w:t>
      </w:r>
      <w:r w:rsidRPr="00AC570A">
        <w:rPr>
          <w:rFonts w:cstheme="minorHAnsi"/>
          <w:szCs w:val="24"/>
        </w:rPr>
        <w:t xml:space="preserve">, </w:t>
      </w:r>
      <w:proofErr w:type="spellStart"/>
      <w:r w:rsidRPr="00AC570A">
        <w:rPr>
          <w:rFonts w:cstheme="minorHAnsi"/>
          <w:szCs w:val="24"/>
          <w:u w:val="dash"/>
        </w:rPr>
        <w:t>id_detalle_cotizacion</w:t>
      </w:r>
      <w:proofErr w:type="spellEnd"/>
      <w:r w:rsidRPr="00AC570A">
        <w:rPr>
          <w:rFonts w:cstheme="minorHAnsi"/>
          <w:szCs w:val="24"/>
        </w:rPr>
        <w:t xml:space="preserve">, </w:t>
      </w:r>
      <w:proofErr w:type="spellStart"/>
      <w:r w:rsidRPr="00AC570A">
        <w:rPr>
          <w:rFonts w:cstheme="minorHAnsi"/>
          <w:szCs w:val="24"/>
          <w:u w:val="dash"/>
        </w:rPr>
        <w:t>id_historial_precio_material</w:t>
      </w:r>
      <w:proofErr w:type="spellEnd"/>
      <w:r w:rsidRPr="00AC570A">
        <w:rPr>
          <w:rFonts w:cstheme="minorHAnsi"/>
          <w:szCs w:val="24"/>
        </w:rPr>
        <w:t xml:space="preserve">, </w:t>
      </w:r>
      <w:proofErr w:type="spellStart"/>
      <w:r w:rsidRPr="00AC570A">
        <w:rPr>
          <w:rFonts w:cstheme="minorHAnsi"/>
          <w:szCs w:val="24"/>
        </w:rPr>
        <w:t>cantidad_material_estimada</w:t>
      </w:r>
      <w:proofErr w:type="spellEnd"/>
      <w:r w:rsidRPr="00AC570A">
        <w:rPr>
          <w:rFonts w:cstheme="minorHAnsi"/>
          <w:szCs w:val="24"/>
        </w:rPr>
        <w:t xml:space="preserve">, </w:t>
      </w:r>
      <w:proofErr w:type="spellStart"/>
      <w:r w:rsidRPr="00AC570A">
        <w:rPr>
          <w:rFonts w:cstheme="minorHAnsi"/>
          <w:szCs w:val="24"/>
        </w:rPr>
        <w:t>precio_unitario_usado</w:t>
      </w:r>
      <w:proofErr w:type="spellEnd"/>
      <w:r w:rsidRPr="00AC570A">
        <w:rPr>
          <w:rFonts w:cstheme="minorHAnsi"/>
          <w:szCs w:val="24"/>
        </w:rPr>
        <w:t xml:space="preserve">, </w:t>
      </w:r>
      <w:proofErr w:type="spellStart"/>
      <w:r w:rsidRPr="00AC570A">
        <w:rPr>
          <w:rFonts w:cstheme="minorHAnsi"/>
          <w:szCs w:val="24"/>
        </w:rPr>
        <w:t>subtotal_material_estimado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701BED0"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901DC3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detalle_cotizacion.id_detalle_cotizacion</w:t>
      </w:r>
      <w:proofErr w:type="spellEnd"/>
      <w:r w:rsidRPr="00AC570A">
        <w:rPr>
          <w:rFonts w:cstheme="minorHAnsi"/>
          <w:szCs w:val="24"/>
        </w:rPr>
        <w:t xml:space="preserve"> -&gt; </w:t>
      </w:r>
      <w:proofErr w:type="spellStart"/>
      <w:r w:rsidRPr="00AC570A">
        <w:rPr>
          <w:rFonts w:cstheme="minorHAnsi"/>
          <w:szCs w:val="24"/>
        </w:rPr>
        <w:t>detalle_costo_material_cotizacion.id_detalle_cotizacion</w:t>
      </w:r>
      <w:proofErr w:type="spellEnd"/>
    </w:p>
    <w:p w14:paraId="07695192"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 xml:space="preserve">- </w:t>
      </w:r>
      <w:proofErr w:type="spellStart"/>
      <w:r w:rsidRPr="00AC570A">
        <w:rPr>
          <w:rFonts w:cstheme="minorHAnsi"/>
          <w:szCs w:val="24"/>
        </w:rPr>
        <w:t>historial_precio_material.id_historial_precio_material</w:t>
      </w:r>
      <w:proofErr w:type="spellEnd"/>
      <w:r w:rsidRPr="00AC570A">
        <w:rPr>
          <w:rFonts w:cstheme="minorHAnsi"/>
          <w:szCs w:val="24"/>
        </w:rPr>
        <w:t xml:space="preserve"> -&gt; </w:t>
      </w:r>
      <w:proofErr w:type="spellStart"/>
      <w:r w:rsidRPr="00AC570A">
        <w:rPr>
          <w:rFonts w:cstheme="minorHAnsi"/>
          <w:szCs w:val="24"/>
        </w:rPr>
        <w:t>detalle_costo_material_cotizacion.id_historial_precio_material</w:t>
      </w:r>
      <w:proofErr w:type="spellEnd"/>
    </w:p>
    <w:p w14:paraId="6E6AF4A0" w14:textId="77777777" w:rsidR="00384247" w:rsidRPr="00AC570A" w:rsidRDefault="00384247" w:rsidP="00384247">
      <w:pPr>
        <w:spacing w:after="40" w:line="360" w:lineRule="auto"/>
        <w:jc w:val="both"/>
        <w:rPr>
          <w:rFonts w:cstheme="minorHAnsi"/>
          <w:szCs w:val="24"/>
        </w:rPr>
      </w:pPr>
      <w:r w:rsidRPr="00AC570A">
        <w:rPr>
          <w:rFonts w:cstheme="minorHAnsi"/>
          <w:szCs w:val="24"/>
        </w:rPr>
        <w:t>7. NOTA_VENTA</w:t>
      </w:r>
    </w:p>
    <w:p w14:paraId="18378CDF" w14:textId="77777777" w:rsidR="00384247" w:rsidRPr="00AC570A" w:rsidRDefault="00384247" w:rsidP="00384247">
      <w:pPr>
        <w:spacing w:after="40" w:line="360" w:lineRule="auto"/>
        <w:jc w:val="both"/>
        <w:rPr>
          <w:rFonts w:cstheme="minorHAnsi"/>
          <w:szCs w:val="24"/>
        </w:rPr>
      </w:pPr>
      <w:r w:rsidRPr="00AC570A">
        <w:rPr>
          <w:rFonts w:cstheme="minorHAnsi"/>
          <w:szCs w:val="24"/>
        </w:rPr>
        <w:t>NOTA_</w:t>
      </w:r>
      <w:proofErr w:type="gramStart"/>
      <w:r w:rsidRPr="00AC570A">
        <w:rPr>
          <w:rFonts w:cstheme="minorHAnsi"/>
          <w:szCs w:val="24"/>
        </w:rPr>
        <w:t>VENTA(</w:t>
      </w:r>
      <w:proofErr w:type="spellStart"/>
      <w:proofErr w:type="gramEnd"/>
      <w:r w:rsidRPr="00AC570A">
        <w:rPr>
          <w:rFonts w:cstheme="minorHAnsi"/>
          <w:szCs w:val="24"/>
          <w:u w:val="single"/>
        </w:rPr>
        <w:t>id_nota_venta</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id_cotizacion</w:t>
      </w:r>
      <w:proofErr w:type="spellEnd"/>
      <w:r w:rsidRPr="00AC570A">
        <w:rPr>
          <w:rFonts w:cstheme="minorHAnsi"/>
          <w:szCs w:val="24"/>
        </w:rPr>
        <w:t xml:space="preserve">, </w:t>
      </w:r>
      <w:proofErr w:type="spellStart"/>
      <w:r w:rsidRPr="00AC570A">
        <w:rPr>
          <w:rFonts w:cstheme="minorHAnsi"/>
          <w:szCs w:val="24"/>
        </w:rPr>
        <w:t>numero_nota_venta</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estado_nota_venta</w:t>
      </w:r>
      <w:proofErr w:type="spellEnd"/>
      <w:r w:rsidRPr="00AC570A">
        <w:rPr>
          <w:rFonts w:cstheme="minorHAnsi"/>
          <w:szCs w:val="24"/>
        </w:rPr>
        <w:t xml:space="preserve">, </w:t>
      </w:r>
      <w:proofErr w:type="spellStart"/>
      <w:r w:rsidRPr="00AC570A">
        <w:rPr>
          <w:rFonts w:cstheme="minorHAnsi"/>
          <w:szCs w:val="24"/>
        </w:rPr>
        <w:t>estado_pago</w:t>
      </w:r>
      <w:proofErr w:type="spellEnd"/>
      <w:r w:rsidRPr="00AC570A">
        <w:rPr>
          <w:rFonts w:cstheme="minorHAnsi"/>
          <w:szCs w:val="24"/>
        </w:rPr>
        <w:t xml:space="preserve">, </w:t>
      </w:r>
      <w:proofErr w:type="spellStart"/>
      <w:r w:rsidRPr="00AC570A">
        <w:rPr>
          <w:rFonts w:cstheme="minorHAnsi"/>
          <w:szCs w:val="24"/>
        </w:rPr>
        <w:t>descuento_aplicado</w:t>
      </w:r>
      <w:proofErr w:type="spellEnd"/>
      <w:r w:rsidRPr="00AC570A">
        <w:rPr>
          <w:rFonts w:cstheme="minorHAnsi"/>
          <w:szCs w:val="24"/>
        </w:rPr>
        <w:t xml:space="preserve">, </w:t>
      </w:r>
      <w:proofErr w:type="spellStart"/>
      <w:r w:rsidRPr="00AC570A">
        <w:rPr>
          <w:rFonts w:cstheme="minorHAnsi"/>
          <w:szCs w:val="24"/>
        </w:rPr>
        <w:t>motivo_descuento</w:t>
      </w:r>
      <w:proofErr w:type="spellEnd"/>
      <w:r w:rsidRPr="00AC570A">
        <w:rPr>
          <w:rFonts w:cstheme="minorHAnsi"/>
          <w:szCs w:val="24"/>
        </w:rPr>
        <w:t xml:space="preserve">, </w:t>
      </w:r>
      <w:proofErr w:type="spellStart"/>
      <w:r w:rsidRPr="00AC570A">
        <w:rPr>
          <w:rFonts w:cstheme="minorHAnsi"/>
          <w:szCs w:val="24"/>
        </w:rPr>
        <w:t>fecha_anulacion</w:t>
      </w:r>
      <w:proofErr w:type="spellEnd"/>
      <w:r w:rsidRPr="00AC570A">
        <w:rPr>
          <w:rFonts w:cstheme="minorHAnsi"/>
          <w:szCs w:val="24"/>
        </w:rPr>
        <w:t xml:space="preserve">, </w:t>
      </w:r>
      <w:proofErr w:type="spellStart"/>
      <w:r w:rsidRPr="00AC570A">
        <w:rPr>
          <w:rFonts w:cstheme="minorHAnsi"/>
          <w:szCs w:val="24"/>
        </w:rPr>
        <w:t>motivo_anulacion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6240C79"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4FFF400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ficha_cliente.id_ficha_cliente</w:t>
      </w:r>
      <w:proofErr w:type="spellEnd"/>
      <w:r w:rsidRPr="00AC570A">
        <w:rPr>
          <w:rFonts w:cstheme="minorHAnsi"/>
          <w:szCs w:val="24"/>
        </w:rPr>
        <w:t xml:space="preserve"> -&gt; </w:t>
      </w:r>
      <w:proofErr w:type="spellStart"/>
      <w:r w:rsidRPr="00AC570A">
        <w:rPr>
          <w:rFonts w:cstheme="minorHAnsi"/>
          <w:szCs w:val="24"/>
        </w:rPr>
        <w:t>nota_venta.id_ficha_cliente</w:t>
      </w:r>
      <w:proofErr w:type="spellEnd"/>
    </w:p>
    <w:p w14:paraId="0E48C7C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cotizacion.id_cotizacion</w:t>
      </w:r>
      <w:proofErr w:type="spellEnd"/>
      <w:r w:rsidRPr="00AC570A">
        <w:rPr>
          <w:rFonts w:cstheme="minorHAnsi"/>
          <w:szCs w:val="24"/>
        </w:rPr>
        <w:t xml:space="preserve"> -&gt; </w:t>
      </w:r>
      <w:proofErr w:type="spellStart"/>
      <w:r w:rsidRPr="00AC570A">
        <w:rPr>
          <w:rFonts w:cstheme="minorHAnsi"/>
          <w:szCs w:val="24"/>
        </w:rPr>
        <w:t>nota_venta.id_cotizacion</w:t>
      </w:r>
      <w:proofErr w:type="spellEnd"/>
    </w:p>
    <w:p w14:paraId="1924F8B5" w14:textId="77777777" w:rsidR="00384247" w:rsidRPr="00AC570A" w:rsidRDefault="00384247" w:rsidP="00384247">
      <w:pPr>
        <w:spacing w:after="40" w:line="360" w:lineRule="auto"/>
        <w:jc w:val="both"/>
        <w:rPr>
          <w:rFonts w:cstheme="minorHAnsi"/>
          <w:szCs w:val="24"/>
        </w:rPr>
      </w:pPr>
      <w:r w:rsidRPr="00AC570A">
        <w:rPr>
          <w:rFonts w:cstheme="minorHAnsi"/>
          <w:szCs w:val="24"/>
        </w:rPr>
        <w:t>8. DOCUMENTO_TRIBUTARIO</w:t>
      </w:r>
    </w:p>
    <w:p w14:paraId="3A66024F"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w:t>
      </w:r>
      <w:proofErr w:type="gramStart"/>
      <w:r w:rsidRPr="00AC570A">
        <w:rPr>
          <w:rFonts w:cstheme="minorHAnsi"/>
          <w:szCs w:val="24"/>
        </w:rPr>
        <w:t>TRIBUTARIO(</w:t>
      </w:r>
      <w:proofErr w:type="spellStart"/>
      <w:proofErr w:type="gramEnd"/>
      <w:r w:rsidRPr="00AC570A">
        <w:rPr>
          <w:rFonts w:cstheme="minorHAnsi"/>
          <w:szCs w:val="24"/>
          <w:u w:val="single"/>
        </w:rPr>
        <w:t>id_documento_tributario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rPr>
        <w:t>tipo_documento</w:t>
      </w:r>
      <w:proofErr w:type="spellEnd"/>
      <w:r w:rsidRPr="00AC570A">
        <w:rPr>
          <w:rFonts w:cstheme="minorHAnsi"/>
          <w:szCs w:val="24"/>
        </w:rPr>
        <w:t xml:space="preserve">, </w:t>
      </w:r>
      <w:proofErr w:type="spellStart"/>
      <w:r w:rsidRPr="00AC570A">
        <w:rPr>
          <w:rFonts w:cstheme="minorHAnsi"/>
          <w:szCs w:val="24"/>
        </w:rPr>
        <w:t>folio_documento</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moneda, </w:t>
      </w:r>
      <w:proofErr w:type="spellStart"/>
      <w:r w:rsidRPr="00AC570A">
        <w:rPr>
          <w:rFonts w:cstheme="minorHAnsi"/>
          <w:szCs w:val="24"/>
        </w:rPr>
        <w:t>estado_documento</w:t>
      </w:r>
      <w:proofErr w:type="spellEnd"/>
      <w:r w:rsidRPr="00AC570A">
        <w:rPr>
          <w:rFonts w:cstheme="minorHAnsi"/>
          <w:szCs w:val="24"/>
        </w:rPr>
        <w:t xml:space="preserve">, </w:t>
      </w:r>
      <w:proofErr w:type="spellStart"/>
      <w:r w:rsidRPr="00AC570A">
        <w:rPr>
          <w:rFonts w:cstheme="minorHAnsi"/>
          <w:szCs w:val="24"/>
        </w:rPr>
        <w:t>fecha_anulacion</w:t>
      </w:r>
      <w:proofErr w:type="spellEnd"/>
      <w:r w:rsidRPr="00AC570A">
        <w:rPr>
          <w:rFonts w:cstheme="minorHAnsi"/>
          <w:szCs w:val="24"/>
        </w:rPr>
        <w:t xml:space="preserve">, </w:t>
      </w:r>
      <w:proofErr w:type="spellStart"/>
      <w:r w:rsidRPr="00AC570A">
        <w:rPr>
          <w:rFonts w:cstheme="minorHAnsi"/>
          <w:szCs w:val="24"/>
        </w:rPr>
        <w:t>documento_referencia</w:t>
      </w:r>
      <w:proofErr w:type="spellEnd"/>
      <w:r w:rsidRPr="00AC570A">
        <w:rPr>
          <w:rFonts w:cstheme="minorHAnsi"/>
          <w:szCs w:val="24"/>
        </w:rPr>
        <w:t xml:space="preserve">, </w:t>
      </w:r>
      <w:proofErr w:type="spellStart"/>
      <w:r w:rsidRPr="00AC570A">
        <w:rPr>
          <w:rFonts w:cstheme="minorHAnsi"/>
          <w:szCs w:val="24"/>
        </w:rPr>
        <w:t>respaldo_documento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6736045"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4341338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ficha_cliente.id_ficha_cliente</w:t>
      </w:r>
      <w:proofErr w:type="spellEnd"/>
      <w:r w:rsidRPr="00AC570A">
        <w:rPr>
          <w:rFonts w:cstheme="minorHAnsi"/>
          <w:szCs w:val="24"/>
        </w:rPr>
        <w:t xml:space="preserve"> -&gt; </w:t>
      </w:r>
      <w:proofErr w:type="spellStart"/>
      <w:r w:rsidRPr="00AC570A">
        <w:rPr>
          <w:rFonts w:cstheme="minorHAnsi"/>
          <w:szCs w:val="24"/>
        </w:rPr>
        <w:t>documento_tributario.id_ficha_cliente</w:t>
      </w:r>
      <w:proofErr w:type="spellEnd"/>
    </w:p>
    <w:p w14:paraId="37626A4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nota_venta.id_nota_venta</w:t>
      </w:r>
      <w:proofErr w:type="spellEnd"/>
      <w:r w:rsidRPr="00AC570A">
        <w:rPr>
          <w:rFonts w:cstheme="minorHAnsi"/>
          <w:szCs w:val="24"/>
        </w:rPr>
        <w:t xml:space="preserve"> -&gt; </w:t>
      </w:r>
      <w:proofErr w:type="spellStart"/>
      <w:r w:rsidRPr="00AC570A">
        <w:rPr>
          <w:rFonts w:cstheme="minorHAnsi"/>
          <w:szCs w:val="24"/>
        </w:rPr>
        <w:t>documento_tributario.id_nota_venta</w:t>
      </w:r>
      <w:proofErr w:type="spellEnd"/>
    </w:p>
    <w:p w14:paraId="55941463" w14:textId="77777777" w:rsidR="00384247" w:rsidRPr="00AC570A" w:rsidRDefault="00384247" w:rsidP="00384247">
      <w:pPr>
        <w:spacing w:after="40" w:line="360" w:lineRule="auto"/>
        <w:jc w:val="both"/>
        <w:rPr>
          <w:rFonts w:cstheme="minorHAnsi"/>
          <w:szCs w:val="24"/>
        </w:rPr>
      </w:pPr>
      <w:r w:rsidRPr="00AC570A">
        <w:rPr>
          <w:rFonts w:cstheme="minorHAnsi"/>
          <w:szCs w:val="24"/>
        </w:rPr>
        <w:t>9. HITO_COBRO</w:t>
      </w:r>
    </w:p>
    <w:p w14:paraId="2CDEF7B4" w14:textId="77777777" w:rsidR="00384247" w:rsidRPr="00AC570A" w:rsidRDefault="00384247" w:rsidP="00384247">
      <w:pPr>
        <w:spacing w:after="40" w:line="360" w:lineRule="auto"/>
        <w:jc w:val="both"/>
        <w:rPr>
          <w:rFonts w:cstheme="minorHAnsi"/>
          <w:szCs w:val="24"/>
        </w:rPr>
      </w:pPr>
      <w:r w:rsidRPr="00AC570A">
        <w:rPr>
          <w:rFonts w:cstheme="minorHAnsi"/>
          <w:szCs w:val="24"/>
        </w:rPr>
        <w:t>HITO_</w:t>
      </w:r>
      <w:proofErr w:type="gramStart"/>
      <w:r w:rsidRPr="00AC570A">
        <w:rPr>
          <w:rFonts w:cstheme="minorHAnsi"/>
          <w:szCs w:val="24"/>
        </w:rPr>
        <w:t>COBRO(</w:t>
      </w:r>
      <w:proofErr w:type="spellStart"/>
      <w:proofErr w:type="gramEnd"/>
      <w:r w:rsidRPr="00AC570A">
        <w:rPr>
          <w:rFonts w:cstheme="minorHAnsi"/>
          <w:szCs w:val="24"/>
          <w:u w:val="single"/>
        </w:rPr>
        <w:t>id_hito_cobro</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rPr>
        <w:t>descripcion_hito</w:t>
      </w:r>
      <w:proofErr w:type="spellEnd"/>
      <w:r w:rsidRPr="00AC570A">
        <w:rPr>
          <w:rFonts w:cstheme="minorHAnsi"/>
          <w:szCs w:val="24"/>
        </w:rPr>
        <w:t xml:space="preserve">, </w:t>
      </w:r>
      <w:proofErr w:type="spellStart"/>
      <w:r w:rsidRPr="00AC570A">
        <w:rPr>
          <w:rFonts w:cstheme="minorHAnsi"/>
          <w:szCs w:val="24"/>
        </w:rPr>
        <w:t>fecha_programada_cobro</w:t>
      </w:r>
      <w:proofErr w:type="spellEnd"/>
      <w:r w:rsidRPr="00AC570A">
        <w:rPr>
          <w:rFonts w:cstheme="minorHAnsi"/>
          <w:szCs w:val="24"/>
        </w:rPr>
        <w:t xml:space="preserve">, </w:t>
      </w:r>
      <w:proofErr w:type="spellStart"/>
      <w:r w:rsidRPr="00AC570A">
        <w:rPr>
          <w:rFonts w:cstheme="minorHAnsi"/>
          <w:szCs w:val="24"/>
        </w:rPr>
        <w:t>monto_programado</w:t>
      </w:r>
      <w:proofErr w:type="spellEnd"/>
      <w:r w:rsidRPr="00AC570A">
        <w:rPr>
          <w:rFonts w:cstheme="minorHAnsi"/>
          <w:szCs w:val="24"/>
        </w:rPr>
        <w:t xml:space="preserve">, </w:t>
      </w:r>
      <w:proofErr w:type="spellStart"/>
      <w:r w:rsidRPr="00AC570A">
        <w:rPr>
          <w:rFonts w:cstheme="minorHAnsi"/>
          <w:szCs w:val="24"/>
        </w:rPr>
        <w:t>estado_hito</w:t>
      </w:r>
      <w:proofErr w:type="spellEnd"/>
      <w:r w:rsidRPr="00AC570A">
        <w:rPr>
          <w:rFonts w:cstheme="minorHAnsi"/>
          <w:szCs w:val="24"/>
        </w:rPr>
        <w:t xml:space="preserve">, </w:t>
      </w:r>
      <w:proofErr w:type="spellStart"/>
      <w:r w:rsidRPr="00AC570A">
        <w:rPr>
          <w:rFonts w:cstheme="minorHAnsi"/>
          <w:szCs w:val="24"/>
        </w:rPr>
        <w:t>fecha_pago_real</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0D170C9"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DE091ED"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nota_venta.id_nota_venta</w:t>
      </w:r>
      <w:proofErr w:type="spellEnd"/>
      <w:r w:rsidRPr="00AC570A">
        <w:rPr>
          <w:rFonts w:cstheme="minorHAnsi"/>
          <w:szCs w:val="24"/>
        </w:rPr>
        <w:t xml:space="preserve"> -&gt; </w:t>
      </w:r>
      <w:proofErr w:type="spellStart"/>
      <w:r w:rsidRPr="00AC570A">
        <w:rPr>
          <w:rFonts w:cstheme="minorHAnsi"/>
          <w:szCs w:val="24"/>
        </w:rPr>
        <w:t>hito_cobro.id_nota_venta</w:t>
      </w:r>
      <w:proofErr w:type="spellEnd"/>
    </w:p>
    <w:p w14:paraId="2B4B392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proyecto_financiero.id_proyecto_financiero</w:t>
      </w:r>
      <w:proofErr w:type="spellEnd"/>
      <w:r w:rsidRPr="00AC570A">
        <w:rPr>
          <w:rFonts w:cstheme="minorHAnsi"/>
          <w:szCs w:val="24"/>
        </w:rPr>
        <w:t xml:space="preserve"> -&gt; </w:t>
      </w:r>
      <w:proofErr w:type="spellStart"/>
      <w:r w:rsidRPr="00AC570A">
        <w:rPr>
          <w:rFonts w:cstheme="minorHAnsi"/>
          <w:szCs w:val="24"/>
        </w:rPr>
        <w:t>hito_cobro.id_proyecto_financiero</w:t>
      </w:r>
      <w:proofErr w:type="spellEnd"/>
    </w:p>
    <w:p w14:paraId="7FDD069A" w14:textId="77777777" w:rsidR="00384247" w:rsidRPr="00AC570A" w:rsidRDefault="00384247" w:rsidP="00384247">
      <w:pPr>
        <w:spacing w:after="40" w:line="360" w:lineRule="auto"/>
        <w:jc w:val="both"/>
        <w:rPr>
          <w:rFonts w:cstheme="minorHAnsi"/>
          <w:szCs w:val="24"/>
        </w:rPr>
      </w:pPr>
      <w:r w:rsidRPr="00AC570A">
        <w:rPr>
          <w:rFonts w:cstheme="minorHAnsi"/>
          <w:szCs w:val="24"/>
        </w:rPr>
        <w:t>10. PAGO_CLIENTE</w:t>
      </w:r>
    </w:p>
    <w:p w14:paraId="5D5335EF"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PAGO_</w:t>
      </w:r>
      <w:proofErr w:type="gramStart"/>
      <w:r w:rsidRPr="00AC570A">
        <w:rPr>
          <w:rFonts w:cstheme="minorHAnsi"/>
          <w:szCs w:val="24"/>
        </w:rPr>
        <w:t>CLIENTE(</w:t>
      </w:r>
      <w:proofErr w:type="spellStart"/>
      <w:proofErr w:type="gramEnd"/>
      <w:r w:rsidRPr="00AC570A">
        <w:rPr>
          <w:rFonts w:cstheme="minorHAnsi"/>
          <w:szCs w:val="24"/>
          <w:u w:val="single"/>
        </w:rPr>
        <w:t>id_pago_cliente</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fecha_pago</w:t>
      </w:r>
      <w:proofErr w:type="spellEnd"/>
      <w:r w:rsidRPr="00AC570A">
        <w:rPr>
          <w:rFonts w:cstheme="minorHAnsi"/>
          <w:szCs w:val="24"/>
        </w:rPr>
        <w:t xml:space="preserve">, </w:t>
      </w:r>
      <w:proofErr w:type="spellStart"/>
      <w:r w:rsidRPr="00AC570A">
        <w:rPr>
          <w:rFonts w:cstheme="minorHAnsi"/>
          <w:szCs w:val="24"/>
        </w:rPr>
        <w:t>monto_pago</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medio_pago</w:t>
      </w:r>
      <w:proofErr w:type="spellEnd"/>
      <w:r w:rsidRPr="00AC570A">
        <w:rPr>
          <w:rFonts w:cstheme="minorHAnsi"/>
          <w:szCs w:val="24"/>
        </w:rPr>
        <w:t xml:space="preserve">, </w:t>
      </w:r>
      <w:proofErr w:type="spellStart"/>
      <w:r w:rsidRPr="00AC570A">
        <w:rPr>
          <w:rFonts w:cstheme="minorHAnsi"/>
          <w:szCs w:val="24"/>
        </w:rPr>
        <w:t>naturaleza_pago</w:t>
      </w:r>
      <w:proofErr w:type="spellEnd"/>
      <w:r w:rsidRPr="00AC570A">
        <w:rPr>
          <w:rFonts w:cstheme="minorHAnsi"/>
          <w:szCs w:val="24"/>
        </w:rPr>
        <w:t xml:space="preserve">, </w:t>
      </w:r>
      <w:proofErr w:type="spellStart"/>
      <w:r w:rsidRPr="00AC570A">
        <w:rPr>
          <w:rFonts w:cstheme="minorHAnsi"/>
          <w:szCs w:val="24"/>
        </w:rPr>
        <w:t>estado_verificacion</w:t>
      </w:r>
      <w:proofErr w:type="spellEnd"/>
      <w:r w:rsidRPr="00AC570A">
        <w:rPr>
          <w:rFonts w:cstheme="minorHAnsi"/>
          <w:szCs w:val="24"/>
        </w:rPr>
        <w:t xml:space="preserve">, </w:t>
      </w:r>
      <w:proofErr w:type="spellStart"/>
      <w:r w:rsidRPr="00AC570A">
        <w:rPr>
          <w:rFonts w:cstheme="minorHAnsi"/>
          <w:szCs w:val="24"/>
        </w:rPr>
        <w:t>comprobante_pago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C48F28E"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58E1E87"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ficha_cliente.id_ficha_cliente</w:t>
      </w:r>
      <w:proofErr w:type="spellEnd"/>
      <w:r w:rsidRPr="00AC570A">
        <w:rPr>
          <w:rFonts w:cstheme="minorHAnsi"/>
          <w:szCs w:val="24"/>
        </w:rPr>
        <w:t xml:space="preserve"> -&gt; </w:t>
      </w:r>
      <w:proofErr w:type="spellStart"/>
      <w:r w:rsidRPr="00AC570A">
        <w:rPr>
          <w:rFonts w:cstheme="minorHAnsi"/>
          <w:szCs w:val="24"/>
        </w:rPr>
        <w:t>pago_cliente.id_ficha_cliente</w:t>
      </w:r>
      <w:proofErr w:type="spellEnd"/>
    </w:p>
    <w:p w14:paraId="6836254A" w14:textId="77777777" w:rsidR="00384247" w:rsidRPr="00AC570A" w:rsidRDefault="00384247" w:rsidP="00384247">
      <w:pPr>
        <w:spacing w:after="40" w:line="360" w:lineRule="auto"/>
        <w:jc w:val="both"/>
        <w:rPr>
          <w:rFonts w:cstheme="minorHAnsi"/>
          <w:szCs w:val="24"/>
        </w:rPr>
      </w:pPr>
      <w:r w:rsidRPr="00AC570A">
        <w:rPr>
          <w:rFonts w:cstheme="minorHAnsi"/>
          <w:szCs w:val="24"/>
        </w:rPr>
        <w:t>11. ASIGNACION_PAGO_CLIENTE</w:t>
      </w:r>
    </w:p>
    <w:p w14:paraId="004178A7"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w:t>
      </w:r>
      <w:proofErr w:type="gramStart"/>
      <w:r w:rsidRPr="00AC570A">
        <w:rPr>
          <w:rFonts w:cstheme="minorHAnsi"/>
          <w:szCs w:val="24"/>
        </w:rPr>
        <w:t>CLIENTE(</w:t>
      </w:r>
      <w:proofErr w:type="spellStart"/>
      <w:proofErr w:type="gramEnd"/>
      <w:r w:rsidRPr="00AC570A">
        <w:rPr>
          <w:rFonts w:cstheme="minorHAnsi"/>
          <w:szCs w:val="24"/>
          <w:u w:val="single"/>
        </w:rPr>
        <w:t>id_asignacion_pago_cliente</w:t>
      </w:r>
      <w:proofErr w:type="spellEnd"/>
      <w:r w:rsidRPr="00AC570A">
        <w:rPr>
          <w:rFonts w:cstheme="minorHAnsi"/>
          <w:szCs w:val="24"/>
        </w:rPr>
        <w:t xml:space="preserve">, </w:t>
      </w:r>
      <w:proofErr w:type="spellStart"/>
      <w:r w:rsidRPr="00AC570A">
        <w:rPr>
          <w:rFonts w:cstheme="minorHAnsi"/>
          <w:szCs w:val="24"/>
          <w:u w:val="dash"/>
        </w:rPr>
        <w:t>id_pago_cliente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id_documento_tributario</w:t>
      </w:r>
      <w:proofErr w:type="spellEnd"/>
      <w:r w:rsidRPr="00AC570A">
        <w:rPr>
          <w:rFonts w:cstheme="minorHAnsi"/>
          <w:szCs w:val="24"/>
        </w:rPr>
        <w:t xml:space="preserve">, </w:t>
      </w:r>
      <w:proofErr w:type="spellStart"/>
      <w:r w:rsidRPr="00AC570A">
        <w:rPr>
          <w:rFonts w:cstheme="minorHAnsi"/>
          <w:szCs w:val="24"/>
          <w:u w:val="dash"/>
        </w:rPr>
        <w:t>id_hito_cobro</w:t>
      </w:r>
      <w:proofErr w:type="spellEnd"/>
      <w:r w:rsidRPr="00AC570A">
        <w:rPr>
          <w:rFonts w:cstheme="minorHAnsi"/>
          <w:szCs w:val="24"/>
        </w:rPr>
        <w:t xml:space="preserve">, </w:t>
      </w:r>
      <w:proofErr w:type="spellStart"/>
      <w:r w:rsidRPr="00AC570A">
        <w:rPr>
          <w:rFonts w:cstheme="minorHAnsi"/>
          <w:szCs w:val="24"/>
        </w:rPr>
        <w:t>monto_asignado</w:t>
      </w:r>
      <w:proofErr w:type="spellEnd"/>
      <w:r w:rsidRPr="00AC570A">
        <w:rPr>
          <w:rFonts w:cstheme="minorHAnsi"/>
          <w:szCs w:val="24"/>
        </w:rPr>
        <w:t xml:space="preserve">, </w:t>
      </w:r>
      <w:proofErr w:type="spellStart"/>
      <w:r w:rsidRPr="00AC570A">
        <w:rPr>
          <w:rFonts w:cstheme="minorHAnsi"/>
          <w:szCs w:val="24"/>
        </w:rPr>
        <w:t>fecha_asignacion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ABE604E"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24816EAD"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pago_cliente.id_pago_cliente</w:t>
      </w:r>
      <w:proofErr w:type="spellEnd"/>
      <w:r w:rsidRPr="00AC570A">
        <w:rPr>
          <w:rFonts w:cstheme="minorHAnsi"/>
          <w:szCs w:val="24"/>
        </w:rPr>
        <w:t xml:space="preserve"> -&gt; </w:t>
      </w:r>
      <w:proofErr w:type="spellStart"/>
      <w:r w:rsidRPr="00AC570A">
        <w:rPr>
          <w:rFonts w:cstheme="minorHAnsi"/>
          <w:szCs w:val="24"/>
        </w:rPr>
        <w:t>asignacion_pago_cliente.id_pago_cliente</w:t>
      </w:r>
      <w:proofErr w:type="spellEnd"/>
    </w:p>
    <w:p w14:paraId="147F98A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nota_venta.id_nota_venta</w:t>
      </w:r>
      <w:proofErr w:type="spellEnd"/>
      <w:r w:rsidRPr="00AC570A">
        <w:rPr>
          <w:rFonts w:cstheme="minorHAnsi"/>
          <w:szCs w:val="24"/>
        </w:rPr>
        <w:t xml:space="preserve"> -&gt; </w:t>
      </w:r>
      <w:proofErr w:type="spellStart"/>
      <w:r w:rsidRPr="00AC570A">
        <w:rPr>
          <w:rFonts w:cstheme="minorHAnsi"/>
          <w:szCs w:val="24"/>
        </w:rPr>
        <w:t>asignacion_pago_cliente.id_nota_venta</w:t>
      </w:r>
      <w:proofErr w:type="spellEnd"/>
    </w:p>
    <w:p w14:paraId="7E0FDBD0"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documento_tributario.id_documento_tributario</w:t>
      </w:r>
      <w:proofErr w:type="spellEnd"/>
      <w:r w:rsidRPr="00AC570A">
        <w:rPr>
          <w:rFonts w:cstheme="minorHAnsi"/>
          <w:szCs w:val="24"/>
        </w:rPr>
        <w:t xml:space="preserve"> -&gt; </w:t>
      </w:r>
      <w:proofErr w:type="spellStart"/>
      <w:r w:rsidRPr="00AC570A">
        <w:rPr>
          <w:rFonts w:cstheme="minorHAnsi"/>
          <w:szCs w:val="24"/>
        </w:rPr>
        <w:t>asignacion_pago_cliente.id_documento_tributario</w:t>
      </w:r>
      <w:proofErr w:type="spellEnd"/>
    </w:p>
    <w:p w14:paraId="4170ADA7"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hito_cobro.id_hito_cobro</w:t>
      </w:r>
      <w:proofErr w:type="spellEnd"/>
      <w:r w:rsidRPr="00AC570A">
        <w:rPr>
          <w:rFonts w:cstheme="minorHAnsi"/>
          <w:szCs w:val="24"/>
        </w:rPr>
        <w:t xml:space="preserve"> -&gt; </w:t>
      </w:r>
      <w:proofErr w:type="spellStart"/>
      <w:r w:rsidRPr="00AC570A">
        <w:rPr>
          <w:rFonts w:cstheme="minorHAnsi"/>
          <w:szCs w:val="24"/>
        </w:rPr>
        <w:t>asignacion_pago_cliente.id_hito_cobro</w:t>
      </w:r>
      <w:proofErr w:type="spellEnd"/>
    </w:p>
    <w:p w14:paraId="1AC2B982" w14:textId="77777777" w:rsidR="00384247" w:rsidRPr="00AC570A" w:rsidRDefault="00384247" w:rsidP="00384247">
      <w:pPr>
        <w:spacing w:after="40" w:line="360" w:lineRule="auto"/>
        <w:jc w:val="both"/>
        <w:rPr>
          <w:rFonts w:cstheme="minorHAnsi"/>
          <w:szCs w:val="24"/>
        </w:rPr>
      </w:pPr>
      <w:r w:rsidRPr="00AC570A">
        <w:rPr>
          <w:rFonts w:cstheme="minorHAnsi"/>
          <w:szCs w:val="24"/>
        </w:rPr>
        <w:t>12. PROYECTO_FINANCIERO</w:t>
      </w:r>
    </w:p>
    <w:p w14:paraId="3B5381E6" w14:textId="77777777" w:rsidR="00384247" w:rsidRPr="00AC570A" w:rsidRDefault="00384247" w:rsidP="00384247">
      <w:pPr>
        <w:spacing w:after="40" w:line="360" w:lineRule="auto"/>
        <w:jc w:val="both"/>
        <w:rPr>
          <w:rFonts w:cstheme="minorHAnsi"/>
          <w:szCs w:val="24"/>
        </w:rPr>
      </w:pPr>
      <w:r w:rsidRPr="00AC570A">
        <w:rPr>
          <w:rFonts w:cstheme="minorHAnsi"/>
          <w:szCs w:val="24"/>
        </w:rPr>
        <w:t>PROYECTO_</w:t>
      </w:r>
      <w:proofErr w:type="gramStart"/>
      <w:r w:rsidRPr="00AC570A">
        <w:rPr>
          <w:rFonts w:cstheme="minorHAnsi"/>
          <w:szCs w:val="24"/>
        </w:rPr>
        <w:t>FINANCIERO(</w:t>
      </w:r>
      <w:proofErr w:type="spellStart"/>
      <w:proofErr w:type="gramEnd"/>
      <w:r w:rsidRPr="00AC570A">
        <w:rPr>
          <w:rFonts w:cstheme="minorHAnsi"/>
          <w:szCs w:val="24"/>
          <w:u w:val="single"/>
        </w:rPr>
        <w:t>id_proyecto_financiero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id_proyecto_terreno</w:t>
      </w:r>
      <w:proofErr w:type="spellEnd"/>
      <w:r w:rsidRPr="00AC570A">
        <w:rPr>
          <w:rFonts w:cstheme="minorHAnsi"/>
          <w:szCs w:val="24"/>
        </w:rPr>
        <w:t xml:space="preserve">, </w:t>
      </w:r>
      <w:proofErr w:type="spellStart"/>
      <w:r w:rsidRPr="00AC570A">
        <w:rPr>
          <w:rFonts w:cstheme="minorHAnsi"/>
          <w:szCs w:val="24"/>
        </w:rPr>
        <w:t>codigo_proyecto_financiero</w:t>
      </w:r>
      <w:proofErr w:type="spellEnd"/>
      <w:r w:rsidRPr="00AC570A">
        <w:rPr>
          <w:rFonts w:cstheme="minorHAnsi"/>
          <w:szCs w:val="24"/>
        </w:rPr>
        <w:t xml:space="preserve">, </w:t>
      </w:r>
      <w:proofErr w:type="spellStart"/>
      <w:r w:rsidRPr="00AC570A">
        <w:rPr>
          <w:rFonts w:cstheme="minorHAnsi"/>
          <w:szCs w:val="24"/>
        </w:rPr>
        <w:t>fecha_inicio_financiera</w:t>
      </w:r>
      <w:proofErr w:type="spellEnd"/>
      <w:r w:rsidRPr="00AC570A">
        <w:rPr>
          <w:rFonts w:cstheme="minorHAnsi"/>
          <w:szCs w:val="24"/>
        </w:rPr>
        <w:t xml:space="preserve">, </w:t>
      </w:r>
      <w:proofErr w:type="spellStart"/>
      <w:r w:rsidRPr="00AC570A">
        <w:rPr>
          <w:rFonts w:cstheme="minorHAnsi"/>
          <w:szCs w:val="24"/>
        </w:rPr>
        <w:t>fecha_cierre_financiera</w:t>
      </w:r>
      <w:proofErr w:type="spellEnd"/>
      <w:r w:rsidRPr="00AC570A">
        <w:rPr>
          <w:rFonts w:cstheme="minorHAnsi"/>
          <w:szCs w:val="24"/>
        </w:rPr>
        <w:t xml:space="preserve">, </w:t>
      </w:r>
      <w:proofErr w:type="spellStart"/>
      <w:r w:rsidRPr="00AC570A">
        <w:rPr>
          <w:rFonts w:cstheme="minorHAnsi"/>
          <w:szCs w:val="24"/>
        </w:rPr>
        <w:t>estado_financiero_proyecto</w:t>
      </w:r>
      <w:proofErr w:type="spellEnd"/>
      <w:r w:rsidRPr="00AC570A">
        <w:rPr>
          <w:rFonts w:cstheme="minorHAnsi"/>
          <w:szCs w:val="24"/>
        </w:rPr>
        <w:t xml:space="preserve">, </w:t>
      </w:r>
      <w:proofErr w:type="spellStart"/>
      <w:r w:rsidRPr="00AC570A">
        <w:rPr>
          <w:rFonts w:cstheme="minorHAnsi"/>
          <w:szCs w:val="24"/>
        </w:rPr>
        <w:t>monto_venta_estimado</w:t>
      </w:r>
      <w:proofErr w:type="spellEnd"/>
      <w:r w:rsidRPr="00AC570A">
        <w:rPr>
          <w:rFonts w:cstheme="minorHAnsi"/>
          <w:szCs w:val="24"/>
        </w:rPr>
        <w:t xml:space="preserve">, </w:t>
      </w:r>
      <w:proofErr w:type="spellStart"/>
      <w:r w:rsidRPr="00AC570A">
        <w:rPr>
          <w:rFonts w:cstheme="minorHAnsi"/>
          <w:szCs w:val="24"/>
        </w:rPr>
        <w:t>monto_costo_estimado</w:t>
      </w:r>
      <w:proofErr w:type="spellEnd"/>
      <w:r w:rsidRPr="00AC570A">
        <w:rPr>
          <w:rFonts w:cstheme="minorHAnsi"/>
          <w:szCs w:val="24"/>
        </w:rPr>
        <w:t xml:space="preserve">, </w:t>
      </w:r>
      <w:proofErr w:type="spellStart"/>
      <w:r w:rsidRPr="00AC570A">
        <w:rPr>
          <w:rFonts w:cstheme="minorHAnsi"/>
          <w:szCs w:val="24"/>
        </w:rPr>
        <w:t>monto_costo_real</w:t>
      </w:r>
      <w:proofErr w:type="spellEnd"/>
      <w:r w:rsidRPr="00AC570A">
        <w:rPr>
          <w:rFonts w:cstheme="minorHAnsi"/>
          <w:szCs w:val="24"/>
        </w:rPr>
        <w:t xml:space="preserve">, </w:t>
      </w:r>
      <w:proofErr w:type="spellStart"/>
      <w:r w:rsidRPr="00AC570A">
        <w:rPr>
          <w:rFonts w:cstheme="minorHAnsi"/>
          <w:szCs w:val="24"/>
        </w:rPr>
        <w:t>margen_estimado</w:t>
      </w:r>
      <w:proofErr w:type="spellEnd"/>
      <w:r w:rsidRPr="00AC570A">
        <w:rPr>
          <w:rFonts w:cstheme="minorHAnsi"/>
          <w:szCs w:val="24"/>
        </w:rPr>
        <w:t xml:space="preserve">, </w:t>
      </w:r>
      <w:proofErr w:type="spellStart"/>
      <w:r w:rsidRPr="00AC570A">
        <w:rPr>
          <w:rFonts w:cstheme="minorHAnsi"/>
          <w:szCs w:val="24"/>
        </w:rPr>
        <w:t>margen_real</w:t>
      </w:r>
      <w:proofErr w:type="spellEnd"/>
      <w:r w:rsidRPr="00AC570A">
        <w:rPr>
          <w:rFonts w:cstheme="minorHAnsi"/>
          <w:szCs w:val="24"/>
        </w:rPr>
        <w:t xml:space="preserve">, </w:t>
      </w:r>
      <w:proofErr w:type="spellStart"/>
      <w:r w:rsidRPr="00AC570A">
        <w:rPr>
          <w:rFonts w:cstheme="minorHAnsi"/>
          <w:szCs w:val="24"/>
        </w:rPr>
        <w:t>observacion_financiera</w:t>
      </w:r>
      <w:proofErr w:type="spellEnd"/>
      <w:r w:rsidRPr="00AC570A">
        <w:rPr>
          <w:rFonts w:cstheme="minorHAnsi"/>
          <w:szCs w:val="24"/>
        </w:rPr>
        <w:t>)</w:t>
      </w:r>
    </w:p>
    <w:p w14:paraId="0DAB2DF3"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B0E6B23"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ficha_cliente.id_ficha_cliente</w:t>
      </w:r>
      <w:proofErr w:type="spellEnd"/>
      <w:r w:rsidRPr="00AC570A">
        <w:rPr>
          <w:rFonts w:cstheme="minorHAnsi"/>
          <w:szCs w:val="24"/>
        </w:rPr>
        <w:t xml:space="preserve"> -&gt; </w:t>
      </w:r>
      <w:proofErr w:type="spellStart"/>
      <w:r w:rsidRPr="00AC570A">
        <w:rPr>
          <w:rFonts w:cstheme="minorHAnsi"/>
          <w:szCs w:val="24"/>
        </w:rPr>
        <w:t>proyecto_financiero.id_ficha_cliente</w:t>
      </w:r>
      <w:proofErr w:type="spellEnd"/>
    </w:p>
    <w:p w14:paraId="73310FD4"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nota_venta.id_nota_venta</w:t>
      </w:r>
      <w:proofErr w:type="spellEnd"/>
      <w:r w:rsidRPr="00AC570A">
        <w:rPr>
          <w:rFonts w:cstheme="minorHAnsi"/>
          <w:szCs w:val="24"/>
        </w:rPr>
        <w:t xml:space="preserve"> -&gt; </w:t>
      </w:r>
      <w:proofErr w:type="spellStart"/>
      <w:r w:rsidRPr="00AC570A">
        <w:rPr>
          <w:rFonts w:cstheme="minorHAnsi"/>
          <w:szCs w:val="24"/>
        </w:rPr>
        <w:t>proyecto_financiero.id_nota_venta</w:t>
      </w:r>
      <w:proofErr w:type="spellEnd"/>
    </w:p>
    <w:p w14:paraId="3C392A6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proyecto_terreno.id_proyecto_terreno</w:t>
      </w:r>
      <w:proofErr w:type="spellEnd"/>
      <w:r w:rsidRPr="00AC570A">
        <w:rPr>
          <w:rFonts w:cstheme="minorHAnsi"/>
          <w:szCs w:val="24"/>
        </w:rPr>
        <w:t xml:space="preserve"> -&gt; </w:t>
      </w:r>
      <w:proofErr w:type="spellStart"/>
      <w:r w:rsidRPr="00AC570A">
        <w:rPr>
          <w:rFonts w:cstheme="minorHAnsi"/>
          <w:szCs w:val="24"/>
        </w:rPr>
        <w:t>proyecto_financiero.id_proyecto_terreno</w:t>
      </w:r>
      <w:proofErr w:type="spellEnd"/>
      <w:r w:rsidRPr="00AC570A">
        <w:rPr>
          <w:rFonts w:cstheme="minorHAnsi"/>
          <w:szCs w:val="24"/>
        </w:rPr>
        <w:t xml:space="preserve"> (externa)</w:t>
      </w:r>
    </w:p>
    <w:p w14:paraId="781DA5E2" w14:textId="77777777" w:rsidR="00384247" w:rsidRPr="00AC570A" w:rsidRDefault="00384247" w:rsidP="00384247">
      <w:pPr>
        <w:spacing w:after="40" w:line="360" w:lineRule="auto"/>
        <w:jc w:val="both"/>
        <w:rPr>
          <w:rFonts w:cstheme="minorHAnsi"/>
          <w:szCs w:val="24"/>
        </w:rPr>
      </w:pPr>
      <w:r w:rsidRPr="00AC570A">
        <w:rPr>
          <w:rFonts w:cstheme="minorHAnsi"/>
          <w:szCs w:val="24"/>
        </w:rPr>
        <w:t>13. COSTO_PROYECTO</w:t>
      </w:r>
    </w:p>
    <w:p w14:paraId="2471CCD5"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COSTO_</w:t>
      </w:r>
      <w:proofErr w:type="gramStart"/>
      <w:r w:rsidRPr="00AC570A">
        <w:rPr>
          <w:rFonts w:cstheme="minorHAnsi"/>
          <w:szCs w:val="24"/>
        </w:rPr>
        <w:t>PROYECTO(</w:t>
      </w:r>
      <w:proofErr w:type="spellStart"/>
      <w:proofErr w:type="gramEnd"/>
      <w:r w:rsidRPr="00AC570A">
        <w:rPr>
          <w:rFonts w:cstheme="minorHAnsi"/>
          <w:szCs w:val="24"/>
          <w:u w:val="single"/>
        </w:rPr>
        <w:t>id_costo_proyecto</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rPr>
        <w:t>descripcion_costo</w:t>
      </w:r>
      <w:proofErr w:type="spellEnd"/>
      <w:r w:rsidRPr="00AC570A">
        <w:rPr>
          <w:rFonts w:cstheme="minorHAnsi"/>
          <w:szCs w:val="24"/>
        </w:rPr>
        <w:t xml:space="preserve">, </w:t>
      </w:r>
      <w:proofErr w:type="spellStart"/>
      <w:r w:rsidRPr="00AC570A">
        <w:rPr>
          <w:rFonts w:cstheme="minorHAnsi"/>
          <w:szCs w:val="24"/>
        </w:rPr>
        <w:t>categoria_costo</w:t>
      </w:r>
      <w:proofErr w:type="spellEnd"/>
      <w:r w:rsidRPr="00AC570A">
        <w:rPr>
          <w:rFonts w:cstheme="minorHAnsi"/>
          <w:szCs w:val="24"/>
        </w:rPr>
        <w:t xml:space="preserve">, </w:t>
      </w:r>
      <w:proofErr w:type="spellStart"/>
      <w:r w:rsidRPr="00AC570A">
        <w:rPr>
          <w:rFonts w:cstheme="minorHAnsi"/>
          <w:szCs w:val="24"/>
        </w:rPr>
        <w:t>monto_costo</w:t>
      </w:r>
      <w:proofErr w:type="spellEnd"/>
      <w:r w:rsidRPr="00AC570A">
        <w:rPr>
          <w:rFonts w:cstheme="minorHAnsi"/>
          <w:szCs w:val="24"/>
        </w:rPr>
        <w:t xml:space="preserve">, moneda, </w:t>
      </w:r>
      <w:proofErr w:type="spellStart"/>
      <w:r w:rsidRPr="00AC570A">
        <w:rPr>
          <w:rFonts w:cstheme="minorHAnsi"/>
          <w:szCs w:val="24"/>
        </w:rPr>
        <w:t>fecha_costo</w:t>
      </w:r>
      <w:proofErr w:type="spellEnd"/>
      <w:r w:rsidRPr="00AC570A">
        <w:rPr>
          <w:rFonts w:cstheme="minorHAnsi"/>
          <w:szCs w:val="24"/>
        </w:rPr>
        <w:t xml:space="preserve">, </w:t>
      </w:r>
      <w:proofErr w:type="spellStart"/>
      <w:r w:rsidRPr="00AC570A">
        <w:rPr>
          <w:rFonts w:cstheme="minorHAnsi"/>
          <w:szCs w:val="24"/>
        </w:rPr>
        <w:t>origen_costo</w:t>
      </w:r>
      <w:proofErr w:type="spellEnd"/>
      <w:r w:rsidRPr="00AC570A">
        <w:rPr>
          <w:rFonts w:cstheme="minorHAnsi"/>
          <w:szCs w:val="24"/>
        </w:rPr>
        <w:t xml:space="preserve">, </w:t>
      </w:r>
      <w:proofErr w:type="spellStart"/>
      <w:r w:rsidRPr="00AC570A">
        <w:rPr>
          <w:rFonts w:cstheme="minorHAnsi"/>
          <w:szCs w:val="24"/>
        </w:rPr>
        <w:t>estado_costo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CCBD96D"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361007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proyecto_financiero.id_proyecto_financiero</w:t>
      </w:r>
      <w:proofErr w:type="spellEnd"/>
      <w:r w:rsidRPr="00AC570A">
        <w:rPr>
          <w:rFonts w:cstheme="minorHAnsi"/>
          <w:szCs w:val="24"/>
        </w:rPr>
        <w:t xml:space="preserve"> -&gt; </w:t>
      </w:r>
      <w:proofErr w:type="spellStart"/>
      <w:r w:rsidRPr="00AC570A">
        <w:rPr>
          <w:rFonts w:cstheme="minorHAnsi"/>
          <w:szCs w:val="24"/>
        </w:rPr>
        <w:t>costo_proyecto.id_proyecto_financiero</w:t>
      </w:r>
      <w:proofErr w:type="spellEnd"/>
    </w:p>
    <w:p w14:paraId="6B5BB536" w14:textId="77777777" w:rsidR="00384247" w:rsidRPr="00AC570A" w:rsidRDefault="00384247" w:rsidP="00384247">
      <w:pPr>
        <w:spacing w:after="40" w:line="360" w:lineRule="auto"/>
        <w:jc w:val="both"/>
        <w:rPr>
          <w:rFonts w:cstheme="minorHAnsi"/>
          <w:szCs w:val="24"/>
        </w:rPr>
      </w:pPr>
      <w:r w:rsidRPr="00AC570A">
        <w:rPr>
          <w:rFonts w:cstheme="minorHAnsi"/>
          <w:szCs w:val="24"/>
        </w:rPr>
        <w:t>14. DETALLE_COSTO_PROYECTO_DOCUMENTO_PROVEEDOR</w:t>
      </w:r>
    </w:p>
    <w:p w14:paraId="3843CCAF"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DETALLE_COSTO_PROYECTO_DOCUMENTO_</w:t>
      </w:r>
      <w:proofErr w:type="gramStart"/>
      <w:r w:rsidRPr="00AC570A">
        <w:rPr>
          <w:rFonts w:cstheme="minorHAnsi"/>
          <w:szCs w:val="24"/>
        </w:rPr>
        <w:t>PROVEEDOR(</w:t>
      </w:r>
      <w:proofErr w:type="gramEnd"/>
      <w:r w:rsidRPr="00AC570A">
        <w:rPr>
          <w:rFonts w:cstheme="minorHAnsi"/>
          <w:szCs w:val="24"/>
          <w:u w:val="single"/>
        </w:rPr>
        <w:t>id_detalle_costo_proyecto_documento_proveedor</w:t>
      </w:r>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id_costo_proyecto</w:t>
      </w:r>
      <w:proofErr w:type="spellEnd"/>
      <w:r w:rsidRPr="00AC570A">
        <w:rPr>
          <w:rFonts w:cstheme="minorHAnsi"/>
          <w:szCs w:val="24"/>
        </w:rPr>
        <w:t xml:space="preserve">, </w:t>
      </w:r>
      <w:proofErr w:type="spellStart"/>
      <w:r w:rsidRPr="00AC570A">
        <w:rPr>
          <w:rFonts w:cstheme="minorHAnsi"/>
          <w:szCs w:val="24"/>
        </w:rPr>
        <w:t>monto_imputado</w:t>
      </w:r>
      <w:proofErr w:type="spellEnd"/>
      <w:r w:rsidRPr="00AC570A">
        <w:rPr>
          <w:rFonts w:cstheme="minorHAnsi"/>
          <w:szCs w:val="24"/>
        </w:rPr>
        <w:t xml:space="preserve">, </w:t>
      </w:r>
      <w:proofErr w:type="spellStart"/>
      <w:r w:rsidRPr="00AC570A">
        <w:rPr>
          <w:rFonts w:cstheme="minorHAnsi"/>
          <w:szCs w:val="24"/>
        </w:rPr>
        <w:t>porcentaje_imputado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C1016FD"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304EB157"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documento_compra_proveedor.id_documento_compra_proveedor</w:t>
      </w:r>
      <w:proofErr w:type="spellEnd"/>
      <w:r w:rsidRPr="00AC570A">
        <w:rPr>
          <w:rFonts w:cstheme="minorHAnsi"/>
          <w:szCs w:val="24"/>
        </w:rPr>
        <w:t xml:space="preserve"> -&gt; detalle_costo_proyecto_documento_proveedor.id_documento_compra_proveedor</w:t>
      </w:r>
    </w:p>
    <w:p w14:paraId="55F630BE"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costo_proyecto.id_costo_proyecto</w:t>
      </w:r>
      <w:proofErr w:type="spellEnd"/>
      <w:r w:rsidRPr="00AC570A">
        <w:rPr>
          <w:rFonts w:cstheme="minorHAnsi"/>
          <w:szCs w:val="24"/>
        </w:rPr>
        <w:t xml:space="preserve"> -&gt; </w:t>
      </w:r>
      <w:proofErr w:type="spellStart"/>
      <w:r w:rsidRPr="00AC570A">
        <w:rPr>
          <w:rFonts w:cstheme="minorHAnsi"/>
          <w:szCs w:val="24"/>
        </w:rPr>
        <w:t>detalle_costo_proyecto_documento_proveedor.id_costo_proyecto</w:t>
      </w:r>
      <w:proofErr w:type="spellEnd"/>
    </w:p>
    <w:p w14:paraId="60B8D691" w14:textId="77777777" w:rsidR="00384247" w:rsidRPr="00AC570A" w:rsidRDefault="00384247" w:rsidP="00384247">
      <w:pPr>
        <w:spacing w:after="40" w:line="360" w:lineRule="auto"/>
        <w:jc w:val="both"/>
        <w:rPr>
          <w:rFonts w:cstheme="minorHAnsi"/>
          <w:szCs w:val="24"/>
        </w:rPr>
      </w:pPr>
      <w:r w:rsidRPr="00AC570A">
        <w:rPr>
          <w:rFonts w:cstheme="minorHAnsi"/>
          <w:szCs w:val="24"/>
        </w:rPr>
        <w:t>15. PROVEEDOR</w:t>
      </w:r>
    </w:p>
    <w:p w14:paraId="2E0C67F2"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PROVEEDOR(</w:t>
      </w:r>
      <w:proofErr w:type="spellStart"/>
      <w:proofErr w:type="gramEnd"/>
      <w:r w:rsidRPr="00AC570A">
        <w:rPr>
          <w:rFonts w:cstheme="minorHAnsi"/>
          <w:szCs w:val="24"/>
          <w:u w:val="single"/>
        </w:rPr>
        <w:t>id_proveedor</w:t>
      </w:r>
      <w:proofErr w:type="spellEnd"/>
      <w:r w:rsidRPr="00AC570A">
        <w:rPr>
          <w:rFonts w:cstheme="minorHAnsi"/>
          <w:szCs w:val="24"/>
        </w:rPr>
        <w:t xml:space="preserve">, </w:t>
      </w:r>
      <w:proofErr w:type="spellStart"/>
      <w:r w:rsidRPr="00AC570A">
        <w:rPr>
          <w:rFonts w:cstheme="minorHAnsi"/>
          <w:szCs w:val="24"/>
        </w:rPr>
        <w:t>identificador_tributario</w:t>
      </w:r>
      <w:proofErr w:type="spellEnd"/>
      <w:r w:rsidRPr="00AC570A">
        <w:rPr>
          <w:rFonts w:cstheme="minorHAnsi"/>
          <w:szCs w:val="24"/>
        </w:rPr>
        <w:t xml:space="preserve">, </w:t>
      </w:r>
      <w:proofErr w:type="spellStart"/>
      <w:r w:rsidRPr="00AC570A">
        <w:rPr>
          <w:rFonts w:cstheme="minorHAnsi"/>
          <w:szCs w:val="24"/>
        </w:rPr>
        <w:t>tipo_identificador</w:t>
      </w:r>
      <w:proofErr w:type="spellEnd"/>
      <w:r w:rsidRPr="00AC570A">
        <w:rPr>
          <w:rFonts w:cstheme="minorHAnsi"/>
          <w:szCs w:val="24"/>
        </w:rPr>
        <w:t xml:space="preserve">, </w:t>
      </w:r>
      <w:proofErr w:type="spellStart"/>
      <w:r w:rsidRPr="00AC570A">
        <w:rPr>
          <w:rFonts w:cstheme="minorHAnsi"/>
          <w:szCs w:val="24"/>
        </w:rPr>
        <w:t>nombre_razon_social</w:t>
      </w:r>
      <w:proofErr w:type="spellEnd"/>
      <w:r w:rsidRPr="00AC570A">
        <w:rPr>
          <w:rFonts w:cstheme="minorHAnsi"/>
          <w:szCs w:val="24"/>
        </w:rPr>
        <w:t xml:space="preserve">, </w:t>
      </w:r>
      <w:proofErr w:type="spellStart"/>
      <w:r w:rsidRPr="00AC570A">
        <w:rPr>
          <w:rFonts w:cstheme="minorHAnsi"/>
          <w:szCs w:val="24"/>
        </w:rPr>
        <w:t>pais_origen</w:t>
      </w:r>
      <w:proofErr w:type="spellEnd"/>
      <w:r w:rsidRPr="00AC570A">
        <w:rPr>
          <w:rFonts w:cstheme="minorHAnsi"/>
          <w:szCs w:val="24"/>
        </w:rPr>
        <w:t xml:space="preserve">, </w:t>
      </w:r>
      <w:proofErr w:type="spellStart"/>
      <w:r w:rsidRPr="00AC570A">
        <w:rPr>
          <w:rFonts w:cstheme="minorHAnsi"/>
          <w:szCs w:val="24"/>
        </w:rPr>
        <w:t>nacionalidad_origen</w:t>
      </w:r>
      <w:proofErr w:type="spellEnd"/>
      <w:r w:rsidRPr="00AC570A">
        <w:rPr>
          <w:rFonts w:cstheme="minorHAnsi"/>
          <w:szCs w:val="24"/>
        </w:rPr>
        <w:t xml:space="preserve">, </w:t>
      </w:r>
      <w:proofErr w:type="spellStart"/>
      <w:r w:rsidRPr="00AC570A">
        <w:rPr>
          <w:rFonts w:cstheme="minorHAnsi"/>
          <w:szCs w:val="24"/>
        </w:rPr>
        <w:t>contacto_proveedor</w:t>
      </w:r>
      <w:proofErr w:type="spellEnd"/>
      <w:r w:rsidRPr="00AC570A">
        <w:rPr>
          <w:rFonts w:cstheme="minorHAnsi"/>
          <w:szCs w:val="24"/>
        </w:rPr>
        <w:t xml:space="preserve">, </w:t>
      </w:r>
      <w:proofErr w:type="spellStart"/>
      <w:r w:rsidRPr="00AC570A">
        <w:rPr>
          <w:rFonts w:cstheme="minorHAnsi"/>
          <w:szCs w:val="24"/>
        </w:rPr>
        <w:t>correo_proveedor</w:t>
      </w:r>
      <w:proofErr w:type="spellEnd"/>
      <w:r w:rsidRPr="00AC570A">
        <w:rPr>
          <w:rFonts w:cstheme="minorHAnsi"/>
          <w:szCs w:val="24"/>
        </w:rPr>
        <w:t xml:space="preserve">, </w:t>
      </w:r>
      <w:proofErr w:type="spellStart"/>
      <w:r w:rsidRPr="00AC570A">
        <w:rPr>
          <w:rFonts w:cstheme="minorHAnsi"/>
          <w:szCs w:val="24"/>
        </w:rPr>
        <w:t>telefono_proveedor</w:t>
      </w:r>
      <w:proofErr w:type="spellEnd"/>
      <w:r w:rsidRPr="00AC570A">
        <w:rPr>
          <w:rFonts w:cstheme="minorHAnsi"/>
          <w:szCs w:val="24"/>
        </w:rPr>
        <w:t xml:space="preserve">, </w:t>
      </w:r>
      <w:proofErr w:type="spellStart"/>
      <w:r w:rsidRPr="00AC570A">
        <w:rPr>
          <w:rFonts w:cstheme="minorHAnsi"/>
          <w:szCs w:val="24"/>
        </w:rPr>
        <w:t>direccion_proveedor</w:t>
      </w:r>
      <w:proofErr w:type="spellEnd"/>
      <w:r w:rsidRPr="00AC570A">
        <w:rPr>
          <w:rFonts w:cstheme="minorHAnsi"/>
          <w:szCs w:val="24"/>
        </w:rPr>
        <w:t xml:space="preserve">, </w:t>
      </w:r>
      <w:proofErr w:type="spellStart"/>
      <w:r w:rsidRPr="00AC570A">
        <w:rPr>
          <w:rFonts w:cstheme="minorHAnsi"/>
          <w:szCs w:val="24"/>
        </w:rPr>
        <w:t>moneda_preferente</w:t>
      </w:r>
      <w:proofErr w:type="spellEnd"/>
      <w:r w:rsidRPr="00AC570A">
        <w:rPr>
          <w:rFonts w:cstheme="minorHAnsi"/>
          <w:szCs w:val="24"/>
        </w:rPr>
        <w:t xml:space="preserve">, </w:t>
      </w:r>
      <w:proofErr w:type="spellStart"/>
      <w:r w:rsidRPr="00AC570A">
        <w:rPr>
          <w:rFonts w:cstheme="minorHAnsi"/>
          <w:szCs w:val="24"/>
        </w:rPr>
        <w:t>estado_proveedor</w:t>
      </w:r>
      <w:proofErr w:type="spellEnd"/>
      <w:r w:rsidRPr="00AC570A">
        <w:rPr>
          <w:rFonts w:cstheme="minorHAnsi"/>
          <w:szCs w:val="24"/>
        </w:rPr>
        <w:t xml:space="preserve">, </w:t>
      </w:r>
      <w:proofErr w:type="spellStart"/>
      <w:r w:rsidRPr="00AC570A">
        <w:rPr>
          <w:rFonts w:cstheme="minorHAnsi"/>
          <w:szCs w:val="24"/>
        </w:rPr>
        <w:t>fecha_registro</w:t>
      </w:r>
      <w:proofErr w:type="spellEnd"/>
      <w:r w:rsidRPr="00AC570A">
        <w:rPr>
          <w:rFonts w:cstheme="minorHAnsi"/>
          <w:szCs w:val="24"/>
        </w:rPr>
        <w:t>)</w:t>
      </w:r>
    </w:p>
    <w:p w14:paraId="2CFC7EA4"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el MR preliminar.</w:t>
      </w:r>
    </w:p>
    <w:p w14:paraId="6D93173E" w14:textId="77777777" w:rsidR="00384247" w:rsidRPr="00AC570A" w:rsidRDefault="00384247" w:rsidP="00384247">
      <w:pPr>
        <w:spacing w:after="40" w:line="360" w:lineRule="auto"/>
        <w:jc w:val="both"/>
        <w:rPr>
          <w:rFonts w:cstheme="minorHAnsi"/>
          <w:szCs w:val="24"/>
        </w:rPr>
      </w:pPr>
      <w:r w:rsidRPr="00AC570A">
        <w:rPr>
          <w:rFonts w:cstheme="minorHAnsi"/>
          <w:szCs w:val="24"/>
        </w:rPr>
        <w:t>16. DOCUMENTO_COMPRA_PROVEEDOR</w:t>
      </w:r>
    </w:p>
    <w:p w14:paraId="3EEF922B"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DOCUMENTO_COMPRA_</w:t>
      </w:r>
      <w:proofErr w:type="gramStart"/>
      <w:r w:rsidRPr="00AC570A">
        <w:rPr>
          <w:rFonts w:cstheme="minorHAnsi"/>
          <w:szCs w:val="24"/>
        </w:rPr>
        <w:t>PROVEEDOR(</w:t>
      </w:r>
      <w:proofErr w:type="spellStart"/>
      <w:proofErr w:type="gramEnd"/>
      <w:r w:rsidRPr="00AC570A">
        <w:rPr>
          <w:rFonts w:cstheme="minorHAnsi"/>
          <w:szCs w:val="24"/>
          <w:u w:val="single"/>
        </w:rPr>
        <w:t>id_documento_compra_proveedor</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tipo_documento</w:t>
      </w:r>
      <w:proofErr w:type="spellEnd"/>
      <w:r w:rsidRPr="00AC570A">
        <w:rPr>
          <w:rFonts w:cstheme="minorHAnsi"/>
          <w:szCs w:val="24"/>
        </w:rPr>
        <w:t xml:space="preserve">, </w:t>
      </w:r>
      <w:proofErr w:type="spellStart"/>
      <w:r w:rsidRPr="00AC570A">
        <w:rPr>
          <w:rFonts w:cstheme="minorHAnsi"/>
          <w:szCs w:val="24"/>
        </w:rPr>
        <w:t>numero_documento</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fecha_tipo_cambio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estado_documento</w:t>
      </w:r>
      <w:proofErr w:type="spellEnd"/>
      <w:r w:rsidRPr="00AC570A">
        <w:rPr>
          <w:rFonts w:cstheme="minorHAnsi"/>
          <w:szCs w:val="24"/>
        </w:rPr>
        <w:t xml:space="preserve">, </w:t>
      </w:r>
      <w:proofErr w:type="spellStart"/>
      <w:r w:rsidRPr="00AC570A">
        <w:rPr>
          <w:rFonts w:cstheme="minorHAnsi"/>
          <w:szCs w:val="24"/>
        </w:rPr>
        <w:t>respaldo_documento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7C76426"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759C83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proveedor.id_proveedor</w:t>
      </w:r>
      <w:proofErr w:type="spellEnd"/>
      <w:r w:rsidRPr="00AC570A">
        <w:rPr>
          <w:rFonts w:cstheme="minorHAnsi"/>
          <w:szCs w:val="24"/>
        </w:rPr>
        <w:t xml:space="preserve"> -&gt; </w:t>
      </w:r>
      <w:proofErr w:type="spellStart"/>
      <w:r w:rsidRPr="00AC570A">
        <w:rPr>
          <w:rFonts w:cstheme="minorHAnsi"/>
          <w:szCs w:val="24"/>
        </w:rPr>
        <w:t>documento_compra_proveedor.id_proveedor</w:t>
      </w:r>
      <w:proofErr w:type="spellEnd"/>
    </w:p>
    <w:p w14:paraId="1A61D718"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17. DETALLE_DOCUMENTO_COMPRA_PROVEEDOR</w:t>
      </w:r>
    </w:p>
    <w:p w14:paraId="36857EA6"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DETALLE_DOCUMENTO_COMPRA_</w:t>
      </w:r>
      <w:proofErr w:type="gramStart"/>
      <w:r w:rsidRPr="00AC570A">
        <w:rPr>
          <w:rFonts w:cstheme="minorHAnsi"/>
          <w:szCs w:val="24"/>
        </w:rPr>
        <w:t>PROVEEDOR(</w:t>
      </w:r>
      <w:proofErr w:type="gramEnd"/>
      <w:r w:rsidRPr="00AC570A">
        <w:rPr>
          <w:rFonts w:cstheme="minorHAnsi"/>
          <w:szCs w:val="24"/>
          <w:u w:val="single"/>
        </w:rPr>
        <w:t>id_detalle_documento_compra_proveedor</w:t>
      </w:r>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id_historial_precio_material</w:t>
      </w:r>
      <w:proofErr w:type="spellEnd"/>
      <w:r w:rsidRPr="00AC570A">
        <w:rPr>
          <w:rFonts w:cstheme="minorHAnsi"/>
          <w:szCs w:val="24"/>
        </w:rPr>
        <w:t xml:space="preserve">, </w:t>
      </w:r>
      <w:proofErr w:type="spellStart"/>
      <w:r w:rsidRPr="00AC570A">
        <w:rPr>
          <w:rFonts w:cstheme="minorHAnsi"/>
          <w:szCs w:val="24"/>
        </w:rPr>
        <w:t>cantidad_material</w:t>
      </w:r>
      <w:proofErr w:type="spellEnd"/>
      <w:r w:rsidRPr="00AC570A">
        <w:rPr>
          <w:rFonts w:cstheme="minorHAnsi"/>
          <w:szCs w:val="24"/>
        </w:rPr>
        <w:t xml:space="preserve">, </w:t>
      </w:r>
      <w:proofErr w:type="spellStart"/>
      <w:r w:rsidRPr="00AC570A">
        <w:rPr>
          <w:rFonts w:cstheme="minorHAnsi"/>
          <w:szCs w:val="24"/>
        </w:rPr>
        <w:t>unidad_medida</w:t>
      </w:r>
      <w:proofErr w:type="spellEnd"/>
      <w:r w:rsidRPr="00AC570A">
        <w:rPr>
          <w:rFonts w:cstheme="minorHAnsi"/>
          <w:szCs w:val="24"/>
        </w:rPr>
        <w:t xml:space="preserve">, </w:t>
      </w:r>
      <w:proofErr w:type="spellStart"/>
      <w:r w:rsidRPr="00AC570A">
        <w:rPr>
          <w:rFonts w:cstheme="minorHAnsi"/>
          <w:szCs w:val="24"/>
        </w:rPr>
        <w:t>precio_unitario_documento</w:t>
      </w:r>
      <w:proofErr w:type="spellEnd"/>
      <w:r w:rsidRPr="00AC570A">
        <w:rPr>
          <w:rFonts w:cstheme="minorHAnsi"/>
          <w:szCs w:val="24"/>
        </w:rPr>
        <w:t xml:space="preserve">, </w:t>
      </w:r>
      <w:proofErr w:type="spellStart"/>
      <w:r w:rsidRPr="00AC570A">
        <w:rPr>
          <w:rFonts w:cstheme="minorHAnsi"/>
          <w:szCs w:val="24"/>
        </w:rPr>
        <w:t>subtotal_linea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A58725C"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E27F4E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documento_compra_proveedor.id_documento_compra_proveedor</w:t>
      </w:r>
      <w:proofErr w:type="spellEnd"/>
      <w:r w:rsidRPr="00AC570A">
        <w:rPr>
          <w:rFonts w:cstheme="minorHAnsi"/>
          <w:szCs w:val="24"/>
        </w:rPr>
        <w:t xml:space="preserve"> -&gt; detalle_documento_compra_proveedor.id_documento_compra_proveedor</w:t>
      </w:r>
    </w:p>
    <w:p w14:paraId="0DEB5F0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historial_precio_material.id_historial_precio_material</w:t>
      </w:r>
      <w:proofErr w:type="spellEnd"/>
      <w:r w:rsidRPr="00AC570A">
        <w:rPr>
          <w:rFonts w:cstheme="minorHAnsi"/>
          <w:szCs w:val="24"/>
        </w:rPr>
        <w:t xml:space="preserve"> -&gt; </w:t>
      </w:r>
      <w:proofErr w:type="spellStart"/>
      <w:r w:rsidRPr="00AC570A">
        <w:rPr>
          <w:rFonts w:cstheme="minorHAnsi"/>
          <w:szCs w:val="24"/>
        </w:rPr>
        <w:t>detalle_documento_compra_proveedor.id_historial_precio_material</w:t>
      </w:r>
      <w:proofErr w:type="spellEnd"/>
    </w:p>
    <w:p w14:paraId="19A9FF17" w14:textId="77777777" w:rsidR="00384247" w:rsidRPr="00AC570A" w:rsidRDefault="00384247" w:rsidP="00384247">
      <w:pPr>
        <w:spacing w:after="40" w:line="360" w:lineRule="auto"/>
        <w:jc w:val="both"/>
        <w:rPr>
          <w:rFonts w:cstheme="minorHAnsi"/>
          <w:szCs w:val="24"/>
        </w:rPr>
      </w:pPr>
      <w:r w:rsidRPr="00AC570A">
        <w:rPr>
          <w:rFonts w:cstheme="minorHAnsi"/>
          <w:szCs w:val="24"/>
        </w:rPr>
        <w:t>18. PAGO_PROVEEDOR</w:t>
      </w:r>
    </w:p>
    <w:p w14:paraId="29ABE3E2" w14:textId="77777777" w:rsidR="00384247" w:rsidRPr="00AC570A" w:rsidRDefault="00384247" w:rsidP="00384247">
      <w:pPr>
        <w:spacing w:after="40" w:line="360" w:lineRule="auto"/>
        <w:jc w:val="both"/>
        <w:rPr>
          <w:rFonts w:cstheme="minorHAnsi"/>
          <w:szCs w:val="24"/>
        </w:rPr>
      </w:pPr>
      <w:r w:rsidRPr="00AC570A">
        <w:rPr>
          <w:rFonts w:cstheme="minorHAnsi"/>
          <w:szCs w:val="24"/>
        </w:rPr>
        <w:t>PAGO_</w:t>
      </w:r>
      <w:proofErr w:type="gramStart"/>
      <w:r w:rsidRPr="00AC570A">
        <w:rPr>
          <w:rFonts w:cstheme="minorHAnsi"/>
          <w:szCs w:val="24"/>
        </w:rPr>
        <w:t>PROVEEDOR(</w:t>
      </w:r>
      <w:proofErr w:type="spellStart"/>
      <w:proofErr w:type="gramEnd"/>
      <w:r w:rsidRPr="00AC570A">
        <w:rPr>
          <w:rFonts w:cstheme="minorHAnsi"/>
          <w:szCs w:val="24"/>
          <w:u w:val="single"/>
        </w:rPr>
        <w:t>id_pago_proveedor</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fecha_pago</w:t>
      </w:r>
      <w:proofErr w:type="spellEnd"/>
      <w:r w:rsidRPr="00AC570A">
        <w:rPr>
          <w:rFonts w:cstheme="minorHAnsi"/>
          <w:szCs w:val="24"/>
        </w:rPr>
        <w:t xml:space="preserve">, </w:t>
      </w:r>
      <w:proofErr w:type="spellStart"/>
      <w:r w:rsidRPr="00AC570A">
        <w:rPr>
          <w:rFonts w:cstheme="minorHAnsi"/>
          <w:szCs w:val="24"/>
        </w:rPr>
        <w:t>monto_pago</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medio_pago</w:t>
      </w:r>
      <w:proofErr w:type="spellEnd"/>
      <w:r w:rsidRPr="00AC570A">
        <w:rPr>
          <w:rFonts w:cstheme="minorHAnsi"/>
          <w:szCs w:val="24"/>
        </w:rPr>
        <w:t xml:space="preserve">, </w:t>
      </w:r>
      <w:proofErr w:type="spellStart"/>
      <w:r w:rsidRPr="00AC570A">
        <w:rPr>
          <w:rFonts w:cstheme="minorHAnsi"/>
          <w:szCs w:val="24"/>
        </w:rPr>
        <w:t>estado_pago</w:t>
      </w:r>
      <w:proofErr w:type="spellEnd"/>
      <w:r w:rsidRPr="00AC570A">
        <w:rPr>
          <w:rFonts w:cstheme="minorHAnsi"/>
          <w:szCs w:val="24"/>
        </w:rPr>
        <w:t xml:space="preserve">, </w:t>
      </w:r>
      <w:proofErr w:type="spellStart"/>
      <w:r w:rsidRPr="00AC570A">
        <w:rPr>
          <w:rFonts w:cstheme="minorHAnsi"/>
          <w:szCs w:val="24"/>
        </w:rPr>
        <w:t>comprobante_pago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252165D"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230CFA4"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proveedor.id_proveedor</w:t>
      </w:r>
      <w:proofErr w:type="spellEnd"/>
      <w:r w:rsidRPr="00AC570A">
        <w:rPr>
          <w:rFonts w:cstheme="minorHAnsi"/>
          <w:szCs w:val="24"/>
        </w:rPr>
        <w:t xml:space="preserve"> -&gt; </w:t>
      </w:r>
      <w:proofErr w:type="spellStart"/>
      <w:r w:rsidRPr="00AC570A">
        <w:rPr>
          <w:rFonts w:cstheme="minorHAnsi"/>
          <w:szCs w:val="24"/>
        </w:rPr>
        <w:t>pago_proveedor.id_proveedor</w:t>
      </w:r>
      <w:proofErr w:type="spellEnd"/>
    </w:p>
    <w:p w14:paraId="059AA8F6" w14:textId="77777777" w:rsidR="00384247" w:rsidRPr="00AC570A" w:rsidRDefault="00384247" w:rsidP="00384247">
      <w:pPr>
        <w:spacing w:after="40" w:line="360" w:lineRule="auto"/>
        <w:jc w:val="both"/>
        <w:rPr>
          <w:rFonts w:cstheme="minorHAnsi"/>
          <w:szCs w:val="24"/>
        </w:rPr>
      </w:pPr>
      <w:r w:rsidRPr="00AC570A">
        <w:rPr>
          <w:rFonts w:cstheme="minorHAnsi"/>
          <w:szCs w:val="24"/>
        </w:rPr>
        <w:t>19. ASIGNACION_PAGO_PROVEEDOR</w:t>
      </w:r>
    </w:p>
    <w:p w14:paraId="1950ABCD"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w:t>
      </w:r>
      <w:proofErr w:type="gramStart"/>
      <w:r w:rsidRPr="00AC570A">
        <w:rPr>
          <w:rFonts w:cstheme="minorHAnsi"/>
          <w:szCs w:val="24"/>
        </w:rPr>
        <w:t>PROVEEDOR(</w:t>
      </w:r>
      <w:proofErr w:type="spellStart"/>
      <w:proofErr w:type="gramEnd"/>
      <w:r w:rsidRPr="00AC570A">
        <w:rPr>
          <w:rFonts w:cstheme="minorHAnsi"/>
          <w:szCs w:val="24"/>
          <w:u w:val="single"/>
        </w:rPr>
        <w:t>id_asignacion_pago_proveedor</w:t>
      </w:r>
      <w:proofErr w:type="spellEnd"/>
      <w:r w:rsidRPr="00AC570A">
        <w:rPr>
          <w:rFonts w:cstheme="minorHAnsi"/>
          <w:szCs w:val="24"/>
        </w:rPr>
        <w:t xml:space="preserve">, </w:t>
      </w:r>
      <w:proofErr w:type="spellStart"/>
      <w:r w:rsidRPr="00AC570A">
        <w:rPr>
          <w:rFonts w:cstheme="minorHAnsi"/>
          <w:szCs w:val="24"/>
          <w:u w:val="dash"/>
        </w:rPr>
        <w:t>id_pago_proveedor</w:t>
      </w:r>
      <w:proofErr w:type="spellEnd"/>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rPr>
        <w:t>monto_asignado</w:t>
      </w:r>
      <w:proofErr w:type="spellEnd"/>
      <w:r w:rsidRPr="00AC570A">
        <w:rPr>
          <w:rFonts w:cstheme="minorHAnsi"/>
          <w:szCs w:val="24"/>
        </w:rPr>
        <w:t xml:space="preserve">, </w:t>
      </w:r>
      <w:proofErr w:type="spellStart"/>
      <w:r w:rsidRPr="00AC570A">
        <w:rPr>
          <w:rFonts w:cstheme="minorHAnsi"/>
          <w:szCs w:val="24"/>
        </w:rPr>
        <w:t>fecha_asignacion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6DBA76C"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3B2ACCD"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pago_proveedor.id_pago_proveedor</w:t>
      </w:r>
      <w:proofErr w:type="spellEnd"/>
      <w:r w:rsidRPr="00AC570A">
        <w:rPr>
          <w:rFonts w:cstheme="minorHAnsi"/>
          <w:szCs w:val="24"/>
        </w:rPr>
        <w:t xml:space="preserve"> -&gt; </w:t>
      </w:r>
      <w:proofErr w:type="spellStart"/>
      <w:r w:rsidRPr="00AC570A">
        <w:rPr>
          <w:rFonts w:cstheme="minorHAnsi"/>
          <w:szCs w:val="24"/>
        </w:rPr>
        <w:t>asignacion_pago_proveedor.id_pago_proveedor</w:t>
      </w:r>
      <w:proofErr w:type="spellEnd"/>
    </w:p>
    <w:p w14:paraId="289C3B1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documento_compra_proveedor.id_documento_compra_proveedor</w:t>
      </w:r>
      <w:proofErr w:type="spellEnd"/>
      <w:r w:rsidRPr="00AC570A">
        <w:rPr>
          <w:rFonts w:cstheme="minorHAnsi"/>
          <w:szCs w:val="24"/>
        </w:rPr>
        <w:t xml:space="preserve"> -&gt; </w:t>
      </w:r>
      <w:proofErr w:type="spellStart"/>
      <w:r w:rsidRPr="00AC570A">
        <w:rPr>
          <w:rFonts w:cstheme="minorHAnsi"/>
          <w:szCs w:val="24"/>
        </w:rPr>
        <w:t>asignacion_pago_proveedor.id_documento_compra_proveedor</w:t>
      </w:r>
      <w:proofErr w:type="spellEnd"/>
    </w:p>
    <w:p w14:paraId="0C94D77A" w14:textId="77777777" w:rsidR="00384247" w:rsidRPr="00AC570A" w:rsidRDefault="00384247" w:rsidP="00384247">
      <w:pPr>
        <w:spacing w:after="40" w:line="360" w:lineRule="auto"/>
        <w:jc w:val="both"/>
        <w:rPr>
          <w:rFonts w:cstheme="minorHAnsi"/>
          <w:szCs w:val="24"/>
        </w:rPr>
      </w:pPr>
      <w:r w:rsidRPr="00AC570A">
        <w:rPr>
          <w:rFonts w:cstheme="minorHAnsi"/>
          <w:szCs w:val="24"/>
        </w:rPr>
        <w:t>20. GASTO_CAJA_CHICA</w:t>
      </w:r>
    </w:p>
    <w:p w14:paraId="451B142C"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GASTO_CAJA_</w:t>
      </w:r>
      <w:proofErr w:type="gramStart"/>
      <w:r w:rsidRPr="00AC570A">
        <w:rPr>
          <w:rFonts w:cstheme="minorHAnsi"/>
          <w:szCs w:val="24"/>
        </w:rPr>
        <w:t>CHICA(</w:t>
      </w:r>
      <w:proofErr w:type="spellStart"/>
      <w:proofErr w:type="gramEnd"/>
      <w:r w:rsidRPr="00AC570A">
        <w:rPr>
          <w:rFonts w:cstheme="minorHAnsi"/>
          <w:szCs w:val="24"/>
          <w:u w:val="single"/>
        </w:rPr>
        <w:t>id_gasto_caja_chica</w:t>
      </w:r>
      <w:proofErr w:type="spellEnd"/>
      <w:r w:rsidRPr="00AC570A">
        <w:rPr>
          <w:rFonts w:cstheme="minorHAnsi"/>
          <w:szCs w:val="24"/>
        </w:rPr>
        <w:t xml:space="preserve">, </w:t>
      </w:r>
      <w:proofErr w:type="spellStart"/>
      <w:r w:rsidRPr="00AC570A">
        <w:rPr>
          <w:rFonts w:cstheme="minorHAnsi"/>
          <w:szCs w:val="24"/>
        </w:rPr>
        <w:t>fecha_gasto</w:t>
      </w:r>
      <w:proofErr w:type="spellEnd"/>
      <w:r w:rsidRPr="00AC570A">
        <w:rPr>
          <w:rFonts w:cstheme="minorHAnsi"/>
          <w:szCs w:val="24"/>
        </w:rPr>
        <w:t xml:space="preserve">, </w:t>
      </w:r>
      <w:proofErr w:type="spellStart"/>
      <w:r w:rsidRPr="00AC570A">
        <w:rPr>
          <w:rFonts w:cstheme="minorHAnsi"/>
          <w:szCs w:val="24"/>
        </w:rPr>
        <w:t>monto_gasto</w:t>
      </w:r>
      <w:proofErr w:type="spellEnd"/>
      <w:r w:rsidRPr="00AC570A">
        <w:rPr>
          <w:rFonts w:cstheme="minorHAnsi"/>
          <w:szCs w:val="24"/>
        </w:rPr>
        <w:t xml:space="preserve">, </w:t>
      </w:r>
      <w:proofErr w:type="spellStart"/>
      <w:r w:rsidRPr="00AC570A">
        <w:rPr>
          <w:rFonts w:cstheme="minorHAnsi"/>
          <w:szCs w:val="24"/>
        </w:rPr>
        <w:t>descripcion_gasto</w:t>
      </w:r>
      <w:proofErr w:type="spellEnd"/>
      <w:r w:rsidRPr="00AC570A">
        <w:rPr>
          <w:rFonts w:cstheme="minorHAnsi"/>
          <w:szCs w:val="24"/>
        </w:rPr>
        <w:t xml:space="preserve">, </w:t>
      </w:r>
      <w:proofErr w:type="spellStart"/>
      <w:r w:rsidRPr="00AC570A">
        <w:rPr>
          <w:rFonts w:cstheme="minorHAnsi"/>
          <w:szCs w:val="24"/>
        </w:rPr>
        <w:t>motivo_gasto</w:t>
      </w:r>
      <w:proofErr w:type="spellEnd"/>
      <w:r w:rsidRPr="00AC570A">
        <w:rPr>
          <w:rFonts w:cstheme="minorHAnsi"/>
          <w:szCs w:val="24"/>
        </w:rPr>
        <w:t xml:space="preserve">, </w:t>
      </w:r>
      <w:proofErr w:type="spellStart"/>
      <w:r w:rsidRPr="00AC570A">
        <w:rPr>
          <w:rFonts w:cstheme="minorHAnsi"/>
          <w:szCs w:val="24"/>
        </w:rPr>
        <w:t>categoria_gasto</w:t>
      </w:r>
      <w:proofErr w:type="spellEnd"/>
      <w:r w:rsidRPr="00AC570A">
        <w:rPr>
          <w:rFonts w:cstheme="minorHAnsi"/>
          <w:szCs w:val="24"/>
        </w:rPr>
        <w:t xml:space="preserve">, </w:t>
      </w:r>
      <w:proofErr w:type="spellStart"/>
      <w:r w:rsidRPr="00AC570A">
        <w:rPr>
          <w:rFonts w:cstheme="minorHAnsi"/>
          <w:szCs w:val="24"/>
        </w:rPr>
        <w:t>responsable_gasto</w:t>
      </w:r>
      <w:proofErr w:type="spellEnd"/>
      <w:r w:rsidRPr="00AC570A">
        <w:rPr>
          <w:rFonts w:cstheme="minorHAnsi"/>
          <w:szCs w:val="24"/>
        </w:rPr>
        <w:t xml:space="preserve">, </w:t>
      </w:r>
      <w:proofErr w:type="spellStart"/>
      <w:r w:rsidRPr="00AC570A">
        <w:rPr>
          <w:rFonts w:cstheme="minorHAnsi"/>
          <w:szCs w:val="24"/>
        </w:rPr>
        <w:t>respaldo_gasto</w:t>
      </w:r>
      <w:proofErr w:type="spellEnd"/>
      <w:r w:rsidRPr="00AC570A">
        <w:rPr>
          <w:rFonts w:cstheme="minorHAnsi"/>
          <w:szCs w:val="24"/>
        </w:rPr>
        <w:t xml:space="preserve">, </w:t>
      </w:r>
      <w:proofErr w:type="spellStart"/>
      <w:r w:rsidRPr="00AC570A">
        <w:rPr>
          <w:rFonts w:cstheme="minorHAnsi"/>
          <w:szCs w:val="24"/>
        </w:rPr>
        <w:t>estado_validacion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AE1C64F"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el MR preliminar.</w:t>
      </w:r>
    </w:p>
    <w:p w14:paraId="028194E0" w14:textId="77777777" w:rsidR="00384247" w:rsidRPr="00AC570A" w:rsidRDefault="00384247" w:rsidP="00384247">
      <w:pPr>
        <w:spacing w:after="40" w:line="360" w:lineRule="auto"/>
        <w:jc w:val="both"/>
        <w:rPr>
          <w:rFonts w:cstheme="minorHAnsi"/>
          <w:szCs w:val="24"/>
        </w:rPr>
      </w:pPr>
      <w:r w:rsidRPr="00AC570A">
        <w:rPr>
          <w:rFonts w:cstheme="minorHAnsi"/>
          <w:szCs w:val="24"/>
        </w:rPr>
        <w:t>21. MOVIMIENTO_FINANCIERO</w:t>
      </w:r>
    </w:p>
    <w:p w14:paraId="4039167D"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w:t>
      </w:r>
      <w:proofErr w:type="gramStart"/>
      <w:r w:rsidRPr="00AC570A">
        <w:rPr>
          <w:rFonts w:cstheme="minorHAnsi"/>
          <w:szCs w:val="24"/>
        </w:rPr>
        <w:t>FINANCIERO(</w:t>
      </w:r>
      <w:proofErr w:type="spellStart"/>
      <w:proofErr w:type="gramEnd"/>
      <w:r w:rsidRPr="00AC570A">
        <w:rPr>
          <w:rFonts w:cstheme="minorHAnsi"/>
          <w:szCs w:val="24"/>
          <w:u w:val="single"/>
        </w:rPr>
        <w:t>id_movimiento_financiero</w:t>
      </w:r>
      <w:proofErr w:type="spellEnd"/>
      <w:r w:rsidRPr="00AC570A">
        <w:rPr>
          <w:rFonts w:cstheme="minorHAnsi"/>
          <w:szCs w:val="24"/>
        </w:rPr>
        <w:t xml:space="preserve">, </w:t>
      </w:r>
      <w:proofErr w:type="spellStart"/>
      <w:r w:rsidRPr="00AC570A">
        <w:rPr>
          <w:rFonts w:cstheme="minorHAnsi"/>
          <w:szCs w:val="24"/>
          <w:u w:val="dash"/>
        </w:rPr>
        <w:t>id_pago_cliente</w:t>
      </w:r>
      <w:proofErr w:type="spellEnd"/>
      <w:r w:rsidRPr="00AC570A">
        <w:rPr>
          <w:rFonts w:cstheme="minorHAnsi"/>
          <w:szCs w:val="24"/>
        </w:rPr>
        <w:t xml:space="preserve">, </w:t>
      </w:r>
      <w:proofErr w:type="spellStart"/>
      <w:r w:rsidRPr="00AC570A">
        <w:rPr>
          <w:rFonts w:cstheme="minorHAnsi"/>
          <w:szCs w:val="24"/>
          <w:u w:val="dash"/>
        </w:rPr>
        <w:t>id_pago_proveedor</w:t>
      </w:r>
      <w:proofErr w:type="spellEnd"/>
      <w:r w:rsidRPr="00AC570A">
        <w:rPr>
          <w:rFonts w:cstheme="minorHAnsi"/>
          <w:szCs w:val="24"/>
        </w:rPr>
        <w:t xml:space="preserve">, </w:t>
      </w:r>
      <w:proofErr w:type="spellStart"/>
      <w:r w:rsidRPr="00AC570A">
        <w:rPr>
          <w:rFonts w:cstheme="minorHAnsi"/>
          <w:szCs w:val="24"/>
          <w:u w:val="dash"/>
        </w:rPr>
        <w:t>id_gasto_caja_chica</w:t>
      </w:r>
      <w:proofErr w:type="spellEnd"/>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rPr>
        <w:t>fecha_movimiento</w:t>
      </w:r>
      <w:proofErr w:type="spellEnd"/>
      <w:r w:rsidRPr="00AC570A">
        <w:rPr>
          <w:rFonts w:cstheme="minorHAnsi"/>
          <w:szCs w:val="24"/>
        </w:rPr>
        <w:t xml:space="preserve">, </w:t>
      </w:r>
      <w:proofErr w:type="spellStart"/>
      <w:r w:rsidRPr="00AC570A">
        <w:rPr>
          <w:rFonts w:cstheme="minorHAnsi"/>
          <w:szCs w:val="24"/>
        </w:rPr>
        <w:t>tipo_movimiento_financiero</w:t>
      </w:r>
      <w:proofErr w:type="spellEnd"/>
      <w:r w:rsidRPr="00AC570A">
        <w:rPr>
          <w:rFonts w:cstheme="minorHAnsi"/>
          <w:szCs w:val="24"/>
        </w:rPr>
        <w:t xml:space="preserve">, </w:t>
      </w:r>
      <w:proofErr w:type="spellStart"/>
      <w:r w:rsidRPr="00AC570A">
        <w:rPr>
          <w:rFonts w:cstheme="minorHAnsi"/>
          <w:szCs w:val="24"/>
        </w:rPr>
        <w:t>naturaleza_movimiento</w:t>
      </w:r>
      <w:proofErr w:type="spellEnd"/>
      <w:r w:rsidRPr="00AC570A">
        <w:rPr>
          <w:rFonts w:cstheme="minorHAnsi"/>
          <w:szCs w:val="24"/>
        </w:rPr>
        <w:t xml:space="preserve">, </w:t>
      </w:r>
      <w:proofErr w:type="spellStart"/>
      <w:r w:rsidRPr="00AC570A">
        <w:rPr>
          <w:rFonts w:cstheme="minorHAnsi"/>
          <w:szCs w:val="24"/>
        </w:rPr>
        <w:t>motivo_movimiento</w:t>
      </w:r>
      <w:proofErr w:type="spellEnd"/>
      <w:r w:rsidRPr="00AC570A">
        <w:rPr>
          <w:rFonts w:cstheme="minorHAnsi"/>
          <w:szCs w:val="24"/>
        </w:rPr>
        <w:t xml:space="preserve">, </w:t>
      </w:r>
      <w:proofErr w:type="spellStart"/>
      <w:r w:rsidRPr="00AC570A">
        <w:rPr>
          <w:rFonts w:cstheme="minorHAnsi"/>
          <w:szCs w:val="24"/>
        </w:rPr>
        <w:t>monto_movimiento</w:t>
      </w:r>
      <w:proofErr w:type="spellEnd"/>
      <w:r w:rsidRPr="00AC570A">
        <w:rPr>
          <w:rFonts w:cstheme="minorHAnsi"/>
          <w:szCs w:val="24"/>
        </w:rPr>
        <w:t xml:space="preserve">, moneda, </w:t>
      </w:r>
      <w:proofErr w:type="spellStart"/>
      <w:r w:rsidRPr="00AC570A">
        <w:rPr>
          <w:rFonts w:cstheme="minorHAnsi"/>
          <w:szCs w:val="24"/>
        </w:rPr>
        <w:t>origen_movimiento_financiero</w:t>
      </w:r>
      <w:proofErr w:type="spellEnd"/>
      <w:r w:rsidRPr="00AC570A">
        <w:rPr>
          <w:rFonts w:cstheme="minorHAnsi"/>
          <w:szCs w:val="24"/>
        </w:rPr>
        <w:t xml:space="preserve">, </w:t>
      </w:r>
      <w:proofErr w:type="spellStart"/>
      <w:r w:rsidRPr="00AC570A">
        <w:rPr>
          <w:rFonts w:cstheme="minorHAnsi"/>
          <w:szCs w:val="24"/>
        </w:rPr>
        <w:t>descripcion_origen</w:t>
      </w:r>
      <w:proofErr w:type="spellEnd"/>
      <w:r w:rsidRPr="00AC570A">
        <w:rPr>
          <w:rFonts w:cstheme="minorHAnsi"/>
          <w:szCs w:val="24"/>
        </w:rPr>
        <w:t xml:space="preserve">, </w:t>
      </w:r>
      <w:proofErr w:type="spellStart"/>
      <w:r w:rsidRPr="00AC570A">
        <w:rPr>
          <w:rFonts w:cstheme="minorHAnsi"/>
          <w:szCs w:val="24"/>
        </w:rPr>
        <w:t>estado_movimiento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9208D54"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20DAD12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pago_cliente.id_pago_cliente</w:t>
      </w:r>
      <w:proofErr w:type="spellEnd"/>
      <w:r w:rsidRPr="00AC570A">
        <w:rPr>
          <w:rFonts w:cstheme="minorHAnsi"/>
          <w:szCs w:val="24"/>
        </w:rPr>
        <w:t xml:space="preserve"> -&gt; </w:t>
      </w:r>
      <w:proofErr w:type="spellStart"/>
      <w:r w:rsidRPr="00AC570A">
        <w:rPr>
          <w:rFonts w:cstheme="minorHAnsi"/>
          <w:szCs w:val="24"/>
        </w:rPr>
        <w:t>movimiento_financiero.id_pago_cliente</w:t>
      </w:r>
      <w:proofErr w:type="spellEnd"/>
    </w:p>
    <w:p w14:paraId="05963510"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pago_proveedor.id_pago_proveedor</w:t>
      </w:r>
      <w:proofErr w:type="spellEnd"/>
      <w:r w:rsidRPr="00AC570A">
        <w:rPr>
          <w:rFonts w:cstheme="minorHAnsi"/>
          <w:szCs w:val="24"/>
        </w:rPr>
        <w:t xml:space="preserve"> -&gt; </w:t>
      </w:r>
      <w:proofErr w:type="spellStart"/>
      <w:r w:rsidRPr="00AC570A">
        <w:rPr>
          <w:rFonts w:cstheme="minorHAnsi"/>
          <w:szCs w:val="24"/>
        </w:rPr>
        <w:t>movimiento_financiero.id_pago_proveedor</w:t>
      </w:r>
      <w:proofErr w:type="spellEnd"/>
    </w:p>
    <w:p w14:paraId="6E7E5843"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gasto_caja_chica.id_gasto_caja_chica</w:t>
      </w:r>
      <w:proofErr w:type="spellEnd"/>
      <w:r w:rsidRPr="00AC570A">
        <w:rPr>
          <w:rFonts w:cstheme="minorHAnsi"/>
          <w:szCs w:val="24"/>
        </w:rPr>
        <w:t xml:space="preserve"> -&gt; </w:t>
      </w:r>
      <w:proofErr w:type="spellStart"/>
      <w:r w:rsidRPr="00AC570A">
        <w:rPr>
          <w:rFonts w:cstheme="minorHAnsi"/>
          <w:szCs w:val="24"/>
        </w:rPr>
        <w:t>movimiento_financiero.id_gasto_caja_chica</w:t>
      </w:r>
      <w:proofErr w:type="spellEnd"/>
    </w:p>
    <w:p w14:paraId="000CFE0D"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liquidacion_remuneracion.id_liquidacion_remuneracion</w:t>
      </w:r>
      <w:proofErr w:type="spellEnd"/>
      <w:r w:rsidRPr="00AC570A">
        <w:rPr>
          <w:rFonts w:cstheme="minorHAnsi"/>
          <w:szCs w:val="24"/>
        </w:rPr>
        <w:t xml:space="preserve"> -&gt; </w:t>
      </w:r>
      <w:proofErr w:type="spellStart"/>
      <w:r w:rsidRPr="00AC570A">
        <w:rPr>
          <w:rFonts w:cstheme="minorHAnsi"/>
          <w:szCs w:val="24"/>
        </w:rPr>
        <w:t>movimiento_financiero.id_liquidacion_remuneracion</w:t>
      </w:r>
      <w:proofErr w:type="spellEnd"/>
    </w:p>
    <w:p w14:paraId="0D7AE801" w14:textId="77777777" w:rsidR="00384247" w:rsidRPr="00AC570A" w:rsidRDefault="00384247" w:rsidP="00384247">
      <w:pPr>
        <w:spacing w:after="40" w:line="360" w:lineRule="auto"/>
        <w:jc w:val="both"/>
        <w:rPr>
          <w:rFonts w:cstheme="minorHAnsi"/>
          <w:szCs w:val="24"/>
        </w:rPr>
      </w:pPr>
      <w:r w:rsidRPr="00AC570A">
        <w:rPr>
          <w:rFonts w:cstheme="minorHAnsi"/>
          <w:szCs w:val="24"/>
        </w:rPr>
        <w:t>22. MOVIMIENTO_BANCARIO</w:t>
      </w:r>
    </w:p>
    <w:p w14:paraId="3F233971"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w:t>
      </w:r>
      <w:proofErr w:type="gramStart"/>
      <w:r w:rsidRPr="00AC570A">
        <w:rPr>
          <w:rFonts w:cstheme="minorHAnsi"/>
          <w:szCs w:val="24"/>
        </w:rPr>
        <w:t>BANCARIO(</w:t>
      </w:r>
      <w:proofErr w:type="spellStart"/>
      <w:proofErr w:type="gramEnd"/>
      <w:r w:rsidRPr="00AC570A">
        <w:rPr>
          <w:rFonts w:cstheme="minorHAnsi"/>
          <w:szCs w:val="24"/>
          <w:u w:val="single"/>
        </w:rPr>
        <w:t>id_movimiento_bancario</w:t>
      </w:r>
      <w:proofErr w:type="spellEnd"/>
      <w:r w:rsidRPr="00AC570A">
        <w:rPr>
          <w:rFonts w:cstheme="minorHAnsi"/>
          <w:szCs w:val="24"/>
        </w:rPr>
        <w:t xml:space="preserve">, </w:t>
      </w:r>
      <w:proofErr w:type="spellStart"/>
      <w:r w:rsidRPr="00AC570A">
        <w:rPr>
          <w:rFonts w:cstheme="minorHAnsi"/>
          <w:szCs w:val="24"/>
        </w:rPr>
        <w:t>fecha_movimiento_bancario</w:t>
      </w:r>
      <w:proofErr w:type="spellEnd"/>
      <w:r w:rsidRPr="00AC570A">
        <w:rPr>
          <w:rFonts w:cstheme="minorHAnsi"/>
          <w:szCs w:val="24"/>
        </w:rPr>
        <w:t xml:space="preserve">, </w:t>
      </w:r>
      <w:proofErr w:type="spellStart"/>
      <w:r w:rsidRPr="00AC570A">
        <w:rPr>
          <w:rFonts w:cstheme="minorHAnsi"/>
          <w:szCs w:val="24"/>
        </w:rPr>
        <w:t>monto_bancario</w:t>
      </w:r>
      <w:proofErr w:type="spellEnd"/>
      <w:r w:rsidRPr="00AC570A">
        <w:rPr>
          <w:rFonts w:cstheme="minorHAnsi"/>
          <w:szCs w:val="24"/>
        </w:rPr>
        <w:t xml:space="preserve">, moneda, </w:t>
      </w:r>
      <w:proofErr w:type="spellStart"/>
      <w:r w:rsidRPr="00AC570A">
        <w:rPr>
          <w:rFonts w:cstheme="minorHAnsi"/>
          <w:szCs w:val="24"/>
        </w:rPr>
        <w:t>descripcion_bancaria</w:t>
      </w:r>
      <w:proofErr w:type="spellEnd"/>
      <w:r w:rsidRPr="00AC570A">
        <w:rPr>
          <w:rFonts w:cstheme="minorHAnsi"/>
          <w:szCs w:val="24"/>
        </w:rPr>
        <w:t xml:space="preserve">, </w:t>
      </w:r>
      <w:proofErr w:type="spellStart"/>
      <w:r w:rsidRPr="00AC570A">
        <w:rPr>
          <w:rFonts w:cstheme="minorHAnsi"/>
          <w:szCs w:val="24"/>
        </w:rPr>
        <w:t>glosa_bancaria</w:t>
      </w:r>
      <w:proofErr w:type="spellEnd"/>
      <w:r w:rsidRPr="00AC570A">
        <w:rPr>
          <w:rFonts w:cstheme="minorHAnsi"/>
          <w:szCs w:val="24"/>
        </w:rPr>
        <w:t xml:space="preserve">, </w:t>
      </w:r>
      <w:proofErr w:type="spellStart"/>
      <w:r w:rsidRPr="00AC570A">
        <w:rPr>
          <w:rFonts w:cstheme="minorHAnsi"/>
          <w:szCs w:val="24"/>
        </w:rPr>
        <w:t>tipo_movimiento_bancario</w:t>
      </w:r>
      <w:proofErr w:type="spellEnd"/>
      <w:r w:rsidRPr="00AC570A">
        <w:rPr>
          <w:rFonts w:cstheme="minorHAnsi"/>
          <w:szCs w:val="24"/>
        </w:rPr>
        <w:t xml:space="preserve">, banco, </w:t>
      </w:r>
      <w:proofErr w:type="spellStart"/>
      <w:r w:rsidRPr="00AC570A">
        <w:rPr>
          <w:rFonts w:cstheme="minorHAnsi"/>
          <w:szCs w:val="24"/>
        </w:rPr>
        <w:t>cuenta_bancaria</w:t>
      </w:r>
      <w:proofErr w:type="spellEnd"/>
      <w:r w:rsidRPr="00AC570A">
        <w:rPr>
          <w:rFonts w:cstheme="minorHAnsi"/>
          <w:szCs w:val="24"/>
        </w:rPr>
        <w:t xml:space="preserve">, </w:t>
      </w:r>
      <w:proofErr w:type="spellStart"/>
      <w:r w:rsidRPr="00AC570A">
        <w:rPr>
          <w:rFonts w:cstheme="minorHAnsi"/>
          <w:szCs w:val="24"/>
        </w:rPr>
        <w:t>numero_operacion</w:t>
      </w:r>
      <w:proofErr w:type="spellEnd"/>
      <w:r w:rsidRPr="00AC570A">
        <w:rPr>
          <w:rFonts w:cstheme="minorHAnsi"/>
          <w:szCs w:val="24"/>
        </w:rPr>
        <w:t xml:space="preserve">, </w:t>
      </w:r>
      <w:proofErr w:type="spellStart"/>
      <w:r w:rsidRPr="00AC570A">
        <w:rPr>
          <w:rFonts w:cstheme="minorHAnsi"/>
          <w:szCs w:val="24"/>
        </w:rPr>
        <w:t>estado_conciliacion</w:t>
      </w:r>
      <w:proofErr w:type="spellEnd"/>
      <w:r w:rsidRPr="00AC570A">
        <w:rPr>
          <w:rFonts w:cstheme="minorHAnsi"/>
          <w:szCs w:val="24"/>
        </w:rPr>
        <w:t>)</w:t>
      </w:r>
    </w:p>
    <w:p w14:paraId="455F8BB2"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el MR preliminar.</w:t>
      </w:r>
    </w:p>
    <w:p w14:paraId="7D7F05A6" w14:textId="77777777" w:rsidR="00384247" w:rsidRPr="00AC570A" w:rsidRDefault="00384247" w:rsidP="00384247">
      <w:pPr>
        <w:spacing w:after="40" w:line="360" w:lineRule="auto"/>
        <w:jc w:val="both"/>
        <w:rPr>
          <w:rFonts w:cstheme="minorHAnsi"/>
          <w:szCs w:val="24"/>
        </w:rPr>
      </w:pPr>
      <w:r w:rsidRPr="00AC570A">
        <w:rPr>
          <w:rFonts w:cstheme="minorHAnsi"/>
          <w:szCs w:val="24"/>
        </w:rPr>
        <w:t>23. CONCILIACION</w:t>
      </w:r>
    </w:p>
    <w:p w14:paraId="0D08B748"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CONCILIACION(</w:t>
      </w:r>
      <w:proofErr w:type="spellStart"/>
      <w:proofErr w:type="gramEnd"/>
      <w:r w:rsidRPr="00AC570A">
        <w:rPr>
          <w:rFonts w:cstheme="minorHAnsi"/>
          <w:szCs w:val="24"/>
          <w:u w:val="single"/>
        </w:rPr>
        <w:t>id_conciliacion</w:t>
      </w:r>
      <w:proofErr w:type="spellEnd"/>
      <w:r w:rsidRPr="00AC570A">
        <w:rPr>
          <w:rFonts w:cstheme="minorHAnsi"/>
          <w:szCs w:val="24"/>
        </w:rPr>
        <w:t xml:space="preserve">, </w:t>
      </w:r>
      <w:proofErr w:type="spellStart"/>
      <w:r w:rsidRPr="00AC570A">
        <w:rPr>
          <w:rFonts w:cstheme="minorHAnsi"/>
          <w:szCs w:val="24"/>
          <w:u w:val="dash"/>
        </w:rPr>
        <w:t>id_movimiento_financiero</w:t>
      </w:r>
      <w:proofErr w:type="spellEnd"/>
      <w:r w:rsidRPr="00AC570A">
        <w:rPr>
          <w:rFonts w:cstheme="minorHAnsi"/>
          <w:szCs w:val="24"/>
        </w:rPr>
        <w:t xml:space="preserve">, </w:t>
      </w:r>
      <w:proofErr w:type="spellStart"/>
      <w:r w:rsidRPr="00AC570A">
        <w:rPr>
          <w:rFonts w:cstheme="minorHAnsi"/>
          <w:szCs w:val="24"/>
          <w:u w:val="dash"/>
        </w:rPr>
        <w:t>id_movimiento_bancario</w:t>
      </w:r>
      <w:proofErr w:type="spellEnd"/>
      <w:r w:rsidRPr="00AC570A">
        <w:rPr>
          <w:rFonts w:cstheme="minorHAnsi"/>
          <w:szCs w:val="24"/>
        </w:rPr>
        <w:t xml:space="preserve">, </w:t>
      </w:r>
      <w:proofErr w:type="spellStart"/>
      <w:r w:rsidRPr="00AC570A">
        <w:rPr>
          <w:rFonts w:cstheme="minorHAnsi"/>
          <w:szCs w:val="24"/>
        </w:rPr>
        <w:t>fecha_conciliacion</w:t>
      </w:r>
      <w:proofErr w:type="spellEnd"/>
      <w:r w:rsidRPr="00AC570A">
        <w:rPr>
          <w:rFonts w:cstheme="minorHAnsi"/>
          <w:szCs w:val="24"/>
        </w:rPr>
        <w:t xml:space="preserve">, </w:t>
      </w:r>
      <w:proofErr w:type="spellStart"/>
      <w:r w:rsidRPr="00AC570A">
        <w:rPr>
          <w:rFonts w:cstheme="minorHAnsi"/>
          <w:szCs w:val="24"/>
        </w:rPr>
        <w:t>monto_conciliado</w:t>
      </w:r>
      <w:proofErr w:type="spellEnd"/>
      <w:r w:rsidRPr="00AC570A">
        <w:rPr>
          <w:rFonts w:cstheme="minorHAnsi"/>
          <w:szCs w:val="24"/>
        </w:rPr>
        <w:t xml:space="preserve">, </w:t>
      </w:r>
      <w:proofErr w:type="spellStart"/>
      <w:r w:rsidRPr="00AC570A">
        <w:rPr>
          <w:rFonts w:cstheme="minorHAnsi"/>
          <w:szCs w:val="24"/>
        </w:rPr>
        <w:t>diferencia_conciliacion</w:t>
      </w:r>
      <w:proofErr w:type="spellEnd"/>
      <w:r w:rsidRPr="00AC570A">
        <w:rPr>
          <w:rFonts w:cstheme="minorHAnsi"/>
          <w:szCs w:val="24"/>
        </w:rPr>
        <w:t xml:space="preserve">, </w:t>
      </w:r>
      <w:proofErr w:type="spellStart"/>
      <w:r w:rsidRPr="00AC570A">
        <w:rPr>
          <w:rFonts w:cstheme="minorHAnsi"/>
          <w:szCs w:val="24"/>
        </w:rPr>
        <w:t>estado_conciliacion</w:t>
      </w:r>
      <w:proofErr w:type="spellEnd"/>
      <w:r w:rsidRPr="00AC570A">
        <w:rPr>
          <w:rFonts w:cstheme="minorHAnsi"/>
          <w:szCs w:val="24"/>
        </w:rPr>
        <w:t xml:space="preserve">, </w:t>
      </w:r>
      <w:proofErr w:type="spellStart"/>
      <w:r w:rsidRPr="00AC570A">
        <w:rPr>
          <w:rFonts w:cstheme="minorHAnsi"/>
          <w:szCs w:val="24"/>
        </w:rPr>
        <w:t>responsable_conciliacion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26BEFF1"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21E0BF87"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 xml:space="preserve">- </w:t>
      </w:r>
      <w:proofErr w:type="spellStart"/>
      <w:r w:rsidRPr="00AC570A">
        <w:rPr>
          <w:rFonts w:cstheme="minorHAnsi"/>
          <w:szCs w:val="24"/>
        </w:rPr>
        <w:t>movimiento_financiero.id_movimiento_financiero</w:t>
      </w:r>
      <w:proofErr w:type="spellEnd"/>
      <w:r w:rsidRPr="00AC570A">
        <w:rPr>
          <w:rFonts w:cstheme="minorHAnsi"/>
          <w:szCs w:val="24"/>
        </w:rPr>
        <w:t xml:space="preserve"> -&gt; </w:t>
      </w:r>
      <w:proofErr w:type="spellStart"/>
      <w:r w:rsidRPr="00AC570A">
        <w:rPr>
          <w:rFonts w:cstheme="minorHAnsi"/>
          <w:szCs w:val="24"/>
        </w:rPr>
        <w:t>conciliacion.id_movimiento_financiero</w:t>
      </w:r>
      <w:proofErr w:type="spellEnd"/>
    </w:p>
    <w:p w14:paraId="462062C1"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movimiento_bancario.id_movimiento_bancario</w:t>
      </w:r>
      <w:proofErr w:type="spellEnd"/>
      <w:r w:rsidRPr="00AC570A">
        <w:rPr>
          <w:rFonts w:cstheme="minorHAnsi"/>
          <w:szCs w:val="24"/>
        </w:rPr>
        <w:t xml:space="preserve"> -&gt; </w:t>
      </w:r>
      <w:proofErr w:type="spellStart"/>
      <w:r w:rsidRPr="00AC570A">
        <w:rPr>
          <w:rFonts w:cstheme="minorHAnsi"/>
          <w:szCs w:val="24"/>
        </w:rPr>
        <w:t>conciliacion.id_movimiento_bancario</w:t>
      </w:r>
      <w:proofErr w:type="spellEnd"/>
    </w:p>
    <w:p w14:paraId="63794F3E" w14:textId="77777777" w:rsidR="00384247" w:rsidRPr="00AC570A" w:rsidRDefault="00384247" w:rsidP="00384247">
      <w:pPr>
        <w:spacing w:after="40" w:line="360" w:lineRule="auto"/>
        <w:jc w:val="both"/>
        <w:rPr>
          <w:rFonts w:cstheme="minorHAnsi"/>
          <w:szCs w:val="24"/>
        </w:rPr>
      </w:pPr>
      <w:r w:rsidRPr="00AC570A">
        <w:rPr>
          <w:rFonts w:cstheme="minorHAnsi"/>
          <w:szCs w:val="24"/>
        </w:rPr>
        <w:t>24. FONDO_GLOBAL_CREDITO</w:t>
      </w:r>
    </w:p>
    <w:p w14:paraId="3FE1E227" w14:textId="77777777" w:rsidR="00384247" w:rsidRPr="00AC570A" w:rsidRDefault="00384247" w:rsidP="00384247">
      <w:pPr>
        <w:spacing w:after="40" w:line="360" w:lineRule="auto"/>
        <w:jc w:val="both"/>
        <w:rPr>
          <w:rFonts w:cstheme="minorHAnsi"/>
          <w:szCs w:val="24"/>
        </w:rPr>
      </w:pPr>
      <w:r w:rsidRPr="00AC570A">
        <w:rPr>
          <w:rFonts w:cstheme="minorHAnsi"/>
          <w:szCs w:val="24"/>
        </w:rPr>
        <w:t>FONDO_GLOBAL_</w:t>
      </w:r>
      <w:proofErr w:type="gramStart"/>
      <w:r w:rsidRPr="00AC570A">
        <w:rPr>
          <w:rFonts w:cstheme="minorHAnsi"/>
          <w:szCs w:val="24"/>
        </w:rPr>
        <w:t>CREDITO(</w:t>
      </w:r>
      <w:proofErr w:type="spellStart"/>
      <w:proofErr w:type="gramEnd"/>
      <w:r w:rsidRPr="00AC570A">
        <w:rPr>
          <w:rFonts w:cstheme="minorHAnsi"/>
          <w:szCs w:val="24"/>
          <w:u w:val="single"/>
        </w:rPr>
        <w:t>id_fondo_global_credito</w:t>
      </w:r>
      <w:proofErr w:type="spellEnd"/>
      <w:r w:rsidRPr="00AC570A">
        <w:rPr>
          <w:rFonts w:cstheme="minorHAnsi"/>
          <w:szCs w:val="24"/>
        </w:rPr>
        <w:t xml:space="preserve">, </w:t>
      </w:r>
      <w:proofErr w:type="spellStart"/>
      <w:r w:rsidRPr="00AC570A">
        <w:rPr>
          <w:rFonts w:cstheme="minorHAnsi"/>
          <w:szCs w:val="24"/>
        </w:rPr>
        <w:t>fecha_calculo</w:t>
      </w:r>
      <w:proofErr w:type="spellEnd"/>
      <w:r w:rsidRPr="00AC570A">
        <w:rPr>
          <w:rFonts w:cstheme="minorHAnsi"/>
          <w:szCs w:val="24"/>
        </w:rPr>
        <w:t xml:space="preserve">, </w:t>
      </w:r>
      <w:proofErr w:type="spellStart"/>
      <w:r w:rsidRPr="00AC570A">
        <w:rPr>
          <w:rFonts w:cstheme="minorHAnsi"/>
          <w:szCs w:val="24"/>
        </w:rPr>
        <w:t>monto_disponible</w:t>
      </w:r>
      <w:proofErr w:type="spellEnd"/>
      <w:r w:rsidRPr="00AC570A">
        <w:rPr>
          <w:rFonts w:cstheme="minorHAnsi"/>
          <w:szCs w:val="24"/>
        </w:rPr>
        <w:t xml:space="preserve">, </w:t>
      </w:r>
      <w:proofErr w:type="spellStart"/>
      <w:r w:rsidRPr="00AC570A">
        <w:rPr>
          <w:rFonts w:cstheme="minorHAnsi"/>
          <w:szCs w:val="24"/>
        </w:rPr>
        <w:t>monto_comprometido</w:t>
      </w:r>
      <w:proofErr w:type="spellEnd"/>
      <w:r w:rsidRPr="00AC570A">
        <w:rPr>
          <w:rFonts w:cstheme="minorHAnsi"/>
          <w:szCs w:val="24"/>
        </w:rPr>
        <w:t xml:space="preserve">, </w:t>
      </w:r>
      <w:proofErr w:type="spellStart"/>
      <w:r w:rsidRPr="00AC570A">
        <w:rPr>
          <w:rFonts w:cstheme="minorHAnsi"/>
          <w:szCs w:val="24"/>
        </w:rPr>
        <w:t>monto_restante</w:t>
      </w:r>
      <w:proofErr w:type="spellEnd"/>
      <w:r w:rsidRPr="00AC570A">
        <w:rPr>
          <w:rFonts w:cstheme="minorHAnsi"/>
          <w:szCs w:val="24"/>
        </w:rPr>
        <w:t xml:space="preserve">, </w:t>
      </w:r>
      <w:proofErr w:type="spellStart"/>
      <w:r w:rsidRPr="00AC570A">
        <w:rPr>
          <w:rFonts w:cstheme="minorHAnsi"/>
          <w:szCs w:val="24"/>
        </w:rPr>
        <w:t>estado_fondo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7ADC9D5"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el MR preliminar.</w:t>
      </w:r>
    </w:p>
    <w:p w14:paraId="4124DE26" w14:textId="77777777" w:rsidR="00384247" w:rsidRPr="00AC570A" w:rsidRDefault="00384247" w:rsidP="00384247">
      <w:pPr>
        <w:spacing w:after="40" w:line="360" w:lineRule="auto"/>
        <w:jc w:val="both"/>
        <w:rPr>
          <w:rFonts w:cstheme="minorHAnsi"/>
          <w:szCs w:val="24"/>
        </w:rPr>
      </w:pPr>
      <w:r w:rsidRPr="00AC570A">
        <w:rPr>
          <w:rFonts w:cstheme="minorHAnsi"/>
          <w:szCs w:val="24"/>
        </w:rPr>
        <w:t>25. EVALUACION_CREDITO</w:t>
      </w:r>
    </w:p>
    <w:p w14:paraId="3E6B359E" w14:textId="77777777" w:rsidR="00384247" w:rsidRPr="00AC570A" w:rsidRDefault="00384247" w:rsidP="00384247">
      <w:pPr>
        <w:spacing w:after="40" w:line="360" w:lineRule="auto"/>
        <w:jc w:val="both"/>
        <w:rPr>
          <w:rFonts w:cstheme="minorHAnsi"/>
          <w:szCs w:val="24"/>
        </w:rPr>
      </w:pPr>
      <w:r w:rsidRPr="00AC570A">
        <w:rPr>
          <w:rFonts w:cstheme="minorHAnsi"/>
          <w:szCs w:val="24"/>
        </w:rPr>
        <w:t>EVALUACION_</w:t>
      </w:r>
      <w:proofErr w:type="gramStart"/>
      <w:r w:rsidRPr="00AC570A">
        <w:rPr>
          <w:rFonts w:cstheme="minorHAnsi"/>
          <w:szCs w:val="24"/>
        </w:rPr>
        <w:t>CREDITO(</w:t>
      </w:r>
      <w:proofErr w:type="spellStart"/>
      <w:proofErr w:type="gramEnd"/>
      <w:r w:rsidRPr="00AC570A">
        <w:rPr>
          <w:rFonts w:cstheme="minorHAnsi"/>
          <w:szCs w:val="24"/>
          <w:u w:val="single"/>
        </w:rPr>
        <w:t>id_evaluacion_credito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fecha_evaluacion</w:t>
      </w:r>
      <w:proofErr w:type="spellEnd"/>
      <w:r w:rsidRPr="00AC570A">
        <w:rPr>
          <w:rFonts w:cstheme="minorHAnsi"/>
          <w:szCs w:val="24"/>
        </w:rPr>
        <w:t xml:space="preserve">, </w:t>
      </w:r>
      <w:proofErr w:type="spellStart"/>
      <w:r w:rsidRPr="00AC570A">
        <w:rPr>
          <w:rFonts w:cstheme="minorHAnsi"/>
          <w:szCs w:val="24"/>
        </w:rPr>
        <w:t>resultado_evaluacion</w:t>
      </w:r>
      <w:proofErr w:type="spellEnd"/>
      <w:r w:rsidRPr="00AC570A">
        <w:rPr>
          <w:rFonts w:cstheme="minorHAnsi"/>
          <w:szCs w:val="24"/>
        </w:rPr>
        <w:t xml:space="preserve">, </w:t>
      </w:r>
      <w:proofErr w:type="spellStart"/>
      <w:r w:rsidRPr="00AC570A">
        <w:rPr>
          <w:rFonts w:cstheme="minorHAnsi"/>
          <w:szCs w:val="24"/>
        </w:rPr>
        <w:t>puntaje_riesgo</w:t>
      </w:r>
      <w:proofErr w:type="spellEnd"/>
      <w:r w:rsidRPr="00AC570A">
        <w:rPr>
          <w:rFonts w:cstheme="minorHAnsi"/>
          <w:szCs w:val="24"/>
        </w:rPr>
        <w:t xml:space="preserve">, </w:t>
      </w:r>
      <w:proofErr w:type="spellStart"/>
      <w:r w:rsidRPr="00AC570A">
        <w:rPr>
          <w:rFonts w:cstheme="minorHAnsi"/>
          <w:szCs w:val="24"/>
        </w:rPr>
        <w:t>comportamiento_pago_evaluado</w:t>
      </w:r>
      <w:proofErr w:type="spellEnd"/>
      <w:r w:rsidRPr="00AC570A">
        <w:rPr>
          <w:rFonts w:cstheme="minorHAnsi"/>
          <w:szCs w:val="24"/>
        </w:rPr>
        <w:t xml:space="preserve">, </w:t>
      </w:r>
      <w:proofErr w:type="spellStart"/>
      <w:r w:rsidRPr="00AC570A">
        <w:rPr>
          <w:rFonts w:cstheme="minorHAnsi"/>
          <w:szCs w:val="24"/>
        </w:rPr>
        <w:t>fundamento_evaluacion</w:t>
      </w:r>
      <w:proofErr w:type="spellEnd"/>
      <w:r w:rsidRPr="00AC570A">
        <w:rPr>
          <w:rFonts w:cstheme="minorHAnsi"/>
          <w:szCs w:val="24"/>
        </w:rPr>
        <w:t xml:space="preserve">, </w:t>
      </w:r>
      <w:proofErr w:type="spellStart"/>
      <w:r w:rsidRPr="00AC570A">
        <w:rPr>
          <w:rFonts w:cstheme="minorHAnsi"/>
          <w:szCs w:val="24"/>
        </w:rPr>
        <w:t>estado_evaluacion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1F4B1C3"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135444A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ficha_cliente.id_ficha_cliente</w:t>
      </w:r>
      <w:proofErr w:type="spellEnd"/>
      <w:r w:rsidRPr="00AC570A">
        <w:rPr>
          <w:rFonts w:cstheme="minorHAnsi"/>
          <w:szCs w:val="24"/>
        </w:rPr>
        <w:t xml:space="preserve"> -&gt; </w:t>
      </w:r>
      <w:proofErr w:type="spellStart"/>
      <w:r w:rsidRPr="00AC570A">
        <w:rPr>
          <w:rFonts w:cstheme="minorHAnsi"/>
          <w:szCs w:val="24"/>
        </w:rPr>
        <w:t>evaluacion_credito.id_ficha_cliente</w:t>
      </w:r>
      <w:proofErr w:type="spellEnd"/>
    </w:p>
    <w:p w14:paraId="22D9B692" w14:textId="77777777" w:rsidR="00384247" w:rsidRPr="00AC570A" w:rsidRDefault="00384247" w:rsidP="00384247">
      <w:pPr>
        <w:spacing w:after="40" w:line="360" w:lineRule="auto"/>
        <w:jc w:val="both"/>
        <w:rPr>
          <w:rFonts w:cstheme="minorHAnsi"/>
          <w:szCs w:val="24"/>
        </w:rPr>
      </w:pPr>
      <w:r w:rsidRPr="00AC570A">
        <w:rPr>
          <w:rFonts w:cstheme="minorHAnsi"/>
          <w:szCs w:val="24"/>
        </w:rPr>
        <w:t>26. LIMITE_CREDITO_CLIENTE</w:t>
      </w:r>
    </w:p>
    <w:p w14:paraId="153DCFF7" w14:textId="77777777" w:rsidR="00384247" w:rsidRPr="00AC570A" w:rsidRDefault="00384247" w:rsidP="00384247">
      <w:pPr>
        <w:spacing w:after="40" w:line="360" w:lineRule="auto"/>
        <w:jc w:val="both"/>
        <w:rPr>
          <w:rFonts w:cstheme="minorHAnsi"/>
          <w:szCs w:val="24"/>
        </w:rPr>
      </w:pPr>
      <w:r w:rsidRPr="00AC570A">
        <w:rPr>
          <w:rFonts w:cstheme="minorHAnsi"/>
          <w:szCs w:val="24"/>
        </w:rPr>
        <w:t>LIMITE_CREDITO_</w:t>
      </w:r>
      <w:proofErr w:type="gramStart"/>
      <w:r w:rsidRPr="00AC570A">
        <w:rPr>
          <w:rFonts w:cstheme="minorHAnsi"/>
          <w:szCs w:val="24"/>
        </w:rPr>
        <w:t>CLIENTE(</w:t>
      </w:r>
      <w:proofErr w:type="spellStart"/>
      <w:proofErr w:type="gramEnd"/>
      <w:r w:rsidRPr="00AC570A">
        <w:rPr>
          <w:rFonts w:cstheme="minorHAnsi"/>
          <w:szCs w:val="24"/>
          <w:u w:val="single"/>
        </w:rPr>
        <w:t>id_limite_credito_cliente</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rPr>
        <w:t>monto_limite</w:t>
      </w:r>
      <w:proofErr w:type="spellEnd"/>
      <w:r w:rsidRPr="00AC570A">
        <w:rPr>
          <w:rFonts w:cstheme="minorHAnsi"/>
          <w:szCs w:val="24"/>
        </w:rPr>
        <w:t xml:space="preserve">, </w:t>
      </w:r>
      <w:proofErr w:type="spellStart"/>
      <w:r w:rsidRPr="00AC570A">
        <w:rPr>
          <w:rFonts w:cstheme="minorHAnsi"/>
          <w:szCs w:val="24"/>
        </w:rPr>
        <w:t>fecha_inicio_vigencia</w:t>
      </w:r>
      <w:proofErr w:type="spellEnd"/>
      <w:r w:rsidRPr="00AC570A">
        <w:rPr>
          <w:rFonts w:cstheme="minorHAnsi"/>
          <w:szCs w:val="24"/>
        </w:rPr>
        <w:t xml:space="preserve">, </w:t>
      </w:r>
      <w:proofErr w:type="spellStart"/>
      <w:r w:rsidRPr="00AC570A">
        <w:rPr>
          <w:rFonts w:cstheme="minorHAnsi"/>
          <w:szCs w:val="24"/>
        </w:rPr>
        <w:t>fecha_fin_vigencia</w:t>
      </w:r>
      <w:proofErr w:type="spellEnd"/>
      <w:r w:rsidRPr="00AC570A">
        <w:rPr>
          <w:rFonts w:cstheme="minorHAnsi"/>
          <w:szCs w:val="24"/>
        </w:rPr>
        <w:t xml:space="preserve">, </w:t>
      </w:r>
      <w:proofErr w:type="spellStart"/>
      <w:r w:rsidRPr="00AC570A">
        <w:rPr>
          <w:rFonts w:cstheme="minorHAnsi"/>
          <w:szCs w:val="24"/>
        </w:rPr>
        <w:t>estado_limite</w:t>
      </w:r>
      <w:proofErr w:type="spellEnd"/>
      <w:r w:rsidRPr="00AC570A">
        <w:rPr>
          <w:rFonts w:cstheme="minorHAnsi"/>
          <w:szCs w:val="24"/>
        </w:rPr>
        <w:t xml:space="preserve">, </w:t>
      </w:r>
      <w:proofErr w:type="spellStart"/>
      <w:r w:rsidRPr="00AC570A">
        <w:rPr>
          <w:rFonts w:cstheme="minorHAnsi"/>
          <w:szCs w:val="24"/>
        </w:rPr>
        <w:t>motivo_modificacion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F5FF0CC"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1EA5B98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ficha_cliente.id_ficha_cliente</w:t>
      </w:r>
      <w:proofErr w:type="spellEnd"/>
      <w:r w:rsidRPr="00AC570A">
        <w:rPr>
          <w:rFonts w:cstheme="minorHAnsi"/>
          <w:szCs w:val="24"/>
        </w:rPr>
        <w:t xml:space="preserve"> -&gt; </w:t>
      </w:r>
      <w:proofErr w:type="spellStart"/>
      <w:r w:rsidRPr="00AC570A">
        <w:rPr>
          <w:rFonts w:cstheme="minorHAnsi"/>
          <w:szCs w:val="24"/>
        </w:rPr>
        <w:t>limite_credito_cliente.id_ficha_cliente</w:t>
      </w:r>
      <w:proofErr w:type="spellEnd"/>
    </w:p>
    <w:p w14:paraId="56CBF804"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evaluacion_credito.id_evaluacion_credito</w:t>
      </w:r>
      <w:proofErr w:type="spellEnd"/>
      <w:r w:rsidRPr="00AC570A">
        <w:rPr>
          <w:rFonts w:cstheme="minorHAnsi"/>
          <w:szCs w:val="24"/>
        </w:rPr>
        <w:t xml:space="preserve"> -&gt; </w:t>
      </w:r>
      <w:proofErr w:type="spellStart"/>
      <w:r w:rsidRPr="00AC570A">
        <w:rPr>
          <w:rFonts w:cstheme="minorHAnsi"/>
          <w:szCs w:val="24"/>
        </w:rPr>
        <w:t>limite_credito_cliente.id_evaluacion_credito</w:t>
      </w:r>
      <w:proofErr w:type="spellEnd"/>
    </w:p>
    <w:p w14:paraId="69F68838" w14:textId="77777777" w:rsidR="00384247" w:rsidRPr="00AC570A" w:rsidRDefault="00384247" w:rsidP="00384247">
      <w:pPr>
        <w:spacing w:after="40" w:line="360" w:lineRule="auto"/>
        <w:jc w:val="both"/>
        <w:rPr>
          <w:rFonts w:cstheme="minorHAnsi"/>
          <w:szCs w:val="24"/>
        </w:rPr>
      </w:pPr>
      <w:r w:rsidRPr="00AC570A">
        <w:rPr>
          <w:rFonts w:cstheme="minorHAnsi"/>
          <w:szCs w:val="24"/>
        </w:rPr>
        <w:t>27. CREDITO_PROYECTO</w:t>
      </w:r>
    </w:p>
    <w:p w14:paraId="31D4B339" w14:textId="77777777" w:rsidR="00384247" w:rsidRPr="00AC570A" w:rsidRDefault="00384247" w:rsidP="00384247">
      <w:pPr>
        <w:spacing w:after="40" w:line="360" w:lineRule="auto"/>
        <w:jc w:val="both"/>
        <w:rPr>
          <w:rFonts w:cstheme="minorHAnsi"/>
          <w:szCs w:val="24"/>
        </w:rPr>
      </w:pPr>
      <w:r w:rsidRPr="00AC570A">
        <w:rPr>
          <w:rFonts w:cstheme="minorHAnsi"/>
          <w:szCs w:val="24"/>
        </w:rPr>
        <w:t>CREDITO_</w:t>
      </w:r>
      <w:proofErr w:type="gramStart"/>
      <w:r w:rsidRPr="00AC570A">
        <w:rPr>
          <w:rFonts w:cstheme="minorHAnsi"/>
          <w:szCs w:val="24"/>
        </w:rPr>
        <w:t>PROYECTO(</w:t>
      </w:r>
      <w:proofErr w:type="spellStart"/>
      <w:proofErr w:type="gramEnd"/>
      <w:r w:rsidRPr="00AC570A">
        <w:rPr>
          <w:rFonts w:cstheme="minorHAnsi"/>
          <w:szCs w:val="24"/>
          <w:u w:val="single"/>
        </w:rPr>
        <w:t>id_credito_proyecto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id_limite_credito_cliente</w:t>
      </w:r>
      <w:proofErr w:type="spellEnd"/>
      <w:r w:rsidRPr="00AC570A">
        <w:rPr>
          <w:rFonts w:cstheme="minorHAnsi"/>
          <w:szCs w:val="24"/>
        </w:rPr>
        <w:t xml:space="preserve">, </w:t>
      </w:r>
      <w:proofErr w:type="spellStart"/>
      <w:r w:rsidRPr="00AC570A">
        <w:rPr>
          <w:rFonts w:cstheme="minorHAnsi"/>
          <w:szCs w:val="24"/>
          <w:u w:val="dash"/>
        </w:rPr>
        <w:t>id_fondo_global_credito</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rPr>
        <w:t>monto_credito</w:t>
      </w:r>
      <w:proofErr w:type="spellEnd"/>
      <w:r w:rsidRPr="00AC570A">
        <w:rPr>
          <w:rFonts w:cstheme="minorHAnsi"/>
          <w:szCs w:val="24"/>
        </w:rPr>
        <w:t xml:space="preserve">, </w:t>
      </w:r>
      <w:proofErr w:type="spellStart"/>
      <w:r w:rsidRPr="00AC570A">
        <w:rPr>
          <w:rFonts w:cstheme="minorHAnsi"/>
          <w:szCs w:val="24"/>
        </w:rPr>
        <w:t>fecha_otorgamiento</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estado_credito</w:t>
      </w:r>
      <w:proofErr w:type="spellEnd"/>
      <w:r w:rsidRPr="00AC570A">
        <w:rPr>
          <w:rFonts w:cstheme="minorHAnsi"/>
          <w:szCs w:val="24"/>
        </w:rPr>
        <w:t xml:space="preserve">, </w:t>
      </w:r>
      <w:proofErr w:type="spellStart"/>
      <w:r w:rsidRPr="00AC570A">
        <w:rPr>
          <w:rFonts w:cstheme="minorHAnsi"/>
          <w:szCs w:val="24"/>
        </w:rPr>
        <w:t>motivo_aprobacion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7EC543E"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5068B3C0"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ficha_cliente.id_ficha_cliente</w:t>
      </w:r>
      <w:proofErr w:type="spellEnd"/>
      <w:r w:rsidRPr="00AC570A">
        <w:rPr>
          <w:rFonts w:cstheme="minorHAnsi"/>
          <w:szCs w:val="24"/>
        </w:rPr>
        <w:t xml:space="preserve"> -&gt; </w:t>
      </w:r>
      <w:proofErr w:type="spellStart"/>
      <w:r w:rsidRPr="00AC570A">
        <w:rPr>
          <w:rFonts w:cstheme="minorHAnsi"/>
          <w:szCs w:val="24"/>
        </w:rPr>
        <w:t>credito_proyecto.id_ficha_cliente</w:t>
      </w:r>
      <w:proofErr w:type="spellEnd"/>
    </w:p>
    <w:p w14:paraId="5BC4B5CC"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 xml:space="preserve">- </w:t>
      </w:r>
      <w:proofErr w:type="spellStart"/>
      <w:r w:rsidRPr="00AC570A">
        <w:rPr>
          <w:rFonts w:cstheme="minorHAnsi"/>
          <w:szCs w:val="24"/>
        </w:rPr>
        <w:t>proyecto_financiero.id_proyecto_financiero</w:t>
      </w:r>
      <w:proofErr w:type="spellEnd"/>
      <w:r w:rsidRPr="00AC570A">
        <w:rPr>
          <w:rFonts w:cstheme="minorHAnsi"/>
          <w:szCs w:val="24"/>
        </w:rPr>
        <w:t xml:space="preserve"> -&gt; </w:t>
      </w:r>
      <w:proofErr w:type="spellStart"/>
      <w:r w:rsidRPr="00AC570A">
        <w:rPr>
          <w:rFonts w:cstheme="minorHAnsi"/>
          <w:szCs w:val="24"/>
        </w:rPr>
        <w:t>credito_proyecto.id_proyecto_financiero</w:t>
      </w:r>
      <w:proofErr w:type="spellEnd"/>
    </w:p>
    <w:p w14:paraId="247F4647"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limite_credito_cliente.id_limite_credito_cliente</w:t>
      </w:r>
      <w:proofErr w:type="spellEnd"/>
      <w:r w:rsidRPr="00AC570A">
        <w:rPr>
          <w:rFonts w:cstheme="minorHAnsi"/>
          <w:szCs w:val="24"/>
        </w:rPr>
        <w:t xml:space="preserve"> -&gt; </w:t>
      </w:r>
      <w:proofErr w:type="spellStart"/>
      <w:r w:rsidRPr="00AC570A">
        <w:rPr>
          <w:rFonts w:cstheme="minorHAnsi"/>
          <w:szCs w:val="24"/>
        </w:rPr>
        <w:t>credito_proyecto.id_limite_credito_cliente</w:t>
      </w:r>
      <w:proofErr w:type="spellEnd"/>
    </w:p>
    <w:p w14:paraId="41B7CC3D"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fondo_global_credito.id_fondo_global_credito</w:t>
      </w:r>
      <w:proofErr w:type="spellEnd"/>
      <w:r w:rsidRPr="00AC570A">
        <w:rPr>
          <w:rFonts w:cstheme="minorHAnsi"/>
          <w:szCs w:val="24"/>
        </w:rPr>
        <w:t xml:space="preserve"> -&gt; </w:t>
      </w:r>
      <w:proofErr w:type="spellStart"/>
      <w:r w:rsidRPr="00AC570A">
        <w:rPr>
          <w:rFonts w:cstheme="minorHAnsi"/>
          <w:szCs w:val="24"/>
        </w:rPr>
        <w:t>credito_proyecto.id_fondo_global_credito</w:t>
      </w:r>
      <w:proofErr w:type="spellEnd"/>
    </w:p>
    <w:p w14:paraId="43230DB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evaluacion_credito.id_evaluacion_credito</w:t>
      </w:r>
      <w:proofErr w:type="spellEnd"/>
      <w:r w:rsidRPr="00AC570A">
        <w:rPr>
          <w:rFonts w:cstheme="minorHAnsi"/>
          <w:szCs w:val="24"/>
        </w:rPr>
        <w:t xml:space="preserve"> -&gt; </w:t>
      </w:r>
      <w:proofErr w:type="spellStart"/>
      <w:r w:rsidRPr="00AC570A">
        <w:rPr>
          <w:rFonts w:cstheme="minorHAnsi"/>
          <w:szCs w:val="24"/>
        </w:rPr>
        <w:t>credito_proyecto.id_evaluacion_credito</w:t>
      </w:r>
      <w:proofErr w:type="spellEnd"/>
    </w:p>
    <w:p w14:paraId="32D1D8E2" w14:textId="77777777" w:rsidR="00384247" w:rsidRPr="00AC570A" w:rsidRDefault="00384247" w:rsidP="00384247">
      <w:pPr>
        <w:spacing w:after="40" w:line="360" w:lineRule="auto"/>
        <w:jc w:val="both"/>
        <w:rPr>
          <w:rFonts w:cstheme="minorHAnsi"/>
          <w:szCs w:val="24"/>
        </w:rPr>
      </w:pPr>
      <w:r w:rsidRPr="00AC570A">
        <w:rPr>
          <w:rFonts w:cstheme="minorHAnsi"/>
          <w:szCs w:val="24"/>
        </w:rPr>
        <w:t>28. EMPLEADO</w:t>
      </w:r>
    </w:p>
    <w:p w14:paraId="377A20CE"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EMPLEADO(</w:t>
      </w:r>
      <w:proofErr w:type="spellStart"/>
      <w:proofErr w:type="gramEnd"/>
      <w:r w:rsidRPr="00AC570A">
        <w:rPr>
          <w:rFonts w:cstheme="minorHAnsi"/>
          <w:szCs w:val="24"/>
          <w:u w:val="single"/>
        </w:rPr>
        <w:t>rut_empleado</w:t>
      </w:r>
      <w:proofErr w:type="spellEnd"/>
      <w:r w:rsidRPr="00AC570A">
        <w:rPr>
          <w:rFonts w:cstheme="minorHAnsi"/>
          <w:szCs w:val="24"/>
        </w:rPr>
        <w:t xml:space="preserve">, nombres, </w:t>
      </w:r>
      <w:proofErr w:type="spellStart"/>
      <w:r w:rsidRPr="00AC570A">
        <w:rPr>
          <w:rFonts w:cstheme="minorHAnsi"/>
          <w:szCs w:val="24"/>
        </w:rPr>
        <w:t>apellido_paterno</w:t>
      </w:r>
      <w:proofErr w:type="spellEnd"/>
      <w:r w:rsidRPr="00AC570A">
        <w:rPr>
          <w:rFonts w:cstheme="minorHAnsi"/>
          <w:szCs w:val="24"/>
        </w:rPr>
        <w:t xml:space="preserve">, </w:t>
      </w:r>
      <w:proofErr w:type="spellStart"/>
      <w:r w:rsidRPr="00AC570A">
        <w:rPr>
          <w:rFonts w:cstheme="minorHAnsi"/>
          <w:szCs w:val="24"/>
        </w:rPr>
        <w:t>apellido_materno</w:t>
      </w:r>
      <w:proofErr w:type="spellEnd"/>
      <w:r w:rsidRPr="00AC570A">
        <w:rPr>
          <w:rFonts w:cstheme="minorHAnsi"/>
          <w:szCs w:val="24"/>
        </w:rPr>
        <w:t xml:space="preserve">, </w:t>
      </w:r>
      <w:proofErr w:type="spellStart"/>
      <w:r w:rsidRPr="00AC570A">
        <w:rPr>
          <w:rFonts w:cstheme="minorHAnsi"/>
          <w:szCs w:val="24"/>
        </w:rPr>
        <w:t>fecha_nacimiento</w:t>
      </w:r>
      <w:proofErr w:type="spellEnd"/>
      <w:r w:rsidRPr="00AC570A">
        <w:rPr>
          <w:rFonts w:cstheme="minorHAnsi"/>
          <w:szCs w:val="24"/>
        </w:rPr>
        <w:t xml:space="preserve">, </w:t>
      </w:r>
      <w:proofErr w:type="spellStart"/>
      <w:r w:rsidRPr="00AC570A">
        <w:rPr>
          <w:rFonts w:cstheme="minorHAnsi"/>
          <w:szCs w:val="24"/>
        </w:rPr>
        <w:t>fecha_ingreso</w:t>
      </w:r>
      <w:proofErr w:type="spellEnd"/>
      <w:r w:rsidRPr="00AC570A">
        <w:rPr>
          <w:rFonts w:cstheme="minorHAnsi"/>
          <w:szCs w:val="24"/>
        </w:rPr>
        <w:t xml:space="preserve">, cargo, </w:t>
      </w:r>
      <w:proofErr w:type="spellStart"/>
      <w:r w:rsidRPr="00AC570A">
        <w:rPr>
          <w:rFonts w:cstheme="minorHAnsi"/>
          <w:szCs w:val="24"/>
        </w:rPr>
        <w:t>sueldo_base</w:t>
      </w:r>
      <w:proofErr w:type="spellEnd"/>
      <w:r w:rsidRPr="00AC570A">
        <w:rPr>
          <w:rFonts w:cstheme="minorHAnsi"/>
          <w:szCs w:val="24"/>
        </w:rPr>
        <w:t xml:space="preserve">, </w:t>
      </w:r>
      <w:proofErr w:type="spellStart"/>
      <w:r w:rsidRPr="00AC570A">
        <w:rPr>
          <w:rFonts w:cstheme="minorHAnsi"/>
          <w:szCs w:val="24"/>
        </w:rPr>
        <w:t>tipo_vinculo_laboral</w:t>
      </w:r>
      <w:proofErr w:type="spellEnd"/>
      <w:r w:rsidRPr="00AC570A">
        <w:rPr>
          <w:rFonts w:cstheme="minorHAnsi"/>
          <w:szCs w:val="24"/>
        </w:rPr>
        <w:t xml:space="preserve">, </w:t>
      </w:r>
      <w:proofErr w:type="spellStart"/>
      <w:r w:rsidRPr="00AC570A">
        <w:rPr>
          <w:rFonts w:cstheme="minorHAnsi"/>
          <w:szCs w:val="24"/>
        </w:rPr>
        <w:t>prevision_salud</w:t>
      </w:r>
      <w:proofErr w:type="spellEnd"/>
      <w:r w:rsidRPr="00AC570A">
        <w:rPr>
          <w:rFonts w:cstheme="minorHAnsi"/>
          <w:szCs w:val="24"/>
        </w:rPr>
        <w:t xml:space="preserve">, </w:t>
      </w:r>
      <w:proofErr w:type="spellStart"/>
      <w:r w:rsidRPr="00AC570A">
        <w:rPr>
          <w:rFonts w:cstheme="minorHAnsi"/>
          <w:szCs w:val="24"/>
        </w:rPr>
        <w:t>afp</w:t>
      </w:r>
      <w:proofErr w:type="spellEnd"/>
      <w:r w:rsidRPr="00AC570A">
        <w:rPr>
          <w:rFonts w:cstheme="minorHAnsi"/>
          <w:szCs w:val="24"/>
        </w:rPr>
        <w:t xml:space="preserve">, </w:t>
      </w:r>
      <w:proofErr w:type="spellStart"/>
      <w:r w:rsidRPr="00AC570A">
        <w:rPr>
          <w:rFonts w:cstheme="minorHAnsi"/>
          <w:szCs w:val="24"/>
        </w:rPr>
        <w:t>seguro_cesantia</w:t>
      </w:r>
      <w:proofErr w:type="spellEnd"/>
      <w:r w:rsidRPr="00AC570A">
        <w:rPr>
          <w:rFonts w:cstheme="minorHAnsi"/>
          <w:szCs w:val="24"/>
        </w:rPr>
        <w:t xml:space="preserve">, </w:t>
      </w:r>
      <w:proofErr w:type="spellStart"/>
      <w:r w:rsidRPr="00AC570A">
        <w:rPr>
          <w:rFonts w:cstheme="minorHAnsi"/>
          <w:szCs w:val="24"/>
        </w:rPr>
        <w:t>estado_laboral</w:t>
      </w:r>
      <w:proofErr w:type="spellEnd"/>
      <w:r w:rsidRPr="00AC570A">
        <w:rPr>
          <w:rFonts w:cstheme="minorHAnsi"/>
          <w:szCs w:val="24"/>
        </w:rPr>
        <w:t>)</w:t>
      </w:r>
    </w:p>
    <w:p w14:paraId="63495C58"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el MR preliminar.</w:t>
      </w:r>
    </w:p>
    <w:p w14:paraId="10689030" w14:textId="77777777" w:rsidR="00384247" w:rsidRPr="00AC570A" w:rsidRDefault="00384247" w:rsidP="00384247">
      <w:pPr>
        <w:spacing w:after="40" w:line="360" w:lineRule="auto"/>
        <w:jc w:val="both"/>
        <w:rPr>
          <w:rFonts w:cstheme="minorHAnsi"/>
          <w:szCs w:val="24"/>
        </w:rPr>
      </w:pPr>
      <w:r w:rsidRPr="00AC570A">
        <w:rPr>
          <w:rFonts w:cstheme="minorHAnsi"/>
          <w:szCs w:val="24"/>
        </w:rPr>
        <w:t>29. TAREA_CATALOGADA</w:t>
      </w:r>
    </w:p>
    <w:p w14:paraId="16702A5A"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w:t>
      </w:r>
      <w:proofErr w:type="gramStart"/>
      <w:r w:rsidRPr="00AC570A">
        <w:rPr>
          <w:rFonts w:cstheme="minorHAnsi"/>
          <w:szCs w:val="24"/>
        </w:rPr>
        <w:t>CATALOGADA(</w:t>
      </w:r>
      <w:proofErr w:type="spellStart"/>
      <w:proofErr w:type="gramEnd"/>
      <w:r w:rsidRPr="00AC570A">
        <w:rPr>
          <w:rFonts w:cstheme="minorHAnsi"/>
          <w:szCs w:val="24"/>
          <w:u w:val="single"/>
        </w:rPr>
        <w:t>id_tarea_catalogada</w:t>
      </w:r>
      <w:proofErr w:type="spellEnd"/>
      <w:r w:rsidRPr="00AC570A">
        <w:rPr>
          <w:rFonts w:cstheme="minorHAnsi"/>
          <w:szCs w:val="24"/>
        </w:rPr>
        <w:t xml:space="preserve">, </w:t>
      </w:r>
      <w:proofErr w:type="spellStart"/>
      <w:r w:rsidRPr="00AC570A">
        <w:rPr>
          <w:rFonts w:cstheme="minorHAnsi"/>
          <w:szCs w:val="24"/>
        </w:rPr>
        <w:t>nombre_tarea</w:t>
      </w:r>
      <w:proofErr w:type="spellEnd"/>
      <w:r w:rsidRPr="00AC570A">
        <w:rPr>
          <w:rFonts w:cstheme="minorHAnsi"/>
          <w:szCs w:val="24"/>
        </w:rPr>
        <w:t xml:space="preserve">, </w:t>
      </w:r>
      <w:proofErr w:type="spellStart"/>
      <w:r w:rsidRPr="00AC570A">
        <w:rPr>
          <w:rFonts w:cstheme="minorHAnsi"/>
          <w:szCs w:val="24"/>
        </w:rPr>
        <w:t>descripcion_tarea</w:t>
      </w:r>
      <w:proofErr w:type="spellEnd"/>
      <w:r w:rsidRPr="00AC570A">
        <w:rPr>
          <w:rFonts w:cstheme="minorHAnsi"/>
          <w:szCs w:val="24"/>
        </w:rPr>
        <w:t xml:space="preserve">, </w:t>
      </w:r>
      <w:proofErr w:type="spellStart"/>
      <w:r w:rsidRPr="00AC570A">
        <w:rPr>
          <w:rFonts w:cstheme="minorHAnsi"/>
          <w:szCs w:val="24"/>
        </w:rPr>
        <w:t>valor_unitario_tarea</w:t>
      </w:r>
      <w:proofErr w:type="spellEnd"/>
      <w:r w:rsidRPr="00AC570A">
        <w:rPr>
          <w:rFonts w:cstheme="minorHAnsi"/>
          <w:szCs w:val="24"/>
        </w:rPr>
        <w:t xml:space="preserve">, </w:t>
      </w:r>
      <w:proofErr w:type="spellStart"/>
      <w:r w:rsidRPr="00AC570A">
        <w:rPr>
          <w:rFonts w:cstheme="minorHAnsi"/>
          <w:szCs w:val="24"/>
        </w:rPr>
        <w:t>estado_tarea</w:t>
      </w:r>
      <w:proofErr w:type="spellEnd"/>
      <w:r w:rsidRPr="00AC570A">
        <w:rPr>
          <w:rFonts w:cstheme="minorHAnsi"/>
          <w:szCs w:val="24"/>
        </w:rPr>
        <w:t xml:space="preserve">, </w:t>
      </w:r>
      <w:proofErr w:type="spellStart"/>
      <w:r w:rsidRPr="00AC570A">
        <w:rPr>
          <w:rFonts w:cstheme="minorHAnsi"/>
          <w:szCs w:val="24"/>
        </w:rPr>
        <w:t>fecha_vigencia_inicio</w:t>
      </w:r>
      <w:proofErr w:type="spellEnd"/>
      <w:r w:rsidRPr="00AC570A">
        <w:rPr>
          <w:rFonts w:cstheme="minorHAnsi"/>
          <w:szCs w:val="24"/>
        </w:rPr>
        <w:t xml:space="preserve">, </w:t>
      </w:r>
      <w:proofErr w:type="spellStart"/>
      <w:r w:rsidRPr="00AC570A">
        <w:rPr>
          <w:rFonts w:cstheme="minorHAnsi"/>
          <w:szCs w:val="24"/>
        </w:rPr>
        <w:t>fecha_vigencia_fin</w:t>
      </w:r>
      <w:proofErr w:type="spellEnd"/>
      <w:r w:rsidRPr="00AC570A">
        <w:rPr>
          <w:rFonts w:cstheme="minorHAnsi"/>
          <w:szCs w:val="24"/>
        </w:rPr>
        <w:t>)</w:t>
      </w:r>
    </w:p>
    <w:p w14:paraId="681578EA"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el MR preliminar.</w:t>
      </w:r>
    </w:p>
    <w:p w14:paraId="1ACC8805" w14:textId="77777777" w:rsidR="00384247" w:rsidRPr="00AC570A" w:rsidRDefault="00384247" w:rsidP="00384247">
      <w:pPr>
        <w:spacing w:after="40" w:line="360" w:lineRule="auto"/>
        <w:jc w:val="both"/>
        <w:rPr>
          <w:rFonts w:cstheme="minorHAnsi"/>
          <w:szCs w:val="24"/>
        </w:rPr>
      </w:pPr>
      <w:r w:rsidRPr="00AC570A">
        <w:rPr>
          <w:rFonts w:cstheme="minorHAnsi"/>
          <w:szCs w:val="24"/>
        </w:rPr>
        <w:t>30. TAREA_REMUNERABLE</w:t>
      </w:r>
    </w:p>
    <w:p w14:paraId="338AE795"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w:t>
      </w:r>
      <w:proofErr w:type="gramStart"/>
      <w:r w:rsidRPr="00AC570A">
        <w:rPr>
          <w:rFonts w:cstheme="minorHAnsi"/>
          <w:szCs w:val="24"/>
        </w:rPr>
        <w:t>REMUNERABLE(</w:t>
      </w:r>
      <w:proofErr w:type="spellStart"/>
      <w:proofErr w:type="gramEnd"/>
      <w:r w:rsidRPr="00AC570A">
        <w:rPr>
          <w:rFonts w:cstheme="minorHAnsi"/>
          <w:szCs w:val="24"/>
          <w:u w:val="single"/>
        </w:rPr>
        <w:t>id_tarea_remunerable</w:t>
      </w:r>
      <w:proofErr w:type="spellEnd"/>
      <w:r w:rsidRPr="00AC570A">
        <w:rPr>
          <w:rFonts w:cstheme="minorHAnsi"/>
          <w:szCs w:val="24"/>
        </w:rPr>
        <w:t xml:space="preserve">, </w:t>
      </w:r>
      <w:proofErr w:type="spellStart"/>
      <w:r w:rsidRPr="00AC570A">
        <w:rPr>
          <w:rFonts w:cstheme="minorHAnsi"/>
          <w:szCs w:val="24"/>
          <w:u w:val="dash"/>
        </w:rPr>
        <w:t>rut_empleado</w:t>
      </w:r>
      <w:proofErr w:type="spellEnd"/>
      <w:r w:rsidRPr="00AC570A">
        <w:rPr>
          <w:rFonts w:cstheme="minorHAnsi"/>
          <w:szCs w:val="24"/>
        </w:rPr>
        <w:t xml:space="preserve">, </w:t>
      </w:r>
      <w:proofErr w:type="spellStart"/>
      <w:r w:rsidRPr="00AC570A">
        <w:rPr>
          <w:rFonts w:cstheme="minorHAnsi"/>
          <w:szCs w:val="24"/>
          <w:u w:val="dash"/>
        </w:rPr>
        <w:t>id_tarea_catalogada</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u w:val="dash"/>
        </w:rPr>
        <w:t>id_orden_trabajo</w:t>
      </w:r>
      <w:proofErr w:type="spellEnd"/>
      <w:r w:rsidRPr="00AC570A">
        <w:rPr>
          <w:rFonts w:cstheme="minorHAnsi"/>
          <w:szCs w:val="24"/>
        </w:rPr>
        <w:t xml:space="preserve">, </w:t>
      </w:r>
      <w:proofErr w:type="spellStart"/>
      <w:r w:rsidRPr="00AC570A">
        <w:rPr>
          <w:rFonts w:cstheme="minorHAnsi"/>
          <w:szCs w:val="24"/>
        </w:rPr>
        <w:t>fecha_tarea</w:t>
      </w:r>
      <w:proofErr w:type="spellEnd"/>
      <w:r w:rsidRPr="00AC570A">
        <w:rPr>
          <w:rFonts w:cstheme="minorHAnsi"/>
          <w:szCs w:val="24"/>
        </w:rPr>
        <w:t xml:space="preserve">, </w:t>
      </w:r>
      <w:proofErr w:type="spellStart"/>
      <w:r w:rsidRPr="00AC570A">
        <w:rPr>
          <w:rFonts w:cstheme="minorHAnsi"/>
          <w:szCs w:val="24"/>
        </w:rPr>
        <w:t>cantidad_realizada</w:t>
      </w:r>
      <w:proofErr w:type="spellEnd"/>
      <w:r w:rsidRPr="00AC570A">
        <w:rPr>
          <w:rFonts w:cstheme="minorHAnsi"/>
          <w:szCs w:val="24"/>
        </w:rPr>
        <w:t xml:space="preserve">, </w:t>
      </w:r>
      <w:proofErr w:type="spellStart"/>
      <w:r w:rsidRPr="00AC570A">
        <w:rPr>
          <w:rFonts w:cstheme="minorHAnsi"/>
          <w:szCs w:val="24"/>
        </w:rPr>
        <w:t>estado_validacion</w:t>
      </w:r>
      <w:proofErr w:type="spellEnd"/>
      <w:r w:rsidRPr="00AC570A">
        <w:rPr>
          <w:rFonts w:cstheme="minorHAnsi"/>
          <w:szCs w:val="24"/>
        </w:rPr>
        <w:t xml:space="preserve">, </w:t>
      </w:r>
      <w:proofErr w:type="spellStart"/>
      <w:r w:rsidRPr="00AC570A">
        <w:rPr>
          <w:rFonts w:cstheme="minorHAnsi"/>
          <w:szCs w:val="24"/>
        </w:rPr>
        <w:t>monto_calculado</w:t>
      </w:r>
      <w:proofErr w:type="spellEnd"/>
      <w:r w:rsidRPr="00AC570A">
        <w:rPr>
          <w:rFonts w:cstheme="minorHAnsi"/>
          <w:szCs w:val="24"/>
        </w:rPr>
        <w:t xml:space="preserve">, </w:t>
      </w:r>
      <w:proofErr w:type="spellStart"/>
      <w:r w:rsidRPr="00AC570A">
        <w:rPr>
          <w:rFonts w:cstheme="minorHAnsi"/>
          <w:szCs w:val="24"/>
        </w:rPr>
        <w:t>referencia_unidad_terminada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2E308B5"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AD1EFD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empleado.rut_empleado</w:t>
      </w:r>
      <w:proofErr w:type="spellEnd"/>
      <w:r w:rsidRPr="00AC570A">
        <w:rPr>
          <w:rFonts w:cstheme="minorHAnsi"/>
          <w:szCs w:val="24"/>
        </w:rPr>
        <w:t xml:space="preserve"> -&gt; </w:t>
      </w:r>
      <w:proofErr w:type="spellStart"/>
      <w:r w:rsidRPr="00AC570A">
        <w:rPr>
          <w:rFonts w:cstheme="minorHAnsi"/>
          <w:szCs w:val="24"/>
        </w:rPr>
        <w:t>tarea_remunerable.rut_empleado</w:t>
      </w:r>
      <w:proofErr w:type="spellEnd"/>
    </w:p>
    <w:p w14:paraId="32EA7D6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tarea_catalogada.id_tarea_catalogada</w:t>
      </w:r>
      <w:proofErr w:type="spellEnd"/>
      <w:r w:rsidRPr="00AC570A">
        <w:rPr>
          <w:rFonts w:cstheme="minorHAnsi"/>
          <w:szCs w:val="24"/>
        </w:rPr>
        <w:t xml:space="preserve"> -&gt; </w:t>
      </w:r>
      <w:proofErr w:type="spellStart"/>
      <w:r w:rsidRPr="00AC570A">
        <w:rPr>
          <w:rFonts w:cstheme="minorHAnsi"/>
          <w:szCs w:val="24"/>
        </w:rPr>
        <w:t>tarea_remunerable.id_tarea_catalogada</w:t>
      </w:r>
      <w:proofErr w:type="spellEnd"/>
    </w:p>
    <w:p w14:paraId="68D95C50"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proyecto_financiero.id_proyecto_financiero</w:t>
      </w:r>
      <w:proofErr w:type="spellEnd"/>
      <w:r w:rsidRPr="00AC570A">
        <w:rPr>
          <w:rFonts w:cstheme="minorHAnsi"/>
          <w:szCs w:val="24"/>
        </w:rPr>
        <w:t xml:space="preserve"> -&gt; </w:t>
      </w:r>
      <w:proofErr w:type="spellStart"/>
      <w:r w:rsidRPr="00AC570A">
        <w:rPr>
          <w:rFonts w:cstheme="minorHAnsi"/>
          <w:szCs w:val="24"/>
        </w:rPr>
        <w:t>tarea_remunerable.id_proyecto_financiero</w:t>
      </w:r>
      <w:proofErr w:type="spellEnd"/>
    </w:p>
    <w:p w14:paraId="75B753F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liquidacion_remuneracion.id_liquidacion_remuneracion</w:t>
      </w:r>
      <w:proofErr w:type="spellEnd"/>
      <w:r w:rsidRPr="00AC570A">
        <w:rPr>
          <w:rFonts w:cstheme="minorHAnsi"/>
          <w:szCs w:val="24"/>
        </w:rPr>
        <w:t xml:space="preserve"> -&gt; </w:t>
      </w:r>
      <w:proofErr w:type="spellStart"/>
      <w:r w:rsidRPr="00AC570A">
        <w:rPr>
          <w:rFonts w:cstheme="minorHAnsi"/>
          <w:szCs w:val="24"/>
        </w:rPr>
        <w:t>tarea_remunerable.id_liquidacion_remuneracion</w:t>
      </w:r>
      <w:proofErr w:type="spellEnd"/>
    </w:p>
    <w:p w14:paraId="151DCC1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orden_trabajo.id_orden_trabajo</w:t>
      </w:r>
      <w:proofErr w:type="spellEnd"/>
      <w:r w:rsidRPr="00AC570A">
        <w:rPr>
          <w:rFonts w:cstheme="minorHAnsi"/>
          <w:szCs w:val="24"/>
        </w:rPr>
        <w:t xml:space="preserve"> -&gt; </w:t>
      </w:r>
      <w:proofErr w:type="spellStart"/>
      <w:r w:rsidRPr="00AC570A">
        <w:rPr>
          <w:rFonts w:cstheme="minorHAnsi"/>
          <w:szCs w:val="24"/>
        </w:rPr>
        <w:t>tarea_remunerable.id_orden_trabajo</w:t>
      </w:r>
      <w:proofErr w:type="spellEnd"/>
      <w:r w:rsidRPr="00AC570A">
        <w:rPr>
          <w:rFonts w:cstheme="minorHAnsi"/>
          <w:szCs w:val="24"/>
        </w:rPr>
        <w:t xml:space="preserve"> (externa)</w:t>
      </w:r>
    </w:p>
    <w:p w14:paraId="332BEE78"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31. LIQUIDACION_REMUNERACION</w:t>
      </w:r>
    </w:p>
    <w:p w14:paraId="37683016" w14:textId="77777777" w:rsidR="00384247" w:rsidRPr="00AC570A" w:rsidRDefault="00384247" w:rsidP="00384247">
      <w:pPr>
        <w:spacing w:after="40" w:line="360" w:lineRule="auto"/>
        <w:jc w:val="both"/>
        <w:rPr>
          <w:rFonts w:cstheme="minorHAnsi"/>
          <w:szCs w:val="24"/>
        </w:rPr>
      </w:pPr>
      <w:r w:rsidRPr="00AC570A">
        <w:rPr>
          <w:rFonts w:cstheme="minorHAnsi"/>
          <w:szCs w:val="24"/>
        </w:rPr>
        <w:t>LIQUIDACION_</w:t>
      </w:r>
      <w:proofErr w:type="gramStart"/>
      <w:r w:rsidRPr="00AC570A">
        <w:rPr>
          <w:rFonts w:cstheme="minorHAnsi"/>
          <w:szCs w:val="24"/>
        </w:rPr>
        <w:t>REMUNERACION(</w:t>
      </w:r>
      <w:proofErr w:type="spellStart"/>
      <w:proofErr w:type="gramEnd"/>
      <w:r w:rsidRPr="00AC570A">
        <w:rPr>
          <w:rFonts w:cstheme="minorHAnsi"/>
          <w:szCs w:val="24"/>
          <w:u w:val="single"/>
        </w:rPr>
        <w:t>id_liquidacion_remuneracion</w:t>
      </w:r>
      <w:proofErr w:type="spellEnd"/>
      <w:r w:rsidRPr="00AC570A">
        <w:rPr>
          <w:rFonts w:cstheme="minorHAnsi"/>
          <w:szCs w:val="24"/>
        </w:rPr>
        <w:t xml:space="preserve">, </w:t>
      </w:r>
      <w:proofErr w:type="spellStart"/>
      <w:r w:rsidRPr="00AC570A">
        <w:rPr>
          <w:rFonts w:cstheme="minorHAnsi"/>
          <w:szCs w:val="24"/>
          <w:u w:val="dash"/>
        </w:rPr>
        <w:t>rut_empleado</w:t>
      </w:r>
      <w:proofErr w:type="spellEnd"/>
      <w:r w:rsidRPr="00AC570A">
        <w:rPr>
          <w:rFonts w:cstheme="minorHAnsi"/>
          <w:szCs w:val="24"/>
        </w:rPr>
        <w:t xml:space="preserve">, </w:t>
      </w:r>
      <w:proofErr w:type="spellStart"/>
      <w:r w:rsidRPr="00AC570A">
        <w:rPr>
          <w:rFonts w:cstheme="minorHAnsi"/>
          <w:szCs w:val="24"/>
        </w:rPr>
        <w:t>periodo_liquidacion</w:t>
      </w:r>
      <w:proofErr w:type="spellEnd"/>
      <w:r w:rsidRPr="00AC570A">
        <w:rPr>
          <w:rFonts w:cstheme="minorHAnsi"/>
          <w:szCs w:val="24"/>
        </w:rPr>
        <w:t xml:space="preserve">, </w:t>
      </w:r>
      <w:proofErr w:type="spellStart"/>
      <w:r w:rsidRPr="00AC570A">
        <w:rPr>
          <w:rFonts w:cstheme="minorHAnsi"/>
          <w:szCs w:val="24"/>
        </w:rPr>
        <w:t>fecha_generacion</w:t>
      </w:r>
      <w:proofErr w:type="spellEnd"/>
      <w:r w:rsidRPr="00AC570A">
        <w:rPr>
          <w:rFonts w:cstheme="minorHAnsi"/>
          <w:szCs w:val="24"/>
        </w:rPr>
        <w:t xml:space="preserve">, </w:t>
      </w:r>
      <w:proofErr w:type="spellStart"/>
      <w:r w:rsidRPr="00AC570A">
        <w:rPr>
          <w:rFonts w:cstheme="minorHAnsi"/>
          <w:szCs w:val="24"/>
        </w:rPr>
        <w:t>fecha_aprobacion</w:t>
      </w:r>
      <w:proofErr w:type="spellEnd"/>
      <w:r w:rsidRPr="00AC570A">
        <w:rPr>
          <w:rFonts w:cstheme="minorHAnsi"/>
          <w:szCs w:val="24"/>
        </w:rPr>
        <w:t xml:space="preserve">, </w:t>
      </w:r>
      <w:proofErr w:type="spellStart"/>
      <w:r w:rsidRPr="00AC570A">
        <w:rPr>
          <w:rFonts w:cstheme="minorHAnsi"/>
          <w:szCs w:val="24"/>
        </w:rPr>
        <w:t>sueldo_base_periodo</w:t>
      </w:r>
      <w:proofErr w:type="spellEnd"/>
      <w:r w:rsidRPr="00AC570A">
        <w:rPr>
          <w:rFonts w:cstheme="minorHAnsi"/>
          <w:szCs w:val="24"/>
        </w:rPr>
        <w:t xml:space="preserve">, </w:t>
      </w:r>
      <w:proofErr w:type="spellStart"/>
      <w:r w:rsidRPr="00AC570A">
        <w:rPr>
          <w:rFonts w:cstheme="minorHAnsi"/>
          <w:szCs w:val="24"/>
        </w:rPr>
        <w:t>total_bonos</w:t>
      </w:r>
      <w:proofErr w:type="spellEnd"/>
      <w:r w:rsidRPr="00AC570A">
        <w:rPr>
          <w:rFonts w:cstheme="minorHAnsi"/>
          <w:szCs w:val="24"/>
        </w:rPr>
        <w:t xml:space="preserve">, </w:t>
      </w:r>
      <w:proofErr w:type="spellStart"/>
      <w:r w:rsidRPr="00AC570A">
        <w:rPr>
          <w:rFonts w:cstheme="minorHAnsi"/>
          <w:szCs w:val="24"/>
        </w:rPr>
        <w:t>total_descuentos</w:t>
      </w:r>
      <w:proofErr w:type="spellEnd"/>
      <w:r w:rsidRPr="00AC570A">
        <w:rPr>
          <w:rFonts w:cstheme="minorHAnsi"/>
          <w:szCs w:val="24"/>
        </w:rPr>
        <w:t xml:space="preserve">, </w:t>
      </w:r>
      <w:proofErr w:type="spellStart"/>
      <w:r w:rsidRPr="00AC570A">
        <w:rPr>
          <w:rFonts w:cstheme="minorHAnsi"/>
          <w:szCs w:val="24"/>
        </w:rPr>
        <w:t>total_haberes</w:t>
      </w:r>
      <w:proofErr w:type="spellEnd"/>
      <w:r w:rsidRPr="00AC570A">
        <w:rPr>
          <w:rFonts w:cstheme="minorHAnsi"/>
          <w:szCs w:val="24"/>
        </w:rPr>
        <w:t xml:space="preserve">, </w:t>
      </w:r>
      <w:proofErr w:type="spellStart"/>
      <w:r w:rsidRPr="00AC570A">
        <w:rPr>
          <w:rFonts w:cstheme="minorHAnsi"/>
          <w:szCs w:val="24"/>
        </w:rPr>
        <w:t>total_liquido</w:t>
      </w:r>
      <w:proofErr w:type="spellEnd"/>
      <w:r w:rsidRPr="00AC570A">
        <w:rPr>
          <w:rFonts w:cstheme="minorHAnsi"/>
          <w:szCs w:val="24"/>
        </w:rPr>
        <w:t xml:space="preserve">, </w:t>
      </w:r>
      <w:proofErr w:type="spellStart"/>
      <w:r w:rsidRPr="00AC570A">
        <w:rPr>
          <w:rFonts w:cstheme="minorHAnsi"/>
          <w:szCs w:val="24"/>
        </w:rPr>
        <w:t>estado_liquidacion</w:t>
      </w:r>
      <w:proofErr w:type="spellEnd"/>
      <w:r w:rsidRPr="00AC570A">
        <w:rPr>
          <w:rFonts w:cstheme="minorHAnsi"/>
          <w:szCs w:val="24"/>
        </w:rPr>
        <w:t xml:space="preserve">, </w:t>
      </w:r>
      <w:proofErr w:type="spellStart"/>
      <w:r w:rsidRPr="00AC570A">
        <w:rPr>
          <w:rFonts w:cstheme="minorHAnsi"/>
          <w:szCs w:val="24"/>
        </w:rPr>
        <w:t>respaldo_liquidacion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3098233"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ED4BFF0"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empleado.rut_empleado</w:t>
      </w:r>
      <w:proofErr w:type="spellEnd"/>
      <w:r w:rsidRPr="00AC570A">
        <w:rPr>
          <w:rFonts w:cstheme="minorHAnsi"/>
          <w:szCs w:val="24"/>
        </w:rPr>
        <w:t xml:space="preserve"> -&gt; </w:t>
      </w:r>
      <w:proofErr w:type="spellStart"/>
      <w:r w:rsidRPr="00AC570A">
        <w:rPr>
          <w:rFonts w:cstheme="minorHAnsi"/>
          <w:szCs w:val="24"/>
        </w:rPr>
        <w:t>liquidacion_remuneracion.rut_empleado</w:t>
      </w:r>
      <w:proofErr w:type="spellEnd"/>
    </w:p>
    <w:p w14:paraId="12D412C3" w14:textId="77777777" w:rsidR="00384247" w:rsidRPr="00AC570A" w:rsidRDefault="00384247" w:rsidP="00384247">
      <w:pPr>
        <w:spacing w:after="40" w:line="360" w:lineRule="auto"/>
        <w:jc w:val="both"/>
        <w:rPr>
          <w:rFonts w:cstheme="minorHAnsi"/>
          <w:szCs w:val="24"/>
        </w:rPr>
      </w:pPr>
      <w:r w:rsidRPr="00AC570A">
        <w:rPr>
          <w:rFonts w:cstheme="minorHAnsi"/>
          <w:szCs w:val="24"/>
        </w:rPr>
        <w:t>32. ALERTA_FINANCIERA</w:t>
      </w:r>
    </w:p>
    <w:p w14:paraId="6CE07BA2" w14:textId="77777777" w:rsidR="00384247" w:rsidRPr="00AC570A" w:rsidRDefault="00384247" w:rsidP="00384247">
      <w:pPr>
        <w:spacing w:after="40" w:line="360" w:lineRule="auto"/>
        <w:jc w:val="both"/>
        <w:rPr>
          <w:rFonts w:cstheme="minorHAnsi"/>
          <w:szCs w:val="24"/>
        </w:rPr>
      </w:pPr>
      <w:r w:rsidRPr="00AC570A">
        <w:rPr>
          <w:rFonts w:cstheme="minorHAnsi"/>
          <w:szCs w:val="24"/>
        </w:rPr>
        <w:t>ALERTA_</w:t>
      </w:r>
      <w:proofErr w:type="gramStart"/>
      <w:r w:rsidRPr="00AC570A">
        <w:rPr>
          <w:rFonts w:cstheme="minorHAnsi"/>
          <w:szCs w:val="24"/>
        </w:rPr>
        <w:t>FINANCIERA(</w:t>
      </w:r>
      <w:proofErr w:type="spellStart"/>
      <w:proofErr w:type="gramEnd"/>
      <w:r w:rsidRPr="00AC570A">
        <w:rPr>
          <w:rFonts w:cstheme="minorHAnsi"/>
          <w:szCs w:val="24"/>
          <w:u w:val="single"/>
        </w:rPr>
        <w:t>id_alerta_financiera</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id_documento_tributario</w:t>
      </w:r>
      <w:proofErr w:type="spellEnd"/>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id_credito_proyecto</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u w:val="dash"/>
        </w:rPr>
        <w:t>id_fondo_global_credito</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tipo_alerta</w:t>
      </w:r>
      <w:proofErr w:type="spellEnd"/>
      <w:r w:rsidRPr="00AC570A">
        <w:rPr>
          <w:rFonts w:cstheme="minorHAnsi"/>
          <w:szCs w:val="24"/>
        </w:rPr>
        <w:t xml:space="preserve">, </w:t>
      </w:r>
      <w:proofErr w:type="spellStart"/>
      <w:r w:rsidRPr="00AC570A">
        <w:rPr>
          <w:rFonts w:cstheme="minorHAnsi"/>
          <w:szCs w:val="24"/>
        </w:rPr>
        <w:t>fecha_generacion</w:t>
      </w:r>
      <w:proofErr w:type="spellEnd"/>
      <w:r w:rsidRPr="00AC570A">
        <w:rPr>
          <w:rFonts w:cstheme="minorHAnsi"/>
          <w:szCs w:val="24"/>
        </w:rPr>
        <w:t xml:space="preserve">, </w:t>
      </w:r>
      <w:proofErr w:type="spellStart"/>
      <w:r w:rsidRPr="00AC570A">
        <w:rPr>
          <w:rFonts w:cstheme="minorHAnsi"/>
          <w:szCs w:val="24"/>
        </w:rPr>
        <w:t>descripcion_alerta</w:t>
      </w:r>
      <w:proofErr w:type="spellEnd"/>
      <w:r w:rsidRPr="00AC570A">
        <w:rPr>
          <w:rFonts w:cstheme="minorHAnsi"/>
          <w:szCs w:val="24"/>
        </w:rPr>
        <w:t xml:space="preserve">, </w:t>
      </w:r>
      <w:proofErr w:type="spellStart"/>
      <w:r w:rsidRPr="00AC570A">
        <w:rPr>
          <w:rFonts w:cstheme="minorHAnsi"/>
          <w:szCs w:val="24"/>
        </w:rPr>
        <w:t>nivel_alerta</w:t>
      </w:r>
      <w:proofErr w:type="spellEnd"/>
      <w:r w:rsidRPr="00AC570A">
        <w:rPr>
          <w:rFonts w:cstheme="minorHAnsi"/>
          <w:szCs w:val="24"/>
        </w:rPr>
        <w:t xml:space="preserve">, </w:t>
      </w:r>
      <w:proofErr w:type="spellStart"/>
      <w:r w:rsidRPr="00AC570A">
        <w:rPr>
          <w:rFonts w:cstheme="minorHAnsi"/>
          <w:szCs w:val="24"/>
        </w:rPr>
        <w:t>estado_alerta</w:t>
      </w:r>
      <w:proofErr w:type="spellEnd"/>
      <w:r w:rsidRPr="00AC570A">
        <w:rPr>
          <w:rFonts w:cstheme="minorHAnsi"/>
          <w:szCs w:val="24"/>
        </w:rPr>
        <w:t xml:space="preserve">, </w:t>
      </w:r>
      <w:proofErr w:type="spellStart"/>
      <w:r w:rsidRPr="00AC570A">
        <w:rPr>
          <w:rFonts w:cstheme="minorHAnsi"/>
          <w:szCs w:val="24"/>
        </w:rPr>
        <w:t>fecha_cierre</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AF3E9EA"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A619DC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ficha_cliente.id_ficha_cliente</w:t>
      </w:r>
      <w:proofErr w:type="spellEnd"/>
      <w:r w:rsidRPr="00AC570A">
        <w:rPr>
          <w:rFonts w:cstheme="minorHAnsi"/>
          <w:szCs w:val="24"/>
        </w:rPr>
        <w:t xml:space="preserve"> -&gt; </w:t>
      </w:r>
      <w:proofErr w:type="spellStart"/>
      <w:r w:rsidRPr="00AC570A">
        <w:rPr>
          <w:rFonts w:cstheme="minorHAnsi"/>
          <w:szCs w:val="24"/>
        </w:rPr>
        <w:t>alerta_financiera.id_ficha_cliente</w:t>
      </w:r>
      <w:proofErr w:type="spellEnd"/>
    </w:p>
    <w:p w14:paraId="0DEEF187"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nota_venta.id_nota_venta</w:t>
      </w:r>
      <w:proofErr w:type="spellEnd"/>
      <w:r w:rsidRPr="00AC570A">
        <w:rPr>
          <w:rFonts w:cstheme="minorHAnsi"/>
          <w:szCs w:val="24"/>
        </w:rPr>
        <w:t xml:space="preserve"> -&gt; </w:t>
      </w:r>
      <w:proofErr w:type="spellStart"/>
      <w:r w:rsidRPr="00AC570A">
        <w:rPr>
          <w:rFonts w:cstheme="minorHAnsi"/>
          <w:szCs w:val="24"/>
        </w:rPr>
        <w:t>alerta_financiera.id_nota_venta</w:t>
      </w:r>
      <w:proofErr w:type="spellEnd"/>
    </w:p>
    <w:p w14:paraId="22B482DD"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documento_tributario.id_documento_tributario</w:t>
      </w:r>
      <w:proofErr w:type="spellEnd"/>
      <w:r w:rsidRPr="00AC570A">
        <w:rPr>
          <w:rFonts w:cstheme="minorHAnsi"/>
          <w:szCs w:val="24"/>
        </w:rPr>
        <w:t xml:space="preserve"> -&gt; </w:t>
      </w:r>
      <w:proofErr w:type="spellStart"/>
      <w:r w:rsidRPr="00AC570A">
        <w:rPr>
          <w:rFonts w:cstheme="minorHAnsi"/>
          <w:szCs w:val="24"/>
        </w:rPr>
        <w:t>alerta_financiera.id_documento_tributario</w:t>
      </w:r>
      <w:proofErr w:type="spellEnd"/>
    </w:p>
    <w:p w14:paraId="020D225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documento_compra_proveedor.id_documento_compra_proveedor</w:t>
      </w:r>
      <w:proofErr w:type="spellEnd"/>
      <w:r w:rsidRPr="00AC570A">
        <w:rPr>
          <w:rFonts w:cstheme="minorHAnsi"/>
          <w:szCs w:val="24"/>
        </w:rPr>
        <w:t xml:space="preserve"> -&gt; </w:t>
      </w:r>
      <w:proofErr w:type="spellStart"/>
      <w:r w:rsidRPr="00AC570A">
        <w:rPr>
          <w:rFonts w:cstheme="minorHAnsi"/>
          <w:szCs w:val="24"/>
        </w:rPr>
        <w:t>alerta_financiera.id_documento_compra_proveedor</w:t>
      </w:r>
      <w:proofErr w:type="spellEnd"/>
    </w:p>
    <w:p w14:paraId="4CEA429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proyecto_financiero.id_proyecto_financiero</w:t>
      </w:r>
      <w:proofErr w:type="spellEnd"/>
      <w:r w:rsidRPr="00AC570A">
        <w:rPr>
          <w:rFonts w:cstheme="minorHAnsi"/>
          <w:szCs w:val="24"/>
        </w:rPr>
        <w:t xml:space="preserve"> -&gt; </w:t>
      </w:r>
      <w:proofErr w:type="spellStart"/>
      <w:r w:rsidRPr="00AC570A">
        <w:rPr>
          <w:rFonts w:cstheme="minorHAnsi"/>
          <w:szCs w:val="24"/>
        </w:rPr>
        <w:t>alerta_financiera.id_proyecto_financiero</w:t>
      </w:r>
      <w:proofErr w:type="spellEnd"/>
    </w:p>
    <w:p w14:paraId="5209411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credito_proyecto.id_credito_proyecto</w:t>
      </w:r>
      <w:proofErr w:type="spellEnd"/>
      <w:r w:rsidRPr="00AC570A">
        <w:rPr>
          <w:rFonts w:cstheme="minorHAnsi"/>
          <w:szCs w:val="24"/>
        </w:rPr>
        <w:t xml:space="preserve"> -&gt; </w:t>
      </w:r>
      <w:proofErr w:type="spellStart"/>
      <w:r w:rsidRPr="00AC570A">
        <w:rPr>
          <w:rFonts w:cstheme="minorHAnsi"/>
          <w:szCs w:val="24"/>
        </w:rPr>
        <w:t>alerta_financiera.id_credito_proyecto</w:t>
      </w:r>
      <w:proofErr w:type="spellEnd"/>
    </w:p>
    <w:p w14:paraId="4812327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evaluacion_credito.id_evaluacion_credito</w:t>
      </w:r>
      <w:proofErr w:type="spellEnd"/>
      <w:r w:rsidRPr="00AC570A">
        <w:rPr>
          <w:rFonts w:cstheme="minorHAnsi"/>
          <w:szCs w:val="24"/>
        </w:rPr>
        <w:t xml:space="preserve"> -&gt; </w:t>
      </w:r>
      <w:proofErr w:type="spellStart"/>
      <w:r w:rsidRPr="00AC570A">
        <w:rPr>
          <w:rFonts w:cstheme="minorHAnsi"/>
          <w:szCs w:val="24"/>
        </w:rPr>
        <w:t>alerta_financiera.id_evaluacion_credito</w:t>
      </w:r>
      <w:proofErr w:type="spellEnd"/>
    </w:p>
    <w:p w14:paraId="7D26104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fondo_global_credito.id_fondo_global_credito</w:t>
      </w:r>
      <w:proofErr w:type="spellEnd"/>
      <w:r w:rsidRPr="00AC570A">
        <w:rPr>
          <w:rFonts w:cstheme="minorHAnsi"/>
          <w:szCs w:val="24"/>
        </w:rPr>
        <w:t xml:space="preserve"> -&gt; </w:t>
      </w:r>
      <w:proofErr w:type="spellStart"/>
      <w:r w:rsidRPr="00AC570A">
        <w:rPr>
          <w:rFonts w:cstheme="minorHAnsi"/>
          <w:szCs w:val="24"/>
        </w:rPr>
        <w:t>alerta_financiera.id_fondo_global_credito</w:t>
      </w:r>
      <w:proofErr w:type="spellEnd"/>
    </w:p>
    <w:p w14:paraId="384AB3CE"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proveedor.id_proveedor</w:t>
      </w:r>
      <w:proofErr w:type="spellEnd"/>
      <w:r w:rsidRPr="00AC570A">
        <w:rPr>
          <w:rFonts w:cstheme="minorHAnsi"/>
          <w:szCs w:val="24"/>
        </w:rPr>
        <w:t xml:space="preserve"> -&gt; </w:t>
      </w:r>
      <w:proofErr w:type="spellStart"/>
      <w:r w:rsidRPr="00AC570A">
        <w:rPr>
          <w:rFonts w:cstheme="minorHAnsi"/>
          <w:szCs w:val="24"/>
        </w:rPr>
        <w:t>alerta_financiera.id_proveedor</w:t>
      </w:r>
      <w:proofErr w:type="spellEnd"/>
    </w:p>
    <w:p w14:paraId="24E0BB2E" w14:textId="77777777" w:rsidR="00384247" w:rsidRPr="00AC570A" w:rsidRDefault="00384247" w:rsidP="00384247">
      <w:pPr>
        <w:spacing w:after="40" w:line="360" w:lineRule="auto"/>
        <w:jc w:val="both"/>
        <w:rPr>
          <w:rFonts w:cstheme="minorHAnsi"/>
          <w:szCs w:val="24"/>
        </w:rPr>
      </w:pPr>
      <w:r w:rsidRPr="00AC570A">
        <w:rPr>
          <w:rFonts w:cstheme="minorHAnsi"/>
          <w:szCs w:val="24"/>
        </w:rPr>
        <w:t>33. EVENTO_AUDITORIA</w:t>
      </w:r>
    </w:p>
    <w:p w14:paraId="5C79A947"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EVENTO_</w:t>
      </w:r>
      <w:proofErr w:type="gramStart"/>
      <w:r w:rsidRPr="00AC570A">
        <w:rPr>
          <w:rFonts w:cstheme="minorHAnsi"/>
          <w:szCs w:val="24"/>
        </w:rPr>
        <w:t>AUDITORIA(</w:t>
      </w:r>
      <w:proofErr w:type="spellStart"/>
      <w:proofErr w:type="gramEnd"/>
      <w:r w:rsidRPr="00AC570A">
        <w:rPr>
          <w:rFonts w:cstheme="minorHAnsi"/>
          <w:szCs w:val="24"/>
          <w:u w:val="single"/>
        </w:rPr>
        <w:t>id_evento_auditoria</w:t>
      </w:r>
      <w:proofErr w:type="spellEnd"/>
      <w:r w:rsidRPr="00AC570A">
        <w:rPr>
          <w:rFonts w:cstheme="minorHAnsi"/>
          <w:szCs w:val="24"/>
        </w:rPr>
        <w:t xml:space="preserve">, </w:t>
      </w:r>
      <w:proofErr w:type="spellStart"/>
      <w:r w:rsidRPr="00AC570A">
        <w:rPr>
          <w:rFonts w:cstheme="minorHAnsi"/>
          <w:szCs w:val="24"/>
          <w:u w:val="dash"/>
        </w:rPr>
        <w:t>id_usuario</w:t>
      </w:r>
      <w:proofErr w:type="spellEnd"/>
      <w:r w:rsidRPr="00AC570A">
        <w:rPr>
          <w:rFonts w:cstheme="minorHAnsi"/>
          <w:szCs w:val="24"/>
        </w:rPr>
        <w:t xml:space="preserve">, </w:t>
      </w:r>
      <w:proofErr w:type="spellStart"/>
      <w:r w:rsidRPr="00AC570A">
        <w:rPr>
          <w:rFonts w:cstheme="minorHAnsi"/>
          <w:szCs w:val="24"/>
        </w:rPr>
        <w:t>fecha_evento</w:t>
      </w:r>
      <w:proofErr w:type="spellEnd"/>
      <w:r w:rsidRPr="00AC570A">
        <w:rPr>
          <w:rFonts w:cstheme="minorHAnsi"/>
          <w:szCs w:val="24"/>
        </w:rPr>
        <w:t xml:space="preserve">, </w:t>
      </w:r>
      <w:proofErr w:type="spellStart"/>
      <w:r w:rsidRPr="00AC570A">
        <w:rPr>
          <w:rFonts w:cstheme="minorHAnsi"/>
          <w:szCs w:val="24"/>
        </w:rPr>
        <w:t>tipo_evento</w:t>
      </w:r>
      <w:proofErr w:type="spellEnd"/>
      <w:r w:rsidRPr="00AC570A">
        <w:rPr>
          <w:rFonts w:cstheme="minorHAnsi"/>
          <w:szCs w:val="24"/>
        </w:rPr>
        <w:t xml:space="preserve">, </w:t>
      </w:r>
      <w:proofErr w:type="spellStart"/>
      <w:r w:rsidRPr="00AC570A">
        <w:rPr>
          <w:rFonts w:cstheme="minorHAnsi"/>
          <w:szCs w:val="24"/>
        </w:rPr>
        <w:t>entidad_afectada</w:t>
      </w:r>
      <w:proofErr w:type="spellEnd"/>
      <w:r w:rsidRPr="00AC570A">
        <w:rPr>
          <w:rFonts w:cstheme="minorHAnsi"/>
          <w:szCs w:val="24"/>
        </w:rPr>
        <w:t xml:space="preserve">, </w:t>
      </w:r>
      <w:proofErr w:type="spellStart"/>
      <w:r w:rsidRPr="00AC570A">
        <w:rPr>
          <w:rFonts w:cstheme="minorHAnsi"/>
          <w:szCs w:val="24"/>
        </w:rPr>
        <w:t>id_registro_afectado</w:t>
      </w:r>
      <w:proofErr w:type="spellEnd"/>
      <w:r w:rsidRPr="00AC570A">
        <w:rPr>
          <w:rFonts w:cstheme="minorHAnsi"/>
          <w:szCs w:val="24"/>
        </w:rPr>
        <w:t xml:space="preserve">, </w:t>
      </w:r>
      <w:proofErr w:type="spellStart"/>
      <w:r w:rsidRPr="00AC570A">
        <w:rPr>
          <w:rFonts w:cstheme="minorHAnsi"/>
          <w:szCs w:val="24"/>
        </w:rPr>
        <w:t>accion_realizada</w:t>
      </w:r>
      <w:proofErr w:type="spellEnd"/>
      <w:r w:rsidRPr="00AC570A">
        <w:rPr>
          <w:rFonts w:cstheme="minorHAnsi"/>
          <w:szCs w:val="24"/>
        </w:rPr>
        <w:t xml:space="preserve">, </w:t>
      </w:r>
      <w:proofErr w:type="spellStart"/>
      <w:r w:rsidRPr="00AC570A">
        <w:rPr>
          <w:rFonts w:cstheme="minorHAnsi"/>
          <w:szCs w:val="24"/>
        </w:rPr>
        <w:t>descripcion_evento</w:t>
      </w:r>
      <w:proofErr w:type="spellEnd"/>
      <w:r w:rsidRPr="00AC570A">
        <w:rPr>
          <w:rFonts w:cstheme="minorHAnsi"/>
          <w:szCs w:val="24"/>
        </w:rPr>
        <w:t xml:space="preserve">, </w:t>
      </w:r>
      <w:proofErr w:type="spellStart"/>
      <w:r w:rsidRPr="00AC570A">
        <w:rPr>
          <w:rFonts w:cstheme="minorHAnsi"/>
          <w:szCs w:val="24"/>
        </w:rPr>
        <w:t>resultado_evento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25FF344"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60455C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usuario.id_usuario</w:t>
      </w:r>
      <w:proofErr w:type="spellEnd"/>
      <w:r w:rsidRPr="00AC570A">
        <w:rPr>
          <w:rFonts w:cstheme="minorHAnsi"/>
          <w:szCs w:val="24"/>
        </w:rPr>
        <w:t xml:space="preserve"> -&gt; </w:t>
      </w:r>
      <w:proofErr w:type="spellStart"/>
      <w:r w:rsidRPr="00AC570A">
        <w:rPr>
          <w:rFonts w:cstheme="minorHAnsi"/>
          <w:szCs w:val="24"/>
        </w:rPr>
        <w:t>evento_auditoria.id_usuario</w:t>
      </w:r>
      <w:proofErr w:type="spellEnd"/>
      <w:r w:rsidRPr="00AC570A">
        <w:rPr>
          <w:rFonts w:cstheme="minorHAnsi"/>
          <w:szCs w:val="24"/>
        </w:rPr>
        <w:t xml:space="preserve"> (externa)</w:t>
      </w:r>
    </w:p>
    <w:p w14:paraId="1F5CEBCC" w14:textId="77777777" w:rsidR="00384247" w:rsidRPr="00AC570A" w:rsidRDefault="00384247" w:rsidP="00384247">
      <w:pPr>
        <w:spacing w:after="40" w:line="360" w:lineRule="auto"/>
        <w:jc w:val="both"/>
        <w:rPr>
          <w:rFonts w:cstheme="minorHAnsi"/>
          <w:szCs w:val="24"/>
        </w:rPr>
      </w:pPr>
      <w:r w:rsidRPr="00AC570A">
        <w:rPr>
          <w:rFonts w:cstheme="minorHAnsi"/>
          <w:szCs w:val="24"/>
        </w:rPr>
        <w:t>34. DETALLE_EVENTO_AUDITORIA</w:t>
      </w:r>
    </w:p>
    <w:p w14:paraId="4ACEC5DA"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DETALLE_EVENTO_</w:t>
      </w:r>
      <w:proofErr w:type="gramStart"/>
      <w:r w:rsidRPr="00AC570A">
        <w:rPr>
          <w:rFonts w:cstheme="minorHAnsi"/>
          <w:szCs w:val="24"/>
        </w:rPr>
        <w:t>AUDITORIA(</w:t>
      </w:r>
      <w:proofErr w:type="spellStart"/>
      <w:proofErr w:type="gramEnd"/>
      <w:r w:rsidRPr="00AC570A">
        <w:rPr>
          <w:rFonts w:cstheme="minorHAnsi"/>
          <w:szCs w:val="24"/>
          <w:u w:val="single"/>
        </w:rPr>
        <w:t>id_detalle_evento_auditoria</w:t>
      </w:r>
      <w:proofErr w:type="spellEnd"/>
      <w:r w:rsidRPr="00AC570A">
        <w:rPr>
          <w:rFonts w:cstheme="minorHAnsi"/>
          <w:szCs w:val="24"/>
        </w:rPr>
        <w:t xml:space="preserve">, </w:t>
      </w:r>
      <w:proofErr w:type="spellStart"/>
      <w:r w:rsidRPr="00AC570A">
        <w:rPr>
          <w:rFonts w:cstheme="minorHAnsi"/>
          <w:szCs w:val="24"/>
          <w:u w:val="dash"/>
        </w:rPr>
        <w:t>id_evento_auditoria</w:t>
      </w:r>
      <w:proofErr w:type="spellEnd"/>
      <w:r w:rsidRPr="00AC570A">
        <w:rPr>
          <w:rFonts w:cstheme="minorHAnsi"/>
          <w:szCs w:val="24"/>
        </w:rPr>
        <w:t xml:space="preserve">, </w:t>
      </w:r>
      <w:proofErr w:type="spellStart"/>
      <w:r w:rsidRPr="00AC570A">
        <w:rPr>
          <w:rFonts w:cstheme="minorHAnsi"/>
          <w:szCs w:val="24"/>
        </w:rPr>
        <w:t>atributo_modificado</w:t>
      </w:r>
      <w:proofErr w:type="spellEnd"/>
      <w:r w:rsidRPr="00AC570A">
        <w:rPr>
          <w:rFonts w:cstheme="minorHAnsi"/>
          <w:szCs w:val="24"/>
        </w:rPr>
        <w:t xml:space="preserve">, </w:t>
      </w:r>
      <w:proofErr w:type="spellStart"/>
      <w:r w:rsidRPr="00AC570A">
        <w:rPr>
          <w:rFonts w:cstheme="minorHAnsi"/>
          <w:szCs w:val="24"/>
        </w:rPr>
        <w:t>valor_anterior</w:t>
      </w:r>
      <w:proofErr w:type="spellEnd"/>
      <w:r w:rsidRPr="00AC570A">
        <w:rPr>
          <w:rFonts w:cstheme="minorHAnsi"/>
          <w:szCs w:val="24"/>
        </w:rPr>
        <w:t xml:space="preserve">, </w:t>
      </w:r>
      <w:proofErr w:type="spellStart"/>
      <w:r w:rsidRPr="00AC570A">
        <w:rPr>
          <w:rFonts w:cstheme="minorHAnsi"/>
          <w:szCs w:val="24"/>
        </w:rPr>
        <w:t>valor_nuevo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98926BD"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1DA02C1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evento_auditoria.id_evento_auditoria</w:t>
      </w:r>
      <w:proofErr w:type="spellEnd"/>
      <w:r w:rsidRPr="00AC570A">
        <w:rPr>
          <w:rFonts w:cstheme="minorHAnsi"/>
          <w:szCs w:val="24"/>
        </w:rPr>
        <w:t xml:space="preserve"> -&gt; </w:t>
      </w:r>
      <w:proofErr w:type="spellStart"/>
      <w:r w:rsidRPr="00AC570A">
        <w:rPr>
          <w:rFonts w:cstheme="minorHAnsi"/>
          <w:szCs w:val="24"/>
        </w:rPr>
        <w:t>detalle_evento_auditoria.id_evento_auditoria</w:t>
      </w:r>
      <w:proofErr w:type="spellEnd"/>
    </w:p>
    <w:p w14:paraId="24C8BCA3" w14:textId="77777777" w:rsidR="00384247" w:rsidRPr="00AC570A" w:rsidRDefault="00384247" w:rsidP="00384247">
      <w:pPr>
        <w:spacing w:after="40" w:line="360" w:lineRule="auto"/>
        <w:jc w:val="both"/>
        <w:rPr>
          <w:rFonts w:cstheme="minorHAnsi"/>
          <w:szCs w:val="24"/>
        </w:rPr>
      </w:pPr>
      <w:r w:rsidRPr="00AC570A">
        <w:rPr>
          <w:rFonts w:cstheme="minorHAnsi"/>
          <w:szCs w:val="24"/>
        </w:rPr>
        <w:t>35. DETALLE_CONCILIACION</w:t>
      </w:r>
    </w:p>
    <w:p w14:paraId="43F96EDD"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w:t>
      </w:r>
      <w:proofErr w:type="gramStart"/>
      <w:r w:rsidRPr="00AC570A">
        <w:rPr>
          <w:rFonts w:cstheme="minorHAnsi"/>
          <w:szCs w:val="24"/>
        </w:rPr>
        <w:t>CONCILIACION(</w:t>
      </w:r>
      <w:proofErr w:type="spellStart"/>
      <w:proofErr w:type="gramEnd"/>
      <w:r w:rsidRPr="00AC570A">
        <w:rPr>
          <w:rFonts w:cstheme="minorHAnsi"/>
          <w:szCs w:val="24"/>
          <w:u w:val="single"/>
        </w:rPr>
        <w:t>id_detalle_conciliacion</w:t>
      </w:r>
      <w:proofErr w:type="spellEnd"/>
      <w:r w:rsidRPr="00AC570A">
        <w:rPr>
          <w:rFonts w:cstheme="minorHAnsi"/>
          <w:szCs w:val="24"/>
        </w:rPr>
        <w:t xml:space="preserve">, </w:t>
      </w:r>
      <w:proofErr w:type="spellStart"/>
      <w:r w:rsidRPr="00AC570A">
        <w:rPr>
          <w:rFonts w:cstheme="minorHAnsi"/>
          <w:szCs w:val="24"/>
          <w:u w:val="dash"/>
        </w:rPr>
        <w:t>id_conciliacion</w:t>
      </w:r>
      <w:proofErr w:type="spellEnd"/>
      <w:r w:rsidRPr="00AC570A">
        <w:rPr>
          <w:rFonts w:cstheme="minorHAnsi"/>
          <w:szCs w:val="24"/>
        </w:rPr>
        <w:t xml:space="preserve">, </w:t>
      </w:r>
      <w:proofErr w:type="spellStart"/>
      <w:r w:rsidRPr="00AC570A">
        <w:rPr>
          <w:rFonts w:cstheme="minorHAnsi"/>
          <w:szCs w:val="24"/>
        </w:rPr>
        <w:t>descripcion_diferencia</w:t>
      </w:r>
      <w:proofErr w:type="spellEnd"/>
      <w:r w:rsidRPr="00AC570A">
        <w:rPr>
          <w:rFonts w:cstheme="minorHAnsi"/>
          <w:szCs w:val="24"/>
        </w:rPr>
        <w:t xml:space="preserve">, </w:t>
      </w:r>
      <w:proofErr w:type="spellStart"/>
      <w:r w:rsidRPr="00AC570A">
        <w:rPr>
          <w:rFonts w:cstheme="minorHAnsi"/>
          <w:szCs w:val="24"/>
        </w:rPr>
        <w:t>monto_diferencia</w:t>
      </w:r>
      <w:proofErr w:type="spellEnd"/>
      <w:r w:rsidRPr="00AC570A">
        <w:rPr>
          <w:rFonts w:cstheme="minorHAnsi"/>
          <w:szCs w:val="24"/>
        </w:rPr>
        <w:t xml:space="preserve">, </w:t>
      </w:r>
      <w:proofErr w:type="spellStart"/>
      <w:r w:rsidRPr="00AC570A">
        <w:rPr>
          <w:rFonts w:cstheme="minorHAnsi"/>
          <w:szCs w:val="24"/>
        </w:rPr>
        <w:t>tipo_diferencia</w:t>
      </w:r>
      <w:proofErr w:type="spellEnd"/>
      <w:r w:rsidRPr="00AC570A">
        <w:rPr>
          <w:rFonts w:cstheme="minorHAnsi"/>
          <w:szCs w:val="24"/>
        </w:rPr>
        <w:t xml:space="preserve">, </w:t>
      </w:r>
      <w:proofErr w:type="spellStart"/>
      <w:r w:rsidRPr="00AC570A">
        <w:rPr>
          <w:rFonts w:cstheme="minorHAnsi"/>
          <w:szCs w:val="24"/>
        </w:rPr>
        <w:t>estado_revision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31EF039"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4F28FAC" w14:textId="77777777" w:rsidR="00384247" w:rsidRDefault="00384247" w:rsidP="00384247">
      <w:pPr>
        <w:spacing w:after="40" w:line="360" w:lineRule="auto"/>
        <w:jc w:val="both"/>
        <w:rPr>
          <w:rFonts w:cstheme="minorHAnsi"/>
          <w:szCs w:val="24"/>
        </w:rPr>
      </w:pPr>
      <w:r w:rsidRPr="00AC570A">
        <w:rPr>
          <w:rFonts w:cstheme="minorHAnsi"/>
          <w:szCs w:val="24"/>
        </w:rPr>
        <w:t xml:space="preserve">- </w:t>
      </w:r>
      <w:proofErr w:type="spellStart"/>
      <w:r w:rsidRPr="00AC570A">
        <w:rPr>
          <w:rFonts w:cstheme="minorHAnsi"/>
          <w:szCs w:val="24"/>
        </w:rPr>
        <w:t>conciliacion.id_conciliacion</w:t>
      </w:r>
      <w:proofErr w:type="spellEnd"/>
      <w:r w:rsidRPr="00AC570A">
        <w:rPr>
          <w:rFonts w:cstheme="minorHAnsi"/>
          <w:szCs w:val="24"/>
        </w:rPr>
        <w:t xml:space="preserve"> -&gt; </w:t>
      </w:r>
      <w:proofErr w:type="spellStart"/>
      <w:r w:rsidRPr="00AC570A">
        <w:rPr>
          <w:rFonts w:cstheme="minorHAnsi"/>
          <w:szCs w:val="24"/>
        </w:rPr>
        <w:t>detalle_conciliacion.id_conciliacion</w:t>
      </w:r>
      <w:proofErr w:type="spellEnd"/>
    </w:p>
    <w:p w14:paraId="57DFB0A0" w14:textId="77777777" w:rsidR="002C336D" w:rsidRPr="00AC570A" w:rsidRDefault="002C336D" w:rsidP="00384247">
      <w:pPr>
        <w:spacing w:after="40" w:line="360" w:lineRule="auto"/>
        <w:jc w:val="both"/>
        <w:rPr>
          <w:rFonts w:cstheme="minorHAnsi"/>
          <w:szCs w:val="24"/>
        </w:rPr>
      </w:pPr>
    </w:p>
    <w:p w14:paraId="487EB8F0" w14:textId="3AA43965" w:rsidR="002C336D" w:rsidRPr="002C336D" w:rsidRDefault="0D476DC8" w:rsidP="0D476DC8">
      <w:pPr>
        <w:pStyle w:val="Ttulo3"/>
        <w:rPr>
          <w:rFonts w:cstheme="minorBidi"/>
        </w:rPr>
      </w:pPr>
      <w:bookmarkStart w:id="838" w:name="_Toc232321789"/>
      <w:bookmarkStart w:id="839" w:name="_Toc232540727"/>
      <w:r w:rsidRPr="0D476DC8">
        <w:rPr>
          <w:rFonts w:cstheme="minorBidi"/>
        </w:rPr>
        <w:t>9.1.4. Primera Forma Normal</w:t>
      </w:r>
      <w:bookmarkEnd w:id="838"/>
      <w:bookmarkEnd w:id="839"/>
    </w:p>
    <w:p w14:paraId="4089A7E7" w14:textId="77777777" w:rsidR="00384247" w:rsidRPr="00AC570A" w:rsidRDefault="00384247" w:rsidP="00384247">
      <w:pPr>
        <w:spacing w:line="360" w:lineRule="auto"/>
        <w:jc w:val="both"/>
        <w:rPr>
          <w:rFonts w:cstheme="minorHAnsi"/>
          <w:szCs w:val="24"/>
        </w:rPr>
      </w:pPr>
      <w:r w:rsidRPr="00AC570A">
        <w:rPr>
          <w:rFonts w:cstheme="minorHAnsi"/>
          <w:szCs w:val="24"/>
        </w:rPr>
        <w:t>Para cumplir la Primera Forma Normal, los atributos deben ser atómicos, no deben existir listas dentro de una relación, no deben mantenerse grupos repetidos y cada registro debe poder identificarse mediante una clave primaria.</w:t>
      </w:r>
    </w:p>
    <w:p w14:paraId="7BFB2527" w14:textId="77777777" w:rsidR="00384247" w:rsidRPr="00AC570A" w:rsidRDefault="00384247" w:rsidP="00384247">
      <w:pPr>
        <w:spacing w:line="360" w:lineRule="auto"/>
        <w:jc w:val="both"/>
        <w:rPr>
          <w:rFonts w:cstheme="minorHAnsi"/>
          <w:szCs w:val="24"/>
        </w:rPr>
      </w:pPr>
      <w:r w:rsidRPr="00AC570A">
        <w:rPr>
          <w:rFonts w:cstheme="minorHAnsi"/>
          <w:szCs w:val="24"/>
        </w:rPr>
        <w:t xml:space="preserve">Al revisar el MR preliminar se detectó que la liquidación </w:t>
      </w:r>
      <w:proofErr w:type="spellStart"/>
      <w:r w:rsidRPr="00AC570A">
        <w:rPr>
          <w:rFonts w:cstheme="minorHAnsi"/>
          <w:szCs w:val="24"/>
        </w:rPr>
        <w:t>remuneracional</w:t>
      </w:r>
      <w:proofErr w:type="spellEnd"/>
      <w:r w:rsidRPr="00AC570A">
        <w:rPr>
          <w:rFonts w:cstheme="minorHAnsi"/>
          <w:szCs w:val="24"/>
        </w:rPr>
        <w:t xml:space="preserve"> debía separar sus conceptos, ya que haberes, bonos y descuentos podían repetirse dentro de una misma liquidación. Por eso se dejó LIQUIDACION_REMUNERACION como cabecera y se agregó DETALLE_LIQUIDACION_REMUNERACION como relación de detalle.</w:t>
      </w:r>
    </w:p>
    <w:p w14:paraId="6CCD3A02" w14:textId="77777777" w:rsidR="00384247" w:rsidRPr="00AC570A" w:rsidRDefault="0D476DC8" w:rsidP="0D476DC8">
      <w:pPr>
        <w:pStyle w:val="Ttulo4"/>
        <w:rPr>
          <w:rFonts w:cstheme="minorBidi"/>
        </w:rPr>
      </w:pPr>
      <w:bookmarkStart w:id="840" w:name="_Toc232321790"/>
      <w:r w:rsidRPr="0D476DC8">
        <w:rPr>
          <w:rFonts w:cstheme="minorBidi"/>
        </w:rPr>
        <w:t>Modelo relacional en 1FN</w:t>
      </w:r>
      <w:bookmarkEnd w:id="840"/>
    </w:p>
    <w:p w14:paraId="18374DD9" w14:textId="77777777" w:rsidR="00384247" w:rsidRPr="00AC570A" w:rsidRDefault="00384247" w:rsidP="00384247">
      <w:pPr>
        <w:spacing w:after="40" w:line="360" w:lineRule="auto"/>
        <w:jc w:val="both"/>
        <w:rPr>
          <w:rFonts w:cstheme="minorHAnsi"/>
          <w:szCs w:val="24"/>
        </w:rPr>
      </w:pPr>
      <w:r w:rsidRPr="00AC570A">
        <w:rPr>
          <w:rFonts w:cstheme="minorHAnsi"/>
          <w:szCs w:val="24"/>
        </w:rPr>
        <w:t>1. CLIENTE_FINANCIERO</w:t>
      </w:r>
    </w:p>
    <w:p w14:paraId="1CB23FB2" w14:textId="77777777" w:rsidR="00384247" w:rsidRPr="00AC570A" w:rsidRDefault="00384247" w:rsidP="00384247">
      <w:pPr>
        <w:spacing w:after="40" w:line="360" w:lineRule="auto"/>
        <w:jc w:val="both"/>
        <w:rPr>
          <w:rFonts w:cstheme="minorHAnsi"/>
          <w:szCs w:val="24"/>
        </w:rPr>
      </w:pPr>
      <w:r w:rsidRPr="00AC570A">
        <w:rPr>
          <w:rFonts w:cstheme="minorHAnsi"/>
          <w:szCs w:val="24"/>
        </w:rPr>
        <w:t>CLIENTE_</w:t>
      </w:r>
      <w:proofErr w:type="gramStart"/>
      <w:r w:rsidRPr="00AC570A">
        <w:rPr>
          <w:rFonts w:cstheme="minorHAnsi"/>
          <w:szCs w:val="24"/>
        </w:rPr>
        <w:t>FINANCIERO(</w:t>
      </w:r>
      <w:proofErr w:type="spellStart"/>
      <w:proofErr w:type="gramEnd"/>
      <w:r w:rsidRPr="00AC570A">
        <w:rPr>
          <w:rFonts w:cstheme="minorHAnsi"/>
          <w:szCs w:val="24"/>
          <w:u w:val="single"/>
        </w:rPr>
        <w:t>id_cliente_financiero</w:t>
      </w:r>
      <w:proofErr w:type="spellEnd"/>
      <w:r w:rsidRPr="00AC570A">
        <w:rPr>
          <w:rFonts w:cstheme="minorHAnsi"/>
          <w:szCs w:val="24"/>
        </w:rPr>
        <w:t xml:space="preserve">, </w:t>
      </w:r>
      <w:proofErr w:type="spellStart"/>
      <w:r w:rsidRPr="00AC570A">
        <w:rPr>
          <w:rFonts w:cstheme="minorHAnsi"/>
          <w:szCs w:val="24"/>
          <w:u w:val="dash"/>
        </w:rPr>
        <w:t>rut_cliente</w:t>
      </w:r>
      <w:proofErr w:type="spellEnd"/>
      <w:r w:rsidRPr="00AC570A">
        <w:rPr>
          <w:rFonts w:cstheme="minorHAnsi"/>
          <w:szCs w:val="24"/>
        </w:rPr>
        <w:t xml:space="preserve">, </w:t>
      </w:r>
      <w:proofErr w:type="spellStart"/>
      <w:r w:rsidRPr="00AC570A">
        <w:rPr>
          <w:rFonts w:cstheme="minorHAnsi"/>
          <w:szCs w:val="24"/>
        </w:rPr>
        <w:t>nombre_razon_social_referencia</w:t>
      </w:r>
      <w:proofErr w:type="spellEnd"/>
      <w:r w:rsidRPr="00AC570A">
        <w:rPr>
          <w:rFonts w:cstheme="minorHAnsi"/>
          <w:szCs w:val="24"/>
        </w:rPr>
        <w:t xml:space="preserve">, </w:t>
      </w:r>
      <w:proofErr w:type="spellStart"/>
      <w:r w:rsidRPr="00AC570A">
        <w:rPr>
          <w:rFonts w:cstheme="minorHAnsi"/>
          <w:szCs w:val="24"/>
        </w:rPr>
        <w:t>contacto_financiero</w:t>
      </w:r>
      <w:proofErr w:type="spellEnd"/>
      <w:r w:rsidRPr="00AC570A">
        <w:rPr>
          <w:rFonts w:cstheme="minorHAnsi"/>
          <w:szCs w:val="24"/>
        </w:rPr>
        <w:t xml:space="preserve">, </w:t>
      </w:r>
      <w:proofErr w:type="spellStart"/>
      <w:r w:rsidRPr="00AC570A">
        <w:rPr>
          <w:rFonts w:cstheme="minorHAnsi"/>
          <w:szCs w:val="24"/>
        </w:rPr>
        <w:t>correo_financiero</w:t>
      </w:r>
      <w:proofErr w:type="spellEnd"/>
      <w:r w:rsidRPr="00AC570A">
        <w:rPr>
          <w:rFonts w:cstheme="minorHAnsi"/>
          <w:szCs w:val="24"/>
        </w:rPr>
        <w:t xml:space="preserve">, </w:t>
      </w:r>
      <w:proofErr w:type="spellStart"/>
      <w:r w:rsidRPr="00AC570A">
        <w:rPr>
          <w:rFonts w:cstheme="minorHAnsi"/>
          <w:szCs w:val="24"/>
        </w:rPr>
        <w:lastRenderedPageBreak/>
        <w:t>telefono_financiero</w:t>
      </w:r>
      <w:proofErr w:type="spellEnd"/>
      <w:r w:rsidRPr="00AC570A">
        <w:rPr>
          <w:rFonts w:cstheme="minorHAnsi"/>
          <w:szCs w:val="24"/>
        </w:rPr>
        <w:t xml:space="preserve">, </w:t>
      </w:r>
      <w:proofErr w:type="spellStart"/>
      <w:r w:rsidRPr="00AC570A">
        <w:rPr>
          <w:rFonts w:cstheme="minorHAnsi"/>
          <w:szCs w:val="24"/>
        </w:rPr>
        <w:t>tipo_cliente_financiero</w:t>
      </w:r>
      <w:proofErr w:type="spellEnd"/>
      <w:r w:rsidRPr="00AC570A">
        <w:rPr>
          <w:rFonts w:cstheme="minorHAnsi"/>
          <w:szCs w:val="24"/>
        </w:rPr>
        <w:t xml:space="preserve">, </w:t>
      </w:r>
      <w:proofErr w:type="spellStart"/>
      <w:r w:rsidRPr="00AC570A">
        <w:rPr>
          <w:rFonts w:cstheme="minorHAnsi"/>
          <w:szCs w:val="24"/>
        </w:rPr>
        <w:t>estado_financiero</w:t>
      </w:r>
      <w:proofErr w:type="spellEnd"/>
      <w:r w:rsidRPr="00AC570A">
        <w:rPr>
          <w:rFonts w:cstheme="minorHAnsi"/>
          <w:szCs w:val="24"/>
        </w:rPr>
        <w:t xml:space="preserve">, </w:t>
      </w:r>
      <w:proofErr w:type="spellStart"/>
      <w:r w:rsidRPr="00AC570A">
        <w:rPr>
          <w:rFonts w:cstheme="minorHAnsi"/>
          <w:szCs w:val="24"/>
        </w:rPr>
        <w:t>fecha_actualizacion_datos_cliente</w:t>
      </w:r>
      <w:proofErr w:type="spellEnd"/>
      <w:r w:rsidRPr="00AC570A">
        <w:rPr>
          <w:rFonts w:cstheme="minorHAnsi"/>
          <w:szCs w:val="24"/>
        </w:rPr>
        <w:t>)</w:t>
      </w:r>
    </w:p>
    <w:p w14:paraId="7D425C89" w14:textId="77777777" w:rsidR="00384247" w:rsidRPr="00AC570A" w:rsidRDefault="00384247" w:rsidP="00384247">
      <w:pPr>
        <w:spacing w:after="40" w:line="360" w:lineRule="auto"/>
        <w:jc w:val="both"/>
        <w:rPr>
          <w:rFonts w:cstheme="minorHAnsi"/>
          <w:szCs w:val="24"/>
        </w:rPr>
      </w:pPr>
      <w:r w:rsidRPr="00AC570A">
        <w:rPr>
          <w:rFonts w:cstheme="minorHAnsi"/>
          <w:szCs w:val="24"/>
        </w:rPr>
        <w:t>FK externas:</w:t>
      </w:r>
    </w:p>
    <w:p w14:paraId="75E501E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base_general_clientes.rut_cliente</w:t>
      </w:r>
      <w:proofErr w:type="spellEnd"/>
      <w:r w:rsidRPr="00AC570A">
        <w:rPr>
          <w:rFonts w:cstheme="minorHAnsi"/>
          <w:szCs w:val="24"/>
        </w:rPr>
        <w:t xml:space="preserve"> → </w:t>
      </w:r>
      <w:proofErr w:type="spellStart"/>
      <w:r w:rsidRPr="00AC570A">
        <w:rPr>
          <w:rFonts w:cstheme="minorHAnsi"/>
          <w:szCs w:val="24"/>
        </w:rPr>
        <w:t>cliente_financiero.rut_cliente</w:t>
      </w:r>
      <w:proofErr w:type="spellEnd"/>
    </w:p>
    <w:p w14:paraId="6D871126" w14:textId="77777777" w:rsidR="00384247" w:rsidRPr="00AC570A" w:rsidRDefault="00384247" w:rsidP="00384247">
      <w:pPr>
        <w:spacing w:after="40" w:line="360" w:lineRule="auto"/>
        <w:jc w:val="both"/>
        <w:rPr>
          <w:rFonts w:cstheme="minorHAnsi"/>
          <w:szCs w:val="24"/>
        </w:rPr>
      </w:pPr>
      <w:r w:rsidRPr="00AC570A">
        <w:rPr>
          <w:rFonts w:cstheme="minorHAnsi"/>
          <w:szCs w:val="24"/>
        </w:rPr>
        <w:t>2. FICHA_CLIENTE</w:t>
      </w:r>
    </w:p>
    <w:p w14:paraId="71A9BFFC" w14:textId="77777777" w:rsidR="00384247" w:rsidRPr="00AC570A" w:rsidRDefault="00384247" w:rsidP="00384247">
      <w:pPr>
        <w:spacing w:after="40" w:line="360" w:lineRule="auto"/>
        <w:jc w:val="both"/>
        <w:rPr>
          <w:rFonts w:cstheme="minorHAnsi"/>
          <w:szCs w:val="24"/>
        </w:rPr>
      </w:pPr>
      <w:r w:rsidRPr="00AC570A">
        <w:rPr>
          <w:rFonts w:cstheme="minorHAnsi"/>
          <w:szCs w:val="24"/>
        </w:rPr>
        <w:t>FICHA_</w:t>
      </w:r>
      <w:proofErr w:type="gramStart"/>
      <w:r w:rsidRPr="00AC570A">
        <w:rPr>
          <w:rFonts w:cstheme="minorHAnsi"/>
          <w:szCs w:val="24"/>
        </w:rPr>
        <w:t>CLIENTE(</w:t>
      </w:r>
      <w:proofErr w:type="spellStart"/>
      <w:proofErr w:type="gramEnd"/>
      <w:r w:rsidRPr="00AC570A">
        <w:rPr>
          <w:rFonts w:cstheme="minorHAnsi"/>
          <w:szCs w:val="24"/>
          <w:u w:val="single"/>
        </w:rPr>
        <w:t>id_ficha_cliente</w:t>
      </w:r>
      <w:proofErr w:type="spellEnd"/>
      <w:r w:rsidRPr="00AC570A">
        <w:rPr>
          <w:rFonts w:cstheme="minorHAnsi"/>
          <w:szCs w:val="24"/>
        </w:rPr>
        <w:t xml:space="preserve">, </w:t>
      </w:r>
      <w:proofErr w:type="spellStart"/>
      <w:r w:rsidRPr="00AC570A">
        <w:rPr>
          <w:rFonts w:cstheme="minorHAnsi"/>
          <w:szCs w:val="24"/>
          <w:u w:val="dash"/>
        </w:rPr>
        <w:t>id_cliente_financiero</w:t>
      </w:r>
      <w:proofErr w:type="spellEnd"/>
      <w:r w:rsidRPr="00AC570A">
        <w:rPr>
          <w:rFonts w:cstheme="minorHAnsi"/>
          <w:szCs w:val="24"/>
        </w:rPr>
        <w:t xml:space="preserve">, </w:t>
      </w:r>
      <w:proofErr w:type="spellStart"/>
      <w:r w:rsidRPr="00AC570A">
        <w:rPr>
          <w:rFonts w:cstheme="minorHAnsi"/>
          <w:szCs w:val="24"/>
        </w:rPr>
        <w:t>fecha_creacion</w:t>
      </w:r>
      <w:proofErr w:type="spellEnd"/>
      <w:r w:rsidRPr="00AC570A">
        <w:rPr>
          <w:rFonts w:cstheme="minorHAnsi"/>
          <w:szCs w:val="24"/>
        </w:rPr>
        <w:t xml:space="preserve">, </w:t>
      </w:r>
      <w:proofErr w:type="spellStart"/>
      <w:r w:rsidRPr="00AC570A">
        <w:rPr>
          <w:rFonts w:cstheme="minorHAnsi"/>
          <w:szCs w:val="24"/>
        </w:rPr>
        <w:t>estado_ficha</w:t>
      </w:r>
      <w:proofErr w:type="spellEnd"/>
      <w:r w:rsidRPr="00AC570A">
        <w:rPr>
          <w:rFonts w:cstheme="minorHAnsi"/>
          <w:szCs w:val="24"/>
        </w:rPr>
        <w:t xml:space="preserve">, </w:t>
      </w:r>
      <w:proofErr w:type="spellStart"/>
      <w:r w:rsidRPr="00AC570A">
        <w:rPr>
          <w:rFonts w:cstheme="minorHAnsi"/>
          <w:szCs w:val="24"/>
        </w:rPr>
        <w:t>fecha_ultima_revision</w:t>
      </w:r>
      <w:proofErr w:type="spellEnd"/>
      <w:r w:rsidRPr="00AC570A">
        <w:rPr>
          <w:rFonts w:cstheme="minorHAnsi"/>
          <w:szCs w:val="24"/>
        </w:rPr>
        <w:t xml:space="preserve">, </w:t>
      </w:r>
      <w:proofErr w:type="spellStart"/>
      <w:r w:rsidRPr="00AC570A">
        <w:rPr>
          <w:rFonts w:cstheme="minorHAnsi"/>
          <w:szCs w:val="24"/>
        </w:rPr>
        <w:t>observacion_financiera_general</w:t>
      </w:r>
      <w:proofErr w:type="spellEnd"/>
      <w:r w:rsidRPr="00AC570A">
        <w:rPr>
          <w:rFonts w:cstheme="minorHAnsi"/>
          <w:szCs w:val="24"/>
        </w:rPr>
        <w:t>)</w:t>
      </w:r>
    </w:p>
    <w:p w14:paraId="18371704"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147AC0A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cliente_financiero.id_cliente_financiero</w:t>
      </w:r>
      <w:proofErr w:type="spellEnd"/>
      <w:r w:rsidRPr="00AC570A">
        <w:rPr>
          <w:rFonts w:cstheme="minorHAnsi"/>
          <w:szCs w:val="24"/>
        </w:rPr>
        <w:t xml:space="preserve"> → </w:t>
      </w:r>
      <w:proofErr w:type="spellStart"/>
      <w:r w:rsidRPr="00AC570A">
        <w:rPr>
          <w:rFonts w:cstheme="minorHAnsi"/>
          <w:szCs w:val="24"/>
        </w:rPr>
        <w:t>ficha_cliente.id_cliente_financiero</w:t>
      </w:r>
      <w:proofErr w:type="spellEnd"/>
    </w:p>
    <w:p w14:paraId="443DBC75" w14:textId="77777777" w:rsidR="00384247" w:rsidRPr="00AC570A" w:rsidRDefault="00384247" w:rsidP="00384247">
      <w:pPr>
        <w:spacing w:after="40" w:line="360" w:lineRule="auto"/>
        <w:jc w:val="both"/>
        <w:rPr>
          <w:rFonts w:cstheme="minorHAnsi"/>
          <w:szCs w:val="24"/>
        </w:rPr>
      </w:pPr>
      <w:r w:rsidRPr="00AC570A">
        <w:rPr>
          <w:rFonts w:cstheme="minorHAnsi"/>
          <w:szCs w:val="24"/>
        </w:rPr>
        <w:t>3. COTIZACION</w:t>
      </w:r>
    </w:p>
    <w:p w14:paraId="0F739CAA"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COTIZACION(</w:t>
      </w:r>
      <w:proofErr w:type="spellStart"/>
      <w:proofErr w:type="gramEnd"/>
      <w:r w:rsidRPr="00AC570A">
        <w:rPr>
          <w:rFonts w:cstheme="minorHAnsi"/>
          <w:szCs w:val="24"/>
          <w:u w:val="single"/>
        </w:rPr>
        <w:t>id_cotizacion</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fecha_vigencia</w:t>
      </w:r>
      <w:proofErr w:type="spellEnd"/>
      <w:r w:rsidRPr="00AC570A">
        <w:rPr>
          <w:rFonts w:cstheme="minorHAnsi"/>
          <w:szCs w:val="24"/>
        </w:rPr>
        <w:t xml:space="preserve">, </w:t>
      </w:r>
      <w:proofErr w:type="spellStart"/>
      <w:r w:rsidRPr="00AC570A">
        <w:rPr>
          <w:rFonts w:cstheme="minorHAnsi"/>
          <w:szCs w:val="24"/>
        </w:rPr>
        <w:t>subtotal_costos_estimados</w:t>
      </w:r>
      <w:proofErr w:type="spellEnd"/>
      <w:r w:rsidRPr="00AC570A">
        <w:rPr>
          <w:rFonts w:cstheme="minorHAnsi"/>
          <w:szCs w:val="24"/>
        </w:rPr>
        <w:t xml:space="preserve">, </w:t>
      </w:r>
      <w:proofErr w:type="spellStart"/>
      <w:r w:rsidRPr="00AC570A">
        <w:rPr>
          <w:rFonts w:cstheme="minorHAnsi"/>
          <w:szCs w:val="24"/>
        </w:rPr>
        <w:t>margen_esperado</w:t>
      </w:r>
      <w:proofErr w:type="spellEnd"/>
      <w:r w:rsidRPr="00AC570A">
        <w:rPr>
          <w:rFonts w:cstheme="minorHAnsi"/>
          <w:szCs w:val="24"/>
        </w:rPr>
        <w:t xml:space="preserve">, </w:t>
      </w:r>
      <w:proofErr w:type="spellStart"/>
      <w:r w:rsidRPr="00AC570A">
        <w:rPr>
          <w:rFonts w:cstheme="minorHAnsi"/>
          <w:szCs w:val="24"/>
        </w:rPr>
        <w:t>precio_sugerido</w:t>
      </w:r>
      <w:proofErr w:type="spellEnd"/>
      <w:r w:rsidRPr="00AC570A">
        <w:rPr>
          <w:rFonts w:cstheme="minorHAnsi"/>
          <w:szCs w:val="24"/>
        </w:rPr>
        <w:t xml:space="preserve">, </w:t>
      </w:r>
      <w:proofErr w:type="spellStart"/>
      <w:r w:rsidRPr="00AC570A">
        <w:rPr>
          <w:rFonts w:cstheme="minorHAnsi"/>
          <w:szCs w:val="24"/>
        </w:rPr>
        <w:t>monto_total_estimado</w:t>
      </w:r>
      <w:proofErr w:type="spellEnd"/>
      <w:r w:rsidRPr="00AC570A">
        <w:rPr>
          <w:rFonts w:cstheme="minorHAnsi"/>
          <w:szCs w:val="24"/>
        </w:rPr>
        <w:t xml:space="preserve">, moneda, </w:t>
      </w:r>
      <w:proofErr w:type="spellStart"/>
      <w:r w:rsidRPr="00AC570A">
        <w:rPr>
          <w:rFonts w:cstheme="minorHAnsi"/>
          <w:szCs w:val="24"/>
        </w:rPr>
        <w:t>estado_cotizacion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14DD629"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021DC9C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cotizacion.id_ficha_cliente</w:t>
      </w:r>
      <w:proofErr w:type="spellEnd"/>
    </w:p>
    <w:p w14:paraId="4BD27377" w14:textId="77777777" w:rsidR="00384247" w:rsidRPr="00AC570A" w:rsidRDefault="00384247" w:rsidP="00384247">
      <w:pPr>
        <w:spacing w:after="40" w:line="360" w:lineRule="auto"/>
        <w:jc w:val="both"/>
        <w:rPr>
          <w:rFonts w:cstheme="minorHAnsi"/>
          <w:szCs w:val="24"/>
        </w:rPr>
      </w:pPr>
      <w:r w:rsidRPr="00AC570A">
        <w:rPr>
          <w:rFonts w:cstheme="minorHAnsi"/>
          <w:szCs w:val="24"/>
        </w:rPr>
        <w:t>4. DETALLE_COTIZACION</w:t>
      </w:r>
    </w:p>
    <w:p w14:paraId="63A48176"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w:t>
      </w:r>
      <w:proofErr w:type="gramStart"/>
      <w:r w:rsidRPr="00AC570A">
        <w:rPr>
          <w:rFonts w:cstheme="minorHAnsi"/>
          <w:szCs w:val="24"/>
        </w:rPr>
        <w:t>COTIZACION(</w:t>
      </w:r>
      <w:proofErr w:type="spellStart"/>
      <w:proofErr w:type="gramEnd"/>
      <w:r w:rsidRPr="00AC570A">
        <w:rPr>
          <w:rFonts w:cstheme="minorHAnsi"/>
          <w:szCs w:val="24"/>
          <w:u w:val="single"/>
        </w:rPr>
        <w:t>id_detalle_cotizacion</w:t>
      </w:r>
      <w:proofErr w:type="spellEnd"/>
      <w:r w:rsidRPr="00AC570A">
        <w:rPr>
          <w:rFonts w:cstheme="minorHAnsi"/>
          <w:szCs w:val="24"/>
        </w:rPr>
        <w:t xml:space="preserve">, </w:t>
      </w:r>
      <w:proofErr w:type="spellStart"/>
      <w:r w:rsidRPr="00AC570A">
        <w:rPr>
          <w:rFonts w:cstheme="minorHAnsi"/>
          <w:szCs w:val="24"/>
          <w:u w:val="dash"/>
        </w:rPr>
        <w:t>id_cotizacion</w:t>
      </w:r>
      <w:proofErr w:type="spellEnd"/>
      <w:r w:rsidRPr="00AC570A">
        <w:rPr>
          <w:rFonts w:cstheme="minorHAnsi"/>
          <w:szCs w:val="24"/>
        </w:rPr>
        <w:t xml:space="preserve">, </w:t>
      </w:r>
      <w:proofErr w:type="spellStart"/>
      <w:r w:rsidRPr="00AC570A">
        <w:rPr>
          <w:rFonts w:cstheme="minorHAnsi"/>
          <w:szCs w:val="24"/>
          <w:u w:val="dash"/>
        </w:rPr>
        <w:t>id_item_comercial</w:t>
      </w:r>
      <w:proofErr w:type="spellEnd"/>
      <w:r w:rsidRPr="00AC570A">
        <w:rPr>
          <w:rFonts w:cstheme="minorHAnsi"/>
          <w:szCs w:val="24"/>
        </w:rPr>
        <w:t xml:space="preserve">, </w:t>
      </w:r>
      <w:proofErr w:type="spellStart"/>
      <w:r w:rsidRPr="00AC570A">
        <w:rPr>
          <w:rFonts w:cstheme="minorHAnsi"/>
          <w:szCs w:val="24"/>
        </w:rPr>
        <w:t>cantidad_item</w:t>
      </w:r>
      <w:proofErr w:type="spellEnd"/>
      <w:r w:rsidRPr="00AC570A">
        <w:rPr>
          <w:rFonts w:cstheme="minorHAnsi"/>
          <w:szCs w:val="24"/>
        </w:rPr>
        <w:t xml:space="preserve">, </w:t>
      </w:r>
      <w:proofErr w:type="spellStart"/>
      <w:r w:rsidRPr="00AC570A">
        <w:rPr>
          <w:rFonts w:cstheme="minorHAnsi"/>
          <w:szCs w:val="24"/>
        </w:rPr>
        <w:t>medida_alto_referencial</w:t>
      </w:r>
      <w:proofErr w:type="spellEnd"/>
      <w:r w:rsidRPr="00AC570A">
        <w:rPr>
          <w:rFonts w:cstheme="minorHAnsi"/>
          <w:szCs w:val="24"/>
        </w:rPr>
        <w:t xml:space="preserve">, </w:t>
      </w:r>
      <w:proofErr w:type="spellStart"/>
      <w:r w:rsidRPr="00AC570A">
        <w:rPr>
          <w:rFonts w:cstheme="minorHAnsi"/>
          <w:szCs w:val="24"/>
        </w:rPr>
        <w:t>medida_ancho_referencial</w:t>
      </w:r>
      <w:proofErr w:type="spellEnd"/>
      <w:r w:rsidRPr="00AC570A">
        <w:rPr>
          <w:rFonts w:cstheme="minorHAnsi"/>
          <w:szCs w:val="24"/>
        </w:rPr>
        <w:t xml:space="preserve">, </w:t>
      </w:r>
      <w:proofErr w:type="spellStart"/>
      <w:r w:rsidRPr="00AC570A">
        <w:rPr>
          <w:rFonts w:cstheme="minorHAnsi"/>
          <w:szCs w:val="24"/>
        </w:rPr>
        <w:t>medida_espesor_referencial</w:t>
      </w:r>
      <w:proofErr w:type="spellEnd"/>
      <w:r w:rsidRPr="00AC570A">
        <w:rPr>
          <w:rFonts w:cstheme="minorHAnsi"/>
          <w:szCs w:val="24"/>
        </w:rPr>
        <w:t xml:space="preserve">, </w:t>
      </w:r>
      <w:proofErr w:type="spellStart"/>
      <w:r w:rsidRPr="00AC570A">
        <w:rPr>
          <w:rFonts w:cstheme="minorHAnsi"/>
          <w:szCs w:val="24"/>
        </w:rPr>
        <w:t>descripcion_item_cotizado</w:t>
      </w:r>
      <w:proofErr w:type="spellEnd"/>
      <w:r w:rsidRPr="00AC570A">
        <w:rPr>
          <w:rFonts w:cstheme="minorHAnsi"/>
          <w:szCs w:val="24"/>
        </w:rPr>
        <w:t xml:space="preserve">, </w:t>
      </w:r>
      <w:proofErr w:type="spellStart"/>
      <w:r w:rsidRPr="00AC570A">
        <w:rPr>
          <w:rFonts w:cstheme="minorHAnsi"/>
          <w:szCs w:val="24"/>
        </w:rPr>
        <w:t>observacion_medidas</w:t>
      </w:r>
      <w:proofErr w:type="spellEnd"/>
      <w:r w:rsidRPr="00AC570A">
        <w:rPr>
          <w:rFonts w:cstheme="minorHAnsi"/>
          <w:szCs w:val="24"/>
        </w:rPr>
        <w:t xml:space="preserve">, </w:t>
      </w:r>
      <w:proofErr w:type="spellStart"/>
      <w:r w:rsidRPr="00AC570A">
        <w:rPr>
          <w:rFonts w:cstheme="minorHAnsi"/>
          <w:szCs w:val="24"/>
        </w:rPr>
        <w:t>subtotal_item_estimado</w:t>
      </w:r>
      <w:proofErr w:type="spellEnd"/>
      <w:r w:rsidRPr="00AC570A">
        <w:rPr>
          <w:rFonts w:cstheme="minorHAnsi"/>
          <w:szCs w:val="24"/>
        </w:rPr>
        <w:t>)</w:t>
      </w:r>
    </w:p>
    <w:p w14:paraId="3907658F"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6BCFE2A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cotizacion.id_cotizacion</w:t>
      </w:r>
      <w:proofErr w:type="spellEnd"/>
      <w:r w:rsidRPr="00AC570A">
        <w:rPr>
          <w:rFonts w:cstheme="minorHAnsi"/>
          <w:szCs w:val="24"/>
        </w:rPr>
        <w:t xml:space="preserve"> → </w:t>
      </w:r>
      <w:proofErr w:type="spellStart"/>
      <w:r w:rsidRPr="00AC570A">
        <w:rPr>
          <w:rFonts w:cstheme="minorHAnsi"/>
          <w:szCs w:val="24"/>
        </w:rPr>
        <w:t>detalle_cotizacion.id_cotizacion</w:t>
      </w:r>
      <w:proofErr w:type="spellEnd"/>
    </w:p>
    <w:p w14:paraId="21383535" w14:textId="77777777" w:rsidR="00384247" w:rsidRPr="00AC570A" w:rsidRDefault="00384247" w:rsidP="00384247">
      <w:pPr>
        <w:spacing w:after="40" w:line="360" w:lineRule="auto"/>
        <w:jc w:val="both"/>
        <w:rPr>
          <w:rFonts w:cstheme="minorHAnsi"/>
          <w:szCs w:val="24"/>
        </w:rPr>
      </w:pPr>
      <w:r w:rsidRPr="00AC570A">
        <w:rPr>
          <w:rFonts w:cstheme="minorHAnsi"/>
          <w:szCs w:val="24"/>
        </w:rPr>
        <w:t>FK externas:</w:t>
      </w:r>
    </w:p>
    <w:p w14:paraId="045DFFC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item_comercial.id_item_comercial</w:t>
      </w:r>
      <w:proofErr w:type="spellEnd"/>
      <w:r w:rsidRPr="00AC570A">
        <w:rPr>
          <w:rFonts w:cstheme="minorHAnsi"/>
          <w:szCs w:val="24"/>
        </w:rPr>
        <w:t xml:space="preserve"> → </w:t>
      </w:r>
      <w:proofErr w:type="spellStart"/>
      <w:r w:rsidRPr="00AC570A">
        <w:rPr>
          <w:rFonts w:cstheme="minorHAnsi"/>
          <w:szCs w:val="24"/>
        </w:rPr>
        <w:t>detalle_cotizacion.id_item_comercial</w:t>
      </w:r>
      <w:proofErr w:type="spellEnd"/>
    </w:p>
    <w:p w14:paraId="252B5B9A" w14:textId="77777777" w:rsidR="00384247" w:rsidRPr="00AC570A" w:rsidRDefault="00384247" w:rsidP="00384247">
      <w:pPr>
        <w:spacing w:after="40" w:line="360" w:lineRule="auto"/>
        <w:jc w:val="both"/>
        <w:rPr>
          <w:rFonts w:cstheme="minorHAnsi"/>
          <w:szCs w:val="24"/>
        </w:rPr>
      </w:pPr>
      <w:r w:rsidRPr="00AC570A">
        <w:rPr>
          <w:rFonts w:cstheme="minorHAnsi"/>
          <w:szCs w:val="24"/>
        </w:rPr>
        <w:t>5. HISTORIAL_PRECIO_MATERIAL</w:t>
      </w:r>
    </w:p>
    <w:p w14:paraId="0B65EDA7" w14:textId="77777777" w:rsidR="00384247" w:rsidRPr="00AC570A" w:rsidRDefault="00384247" w:rsidP="00384247">
      <w:pPr>
        <w:spacing w:after="40" w:line="360" w:lineRule="auto"/>
        <w:jc w:val="both"/>
        <w:rPr>
          <w:rFonts w:cstheme="minorHAnsi"/>
          <w:szCs w:val="24"/>
        </w:rPr>
      </w:pPr>
      <w:r w:rsidRPr="00AC570A">
        <w:rPr>
          <w:rFonts w:cstheme="minorHAnsi"/>
          <w:szCs w:val="24"/>
        </w:rPr>
        <w:t>HISTORIAL_PRECIO_</w:t>
      </w:r>
      <w:proofErr w:type="gramStart"/>
      <w:r w:rsidRPr="00AC570A">
        <w:rPr>
          <w:rFonts w:cstheme="minorHAnsi"/>
          <w:szCs w:val="24"/>
        </w:rPr>
        <w:t>MATERIAL(</w:t>
      </w:r>
      <w:proofErr w:type="spellStart"/>
      <w:proofErr w:type="gramEnd"/>
      <w:r w:rsidRPr="00AC570A">
        <w:rPr>
          <w:rFonts w:cstheme="minorHAnsi"/>
          <w:szCs w:val="24"/>
          <w:u w:val="single"/>
        </w:rPr>
        <w:t>id_historial_precio_material</w:t>
      </w:r>
      <w:proofErr w:type="spellEnd"/>
      <w:r w:rsidRPr="00AC570A">
        <w:rPr>
          <w:rFonts w:cstheme="minorHAnsi"/>
          <w:szCs w:val="24"/>
        </w:rPr>
        <w:t xml:space="preserve">, </w:t>
      </w:r>
      <w:proofErr w:type="spellStart"/>
      <w:r w:rsidRPr="00AC570A">
        <w:rPr>
          <w:rFonts w:cstheme="minorHAnsi"/>
          <w:szCs w:val="24"/>
          <w:u w:val="dash"/>
        </w:rPr>
        <w:t>material_sku</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precio_unitario</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precio_unitario_convertido</w:t>
      </w:r>
      <w:proofErr w:type="spellEnd"/>
      <w:r w:rsidRPr="00AC570A">
        <w:rPr>
          <w:rFonts w:cstheme="minorHAnsi"/>
          <w:szCs w:val="24"/>
        </w:rPr>
        <w:t xml:space="preserve">, </w:t>
      </w:r>
      <w:proofErr w:type="spellStart"/>
      <w:r w:rsidRPr="00AC570A">
        <w:rPr>
          <w:rFonts w:cstheme="minorHAnsi"/>
          <w:szCs w:val="24"/>
        </w:rPr>
        <w:t>fecha_registro</w:t>
      </w:r>
      <w:proofErr w:type="spellEnd"/>
      <w:r w:rsidRPr="00AC570A">
        <w:rPr>
          <w:rFonts w:cstheme="minorHAnsi"/>
          <w:szCs w:val="24"/>
        </w:rPr>
        <w:t xml:space="preserve">, </w:t>
      </w:r>
      <w:proofErr w:type="spellStart"/>
      <w:r w:rsidRPr="00AC570A">
        <w:rPr>
          <w:rFonts w:cstheme="minorHAnsi"/>
          <w:szCs w:val="24"/>
        </w:rPr>
        <w:t>fecha_vigencia_inicio</w:t>
      </w:r>
      <w:proofErr w:type="spellEnd"/>
      <w:r w:rsidRPr="00AC570A">
        <w:rPr>
          <w:rFonts w:cstheme="minorHAnsi"/>
          <w:szCs w:val="24"/>
        </w:rPr>
        <w:t xml:space="preserve">, </w:t>
      </w:r>
      <w:proofErr w:type="spellStart"/>
      <w:r w:rsidRPr="00AC570A">
        <w:rPr>
          <w:rFonts w:cstheme="minorHAnsi"/>
          <w:szCs w:val="24"/>
        </w:rPr>
        <w:t>fecha_vigencia_fin</w:t>
      </w:r>
      <w:proofErr w:type="spellEnd"/>
      <w:r w:rsidRPr="00AC570A">
        <w:rPr>
          <w:rFonts w:cstheme="minorHAnsi"/>
          <w:szCs w:val="24"/>
        </w:rPr>
        <w:t xml:space="preserve">, </w:t>
      </w:r>
      <w:proofErr w:type="spellStart"/>
      <w:r w:rsidRPr="00AC570A">
        <w:rPr>
          <w:rFonts w:cstheme="minorHAnsi"/>
          <w:szCs w:val="24"/>
        </w:rPr>
        <w:t>estado_precio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05AD6D0"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FK internas:</w:t>
      </w:r>
    </w:p>
    <w:p w14:paraId="17EFDDC7"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historial_precio_material.id_proveedor</w:t>
      </w:r>
      <w:proofErr w:type="spellEnd"/>
    </w:p>
    <w:p w14:paraId="681BEA91" w14:textId="77777777" w:rsidR="00384247" w:rsidRPr="00AC570A" w:rsidRDefault="00384247" w:rsidP="00384247">
      <w:pPr>
        <w:spacing w:after="40" w:line="360" w:lineRule="auto"/>
        <w:jc w:val="both"/>
        <w:rPr>
          <w:rFonts w:cstheme="minorHAnsi"/>
          <w:szCs w:val="24"/>
        </w:rPr>
      </w:pPr>
      <w:r w:rsidRPr="00AC570A">
        <w:rPr>
          <w:rFonts w:cstheme="minorHAnsi"/>
          <w:szCs w:val="24"/>
        </w:rPr>
        <w:t>FK externas:</w:t>
      </w:r>
    </w:p>
    <w:p w14:paraId="12029D43" w14:textId="77777777" w:rsidR="00384247" w:rsidRPr="00AC570A" w:rsidRDefault="00384247" w:rsidP="00384247">
      <w:pPr>
        <w:spacing w:after="40" w:line="360" w:lineRule="auto"/>
        <w:jc w:val="both"/>
        <w:rPr>
          <w:rFonts w:cstheme="minorHAnsi"/>
          <w:szCs w:val="24"/>
        </w:rPr>
      </w:pPr>
      <w:proofErr w:type="spellStart"/>
      <w:proofErr w:type="gramStart"/>
      <w:r w:rsidRPr="00AC570A">
        <w:rPr>
          <w:rFonts w:cstheme="minorHAnsi"/>
          <w:szCs w:val="24"/>
        </w:rPr>
        <w:t>material.material</w:t>
      </w:r>
      <w:proofErr w:type="gramEnd"/>
      <w:r w:rsidRPr="00AC570A">
        <w:rPr>
          <w:rFonts w:cstheme="minorHAnsi"/>
          <w:szCs w:val="24"/>
        </w:rPr>
        <w:t>_sku</w:t>
      </w:r>
      <w:proofErr w:type="spellEnd"/>
      <w:r w:rsidRPr="00AC570A">
        <w:rPr>
          <w:rFonts w:cstheme="minorHAnsi"/>
          <w:szCs w:val="24"/>
        </w:rPr>
        <w:t xml:space="preserve"> → </w:t>
      </w:r>
      <w:proofErr w:type="spellStart"/>
      <w:r w:rsidRPr="00AC570A">
        <w:rPr>
          <w:rFonts w:cstheme="minorHAnsi"/>
          <w:szCs w:val="24"/>
        </w:rPr>
        <w:t>historial_precio_</w:t>
      </w:r>
      <w:proofErr w:type="gramStart"/>
      <w:r w:rsidRPr="00AC570A">
        <w:rPr>
          <w:rFonts w:cstheme="minorHAnsi"/>
          <w:szCs w:val="24"/>
        </w:rPr>
        <w:t>material.material</w:t>
      </w:r>
      <w:proofErr w:type="gramEnd"/>
      <w:r w:rsidRPr="00AC570A">
        <w:rPr>
          <w:rFonts w:cstheme="minorHAnsi"/>
          <w:szCs w:val="24"/>
        </w:rPr>
        <w:t>_sku</w:t>
      </w:r>
      <w:proofErr w:type="spellEnd"/>
    </w:p>
    <w:p w14:paraId="0957CBFD" w14:textId="77777777" w:rsidR="00384247" w:rsidRPr="00AC570A" w:rsidRDefault="00384247" w:rsidP="00384247">
      <w:pPr>
        <w:spacing w:after="40" w:line="360" w:lineRule="auto"/>
        <w:jc w:val="both"/>
        <w:rPr>
          <w:rFonts w:cstheme="minorHAnsi"/>
          <w:szCs w:val="24"/>
        </w:rPr>
      </w:pPr>
      <w:r w:rsidRPr="00AC570A">
        <w:rPr>
          <w:rFonts w:cstheme="minorHAnsi"/>
          <w:szCs w:val="24"/>
        </w:rPr>
        <w:t>6. DETALLE_COSTO_MATERIAL_COTIZACION</w:t>
      </w:r>
    </w:p>
    <w:p w14:paraId="083968AE"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DETALLE_COSTO_MATERIAL_</w:t>
      </w:r>
      <w:proofErr w:type="gramStart"/>
      <w:r w:rsidRPr="00AC570A">
        <w:rPr>
          <w:rFonts w:cstheme="minorHAnsi"/>
          <w:szCs w:val="24"/>
        </w:rPr>
        <w:t>COTIZACION(</w:t>
      </w:r>
      <w:proofErr w:type="gramEnd"/>
      <w:r w:rsidRPr="00AC570A">
        <w:rPr>
          <w:rFonts w:cstheme="minorHAnsi"/>
          <w:szCs w:val="24"/>
          <w:u w:val="single"/>
        </w:rPr>
        <w:t>id_detalle_costo_material_cotizacion</w:t>
      </w:r>
      <w:r w:rsidRPr="00AC570A">
        <w:rPr>
          <w:rFonts w:cstheme="minorHAnsi"/>
          <w:szCs w:val="24"/>
        </w:rPr>
        <w:t xml:space="preserve">, </w:t>
      </w:r>
      <w:proofErr w:type="spellStart"/>
      <w:r w:rsidRPr="00AC570A">
        <w:rPr>
          <w:rFonts w:cstheme="minorHAnsi"/>
          <w:szCs w:val="24"/>
          <w:u w:val="dash"/>
        </w:rPr>
        <w:t>id_detalle_cotizacion</w:t>
      </w:r>
      <w:proofErr w:type="spellEnd"/>
      <w:r w:rsidRPr="00AC570A">
        <w:rPr>
          <w:rFonts w:cstheme="minorHAnsi"/>
          <w:szCs w:val="24"/>
        </w:rPr>
        <w:t xml:space="preserve">, </w:t>
      </w:r>
      <w:proofErr w:type="spellStart"/>
      <w:r w:rsidRPr="00AC570A">
        <w:rPr>
          <w:rFonts w:cstheme="minorHAnsi"/>
          <w:szCs w:val="24"/>
          <w:u w:val="dash"/>
        </w:rPr>
        <w:t>id_historial_precio_material</w:t>
      </w:r>
      <w:proofErr w:type="spellEnd"/>
      <w:r w:rsidRPr="00AC570A">
        <w:rPr>
          <w:rFonts w:cstheme="minorHAnsi"/>
          <w:szCs w:val="24"/>
        </w:rPr>
        <w:t xml:space="preserve">, </w:t>
      </w:r>
      <w:proofErr w:type="spellStart"/>
      <w:r w:rsidRPr="00AC570A">
        <w:rPr>
          <w:rFonts w:cstheme="minorHAnsi"/>
          <w:szCs w:val="24"/>
        </w:rPr>
        <w:t>cantidad_material_estimada</w:t>
      </w:r>
      <w:proofErr w:type="spellEnd"/>
      <w:r w:rsidRPr="00AC570A">
        <w:rPr>
          <w:rFonts w:cstheme="minorHAnsi"/>
          <w:szCs w:val="24"/>
        </w:rPr>
        <w:t xml:space="preserve">, </w:t>
      </w:r>
      <w:proofErr w:type="spellStart"/>
      <w:r w:rsidRPr="00AC570A">
        <w:rPr>
          <w:rFonts w:cstheme="minorHAnsi"/>
          <w:szCs w:val="24"/>
        </w:rPr>
        <w:t>precio_unitario_usado</w:t>
      </w:r>
      <w:proofErr w:type="spellEnd"/>
      <w:r w:rsidRPr="00AC570A">
        <w:rPr>
          <w:rFonts w:cstheme="minorHAnsi"/>
          <w:szCs w:val="24"/>
        </w:rPr>
        <w:t xml:space="preserve">, </w:t>
      </w:r>
      <w:proofErr w:type="spellStart"/>
      <w:r w:rsidRPr="00AC570A">
        <w:rPr>
          <w:rFonts w:cstheme="minorHAnsi"/>
          <w:szCs w:val="24"/>
        </w:rPr>
        <w:t>subtotal_material_estimado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D717E6E"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260C03A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detalle_cotizacion.id_detalle_cotizacion</w:t>
      </w:r>
      <w:proofErr w:type="spellEnd"/>
      <w:r w:rsidRPr="00AC570A">
        <w:rPr>
          <w:rFonts w:cstheme="minorHAnsi"/>
          <w:szCs w:val="24"/>
        </w:rPr>
        <w:t xml:space="preserve"> → </w:t>
      </w:r>
      <w:proofErr w:type="spellStart"/>
      <w:r w:rsidRPr="00AC570A">
        <w:rPr>
          <w:rFonts w:cstheme="minorHAnsi"/>
          <w:szCs w:val="24"/>
        </w:rPr>
        <w:t>detalle_costo_material_cotizacion.id_detalle_cotizacion</w:t>
      </w:r>
      <w:proofErr w:type="spellEnd"/>
    </w:p>
    <w:p w14:paraId="35F5C2C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historial_precio_material.id_historial_precio_material</w:t>
      </w:r>
      <w:proofErr w:type="spellEnd"/>
      <w:r w:rsidRPr="00AC570A">
        <w:rPr>
          <w:rFonts w:cstheme="minorHAnsi"/>
          <w:szCs w:val="24"/>
        </w:rPr>
        <w:t xml:space="preserve"> → </w:t>
      </w:r>
      <w:proofErr w:type="spellStart"/>
      <w:r w:rsidRPr="00AC570A">
        <w:rPr>
          <w:rFonts w:cstheme="minorHAnsi"/>
          <w:szCs w:val="24"/>
        </w:rPr>
        <w:t>detalle_costo_material_cotizacion.id_historial_precio_material</w:t>
      </w:r>
      <w:proofErr w:type="spellEnd"/>
    </w:p>
    <w:p w14:paraId="303E890A" w14:textId="77777777" w:rsidR="00384247" w:rsidRPr="00AC570A" w:rsidRDefault="00384247" w:rsidP="00384247">
      <w:pPr>
        <w:spacing w:after="40" w:line="360" w:lineRule="auto"/>
        <w:jc w:val="both"/>
        <w:rPr>
          <w:rFonts w:cstheme="minorHAnsi"/>
          <w:szCs w:val="24"/>
        </w:rPr>
      </w:pPr>
      <w:r w:rsidRPr="00AC570A">
        <w:rPr>
          <w:rFonts w:cstheme="minorHAnsi"/>
          <w:szCs w:val="24"/>
        </w:rPr>
        <w:t>7. NOTA_VENTA</w:t>
      </w:r>
    </w:p>
    <w:p w14:paraId="6A1C0D50" w14:textId="77777777" w:rsidR="00384247" w:rsidRPr="00AC570A" w:rsidRDefault="00384247" w:rsidP="00384247">
      <w:pPr>
        <w:spacing w:after="40" w:line="360" w:lineRule="auto"/>
        <w:jc w:val="both"/>
        <w:rPr>
          <w:rFonts w:cstheme="minorHAnsi"/>
          <w:szCs w:val="24"/>
        </w:rPr>
      </w:pPr>
      <w:r w:rsidRPr="00AC570A">
        <w:rPr>
          <w:rFonts w:cstheme="minorHAnsi"/>
          <w:szCs w:val="24"/>
        </w:rPr>
        <w:t>NOTA_</w:t>
      </w:r>
      <w:proofErr w:type="gramStart"/>
      <w:r w:rsidRPr="00AC570A">
        <w:rPr>
          <w:rFonts w:cstheme="minorHAnsi"/>
          <w:szCs w:val="24"/>
        </w:rPr>
        <w:t>VENTA(</w:t>
      </w:r>
      <w:proofErr w:type="spellStart"/>
      <w:proofErr w:type="gramEnd"/>
      <w:r w:rsidRPr="00AC570A">
        <w:rPr>
          <w:rFonts w:cstheme="minorHAnsi"/>
          <w:szCs w:val="24"/>
          <w:u w:val="single"/>
        </w:rPr>
        <w:t>id_nota_venta</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id_cotizacion</w:t>
      </w:r>
      <w:proofErr w:type="spellEnd"/>
      <w:r w:rsidRPr="00AC570A">
        <w:rPr>
          <w:rFonts w:cstheme="minorHAnsi"/>
          <w:szCs w:val="24"/>
        </w:rPr>
        <w:t xml:space="preserve">, </w:t>
      </w:r>
      <w:proofErr w:type="spellStart"/>
      <w:r w:rsidRPr="00AC570A">
        <w:rPr>
          <w:rFonts w:cstheme="minorHAnsi"/>
          <w:szCs w:val="24"/>
        </w:rPr>
        <w:t>numero_nota_venta</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estado_nota_venta</w:t>
      </w:r>
      <w:proofErr w:type="spellEnd"/>
      <w:r w:rsidRPr="00AC570A">
        <w:rPr>
          <w:rFonts w:cstheme="minorHAnsi"/>
          <w:szCs w:val="24"/>
        </w:rPr>
        <w:t xml:space="preserve">, </w:t>
      </w:r>
      <w:proofErr w:type="spellStart"/>
      <w:r w:rsidRPr="00AC570A">
        <w:rPr>
          <w:rFonts w:cstheme="minorHAnsi"/>
          <w:szCs w:val="24"/>
        </w:rPr>
        <w:t>estado_pago</w:t>
      </w:r>
      <w:proofErr w:type="spellEnd"/>
      <w:r w:rsidRPr="00AC570A">
        <w:rPr>
          <w:rFonts w:cstheme="minorHAnsi"/>
          <w:szCs w:val="24"/>
        </w:rPr>
        <w:t xml:space="preserve">, </w:t>
      </w:r>
      <w:proofErr w:type="spellStart"/>
      <w:r w:rsidRPr="00AC570A">
        <w:rPr>
          <w:rFonts w:cstheme="minorHAnsi"/>
          <w:szCs w:val="24"/>
        </w:rPr>
        <w:t>descuento_aplicado</w:t>
      </w:r>
      <w:proofErr w:type="spellEnd"/>
      <w:r w:rsidRPr="00AC570A">
        <w:rPr>
          <w:rFonts w:cstheme="minorHAnsi"/>
          <w:szCs w:val="24"/>
        </w:rPr>
        <w:t xml:space="preserve">, </w:t>
      </w:r>
      <w:proofErr w:type="spellStart"/>
      <w:r w:rsidRPr="00AC570A">
        <w:rPr>
          <w:rFonts w:cstheme="minorHAnsi"/>
          <w:szCs w:val="24"/>
        </w:rPr>
        <w:t>motivo_descuento</w:t>
      </w:r>
      <w:proofErr w:type="spellEnd"/>
      <w:r w:rsidRPr="00AC570A">
        <w:rPr>
          <w:rFonts w:cstheme="minorHAnsi"/>
          <w:szCs w:val="24"/>
        </w:rPr>
        <w:t xml:space="preserve">, </w:t>
      </w:r>
      <w:proofErr w:type="spellStart"/>
      <w:r w:rsidRPr="00AC570A">
        <w:rPr>
          <w:rFonts w:cstheme="minorHAnsi"/>
          <w:szCs w:val="24"/>
        </w:rPr>
        <w:t>fecha_anulacion</w:t>
      </w:r>
      <w:proofErr w:type="spellEnd"/>
      <w:r w:rsidRPr="00AC570A">
        <w:rPr>
          <w:rFonts w:cstheme="minorHAnsi"/>
          <w:szCs w:val="24"/>
        </w:rPr>
        <w:t xml:space="preserve">, </w:t>
      </w:r>
      <w:proofErr w:type="spellStart"/>
      <w:r w:rsidRPr="00AC570A">
        <w:rPr>
          <w:rFonts w:cstheme="minorHAnsi"/>
          <w:szCs w:val="24"/>
        </w:rPr>
        <w:t>motivo_anulacion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137973E"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5CB215E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nota_venta.id_ficha_cliente</w:t>
      </w:r>
      <w:proofErr w:type="spellEnd"/>
    </w:p>
    <w:p w14:paraId="36FF9D8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cotizacion.id_cotizacion</w:t>
      </w:r>
      <w:proofErr w:type="spellEnd"/>
      <w:r w:rsidRPr="00AC570A">
        <w:rPr>
          <w:rFonts w:cstheme="minorHAnsi"/>
          <w:szCs w:val="24"/>
        </w:rPr>
        <w:t xml:space="preserve"> → </w:t>
      </w:r>
      <w:proofErr w:type="spellStart"/>
      <w:r w:rsidRPr="00AC570A">
        <w:rPr>
          <w:rFonts w:cstheme="minorHAnsi"/>
          <w:szCs w:val="24"/>
        </w:rPr>
        <w:t>nota_venta.id_cotizacion</w:t>
      </w:r>
      <w:proofErr w:type="spellEnd"/>
    </w:p>
    <w:p w14:paraId="074B36FD" w14:textId="77777777" w:rsidR="00384247" w:rsidRPr="00AC570A" w:rsidRDefault="00384247" w:rsidP="00384247">
      <w:pPr>
        <w:spacing w:after="40" w:line="360" w:lineRule="auto"/>
        <w:jc w:val="both"/>
        <w:rPr>
          <w:rFonts w:cstheme="minorHAnsi"/>
          <w:szCs w:val="24"/>
        </w:rPr>
      </w:pPr>
      <w:r w:rsidRPr="00AC570A">
        <w:rPr>
          <w:rFonts w:cstheme="minorHAnsi"/>
          <w:szCs w:val="24"/>
        </w:rPr>
        <w:t>8. DOCUMENTO_TRIBUTARIO</w:t>
      </w:r>
    </w:p>
    <w:p w14:paraId="6B892D72"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w:t>
      </w:r>
      <w:proofErr w:type="gramStart"/>
      <w:r w:rsidRPr="00AC570A">
        <w:rPr>
          <w:rFonts w:cstheme="minorHAnsi"/>
          <w:szCs w:val="24"/>
        </w:rPr>
        <w:t>TRIBUTARIO(</w:t>
      </w:r>
      <w:proofErr w:type="spellStart"/>
      <w:proofErr w:type="gramEnd"/>
      <w:r w:rsidRPr="00AC570A">
        <w:rPr>
          <w:rFonts w:cstheme="minorHAnsi"/>
          <w:szCs w:val="24"/>
          <w:u w:val="single"/>
        </w:rPr>
        <w:t>id_documento_tributario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rPr>
        <w:t>tipo_documento</w:t>
      </w:r>
      <w:proofErr w:type="spellEnd"/>
      <w:r w:rsidRPr="00AC570A">
        <w:rPr>
          <w:rFonts w:cstheme="minorHAnsi"/>
          <w:szCs w:val="24"/>
        </w:rPr>
        <w:t xml:space="preserve">, </w:t>
      </w:r>
      <w:proofErr w:type="spellStart"/>
      <w:r w:rsidRPr="00AC570A">
        <w:rPr>
          <w:rFonts w:cstheme="minorHAnsi"/>
          <w:szCs w:val="24"/>
        </w:rPr>
        <w:t>folio_documento</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moneda, </w:t>
      </w:r>
      <w:proofErr w:type="spellStart"/>
      <w:r w:rsidRPr="00AC570A">
        <w:rPr>
          <w:rFonts w:cstheme="minorHAnsi"/>
          <w:szCs w:val="24"/>
        </w:rPr>
        <w:t>estado_documento</w:t>
      </w:r>
      <w:proofErr w:type="spellEnd"/>
      <w:r w:rsidRPr="00AC570A">
        <w:rPr>
          <w:rFonts w:cstheme="minorHAnsi"/>
          <w:szCs w:val="24"/>
        </w:rPr>
        <w:t xml:space="preserve">, </w:t>
      </w:r>
      <w:proofErr w:type="spellStart"/>
      <w:r w:rsidRPr="00AC570A">
        <w:rPr>
          <w:rFonts w:cstheme="minorHAnsi"/>
          <w:szCs w:val="24"/>
        </w:rPr>
        <w:t>fecha_anulacion</w:t>
      </w:r>
      <w:proofErr w:type="spellEnd"/>
      <w:r w:rsidRPr="00AC570A">
        <w:rPr>
          <w:rFonts w:cstheme="minorHAnsi"/>
          <w:szCs w:val="24"/>
        </w:rPr>
        <w:t xml:space="preserve">, </w:t>
      </w:r>
      <w:proofErr w:type="spellStart"/>
      <w:r w:rsidRPr="00AC570A">
        <w:rPr>
          <w:rFonts w:cstheme="minorHAnsi"/>
          <w:szCs w:val="24"/>
        </w:rPr>
        <w:t>documento_referencia</w:t>
      </w:r>
      <w:proofErr w:type="spellEnd"/>
      <w:r w:rsidRPr="00AC570A">
        <w:rPr>
          <w:rFonts w:cstheme="minorHAnsi"/>
          <w:szCs w:val="24"/>
        </w:rPr>
        <w:t xml:space="preserve">, </w:t>
      </w:r>
      <w:proofErr w:type="spellStart"/>
      <w:r w:rsidRPr="00AC570A">
        <w:rPr>
          <w:rFonts w:cstheme="minorHAnsi"/>
          <w:szCs w:val="24"/>
        </w:rPr>
        <w:t>respaldo_documento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8A16EB2"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342054F1"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lastRenderedPageBreak/>
        <w:t>ficha_cliente.id_ficha_cliente</w:t>
      </w:r>
      <w:proofErr w:type="spellEnd"/>
      <w:r w:rsidRPr="00AC570A">
        <w:rPr>
          <w:rFonts w:cstheme="minorHAnsi"/>
          <w:szCs w:val="24"/>
        </w:rPr>
        <w:t xml:space="preserve"> → </w:t>
      </w:r>
      <w:proofErr w:type="spellStart"/>
      <w:r w:rsidRPr="00AC570A">
        <w:rPr>
          <w:rFonts w:cstheme="minorHAnsi"/>
          <w:szCs w:val="24"/>
        </w:rPr>
        <w:t>documento_tributario.id_ficha_cliente</w:t>
      </w:r>
      <w:proofErr w:type="spellEnd"/>
    </w:p>
    <w:p w14:paraId="576776D1"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documento_tributario.id_nota_venta</w:t>
      </w:r>
      <w:proofErr w:type="spellEnd"/>
    </w:p>
    <w:p w14:paraId="374624E4" w14:textId="77777777" w:rsidR="00384247" w:rsidRPr="00AC570A" w:rsidRDefault="00384247" w:rsidP="00384247">
      <w:pPr>
        <w:spacing w:after="40" w:line="360" w:lineRule="auto"/>
        <w:jc w:val="both"/>
        <w:rPr>
          <w:rFonts w:cstheme="minorHAnsi"/>
          <w:szCs w:val="24"/>
        </w:rPr>
      </w:pPr>
      <w:r w:rsidRPr="00AC570A">
        <w:rPr>
          <w:rFonts w:cstheme="minorHAnsi"/>
          <w:szCs w:val="24"/>
        </w:rPr>
        <w:t>9. HITO_COBRO</w:t>
      </w:r>
    </w:p>
    <w:p w14:paraId="19020710" w14:textId="77777777" w:rsidR="00384247" w:rsidRPr="00AC570A" w:rsidRDefault="00384247" w:rsidP="00384247">
      <w:pPr>
        <w:spacing w:after="40" w:line="360" w:lineRule="auto"/>
        <w:jc w:val="both"/>
        <w:rPr>
          <w:rFonts w:cstheme="minorHAnsi"/>
          <w:szCs w:val="24"/>
        </w:rPr>
      </w:pPr>
      <w:r w:rsidRPr="00AC570A">
        <w:rPr>
          <w:rFonts w:cstheme="minorHAnsi"/>
          <w:szCs w:val="24"/>
        </w:rPr>
        <w:t>HITO_</w:t>
      </w:r>
      <w:proofErr w:type="gramStart"/>
      <w:r w:rsidRPr="00AC570A">
        <w:rPr>
          <w:rFonts w:cstheme="minorHAnsi"/>
          <w:szCs w:val="24"/>
        </w:rPr>
        <w:t>COBRO(</w:t>
      </w:r>
      <w:proofErr w:type="spellStart"/>
      <w:proofErr w:type="gramEnd"/>
      <w:r w:rsidRPr="00AC570A">
        <w:rPr>
          <w:rFonts w:cstheme="minorHAnsi"/>
          <w:szCs w:val="24"/>
          <w:u w:val="single"/>
        </w:rPr>
        <w:t>id_hito_cobro</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rPr>
        <w:t>descripcion_hito</w:t>
      </w:r>
      <w:proofErr w:type="spellEnd"/>
      <w:r w:rsidRPr="00AC570A">
        <w:rPr>
          <w:rFonts w:cstheme="minorHAnsi"/>
          <w:szCs w:val="24"/>
        </w:rPr>
        <w:t xml:space="preserve">, </w:t>
      </w:r>
      <w:proofErr w:type="spellStart"/>
      <w:r w:rsidRPr="00AC570A">
        <w:rPr>
          <w:rFonts w:cstheme="minorHAnsi"/>
          <w:szCs w:val="24"/>
        </w:rPr>
        <w:t>fecha_programada_cobro</w:t>
      </w:r>
      <w:proofErr w:type="spellEnd"/>
      <w:r w:rsidRPr="00AC570A">
        <w:rPr>
          <w:rFonts w:cstheme="minorHAnsi"/>
          <w:szCs w:val="24"/>
        </w:rPr>
        <w:t xml:space="preserve">, </w:t>
      </w:r>
      <w:proofErr w:type="spellStart"/>
      <w:r w:rsidRPr="00AC570A">
        <w:rPr>
          <w:rFonts w:cstheme="minorHAnsi"/>
          <w:szCs w:val="24"/>
        </w:rPr>
        <w:t>monto_programado</w:t>
      </w:r>
      <w:proofErr w:type="spellEnd"/>
      <w:r w:rsidRPr="00AC570A">
        <w:rPr>
          <w:rFonts w:cstheme="minorHAnsi"/>
          <w:szCs w:val="24"/>
        </w:rPr>
        <w:t xml:space="preserve">, </w:t>
      </w:r>
      <w:proofErr w:type="spellStart"/>
      <w:r w:rsidRPr="00AC570A">
        <w:rPr>
          <w:rFonts w:cstheme="minorHAnsi"/>
          <w:szCs w:val="24"/>
        </w:rPr>
        <w:t>estado_hito</w:t>
      </w:r>
      <w:proofErr w:type="spellEnd"/>
      <w:r w:rsidRPr="00AC570A">
        <w:rPr>
          <w:rFonts w:cstheme="minorHAnsi"/>
          <w:szCs w:val="24"/>
        </w:rPr>
        <w:t xml:space="preserve">, </w:t>
      </w:r>
      <w:proofErr w:type="spellStart"/>
      <w:r w:rsidRPr="00AC570A">
        <w:rPr>
          <w:rFonts w:cstheme="minorHAnsi"/>
          <w:szCs w:val="24"/>
        </w:rPr>
        <w:t>fecha_pago_real</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DD5A82E"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08A1F5D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hito_cobro.id_nota_venta</w:t>
      </w:r>
      <w:proofErr w:type="spellEnd"/>
    </w:p>
    <w:p w14:paraId="4860AF71"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hito_cobro.id_proyecto_financiero</w:t>
      </w:r>
      <w:proofErr w:type="spellEnd"/>
    </w:p>
    <w:p w14:paraId="40374B55" w14:textId="77777777" w:rsidR="00384247" w:rsidRPr="00AC570A" w:rsidRDefault="00384247" w:rsidP="00384247">
      <w:pPr>
        <w:spacing w:after="40" w:line="360" w:lineRule="auto"/>
        <w:jc w:val="both"/>
        <w:rPr>
          <w:rFonts w:cstheme="minorHAnsi"/>
          <w:szCs w:val="24"/>
        </w:rPr>
      </w:pPr>
      <w:r w:rsidRPr="00AC570A">
        <w:rPr>
          <w:rFonts w:cstheme="minorHAnsi"/>
          <w:szCs w:val="24"/>
        </w:rPr>
        <w:t>10. PAGO_CLIENTE</w:t>
      </w:r>
    </w:p>
    <w:p w14:paraId="2451C815" w14:textId="77777777" w:rsidR="00384247" w:rsidRPr="00AC570A" w:rsidRDefault="00384247" w:rsidP="00384247">
      <w:pPr>
        <w:spacing w:after="40" w:line="360" w:lineRule="auto"/>
        <w:jc w:val="both"/>
        <w:rPr>
          <w:rFonts w:cstheme="minorHAnsi"/>
          <w:szCs w:val="24"/>
        </w:rPr>
      </w:pPr>
      <w:r w:rsidRPr="00AC570A">
        <w:rPr>
          <w:rFonts w:cstheme="minorHAnsi"/>
          <w:szCs w:val="24"/>
        </w:rPr>
        <w:t>PAGO_</w:t>
      </w:r>
      <w:proofErr w:type="gramStart"/>
      <w:r w:rsidRPr="00AC570A">
        <w:rPr>
          <w:rFonts w:cstheme="minorHAnsi"/>
          <w:szCs w:val="24"/>
        </w:rPr>
        <w:t>CLIENTE(</w:t>
      </w:r>
      <w:proofErr w:type="spellStart"/>
      <w:proofErr w:type="gramEnd"/>
      <w:r w:rsidRPr="00AC570A">
        <w:rPr>
          <w:rFonts w:cstheme="minorHAnsi"/>
          <w:szCs w:val="24"/>
          <w:u w:val="single"/>
        </w:rPr>
        <w:t>id_pago_cliente</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fecha_pago</w:t>
      </w:r>
      <w:proofErr w:type="spellEnd"/>
      <w:r w:rsidRPr="00AC570A">
        <w:rPr>
          <w:rFonts w:cstheme="minorHAnsi"/>
          <w:szCs w:val="24"/>
        </w:rPr>
        <w:t xml:space="preserve">, </w:t>
      </w:r>
      <w:proofErr w:type="spellStart"/>
      <w:r w:rsidRPr="00AC570A">
        <w:rPr>
          <w:rFonts w:cstheme="minorHAnsi"/>
          <w:szCs w:val="24"/>
        </w:rPr>
        <w:t>monto_pago</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medio_pago</w:t>
      </w:r>
      <w:proofErr w:type="spellEnd"/>
      <w:r w:rsidRPr="00AC570A">
        <w:rPr>
          <w:rFonts w:cstheme="minorHAnsi"/>
          <w:szCs w:val="24"/>
        </w:rPr>
        <w:t xml:space="preserve">, </w:t>
      </w:r>
      <w:proofErr w:type="spellStart"/>
      <w:r w:rsidRPr="00AC570A">
        <w:rPr>
          <w:rFonts w:cstheme="minorHAnsi"/>
          <w:szCs w:val="24"/>
        </w:rPr>
        <w:t>naturaleza_pago</w:t>
      </w:r>
      <w:proofErr w:type="spellEnd"/>
      <w:r w:rsidRPr="00AC570A">
        <w:rPr>
          <w:rFonts w:cstheme="minorHAnsi"/>
          <w:szCs w:val="24"/>
        </w:rPr>
        <w:t xml:space="preserve">, </w:t>
      </w:r>
      <w:proofErr w:type="spellStart"/>
      <w:r w:rsidRPr="00AC570A">
        <w:rPr>
          <w:rFonts w:cstheme="minorHAnsi"/>
          <w:szCs w:val="24"/>
        </w:rPr>
        <w:t>estado_verificacion</w:t>
      </w:r>
      <w:proofErr w:type="spellEnd"/>
      <w:r w:rsidRPr="00AC570A">
        <w:rPr>
          <w:rFonts w:cstheme="minorHAnsi"/>
          <w:szCs w:val="24"/>
        </w:rPr>
        <w:t xml:space="preserve">, </w:t>
      </w:r>
      <w:proofErr w:type="spellStart"/>
      <w:r w:rsidRPr="00AC570A">
        <w:rPr>
          <w:rFonts w:cstheme="minorHAnsi"/>
          <w:szCs w:val="24"/>
        </w:rPr>
        <w:t>comprobante_pago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0759D0D"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6B16EA3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pago_cliente.id_ficha_cliente</w:t>
      </w:r>
      <w:proofErr w:type="spellEnd"/>
    </w:p>
    <w:p w14:paraId="6925235D" w14:textId="77777777" w:rsidR="00384247" w:rsidRPr="00AC570A" w:rsidRDefault="00384247" w:rsidP="00384247">
      <w:pPr>
        <w:spacing w:after="40" w:line="360" w:lineRule="auto"/>
        <w:jc w:val="both"/>
        <w:rPr>
          <w:rFonts w:cstheme="minorHAnsi"/>
          <w:szCs w:val="24"/>
        </w:rPr>
      </w:pPr>
      <w:r w:rsidRPr="00AC570A">
        <w:rPr>
          <w:rFonts w:cstheme="minorHAnsi"/>
          <w:szCs w:val="24"/>
        </w:rPr>
        <w:t>11. ASIGNACION_PAGO_CLIENTE</w:t>
      </w:r>
    </w:p>
    <w:p w14:paraId="50CA94B4"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w:t>
      </w:r>
      <w:proofErr w:type="gramStart"/>
      <w:r w:rsidRPr="00AC570A">
        <w:rPr>
          <w:rFonts w:cstheme="minorHAnsi"/>
          <w:szCs w:val="24"/>
        </w:rPr>
        <w:t>CLIENTE(</w:t>
      </w:r>
      <w:proofErr w:type="spellStart"/>
      <w:proofErr w:type="gramEnd"/>
      <w:r w:rsidRPr="00AC570A">
        <w:rPr>
          <w:rFonts w:cstheme="minorHAnsi"/>
          <w:szCs w:val="24"/>
          <w:u w:val="single"/>
        </w:rPr>
        <w:t>id_asignacion_pago_cliente</w:t>
      </w:r>
      <w:proofErr w:type="spellEnd"/>
      <w:r w:rsidRPr="00AC570A">
        <w:rPr>
          <w:rFonts w:cstheme="minorHAnsi"/>
          <w:szCs w:val="24"/>
        </w:rPr>
        <w:t xml:space="preserve">, </w:t>
      </w:r>
      <w:proofErr w:type="spellStart"/>
      <w:r w:rsidRPr="00AC570A">
        <w:rPr>
          <w:rFonts w:cstheme="minorHAnsi"/>
          <w:szCs w:val="24"/>
          <w:u w:val="dash"/>
        </w:rPr>
        <w:t>id_pago_cliente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id_documento_tributario</w:t>
      </w:r>
      <w:proofErr w:type="spellEnd"/>
      <w:r w:rsidRPr="00AC570A">
        <w:rPr>
          <w:rFonts w:cstheme="minorHAnsi"/>
          <w:szCs w:val="24"/>
        </w:rPr>
        <w:t xml:space="preserve">, </w:t>
      </w:r>
      <w:proofErr w:type="spellStart"/>
      <w:r w:rsidRPr="00AC570A">
        <w:rPr>
          <w:rFonts w:cstheme="minorHAnsi"/>
          <w:szCs w:val="24"/>
          <w:u w:val="dash"/>
        </w:rPr>
        <w:t>id_hito_cobro</w:t>
      </w:r>
      <w:proofErr w:type="spellEnd"/>
      <w:r w:rsidRPr="00AC570A">
        <w:rPr>
          <w:rFonts w:cstheme="minorHAnsi"/>
          <w:szCs w:val="24"/>
        </w:rPr>
        <w:t xml:space="preserve">, </w:t>
      </w:r>
      <w:proofErr w:type="spellStart"/>
      <w:r w:rsidRPr="00AC570A">
        <w:rPr>
          <w:rFonts w:cstheme="minorHAnsi"/>
          <w:szCs w:val="24"/>
        </w:rPr>
        <w:t>monto_asignado</w:t>
      </w:r>
      <w:proofErr w:type="spellEnd"/>
      <w:r w:rsidRPr="00AC570A">
        <w:rPr>
          <w:rFonts w:cstheme="minorHAnsi"/>
          <w:szCs w:val="24"/>
        </w:rPr>
        <w:t xml:space="preserve">, </w:t>
      </w:r>
      <w:proofErr w:type="spellStart"/>
      <w:r w:rsidRPr="00AC570A">
        <w:rPr>
          <w:rFonts w:cstheme="minorHAnsi"/>
          <w:szCs w:val="24"/>
        </w:rPr>
        <w:t>fecha_asignacion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6B7A924"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4EE0853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pago_cliente.id_pago_cliente</w:t>
      </w:r>
      <w:proofErr w:type="spellEnd"/>
      <w:r w:rsidRPr="00AC570A">
        <w:rPr>
          <w:rFonts w:cstheme="minorHAnsi"/>
          <w:szCs w:val="24"/>
        </w:rPr>
        <w:t xml:space="preserve"> → </w:t>
      </w:r>
      <w:proofErr w:type="spellStart"/>
      <w:r w:rsidRPr="00AC570A">
        <w:rPr>
          <w:rFonts w:cstheme="minorHAnsi"/>
          <w:szCs w:val="24"/>
        </w:rPr>
        <w:t>asignacion_pago_cliente.id_pago_cliente</w:t>
      </w:r>
      <w:proofErr w:type="spellEnd"/>
    </w:p>
    <w:p w14:paraId="1662B51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asignacion_pago_cliente.id_nota_venta</w:t>
      </w:r>
      <w:proofErr w:type="spellEnd"/>
    </w:p>
    <w:p w14:paraId="63C9283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documento_tributario.id_documento_tributario</w:t>
      </w:r>
      <w:proofErr w:type="spellEnd"/>
      <w:r w:rsidRPr="00AC570A">
        <w:rPr>
          <w:rFonts w:cstheme="minorHAnsi"/>
          <w:szCs w:val="24"/>
        </w:rPr>
        <w:t xml:space="preserve"> → </w:t>
      </w:r>
      <w:proofErr w:type="spellStart"/>
      <w:r w:rsidRPr="00AC570A">
        <w:rPr>
          <w:rFonts w:cstheme="minorHAnsi"/>
          <w:szCs w:val="24"/>
        </w:rPr>
        <w:t>asignacion_pago_cliente.id_documento_tributario</w:t>
      </w:r>
      <w:proofErr w:type="spellEnd"/>
    </w:p>
    <w:p w14:paraId="3718940E"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hito_cobro.id_hito_cobro</w:t>
      </w:r>
      <w:proofErr w:type="spellEnd"/>
      <w:r w:rsidRPr="00AC570A">
        <w:rPr>
          <w:rFonts w:cstheme="minorHAnsi"/>
          <w:szCs w:val="24"/>
        </w:rPr>
        <w:t xml:space="preserve"> → </w:t>
      </w:r>
      <w:proofErr w:type="spellStart"/>
      <w:r w:rsidRPr="00AC570A">
        <w:rPr>
          <w:rFonts w:cstheme="minorHAnsi"/>
          <w:szCs w:val="24"/>
        </w:rPr>
        <w:t>asignacion_pago_cliente.id_hito_cobro</w:t>
      </w:r>
      <w:proofErr w:type="spellEnd"/>
    </w:p>
    <w:p w14:paraId="44F4C144" w14:textId="77777777" w:rsidR="00384247" w:rsidRPr="00AC570A" w:rsidRDefault="00384247" w:rsidP="00384247">
      <w:pPr>
        <w:spacing w:after="40" w:line="360" w:lineRule="auto"/>
        <w:jc w:val="both"/>
        <w:rPr>
          <w:rFonts w:cstheme="minorHAnsi"/>
          <w:szCs w:val="24"/>
        </w:rPr>
      </w:pPr>
      <w:r w:rsidRPr="00AC570A">
        <w:rPr>
          <w:rFonts w:cstheme="minorHAnsi"/>
          <w:szCs w:val="24"/>
        </w:rPr>
        <w:t>12. PROYECTO_FINANCIERO</w:t>
      </w:r>
    </w:p>
    <w:p w14:paraId="7CA721EB" w14:textId="77777777" w:rsidR="00384247" w:rsidRPr="00AC570A" w:rsidRDefault="00384247" w:rsidP="00384247">
      <w:pPr>
        <w:spacing w:after="40" w:line="360" w:lineRule="auto"/>
        <w:jc w:val="both"/>
        <w:rPr>
          <w:rFonts w:cstheme="minorHAnsi"/>
          <w:szCs w:val="24"/>
        </w:rPr>
      </w:pPr>
      <w:r w:rsidRPr="00AC570A">
        <w:rPr>
          <w:rFonts w:cstheme="minorHAnsi"/>
          <w:szCs w:val="24"/>
        </w:rPr>
        <w:t>PROYECTO_</w:t>
      </w:r>
      <w:proofErr w:type="gramStart"/>
      <w:r w:rsidRPr="00AC570A">
        <w:rPr>
          <w:rFonts w:cstheme="minorHAnsi"/>
          <w:szCs w:val="24"/>
        </w:rPr>
        <w:t>FINANCIERO(</w:t>
      </w:r>
      <w:proofErr w:type="spellStart"/>
      <w:proofErr w:type="gramEnd"/>
      <w:r w:rsidRPr="00AC570A">
        <w:rPr>
          <w:rFonts w:cstheme="minorHAnsi"/>
          <w:szCs w:val="24"/>
          <w:u w:val="single"/>
        </w:rPr>
        <w:t>id_proyecto_financiero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id_proyecto_terreno</w:t>
      </w:r>
      <w:proofErr w:type="spellEnd"/>
      <w:r w:rsidRPr="00AC570A">
        <w:rPr>
          <w:rFonts w:cstheme="minorHAnsi"/>
          <w:szCs w:val="24"/>
        </w:rPr>
        <w:t xml:space="preserve">, </w:t>
      </w:r>
      <w:proofErr w:type="spellStart"/>
      <w:r w:rsidRPr="00AC570A">
        <w:rPr>
          <w:rFonts w:cstheme="minorHAnsi"/>
          <w:szCs w:val="24"/>
        </w:rPr>
        <w:t>codigo_proyecto_financiero</w:t>
      </w:r>
      <w:proofErr w:type="spellEnd"/>
      <w:r w:rsidRPr="00AC570A">
        <w:rPr>
          <w:rFonts w:cstheme="minorHAnsi"/>
          <w:szCs w:val="24"/>
        </w:rPr>
        <w:t xml:space="preserve">, </w:t>
      </w:r>
      <w:proofErr w:type="spellStart"/>
      <w:r w:rsidRPr="00AC570A">
        <w:rPr>
          <w:rFonts w:cstheme="minorHAnsi"/>
          <w:szCs w:val="24"/>
        </w:rPr>
        <w:t>fecha_inicio_financiera</w:t>
      </w:r>
      <w:proofErr w:type="spellEnd"/>
      <w:r w:rsidRPr="00AC570A">
        <w:rPr>
          <w:rFonts w:cstheme="minorHAnsi"/>
          <w:szCs w:val="24"/>
        </w:rPr>
        <w:t xml:space="preserve">, </w:t>
      </w:r>
      <w:proofErr w:type="spellStart"/>
      <w:r w:rsidRPr="00AC570A">
        <w:rPr>
          <w:rFonts w:cstheme="minorHAnsi"/>
          <w:szCs w:val="24"/>
        </w:rPr>
        <w:lastRenderedPageBreak/>
        <w:t>fecha_cierre_financiera</w:t>
      </w:r>
      <w:proofErr w:type="spellEnd"/>
      <w:r w:rsidRPr="00AC570A">
        <w:rPr>
          <w:rFonts w:cstheme="minorHAnsi"/>
          <w:szCs w:val="24"/>
        </w:rPr>
        <w:t xml:space="preserve">, </w:t>
      </w:r>
      <w:proofErr w:type="spellStart"/>
      <w:r w:rsidRPr="00AC570A">
        <w:rPr>
          <w:rFonts w:cstheme="minorHAnsi"/>
          <w:szCs w:val="24"/>
        </w:rPr>
        <w:t>estado_financiero_proyecto</w:t>
      </w:r>
      <w:proofErr w:type="spellEnd"/>
      <w:r w:rsidRPr="00AC570A">
        <w:rPr>
          <w:rFonts w:cstheme="minorHAnsi"/>
          <w:szCs w:val="24"/>
        </w:rPr>
        <w:t xml:space="preserve">, </w:t>
      </w:r>
      <w:proofErr w:type="spellStart"/>
      <w:r w:rsidRPr="00AC570A">
        <w:rPr>
          <w:rFonts w:cstheme="minorHAnsi"/>
          <w:szCs w:val="24"/>
        </w:rPr>
        <w:t>monto_venta_estimado</w:t>
      </w:r>
      <w:proofErr w:type="spellEnd"/>
      <w:r w:rsidRPr="00AC570A">
        <w:rPr>
          <w:rFonts w:cstheme="minorHAnsi"/>
          <w:szCs w:val="24"/>
        </w:rPr>
        <w:t xml:space="preserve">, </w:t>
      </w:r>
      <w:proofErr w:type="spellStart"/>
      <w:r w:rsidRPr="00AC570A">
        <w:rPr>
          <w:rFonts w:cstheme="minorHAnsi"/>
          <w:szCs w:val="24"/>
        </w:rPr>
        <w:t>monto_costo_estimado</w:t>
      </w:r>
      <w:proofErr w:type="spellEnd"/>
      <w:r w:rsidRPr="00AC570A">
        <w:rPr>
          <w:rFonts w:cstheme="minorHAnsi"/>
          <w:szCs w:val="24"/>
        </w:rPr>
        <w:t xml:space="preserve">, </w:t>
      </w:r>
      <w:proofErr w:type="spellStart"/>
      <w:r w:rsidRPr="00AC570A">
        <w:rPr>
          <w:rFonts w:cstheme="minorHAnsi"/>
          <w:szCs w:val="24"/>
        </w:rPr>
        <w:t>monto_costo_real</w:t>
      </w:r>
      <w:proofErr w:type="spellEnd"/>
      <w:r w:rsidRPr="00AC570A">
        <w:rPr>
          <w:rFonts w:cstheme="minorHAnsi"/>
          <w:szCs w:val="24"/>
        </w:rPr>
        <w:t xml:space="preserve">, </w:t>
      </w:r>
      <w:proofErr w:type="spellStart"/>
      <w:r w:rsidRPr="00AC570A">
        <w:rPr>
          <w:rFonts w:cstheme="minorHAnsi"/>
          <w:szCs w:val="24"/>
        </w:rPr>
        <w:t>margen_estimado</w:t>
      </w:r>
      <w:proofErr w:type="spellEnd"/>
      <w:r w:rsidRPr="00AC570A">
        <w:rPr>
          <w:rFonts w:cstheme="minorHAnsi"/>
          <w:szCs w:val="24"/>
        </w:rPr>
        <w:t xml:space="preserve">, </w:t>
      </w:r>
      <w:proofErr w:type="spellStart"/>
      <w:r w:rsidRPr="00AC570A">
        <w:rPr>
          <w:rFonts w:cstheme="minorHAnsi"/>
          <w:szCs w:val="24"/>
        </w:rPr>
        <w:t>margen_real</w:t>
      </w:r>
      <w:proofErr w:type="spellEnd"/>
      <w:r w:rsidRPr="00AC570A">
        <w:rPr>
          <w:rFonts w:cstheme="minorHAnsi"/>
          <w:szCs w:val="24"/>
        </w:rPr>
        <w:t xml:space="preserve">, </w:t>
      </w:r>
      <w:proofErr w:type="spellStart"/>
      <w:r w:rsidRPr="00AC570A">
        <w:rPr>
          <w:rFonts w:cstheme="minorHAnsi"/>
          <w:szCs w:val="24"/>
        </w:rPr>
        <w:t>observacion_financiera</w:t>
      </w:r>
      <w:proofErr w:type="spellEnd"/>
      <w:r w:rsidRPr="00AC570A">
        <w:rPr>
          <w:rFonts w:cstheme="minorHAnsi"/>
          <w:szCs w:val="24"/>
        </w:rPr>
        <w:t>)</w:t>
      </w:r>
    </w:p>
    <w:p w14:paraId="32CD3ADE"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0658324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proyecto_financiero.id_ficha_cliente</w:t>
      </w:r>
      <w:proofErr w:type="spellEnd"/>
    </w:p>
    <w:p w14:paraId="008DF9F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proyecto_financiero.id_nota_venta</w:t>
      </w:r>
      <w:proofErr w:type="spellEnd"/>
    </w:p>
    <w:p w14:paraId="61BBD564" w14:textId="77777777" w:rsidR="00384247" w:rsidRPr="00AC570A" w:rsidRDefault="00384247" w:rsidP="00384247">
      <w:pPr>
        <w:spacing w:after="40" w:line="360" w:lineRule="auto"/>
        <w:jc w:val="both"/>
        <w:rPr>
          <w:rFonts w:cstheme="minorHAnsi"/>
          <w:szCs w:val="24"/>
        </w:rPr>
      </w:pPr>
      <w:r w:rsidRPr="00AC570A">
        <w:rPr>
          <w:rFonts w:cstheme="minorHAnsi"/>
          <w:szCs w:val="24"/>
        </w:rPr>
        <w:t>FK externas:</w:t>
      </w:r>
    </w:p>
    <w:p w14:paraId="7DF65AE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proyecto_terreno.id_proyecto_terreno</w:t>
      </w:r>
      <w:proofErr w:type="spellEnd"/>
      <w:r w:rsidRPr="00AC570A">
        <w:rPr>
          <w:rFonts w:cstheme="minorHAnsi"/>
          <w:szCs w:val="24"/>
        </w:rPr>
        <w:t xml:space="preserve"> → </w:t>
      </w:r>
      <w:proofErr w:type="spellStart"/>
      <w:r w:rsidRPr="00AC570A">
        <w:rPr>
          <w:rFonts w:cstheme="minorHAnsi"/>
          <w:szCs w:val="24"/>
        </w:rPr>
        <w:t>proyecto_financiero.id_proyecto_terreno</w:t>
      </w:r>
      <w:proofErr w:type="spellEnd"/>
    </w:p>
    <w:p w14:paraId="6F0A6C11" w14:textId="77777777" w:rsidR="00384247" w:rsidRPr="00AC570A" w:rsidRDefault="00384247" w:rsidP="00384247">
      <w:pPr>
        <w:spacing w:after="40" w:line="360" w:lineRule="auto"/>
        <w:jc w:val="both"/>
        <w:rPr>
          <w:rFonts w:cstheme="minorHAnsi"/>
          <w:szCs w:val="24"/>
        </w:rPr>
      </w:pPr>
      <w:r w:rsidRPr="00AC570A">
        <w:rPr>
          <w:rFonts w:cstheme="minorHAnsi"/>
          <w:szCs w:val="24"/>
        </w:rPr>
        <w:t>13. COSTO_PROYECTO</w:t>
      </w:r>
    </w:p>
    <w:p w14:paraId="7DE0B6B1" w14:textId="77777777" w:rsidR="00384247" w:rsidRPr="00AC570A" w:rsidRDefault="00384247" w:rsidP="00384247">
      <w:pPr>
        <w:spacing w:after="40" w:line="360" w:lineRule="auto"/>
        <w:jc w:val="both"/>
        <w:rPr>
          <w:rFonts w:cstheme="minorHAnsi"/>
          <w:szCs w:val="24"/>
        </w:rPr>
      </w:pPr>
      <w:r w:rsidRPr="00AC570A">
        <w:rPr>
          <w:rFonts w:cstheme="minorHAnsi"/>
          <w:szCs w:val="24"/>
        </w:rPr>
        <w:t>COSTO_</w:t>
      </w:r>
      <w:proofErr w:type="gramStart"/>
      <w:r w:rsidRPr="00AC570A">
        <w:rPr>
          <w:rFonts w:cstheme="minorHAnsi"/>
          <w:szCs w:val="24"/>
        </w:rPr>
        <w:t>PROYECTO(</w:t>
      </w:r>
      <w:proofErr w:type="spellStart"/>
      <w:proofErr w:type="gramEnd"/>
      <w:r w:rsidRPr="00AC570A">
        <w:rPr>
          <w:rFonts w:cstheme="minorHAnsi"/>
          <w:szCs w:val="24"/>
          <w:u w:val="single"/>
        </w:rPr>
        <w:t>id_costo_proyecto</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rPr>
        <w:t>descripcion_costo</w:t>
      </w:r>
      <w:proofErr w:type="spellEnd"/>
      <w:r w:rsidRPr="00AC570A">
        <w:rPr>
          <w:rFonts w:cstheme="minorHAnsi"/>
          <w:szCs w:val="24"/>
        </w:rPr>
        <w:t xml:space="preserve">, </w:t>
      </w:r>
      <w:proofErr w:type="spellStart"/>
      <w:r w:rsidRPr="00AC570A">
        <w:rPr>
          <w:rFonts w:cstheme="minorHAnsi"/>
          <w:szCs w:val="24"/>
        </w:rPr>
        <w:t>categoria_costo</w:t>
      </w:r>
      <w:proofErr w:type="spellEnd"/>
      <w:r w:rsidRPr="00AC570A">
        <w:rPr>
          <w:rFonts w:cstheme="minorHAnsi"/>
          <w:szCs w:val="24"/>
        </w:rPr>
        <w:t xml:space="preserve">, </w:t>
      </w:r>
      <w:proofErr w:type="spellStart"/>
      <w:r w:rsidRPr="00AC570A">
        <w:rPr>
          <w:rFonts w:cstheme="minorHAnsi"/>
          <w:szCs w:val="24"/>
        </w:rPr>
        <w:t>monto_costo</w:t>
      </w:r>
      <w:proofErr w:type="spellEnd"/>
      <w:r w:rsidRPr="00AC570A">
        <w:rPr>
          <w:rFonts w:cstheme="minorHAnsi"/>
          <w:szCs w:val="24"/>
        </w:rPr>
        <w:t xml:space="preserve">, moneda, </w:t>
      </w:r>
      <w:proofErr w:type="spellStart"/>
      <w:r w:rsidRPr="00AC570A">
        <w:rPr>
          <w:rFonts w:cstheme="minorHAnsi"/>
          <w:szCs w:val="24"/>
        </w:rPr>
        <w:t>fecha_costo</w:t>
      </w:r>
      <w:proofErr w:type="spellEnd"/>
      <w:r w:rsidRPr="00AC570A">
        <w:rPr>
          <w:rFonts w:cstheme="minorHAnsi"/>
          <w:szCs w:val="24"/>
        </w:rPr>
        <w:t xml:space="preserve">, </w:t>
      </w:r>
      <w:proofErr w:type="spellStart"/>
      <w:r w:rsidRPr="00AC570A">
        <w:rPr>
          <w:rFonts w:cstheme="minorHAnsi"/>
          <w:szCs w:val="24"/>
        </w:rPr>
        <w:t>origen_costo</w:t>
      </w:r>
      <w:proofErr w:type="spellEnd"/>
      <w:r w:rsidRPr="00AC570A">
        <w:rPr>
          <w:rFonts w:cstheme="minorHAnsi"/>
          <w:szCs w:val="24"/>
        </w:rPr>
        <w:t xml:space="preserve">, </w:t>
      </w:r>
      <w:proofErr w:type="spellStart"/>
      <w:r w:rsidRPr="00AC570A">
        <w:rPr>
          <w:rFonts w:cstheme="minorHAnsi"/>
          <w:szCs w:val="24"/>
        </w:rPr>
        <w:t>estado_costo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0CDA182"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5BB9BFC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costo_proyecto.id_proyecto_financiero</w:t>
      </w:r>
      <w:proofErr w:type="spellEnd"/>
    </w:p>
    <w:p w14:paraId="7FFF4766" w14:textId="77777777" w:rsidR="00384247" w:rsidRPr="00AC570A" w:rsidRDefault="00384247" w:rsidP="00384247">
      <w:pPr>
        <w:spacing w:after="40" w:line="360" w:lineRule="auto"/>
        <w:jc w:val="both"/>
        <w:rPr>
          <w:rFonts w:cstheme="minorHAnsi"/>
          <w:szCs w:val="24"/>
        </w:rPr>
      </w:pPr>
      <w:r w:rsidRPr="00AC570A">
        <w:rPr>
          <w:rFonts w:cstheme="minorHAnsi"/>
          <w:szCs w:val="24"/>
        </w:rPr>
        <w:t>14. DETALLE_COSTO_PROYECTO_DOCUMENTO_PROVEEDOR</w:t>
      </w:r>
    </w:p>
    <w:p w14:paraId="7F631BE5"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DETALLE_COSTO_PROYECTO_DOCUMENTO_</w:t>
      </w:r>
      <w:proofErr w:type="gramStart"/>
      <w:r w:rsidRPr="00AC570A">
        <w:rPr>
          <w:rFonts w:cstheme="minorHAnsi"/>
          <w:szCs w:val="24"/>
        </w:rPr>
        <w:t>PROVEEDOR(</w:t>
      </w:r>
      <w:proofErr w:type="gramEnd"/>
      <w:r w:rsidRPr="00AC570A">
        <w:rPr>
          <w:rFonts w:cstheme="minorHAnsi"/>
          <w:szCs w:val="24"/>
          <w:u w:val="single"/>
        </w:rPr>
        <w:t>id_detalle_costo_proyecto_documento_proveedor</w:t>
      </w:r>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id_costo_proyecto</w:t>
      </w:r>
      <w:proofErr w:type="spellEnd"/>
      <w:r w:rsidRPr="00AC570A">
        <w:rPr>
          <w:rFonts w:cstheme="minorHAnsi"/>
          <w:szCs w:val="24"/>
        </w:rPr>
        <w:t xml:space="preserve">, </w:t>
      </w:r>
      <w:proofErr w:type="spellStart"/>
      <w:r w:rsidRPr="00AC570A">
        <w:rPr>
          <w:rFonts w:cstheme="minorHAnsi"/>
          <w:szCs w:val="24"/>
        </w:rPr>
        <w:t>monto_imputado</w:t>
      </w:r>
      <w:proofErr w:type="spellEnd"/>
      <w:r w:rsidRPr="00AC570A">
        <w:rPr>
          <w:rFonts w:cstheme="minorHAnsi"/>
          <w:szCs w:val="24"/>
        </w:rPr>
        <w:t xml:space="preserve">, </w:t>
      </w:r>
      <w:proofErr w:type="spellStart"/>
      <w:r w:rsidRPr="00AC570A">
        <w:rPr>
          <w:rFonts w:cstheme="minorHAnsi"/>
          <w:szCs w:val="24"/>
        </w:rPr>
        <w:t>porcentaje_imputado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8322C89"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57E33F7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documento_compra_proveedor.id_documento_compra_proveedor</w:t>
      </w:r>
      <w:proofErr w:type="spellEnd"/>
      <w:r w:rsidRPr="00AC570A">
        <w:rPr>
          <w:rFonts w:cstheme="minorHAnsi"/>
          <w:szCs w:val="24"/>
        </w:rPr>
        <w:t xml:space="preserve"> → detalle_costo_proyecto_documento_proveedor.id_documento_compra_proveedor</w:t>
      </w:r>
    </w:p>
    <w:p w14:paraId="44076F5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costo_proyecto.id_costo_proyecto</w:t>
      </w:r>
      <w:proofErr w:type="spellEnd"/>
      <w:r w:rsidRPr="00AC570A">
        <w:rPr>
          <w:rFonts w:cstheme="minorHAnsi"/>
          <w:szCs w:val="24"/>
        </w:rPr>
        <w:t xml:space="preserve"> → </w:t>
      </w:r>
      <w:proofErr w:type="spellStart"/>
      <w:r w:rsidRPr="00AC570A">
        <w:rPr>
          <w:rFonts w:cstheme="minorHAnsi"/>
          <w:szCs w:val="24"/>
        </w:rPr>
        <w:t>detalle_costo_proyecto_documento_proveedor.id_costo_proyecto</w:t>
      </w:r>
      <w:proofErr w:type="spellEnd"/>
    </w:p>
    <w:p w14:paraId="6C46F04F" w14:textId="77777777" w:rsidR="00384247" w:rsidRPr="00AC570A" w:rsidRDefault="00384247" w:rsidP="00384247">
      <w:pPr>
        <w:spacing w:after="40" w:line="360" w:lineRule="auto"/>
        <w:jc w:val="both"/>
        <w:rPr>
          <w:rFonts w:cstheme="minorHAnsi"/>
          <w:szCs w:val="24"/>
        </w:rPr>
      </w:pPr>
      <w:r w:rsidRPr="00AC570A">
        <w:rPr>
          <w:rFonts w:cstheme="minorHAnsi"/>
          <w:szCs w:val="24"/>
        </w:rPr>
        <w:t>15. PROVEEDOR</w:t>
      </w:r>
    </w:p>
    <w:p w14:paraId="787DFE22"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PROVEEDOR(</w:t>
      </w:r>
      <w:proofErr w:type="spellStart"/>
      <w:proofErr w:type="gramEnd"/>
      <w:r w:rsidRPr="00AC570A">
        <w:rPr>
          <w:rFonts w:cstheme="minorHAnsi"/>
          <w:szCs w:val="24"/>
          <w:u w:val="single"/>
        </w:rPr>
        <w:t>id_proveedor</w:t>
      </w:r>
      <w:proofErr w:type="spellEnd"/>
      <w:r w:rsidRPr="00AC570A">
        <w:rPr>
          <w:rFonts w:cstheme="minorHAnsi"/>
          <w:szCs w:val="24"/>
        </w:rPr>
        <w:t xml:space="preserve">, </w:t>
      </w:r>
      <w:proofErr w:type="spellStart"/>
      <w:r w:rsidRPr="00AC570A">
        <w:rPr>
          <w:rFonts w:cstheme="minorHAnsi"/>
          <w:szCs w:val="24"/>
        </w:rPr>
        <w:t>identificador_tributario</w:t>
      </w:r>
      <w:proofErr w:type="spellEnd"/>
      <w:r w:rsidRPr="00AC570A">
        <w:rPr>
          <w:rFonts w:cstheme="minorHAnsi"/>
          <w:szCs w:val="24"/>
        </w:rPr>
        <w:t xml:space="preserve">, </w:t>
      </w:r>
      <w:proofErr w:type="spellStart"/>
      <w:r w:rsidRPr="00AC570A">
        <w:rPr>
          <w:rFonts w:cstheme="minorHAnsi"/>
          <w:szCs w:val="24"/>
        </w:rPr>
        <w:t>tipo_identificador</w:t>
      </w:r>
      <w:proofErr w:type="spellEnd"/>
      <w:r w:rsidRPr="00AC570A">
        <w:rPr>
          <w:rFonts w:cstheme="minorHAnsi"/>
          <w:szCs w:val="24"/>
        </w:rPr>
        <w:t xml:space="preserve">, </w:t>
      </w:r>
      <w:proofErr w:type="spellStart"/>
      <w:r w:rsidRPr="00AC570A">
        <w:rPr>
          <w:rFonts w:cstheme="minorHAnsi"/>
          <w:szCs w:val="24"/>
        </w:rPr>
        <w:t>nombre_razon_social</w:t>
      </w:r>
      <w:proofErr w:type="spellEnd"/>
      <w:r w:rsidRPr="00AC570A">
        <w:rPr>
          <w:rFonts w:cstheme="minorHAnsi"/>
          <w:szCs w:val="24"/>
        </w:rPr>
        <w:t xml:space="preserve">, </w:t>
      </w:r>
      <w:proofErr w:type="spellStart"/>
      <w:r w:rsidRPr="00AC570A">
        <w:rPr>
          <w:rFonts w:cstheme="minorHAnsi"/>
          <w:szCs w:val="24"/>
        </w:rPr>
        <w:t>pais_origen</w:t>
      </w:r>
      <w:proofErr w:type="spellEnd"/>
      <w:r w:rsidRPr="00AC570A">
        <w:rPr>
          <w:rFonts w:cstheme="minorHAnsi"/>
          <w:szCs w:val="24"/>
        </w:rPr>
        <w:t xml:space="preserve">, </w:t>
      </w:r>
      <w:proofErr w:type="spellStart"/>
      <w:r w:rsidRPr="00AC570A">
        <w:rPr>
          <w:rFonts w:cstheme="minorHAnsi"/>
          <w:szCs w:val="24"/>
        </w:rPr>
        <w:t>nacionalidad_origen</w:t>
      </w:r>
      <w:proofErr w:type="spellEnd"/>
      <w:r w:rsidRPr="00AC570A">
        <w:rPr>
          <w:rFonts w:cstheme="minorHAnsi"/>
          <w:szCs w:val="24"/>
        </w:rPr>
        <w:t xml:space="preserve">, </w:t>
      </w:r>
      <w:proofErr w:type="spellStart"/>
      <w:r w:rsidRPr="00AC570A">
        <w:rPr>
          <w:rFonts w:cstheme="minorHAnsi"/>
          <w:szCs w:val="24"/>
        </w:rPr>
        <w:t>contacto_proveedor</w:t>
      </w:r>
      <w:proofErr w:type="spellEnd"/>
      <w:r w:rsidRPr="00AC570A">
        <w:rPr>
          <w:rFonts w:cstheme="minorHAnsi"/>
          <w:szCs w:val="24"/>
        </w:rPr>
        <w:t xml:space="preserve">, </w:t>
      </w:r>
      <w:proofErr w:type="spellStart"/>
      <w:r w:rsidRPr="00AC570A">
        <w:rPr>
          <w:rFonts w:cstheme="minorHAnsi"/>
          <w:szCs w:val="24"/>
        </w:rPr>
        <w:t>correo_proveedor</w:t>
      </w:r>
      <w:proofErr w:type="spellEnd"/>
      <w:r w:rsidRPr="00AC570A">
        <w:rPr>
          <w:rFonts w:cstheme="minorHAnsi"/>
          <w:szCs w:val="24"/>
        </w:rPr>
        <w:t xml:space="preserve">, </w:t>
      </w:r>
      <w:proofErr w:type="spellStart"/>
      <w:r w:rsidRPr="00AC570A">
        <w:rPr>
          <w:rFonts w:cstheme="minorHAnsi"/>
          <w:szCs w:val="24"/>
        </w:rPr>
        <w:t>telefono_proveedor</w:t>
      </w:r>
      <w:proofErr w:type="spellEnd"/>
      <w:r w:rsidRPr="00AC570A">
        <w:rPr>
          <w:rFonts w:cstheme="minorHAnsi"/>
          <w:szCs w:val="24"/>
        </w:rPr>
        <w:t xml:space="preserve">, </w:t>
      </w:r>
      <w:proofErr w:type="spellStart"/>
      <w:r w:rsidRPr="00AC570A">
        <w:rPr>
          <w:rFonts w:cstheme="minorHAnsi"/>
          <w:szCs w:val="24"/>
        </w:rPr>
        <w:t>direccion_proveedor</w:t>
      </w:r>
      <w:proofErr w:type="spellEnd"/>
      <w:r w:rsidRPr="00AC570A">
        <w:rPr>
          <w:rFonts w:cstheme="minorHAnsi"/>
          <w:szCs w:val="24"/>
        </w:rPr>
        <w:t xml:space="preserve">, </w:t>
      </w:r>
      <w:proofErr w:type="spellStart"/>
      <w:r w:rsidRPr="00AC570A">
        <w:rPr>
          <w:rFonts w:cstheme="minorHAnsi"/>
          <w:szCs w:val="24"/>
        </w:rPr>
        <w:t>moneda_preferente</w:t>
      </w:r>
      <w:proofErr w:type="spellEnd"/>
      <w:r w:rsidRPr="00AC570A">
        <w:rPr>
          <w:rFonts w:cstheme="minorHAnsi"/>
          <w:szCs w:val="24"/>
        </w:rPr>
        <w:t xml:space="preserve">, </w:t>
      </w:r>
      <w:proofErr w:type="spellStart"/>
      <w:r w:rsidRPr="00AC570A">
        <w:rPr>
          <w:rFonts w:cstheme="minorHAnsi"/>
          <w:szCs w:val="24"/>
        </w:rPr>
        <w:t>estado_proveedor</w:t>
      </w:r>
      <w:proofErr w:type="spellEnd"/>
      <w:r w:rsidRPr="00AC570A">
        <w:rPr>
          <w:rFonts w:cstheme="minorHAnsi"/>
          <w:szCs w:val="24"/>
        </w:rPr>
        <w:t xml:space="preserve">, </w:t>
      </w:r>
      <w:proofErr w:type="spellStart"/>
      <w:r w:rsidRPr="00AC570A">
        <w:rPr>
          <w:rFonts w:cstheme="minorHAnsi"/>
          <w:szCs w:val="24"/>
        </w:rPr>
        <w:t>fecha_registro</w:t>
      </w:r>
      <w:proofErr w:type="spellEnd"/>
      <w:r w:rsidRPr="00AC570A">
        <w:rPr>
          <w:rFonts w:cstheme="minorHAnsi"/>
          <w:szCs w:val="24"/>
        </w:rPr>
        <w:t>)</w:t>
      </w:r>
    </w:p>
    <w:p w14:paraId="148B4CE0"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FK: No presenta FK en esta etapa.</w:t>
      </w:r>
    </w:p>
    <w:p w14:paraId="3F10DDDB" w14:textId="77777777" w:rsidR="00384247" w:rsidRPr="00AC570A" w:rsidRDefault="00384247" w:rsidP="00384247">
      <w:pPr>
        <w:spacing w:after="40" w:line="360" w:lineRule="auto"/>
        <w:jc w:val="both"/>
        <w:rPr>
          <w:rFonts w:cstheme="minorHAnsi"/>
          <w:szCs w:val="24"/>
        </w:rPr>
      </w:pPr>
      <w:r w:rsidRPr="00AC570A">
        <w:rPr>
          <w:rFonts w:cstheme="minorHAnsi"/>
          <w:szCs w:val="24"/>
        </w:rPr>
        <w:t>16. DOCUMENTO_COMPRA_PROVEEDOR</w:t>
      </w:r>
    </w:p>
    <w:p w14:paraId="051BE20B"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DOCUMENTO_COMPRA_</w:t>
      </w:r>
      <w:proofErr w:type="gramStart"/>
      <w:r w:rsidRPr="00AC570A">
        <w:rPr>
          <w:rFonts w:cstheme="minorHAnsi"/>
          <w:szCs w:val="24"/>
        </w:rPr>
        <w:t>PROVEEDOR(</w:t>
      </w:r>
      <w:proofErr w:type="spellStart"/>
      <w:proofErr w:type="gramEnd"/>
      <w:r w:rsidRPr="00AC570A">
        <w:rPr>
          <w:rFonts w:cstheme="minorHAnsi"/>
          <w:szCs w:val="24"/>
          <w:u w:val="single"/>
        </w:rPr>
        <w:t>id_documento_compra_proveedor</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tipo_documento</w:t>
      </w:r>
      <w:proofErr w:type="spellEnd"/>
      <w:r w:rsidRPr="00AC570A">
        <w:rPr>
          <w:rFonts w:cstheme="minorHAnsi"/>
          <w:szCs w:val="24"/>
        </w:rPr>
        <w:t xml:space="preserve">, </w:t>
      </w:r>
      <w:proofErr w:type="spellStart"/>
      <w:r w:rsidRPr="00AC570A">
        <w:rPr>
          <w:rFonts w:cstheme="minorHAnsi"/>
          <w:szCs w:val="24"/>
        </w:rPr>
        <w:t>numero_documento</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fecha_tipo_cambio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estado_documento</w:t>
      </w:r>
      <w:proofErr w:type="spellEnd"/>
      <w:r w:rsidRPr="00AC570A">
        <w:rPr>
          <w:rFonts w:cstheme="minorHAnsi"/>
          <w:szCs w:val="24"/>
        </w:rPr>
        <w:t xml:space="preserve">, </w:t>
      </w:r>
      <w:proofErr w:type="spellStart"/>
      <w:r w:rsidRPr="00AC570A">
        <w:rPr>
          <w:rFonts w:cstheme="minorHAnsi"/>
          <w:szCs w:val="24"/>
        </w:rPr>
        <w:t>respaldo_documento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9BB7E6A"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48ED67B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documento_compra_proveedor.id_proveedor</w:t>
      </w:r>
      <w:proofErr w:type="spellEnd"/>
    </w:p>
    <w:p w14:paraId="56B1EFEA" w14:textId="77777777" w:rsidR="00384247" w:rsidRPr="00AC570A" w:rsidRDefault="00384247" w:rsidP="00384247">
      <w:pPr>
        <w:spacing w:after="40" w:line="360" w:lineRule="auto"/>
        <w:jc w:val="both"/>
        <w:rPr>
          <w:rFonts w:cstheme="minorHAnsi"/>
          <w:szCs w:val="24"/>
        </w:rPr>
      </w:pPr>
      <w:r w:rsidRPr="00AC570A">
        <w:rPr>
          <w:rFonts w:cstheme="minorHAnsi"/>
          <w:szCs w:val="24"/>
        </w:rPr>
        <w:t>17. DETALLE_DOCUMENTO_COMPRA_PROVEEDOR</w:t>
      </w:r>
    </w:p>
    <w:p w14:paraId="034DC292"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DETALLE_DOCUMENTO_COMPRA_</w:t>
      </w:r>
      <w:proofErr w:type="gramStart"/>
      <w:r w:rsidRPr="00AC570A">
        <w:rPr>
          <w:rFonts w:cstheme="minorHAnsi"/>
          <w:szCs w:val="24"/>
        </w:rPr>
        <w:t>PROVEEDOR(</w:t>
      </w:r>
      <w:proofErr w:type="gramEnd"/>
      <w:r w:rsidRPr="00AC570A">
        <w:rPr>
          <w:rFonts w:cstheme="minorHAnsi"/>
          <w:szCs w:val="24"/>
          <w:u w:val="single"/>
        </w:rPr>
        <w:t>id_detalle_documento_compra_proveedor</w:t>
      </w:r>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id_historial_precio_material</w:t>
      </w:r>
      <w:proofErr w:type="spellEnd"/>
      <w:r w:rsidRPr="00AC570A">
        <w:rPr>
          <w:rFonts w:cstheme="minorHAnsi"/>
          <w:szCs w:val="24"/>
        </w:rPr>
        <w:t xml:space="preserve">, </w:t>
      </w:r>
      <w:proofErr w:type="spellStart"/>
      <w:r w:rsidRPr="00AC570A">
        <w:rPr>
          <w:rFonts w:cstheme="minorHAnsi"/>
          <w:szCs w:val="24"/>
        </w:rPr>
        <w:t>cantidad_material</w:t>
      </w:r>
      <w:proofErr w:type="spellEnd"/>
      <w:r w:rsidRPr="00AC570A">
        <w:rPr>
          <w:rFonts w:cstheme="minorHAnsi"/>
          <w:szCs w:val="24"/>
        </w:rPr>
        <w:t xml:space="preserve">, </w:t>
      </w:r>
      <w:proofErr w:type="spellStart"/>
      <w:r w:rsidRPr="00AC570A">
        <w:rPr>
          <w:rFonts w:cstheme="minorHAnsi"/>
          <w:szCs w:val="24"/>
        </w:rPr>
        <w:t>unidad_medida</w:t>
      </w:r>
      <w:proofErr w:type="spellEnd"/>
      <w:r w:rsidRPr="00AC570A">
        <w:rPr>
          <w:rFonts w:cstheme="minorHAnsi"/>
          <w:szCs w:val="24"/>
        </w:rPr>
        <w:t xml:space="preserve">, </w:t>
      </w:r>
      <w:proofErr w:type="spellStart"/>
      <w:r w:rsidRPr="00AC570A">
        <w:rPr>
          <w:rFonts w:cstheme="minorHAnsi"/>
          <w:szCs w:val="24"/>
        </w:rPr>
        <w:t>precio_unitario_documento</w:t>
      </w:r>
      <w:proofErr w:type="spellEnd"/>
      <w:r w:rsidRPr="00AC570A">
        <w:rPr>
          <w:rFonts w:cstheme="minorHAnsi"/>
          <w:szCs w:val="24"/>
        </w:rPr>
        <w:t xml:space="preserve">, </w:t>
      </w:r>
      <w:proofErr w:type="spellStart"/>
      <w:r w:rsidRPr="00AC570A">
        <w:rPr>
          <w:rFonts w:cstheme="minorHAnsi"/>
          <w:szCs w:val="24"/>
        </w:rPr>
        <w:t>subtotal_linea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92E175B"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5842E05E"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documento_compra_proveedor.id_documento_compra_proveedor</w:t>
      </w:r>
      <w:proofErr w:type="spellEnd"/>
      <w:r w:rsidRPr="00AC570A">
        <w:rPr>
          <w:rFonts w:cstheme="minorHAnsi"/>
          <w:szCs w:val="24"/>
        </w:rPr>
        <w:t xml:space="preserve"> → detalle_documento_compra_proveedor.id_documento_compra_proveedor</w:t>
      </w:r>
    </w:p>
    <w:p w14:paraId="18A64C9E"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historial_precio_material.id_historial_precio_material</w:t>
      </w:r>
      <w:proofErr w:type="spellEnd"/>
      <w:r w:rsidRPr="00AC570A">
        <w:rPr>
          <w:rFonts w:cstheme="minorHAnsi"/>
          <w:szCs w:val="24"/>
        </w:rPr>
        <w:t xml:space="preserve"> → </w:t>
      </w:r>
      <w:proofErr w:type="spellStart"/>
      <w:r w:rsidRPr="00AC570A">
        <w:rPr>
          <w:rFonts w:cstheme="minorHAnsi"/>
          <w:szCs w:val="24"/>
        </w:rPr>
        <w:t>detalle_documento_compra_proveedor.id_historial_precio_material</w:t>
      </w:r>
      <w:proofErr w:type="spellEnd"/>
    </w:p>
    <w:p w14:paraId="3ED61467" w14:textId="77777777" w:rsidR="00384247" w:rsidRPr="00AC570A" w:rsidRDefault="00384247" w:rsidP="00384247">
      <w:pPr>
        <w:spacing w:after="40" w:line="360" w:lineRule="auto"/>
        <w:jc w:val="both"/>
        <w:rPr>
          <w:rFonts w:cstheme="minorHAnsi"/>
          <w:szCs w:val="24"/>
        </w:rPr>
      </w:pPr>
      <w:r w:rsidRPr="00AC570A">
        <w:rPr>
          <w:rFonts w:cstheme="minorHAnsi"/>
          <w:szCs w:val="24"/>
        </w:rPr>
        <w:t>18. PAGO_PROVEEDOR</w:t>
      </w:r>
    </w:p>
    <w:p w14:paraId="35D98671" w14:textId="77777777" w:rsidR="00384247" w:rsidRPr="00AC570A" w:rsidRDefault="00384247" w:rsidP="00384247">
      <w:pPr>
        <w:spacing w:after="40" w:line="360" w:lineRule="auto"/>
        <w:jc w:val="both"/>
        <w:rPr>
          <w:rFonts w:cstheme="minorHAnsi"/>
          <w:szCs w:val="24"/>
        </w:rPr>
      </w:pPr>
      <w:r w:rsidRPr="00AC570A">
        <w:rPr>
          <w:rFonts w:cstheme="minorHAnsi"/>
          <w:szCs w:val="24"/>
        </w:rPr>
        <w:t>PAGO_</w:t>
      </w:r>
      <w:proofErr w:type="gramStart"/>
      <w:r w:rsidRPr="00AC570A">
        <w:rPr>
          <w:rFonts w:cstheme="minorHAnsi"/>
          <w:szCs w:val="24"/>
        </w:rPr>
        <w:t>PROVEEDOR(</w:t>
      </w:r>
      <w:proofErr w:type="spellStart"/>
      <w:proofErr w:type="gramEnd"/>
      <w:r w:rsidRPr="00AC570A">
        <w:rPr>
          <w:rFonts w:cstheme="minorHAnsi"/>
          <w:szCs w:val="24"/>
          <w:u w:val="single"/>
        </w:rPr>
        <w:t>id_pago_proveedor</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fecha_pago</w:t>
      </w:r>
      <w:proofErr w:type="spellEnd"/>
      <w:r w:rsidRPr="00AC570A">
        <w:rPr>
          <w:rFonts w:cstheme="minorHAnsi"/>
          <w:szCs w:val="24"/>
        </w:rPr>
        <w:t xml:space="preserve">, </w:t>
      </w:r>
      <w:proofErr w:type="spellStart"/>
      <w:r w:rsidRPr="00AC570A">
        <w:rPr>
          <w:rFonts w:cstheme="minorHAnsi"/>
          <w:szCs w:val="24"/>
        </w:rPr>
        <w:t>monto_pago</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medio_pago</w:t>
      </w:r>
      <w:proofErr w:type="spellEnd"/>
      <w:r w:rsidRPr="00AC570A">
        <w:rPr>
          <w:rFonts w:cstheme="minorHAnsi"/>
          <w:szCs w:val="24"/>
        </w:rPr>
        <w:t xml:space="preserve">, </w:t>
      </w:r>
      <w:proofErr w:type="spellStart"/>
      <w:r w:rsidRPr="00AC570A">
        <w:rPr>
          <w:rFonts w:cstheme="minorHAnsi"/>
          <w:szCs w:val="24"/>
        </w:rPr>
        <w:t>estado_pago</w:t>
      </w:r>
      <w:proofErr w:type="spellEnd"/>
      <w:r w:rsidRPr="00AC570A">
        <w:rPr>
          <w:rFonts w:cstheme="minorHAnsi"/>
          <w:szCs w:val="24"/>
        </w:rPr>
        <w:t xml:space="preserve">, </w:t>
      </w:r>
      <w:proofErr w:type="spellStart"/>
      <w:r w:rsidRPr="00AC570A">
        <w:rPr>
          <w:rFonts w:cstheme="minorHAnsi"/>
          <w:szCs w:val="24"/>
        </w:rPr>
        <w:t>comprobante_pago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5075A6A"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36248BA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pago_proveedor.id_proveedor</w:t>
      </w:r>
      <w:proofErr w:type="spellEnd"/>
    </w:p>
    <w:p w14:paraId="330E0B97" w14:textId="77777777" w:rsidR="00384247" w:rsidRPr="00AC570A" w:rsidRDefault="00384247" w:rsidP="00384247">
      <w:pPr>
        <w:spacing w:after="40" w:line="360" w:lineRule="auto"/>
        <w:jc w:val="both"/>
        <w:rPr>
          <w:rFonts w:cstheme="minorHAnsi"/>
          <w:szCs w:val="24"/>
        </w:rPr>
      </w:pPr>
      <w:r w:rsidRPr="00AC570A">
        <w:rPr>
          <w:rFonts w:cstheme="minorHAnsi"/>
          <w:szCs w:val="24"/>
        </w:rPr>
        <w:t>19. ASIGNACION_PAGO_PROVEEDOR</w:t>
      </w:r>
    </w:p>
    <w:p w14:paraId="3CDF60BE"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ASIGNACION_PAGO_</w:t>
      </w:r>
      <w:proofErr w:type="gramStart"/>
      <w:r w:rsidRPr="00AC570A">
        <w:rPr>
          <w:rFonts w:cstheme="minorHAnsi"/>
          <w:szCs w:val="24"/>
        </w:rPr>
        <w:t>PROVEEDOR(</w:t>
      </w:r>
      <w:proofErr w:type="spellStart"/>
      <w:proofErr w:type="gramEnd"/>
      <w:r w:rsidRPr="00AC570A">
        <w:rPr>
          <w:rFonts w:cstheme="minorHAnsi"/>
          <w:szCs w:val="24"/>
          <w:u w:val="single"/>
        </w:rPr>
        <w:t>id_asignacion_pago_proveedor</w:t>
      </w:r>
      <w:proofErr w:type="spellEnd"/>
      <w:r w:rsidRPr="00AC570A">
        <w:rPr>
          <w:rFonts w:cstheme="minorHAnsi"/>
          <w:szCs w:val="24"/>
        </w:rPr>
        <w:t xml:space="preserve">, </w:t>
      </w:r>
      <w:proofErr w:type="spellStart"/>
      <w:r w:rsidRPr="00AC570A">
        <w:rPr>
          <w:rFonts w:cstheme="minorHAnsi"/>
          <w:szCs w:val="24"/>
          <w:u w:val="dash"/>
        </w:rPr>
        <w:t>id_pago_proveedor</w:t>
      </w:r>
      <w:proofErr w:type="spellEnd"/>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rPr>
        <w:t>monto_asignado</w:t>
      </w:r>
      <w:proofErr w:type="spellEnd"/>
      <w:r w:rsidRPr="00AC570A">
        <w:rPr>
          <w:rFonts w:cstheme="minorHAnsi"/>
          <w:szCs w:val="24"/>
        </w:rPr>
        <w:t xml:space="preserve">, </w:t>
      </w:r>
      <w:proofErr w:type="spellStart"/>
      <w:r w:rsidRPr="00AC570A">
        <w:rPr>
          <w:rFonts w:cstheme="minorHAnsi"/>
          <w:szCs w:val="24"/>
        </w:rPr>
        <w:t>fecha_asignacion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08F3E66"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7259C60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pago_proveedor.id_pago_proveedor</w:t>
      </w:r>
      <w:proofErr w:type="spellEnd"/>
      <w:r w:rsidRPr="00AC570A">
        <w:rPr>
          <w:rFonts w:cstheme="minorHAnsi"/>
          <w:szCs w:val="24"/>
        </w:rPr>
        <w:t xml:space="preserve"> → </w:t>
      </w:r>
      <w:proofErr w:type="spellStart"/>
      <w:r w:rsidRPr="00AC570A">
        <w:rPr>
          <w:rFonts w:cstheme="minorHAnsi"/>
          <w:szCs w:val="24"/>
        </w:rPr>
        <w:t>asignacion_pago_proveedor.id_pago_proveedor</w:t>
      </w:r>
      <w:proofErr w:type="spellEnd"/>
    </w:p>
    <w:p w14:paraId="790F588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documento_compra_proveedor.id_documento_compra_proveedor</w:t>
      </w:r>
      <w:proofErr w:type="spellEnd"/>
      <w:r w:rsidRPr="00AC570A">
        <w:rPr>
          <w:rFonts w:cstheme="minorHAnsi"/>
          <w:szCs w:val="24"/>
        </w:rPr>
        <w:t xml:space="preserve"> → </w:t>
      </w:r>
      <w:proofErr w:type="spellStart"/>
      <w:r w:rsidRPr="00AC570A">
        <w:rPr>
          <w:rFonts w:cstheme="minorHAnsi"/>
          <w:szCs w:val="24"/>
        </w:rPr>
        <w:t>asignacion_pago_proveedor.id_documento_compra_proveedor</w:t>
      </w:r>
      <w:proofErr w:type="spellEnd"/>
    </w:p>
    <w:p w14:paraId="5CC52137" w14:textId="77777777" w:rsidR="00384247" w:rsidRPr="00AC570A" w:rsidRDefault="00384247" w:rsidP="00384247">
      <w:pPr>
        <w:spacing w:after="40" w:line="360" w:lineRule="auto"/>
        <w:jc w:val="both"/>
        <w:rPr>
          <w:rFonts w:cstheme="minorHAnsi"/>
          <w:szCs w:val="24"/>
        </w:rPr>
      </w:pPr>
      <w:r w:rsidRPr="00AC570A">
        <w:rPr>
          <w:rFonts w:cstheme="minorHAnsi"/>
          <w:szCs w:val="24"/>
        </w:rPr>
        <w:t>20. GASTO_CAJA_CHICA</w:t>
      </w:r>
    </w:p>
    <w:p w14:paraId="11982EE6" w14:textId="77777777" w:rsidR="00384247" w:rsidRPr="00AC570A" w:rsidRDefault="00384247" w:rsidP="00384247">
      <w:pPr>
        <w:spacing w:after="40" w:line="360" w:lineRule="auto"/>
        <w:jc w:val="both"/>
        <w:rPr>
          <w:rFonts w:cstheme="minorHAnsi"/>
          <w:szCs w:val="24"/>
        </w:rPr>
      </w:pPr>
      <w:r w:rsidRPr="00AC570A">
        <w:rPr>
          <w:rFonts w:cstheme="minorHAnsi"/>
          <w:szCs w:val="24"/>
        </w:rPr>
        <w:t>GASTO_CAJA_</w:t>
      </w:r>
      <w:proofErr w:type="gramStart"/>
      <w:r w:rsidRPr="00AC570A">
        <w:rPr>
          <w:rFonts w:cstheme="minorHAnsi"/>
          <w:szCs w:val="24"/>
        </w:rPr>
        <w:t>CHICA(</w:t>
      </w:r>
      <w:proofErr w:type="spellStart"/>
      <w:proofErr w:type="gramEnd"/>
      <w:r w:rsidRPr="00AC570A">
        <w:rPr>
          <w:rFonts w:cstheme="minorHAnsi"/>
          <w:szCs w:val="24"/>
          <w:u w:val="single"/>
        </w:rPr>
        <w:t>id_gasto_caja_chica</w:t>
      </w:r>
      <w:proofErr w:type="spellEnd"/>
      <w:r w:rsidRPr="00AC570A">
        <w:rPr>
          <w:rFonts w:cstheme="minorHAnsi"/>
          <w:szCs w:val="24"/>
        </w:rPr>
        <w:t xml:space="preserve">, </w:t>
      </w:r>
      <w:proofErr w:type="spellStart"/>
      <w:r w:rsidRPr="00AC570A">
        <w:rPr>
          <w:rFonts w:cstheme="minorHAnsi"/>
          <w:szCs w:val="24"/>
        </w:rPr>
        <w:t>fecha_gasto</w:t>
      </w:r>
      <w:proofErr w:type="spellEnd"/>
      <w:r w:rsidRPr="00AC570A">
        <w:rPr>
          <w:rFonts w:cstheme="minorHAnsi"/>
          <w:szCs w:val="24"/>
        </w:rPr>
        <w:t xml:space="preserve">, </w:t>
      </w:r>
      <w:proofErr w:type="spellStart"/>
      <w:r w:rsidRPr="00AC570A">
        <w:rPr>
          <w:rFonts w:cstheme="minorHAnsi"/>
          <w:szCs w:val="24"/>
        </w:rPr>
        <w:t>monto_gasto</w:t>
      </w:r>
      <w:proofErr w:type="spellEnd"/>
      <w:r w:rsidRPr="00AC570A">
        <w:rPr>
          <w:rFonts w:cstheme="minorHAnsi"/>
          <w:szCs w:val="24"/>
        </w:rPr>
        <w:t xml:space="preserve">, </w:t>
      </w:r>
      <w:proofErr w:type="spellStart"/>
      <w:r w:rsidRPr="00AC570A">
        <w:rPr>
          <w:rFonts w:cstheme="minorHAnsi"/>
          <w:szCs w:val="24"/>
        </w:rPr>
        <w:t>descripcion_gasto</w:t>
      </w:r>
      <w:proofErr w:type="spellEnd"/>
      <w:r w:rsidRPr="00AC570A">
        <w:rPr>
          <w:rFonts w:cstheme="minorHAnsi"/>
          <w:szCs w:val="24"/>
        </w:rPr>
        <w:t xml:space="preserve">, </w:t>
      </w:r>
      <w:proofErr w:type="spellStart"/>
      <w:r w:rsidRPr="00AC570A">
        <w:rPr>
          <w:rFonts w:cstheme="minorHAnsi"/>
          <w:szCs w:val="24"/>
        </w:rPr>
        <w:t>motivo_gasto</w:t>
      </w:r>
      <w:proofErr w:type="spellEnd"/>
      <w:r w:rsidRPr="00AC570A">
        <w:rPr>
          <w:rFonts w:cstheme="minorHAnsi"/>
          <w:szCs w:val="24"/>
        </w:rPr>
        <w:t xml:space="preserve">, </w:t>
      </w:r>
      <w:proofErr w:type="spellStart"/>
      <w:r w:rsidRPr="00AC570A">
        <w:rPr>
          <w:rFonts w:cstheme="minorHAnsi"/>
          <w:szCs w:val="24"/>
        </w:rPr>
        <w:t>categoria_gasto</w:t>
      </w:r>
      <w:proofErr w:type="spellEnd"/>
      <w:r w:rsidRPr="00AC570A">
        <w:rPr>
          <w:rFonts w:cstheme="minorHAnsi"/>
          <w:szCs w:val="24"/>
        </w:rPr>
        <w:t xml:space="preserve">, </w:t>
      </w:r>
      <w:proofErr w:type="spellStart"/>
      <w:r w:rsidRPr="00AC570A">
        <w:rPr>
          <w:rFonts w:cstheme="minorHAnsi"/>
          <w:szCs w:val="24"/>
        </w:rPr>
        <w:t>responsable_gasto</w:t>
      </w:r>
      <w:proofErr w:type="spellEnd"/>
      <w:r w:rsidRPr="00AC570A">
        <w:rPr>
          <w:rFonts w:cstheme="minorHAnsi"/>
          <w:szCs w:val="24"/>
        </w:rPr>
        <w:t xml:space="preserve">, </w:t>
      </w:r>
      <w:proofErr w:type="spellStart"/>
      <w:r w:rsidRPr="00AC570A">
        <w:rPr>
          <w:rFonts w:cstheme="minorHAnsi"/>
          <w:szCs w:val="24"/>
        </w:rPr>
        <w:t>respaldo_gasto</w:t>
      </w:r>
      <w:proofErr w:type="spellEnd"/>
      <w:r w:rsidRPr="00AC570A">
        <w:rPr>
          <w:rFonts w:cstheme="minorHAnsi"/>
          <w:szCs w:val="24"/>
        </w:rPr>
        <w:t xml:space="preserve">, </w:t>
      </w:r>
      <w:proofErr w:type="spellStart"/>
      <w:r w:rsidRPr="00AC570A">
        <w:rPr>
          <w:rFonts w:cstheme="minorHAnsi"/>
          <w:szCs w:val="24"/>
        </w:rPr>
        <w:t>estado_validacion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64BE0F5" w14:textId="77777777" w:rsidR="00384247" w:rsidRPr="00AC570A" w:rsidRDefault="00384247" w:rsidP="00384247">
      <w:pPr>
        <w:spacing w:after="40" w:line="360" w:lineRule="auto"/>
        <w:jc w:val="both"/>
        <w:rPr>
          <w:rFonts w:cstheme="minorHAnsi"/>
          <w:szCs w:val="24"/>
        </w:rPr>
      </w:pPr>
      <w:r w:rsidRPr="00AC570A">
        <w:rPr>
          <w:rFonts w:cstheme="minorHAnsi"/>
          <w:szCs w:val="24"/>
        </w:rPr>
        <w:t>FK: No presenta FK en esta etapa.</w:t>
      </w:r>
    </w:p>
    <w:p w14:paraId="7801E1B4" w14:textId="77777777" w:rsidR="00384247" w:rsidRPr="00AC570A" w:rsidRDefault="00384247" w:rsidP="00384247">
      <w:pPr>
        <w:spacing w:after="40" w:line="360" w:lineRule="auto"/>
        <w:jc w:val="both"/>
        <w:rPr>
          <w:rFonts w:cstheme="minorHAnsi"/>
          <w:szCs w:val="24"/>
        </w:rPr>
      </w:pPr>
      <w:r w:rsidRPr="00AC570A">
        <w:rPr>
          <w:rFonts w:cstheme="minorHAnsi"/>
          <w:szCs w:val="24"/>
        </w:rPr>
        <w:t>21. MOVIMIENTO_FINANCIERO</w:t>
      </w:r>
    </w:p>
    <w:p w14:paraId="7B3CBA43"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w:t>
      </w:r>
      <w:proofErr w:type="gramStart"/>
      <w:r w:rsidRPr="00AC570A">
        <w:rPr>
          <w:rFonts w:cstheme="minorHAnsi"/>
          <w:szCs w:val="24"/>
        </w:rPr>
        <w:t>FINANCIERO(</w:t>
      </w:r>
      <w:proofErr w:type="spellStart"/>
      <w:proofErr w:type="gramEnd"/>
      <w:r w:rsidRPr="00AC570A">
        <w:rPr>
          <w:rFonts w:cstheme="minorHAnsi"/>
          <w:szCs w:val="24"/>
          <w:u w:val="single"/>
        </w:rPr>
        <w:t>id_movimiento_financiero</w:t>
      </w:r>
      <w:proofErr w:type="spellEnd"/>
      <w:r w:rsidRPr="00AC570A">
        <w:rPr>
          <w:rFonts w:cstheme="minorHAnsi"/>
          <w:szCs w:val="24"/>
        </w:rPr>
        <w:t xml:space="preserve">, </w:t>
      </w:r>
      <w:proofErr w:type="spellStart"/>
      <w:r w:rsidRPr="00AC570A">
        <w:rPr>
          <w:rFonts w:cstheme="minorHAnsi"/>
          <w:szCs w:val="24"/>
          <w:u w:val="dash"/>
        </w:rPr>
        <w:t>id_pago_cliente</w:t>
      </w:r>
      <w:proofErr w:type="spellEnd"/>
      <w:r w:rsidRPr="00AC570A">
        <w:rPr>
          <w:rFonts w:cstheme="minorHAnsi"/>
          <w:szCs w:val="24"/>
        </w:rPr>
        <w:t xml:space="preserve">, </w:t>
      </w:r>
      <w:proofErr w:type="spellStart"/>
      <w:r w:rsidRPr="00AC570A">
        <w:rPr>
          <w:rFonts w:cstheme="minorHAnsi"/>
          <w:szCs w:val="24"/>
          <w:u w:val="dash"/>
        </w:rPr>
        <w:t>id_pago_proveedor</w:t>
      </w:r>
      <w:proofErr w:type="spellEnd"/>
      <w:r w:rsidRPr="00AC570A">
        <w:rPr>
          <w:rFonts w:cstheme="minorHAnsi"/>
          <w:szCs w:val="24"/>
        </w:rPr>
        <w:t xml:space="preserve">, </w:t>
      </w:r>
      <w:proofErr w:type="spellStart"/>
      <w:r w:rsidRPr="00AC570A">
        <w:rPr>
          <w:rFonts w:cstheme="minorHAnsi"/>
          <w:szCs w:val="24"/>
          <w:u w:val="dash"/>
        </w:rPr>
        <w:t>id_gasto_caja_chica</w:t>
      </w:r>
      <w:proofErr w:type="spellEnd"/>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rPr>
        <w:t>fecha_movimiento</w:t>
      </w:r>
      <w:proofErr w:type="spellEnd"/>
      <w:r w:rsidRPr="00AC570A">
        <w:rPr>
          <w:rFonts w:cstheme="minorHAnsi"/>
          <w:szCs w:val="24"/>
        </w:rPr>
        <w:t xml:space="preserve">, </w:t>
      </w:r>
      <w:proofErr w:type="spellStart"/>
      <w:r w:rsidRPr="00AC570A">
        <w:rPr>
          <w:rFonts w:cstheme="minorHAnsi"/>
          <w:szCs w:val="24"/>
        </w:rPr>
        <w:t>tipo_movimiento_financiero</w:t>
      </w:r>
      <w:proofErr w:type="spellEnd"/>
      <w:r w:rsidRPr="00AC570A">
        <w:rPr>
          <w:rFonts w:cstheme="minorHAnsi"/>
          <w:szCs w:val="24"/>
        </w:rPr>
        <w:t xml:space="preserve">, </w:t>
      </w:r>
      <w:proofErr w:type="spellStart"/>
      <w:r w:rsidRPr="00AC570A">
        <w:rPr>
          <w:rFonts w:cstheme="minorHAnsi"/>
          <w:szCs w:val="24"/>
        </w:rPr>
        <w:t>naturaleza_movimiento</w:t>
      </w:r>
      <w:proofErr w:type="spellEnd"/>
      <w:r w:rsidRPr="00AC570A">
        <w:rPr>
          <w:rFonts w:cstheme="minorHAnsi"/>
          <w:szCs w:val="24"/>
        </w:rPr>
        <w:t xml:space="preserve">, </w:t>
      </w:r>
      <w:proofErr w:type="spellStart"/>
      <w:r w:rsidRPr="00AC570A">
        <w:rPr>
          <w:rFonts w:cstheme="minorHAnsi"/>
          <w:szCs w:val="24"/>
        </w:rPr>
        <w:t>motivo_movimiento</w:t>
      </w:r>
      <w:proofErr w:type="spellEnd"/>
      <w:r w:rsidRPr="00AC570A">
        <w:rPr>
          <w:rFonts w:cstheme="minorHAnsi"/>
          <w:szCs w:val="24"/>
        </w:rPr>
        <w:t xml:space="preserve">, </w:t>
      </w:r>
      <w:proofErr w:type="spellStart"/>
      <w:r w:rsidRPr="00AC570A">
        <w:rPr>
          <w:rFonts w:cstheme="minorHAnsi"/>
          <w:szCs w:val="24"/>
        </w:rPr>
        <w:t>monto_movimiento</w:t>
      </w:r>
      <w:proofErr w:type="spellEnd"/>
      <w:r w:rsidRPr="00AC570A">
        <w:rPr>
          <w:rFonts w:cstheme="minorHAnsi"/>
          <w:szCs w:val="24"/>
        </w:rPr>
        <w:t xml:space="preserve">, moneda, </w:t>
      </w:r>
      <w:proofErr w:type="spellStart"/>
      <w:r w:rsidRPr="00AC570A">
        <w:rPr>
          <w:rFonts w:cstheme="minorHAnsi"/>
          <w:szCs w:val="24"/>
        </w:rPr>
        <w:t>origen_movimiento_financiero</w:t>
      </w:r>
      <w:proofErr w:type="spellEnd"/>
      <w:r w:rsidRPr="00AC570A">
        <w:rPr>
          <w:rFonts w:cstheme="minorHAnsi"/>
          <w:szCs w:val="24"/>
        </w:rPr>
        <w:t xml:space="preserve">, </w:t>
      </w:r>
      <w:proofErr w:type="spellStart"/>
      <w:r w:rsidRPr="00AC570A">
        <w:rPr>
          <w:rFonts w:cstheme="minorHAnsi"/>
          <w:szCs w:val="24"/>
        </w:rPr>
        <w:t>descripcion_origen</w:t>
      </w:r>
      <w:proofErr w:type="spellEnd"/>
      <w:r w:rsidRPr="00AC570A">
        <w:rPr>
          <w:rFonts w:cstheme="minorHAnsi"/>
          <w:szCs w:val="24"/>
        </w:rPr>
        <w:t xml:space="preserve">, </w:t>
      </w:r>
      <w:proofErr w:type="spellStart"/>
      <w:r w:rsidRPr="00AC570A">
        <w:rPr>
          <w:rFonts w:cstheme="minorHAnsi"/>
          <w:szCs w:val="24"/>
        </w:rPr>
        <w:t>estado_movimiento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3C2908D"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3A3066F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pago_cliente.id_pago_cliente</w:t>
      </w:r>
      <w:proofErr w:type="spellEnd"/>
      <w:r w:rsidRPr="00AC570A">
        <w:rPr>
          <w:rFonts w:cstheme="minorHAnsi"/>
          <w:szCs w:val="24"/>
        </w:rPr>
        <w:t xml:space="preserve"> → </w:t>
      </w:r>
      <w:proofErr w:type="spellStart"/>
      <w:r w:rsidRPr="00AC570A">
        <w:rPr>
          <w:rFonts w:cstheme="minorHAnsi"/>
          <w:szCs w:val="24"/>
        </w:rPr>
        <w:t>movimiento_financiero.id_pago_cliente</w:t>
      </w:r>
      <w:proofErr w:type="spellEnd"/>
    </w:p>
    <w:p w14:paraId="6DE9C65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pago_proveedor.id_pago_proveedor</w:t>
      </w:r>
      <w:proofErr w:type="spellEnd"/>
      <w:r w:rsidRPr="00AC570A">
        <w:rPr>
          <w:rFonts w:cstheme="minorHAnsi"/>
          <w:szCs w:val="24"/>
        </w:rPr>
        <w:t xml:space="preserve"> → </w:t>
      </w:r>
      <w:proofErr w:type="spellStart"/>
      <w:r w:rsidRPr="00AC570A">
        <w:rPr>
          <w:rFonts w:cstheme="minorHAnsi"/>
          <w:szCs w:val="24"/>
        </w:rPr>
        <w:t>movimiento_financiero.id_pago_proveedor</w:t>
      </w:r>
      <w:proofErr w:type="spellEnd"/>
    </w:p>
    <w:p w14:paraId="3C6C2BC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gasto_caja_chica.id_gasto_caja_chica</w:t>
      </w:r>
      <w:proofErr w:type="spellEnd"/>
      <w:r w:rsidRPr="00AC570A">
        <w:rPr>
          <w:rFonts w:cstheme="minorHAnsi"/>
          <w:szCs w:val="24"/>
        </w:rPr>
        <w:t xml:space="preserve"> → </w:t>
      </w:r>
      <w:proofErr w:type="spellStart"/>
      <w:r w:rsidRPr="00AC570A">
        <w:rPr>
          <w:rFonts w:cstheme="minorHAnsi"/>
          <w:szCs w:val="24"/>
        </w:rPr>
        <w:t>movimiento_financiero.id_gasto_caja_chica</w:t>
      </w:r>
      <w:proofErr w:type="spellEnd"/>
    </w:p>
    <w:p w14:paraId="1CD7BE6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liquidacion_remuneracion.id_liquidacion_remuneracion</w:t>
      </w:r>
      <w:proofErr w:type="spellEnd"/>
      <w:r w:rsidRPr="00AC570A">
        <w:rPr>
          <w:rFonts w:cstheme="minorHAnsi"/>
          <w:szCs w:val="24"/>
        </w:rPr>
        <w:t xml:space="preserve"> → </w:t>
      </w:r>
      <w:proofErr w:type="spellStart"/>
      <w:r w:rsidRPr="00AC570A">
        <w:rPr>
          <w:rFonts w:cstheme="minorHAnsi"/>
          <w:szCs w:val="24"/>
        </w:rPr>
        <w:t>movimiento_financiero.id_liquidacion_remuneracion</w:t>
      </w:r>
      <w:proofErr w:type="spellEnd"/>
    </w:p>
    <w:p w14:paraId="1BB0DBE6" w14:textId="77777777" w:rsidR="00384247" w:rsidRPr="00AC570A" w:rsidRDefault="00384247" w:rsidP="00384247">
      <w:pPr>
        <w:spacing w:after="40" w:line="360" w:lineRule="auto"/>
        <w:jc w:val="both"/>
        <w:rPr>
          <w:rFonts w:cstheme="minorHAnsi"/>
          <w:szCs w:val="24"/>
        </w:rPr>
      </w:pPr>
      <w:r w:rsidRPr="00AC570A">
        <w:rPr>
          <w:rFonts w:cstheme="minorHAnsi"/>
          <w:szCs w:val="24"/>
        </w:rPr>
        <w:t>22. MOVIMIENTO_BANCARIO</w:t>
      </w:r>
    </w:p>
    <w:p w14:paraId="6AF0D5E7"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w:t>
      </w:r>
      <w:proofErr w:type="gramStart"/>
      <w:r w:rsidRPr="00AC570A">
        <w:rPr>
          <w:rFonts w:cstheme="minorHAnsi"/>
          <w:szCs w:val="24"/>
        </w:rPr>
        <w:t>BANCARIO(</w:t>
      </w:r>
      <w:proofErr w:type="spellStart"/>
      <w:proofErr w:type="gramEnd"/>
      <w:r w:rsidRPr="00AC570A">
        <w:rPr>
          <w:rFonts w:cstheme="minorHAnsi"/>
          <w:szCs w:val="24"/>
          <w:u w:val="single"/>
        </w:rPr>
        <w:t>id_movimiento_bancario</w:t>
      </w:r>
      <w:proofErr w:type="spellEnd"/>
      <w:r w:rsidRPr="00AC570A">
        <w:rPr>
          <w:rFonts w:cstheme="minorHAnsi"/>
          <w:szCs w:val="24"/>
        </w:rPr>
        <w:t xml:space="preserve">, </w:t>
      </w:r>
      <w:proofErr w:type="spellStart"/>
      <w:r w:rsidRPr="00AC570A">
        <w:rPr>
          <w:rFonts w:cstheme="minorHAnsi"/>
          <w:szCs w:val="24"/>
        </w:rPr>
        <w:t>fecha_movimiento_bancario</w:t>
      </w:r>
      <w:proofErr w:type="spellEnd"/>
      <w:r w:rsidRPr="00AC570A">
        <w:rPr>
          <w:rFonts w:cstheme="minorHAnsi"/>
          <w:szCs w:val="24"/>
        </w:rPr>
        <w:t xml:space="preserve">, </w:t>
      </w:r>
      <w:proofErr w:type="spellStart"/>
      <w:r w:rsidRPr="00AC570A">
        <w:rPr>
          <w:rFonts w:cstheme="minorHAnsi"/>
          <w:szCs w:val="24"/>
        </w:rPr>
        <w:t>monto_bancario</w:t>
      </w:r>
      <w:proofErr w:type="spellEnd"/>
      <w:r w:rsidRPr="00AC570A">
        <w:rPr>
          <w:rFonts w:cstheme="minorHAnsi"/>
          <w:szCs w:val="24"/>
        </w:rPr>
        <w:t xml:space="preserve">, moneda, </w:t>
      </w:r>
      <w:proofErr w:type="spellStart"/>
      <w:r w:rsidRPr="00AC570A">
        <w:rPr>
          <w:rFonts w:cstheme="minorHAnsi"/>
          <w:szCs w:val="24"/>
        </w:rPr>
        <w:t>descripcion_bancaria</w:t>
      </w:r>
      <w:proofErr w:type="spellEnd"/>
      <w:r w:rsidRPr="00AC570A">
        <w:rPr>
          <w:rFonts w:cstheme="minorHAnsi"/>
          <w:szCs w:val="24"/>
        </w:rPr>
        <w:t xml:space="preserve">, </w:t>
      </w:r>
      <w:proofErr w:type="spellStart"/>
      <w:r w:rsidRPr="00AC570A">
        <w:rPr>
          <w:rFonts w:cstheme="minorHAnsi"/>
          <w:szCs w:val="24"/>
        </w:rPr>
        <w:t>glosa_bancaria</w:t>
      </w:r>
      <w:proofErr w:type="spellEnd"/>
      <w:r w:rsidRPr="00AC570A">
        <w:rPr>
          <w:rFonts w:cstheme="minorHAnsi"/>
          <w:szCs w:val="24"/>
        </w:rPr>
        <w:t xml:space="preserve">, </w:t>
      </w:r>
      <w:proofErr w:type="spellStart"/>
      <w:r w:rsidRPr="00AC570A">
        <w:rPr>
          <w:rFonts w:cstheme="minorHAnsi"/>
          <w:szCs w:val="24"/>
        </w:rPr>
        <w:lastRenderedPageBreak/>
        <w:t>tipo_movimiento_bancario</w:t>
      </w:r>
      <w:proofErr w:type="spellEnd"/>
      <w:r w:rsidRPr="00AC570A">
        <w:rPr>
          <w:rFonts w:cstheme="minorHAnsi"/>
          <w:szCs w:val="24"/>
        </w:rPr>
        <w:t xml:space="preserve">, banco, </w:t>
      </w:r>
      <w:proofErr w:type="spellStart"/>
      <w:r w:rsidRPr="00AC570A">
        <w:rPr>
          <w:rFonts w:cstheme="minorHAnsi"/>
          <w:szCs w:val="24"/>
        </w:rPr>
        <w:t>cuenta_bancaria</w:t>
      </w:r>
      <w:proofErr w:type="spellEnd"/>
      <w:r w:rsidRPr="00AC570A">
        <w:rPr>
          <w:rFonts w:cstheme="minorHAnsi"/>
          <w:szCs w:val="24"/>
        </w:rPr>
        <w:t xml:space="preserve">, </w:t>
      </w:r>
      <w:proofErr w:type="spellStart"/>
      <w:r w:rsidRPr="00AC570A">
        <w:rPr>
          <w:rFonts w:cstheme="minorHAnsi"/>
          <w:szCs w:val="24"/>
        </w:rPr>
        <w:t>numero_operacion</w:t>
      </w:r>
      <w:proofErr w:type="spellEnd"/>
      <w:r w:rsidRPr="00AC570A">
        <w:rPr>
          <w:rFonts w:cstheme="minorHAnsi"/>
          <w:szCs w:val="24"/>
        </w:rPr>
        <w:t xml:space="preserve">, </w:t>
      </w:r>
      <w:proofErr w:type="spellStart"/>
      <w:r w:rsidRPr="00AC570A">
        <w:rPr>
          <w:rFonts w:cstheme="minorHAnsi"/>
          <w:szCs w:val="24"/>
        </w:rPr>
        <w:t>estado_conciliacion</w:t>
      </w:r>
      <w:proofErr w:type="spellEnd"/>
      <w:r w:rsidRPr="00AC570A">
        <w:rPr>
          <w:rFonts w:cstheme="minorHAnsi"/>
          <w:szCs w:val="24"/>
        </w:rPr>
        <w:t>)</w:t>
      </w:r>
    </w:p>
    <w:p w14:paraId="344AE678" w14:textId="77777777" w:rsidR="00384247" w:rsidRPr="00AC570A" w:rsidRDefault="00384247" w:rsidP="00384247">
      <w:pPr>
        <w:spacing w:after="40" w:line="360" w:lineRule="auto"/>
        <w:jc w:val="both"/>
        <w:rPr>
          <w:rFonts w:cstheme="minorHAnsi"/>
          <w:szCs w:val="24"/>
        </w:rPr>
      </w:pPr>
      <w:r w:rsidRPr="00AC570A">
        <w:rPr>
          <w:rFonts w:cstheme="minorHAnsi"/>
          <w:szCs w:val="24"/>
        </w:rPr>
        <w:t>FK: No presenta FK en esta etapa.</w:t>
      </w:r>
    </w:p>
    <w:p w14:paraId="387864A2" w14:textId="77777777" w:rsidR="00384247" w:rsidRPr="00AC570A" w:rsidRDefault="00384247" w:rsidP="00384247">
      <w:pPr>
        <w:spacing w:after="40" w:line="360" w:lineRule="auto"/>
        <w:jc w:val="both"/>
        <w:rPr>
          <w:rFonts w:cstheme="minorHAnsi"/>
          <w:szCs w:val="24"/>
        </w:rPr>
      </w:pPr>
      <w:r w:rsidRPr="00AC570A">
        <w:rPr>
          <w:rFonts w:cstheme="minorHAnsi"/>
          <w:szCs w:val="24"/>
        </w:rPr>
        <w:t>23. CONCILIACION</w:t>
      </w:r>
    </w:p>
    <w:p w14:paraId="7DB968EC"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CONCILIACION(</w:t>
      </w:r>
      <w:proofErr w:type="spellStart"/>
      <w:proofErr w:type="gramEnd"/>
      <w:r w:rsidRPr="00AC570A">
        <w:rPr>
          <w:rFonts w:cstheme="minorHAnsi"/>
          <w:szCs w:val="24"/>
          <w:u w:val="single"/>
        </w:rPr>
        <w:t>id_conciliacion</w:t>
      </w:r>
      <w:proofErr w:type="spellEnd"/>
      <w:r w:rsidRPr="00AC570A">
        <w:rPr>
          <w:rFonts w:cstheme="minorHAnsi"/>
          <w:szCs w:val="24"/>
        </w:rPr>
        <w:t xml:space="preserve">, </w:t>
      </w:r>
      <w:proofErr w:type="spellStart"/>
      <w:r w:rsidRPr="00AC570A">
        <w:rPr>
          <w:rFonts w:cstheme="minorHAnsi"/>
          <w:szCs w:val="24"/>
          <w:u w:val="dash"/>
        </w:rPr>
        <w:t>id_movimiento_financiero</w:t>
      </w:r>
      <w:proofErr w:type="spellEnd"/>
      <w:r w:rsidRPr="00AC570A">
        <w:rPr>
          <w:rFonts w:cstheme="minorHAnsi"/>
          <w:szCs w:val="24"/>
        </w:rPr>
        <w:t xml:space="preserve">, </w:t>
      </w:r>
      <w:proofErr w:type="spellStart"/>
      <w:r w:rsidRPr="00AC570A">
        <w:rPr>
          <w:rFonts w:cstheme="minorHAnsi"/>
          <w:szCs w:val="24"/>
          <w:u w:val="dash"/>
        </w:rPr>
        <w:t>id_movimiento_bancario</w:t>
      </w:r>
      <w:proofErr w:type="spellEnd"/>
      <w:r w:rsidRPr="00AC570A">
        <w:rPr>
          <w:rFonts w:cstheme="minorHAnsi"/>
          <w:szCs w:val="24"/>
        </w:rPr>
        <w:t xml:space="preserve">, </w:t>
      </w:r>
      <w:proofErr w:type="spellStart"/>
      <w:r w:rsidRPr="00AC570A">
        <w:rPr>
          <w:rFonts w:cstheme="minorHAnsi"/>
          <w:szCs w:val="24"/>
        </w:rPr>
        <w:t>fecha_conciliacion</w:t>
      </w:r>
      <w:proofErr w:type="spellEnd"/>
      <w:r w:rsidRPr="00AC570A">
        <w:rPr>
          <w:rFonts w:cstheme="minorHAnsi"/>
          <w:szCs w:val="24"/>
        </w:rPr>
        <w:t xml:space="preserve">, </w:t>
      </w:r>
      <w:proofErr w:type="spellStart"/>
      <w:r w:rsidRPr="00AC570A">
        <w:rPr>
          <w:rFonts w:cstheme="minorHAnsi"/>
          <w:szCs w:val="24"/>
        </w:rPr>
        <w:t>monto_conciliado</w:t>
      </w:r>
      <w:proofErr w:type="spellEnd"/>
      <w:r w:rsidRPr="00AC570A">
        <w:rPr>
          <w:rFonts w:cstheme="minorHAnsi"/>
          <w:szCs w:val="24"/>
        </w:rPr>
        <w:t xml:space="preserve">, </w:t>
      </w:r>
      <w:proofErr w:type="spellStart"/>
      <w:r w:rsidRPr="00AC570A">
        <w:rPr>
          <w:rFonts w:cstheme="minorHAnsi"/>
          <w:szCs w:val="24"/>
        </w:rPr>
        <w:t>diferencia_conciliacion</w:t>
      </w:r>
      <w:proofErr w:type="spellEnd"/>
      <w:r w:rsidRPr="00AC570A">
        <w:rPr>
          <w:rFonts w:cstheme="minorHAnsi"/>
          <w:szCs w:val="24"/>
        </w:rPr>
        <w:t xml:space="preserve">, </w:t>
      </w:r>
      <w:proofErr w:type="spellStart"/>
      <w:r w:rsidRPr="00AC570A">
        <w:rPr>
          <w:rFonts w:cstheme="minorHAnsi"/>
          <w:szCs w:val="24"/>
        </w:rPr>
        <w:t>estado_conciliacion</w:t>
      </w:r>
      <w:proofErr w:type="spellEnd"/>
      <w:r w:rsidRPr="00AC570A">
        <w:rPr>
          <w:rFonts w:cstheme="minorHAnsi"/>
          <w:szCs w:val="24"/>
        </w:rPr>
        <w:t xml:space="preserve">, </w:t>
      </w:r>
      <w:proofErr w:type="spellStart"/>
      <w:r w:rsidRPr="00AC570A">
        <w:rPr>
          <w:rFonts w:cstheme="minorHAnsi"/>
          <w:szCs w:val="24"/>
        </w:rPr>
        <w:t>responsable_conciliacion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CFB3047"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5B77E81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movimiento_financiero.id_movimiento_financiero</w:t>
      </w:r>
      <w:proofErr w:type="spellEnd"/>
      <w:r w:rsidRPr="00AC570A">
        <w:rPr>
          <w:rFonts w:cstheme="minorHAnsi"/>
          <w:szCs w:val="24"/>
        </w:rPr>
        <w:t xml:space="preserve"> → </w:t>
      </w:r>
      <w:proofErr w:type="spellStart"/>
      <w:r w:rsidRPr="00AC570A">
        <w:rPr>
          <w:rFonts w:cstheme="minorHAnsi"/>
          <w:szCs w:val="24"/>
        </w:rPr>
        <w:t>conciliacion.id_movimiento_financiero</w:t>
      </w:r>
      <w:proofErr w:type="spellEnd"/>
    </w:p>
    <w:p w14:paraId="220F7B1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movimiento_bancario.id_movimiento_bancario</w:t>
      </w:r>
      <w:proofErr w:type="spellEnd"/>
      <w:r w:rsidRPr="00AC570A">
        <w:rPr>
          <w:rFonts w:cstheme="minorHAnsi"/>
          <w:szCs w:val="24"/>
        </w:rPr>
        <w:t xml:space="preserve"> → </w:t>
      </w:r>
      <w:proofErr w:type="spellStart"/>
      <w:r w:rsidRPr="00AC570A">
        <w:rPr>
          <w:rFonts w:cstheme="minorHAnsi"/>
          <w:szCs w:val="24"/>
        </w:rPr>
        <w:t>conciliacion.id_movimiento_bancario</w:t>
      </w:r>
      <w:proofErr w:type="spellEnd"/>
    </w:p>
    <w:p w14:paraId="46F21F29" w14:textId="77777777" w:rsidR="00384247" w:rsidRPr="00AC570A" w:rsidRDefault="00384247" w:rsidP="00384247">
      <w:pPr>
        <w:spacing w:after="40" w:line="360" w:lineRule="auto"/>
        <w:jc w:val="both"/>
        <w:rPr>
          <w:rFonts w:cstheme="minorHAnsi"/>
          <w:szCs w:val="24"/>
        </w:rPr>
      </w:pPr>
      <w:r w:rsidRPr="00AC570A">
        <w:rPr>
          <w:rFonts w:cstheme="minorHAnsi"/>
          <w:szCs w:val="24"/>
        </w:rPr>
        <w:t>24. FONDO_GLOBAL_CREDITO</w:t>
      </w:r>
    </w:p>
    <w:p w14:paraId="51A240C2" w14:textId="77777777" w:rsidR="00384247" w:rsidRPr="00AC570A" w:rsidRDefault="00384247" w:rsidP="00384247">
      <w:pPr>
        <w:spacing w:after="40" w:line="360" w:lineRule="auto"/>
        <w:jc w:val="both"/>
        <w:rPr>
          <w:rFonts w:cstheme="minorHAnsi"/>
          <w:szCs w:val="24"/>
        </w:rPr>
      </w:pPr>
      <w:r w:rsidRPr="00AC570A">
        <w:rPr>
          <w:rFonts w:cstheme="minorHAnsi"/>
          <w:szCs w:val="24"/>
        </w:rPr>
        <w:t>FONDO_GLOBAL_</w:t>
      </w:r>
      <w:proofErr w:type="gramStart"/>
      <w:r w:rsidRPr="00AC570A">
        <w:rPr>
          <w:rFonts w:cstheme="minorHAnsi"/>
          <w:szCs w:val="24"/>
        </w:rPr>
        <w:t>CREDITO(</w:t>
      </w:r>
      <w:proofErr w:type="spellStart"/>
      <w:proofErr w:type="gramEnd"/>
      <w:r w:rsidRPr="00AC570A">
        <w:rPr>
          <w:rFonts w:cstheme="minorHAnsi"/>
          <w:szCs w:val="24"/>
          <w:u w:val="single"/>
        </w:rPr>
        <w:t>id_fondo_global_credito</w:t>
      </w:r>
      <w:proofErr w:type="spellEnd"/>
      <w:r w:rsidRPr="00AC570A">
        <w:rPr>
          <w:rFonts w:cstheme="minorHAnsi"/>
          <w:szCs w:val="24"/>
        </w:rPr>
        <w:t xml:space="preserve">, </w:t>
      </w:r>
      <w:proofErr w:type="spellStart"/>
      <w:r w:rsidRPr="00AC570A">
        <w:rPr>
          <w:rFonts w:cstheme="minorHAnsi"/>
          <w:szCs w:val="24"/>
        </w:rPr>
        <w:t>fecha_calculo</w:t>
      </w:r>
      <w:proofErr w:type="spellEnd"/>
      <w:r w:rsidRPr="00AC570A">
        <w:rPr>
          <w:rFonts w:cstheme="minorHAnsi"/>
          <w:szCs w:val="24"/>
        </w:rPr>
        <w:t xml:space="preserve">, </w:t>
      </w:r>
      <w:proofErr w:type="spellStart"/>
      <w:r w:rsidRPr="00AC570A">
        <w:rPr>
          <w:rFonts w:cstheme="minorHAnsi"/>
          <w:szCs w:val="24"/>
        </w:rPr>
        <w:t>monto_disponible</w:t>
      </w:r>
      <w:proofErr w:type="spellEnd"/>
      <w:r w:rsidRPr="00AC570A">
        <w:rPr>
          <w:rFonts w:cstheme="minorHAnsi"/>
          <w:szCs w:val="24"/>
        </w:rPr>
        <w:t xml:space="preserve">, </w:t>
      </w:r>
      <w:proofErr w:type="spellStart"/>
      <w:r w:rsidRPr="00AC570A">
        <w:rPr>
          <w:rFonts w:cstheme="minorHAnsi"/>
          <w:szCs w:val="24"/>
        </w:rPr>
        <w:t>monto_comprometido</w:t>
      </w:r>
      <w:proofErr w:type="spellEnd"/>
      <w:r w:rsidRPr="00AC570A">
        <w:rPr>
          <w:rFonts w:cstheme="minorHAnsi"/>
          <w:szCs w:val="24"/>
        </w:rPr>
        <w:t xml:space="preserve">, </w:t>
      </w:r>
      <w:proofErr w:type="spellStart"/>
      <w:r w:rsidRPr="00AC570A">
        <w:rPr>
          <w:rFonts w:cstheme="minorHAnsi"/>
          <w:szCs w:val="24"/>
        </w:rPr>
        <w:t>monto_restante</w:t>
      </w:r>
      <w:proofErr w:type="spellEnd"/>
      <w:r w:rsidRPr="00AC570A">
        <w:rPr>
          <w:rFonts w:cstheme="minorHAnsi"/>
          <w:szCs w:val="24"/>
        </w:rPr>
        <w:t xml:space="preserve">, </w:t>
      </w:r>
      <w:proofErr w:type="spellStart"/>
      <w:r w:rsidRPr="00AC570A">
        <w:rPr>
          <w:rFonts w:cstheme="minorHAnsi"/>
          <w:szCs w:val="24"/>
        </w:rPr>
        <w:t>estado_fondo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89B3CA6" w14:textId="77777777" w:rsidR="00384247" w:rsidRPr="00AC570A" w:rsidRDefault="00384247" w:rsidP="00384247">
      <w:pPr>
        <w:spacing w:after="40" w:line="360" w:lineRule="auto"/>
        <w:jc w:val="both"/>
        <w:rPr>
          <w:rFonts w:cstheme="minorHAnsi"/>
          <w:szCs w:val="24"/>
        </w:rPr>
      </w:pPr>
      <w:r w:rsidRPr="00AC570A">
        <w:rPr>
          <w:rFonts w:cstheme="minorHAnsi"/>
          <w:szCs w:val="24"/>
        </w:rPr>
        <w:t>FK: No presenta FK en esta etapa.</w:t>
      </w:r>
    </w:p>
    <w:p w14:paraId="567294E7" w14:textId="77777777" w:rsidR="00384247" w:rsidRPr="00AC570A" w:rsidRDefault="00384247" w:rsidP="00384247">
      <w:pPr>
        <w:spacing w:after="40" w:line="360" w:lineRule="auto"/>
        <w:jc w:val="both"/>
        <w:rPr>
          <w:rFonts w:cstheme="minorHAnsi"/>
          <w:szCs w:val="24"/>
        </w:rPr>
      </w:pPr>
      <w:r w:rsidRPr="00AC570A">
        <w:rPr>
          <w:rFonts w:cstheme="minorHAnsi"/>
          <w:szCs w:val="24"/>
        </w:rPr>
        <w:t>25. EVALUACION_CREDITO</w:t>
      </w:r>
    </w:p>
    <w:p w14:paraId="04C751A4" w14:textId="77777777" w:rsidR="00384247" w:rsidRPr="00AC570A" w:rsidRDefault="00384247" w:rsidP="00384247">
      <w:pPr>
        <w:spacing w:after="40" w:line="360" w:lineRule="auto"/>
        <w:jc w:val="both"/>
        <w:rPr>
          <w:rFonts w:cstheme="minorHAnsi"/>
          <w:szCs w:val="24"/>
        </w:rPr>
      </w:pPr>
      <w:r w:rsidRPr="00AC570A">
        <w:rPr>
          <w:rFonts w:cstheme="minorHAnsi"/>
          <w:szCs w:val="24"/>
        </w:rPr>
        <w:t>EVALUACION_</w:t>
      </w:r>
      <w:proofErr w:type="gramStart"/>
      <w:r w:rsidRPr="00AC570A">
        <w:rPr>
          <w:rFonts w:cstheme="minorHAnsi"/>
          <w:szCs w:val="24"/>
        </w:rPr>
        <w:t>CREDITO(</w:t>
      </w:r>
      <w:proofErr w:type="spellStart"/>
      <w:proofErr w:type="gramEnd"/>
      <w:r w:rsidRPr="00AC570A">
        <w:rPr>
          <w:rFonts w:cstheme="minorHAnsi"/>
          <w:szCs w:val="24"/>
          <w:u w:val="single"/>
        </w:rPr>
        <w:t>id_evaluacion_credito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fecha_evaluacion</w:t>
      </w:r>
      <w:proofErr w:type="spellEnd"/>
      <w:r w:rsidRPr="00AC570A">
        <w:rPr>
          <w:rFonts w:cstheme="minorHAnsi"/>
          <w:szCs w:val="24"/>
        </w:rPr>
        <w:t xml:space="preserve">, </w:t>
      </w:r>
      <w:proofErr w:type="spellStart"/>
      <w:r w:rsidRPr="00AC570A">
        <w:rPr>
          <w:rFonts w:cstheme="minorHAnsi"/>
          <w:szCs w:val="24"/>
        </w:rPr>
        <w:t>resultado_evaluacion</w:t>
      </w:r>
      <w:proofErr w:type="spellEnd"/>
      <w:r w:rsidRPr="00AC570A">
        <w:rPr>
          <w:rFonts w:cstheme="minorHAnsi"/>
          <w:szCs w:val="24"/>
        </w:rPr>
        <w:t xml:space="preserve">, </w:t>
      </w:r>
      <w:proofErr w:type="spellStart"/>
      <w:r w:rsidRPr="00AC570A">
        <w:rPr>
          <w:rFonts w:cstheme="minorHAnsi"/>
          <w:szCs w:val="24"/>
        </w:rPr>
        <w:t>puntaje_riesgo</w:t>
      </w:r>
      <w:proofErr w:type="spellEnd"/>
      <w:r w:rsidRPr="00AC570A">
        <w:rPr>
          <w:rFonts w:cstheme="minorHAnsi"/>
          <w:szCs w:val="24"/>
        </w:rPr>
        <w:t xml:space="preserve">, </w:t>
      </w:r>
      <w:proofErr w:type="spellStart"/>
      <w:r w:rsidRPr="00AC570A">
        <w:rPr>
          <w:rFonts w:cstheme="minorHAnsi"/>
          <w:szCs w:val="24"/>
        </w:rPr>
        <w:t>comportamiento_pago_evaluado</w:t>
      </w:r>
      <w:proofErr w:type="spellEnd"/>
      <w:r w:rsidRPr="00AC570A">
        <w:rPr>
          <w:rFonts w:cstheme="minorHAnsi"/>
          <w:szCs w:val="24"/>
        </w:rPr>
        <w:t xml:space="preserve">, </w:t>
      </w:r>
      <w:proofErr w:type="spellStart"/>
      <w:r w:rsidRPr="00AC570A">
        <w:rPr>
          <w:rFonts w:cstheme="minorHAnsi"/>
          <w:szCs w:val="24"/>
        </w:rPr>
        <w:t>fundamento_evaluacion</w:t>
      </w:r>
      <w:proofErr w:type="spellEnd"/>
      <w:r w:rsidRPr="00AC570A">
        <w:rPr>
          <w:rFonts w:cstheme="minorHAnsi"/>
          <w:szCs w:val="24"/>
        </w:rPr>
        <w:t xml:space="preserve">, </w:t>
      </w:r>
      <w:proofErr w:type="spellStart"/>
      <w:r w:rsidRPr="00AC570A">
        <w:rPr>
          <w:rFonts w:cstheme="minorHAnsi"/>
          <w:szCs w:val="24"/>
        </w:rPr>
        <w:t>estado_evaluacion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D93AD62"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556F7A4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evaluacion_credito.id_ficha_cliente</w:t>
      </w:r>
      <w:proofErr w:type="spellEnd"/>
    </w:p>
    <w:p w14:paraId="30B271AC" w14:textId="77777777" w:rsidR="00384247" w:rsidRPr="00AC570A" w:rsidRDefault="00384247" w:rsidP="00384247">
      <w:pPr>
        <w:spacing w:after="40" w:line="360" w:lineRule="auto"/>
        <w:jc w:val="both"/>
        <w:rPr>
          <w:rFonts w:cstheme="minorHAnsi"/>
          <w:szCs w:val="24"/>
        </w:rPr>
      </w:pPr>
      <w:r w:rsidRPr="00AC570A">
        <w:rPr>
          <w:rFonts w:cstheme="minorHAnsi"/>
          <w:szCs w:val="24"/>
        </w:rPr>
        <w:t>26. LIMITE_CREDITO_CLIENTE</w:t>
      </w:r>
    </w:p>
    <w:p w14:paraId="48BFADB3" w14:textId="77777777" w:rsidR="00384247" w:rsidRPr="00AC570A" w:rsidRDefault="00384247" w:rsidP="00384247">
      <w:pPr>
        <w:spacing w:after="40" w:line="360" w:lineRule="auto"/>
        <w:jc w:val="both"/>
        <w:rPr>
          <w:rFonts w:cstheme="minorHAnsi"/>
          <w:szCs w:val="24"/>
        </w:rPr>
      </w:pPr>
      <w:r w:rsidRPr="00AC570A">
        <w:rPr>
          <w:rFonts w:cstheme="minorHAnsi"/>
          <w:szCs w:val="24"/>
        </w:rPr>
        <w:t>LIMITE_CREDITO_</w:t>
      </w:r>
      <w:proofErr w:type="gramStart"/>
      <w:r w:rsidRPr="00AC570A">
        <w:rPr>
          <w:rFonts w:cstheme="minorHAnsi"/>
          <w:szCs w:val="24"/>
        </w:rPr>
        <w:t>CLIENTE(</w:t>
      </w:r>
      <w:proofErr w:type="spellStart"/>
      <w:proofErr w:type="gramEnd"/>
      <w:r w:rsidRPr="00AC570A">
        <w:rPr>
          <w:rFonts w:cstheme="minorHAnsi"/>
          <w:szCs w:val="24"/>
          <w:u w:val="single"/>
        </w:rPr>
        <w:t>id_limite_credito_cliente</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rPr>
        <w:t>monto_limite</w:t>
      </w:r>
      <w:proofErr w:type="spellEnd"/>
      <w:r w:rsidRPr="00AC570A">
        <w:rPr>
          <w:rFonts w:cstheme="minorHAnsi"/>
          <w:szCs w:val="24"/>
        </w:rPr>
        <w:t xml:space="preserve">, </w:t>
      </w:r>
      <w:proofErr w:type="spellStart"/>
      <w:r w:rsidRPr="00AC570A">
        <w:rPr>
          <w:rFonts w:cstheme="minorHAnsi"/>
          <w:szCs w:val="24"/>
        </w:rPr>
        <w:t>fecha_inicio_vigencia</w:t>
      </w:r>
      <w:proofErr w:type="spellEnd"/>
      <w:r w:rsidRPr="00AC570A">
        <w:rPr>
          <w:rFonts w:cstheme="minorHAnsi"/>
          <w:szCs w:val="24"/>
        </w:rPr>
        <w:t xml:space="preserve">, </w:t>
      </w:r>
      <w:proofErr w:type="spellStart"/>
      <w:r w:rsidRPr="00AC570A">
        <w:rPr>
          <w:rFonts w:cstheme="minorHAnsi"/>
          <w:szCs w:val="24"/>
        </w:rPr>
        <w:t>fecha_fin_vigencia</w:t>
      </w:r>
      <w:proofErr w:type="spellEnd"/>
      <w:r w:rsidRPr="00AC570A">
        <w:rPr>
          <w:rFonts w:cstheme="minorHAnsi"/>
          <w:szCs w:val="24"/>
        </w:rPr>
        <w:t xml:space="preserve">, </w:t>
      </w:r>
      <w:proofErr w:type="spellStart"/>
      <w:r w:rsidRPr="00AC570A">
        <w:rPr>
          <w:rFonts w:cstheme="minorHAnsi"/>
          <w:szCs w:val="24"/>
        </w:rPr>
        <w:t>estado_limite</w:t>
      </w:r>
      <w:proofErr w:type="spellEnd"/>
      <w:r w:rsidRPr="00AC570A">
        <w:rPr>
          <w:rFonts w:cstheme="minorHAnsi"/>
          <w:szCs w:val="24"/>
        </w:rPr>
        <w:t xml:space="preserve">, </w:t>
      </w:r>
      <w:proofErr w:type="spellStart"/>
      <w:r w:rsidRPr="00AC570A">
        <w:rPr>
          <w:rFonts w:cstheme="minorHAnsi"/>
          <w:szCs w:val="24"/>
        </w:rPr>
        <w:t>motivo_modificacion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C777A2D"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0E96FB8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limite_credito_cliente.id_ficha_cliente</w:t>
      </w:r>
      <w:proofErr w:type="spellEnd"/>
    </w:p>
    <w:p w14:paraId="513B076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evaluacion_credito.id_evaluacion_credito</w:t>
      </w:r>
      <w:proofErr w:type="spellEnd"/>
      <w:r w:rsidRPr="00AC570A">
        <w:rPr>
          <w:rFonts w:cstheme="minorHAnsi"/>
          <w:szCs w:val="24"/>
        </w:rPr>
        <w:t xml:space="preserve"> → </w:t>
      </w:r>
      <w:proofErr w:type="spellStart"/>
      <w:r w:rsidRPr="00AC570A">
        <w:rPr>
          <w:rFonts w:cstheme="minorHAnsi"/>
          <w:szCs w:val="24"/>
        </w:rPr>
        <w:t>limite_credito_cliente.id_evaluacion_credito</w:t>
      </w:r>
      <w:proofErr w:type="spellEnd"/>
    </w:p>
    <w:p w14:paraId="6097290B"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27. CREDITO_PROYECTO</w:t>
      </w:r>
    </w:p>
    <w:p w14:paraId="220E8129" w14:textId="77777777" w:rsidR="00384247" w:rsidRPr="00AC570A" w:rsidRDefault="00384247" w:rsidP="00384247">
      <w:pPr>
        <w:spacing w:after="40" w:line="360" w:lineRule="auto"/>
        <w:jc w:val="both"/>
        <w:rPr>
          <w:rFonts w:cstheme="minorHAnsi"/>
          <w:szCs w:val="24"/>
        </w:rPr>
      </w:pPr>
      <w:r w:rsidRPr="00AC570A">
        <w:rPr>
          <w:rFonts w:cstheme="minorHAnsi"/>
          <w:szCs w:val="24"/>
        </w:rPr>
        <w:t>CREDITO_</w:t>
      </w:r>
      <w:proofErr w:type="gramStart"/>
      <w:r w:rsidRPr="00AC570A">
        <w:rPr>
          <w:rFonts w:cstheme="minorHAnsi"/>
          <w:szCs w:val="24"/>
        </w:rPr>
        <w:t>PROYECTO(</w:t>
      </w:r>
      <w:proofErr w:type="spellStart"/>
      <w:proofErr w:type="gramEnd"/>
      <w:r w:rsidRPr="00AC570A">
        <w:rPr>
          <w:rFonts w:cstheme="minorHAnsi"/>
          <w:szCs w:val="24"/>
          <w:u w:val="single"/>
        </w:rPr>
        <w:t>id_credito_proyecto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id_limite_credito_cliente</w:t>
      </w:r>
      <w:proofErr w:type="spellEnd"/>
      <w:r w:rsidRPr="00AC570A">
        <w:rPr>
          <w:rFonts w:cstheme="minorHAnsi"/>
          <w:szCs w:val="24"/>
        </w:rPr>
        <w:t xml:space="preserve">, </w:t>
      </w:r>
      <w:proofErr w:type="spellStart"/>
      <w:r w:rsidRPr="00AC570A">
        <w:rPr>
          <w:rFonts w:cstheme="minorHAnsi"/>
          <w:szCs w:val="24"/>
          <w:u w:val="dash"/>
        </w:rPr>
        <w:t>id_fondo_global_credito</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rPr>
        <w:t>monto_credito</w:t>
      </w:r>
      <w:proofErr w:type="spellEnd"/>
      <w:r w:rsidRPr="00AC570A">
        <w:rPr>
          <w:rFonts w:cstheme="minorHAnsi"/>
          <w:szCs w:val="24"/>
        </w:rPr>
        <w:t xml:space="preserve">, </w:t>
      </w:r>
      <w:proofErr w:type="spellStart"/>
      <w:r w:rsidRPr="00AC570A">
        <w:rPr>
          <w:rFonts w:cstheme="minorHAnsi"/>
          <w:szCs w:val="24"/>
        </w:rPr>
        <w:t>fecha_otorgamiento</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estado_credito</w:t>
      </w:r>
      <w:proofErr w:type="spellEnd"/>
      <w:r w:rsidRPr="00AC570A">
        <w:rPr>
          <w:rFonts w:cstheme="minorHAnsi"/>
          <w:szCs w:val="24"/>
        </w:rPr>
        <w:t xml:space="preserve">, </w:t>
      </w:r>
      <w:proofErr w:type="spellStart"/>
      <w:r w:rsidRPr="00AC570A">
        <w:rPr>
          <w:rFonts w:cstheme="minorHAnsi"/>
          <w:szCs w:val="24"/>
        </w:rPr>
        <w:t>motivo_aprobacion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17DC688"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71361191"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credito_proyecto.id_ficha_cliente</w:t>
      </w:r>
      <w:proofErr w:type="spellEnd"/>
    </w:p>
    <w:p w14:paraId="424CD06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credito_proyecto.id_proyecto_financiero</w:t>
      </w:r>
      <w:proofErr w:type="spellEnd"/>
    </w:p>
    <w:p w14:paraId="17E4BD0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limite_credito_cliente.id_limite_credito_cliente</w:t>
      </w:r>
      <w:proofErr w:type="spellEnd"/>
      <w:r w:rsidRPr="00AC570A">
        <w:rPr>
          <w:rFonts w:cstheme="minorHAnsi"/>
          <w:szCs w:val="24"/>
        </w:rPr>
        <w:t xml:space="preserve"> → </w:t>
      </w:r>
      <w:proofErr w:type="spellStart"/>
      <w:r w:rsidRPr="00AC570A">
        <w:rPr>
          <w:rFonts w:cstheme="minorHAnsi"/>
          <w:szCs w:val="24"/>
        </w:rPr>
        <w:t>credito_proyecto.id_limite_credito_cliente</w:t>
      </w:r>
      <w:proofErr w:type="spellEnd"/>
    </w:p>
    <w:p w14:paraId="3D35018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fondo_global_credito.id_fondo_global_credito</w:t>
      </w:r>
      <w:proofErr w:type="spellEnd"/>
      <w:r w:rsidRPr="00AC570A">
        <w:rPr>
          <w:rFonts w:cstheme="minorHAnsi"/>
          <w:szCs w:val="24"/>
        </w:rPr>
        <w:t xml:space="preserve"> → </w:t>
      </w:r>
      <w:proofErr w:type="spellStart"/>
      <w:r w:rsidRPr="00AC570A">
        <w:rPr>
          <w:rFonts w:cstheme="minorHAnsi"/>
          <w:szCs w:val="24"/>
        </w:rPr>
        <w:t>credito_proyecto.id_fondo_global_credito</w:t>
      </w:r>
      <w:proofErr w:type="spellEnd"/>
    </w:p>
    <w:p w14:paraId="35874F5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evaluacion_credito.id_evaluacion_credito</w:t>
      </w:r>
      <w:proofErr w:type="spellEnd"/>
      <w:r w:rsidRPr="00AC570A">
        <w:rPr>
          <w:rFonts w:cstheme="minorHAnsi"/>
          <w:szCs w:val="24"/>
        </w:rPr>
        <w:t xml:space="preserve"> → </w:t>
      </w:r>
      <w:proofErr w:type="spellStart"/>
      <w:r w:rsidRPr="00AC570A">
        <w:rPr>
          <w:rFonts w:cstheme="minorHAnsi"/>
          <w:szCs w:val="24"/>
        </w:rPr>
        <w:t>credito_proyecto.id_evaluacion_credito</w:t>
      </w:r>
      <w:proofErr w:type="spellEnd"/>
    </w:p>
    <w:p w14:paraId="22FA724D" w14:textId="77777777" w:rsidR="00384247" w:rsidRPr="00AC570A" w:rsidRDefault="00384247" w:rsidP="00384247">
      <w:pPr>
        <w:spacing w:after="40" w:line="360" w:lineRule="auto"/>
        <w:jc w:val="both"/>
        <w:rPr>
          <w:rFonts w:cstheme="minorHAnsi"/>
          <w:szCs w:val="24"/>
        </w:rPr>
      </w:pPr>
      <w:r w:rsidRPr="00AC570A">
        <w:rPr>
          <w:rFonts w:cstheme="minorHAnsi"/>
          <w:szCs w:val="24"/>
        </w:rPr>
        <w:t>28. EMPLEADO</w:t>
      </w:r>
    </w:p>
    <w:p w14:paraId="7CFFBD53"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EMPLEADO(</w:t>
      </w:r>
      <w:proofErr w:type="spellStart"/>
      <w:proofErr w:type="gramEnd"/>
      <w:r w:rsidRPr="00AC570A">
        <w:rPr>
          <w:rFonts w:cstheme="minorHAnsi"/>
          <w:szCs w:val="24"/>
          <w:u w:val="single"/>
        </w:rPr>
        <w:t>rut_empleado</w:t>
      </w:r>
      <w:proofErr w:type="spellEnd"/>
      <w:r w:rsidRPr="00AC570A">
        <w:rPr>
          <w:rFonts w:cstheme="minorHAnsi"/>
          <w:szCs w:val="24"/>
        </w:rPr>
        <w:t xml:space="preserve">, nombres, </w:t>
      </w:r>
      <w:proofErr w:type="spellStart"/>
      <w:r w:rsidRPr="00AC570A">
        <w:rPr>
          <w:rFonts w:cstheme="minorHAnsi"/>
          <w:szCs w:val="24"/>
        </w:rPr>
        <w:t>apellido_paterno</w:t>
      </w:r>
      <w:proofErr w:type="spellEnd"/>
      <w:r w:rsidRPr="00AC570A">
        <w:rPr>
          <w:rFonts w:cstheme="minorHAnsi"/>
          <w:szCs w:val="24"/>
        </w:rPr>
        <w:t xml:space="preserve">, </w:t>
      </w:r>
      <w:proofErr w:type="spellStart"/>
      <w:r w:rsidRPr="00AC570A">
        <w:rPr>
          <w:rFonts w:cstheme="minorHAnsi"/>
          <w:szCs w:val="24"/>
        </w:rPr>
        <w:t>apellido_materno</w:t>
      </w:r>
      <w:proofErr w:type="spellEnd"/>
      <w:r w:rsidRPr="00AC570A">
        <w:rPr>
          <w:rFonts w:cstheme="minorHAnsi"/>
          <w:szCs w:val="24"/>
        </w:rPr>
        <w:t xml:space="preserve">, </w:t>
      </w:r>
      <w:proofErr w:type="spellStart"/>
      <w:r w:rsidRPr="00AC570A">
        <w:rPr>
          <w:rFonts w:cstheme="minorHAnsi"/>
          <w:szCs w:val="24"/>
        </w:rPr>
        <w:t>fecha_nacimiento</w:t>
      </w:r>
      <w:proofErr w:type="spellEnd"/>
      <w:r w:rsidRPr="00AC570A">
        <w:rPr>
          <w:rFonts w:cstheme="minorHAnsi"/>
          <w:szCs w:val="24"/>
        </w:rPr>
        <w:t xml:space="preserve">, </w:t>
      </w:r>
      <w:proofErr w:type="spellStart"/>
      <w:r w:rsidRPr="00AC570A">
        <w:rPr>
          <w:rFonts w:cstheme="minorHAnsi"/>
          <w:szCs w:val="24"/>
        </w:rPr>
        <w:t>fecha_ingreso</w:t>
      </w:r>
      <w:proofErr w:type="spellEnd"/>
      <w:r w:rsidRPr="00AC570A">
        <w:rPr>
          <w:rFonts w:cstheme="minorHAnsi"/>
          <w:szCs w:val="24"/>
        </w:rPr>
        <w:t xml:space="preserve">, cargo, </w:t>
      </w:r>
      <w:proofErr w:type="spellStart"/>
      <w:r w:rsidRPr="00AC570A">
        <w:rPr>
          <w:rFonts w:cstheme="minorHAnsi"/>
          <w:szCs w:val="24"/>
        </w:rPr>
        <w:t>sueldo_base</w:t>
      </w:r>
      <w:proofErr w:type="spellEnd"/>
      <w:r w:rsidRPr="00AC570A">
        <w:rPr>
          <w:rFonts w:cstheme="minorHAnsi"/>
          <w:szCs w:val="24"/>
        </w:rPr>
        <w:t xml:space="preserve">, </w:t>
      </w:r>
      <w:proofErr w:type="spellStart"/>
      <w:r w:rsidRPr="00AC570A">
        <w:rPr>
          <w:rFonts w:cstheme="minorHAnsi"/>
          <w:szCs w:val="24"/>
        </w:rPr>
        <w:t>tipo_vinculo_laboral</w:t>
      </w:r>
      <w:proofErr w:type="spellEnd"/>
      <w:r w:rsidRPr="00AC570A">
        <w:rPr>
          <w:rFonts w:cstheme="minorHAnsi"/>
          <w:szCs w:val="24"/>
        </w:rPr>
        <w:t xml:space="preserve">, </w:t>
      </w:r>
      <w:proofErr w:type="spellStart"/>
      <w:r w:rsidRPr="00AC570A">
        <w:rPr>
          <w:rFonts w:cstheme="minorHAnsi"/>
          <w:szCs w:val="24"/>
        </w:rPr>
        <w:t>prevision_salud</w:t>
      </w:r>
      <w:proofErr w:type="spellEnd"/>
      <w:r w:rsidRPr="00AC570A">
        <w:rPr>
          <w:rFonts w:cstheme="minorHAnsi"/>
          <w:szCs w:val="24"/>
        </w:rPr>
        <w:t xml:space="preserve">, </w:t>
      </w:r>
      <w:proofErr w:type="spellStart"/>
      <w:r w:rsidRPr="00AC570A">
        <w:rPr>
          <w:rFonts w:cstheme="minorHAnsi"/>
          <w:szCs w:val="24"/>
        </w:rPr>
        <w:t>afp</w:t>
      </w:r>
      <w:proofErr w:type="spellEnd"/>
      <w:r w:rsidRPr="00AC570A">
        <w:rPr>
          <w:rFonts w:cstheme="minorHAnsi"/>
          <w:szCs w:val="24"/>
        </w:rPr>
        <w:t xml:space="preserve">, </w:t>
      </w:r>
      <w:proofErr w:type="spellStart"/>
      <w:r w:rsidRPr="00AC570A">
        <w:rPr>
          <w:rFonts w:cstheme="minorHAnsi"/>
          <w:szCs w:val="24"/>
        </w:rPr>
        <w:t>seguro_cesantia</w:t>
      </w:r>
      <w:proofErr w:type="spellEnd"/>
      <w:r w:rsidRPr="00AC570A">
        <w:rPr>
          <w:rFonts w:cstheme="minorHAnsi"/>
          <w:szCs w:val="24"/>
        </w:rPr>
        <w:t xml:space="preserve">, </w:t>
      </w:r>
      <w:proofErr w:type="spellStart"/>
      <w:r w:rsidRPr="00AC570A">
        <w:rPr>
          <w:rFonts w:cstheme="minorHAnsi"/>
          <w:szCs w:val="24"/>
        </w:rPr>
        <w:t>estado_laboral</w:t>
      </w:r>
      <w:proofErr w:type="spellEnd"/>
      <w:r w:rsidRPr="00AC570A">
        <w:rPr>
          <w:rFonts w:cstheme="minorHAnsi"/>
          <w:szCs w:val="24"/>
        </w:rPr>
        <w:t>)</w:t>
      </w:r>
    </w:p>
    <w:p w14:paraId="7A0F12AF" w14:textId="77777777" w:rsidR="00384247" w:rsidRPr="00AC570A" w:rsidRDefault="00384247" w:rsidP="00384247">
      <w:pPr>
        <w:spacing w:after="40" w:line="360" w:lineRule="auto"/>
        <w:jc w:val="both"/>
        <w:rPr>
          <w:rFonts w:cstheme="minorHAnsi"/>
          <w:szCs w:val="24"/>
        </w:rPr>
      </w:pPr>
      <w:r w:rsidRPr="00AC570A">
        <w:rPr>
          <w:rFonts w:cstheme="minorHAnsi"/>
          <w:szCs w:val="24"/>
        </w:rPr>
        <w:t>FK: No presenta FK en esta etapa.</w:t>
      </w:r>
    </w:p>
    <w:p w14:paraId="2F4CB564" w14:textId="77777777" w:rsidR="00384247" w:rsidRPr="00AC570A" w:rsidRDefault="00384247" w:rsidP="00384247">
      <w:pPr>
        <w:spacing w:after="40" w:line="360" w:lineRule="auto"/>
        <w:jc w:val="both"/>
        <w:rPr>
          <w:rFonts w:cstheme="minorHAnsi"/>
          <w:szCs w:val="24"/>
        </w:rPr>
      </w:pPr>
      <w:r w:rsidRPr="00AC570A">
        <w:rPr>
          <w:rFonts w:cstheme="minorHAnsi"/>
          <w:szCs w:val="24"/>
        </w:rPr>
        <w:t>29. TAREA_CATALOGADA</w:t>
      </w:r>
    </w:p>
    <w:p w14:paraId="2CD793DF"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w:t>
      </w:r>
      <w:proofErr w:type="gramStart"/>
      <w:r w:rsidRPr="00AC570A">
        <w:rPr>
          <w:rFonts w:cstheme="minorHAnsi"/>
          <w:szCs w:val="24"/>
        </w:rPr>
        <w:t>CATALOGADA(</w:t>
      </w:r>
      <w:proofErr w:type="spellStart"/>
      <w:proofErr w:type="gramEnd"/>
      <w:r w:rsidRPr="00AC570A">
        <w:rPr>
          <w:rFonts w:cstheme="minorHAnsi"/>
          <w:szCs w:val="24"/>
          <w:u w:val="single"/>
        </w:rPr>
        <w:t>id_tarea_catalogada</w:t>
      </w:r>
      <w:proofErr w:type="spellEnd"/>
      <w:r w:rsidRPr="00AC570A">
        <w:rPr>
          <w:rFonts w:cstheme="minorHAnsi"/>
          <w:szCs w:val="24"/>
        </w:rPr>
        <w:t xml:space="preserve">, </w:t>
      </w:r>
      <w:proofErr w:type="spellStart"/>
      <w:r w:rsidRPr="00AC570A">
        <w:rPr>
          <w:rFonts w:cstheme="minorHAnsi"/>
          <w:szCs w:val="24"/>
        </w:rPr>
        <w:t>nombre_tarea</w:t>
      </w:r>
      <w:proofErr w:type="spellEnd"/>
      <w:r w:rsidRPr="00AC570A">
        <w:rPr>
          <w:rFonts w:cstheme="minorHAnsi"/>
          <w:szCs w:val="24"/>
        </w:rPr>
        <w:t xml:space="preserve">, </w:t>
      </w:r>
      <w:proofErr w:type="spellStart"/>
      <w:r w:rsidRPr="00AC570A">
        <w:rPr>
          <w:rFonts w:cstheme="minorHAnsi"/>
          <w:szCs w:val="24"/>
        </w:rPr>
        <w:t>descripcion_tarea</w:t>
      </w:r>
      <w:proofErr w:type="spellEnd"/>
      <w:r w:rsidRPr="00AC570A">
        <w:rPr>
          <w:rFonts w:cstheme="minorHAnsi"/>
          <w:szCs w:val="24"/>
        </w:rPr>
        <w:t xml:space="preserve">, </w:t>
      </w:r>
      <w:proofErr w:type="spellStart"/>
      <w:r w:rsidRPr="00AC570A">
        <w:rPr>
          <w:rFonts w:cstheme="minorHAnsi"/>
          <w:szCs w:val="24"/>
        </w:rPr>
        <w:t>valor_unitario_tarea</w:t>
      </w:r>
      <w:proofErr w:type="spellEnd"/>
      <w:r w:rsidRPr="00AC570A">
        <w:rPr>
          <w:rFonts w:cstheme="minorHAnsi"/>
          <w:szCs w:val="24"/>
        </w:rPr>
        <w:t xml:space="preserve">, </w:t>
      </w:r>
      <w:proofErr w:type="spellStart"/>
      <w:r w:rsidRPr="00AC570A">
        <w:rPr>
          <w:rFonts w:cstheme="minorHAnsi"/>
          <w:szCs w:val="24"/>
        </w:rPr>
        <w:t>estado_tarea</w:t>
      </w:r>
      <w:proofErr w:type="spellEnd"/>
      <w:r w:rsidRPr="00AC570A">
        <w:rPr>
          <w:rFonts w:cstheme="minorHAnsi"/>
          <w:szCs w:val="24"/>
        </w:rPr>
        <w:t xml:space="preserve">, </w:t>
      </w:r>
      <w:proofErr w:type="spellStart"/>
      <w:r w:rsidRPr="00AC570A">
        <w:rPr>
          <w:rFonts w:cstheme="minorHAnsi"/>
          <w:szCs w:val="24"/>
        </w:rPr>
        <w:t>fecha_vigencia_inicio</w:t>
      </w:r>
      <w:proofErr w:type="spellEnd"/>
      <w:r w:rsidRPr="00AC570A">
        <w:rPr>
          <w:rFonts w:cstheme="minorHAnsi"/>
          <w:szCs w:val="24"/>
        </w:rPr>
        <w:t xml:space="preserve">, </w:t>
      </w:r>
      <w:proofErr w:type="spellStart"/>
      <w:r w:rsidRPr="00AC570A">
        <w:rPr>
          <w:rFonts w:cstheme="minorHAnsi"/>
          <w:szCs w:val="24"/>
        </w:rPr>
        <w:t>fecha_vigencia_fin</w:t>
      </w:r>
      <w:proofErr w:type="spellEnd"/>
      <w:r w:rsidRPr="00AC570A">
        <w:rPr>
          <w:rFonts w:cstheme="minorHAnsi"/>
          <w:szCs w:val="24"/>
        </w:rPr>
        <w:t>)</w:t>
      </w:r>
    </w:p>
    <w:p w14:paraId="6550A3FB" w14:textId="77777777" w:rsidR="00384247" w:rsidRPr="00AC570A" w:rsidRDefault="00384247" w:rsidP="00384247">
      <w:pPr>
        <w:spacing w:after="40" w:line="360" w:lineRule="auto"/>
        <w:jc w:val="both"/>
        <w:rPr>
          <w:rFonts w:cstheme="minorHAnsi"/>
          <w:szCs w:val="24"/>
        </w:rPr>
      </w:pPr>
      <w:r w:rsidRPr="00AC570A">
        <w:rPr>
          <w:rFonts w:cstheme="minorHAnsi"/>
          <w:szCs w:val="24"/>
        </w:rPr>
        <w:t>FK: No presenta FK en esta etapa.</w:t>
      </w:r>
    </w:p>
    <w:p w14:paraId="61AFC972" w14:textId="77777777" w:rsidR="00384247" w:rsidRPr="00AC570A" w:rsidRDefault="00384247" w:rsidP="00384247">
      <w:pPr>
        <w:spacing w:after="40" w:line="360" w:lineRule="auto"/>
        <w:jc w:val="both"/>
        <w:rPr>
          <w:rFonts w:cstheme="minorHAnsi"/>
          <w:szCs w:val="24"/>
        </w:rPr>
      </w:pPr>
      <w:r w:rsidRPr="00AC570A">
        <w:rPr>
          <w:rFonts w:cstheme="minorHAnsi"/>
          <w:szCs w:val="24"/>
        </w:rPr>
        <w:t>30. TAREA_REMUNERABLE</w:t>
      </w:r>
    </w:p>
    <w:p w14:paraId="2FCFFE85"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w:t>
      </w:r>
      <w:proofErr w:type="gramStart"/>
      <w:r w:rsidRPr="00AC570A">
        <w:rPr>
          <w:rFonts w:cstheme="minorHAnsi"/>
          <w:szCs w:val="24"/>
        </w:rPr>
        <w:t>REMUNERABLE(</w:t>
      </w:r>
      <w:proofErr w:type="spellStart"/>
      <w:proofErr w:type="gramEnd"/>
      <w:r w:rsidRPr="00AC570A">
        <w:rPr>
          <w:rFonts w:cstheme="minorHAnsi"/>
          <w:szCs w:val="24"/>
          <w:u w:val="single"/>
        </w:rPr>
        <w:t>id_tarea_remunerable</w:t>
      </w:r>
      <w:proofErr w:type="spellEnd"/>
      <w:r w:rsidRPr="00AC570A">
        <w:rPr>
          <w:rFonts w:cstheme="minorHAnsi"/>
          <w:szCs w:val="24"/>
        </w:rPr>
        <w:t xml:space="preserve">, </w:t>
      </w:r>
      <w:proofErr w:type="spellStart"/>
      <w:r w:rsidRPr="00AC570A">
        <w:rPr>
          <w:rFonts w:cstheme="minorHAnsi"/>
          <w:szCs w:val="24"/>
          <w:u w:val="dash"/>
        </w:rPr>
        <w:t>rut_empleado</w:t>
      </w:r>
      <w:proofErr w:type="spellEnd"/>
      <w:r w:rsidRPr="00AC570A">
        <w:rPr>
          <w:rFonts w:cstheme="minorHAnsi"/>
          <w:szCs w:val="24"/>
        </w:rPr>
        <w:t xml:space="preserve">, </w:t>
      </w:r>
      <w:proofErr w:type="spellStart"/>
      <w:r w:rsidRPr="00AC570A">
        <w:rPr>
          <w:rFonts w:cstheme="minorHAnsi"/>
          <w:szCs w:val="24"/>
          <w:u w:val="dash"/>
        </w:rPr>
        <w:t>id_tarea_catalogada</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u w:val="dash"/>
        </w:rPr>
        <w:t>id_orden_trabajo</w:t>
      </w:r>
      <w:proofErr w:type="spellEnd"/>
      <w:r w:rsidRPr="00AC570A">
        <w:rPr>
          <w:rFonts w:cstheme="minorHAnsi"/>
          <w:szCs w:val="24"/>
        </w:rPr>
        <w:t xml:space="preserve">, </w:t>
      </w:r>
      <w:proofErr w:type="spellStart"/>
      <w:r w:rsidRPr="00AC570A">
        <w:rPr>
          <w:rFonts w:cstheme="minorHAnsi"/>
          <w:szCs w:val="24"/>
        </w:rPr>
        <w:t>fecha_tarea</w:t>
      </w:r>
      <w:proofErr w:type="spellEnd"/>
      <w:r w:rsidRPr="00AC570A">
        <w:rPr>
          <w:rFonts w:cstheme="minorHAnsi"/>
          <w:szCs w:val="24"/>
        </w:rPr>
        <w:t xml:space="preserve">, </w:t>
      </w:r>
      <w:proofErr w:type="spellStart"/>
      <w:r w:rsidRPr="00AC570A">
        <w:rPr>
          <w:rFonts w:cstheme="minorHAnsi"/>
          <w:szCs w:val="24"/>
        </w:rPr>
        <w:t>cantidad_realizada</w:t>
      </w:r>
      <w:proofErr w:type="spellEnd"/>
      <w:r w:rsidRPr="00AC570A">
        <w:rPr>
          <w:rFonts w:cstheme="minorHAnsi"/>
          <w:szCs w:val="24"/>
        </w:rPr>
        <w:t xml:space="preserve">, </w:t>
      </w:r>
      <w:proofErr w:type="spellStart"/>
      <w:r w:rsidRPr="00AC570A">
        <w:rPr>
          <w:rFonts w:cstheme="minorHAnsi"/>
          <w:szCs w:val="24"/>
        </w:rPr>
        <w:t>estado_validacion</w:t>
      </w:r>
      <w:proofErr w:type="spellEnd"/>
      <w:r w:rsidRPr="00AC570A">
        <w:rPr>
          <w:rFonts w:cstheme="minorHAnsi"/>
          <w:szCs w:val="24"/>
        </w:rPr>
        <w:t xml:space="preserve">, </w:t>
      </w:r>
      <w:proofErr w:type="spellStart"/>
      <w:r w:rsidRPr="00AC570A">
        <w:rPr>
          <w:rFonts w:cstheme="minorHAnsi"/>
          <w:szCs w:val="24"/>
        </w:rPr>
        <w:t>monto_calculado</w:t>
      </w:r>
      <w:proofErr w:type="spellEnd"/>
      <w:r w:rsidRPr="00AC570A">
        <w:rPr>
          <w:rFonts w:cstheme="minorHAnsi"/>
          <w:szCs w:val="24"/>
        </w:rPr>
        <w:t xml:space="preserve">, </w:t>
      </w:r>
      <w:proofErr w:type="spellStart"/>
      <w:r w:rsidRPr="00AC570A">
        <w:rPr>
          <w:rFonts w:cstheme="minorHAnsi"/>
          <w:szCs w:val="24"/>
        </w:rPr>
        <w:t>referencia_unidad_terminada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9640191"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6C9CFBE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lastRenderedPageBreak/>
        <w:t>empleado.rut_empleado</w:t>
      </w:r>
      <w:proofErr w:type="spellEnd"/>
      <w:r w:rsidRPr="00AC570A">
        <w:rPr>
          <w:rFonts w:cstheme="minorHAnsi"/>
          <w:szCs w:val="24"/>
        </w:rPr>
        <w:t xml:space="preserve"> → </w:t>
      </w:r>
      <w:proofErr w:type="spellStart"/>
      <w:r w:rsidRPr="00AC570A">
        <w:rPr>
          <w:rFonts w:cstheme="minorHAnsi"/>
          <w:szCs w:val="24"/>
        </w:rPr>
        <w:t>tarea_remunerable.rut_empleado</w:t>
      </w:r>
      <w:proofErr w:type="spellEnd"/>
    </w:p>
    <w:p w14:paraId="5D79B4A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tarea_catalogada.id_tarea_catalogada</w:t>
      </w:r>
      <w:proofErr w:type="spellEnd"/>
      <w:r w:rsidRPr="00AC570A">
        <w:rPr>
          <w:rFonts w:cstheme="minorHAnsi"/>
          <w:szCs w:val="24"/>
        </w:rPr>
        <w:t xml:space="preserve"> → </w:t>
      </w:r>
      <w:proofErr w:type="spellStart"/>
      <w:r w:rsidRPr="00AC570A">
        <w:rPr>
          <w:rFonts w:cstheme="minorHAnsi"/>
          <w:szCs w:val="24"/>
        </w:rPr>
        <w:t>tarea_remunerable.id_tarea_catalogada</w:t>
      </w:r>
      <w:proofErr w:type="spellEnd"/>
    </w:p>
    <w:p w14:paraId="2114206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tarea_remunerable.id_proyecto_financiero</w:t>
      </w:r>
      <w:proofErr w:type="spellEnd"/>
    </w:p>
    <w:p w14:paraId="1C2B7F3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liquidacion_remuneracion.id_liquidacion_remuneracion</w:t>
      </w:r>
      <w:proofErr w:type="spellEnd"/>
      <w:r w:rsidRPr="00AC570A">
        <w:rPr>
          <w:rFonts w:cstheme="minorHAnsi"/>
          <w:szCs w:val="24"/>
        </w:rPr>
        <w:t xml:space="preserve"> → </w:t>
      </w:r>
      <w:proofErr w:type="spellStart"/>
      <w:r w:rsidRPr="00AC570A">
        <w:rPr>
          <w:rFonts w:cstheme="minorHAnsi"/>
          <w:szCs w:val="24"/>
        </w:rPr>
        <w:t>tarea_remunerable.id_liquidacion_remuneracion</w:t>
      </w:r>
      <w:proofErr w:type="spellEnd"/>
    </w:p>
    <w:p w14:paraId="4BBCF1A5" w14:textId="77777777" w:rsidR="00384247" w:rsidRPr="00AC570A" w:rsidRDefault="00384247" w:rsidP="00384247">
      <w:pPr>
        <w:spacing w:after="40" w:line="360" w:lineRule="auto"/>
        <w:jc w:val="both"/>
        <w:rPr>
          <w:rFonts w:cstheme="minorHAnsi"/>
          <w:szCs w:val="24"/>
        </w:rPr>
      </w:pPr>
      <w:r w:rsidRPr="00AC570A">
        <w:rPr>
          <w:rFonts w:cstheme="minorHAnsi"/>
          <w:szCs w:val="24"/>
        </w:rPr>
        <w:t>FK externas:</w:t>
      </w:r>
    </w:p>
    <w:p w14:paraId="2A8F206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orden_trabajo.id_orden_trabajo</w:t>
      </w:r>
      <w:proofErr w:type="spellEnd"/>
      <w:r w:rsidRPr="00AC570A">
        <w:rPr>
          <w:rFonts w:cstheme="minorHAnsi"/>
          <w:szCs w:val="24"/>
        </w:rPr>
        <w:t xml:space="preserve"> → </w:t>
      </w:r>
      <w:proofErr w:type="spellStart"/>
      <w:r w:rsidRPr="00AC570A">
        <w:rPr>
          <w:rFonts w:cstheme="minorHAnsi"/>
          <w:szCs w:val="24"/>
        </w:rPr>
        <w:t>tarea_remunerable.id_orden_trabajo</w:t>
      </w:r>
      <w:proofErr w:type="spellEnd"/>
    </w:p>
    <w:p w14:paraId="4FDB0AF9" w14:textId="77777777" w:rsidR="00384247" w:rsidRPr="00AC570A" w:rsidRDefault="00384247" w:rsidP="00384247">
      <w:pPr>
        <w:spacing w:after="40" w:line="360" w:lineRule="auto"/>
        <w:jc w:val="both"/>
        <w:rPr>
          <w:rFonts w:cstheme="minorHAnsi"/>
          <w:szCs w:val="24"/>
        </w:rPr>
      </w:pPr>
      <w:r w:rsidRPr="00AC570A">
        <w:rPr>
          <w:rFonts w:cstheme="minorHAnsi"/>
          <w:szCs w:val="24"/>
        </w:rPr>
        <w:t>31. LIQUIDACION_REMUNERACION</w:t>
      </w:r>
    </w:p>
    <w:p w14:paraId="2140E074" w14:textId="77777777" w:rsidR="00384247" w:rsidRPr="00AC570A" w:rsidRDefault="00384247" w:rsidP="00384247">
      <w:pPr>
        <w:spacing w:after="40" w:line="360" w:lineRule="auto"/>
        <w:jc w:val="both"/>
        <w:rPr>
          <w:rFonts w:cstheme="minorHAnsi"/>
          <w:szCs w:val="24"/>
        </w:rPr>
      </w:pPr>
      <w:r w:rsidRPr="00AC570A">
        <w:rPr>
          <w:rFonts w:cstheme="minorHAnsi"/>
          <w:szCs w:val="24"/>
        </w:rPr>
        <w:t>LIQUIDACION_</w:t>
      </w:r>
      <w:proofErr w:type="gramStart"/>
      <w:r w:rsidRPr="00AC570A">
        <w:rPr>
          <w:rFonts w:cstheme="minorHAnsi"/>
          <w:szCs w:val="24"/>
        </w:rPr>
        <w:t>REMUNERACION(</w:t>
      </w:r>
      <w:proofErr w:type="spellStart"/>
      <w:proofErr w:type="gramEnd"/>
      <w:r w:rsidRPr="00AC570A">
        <w:rPr>
          <w:rFonts w:cstheme="minorHAnsi"/>
          <w:szCs w:val="24"/>
          <w:u w:val="single"/>
        </w:rPr>
        <w:t>id_liquidacion_remuneracion</w:t>
      </w:r>
      <w:proofErr w:type="spellEnd"/>
      <w:r w:rsidRPr="00AC570A">
        <w:rPr>
          <w:rFonts w:cstheme="minorHAnsi"/>
          <w:szCs w:val="24"/>
        </w:rPr>
        <w:t xml:space="preserve">, </w:t>
      </w:r>
      <w:proofErr w:type="spellStart"/>
      <w:r w:rsidRPr="00AC570A">
        <w:rPr>
          <w:rFonts w:cstheme="minorHAnsi"/>
          <w:szCs w:val="24"/>
          <w:u w:val="dash"/>
        </w:rPr>
        <w:t>rut_empleado</w:t>
      </w:r>
      <w:proofErr w:type="spellEnd"/>
      <w:r w:rsidRPr="00AC570A">
        <w:rPr>
          <w:rFonts w:cstheme="minorHAnsi"/>
          <w:szCs w:val="24"/>
        </w:rPr>
        <w:t xml:space="preserve">, </w:t>
      </w:r>
      <w:proofErr w:type="spellStart"/>
      <w:r w:rsidRPr="00AC570A">
        <w:rPr>
          <w:rFonts w:cstheme="minorHAnsi"/>
          <w:szCs w:val="24"/>
        </w:rPr>
        <w:t>periodo_liquidacion</w:t>
      </w:r>
      <w:proofErr w:type="spellEnd"/>
      <w:r w:rsidRPr="00AC570A">
        <w:rPr>
          <w:rFonts w:cstheme="minorHAnsi"/>
          <w:szCs w:val="24"/>
        </w:rPr>
        <w:t xml:space="preserve">, </w:t>
      </w:r>
      <w:proofErr w:type="spellStart"/>
      <w:r w:rsidRPr="00AC570A">
        <w:rPr>
          <w:rFonts w:cstheme="minorHAnsi"/>
          <w:szCs w:val="24"/>
        </w:rPr>
        <w:t>fecha_generacion</w:t>
      </w:r>
      <w:proofErr w:type="spellEnd"/>
      <w:r w:rsidRPr="00AC570A">
        <w:rPr>
          <w:rFonts w:cstheme="minorHAnsi"/>
          <w:szCs w:val="24"/>
        </w:rPr>
        <w:t xml:space="preserve">, </w:t>
      </w:r>
      <w:proofErr w:type="spellStart"/>
      <w:r w:rsidRPr="00AC570A">
        <w:rPr>
          <w:rFonts w:cstheme="minorHAnsi"/>
          <w:szCs w:val="24"/>
        </w:rPr>
        <w:t>fecha_aprobacion</w:t>
      </w:r>
      <w:proofErr w:type="spellEnd"/>
      <w:r w:rsidRPr="00AC570A">
        <w:rPr>
          <w:rFonts w:cstheme="minorHAnsi"/>
          <w:szCs w:val="24"/>
        </w:rPr>
        <w:t xml:space="preserve">, </w:t>
      </w:r>
      <w:proofErr w:type="spellStart"/>
      <w:r w:rsidRPr="00AC570A">
        <w:rPr>
          <w:rFonts w:cstheme="minorHAnsi"/>
          <w:szCs w:val="24"/>
        </w:rPr>
        <w:t>sueldo_base_periodo</w:t>
      </w:r>
      <w:proofErr w:type="spellEnd"/>
      <w:r w:rsidRPr="00AC570A">
        <w:rPr>
          <w:rFonts w:cstheme="minorHAnsi"/>
          <w:szCs w:val="24"/>
        </w:rPr>
        <w:t xml:space="preserve">, </w:t>
      </w:r>
      <w:proofErr w:type="spellStart"/>
      <w:r w:rsidRPr="00AC570A">
        <w:rPr>
          <w:rFonts w:cstheme="minorHAnsi"/>
          <w:szCs w:val="24"/>
        </w:rPr>
        <w:t>total_bonos</w:t>
      </w:r>
      <w:proofErr w:type="spellEnd"/>
      <w:r w:rsidRPr="00AC570A">
        <w:rPr>
          <w:rFonts w:cstheme="minorHAnsi"/>
          <w:szCs w:val="24"/>
        </w:rPr>
        <w:t xml:space="preserve">, </w:t>
      </w:r>
      <w:proofErr w:type="spellStart"/>
      <w:r w:rsidRPr="00AC570A">
        <w:rPr>
          <w:rFonts w:cstheme="minorHAnsi"/>
          <w:szCs w:val="24"/>
        </w:rPr>
        <w:t>total_descuentos</w:t>
      </w:r>
      <w:proofErr w:type="spellEnd"/>
      <w:r w:rsidRPr="00AC570A">
        <w:rPr>
          <w:rFonts w:cstheme="minorHAnsi"/>
          <w:szCs w:val="24"/>
        </w:rPr>
        <w:t xml:space="preserve">, </w:t>
      </w:r>
      <w:proofErr w:type="spellStart"/>
      <w:r w:rsidRPr="00AC570A">
        <w:rPr>
          <w:rFonts w:cstheme="minorHAnsi"/>
          <w:szCs w:val="24"/>
        </w:rPr>
        <w:t>total_haberes</w:t>
      </w:r>
      <w:proofErr w:type="spellEnd"/>
      <w:r w:rsidRPr="00AC570A">
        <w:rPr>
          <w:rFonts w:cstheme="minorHAnsi"/>
          <w:szCs w:val="24"/>
        </w:rPr>
        <w:t xml:space="preserve">, </w:t>
      </w:r>
      <w:proofErr w:type="spellStart"/>
      <w:r w:rsidRPr="00AC570A">
        <w:rPr>
          <w:rFonts w:cstheme="minorHAnsi"/>
          <w:szCs w:val="24"/>
        </w:rPr>
        <w:t>total_liquido</w:t>
      </w:r>
      <w:proofErr w:type="spellEnd"/>
      <w:r w:rsidRPr="00AC570A">
        <w:rPr>
          <w:rFonts w:cstheme="minorHAnsi"/>
          <w:szCs w:val="24"/>
        </w:rPr>
        <w:t xml:space="preserve">, </w:t>
      </w:r>
      <w:proofErr w:type="spellStart"/>
      <w:r w:rsidRPr="00AC570A">
        <w:rPr>
          <w:rFonts w:cstheme="minorHAnsi"/>
          <w:szCs w:val="24"/>
        </w:rPr>
        <w:t>estado_liquidacion</w:t>
      </w:r>
      <w:proofErr w:type="spellEnd"/>
      <w:r w:rsidRPr="00AC570A">
        <w:rPr>
          <w:rFonts w:cstheme="minorHAnsi"/>
          <w:szCs w:val="24"/>
        </w:rPr>
        <w:t xml:space="preserve">, </w:t>
      </w:r>
      <w:proofErr w:type="spellStart"/>
      <w:r w:rsidRPr="00AC570A">
        <w:rPr>
          <w:rFonts w:cstheme="minorHAnsi"/>
          <w:szCs w:val="24"/>
        </w:rPr>
        <w:t>respaldo_liquidacion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0EF8E7E"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113A552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empleado.rut_empleado</w:t>
      </w:r>
      <w:proofErr w:type="spellEnd"/>
      <w:r w:rsidRPr="00AC570A">
        <w:rPr>
          <w:rFonts w:cstheme="minorHAnsi"/>
          <w:szCs w:val="24"/>
        </w:rPr>
        <w:t xml:space="preserve"> → </w:t>
      </w:r>
      <w:proofErr w:type="spellStart"/>
      <w:r w:rsidRPr="00AC570A">
        <w:rPr>
          <w:rFonts w:cstheme="minorHAnsi"/>
          <w:szCs w:val="24"/>
        </w:rPr>
        <w:t>liquidacion_remuneracion.rut_empleado</w:t>
      </w:r>
      <w:proofErr w:type="spellEnd"/>
    </w:p>
    <w:p w14:paraId="05E0DFA2" w14:textId="77777777" w:rsidR="00384247" w:rsidRPr="00AC570A" w:rsidRDefault="00384247" w:rsidP="00384247">
      <w:pPr>
        <w:spacing w:after="40" w:line="360" w:lineRule="auto"/>
        <w:jc w:val="both"/>
        <w:rPr>
          <w:rFonts w:cstheme="minorHAnsi"/>
          <w:szCs w:val="24"/>
        </w:rPr>
      </w:pPr>
      <w:r w:rsidRPr="00AC570A">
        <w:rPr>
          <w:rFonts w:cstheme="minorHAnsi"/>
          <w:szCs w:val="24"/>
        </w:rPr>
        <w:t>32. DETALLE_LIQUIDACION_REMUNERACION</w:t>
      </w:r>
    </w:p>
    <w:p w14:paraId="1EEFFB02"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DETALLE_LIQUIDACION_</w:t>
      </w:r>
      <w:proofErr w:type="gramStart"/>
      <w:r w:rsidRPr="00AC570A">
        <w:rPr>
          <w:rFonts w:cstheme="minorHAnsi"/>
          <w:szCs w:val="24"/>
        </w:rPr>
        <w:t>REMUNERACION(</w:t>
      </w:r>
      <w:proofErr w:type="gramEnd"/>
      <w:r w:rsidRPr="00AC570A">
        <w:rPr>
          <w:rFonts w:cstheme="minorHAnsi"/>
          <w:szCs w:val="24"/>
          <w:u w:val="single"/>
        </w:rPr>
        <w:t>id_detalle_liquidacion_remuneracion</w:t>
      </w:r>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rPr>
        <w:t>tipo_concepto</w:t>
      </w:r>
      <w:proofErr w:type="spellEnd"/>
      <w:r w:rsidRPr="00AC570A">
        <w:rPr>
          <w:rFonts w:cstheme="minorHAnsi"/>
          <w:szCs w:val="24"/>
        </w:rPr>
        <w:t xml:space="preserve">, </w:t>
      </w:r>
      <w:proofErr w:type="spellStart"/>
      <w:r w:rsidRPr="00AC570A">
        <w:rPr>
          <w:rFonts w:cstheme="minorHAnsi"/>
          <w:szCs w:val="24"/>
        </w:rPr>
        <w:t>descripcion_concepto</w:t>
      </w:r>
      <w:proofErr w:type="spellEnd"/>
      <w:r w:rsidRPr="00AC570A">
        <w:rPr>
          <w:rFonts w:cstheme="minorHAnsi"/>
          <w:szCs w:val="24"/>
        </w:rPr>
        <w:t xml:space="preserve">, </w:t>
      </w:r>
      <w:proofErr w:type="spellStart"/>
      <w:r w:rsidRPr="00AC570A">
        <w:rPr>
          <w:rFonts w:cstheme="minorHAnsi"/>
          <w:szCs w:val="24"/>
        </w:rPr>
        <w:t>monto_concepto</w:t>
      </w:r>
      <w:proofErr w:type="spellEnd"/>
      <w:r w:rsidRPr="00AC570A">
        <w:rPr>
          <w:rFonts w:cstheme="minorHAnsi"/>
          <w:szCs w:val="24"/>
        </w:rPr>
        <w:t xml:space="preserve">, </w:t>
      </w:r>
      <w:proofErr w:type="spellStart"/>
      <w:r w:rsidRPr="00AC570A">
        <w:rPr>
          <w:rFonts w:cstheme="minorHAnsi"/>
          <w:szCs w:val="24"/>
        </w:rPr>
        <w:t>naturaleza_concepto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77D3532"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196EA53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liquidacion_remuneracion.id_liquidacion_remuneracion</w:t>
      </w:r>
      <w:proofErr w:type="spellEnd"/>
      <w:r w:rsidRPr="00AC570A">
        <w:rPr>
          <w:rFonts w:cstheme="minorHAnsi"/>
          <w:szCs w:val="24"/>
        </w:rPr>
        <w:t xml:space="preserve"> → </w:t>
      </w:r>
      <w:proofErr w:type="spellStart"/>
      <w:r w:rsidRPr="00AC570A">
        <w:rPr>
          <w:rFonts w:cstheme="minorHAnsi"/>
          <w:szCs w:val="24"/>
        </w:rPr>
        <w:t>detalle_liquidacion_remuneracion.id_liquidacion_remuneracion</w:t>
      </w:r>
      <w:proofErr w:type="spellEnd"/>
    </w:p>
    <w:p w14:paraId="44C5181B" w14:textId="77777777" w:rsidR="00384247" w:rsidRPr="00AC570A" w:rsidRDefault="00384247" w:rsidP="00384247">
      <w:pPr>
        <w:spacing w:after="40" w:line="360" w:lineRule="auto"/>
        <w:jc w:val="both"/>
        <w:rPr>
          <w:rFonts w:cstheme="minorHAnsi"/>
          <w:szCs w:val="24"/>
        </w:rPr>
      </w:pPr>
      <w:r w:rsidRPr="00AC570A">
        <w:rPr>
          <w:rFonts w:cstheme="minorHAnsi"/>
          <w:szCs w:val="24"/>
        </w:rPr>
        <w:t>33. ALERTA_FINANCIERA</w:t>
      </w:r>
    </w:p>
    <w:p w14:paraId="583A9794" w14:textId="77777777" w:rsidR="00384247" w:rsidRPr="00AC570A" w:rsidRDefault="00384247" w:rsidP="00384247">
      <w:pPr>
        <w:spacing w:after="40" w:line="360" w:lineRule="auto"/>
        <w:jc w:val="both"/>
        <w:rPr>
          <w:rFonts w:cstheme="minorHAnsi"/>
          <w:szCs w:val="24"/>
        </w:rPr>
      </w:pPr>
      <w:r w:rsidRPr="00AC570A">
        <w:rPr>
          <w:rFonts w:cstheme="minorHAnsi"/>
          <w:szCs w:val="24"/>
        </w:rPr>
        <w:t>ALERTA_</w:t>
      </w:r>
      <w:proofErr w:type="gramStart"/>
      <w:r w:rsidRPr="00AC570A">
        <w:rPr>
          <w:rFonts w:cstheme="minorHAnsi"/>
          <w:szCs w:val="24"/>
        </w:rPr>
        <w:t>FINANCIERA(</w:t>
      </w:r>
      <w:proofErr w:type="spellStart"/>
      <w:proofErr w:type="gramEnd"/>
      <w:r w:rsidRPr="00AC570A">
        <w:rPr>
          <w:rFonts w:cstheme="minorHAnsi"/>
          <w:szCs w:val="24"/>
          <w:u w:val="single"/>
        </w:rPr>
        <w:t>id_alerta_financiera</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id_documento_tributario</w:t>
      </w:r>
      <w:proofErr w:type="spellEnd"/>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id_credito_proyecto</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u w:val="dash"/>
        </w:rPr>
        <w:t>id_fondo_global_credito</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tipo_alerta</w:t>
      </w:r>
      <w:proofErr w:type="spellEnd"/>
      <w:r w:rsidRPr="00AC570A">
        <w:rPr>
          <w:rFonts w:cstheme="minorHAnsi"/>
          <w:szCs w:val="24"/>
        </w:rPr>
        <w:t xml:space="preserve">, </w:t>
      </w:r>
      <w:proofErr w:type="spellStart"/>
      <w:r w:rsidRPr="00AC570A">
        <w:rPr>
          <w:rFonts w:cstheme="minorHAnsi"/>
          <w:szCs w:val="24"/>
        </w:rPr>
        <w:t>fecha_generacion</w:t>
      </w:r>
      <w:proofErr w:type="spellEnd"/>
      <w:r w:rsidRPr="00AC570A">
        <w:rPr>
          <w:rFonts w:cstheme="minorHAnsi"/>
          <w:szCs w:val="24"/>
        </w:rPr>
        <w:t xml:space="preserve">, </w:t>
      </w:r>
      <w:proofErr w:type="spellStart"/>
      <w:r w:rsidRPr="00AC570A">
        <w:rPr>
          <w:rFonts w:cstheme="minorHAnsi"/>
          <w:szCs w:val="24"/>
        </w:rPr>
        <w:t>descripcion_alerta</w:t>
      </w:r>
      <w:proofErr w:type="spellEnd"/>
      <w:r w:rsidRPr="00AC570A">
        <w:rPr>
          <w:rFonts w:cstheme="minorHAnsi"/>
          <w:szCs w:val="24"/>
        </w:rPr>
        <w:t xml:space="preserve">, </w:t>
      </w:r>
      <w:proofErr w:type="spellStart"/>
      <w:r w:rsidRPr="00AC570A">
        <w:rPr>
          <w:rFonts w:cstheme="minorHAnsi"/>
          <w:szCs w:val="24"/>
        </w:rPr>
        <w:t>nivel_alerta</w:t>
      </w:r>
      <w:proofErr w:type="spellEnd"/>
      <w:r w:rsidRPr="00AC570A">
        <w:rPr>
          <w:rFonts w:cstheme="minorHAnsi"/>
          <w:szCs w:val="24"/>
        </w:rPr>
        <w:t xml:space="preserve">, </w:t>
      </w:r>
      <w:proofErr w:type="spellStart"/>
      <w:r w:rsidRPr="00AC570A">
        <w:rPr>
          <w:rFonts w:cstheme="minorHAnsi"/>
          <w:szCs w:val="24"/>
        </w:rPr>
        <w:t>estado_alerta</w:t>
      </w:r>
      <w:proofErr w:type="spellEnd"/>
      <w:r w:rsidRPr="00AC570A">
        <w:rPr>
          <w:rFonts w:cstheme="minorHAnsi"/>
          <w:szCs w:val="24"/>
        </w:rPr>
        <w:t xml:space="preserve">, </w:t>
      </w:r>
      <w:proofErr w:type="spellStart"/>
      <w:r w:rsidRPr="00AC570A">
        <w:rPr>
          <w:rFonts w:cstheme="minorHAnsi"/>
          <w:szCs w:val="24"/>
        </w:rPr>
        <w:t>fecha_cierre</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AD5E573"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FK internas:</w:t>
      </w:r>
    </w:p>
    <w:p w14:paraId="5AD06111"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alerta_financiera.id_ficha_cliente</w:t>
      </w:r>
      <w:proofErr w:type="spellEnd"/>
    </w:p>
    <w:p w14:paraId="07289F6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alerta_financiera.id_nota_venta</w:t>
      </w:r>
      <w:proofErr w:type="spellEnd"/>
    </w:p>
    <w:p w14:paraId="3C78A85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documento_tributario.id_documento_tributario</w:t>
      </w:r>
      <w:proofErr w:type="spellEnd"/>
      <w:r w:rsidRPr="00AC570A">
        <w:rPr>
          <w:rFonts w:cstheme="minorHAnsi"/>
          <w:szCs w:val="24"/>
        </w:rPr>
        <w:t xml:space="preserve"> → </w:t>
      </w:r>
      <w:proofErr w:type="spellStart"/>
      <w:r w:rsidRPr="00AC570A">
        <w:rPr>
          <w:rFonts w:cstheme="minorHAnsi"/>
          <w:szCs w:val="24"/>
        </w:rPr>
        <w:t>alerta_financiera.id_documento_tributario</w:t>
      </w:r>
      <w:proofErr w:type="spellEnd"/>
    </w:p>
    <w:p w14:paraId="7BDEA44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documento_compra_proveedor.id_documento_compra_proveedor</w:t>
      </w:r>
      <w:proofErr w:type="spellEnd"/>
      <w:r w:rsidRPr="00AC570A">
        <w:rPr>
          <w:rFonts w:cstheme="minorHAnsi"/>
          <w:szCs w:val="24"/>
        </w:rPr>
        <w:t xml:space="preserve"> → </w:t>
      </w:r>
      <w:proofErr w:type="spellStart"/>
      <w:r w:rsidRPr="00AC570A">
        <w:rPr>
          <w:rFonts w:cstheme="minorHAnsi"/>
          <w:szCs w:val="24"/>
        </w:rPr>
        <w:t>alerta_financiera.id_documento_compra_proveedor</w:t>
      </w:r>
      <w:proofErr w:type="spellEnd"/>
    </w:p>
    <w:p w14:paraId="275080F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alerta_financiera.id_proyecto_financiero</w:t>
      </w:r>
      <w:proofErr w:type="spellEnd"/>
    </w:p>
    <w:p w14:paraId="566F9F4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credito_proyecto.id_credito_proyecto</w:t>
      </w:r>
      <w:proofErr w:type="spellEnd"/>
      <w:r w:rsidRPr="00AC570A">
        <w:rPr>
          <w:rFonts w:cstheme="minorHAnsi"/>
          <w:szCs w:val="24"/>
        </w:rPr>
        <w:t xml:space="preserve"> → </w:t>
      </w:r>
      <w:proofErr w:type="spellStart"/>
      <w:r w:rsidRPr="00AC570A">
        <w:rPr>
          <w:rFonts w:cstheme="minorHAnsi"/>
          <w:szCs w:val="24"/>
        </w:rPr>
        <w:t>alerta_financiera.id_credito_proyecto</w:t>
      </w:r>
      <w:proofErr w:type="spellEnd"/>
    </w:p>
    <w:p w14:paraId="133D443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evaluacion_credito.id_evaluacion_credito</w:t>
      </w:r>
      <w:proofErr w:type="spellEnd"/>
      <w:r w:rsidRPr="00AC570A">
        <w:rPr>
          <w:rFonts w:cstheme="minorHAnsi"/>
          <w:szCs w:val="24"/>
        </w:rPr>
        <w:t xml:space="preserve"> → </w:t>
      </w:r>
      <w:proofErr w:type="spellStart"/>
      <w:r w:rsidRPr="00AC570A">
        <w:rPr>
          <w:rFonts w:cstheme="minorHAnsi"/>
          <w:szCs w:val="24"/>
        </w:rPr>
        <w:t>alerta_financiera.id_evaluacion_credito</w:t>
      </w:r>
      <w:proofErr w:type="spellEnd"/>
    </w:p>
    <w:p w14:paraId="306E2C39"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fondo_global_credito.id_fondo_global_credito</w:t>
      </w:r>
      <w:proofErr w:type="spellEnd"/>
      <w:r w:rsidRPr="00AC570A">
        <w:rPr>
          <w:rFonts w:cstheme="minorHAnsi"/>
          <w:szCs w:val="24"/>
        </w:rPr>
        <w:t xml:space="preserve"> → </w:t>
      </w:r>
      <w:proofErr w:type="spellStart"/>
      <w:r w:rsidRPr="00AC570A">
        <w:rPr>
          <w:rFonts w:cstheme="minorHAnsi"/>
          <w:szCs w:val="24"/>
        </w:rPr>
        <w:t>alerta_financiera.id_fondo_global_credito</w:t>
      </w:r>
      <w:proofErr w:type="spellEnd"/>
    </w:p>
    <w:p w14:paraId="0DA35C6E"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alerta_financiera.id_proveedor</w:t>
      </w:r>
      <w:proofErr w:type="spellEnd"/>
    </w:p>
    <w:p w14:paraId="4F1D93A5" w14:textId="77777777" w:rsidR="00384247" w:rsidRPr="00AC570A" w:rsidRDefault="00384247" w:rsidP="00384247">
      <w:pPr>
        <w:spacing w:after="40" w:line="360" w:lineRule="auto"/>
        <w:jc w:val="both"/>
        <w:rPr>
          <w:rFonts w:cstheme="minorHAnsi"/>
          <w:szCs w:val="24"/>
        </w:rPr>
      </w:pPr>
      <w:r w:rsidRPr="00AC570A">
        <w:rPr>
          <w:rFonts w:cstheme="minorHAnsi"/>
          <w:szCs w:val="24"/>
        </w:rPr>
        <w:t>34. EVENTO_AUDITORIA</w:t>
      </w:r>
    </w:p>
    <w:p w14:paraId="3CB5F6CF" w14:textId="77777777" w:rsidR="00384247" w:rsidRPr="00AC570A" w:rsidRDefault="00384247" w:rsidP="00384247">
      <w:pPr>
        <w:spacing w:after="40" w:line="360" w:lineRule="auto"/>
        <w:jc w:val="both"/>
        <w:rPr>
          <w:rFonts w:cstheme="minorHAnsi"/>
          <w:szCs w:val="24"/>
        </w:rPr>
      </w:pPr>
      <w:r w:rsidRPr="00AC570A">
        <w:rPr>
          <w:rFonts w:cstheme="minorHAnsi"/>
          <w:szCs w:val="24"/>
        </w:rPr>
        <w:t>EVENTO_</w:t>
      </w:r>
      <w:proofErr w:type="gramStart"/>
      <w:r w:rsidRPr="00AC570A">
        <w:rPr>
          <w:rFonts w:cstheme="minorHAnsi"/>
          <w:szCs w:val="24"/>
        </w:rPr>
        <w:t>AUDITORIA(</w:t>
      </w:r>
      <w:proofErr w:type="spellStart"/>
      <w:proofErr w:type="gramEnd"/>
      <w:r w:rsidRPr="00AC570A">
        <w:rPr>
          <w:rFonts w:cstheme="minorHAnsi"/>
          <w:szCs w:val="24"/>
          <w:u w:val="single"/>
        </w:rPr>
        <w:t>id_evento_auditoria</w:t>
      </w:r>
      <w:proofErr w:type="spellEnd"/>
      <w:r w:rsidRPr="00AC570A">
        <w:rPr>
          <w:rFonts w:cstheme="minorHAnsi"/>
          <w:szCs w:val="24"/>
        </w:rPr>
        <w:t xml:space="preserve">, </w:t>
      </w:r>
      <w:proofErr w:type="spellStart"/>
      <w:r w:rsidRPr="00AC570A">
        <w:rPr>
          <w:rFonts w:cstheme="minorHAnsi"/>
          <w:szCs w:val="24"/>
          <w:u w:val="dash"/>
        </w:rPr>
        <w:t>id_usuario</w:t>
      </w:r>
      <w:proofErr w:type="spellEnd"/>
      <w:r w:rsidRPr="00AC570A">
        <w:rPr>
          <w:rFonts w:cstheme="minorHAnsi"/>
          <w:szCs w:val="24"/>
        </w:rPr>
        <w:t xml:space="preserve">, </w:t>
      </w:r>
      <w:proofErr w:type="spellStart"/>
      <w:r w:rsidRPr="00AC570A">
        <w:rPr>
          <w:rFonts w:cstheme="minorHAnsi"/>
          <w:szCs w:val="24"/>
        </w:rPr>
        <w:t>fecha_evento</w:t>
      </w:r>
      <w:proofErr w:type="spellEnd"/>
      <w:r w:rsidRPr="00AC570A">
        <w:rPr>
          <w:rFonts w:cstheme="minorHAnsi"/>
          <w:szCs w:val="24"/>
        </w:rPr>
        <w:t xml:space="preserve">, </w:t>
      </w:r>
      <w:proofErr w:type="spellStart"/>
      <w:r w:rsidRPr="00AC570A">
        <w:rPr>
          <w:rFonts w:cstheme="minorHAnsi"/>
          <w:szCs w:val="24"/>
        </w:rPr>
        <w:t>tipo_evento</w:t>
      </w:r>
      <w:proofErr w:type="spellEnd"/>
      <w:r w:rsidRPr="00AC570A">
        <w:rPr>
          <w:rFonts w:cstheme="minorHAnsi"/>
          <w:szCs w:val="24"/>
        </w:rPr>
        <w:t xml:space="preserve">, </w:t>
      </w:r>
      <w:proofErr w:type="spellStart"/>
      <w:r w:rsidRPr="00AC570A">
        <w:rPr>
          <w:rFonts w:cstheme="minorHAnsi"/>
          <w:szCs w:val="24"/>
        </w:rPr>
        <w:t>entidad_afectada</w:t>
      </w:r>
      <w:proofErr w:type="spellEnd"/>
      <w:r w:rsidRPr="00AC570A">
        <w:rPr>
          <w:rFonts w:cstheme="minorHAnsi"/>
          <w:szCs w:val="24"/>
        </w:rPr>
        <w:t xml:space="preserve">, </w:t>
      </w:r>
      <w:proofErr w:type="spellStart"/>
      <w:r w:rsidRPr="00AC570A">
        <w:rPr>
          <w:rFonts w:cstheme="minorHAnsi"/>
          <w:szCs w:val="24"/>
        </w:rPr>
        <w:t>id_registro_afectado</w:t>
      </w:r>
      <w:proofErr w:type="spellEnd"/>
      <w:r w:rsidRPr="00AC570A">
        <w:rPr>
          <w:rFonts w:cstheme="minorHAnsi"/>
          <w:szCs w:val="24"/>
        </w:rPr>
        <w:t xml:space="preserve">, </w:t>
      </w:r>
      <w:proofErr w:type="spellStart"/>
      <w:r w:rsidRPr="00AC570A">
        <w:rPr>
          <w:rFonts w:cstheme="minorHAnsi"/>
          <w:szCs w:val="24"/>
        </w:rPr>
        <w:t>accion_realizada</w:t>
      </w:r>
      <w:proofErr w:type="spellEnd"/>
      <w:r w:rsidRPr="00AC570A">
        <w:rPr>
          <w:rFonts w:cstheme="minorHAnsi"/>
          <w:szCs w:val="24"/>
        </w:rPr>
        <w:t xml:space="preserve">, </w:t>
      </w:r>
      <w:proofErr w:type="spellStart"/>
      <w:r w:rsidRPr="00AC570A">
        <w:rPr>
          <w:rFonts w:cstheme="minorHAnsi"/>
          <w:szCs w:val="24"/>
        </w:rPr>
        <w:t>descripcion_evento</w:t>
      </w:r>
      <w:proofErr w:type="spellEnd"/>
      <w:r w:rsidRPr="00AC570A">
        <w:rPr>
          <w:rFonts w:cstheme="minorHAnsi"/>
          <w:szCs w:val="24"/>
        </w:rPr>
        <w:t xml:space="preserve">, </w:t>
      </w:r>
      <w:proofErr w:type="spellStart"/>
      <w:r w:rsidRPr="00AC570A">
        <w:rPr>
          <w:rFonts w:cstheme="minorHAnsi"/>
          <w:szCs w:val="24"/>
        </w:rPr>
        <w:t>resultado_evento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BCA432F" w14:textId="77777777" w:rsidR="00384247" w:rsidRPr="00AC570A" w:rsidRDefault="00384247" w:rsidP="00384247">
      <w:pPr>
        <w:spacing w:after="40" w:line="360" w:lineRule="auto"/>
        <w:jc w:val="both"/>
        <w:rPr>
          <w:rFonts w:cstheme="minorHAnsi"/>
          <w:szCs w:val="24"/>
        </w:rPr>
      </w:pPr>
      <w:r w:rsidRPr="00AC570A">
        <w:rPr>
          <w:rFonts w:cstheme="minorHAnsi"/>
          <w:szCs w:val="24"/>
        </w:rPr>
        <w:t>FK externas:</w:t>
      </w:r>
    </w:p>
    <w:p w14:paraId="09802FB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usuario.id_usuario</w:t>
      </w:r>
      <w:proofErr w:type="spellEnd"/>
      <w:r w:rsidRPr="00AC570A">
        <w:rPr>
          <w:rFonts w:cstheme="minorHAnsi"/>
          <w:szCs w:val="24"/>
        </w:rPr>
        <w:t xml:space="preserve"> → </w:t>
      </w:r>
      <w:proofErr w:type="spellStart"/>
      <w:r w:rsidRPr="00AC570A">
        <w:rPr>
          <w:rFonts w:cstheme="minorHAnsi"/>
          <w:szCs w:val="24"/>
        </w:rPr>
        <w:t>evento_auditoria.id_usuario</w:t>
      </w:r>
      <w:proofErr w:type="spellEnd"/>
    </w:p>
    <w:p w14:paraId="15B2C6C3" w14:textId="77777777" w:rsidR="00384247" w:rsidRPr="00AC570A" w:rsidRDefault="00384247" w:rsidP="00384247">
      <w:pPr>
        <w:spacing w:after="40" w:line="360" w:lineRule="auto"/>
        <w:jc w:val="both"/>
        <w:rPr>
          <w:rFonts w:cstheme="minorHAnsi"/>
          <w:szCs w:val="24"/>
        </w:rPr>
      </w:pPr>
      <w:r w:rsidRPr="00AC570A">
        <w:rPr>
          <w:rFonts w:cstheme="minorHAnsi"/>
          <w:szCs w:val="24"/>
        </w:rPr>
        <w:t>35. DETALLE_EVENTO_AUDITORIA</w:t>
      </w:r>
    </w:p>
    <w:p w14:paraId="067FED6D"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DETALLE_EVENTO_</w:t>
      </w:r>
      <w:proofErr w:type="gramStart"/>
      <w:r w:rsidRPr="00AC570A">
        <w:rPr>
          <w:rFonts w:cstheme="minorHAnsi"/>
          <w:szCs w:val="24"/>
        </w:rPr>
        <w:t>AUDITORIA(</w:t>
      </w:r>
      <w:proofErr w:type="spellStart"/>
      <w:proofErr w:type="gramEnd"/>
      <w:r w:rsidRPr="00AC570A">
        <w:rPr>
          <w:rFonts w:cstheme="minorHAnsi"/>
          <w:szCs w:val="24"/>
          <w:u w:val="single"/>
        </w:rPr>
        <w:t>id_detalle_evento_auditoria</w:t>
      </w:r>
      <w:proofErr w:type="spellEnd"/>
      <w:r w:rsidRPr="00AC570A">
        <w:rPr>
          <w:rFonts w:cstheme="minorHAnsi"/>
          <w:szCs w:val="24"/>
        </w:rPr>
        <w:t xml:space="preserve">, </w:t>
      </w:r>
      <w:proofErr w:type="spellStart"/>
      <w:r w:rsidRPr="00AC570A">
        <w:rPr>
          <w:rFonts w:cstheme="minorHAnsi"/>
          <w:szCs w:val="24"/>
          <w:u w:val="dash"/>
        </w:rPr>
        <w:t>id_evento_auditoria</w:t>
      </w:r>
      <w:proofErr w:type="spellEnd"/>
      <w:r w:rsidRPr="00AC570A">
        <w:rPr>
          <w:rFonts w:cstheme="minorHAnsi"/>
          <w:szCs w:val="24"/>
        </w:rPr>
        <w:t xml:space="preserve">, </w:t>
      </w:r>
      <w:proofErr w:type="spellStart"/>
      <w:r w:rsidRPr="00AC570A">
        <w:rPr>
          <w:rFonts w:cstheme="minorHAnsi"/>
          <w:szCs w:val="24"/>
        </w:rPr>
        <w:t>atributo_modificado</w:t>
      </w:r>
      <w:proofErr w:type="spellEnd"/>
      <w:r w:rsidRPr="00AC570A">
        <w:rPr>
          <w:rFonts w:cstheme="minorHAnsi"/>
          <w:szCs w:val="24"/>
        </w:rPr>
        <w:t xml:space="preserve">, </w:t>
      </w:r>
      <w:proofErr w:type="spellStart"/>
      <w:r w:rsidRPr="00AC570A">
        <w:rPr>
          <w:rFonts w:cstheme="minorHAnsi"/>
          <w:szCs w:val="24"/>
        </w:rPr>
        <w:t>valor_anterior</w:t>
      </w:r>
      <w:proofErr w:type="spellEnd"/>
      <w:r w:rsidRPr="00AC570A">
        <w:rPr>
          <w:rFonts w:cstheme="minorHAnsi"/>
          <w:szCs w:val="24"/>
        </w:rPr>
        <w:t xml:space="preserve">, </w:t>
      </w:r>
      <w:proofErr w:type="spellStart"/>
      <w:r w:rsidRPr="00AC570A">
        <w:rPr>
          <w:rFonts w:cstheme="minorHAnsi"/>
          <w:szCs w:val="24"/>
        </w:rPr>
        <w:t>valor_nuevo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4C4261E" w14:textId="77777777" w:rsidR="00384247" w:rsidRPr="00AC570A" w:rsidRDefault="00384247" w:rsidP="00384247">
      <w:pPr>
        <w:spacing w:after="40" w:line="360" w:lineRule="auto"/>
        <w:jc w:val="both"/>
        <w:rPr>
          <w:rFonts w:cstheme="minorHAnsi"/>
          <w:szCs w:val="24"/>
        </w:rPr>
      </w:pPr>
      <w:r w:rsidRPr="00AC570A">
        <w:rPr>
          <w:rFonts w:cstheme="minorHAnsi"/>
          <w:szCs w:val="24"/>
        </w:rPr>
        <w:t>FK internas:</w:t>
      </w:r>
    </w:p>
    <w:p w14:paraId="23F73D9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evento_auditoria.id_evento_auditoria</w:t>
      </w:r>
      <w:proofErr w:type="spellEnd"/>
      <w:r w:rsidRPr="00AC570A">
        <w:rPr>
          <w:rFonts w:cstheme="minorHAnsi"/>
          <w:szCs w:val="24"/>
        </w:rPr>
        <w:t xml:space="preserve"> → </w:t>
      </w:r>
      <w:proofErr w:type="spellStart"/>
      <w:r w:rsidRPr="00AC570A">
        <w:rPr>
          <w:rFonts w:cstheme="minorHAnsi"/>
          <w:szCs w:val="24"/>
        </w:rPr>
        <w:t>detalle_evento_auditoria.id_evento_auditoria</w:t>
      </w:r>
      <w:proofErr w:type="spellEnd"/>
    </w:p>
    <w:p w14:paraId="5F02AAE3" w14:textId="77777777" w:rsidR="00384247" w:rsidRPr="00AC570A" w:rsidRDefault="00384247" w:rsidP="00384247">
      <w:pPr>
        <w:spacing w:after="40" w:line="360" w:lineRule="auto"/>
        <w:jc w:val="both"/>
        <w:rPr>
          <w:rFonts w:cstheme="minorHAnsi"/>
          <w:szCs w:val="24"/>
        </w:rPr>
      </w:pPr>
      <w:r w:rsidRPr="00AC570A">
        <w:rPr>
          <w:rFonts w:cstheme="minorHAnsi"/>
          <w:szCs w:val="24"/>
        </w:rPr>
        <w:t>36. DETALLE_CONCILIACION</w:t>
      </w:r>
    </w:p>
    <w:p w14:paraId="0462A8ED"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w:t>
      </w:r>
      <w:proofErr w:type="gramStart"/>
      <w:r w:rsidRPr="00AC570A">
        <w:rPr>
          <w:rFonts w:cstheme="minorHAnsi"/>
          <w:szCs w:val="24"/>
        </w:rPr>
        <w:t>CONCILIACION(</w:t>
      </w:r>
      <w:proofErr w:type="spellStart"/>
      <w:proofErr w:type="gramEnd"/>
      <w:r w:rsidRPr="00AC570A">
        <w:rPr>
          <w:rFonts w:cstheme="minorHAnsi"/>
          <w:szCs w:val="24"/>
          <w:u w:val="single"/>
        </w:rPr>
        <w:t>id_detalle_conciliacion</w:t>
      </w:r>
      <w:proofErr w:type="spellEnd"/>
      <w:r w:rsidRPr="00AC570A">
        <w:rPr>
          <w:rFonts w:cstheme="minorHAnsi"/>
          <w:szCs w:val="24"/>
        </w:rPr>
        <w:t xml:space="preserve">, </w:t>
      </w:r>
      <w:proofErr w:type="spellStart"/>
      <w:r w:rsidRPr="00AC570A">
        <w:rPr>
          <w:rFonts w:cstheme="minorHAnsi"/>
          <w:szCs w:val="24"/>
          <w:u w:val="dash"/>
        </w:rPr>
        <w:t>id_conciliacion</w:t>
      </w:r>
      <w:proofErr w:type="spellEnd"/>
      <w:r w:rsidRPr="00AC570A">
        <w:rPr>
          <w:rFonts w:cstheme="minorHAnsi"/>
          <w:szCs w:val="24"/>
        </w:rPr>
        <w:t xml:space="preserve">, </w:t>
      </w:r>
      <w:proofErr w:type="spellStart"/>
      <w:r w:rsidRPr="00AC570A">
        <w:rPr>
          <w:rFonts w:cstheme="minorHAnsi"/>
          <w:szCs w:val="24"/>
        </w:rPr>
        <w:t>descripcion_diferencia</w:t>
      </w:r>
      <w:proofErr w:type="spellEnd"/>
      <w:r w:rsidRPr="00AC570A">
        <w:rPr>
          <w:rFonts w:cstheme="minorHAnsi"/>
          <w:szCs w:val="24"/>
        </w:rPr>
        <w:t xml:space="preserve">, </w:t>
      </w:r>
      <w:proofErr w:type="spellStart"/>
      <w:r w:rsidRPr="00AC570A">
        <w:rPr>
          <w:rFonts w:cstheme="minorHAnsi"/>
          <w:szCs w:val="24"/>
        </w:rPr>
        <w:t>monto_diferencia</w:t>
      </w:r>
      <w:proofErr w:type="spellEnd"/>
      <w:r w:rsidRPr="00AC570A">
        <w:rPr>
          <w:rFonts w:cstheme="minorHAnsi"/>
          <w:szCs w:val="24"/>
        </w:rPr>
        <w:t xml:space="preserve">, </w:t>
      </w:r>
      <w:proofErr w:type="spellStart"/>
      <w:r w:rsidRPr="00AC570A">
        <w:rPr>
          <w:rFonts w:cstheme="minorHAnsi"/>
          <w:szCs w:val="24"/>
        </w:rPr>
        <w:t>tipo_diferencia</w:t>
      </w:r>
      <w:proofErr w:type="spellEnd"/>
      <w:r w:rsidRPr="00AC570A">
        <w:rPr>
          <w:rFonts w:cstheme="minorHAnsi"/>
          <w:szCs w:val="24"/>
        </w:rPr>
        <w:t xml:space="preserve">, </w:t>
      </w:r>
      <w:proofErr w:type="spellStart"/>
      <w:r w:rsidRPr="00AC570A">
        <w:rPr>
          <w:rFonts w:cstheme="minorHAnsi"/>
          <w:szCs w:val="24"/>
        </w:rPr>
        <w:t>estado_revision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7F73322"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FK internas:</w:t>
      </w:r>
    </w:p>
    <w:p w14:paraId="4171918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conciliacion.id_conciliacion</w:t>
      </w:r>
      <w:proofErr w:type="spellEnd"/>
      <w:r w:rsidRPr="00AC570A">
        <w:rPr>
          <w:rFonts w:cstheme="minorHAnsi"/>
          <w:szCs w:val="24"/>
        </w:rPr>
        <w:t xml:space="preserve"> → </w:t>
      </w:r>
      <w:proofErr w:type="spellStart"/>
      <w:r w:rsidRPr="00AC570A">
        <w:rPr>
          <w:rFonts w:cstheme="minorHAnsi"/>
          <w:szCs w:val="24"/>
        </w:rPr>
        <w:t>detalle_conciliacion.id_conciliacion</w:t>
      </w:r>
      <w:proofErr w:type="spellEnd"/>
    </w:p>
    <w:p w14:paraId="3CE95471" w14:textId="77777777" w:rsidR="00384247" w:rsidRPr="00AC570A" w:rsidRDefault="00384247" w:rsidP="00384247">
      <w:pPr>
        <w:spacing w:after="40" w:line="360" w:lineRule="auto"/>
        <w:jc w:val="both"/>
        <w:rPr>
          <w:rFonts w:cstheme="minorHAnsi"/>
          <w:szCs w:val="24"/>
        </w:rPr>
      </w:pPr>
      <w:r w:rsidRPr="00AC570A">
        <w:rPr>
          <w:rFonts w:cstheme="minorHAnsi"/>
          <w:szCs w:val="24"/>
        </w:rPr>
        <w:t>Resultado</w:t>
      </w:r>
    </w:p>
    <w:p w14:paraId="5E594FCF" w14:textId="77777777" w:rsidR="00384247" w:rsidRPr="00AC570A" w:rsidRDefault="00384247" w:rsidP="00384247">
      <w:pPr>
        <w:spacing w:after="40" w:line="360" w:lineRule="auto"/>
        <w:jc w:val="both"/>
        <w:rPr>
          <w:rFonts w:cstheme="minorHAnsi"/>
          <w:szCs w:val="24"/>
        </w:rPr>
      </w:pPr>
      <w:r w:rsidRPr="00AC570A">
        <w:rPr>
          <w:rFonts w:cstheme="minorHAnsi"/>
          <w:szCs w:val="24"/>
        </w:rPr>
        <w:t>Total de relaciones en 1FN: 36.</w:t>
      </w:r>
    </w:p>
    <w:p w14:paraId="2357B375" w14:textId="0F4CF048" w:rsidR="00384247" w:rsidRPr="00AC570A" w:rsidRDefault="0D476DC8" w:rsidP="0D476DC8">
      <w:pPr>
        <w:pStyle w:val="Ttulo3"/>
        <w:rPr>
          <w:rFonts w:cstheme="minorBidi"/>
        </w:rPr>
      </w:pPr>
      <w:bookmarkStart w:id="841" w:name="_Toc232321791"/>
      <w:bookmarkStart w:id="842" w:name="_Toc232540728"/>
      <w:r>
        <w:t>9.1.</w:t>
      </w:r>
      <w:r w:rsidRPr="0D476DC8">
        <w:rPr>
          <w:rFonts w:cstheme="minorBidi"/>
        </w:rPr>
        <w:t xml:space="preserve">5. </w:t>
      </w:r>
      <w:r>
        <w:t xml:space="preserve"> </w:t>
      </w:r>
      <w:r w:rsidRPr="0D476DC8">
        <w:rPr>
          <w:rFonts w:cstheme="minorBidi"/>
        </w:rPr>
        <w:t>Segunda Forma Normal</w:t>
      </w:r>
      <w:bookmarkEnd w:id="841"/>
      <w:bookmarkEnd w:id="842"/>
    </w:p>
    <w:p w14:paraId="4FDF7101" w14:textId="77777777" w:rsidR="002C336D" w:rsidRPr="002C336D" w:rsidRDefault="002C336D" w:rsidP="002C336D"/>
    <w:p w14:paraId="768C619F" w14:textId="77777777" w:rsidR="00384247" w:rsidRPr="00AC570A" w:rsidRDefault="00384247" w:rsidP="00384247">
      <w:pPr>
        <w:spacing w:line="360" w:lineRule="auto"/>
        <w:jc w:val="both"/>
        <w:rPr>
          <w:rFonts w:cstheme="minorHAnsi"/>
          <w:szCs w:val="24"/>
        </w:rPr>
      </w:pPr>
      <w:r w:rsidRPr="00AC570A">
        <w:rPr>
          <w:rFonts w:cstheme="minorHAnsi"/>
          <w:szCs w:val="24"/>
        </w:rPr>
        <w:t>Para cumplir la Segunda Forma Normal, el modelo debe estar en 1FN y todos los atributos no clave deben depender de la clave primaria completa. Esta revisión es especialmente importante cuando existen claves compuestas, ya que no deben existir dependencias parciales.</w:t>
      </w:r>
    </w:p>
    <w:p w14:paraId="028A13F7" w14:textId="77777777" w:rsidR="00384247" w:rsidRPr="00AC570A" w:rsidRDefault="00384247" w:rsidP="00384247">
      <w:pPr>
        <w:spacing w:line="360" w:lineRule="auto"/>
        <w:jc w:val="both"/>
        <w:rPr>
          <w:rFonts w:cstheme="minorHAnsi"/>
          <w:szCs w:val="24"/>
        </w:rPr>
      </w:pPr>
      <w:r w:rsidRPr="00AC570A">
        <w:rPr>
          <w:rFonts w:cstheme="minorHAnsi"/>
          <w:szCs w:val="24"/>
        </w:rPr>
        <w:t>En este caso no se realizaron cambios estructurales, porque las relaciones resultantes de 1FN no presentaban dependencias parciales. Por lo tanto, el modelo se mantiene con 36 relaciones en 2FN.</w:t>
      </w:r>
    </w:p>
    <w:p w14:paraId="062CA04F" w14:textId="77777777" w:rsidR="00384247" w:rsidRPr="00AC570A" w:rsidRDefault="0D476DC8" w:rsidP="0D476DC8">
      <w:pPr>
        <w:pStyle w:val="Ttulo4"/>
        <w:rPr>
          <w:rFonts w:cstheme="minorBidi"/>
        </w:rPr>
      </w:pPr>
      <w:bookmarkStart w:id="843" w:name="_Toc232321792"/>
      <w:r w:rsidRPr="0D476DC8">
        <w:rPr>
          <w:rFonts w:cstheme="minorBidi"/>
        </w:rPr>
        <w:t>Modelo relacional en 2FN</w:t>
      </w:r>
      <w:bookmarkEnd w:id="843"/>
    </w:p>
    <w:p w14:paraId="27E4F7C8" w14:textId="77777777" w:rsidR="002C336D" w:rsidRPr="002C336D" w:rsidRDefault="002C336D" w:rsidP="002C336D"/>
    <w:p w14:paraId="790EA54E" w14:textId="77777777" w:rsidR="00384247" w:rsidRPr="00AC570A" w:rsidRDefault="00384247" w:rsidP="00384247">
      <w:pPr>
        <w:spacing w:after="40" w:line="360" w:lineRule="auto"/>
        <w:jc w:val="both"/>
        <w:rPr>
          <w:rFonts w:cstheme="minorHAnsi"/>
          <w:szCs w:val="24"/>
        </w:rPr>
      </w:pPr>
      <w:r w:rsidRPr="00AC570A">
        <w:rPr>
          <w:rFonts w:cstheme="minorHAnsi"/>
          <w:szCs w:val="24"/>
        </w:rPr>
        <w:t>CLIENTE_</w:t>
      </w:r>
      <w:proofErr w:type="gramStart"/>
      <w:r w:rsidRPr="00AC570A">
        <w:rPr>
          <w:rFonts w:cstheme="minorHAnsi"/>
          <w:szCs w:val="24"/>
        </w:rPr>
        <w:t>FINANCIERO(</w:t>
      </w:r>
      <w:proofErr w:type="spellStart"/>
      <w:proofErr w:type="gramEnd"/>
      <w:r w:rsidRPr="00AC570A">
        <w:rPr>
          <w:rFonts w:cstheme="minorHAnsi"/>
          <w:szCs w:val="24"/>
          <w:u w:val="single"/>
        </w:rPr>
        <w:t>id_cliente_financiero</w:t>
      </w:r>
      <w:proofErr w:type="spellEnd"/>
      <w:r w:rsidRPr="00AC570A">
        <w:rPr>
          <w:rFonts w:cstheme="minorHAnsi"/>
          <w:szCs w:val="24"/>
        </w:rPr>
        <w:t xml:space="preserve">, </w:t>
      </w:r>
      <w:proofErr w:type="spellStart"/>
      <w:r w:rsidRPr="00AC570A">
        <w:rPr>
          <w:rFonts w:cstheme="minorHAnsi"/>
          <w:szCs w:val="24"/>
          <w:u w:val="dash"/>
        </w:rPr>
        <w:t>rut_cliente</w:t>
      </w:r>
      <w:proofErr w:type="spellEnd"/>
      <w:r w:rsidRPr="00AC570A">
        <w:rPr>
          <w:rFonts w:cstheme="minorHAnsi"/>
          <w:szCs w:val="24"/>
        </w:rPr>
        <w:t xml:space="preserve">, </w:t>
      </w:r>
      <w:proofErr w:type="spellStart"/>
      <w:r w:rsidRPr="00AC570A">
        <w:rPr>
          <w:rFonts w:cstheme="minorHAnsi"/>
          <w:szCs w:val="24"/>
        </w:rPr>
        <w:t>nombre_razon_social_referencia</w:t>
      </w:r>
      <w:proofErr w:type="spellEnd"/>
      <w:r w:rsidRPr="00AC570A">
        <w:rPr>
          <w:rFonts w:cstheme="minorHAnsi"/>
          <w:szCs w:val="24"/>
        </w:rPr>
        <w:t xml:space="preserve">, </w:t>
      </w:r>
      <w:proofErr w:type="spellStart"/>
      <w:r w:rsidRPr="00AC570A">
        <w:rPr>
          <w:rFonts w:cstheme="minorHAnsi"/>
          <w:szCs w:val="24"/>
        </w:rPr>
        <w:t>contacto_financiero</w:t>
      </w:r>
      <w:proofErr w:type="spellEnd"/>
      <w:r w:rsidRPr="00AC570A">
        <w:rPr>
          <w:rFonts w:cstheme="minorHAnsi"/>
          <w:szCs w:val="24"/>
        </w:rPr>
        <w:t xml:space="preserve">, </w:t>
      </w:r>
      <w:proofErr w:type="spellStart"/>
      <w:r w:rsidRPr="00AC570A">
        <w:rPr>
          <w:rFonts w:cstheme="minorHAnsi"/>
          <w:szCs w:val="24"/>
        </w:rPr>
        <w:t>correo_financiero</w:t>
      </w:r>
      <w:proofErr w:type="spellEnd"/>
      <w:r w:rsidRPr="00AC570A">
        <w:rPr>
          <w:rFonts w:cstheme="minorHAnsi"/>
          <w:szCs w:val="24"/>
        </w:rPr>
        <w:t xml:space="preserve">, </w:t>
      </w:r>
      <w:proofErr w:type="spellStart"/>
      <w:r w:rsidRPr="00AC570A">
        <w:rPr>
          <w:rFonts w:cstheme="minorHAnsi"/>
          <w:szCs w:val="24"/>
        </w:rPr>
        <w:t>telefono_financiero</w:t>
      </w:r>
      <w:proofErr w:type="spellEnd"/>
      <w:r w:rsidRPr="00AC570A">
        <w:rPr>
          <w:rFonts w:cstheme="minorHAnsi"/>
          <w:szCs w:val="24"/>
        </w:rPr>
        <w:t xml:space="preserve">, </w:t>
      </w:r>
      <w:proofErr w:type="spellStart"/>
      <w:r w:rsidRPr="00AC570A">
        <w:rPr>
          <w:rFonts w:cstheme="minorHAnsi"/>
          <w:szCs w:val="24"/>
        </w:rPr>
        <w:t>tipo_cliente_financiero</w:t>
      </w:r>
      <w:proofErr w:type="spellEnd"/>
      <w:r w:rsidRPr="00AC570A">
        <w:rPr>
          <w:rFonts w:cstheme="minorHAnsi"/>
          <w:szCs w:val="24"/>
        </w:rPr>
        <w:t xml:space="preserve">, </w:t>
      </w:r>
      <w:proofErr w:type="spellStart"/>
      <w:r w:rsidRPr="00AC570A">
        <w:rPr>
          <w:rFonts w:cstheme="minorHAnsi"/>
          <w:szCs w:val="24"/>
        </w:rPr>
        <w:t>estado_financiero</w:t>
      </w:r>
      <w:proofErr w:type="spellEnd"/>
      <w:r w:rsidRPr="00AC570A">
        <w:rPr>
          <w:rFonts w:cstheme="minorHAnsi"/>
          <w:szCs w:val="24"/>
        </w:rPr>
        <w:t xml:space="preserve">, </w:t>
      </w:r>
      <w:proofErr w:type="spellStart"/>
      <w:r w:rsidRPr="00AC570A">
        <w:rPr>
          <w:rFonts w:cstheme="minorHAnsi"/>
          <w:szCs w:val="24"/>
        </w:rPr>
        <w:t>fecha_actualizacion_datos_cliente</w:t>
      </w:r>
      <w:proofErr w:type="spellEnd"/>
      <w:r w:rsidRPr="00AC570A">
        <w:rPr>
          <w:rFonts w:cstheme="minorHAnsi"/>
          <w:szCs w:val="24"/>
        </w:rPr>
        <w:t>)</w:t>
      </w:r>
    </w:p>
    <w:p w14:paraId="41E8916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Externa: </w:t>
      </w:r>
      <w:proofErr w:type="spellStart"/>
      <w:r w:rsidRPr="00AC570A">
        <w:rPr>
          <w:rFonts w:cstheme="minorHAnsi"/>
          <w:szCs w:val="24"/>
        </w:rPr>
        <w:t>base_general_clientes.rut_cliente</w:t>
      </w:r>
      <w:proofErr w:type="spellEnd"/>
      <w:r w:rsidRPr="00AC570A">
        <w:rPr>
          <w:rFonts w:cstheme="minorHAnsi"/>
          <w:szCs w:val="24"/>
        </w:rPr>
        <w:t xml:space="preserve"> → </w:t>
      </w:r>
      <w:proofErr w:type="spellStart"/>
      <w:r w:rsidRPr="00AC570A">
        <w:rPr>
          <w:rFonts w:cstheme="minorHAnsi"/>
          <w:szCs w:val="24"/>
        </w:rPr>
        <w:t>cliente_financiero.rut_cliente</w:t>
      </w:r>
      <w:proofErr w:type="spellEnd"/>
    </w:p>
    <w:p w14:paraId="121F9CC0" w14:textId="77777777" w:rsidR="00384247" w:rsidRPr="00AC570A" w:rsidRDefault="00384247" w:rsidP="00384247">
      <w:pPr>
        <w:spacing w:after="40" w:line="360" w:lineRule="auto"/>
        <w:jc w:val="both"/>
        <w:rPr>
          <w:rFonts w:cstheme="minorHAnsi"/>
          <w:szCs w:val="24"/>
        </w:rPr>
      </w:pPr>
      <w:r w:rsidRPr="00AC570A">
        <w:rPr>
          <w:rFonts w:cstheme="minorHAnsi"/>
          <w:szCs w:val="24"/>
        </w:rPr>
        <w:t>FICHA_</w:t>
      </w:r>
      <w:proofErr w:type="gramStart"/>
      <w:r w:rsidRPr="00AC570A">
        <w:rPr>
          <w:rFonts w:cstheme="minorHAnsi"/>
          <w:szCs w:val="24"/>
        </w:rPr>
        <w:t>CLIENTE(</w:t>
      </w:r>
      <w:proofErr w:type="spellStart"/>
      <w:proofErr w:type="gramEnd"/>
      <w:r w:rsidRPr="00AC570A">
        <w:rPr>
          <w:rFonts w:cstheme="minorHAnsi"/>
          <w:szCs w:val="24"/>
          <w:u w:val="single"/>
        </w:rPr>
        <w:t>id_ficha_cliente</w:t>
      </w:r>
      <w:proofErr w:type="spellEnd"/>
      <w:r w:rsidRPr="00AC570A">
        <w:rPr>
          <w:rFonts w:cstheme="minorHAnsi"/>
          <w:szCs w:val="24"/>
        </w:rPr>
        <w:t xml:space="preserve">, </w:t>
      </w:r>
      <w:proofErr w:type="spellStart"/>
      <w:r w:rsidRPr="00AC570A">
        <w:rPr>
          <w:rFonts w:cstheme="minorHAnsi"/>
          <w:szCs w:val="24"/>
          <w:u w:val="dash"/>
        </w:rPr>
        <w:t>id_cliente_financiero</w:t>
      </w:r>
      <w:proofErr w:type="spellEnd"/>
      <w:r w:rsidRPr="00AC570A">
        <w:rPr>
          <w:rFonts w:cstheme="minorHAnsi"/>
          <w:szCs w:val="24"/>
        </w:rPr>
        <w:t xml:space="preserve">, </w:t>
      </w:r>
      <w:proofErr w:type="spellStart"/>
      <w:r w:rsidRPr="00AC570A">
        <w:rPr>
          <w:rFonts w:cstheme="minorHAnsi"/>
          <w:szCs w:val="24"/>
        </w:rPr>
        <w:t>fecha_creacion</w:t>
      </w:r>
      <w:proofErr w:type="spellEnd"/>
      <w:r w:rsidRPr="00AC570A">
        <w:rPr>
          <w:rFonts w:cstheme="minorHAnsi"/>
          <w:szCs w:val="24"/>
        </w:rPr>
        <w:t xml:space="preserve">, </w:t>
      </w:r>
      <w:proofErr w:type="spellStart"/>
      <w:r w:rsidRPr="00AC570A">
        <w:rPr>
          <w:rFonts w:cstheme="minorHAnsi"/>
          <w:szCs w:val="24"/>
        </w:rPr>
        <w:t>estado_ficha</w:t>
      </w:r>
      <w:proofErr w:type="spellEnd"/>
      <w:r w:rsidRPr="00AC570A">
        <w:rPr>
          <w:rFonts w:cstheme="minorHAnsi"/>
          <w:szCs w:val="24"/>
        </w:rPr>
        <w:t xml:space="preserve">, </w:t>
      </w:r>
      <w:proofErr w:type="spellStart"/>
      <w:r w:rsidRPr="00AC570A">
        <w:rPr>
          <w:rFonts w:cstheme="minorHAnsi"/>
          <w:szCs w:val="24"/>
        </w:rPr>
        <w:t>fecha_ultima_revision</w:t>
      </w:r>
      <w:proofErr w:type="spellEnd"/>
      <w:r w:rsidRPr="00AC570A">
        <w:rPr>
          <w:rFonts w:cstheme="minorHAnsi"/>
          <w:szCs w:val="24"/>
        </w:rPr>
        <w:t xml:space="preserve">, </w:t>
      </w:r>
      <w:proofErr w:type="spellStart"/>
      <w:r w:rsidRPr="00AC570A">
        <w:rPr>
          <w:rFonts w:cstheme="minorHAnsi"/>
          <w:szCs w:val="24"/>
        </w:rPr>
        <w:t>observacion_financiera_general</w:t>
      </w:r>
      <w:proofErr w:type="spellEnd"/>
      <w:r w:rsidRPr="00AC570A">
        <w:rPr>
          <w:rFonts w:cstheme="minorHAnsi"/>
          <w:szCs w:val="24"/>
        </w:rPr>
        <w:t>)</w:t>
      </w:r>
    </w:p>
    <w:p w14:paraId="61CD3449"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cliente_financiero.id_cliente_financiero</w:t>
      </w:r>
      <w:proofErr w:type="spellEnd"/>
      <w:r w:rsidRPr="00AC570A">
        <w:rPr>
          <w:rFonts w:cstheme="minorHAnsi"/>
          <w:szCs w:val="24"/>
        </w:rPr>
        <w:t xml:space="preserve"> → </w:t>
      </w:r>
      <w:proofErr w:type="spellStart"/>
      <w:r w:rsidRPr="00AC570A">
        <w:rPr>
          <w:rFonts w:cstheme="minorHAnsi"/>
          <w:szCs w:val="24"/>
        </w:rPr>
        <w:t>ficha_cliente.id_cliente_financiero</w:t>
      </w:r>
      <w:proofErr w:type="spellEnd"/>
    </w:p>
    <w:p w14:paraId="185BB9C0"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COTIZACION(</w:t>
      </w:r>
      <w:proofErr w:type="spellStart"/>
      <w:proofErr w:type="gramEnd"/>
      <w:r w:rsidRPr="00AC570A">
        <w:rPr>
          <w:rFonts w:cstheme="minorHAnsi"/>
          <w:szCs w:val="24"/>
          <w:u w:val="single"/>
        </w:rPr>
        <w:t>id_cotizacion</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fecha_vigencia</w:t>
      </w:r>
      <w:proofErr w:type="spellEnd"/>
      <w:r w:rsidRPr="00AC570A">
        <w:rPr>
          <w:rFonts w:cstheme="minorHAnsi"/>
          <w:szCs w:val="24"/>
        </w:rPr>
        <w:t xml:space="preserve">, </w:t>
      </w:r>
      <w:proofErr w:type="spellStart"/>
      <w:r w:rsidRPr="00AC570A">
        <w:rPr>
          <w:rFonts w:cstheme="minorHAnsi"/>
          <w:szCs w:val="24"/>
        </w:rPr>
        <w:t>subtotal_costos_estimados</w:t>
      </w:r>
      <w:proofErr w:type="spellEnd"/>
      <w:r w:rsidRPr="00AC570A">
        <w:rPr>
          <w:rFonts w:cstheme="minorHAnsi"/>
          <w:szCs w:val="24"/>
        </w:rPr>
        <w:t xml:space="preserve">, </w:t>
      </w:r>
      <w:proofErr w:type="spellStart"/>
      <w:r w:rsidRPr="00AC570A">
        <w:rPr>
          <w:rFonts w:cstheme="minorHAnsi"/>
          <w:szCs w:val="24"/>
        </w:rPr>
        <w:t>margen_esperado</w:t>
      </w:r>
      <w:proofErr w:type="spellEnd"/>
      <w:r w:rsidRPr="00AC570A">
        <w:rPr>
          <w:rFonts w:cstheme="minorHAnsi"/>
          <w:szCs w:val="24"/>
        </w:rPr>
        <w:t xml:space="preserve">, </w:t>
      </w:r>
      <w:proofErr w:type="spellStart"/>
      <w:r w:rsidRPr="00AC570A">
        <w:rPr>
          <w:rFonts w:cstheme="minorHAnsi"/>
          <w:szCs w:val="24"/>
        </w:rPr>
        <w:t>precio_sugerido</w:t>
      </w:r>
      <w:proofErr w:type="spellEnd"/>
      <w:r w:rsidRPr="00AC570A">
        <w:rPr>
          <w:rFonts w:cstheme="minorHAnsi"/>
          <w:szCs w:val="24"/>
        </w:rPr>
        <w:t xml:space="preserve">, </w:t>
      </w:r>
      <w:proofErr w:type="spellStart"/>
      <w:r w:rsidRPr="00AC570A">
        <w:rPr>
          <w:rFonts w:cstheme="minorHAnsi"/>
          <w:szCs w:val="24"/>
        </w:rPr>
        <w:t>monto_total_estimado</w:t>
      </w:r>
      <w:proofErr w:type="spellEnd"/>
      <w:r w:rsidRPr="00AC570A">
        <w:rPr>
          <w:rFonts w:cstheme="minorHAnsi"/>
          <w:szCs w:val="24"/>
        </w:rPr>
        <w:t xml:space="preserve">, moneda, </w:t>
      </w:r>
      <w:proofErr w:type="spellStart"/>
      <w:r w:rsidRPr="00AC570A">
        <w:rPr>
          <w:rFonts w:cstheme="minorHAnsi"/>
          <w:szCs w:val="24"/>
        </w:rPr>
        <w:t>estado_cotizacion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1F1BD70"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cotizacion.id_ficha_cliente</w:t>
      </w:r>
      <w:proofErr w:type="spellEnd"/>
    </w:p>
    <w:p w14:paraId="01FD3E7E"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DETALLE_</w:t>
      </w:r>
      <w:proofErr w:type="gramStart"/>
      <w:r w:rsidRPr="00AC570A">
        <w:rPr>
          <w:rFonts w:cstheme="minorHAnsi"/>
          <w:szCs w:val="24"/>
        </w:rPr>
        <w:t>COTIZACION(</w:t>
      </w:r>
      <w:proofErr w:type="spellStart"/>
      <w:proofErr w:type="gramEnd"/>
      <w:r w:rsidRPr="00AC570A">
        <w:rPr>
          <w:rFonts w:cstheme="minorHAnsi"/>
          <w:szCs w:val="24"/>
          <w:u w:val="single"/>
        </w:rPr>
        <w:t>id_detalle_cotizacion</w:t>
      </w:r>
      <w:proofErr w:type="spellEnd"/>
      <w:r w:rsidRPr="00AC570A">
        <w:rPr>
          <w:rFonts w:cstheme="minorHAnsi"/>
          <w:szCs w:val="24"/>
        </w:rPr>
        <w:t xml:space="preserve">, </w:t>
      </w:r>
      <w:proofErr w:type="spellStart"/>
      <w:r w:rsidRPr="00AC570A">
        <w:rPr>
          <w:rFonts w:cstheme="minorHAnsi"/>
          <w:szCs w:val="24"/>
          <w:u w:val="dash"/>
        </w:rPr>
        <w:t>id_cotizacion</w:t>
      </w:r>
      <w:proofErr w:type="spellEnd"/>
      <w:r w:rsidRPr="00AC570A">
        <w:rPr>
          <w:rFonts w:cstheme="minorHAnsi"/>
          <w:szCs w:val="24"/>
        </w:rPr>
        <w:t xml:space="preserve">, </w:t>
      </w:r>
      <w:proofErr w:type="spellStart"/>
      <w:r w:rsidRPr="00AC570A">
        <w:rPr>
          <w:rFonts w:cstheme="minorHAnsi"/>
          <w:szCs w:val="24"/>
          <w:u w:val="dash"/>
        </w:rPr>
        <w:t>id_item_comercial</w:t>
      </w:r>
      <w:proofErr w:type="spellEnd"/>
      <w:r w:rsidRPr="00AC570A">
        <w:rPr>
          <w:rFonts w:cstheme="minorHAnsi"/>
          <w:szCs w:val="24"/>
        </w:rPr>
        <w:t xml:space="preserve">, </w:t>
      </w:r>
      <w:proofErr w:type="spellStart"/>
      <w:r w:rsidRPr="00AC570A">
        <w:rPr>
          <w:rFonts w:cstheme="minorHAnsi"/>
          <w:szCs w:val="24"/>
        </w:rPr>
        <w:t>cantidad_item</w:t>
      </w:r>
      <w:proofErr w:type="spellEnd"/>
      <w:r w:rsidRPr="00AC570A">
        <w:rPr>
          <w:rFonts w:cstheme="minorHAnsi"/>
          <w:szCs w:val="24"/>
        </w:rPr>
        <w:t xml:space="preserve">, </w:t>
      </w:r>
      <w:proofErr w:type="spellStart"/>
      <w:r w:rsidRPr="00AC570A">
        <w:rPr>
          <w:rFonts w:cstheme="minorHAnsi"/>
          <w:szCs w:val="24"/>
        </w:rPr>
        <w:t>medida_alto_referencial</w:t>
      </w:r>
      <w:proofErr w:type="spellEnd"/>
      <w:r w:rsidRPr="00AC570A">
        <w:rPr>
          <w:rFonts w:cstheme="minorHAnsi"/>
          <w:szCs w:val="24"/>
        </w:rPr>
        <w:t xml:space="preserve">, </w:t>
      </w:r>
      <w:proofErr w:type="spellStart"/>
      <w:r w:rsidRPr="00AC570A">
        <w:rPr>
          <w:rFonts w:cstheme="minorHAnsi"/>
          <w:szCs w:val="24"/>
        </w:rPr>
        <w:t>medida_ancho_referencial</w:t>
      </w:r>
      <w:proofErr w:type="spellEnd"/>
      <w:r w:rsidRPr="00AC570A">
        <w:rPr>
          <w:rFonts w:cstheme="minorHAnsi"/>
          <w:szCs w:val="24"/>
        </w:rPr>
        <w:t xml:space="preserve">, </w:t>
      </w:r>
      <w:proofErr w:type="spellStart"/>
      <w:r w:rsidRPr="00AC570A">
        <w:rPr>
          <w:rFonts w:cstheme="minorHAnsi"/>
          <w:szCs w:val="24"/>
        </w:rPr>
        <w:t>medida_espesor_referencial</w:t>
      </w:r>
      <w:proofErr w:type="spellEnd"/>
      <w:r w:rsidRPr="00AC570A">
        <w:rPr>
          <w:rFonts w:cstheme="minorHAnsi"/>
          <w:szCs w:val="24"/>
        </w:rPr>
        <w:t xml:space="preserve">, </w:t>
      </w:r>
      <w:proofErr w:type="spellStart"/>
      <w:r w:rsidRPr="00AC570A">
        <w:rPr>
          <w:rFonts w:cstheme="minorHAnsi"/>
          <w:szCs w:val="24"/>
        </w:rPr>
        <w:t>descripcion_item_cotizado</w:t>
      </w:r>
      <w:proofErr w:type="spellEnd"/>
      <w:r w:rsidRPr="00AC570A">
        <w:rPr>
          <w:rFonts w:cstheme="minorHAnsi"/>
          <w:szCs w:val="24"/>
        </w:rPr>
        <w:t xml:space="preserve">, </w:t>
      </w:r>
      <w:proofErr w:type="spellStart"/>
      <w:r w:rsidRPr="00AC570A">
        <w:rPr>
          <w:rFonts w:cstheme="minorHAnsi"/>
          <w:szCs w:val="24"/>
        </w:rPr>
        <w:t>observacion_medidas</w:t>
      </w:r>
      <w:proofErr w:type="spellEnd"/>
      <w:r w:rsidRPr="00AC570A">
        <w:rPr>
          <w:rFonts w:cstheme="minorHAnsi"/>
          <w:szCs w:val="24"/>
        </w:rPr>
        <w:t xml:space="preserve">, </w:t>
      </w:r>
      <w:proofErr w:type="spellStart"/>
      <w:r w:rsidRPr="00AC570A">
        <w:rPr>
          <w:rFonts w:cstheme="minorHAnsi"/>
          <w:szCs w:val="24"/>
        </w:rPr>
        <w:t>subtotal_item_estimado</w:t>
      </w:r>
      <w:proofErr w:type="spellEnd"/>
      <w:r w:rsidRPr="00AC570A">
        <w:rPr>
          <w:rFonts w:cstheme="minorHAnsi"/>
          <w:szCs w:val="24"/>
        </w:rPr>
        <w:t>)</w:t>
      </w:r>
    </w:p>
    <w:p w14:paraId="6B532237"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cotizacion.id_cotizacion</w:t>
      </w:r>
      <w:proofErr w:type="spellEnd"/>
      <w:r w:rsidRPr="00AC570A">
        <w:rPr>
          <w:rFonts w:cstheme="minorHAnsi"/>
          <w:szCs w:val="24"/>
        </w:rPr>
        <w:t xml:space="preserve"> → </w:t>
      </w:r>
      <w:proofErr w:type="spellStart"/>
      <w:r w:rsidRPr="00AC570A">
        <w:rPr>
          <w:rFonts w:cstheme="minorHAnsi"/>
          <w:szCs w:val="24"/>
        </w:rPr>
        <w:t>detalle_cotizacion.id_cotizacion</w:t>
      </w:r>
      <w:proofErr w:type="spellEnd"/>
    </w:p>
    <w:p w14:paraId="6F548BE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Externa: </w:t>
      </w:r>
      <w:proofErr w:type="spellStart"/>
      <w:r w:rsidRPr="00AC570A">
        <w:rPr>
          <w:rFonts w:cstheme="minorHAnsi"/>
          <w:szCs w:val="24"/>
        </w:rPr>
        <w:t>item_comercial.id_item_comercial</w:t>
      </w:r>
      <w:proofErr w:type="spellEnd"/>
      <w:r w:rsidRPr="00AC570A">
        <w:rPr>
          <w:rFonts w:cstheme="minorHAnsi"/>
          <w:szCs w:val="24"/>
        </w:rPr>
        <w:t xml:space="preserve"> → </w:t>
      </w:r>
      <w:proofErr w:type="spellStart"/>
      <w:r w:rsidRPr="00AC570A">
        <w:rPr>
          <w:rFonts w:cstheme="minorHAnsi"/>
          <w:szCs w:val="24"/>
        </w:rPr>
        <w:t>detalle_cotizacion.id_item_comercial</w:t>
      </w:r>
      <w:proofErr w:type="spellEnd"/>
    </w:p>
    <w:p w14:paraId="1987C0F6" w14:textId="77777777" w:rsidR="00384247" w:rsidRPr="00AC570A" w:rsidRDefault="00384247" w:rsidP="00384247">
      <w:pPr>
        <w:spacing w:after="40" w:line="360" w:lineRule="auto"/>
        <w:jc w:val="both"/>
        <w:rPr>
          <w:rFonts w:cstheme="minorHAnsi"/>
          <w:szCs w:val="24"/>
        </w:rPr>
      </w:pPr>
      <w:r w:rsidRPr="00AC570A">
        <w:rPr>
          <w:rFonts w:cstheme="minorHAnsi"/>
          <w:szCs w:val="24"/>
        </w:rPr>
        <w:t>HISTORIAL_PRECIO_</w:t>
      </w:r>
      <w:proofErr w:type="gramStart"/>
      <w:r w:rsidRPr="00AC570A">
        <w:rPr>
          <w:rFonts w:cstheme="minorHAnsi"/>
          <w:szCs w:val="24"/>
        </w:rPr>
        <w:t>MATERIAL(</w:t>
      </w:r>
      <w:proofErr w:type="spellStart"/>
      <w:proofErr w:type="gramEnd"/>
      <w:r w:rsidRPr="00AC570A">
        <w:rPr>
          <w:rFonts w:cstheme="minorHAnsi"/>
          <w:szCs w:val="24"/>
          <w:u w:val="single"/>
        </w:rPr>
        <w:t>id_historial_precio_material</w:t>
      </w:r>
      <w:proofErr w:type="spellEnd"/>
      <w:r w:rsidRPr="00AC570A">
        <w:rPr>
          <w:rFonts w:cstheme="minorHAnsi"/>
          <w:szCs w:val="24"/>
        </w:rPr>
        <w:t xml:space="preserve">, </w:t>
      </w:r>
      <w:proofErr w:type="spellStart"/>
      <w:r w:rsidRPr="00AC570A">
        <w:rPr>
          <w:rFonts w:cstheme="minorHAnsi"/>
          <w:szCs w:val="24"/>
          <w:u w:val="dash"/>
        </w:rPr>
        <w:t>material_sku</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precio_unitario</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precio_unitario_convertido</w:t>
      </w:r>
      <w:proofErr w:type="spellEnd"/>
      <w:r w:rsidRPr="00AC570A">
        <w:rPr>
          <w:rFonts w:cstheme="minorHAnsi"/>
          <w:szCs w:val="24"/>
        </w:rPr>
        <w:t xml:space="preserve">, </w:t>
      </w:r>
      <w:proofErr w:type="spellStart"/>
      <w:r w:rsidRPr="00AC570A">
        <w:rPr>
          <w:rFonts w:cstheme="minorHAnsi"/>
          <w:szCs w:val="24"/>
        </w:rPr>
        <w:t>fecha_registro</w:t>
      </w:r>
      <w:proofErr w:type="spellEnd"/>
      <w:r w:rsidRPr="00AC570A">
        <w:rPr>
          <w:rFonts w:cstheme="minorHAnsi"/>
          <w:szCs w:val="24"/>
        </w:rPr>
        <w:t xml:space="preserve">, </w:t>
      </w:r>
      <w:proofErr w:type="spellStart"/>
      <w:r w:rsidRPr="00AC570A">
        <w:rPr>
          <w:rFonts w:cstheme="minorHAnsi"/>
          <w:szCs w:val="24"/>
        </w:rPr>
        <w:t>fecha_vigencia_inicio</w:t>
      </w:r>
      <w:proofErr w:type="spellEnd"/>
      <w:r w:rsidRPr="00AC570A">
        <w:rPr>
          <w:rFonts w:cstheme="minorHAnsi"/>
          <w:szCs w:val="24"/>
        </w:rPr>
        <w:t xml:space="preserve">, </w:t>
      </w:r>
      <w:proofErr w:type="spellStart"/>
      <w:r w:rsidRPr="00AC570A">
        <w:rPr>
          <w:rFonts w:cstheme="minorHAnsi"/>
          <w:szCs w:val="24"/>
        </w:rPr>
        <w:t>fecha_vigencia_fin</w:t>
      </w:r>
      <w:proofErr w:type="spellEnd"/>
      <w:r w:rsidRPr="00AC570A">
        <w:rPr>
          <w:rFonts w:cstheme="minorHAnsi"/>
          <w:szCs w:val="24"/>
        </w:rPr>
        <w:t xml:space="preserve">, </w:t>
      </w:r>
      <w:proofErr w:type="spellStart"/>
      <w:r w:rsidRPr="00AC570A">
        <w:rPr>
          <w:rFonts w:cstheme="minorHAnsi"/>
          <w:szCs w:val="24"/>
        </w:rPr>
        <w:t>estado_precio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8025F1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historial_precio_material.id_proveedor</w:t>
      </w:r>
      <w:proofErr w:type="spellEnd"/>
    </w:p>
    <w:p w14:paraId="5E066791"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Externa: </w:t>
      </w:r>
      <w:proofErr w:type="spellStart"/>
      <w:proofErr w:type="gramStart"/>
      <w:r w:rsidRPr="00AC570A">
        <w:rPr>
          <w:rFonts w:cstheme="minorHAnsi"/>
          <w:szCs w:val="24"/>
        </w:rPr>
        <w:t>material.material</w:t>
      </w:r>
      <w:proofErr w:type="gramEnd"/>
      <w:r w:rsidRPr="00AC570A">
        <w:rPr>
          <w:rFonts w:cstheme="minorHAnsi"/>
          <w:szCs w:val="24"/>
        </w:rPr>
        <w:t>_sku</w:t>
      </w:r>
      <w:proofErr w:type="spellEnd"/>
      <w:r w:rsidRPr="00AC570A">
        <w:rPr>
          <w:rFonts w:cstheme="minorHAnsi"/>
          <w:szCs w:val="24"/>
        </w:rPr>
        <w:t xml:space="preserve"> → </w:t>
      </w:r>
      <w:proofErr w:type="spellStart"/>
      <w:r w:rsidRPr="00AC570A">
        <w:rPr>
          <w:rFonts w:cstheme="minorHAnsi"/>
          <w:szCs w:val="24"/>
        </w:rPr>
        <w:t>historial_precio_</w:t>
      </w:r>
      <w:proofErr w:type="gramStart"/>
      <w:r w:rsidRPr="00AC570A">
        <w:rPr>
          <w:rFonts w:cstheme="minorHAnsi"/>
          <w:szCs w:val="24"/>
        </w:rPr>
        <w:t>material.material</w:t>
      </w:r>
      <w:proofErr w:type="gramEnd"/>
      <w:r w:rsidRPr="00AC570A">
        <w:rPr>
          <w:rFonts w:cstheme="minorHAnsi"/>
          <w:szCs w:val="24"/>
        </w:rPr>
        <w:t>_sku</w:t>
      </w:r>
      <w:proofErr w:type="spellEnd"/>
    </w:p>
    <w:p w14:paraId="36C015B2"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DETALLE_COSTO_MATERIAL_</w:t>
      </w:r>
      <w:proofErr w:type="gramStart"/>
      <w:r w:rsidRPr="00AC570A">
        <w:rPr>
          <w:rFonts w:cstheme="minorHAnsi"/>
          <w:szCs w:val="24"/>
        </w:rPr>
        <w:t>COTIZACION(</w:t>
      </w:r>
      <w:proofErr w:type="gramEnd"/>
      <w:r w:rsidRPr="00AC570A">
        <w:rPr>
          <w:rFonts w:cstheme="minorHAnsi"/>
          <w:szCs w:val="24"/>
          <w:u w:val="single"/>
        </w:rPr>
        <w:t>id_detalle_costo_material_cotizacion</w:t>
      </w:r>
      <w:r w:rsidRPr="00AC570A">
        <w:rPr>
          <w:rFonts w:cstheme="minorHAnsi"/>
          <w:szCs w:val="24"/>
        </w:rPr>
        <w:t xml:space="preserve">, </w:t>
      </w:r>
      <w:proofErr w:type="spellStart"/>
      <w:r w:rsidRPr="00AC570A">
        <w:rPr>
          <w:rFonts w:cstheme="minorHAnsi"/>
          <w:szCs w:val="24"/>
          <w:u w:val="dash"/>
        </w:rPr>
        <w:t>id_detalle_cotizacion</w:t>
      </w:r>
      <w:proofErr w:type="spellEnd"/>
      <w:r w:rsidRPr="00AC570A">
        <w:rPr>
          <w:rFonts w:cstheme="minorHAnsi"/>
          <w:szCs w:val="24"/>
        </w:rPr>
        <w:t xml:space="preserve">, </w:t>
      </w:r>
      <w:proofErr w:type="spellStart"/>
      <w:r w:rsidRPr="00AC570A">
        <w:rPr>
          <w:rFonts w:cstheme="minorHAnsi"/>
          <w:szCs w:val="24"/>
          <w:u w:val="dash"/>
        </w:rPr>
        <w:t>id_historial_precio_material</w:t>
      </w:r>
      <w:proofErr w:type="spellEnd"/>
      <w:r w:rsidRPr="00AC570A">
        <w:rPr>
          <w:rFonts w:cstheme="minorHAnsi"/>
          <w:szCs w:val="24"/>
        </w:rPr>
        <w:t xml:space="preserve">, </w:t>
      </w:r>
      <w:proofErr w:type="spellStart"/>
      <w:r w:rsidRPr="00AC570A">
        <w:rPr>
          <w:rFonts w:cstheme="minorHAnsi"/>
          <w:szCs w:val="24"/>
        </w:rPr>
        <w:t>cantidad_material_estimada</w:t>
      </w:r>
      <w:proofErr w:type="spellEnd"/>
      <w:r w:rsidRPr="00AC570A">
        <w:rPr>
          <w:rFonts w:cstheme="minorHAnsi"/>
          <w:szCs w:val="24"/>
        </w:rPr>
        <w:t xml:space="preserve">, </w:t>
      </w:r>
      <w:proofErr w:type="spellStart"/>
      <w:r w:rsidRPr="00AC570A">
        <w:rPr>
          <w:rFonts w:cstheme="minorHAnsi"/>
          <w:szCs w:val="24"/>
        </w:rPr>
        <w:t>precio_unitario_usado</w:t>
      </w:r>
      <w:proofErr w:type="spellEnd"/>
      <w:r w:rsidRPr="00AC570A">
        <w:rPr>
          <w:rFonts w:cstheme="minorHAnsi"/>
          <w:szCs w:val="24"/>
        </w:rPr>
        <w:t xml:space="preserve">, </w:t>
      </w:r>
      <w:proofErr w:type="spellStart"/>
      <w:r w:rsidRPr="00AC570A">
        <w:rPr>
          <w:rFonts w:cstheme="minorHAnsi"/>
          <w:szCs w:val="24"/>
        </w:rPr>
        <w:t>subtotal_material_estimado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20D1659"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detalle_cotizacion.id_detalle_cotizacion</w:t>
      </w:r>
      <w:proofErr w:type="spellEnd"/>
      <w:r w:rsidRPr="00AC570A">
        <w:rPr>
          <w:rFonts w:cstheme="minorHAnsi"/>
          <w:szCs w:val="24"/>
        </w:rPr>
        <w:t xml:space="preserve"> → </w:t>
      </w:r>
      <w:proofErr w:type="spellStart"/>
      <w:r w:rsidRPr="00AC570A">
        <w:rPr>
          <w:rFonts w:cstheme="minorHAnsi"/>
          <w:szCs w:val="24"/>
        </w:rPr>
        <w:t>detalle_costo_material_cotizacion.id_detalle_cotizacion</w:t>
      </w:r>
      <w:proofErr w:type="spellEnd"/>
    </w:p>
    <w:p w14:paraId="4B1F0F27"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historial_precio_material.id_historial_precio_material</w:t>
      </w:r>
      <w:proofErr w:type="spellEnd"/>
      <w:r w:rsidRPr="00AC570A">
        <w:rPr>
          <w:rFonts w:cstheme="minorHAnsi"/>
          <w:szCs w:val="24"/>
        </w:rPr>
        <w:t xml:space="preserve"> → </w:t>
      </w:r>
      <w:proofErr w:type="spellStart"/>
      <w:r w:rsidRPr="00AC570A">
        <w:rPr>
          <w:rFonts w:cstheme="minorHAnsi"/>
          <w:szCs w:val="24"/>
        </w:rPr>
        <w:t>detalle_costo_material_cotizacion.id_historial_precio_material</w:t>
      </w:r>
      <w:proofErr w:type="spellEnd"/>
    </w:p>
    <w:p w14:paraId="01951534" w14:textId="77777777" w:rsidR="00384247" w:rsidRPr="00AC570A" w:rsidRDefault="00384247" w:rsidP="00384247">
      <w:pPr>
        <w:spacing w:after="40" w:line="360" w:lineRule="auto"/>
        <w:jc w:val="both"/>
        <w:rPr>
          <w:rFonts w:cstheme="minorHAnsi"/>
          <w:szCs w:val="24"/>
        </w:rPr>
      </w:pPr>
      <w:r w:rsidRPr="00AC570A">
        <w:rPr>
          <w:rFonts w:cstheme="minorHAnsi"/>
          <w:szCs w:val="24"/>
        </w:rPr>
        <w:t>NOTA_</w:t>
      </w:r>
      <w:proofErr w:type="gramStart"/>
      <w:r w:rsidRPr="00AC570A">
        <w:rPr>
          <w:rFonts w:cstheme="minorHAnsi"/>
          <w:szCs w:val="24"/>
        </w:rPr>
        <w:t>VENTA(</w:t>
      </w:r>
      <w:proofErr w:type="spellStart"/>
      <w:proofErr w:type="gramEnd"/>
      <w:r w:rsidRPr="00AC570A">
        <w:rPr>
          <w:rFonts w:cstheme="minorHAnsi"/>
          <w:szCs w:val="24"/>
          <w:u w:val="single"/>
        </w:rPr>
        <w:t>id_nota_venta</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id_cotizacion</w:t>
      </w:r>
      <w:proofErr w:type="spellEnd"/>
      <w:r w:rsidRPr="00AC570A">
        <w:rPr>
          <w:rFonts w:cstheme="minorHAnsi"/>
          <w:szCs w:val="24"/>
        </w:rPr>
        <w:t xml:space="preserve">, </w:t>
      </w:r>
      <w:proofErr w:type="spellStart"/>
      <w:r w:rsidRPr="00AC570A">
        <w:rPr>
          <w:rFonts w:cstheme="minorHAnsi"/>
          <w:szCs w:val="24"/>
        </w:rPr>
        <w:t>numero_nota_venta</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estado_nota_venta</w:t>
      </w:r>
      <w:proofErr w:type="spellEnd"/>
      <w:r w:rsidRPr="00AC570A">
        <w:rPr>
          <w:rFonts w:cstheme="minorHAnsi"/>
          <w:szCs w:val="24"/>
        </w:rPr>
        <w:t xml:space="preserve">, </w:t>
      </w:r>
      <w:proofErr w:type="spellStart"/>
      <w:r w:rsidRPr="00AC570A">
        <w:rPr>
          <w:rFonts w:cstheme="minorHAnsi"/>
          <w:szCs w:val="24"/>
        </w:rPr>
        <w:t>estado_pago</w:t>
      </w:r>
      <w:proofErr w:type="spellEnd"/>
      <w:r w:rsidRPr="00AC570A">
        <w:rPr>
          <w:rFonts w:cstheme="minorHAnsi"/>
          <w:szCs w:val="24"/>
        </w:rPr>
        <w:t xml:space="preserve">, </w:t>
      </w:r>
      <w:proofErr w:type="spellStart"/>
      <w:r w:rsidRPr="00AC570A">
        <w:rPr>
          <w:rFonts w:cstheme="minorHAnsi"/>
          <w:szCs w:val="24"/>
        </w:rPr>
        <w:t>descuento_aplicado</w:t>
      </w:r>
      <w:proofErr w:type="spellEnd"/>
      <w:r w:rsidRPr="00AC570A">
        <w:rPr>
          <w:rFonts w:cstheme="minorHAnsi"/>
          <w:szCs w:val="24"/>
        </w:rPr>
        <w:t xml:space="preserve">, </w:t>
      </w:r>
      <w:proofErr w:type="spellStart"/>
      <w:r w:rsidRPr="00AC570A">
        <w:rPr>
          <w:rFonts w:cstheme="minorHAnsi"/>
          <w:szCs w:val="24"/>
        </w:rPr>
        <w:t>motivo_descuento</w:t>
      </w:r>
      <w:proofErr w:type="spellEnd"/>
      <w:r w:rsidRPr="00AC570A">
        <w:rPr>
          <w:rFonts w:cstheme="minorHAnsi"/>
          <w:szCs w:val="24"/>
        </w:rPr>
        <w:t xml:space="preserve">, </w:t>
      </w:r>
      <w:proofErr w:type="spellStart"/>
      <w:r w:rsidRPr="00AC570A">
        <w:rPr>
          <w:rFonts w:cstheme="minorHAnsi"/>
          <w:szCs w:val="24"/>
        </w:rPr>
        <w:t>fecha_anulacion</w:t>
      </w:r>
      <w:proofErr w:type="spellEnd"/>
      <w:r w:rsidRPr="00AC570A">
        <w:rPr>
          <w:rFonts w:cstheme="minorHAnsi"/>
          <w:szCs w:val="24"/>
        </w:rPr>
        <w:t xml:space="preserve">, </w:t>
      </w:r>
      <w:proofErr w:type="spellStart"/>
      <w:r w:rsidRPr="00AC570A">
        <w:rPr>
          <w:rFonts w:cstheme="minorHAnsi"/>
          <w:szCs w:val="24"/>
        </w:rPr>
        <w:t>motivo_anulacion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F5B21B0"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nota_venta.id_ficha_cliente</w:t>
      </w:r>
      <w:proofErr w:type="spellEnd"/>
    </w:p>
    <w:p w14:paraId="762846C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cotizacion.id_cotizacion</w:t>
      </w:r>
      <w:proofErr w:type="spellEnd"/>
      <w:r w:rsidRPr="00AC570A">
        <w:rPr>
          <w:rFonts w:cstheme="minorHAnsi"/>
          <w:szCs w:val="24"/>
        </w:rPr>
        <w:t xml:space="preserve"> → </w:t>
      </w:r>
      <w:proofErr w:type="spellStart"/>
      <w:r w:rsidRPr="00AC570A">
        <w:rPr>
          <w:rFonts w:cstheme="minorHAnsi"/>
          <w:szCs w:val="24"/>
        </w:rPr>
        <w:t>nota_venta.id_cotizacion</w:t>
      </w:r>
      <w:proofErr w:type="spellEnd"/>
    </w:p>
    <w:p w14:paraId="023171C2"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w:t>
      </w:r>
      <w:proofErr w:type="gramStart"/>
      <w:r w:rsidRPr="00AC570A">
        <w:rPr>
          <w:rFonts w:cstheme="minorHAnsi"/>
          <w:szCs w:val="24"/>
        </w:rPr>
        <w:t>TRIBUTARIO(</w:t>
      </w:r>
      <w:proofErr w:type="spellStart"/>
      <w:proofErr w:type="gramEnd"/>
      <w:r w:rsidRPr="00AC570A">
        <w:rPr>
          <w:rFonts w:cstheme="minorHAnsi"/>
          <w:szCs w:val="24"/>
          <w:u w:val="single"/>
        </w:rPr>
        <w:t>id_documento_tributario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rPr>
        <w:t>tipo_documento</w:t>
      </w:r>
      <w:proofErr w:type="spellEnd"/>
      <w:r w:rsidRPr="00AC570A">
        <w:rPr>
          <w:rFonts w:cstheme="minorHAnsi"/>
          <w:szCs w:val="24"/>
        </w:rPr>
        <w:t xml:space="preserve">, </w:t>
      </w:r>
      <w:proofErr w:type="spellStart"/>
      <w:r w:rsidRPr="00AC570A">
        <w:rPr>
          <w:rFonts w:cstheme="minorHAnsi"/>
          <w:szCs w:val="24"/>
        </w:rPr>
        <w:t>folio_documento</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lastRenderedPageBreak/>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moneda, </w:t>
      </w:r>
      <w:proofErr w:type="spellStart"/>
      <w:r w:rsidRPr="00AC570A">
        <w:rPr>
          <w:rFonts w:cstheme="minorHAnsi"/>
          <w:szCs w:val="24"/>
        </w:rPr>
        <w:t>estado_documento</w:t>
      </w:r>
      <w:proofErr w:type="spellEnd"/>
      <w:r w:rsidRPr="00AC570A">
        <w:rPr>
          <w:rFonts w:cstheme="minorHAnsi"/>
          <w:szCs w:val="24"/>
        </w:rPr>
        <w:t xml:space="preserve">, </w:t>
      </w:r>
      <w:proofErr w:type="spellStart"/>
      <w:r w:rsidRPr="00AC570A">
        <w:rPr>
          <w:rFonts w:cstheme="minorHAnsi"/>
          <w:szCs w:val="24"/>
        </w:rPr>
        <w:t>fecha_anulacion</w:t>
      </w:r>
      <w:proofErr w:type="spellEnd"/>
      <w:r w:rsidRPr="00AC570A">
        <w:rPr>
          <w:rFonts w:cstheme="minorHAnsi"/>
          <w:szCs w:val="24"/>
        </w:rPr>
        <w:t xml:space="preserve">, </w:t>
      </w:r>
      <w:proofErr w:type="spellStart"/>
      <w:r w:rsidRPr="00AC570A">
        <w:rPr>
          <w:rFonts w:cstheme="minorHAnsi"/>
          <w:szCs w:val="24"/>
        </w:rPr>
        <w:t>documento_referencia</w:t>
      </w:r>
      <w:proofErr w:type="spellEnd"/>
      <w:r w:rsidRPr="00AC570A">
        <w:rPr>
          <w:rFonts w:cstheme="minorHAnsi"/>
          <w:szCs w:val="24"/>
        </w:rPr>
        <w:t xml:space="preserve">, </w:t>
      </w:r>
      <w:proofErr w:type="spellStart"/>
      <w:r w:rsidRPr="00AC570A">
        <w:rPr>
          <w:rFonts w:cstheme="minorHAnsi"/>
          <w:szCs w:val="24"/>
        </w:rPr>
        <w:t>respaldo_documento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DE5CB03"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documento_tributario.id_ficha_cliente</w:t>
      </w:r>
      <w:proofErr w:type="spellEnd"/>
    </w:p>
    <w:p w14:paraId="33A9FA0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documento_tributario.id_nota_venta</w:t>
      </w:r>
      <w:proofErr w:type="spellEnd"/>
    </w:p>
    <w:p w14:paraId="1AE9910C" w14:textId="77777777" w:rsidR="00384247" w:rsidRPr="00AC570A" w:rsidRDefault="00384247" w:rsidP="00384247">
      <w:pPr>
        <w:spacing w:after="40" w:line="360" w:lineRule="auto"/>
        <w:jc w:val="both"/>
        <w:rPr>
          <w:rFonts w:cstheme="minorHAnsi"/>
          <w:szCs w:val="24"/>
        </w:rPr>
      </w:pPr>
      <w:r w:rsidRPr="00AC570A">
        <w:rPr>
          <w:rFonts w:cstheme="minorHAnsi"/>
          <w:szCs w:val="24"/>
        </w:rPr>
        <w:t>HITO_</w:t>
      </w:r>
      <w:proofErr w:type="gramStart"/>
      <w:r w:rsidRPr="00AC570A">
        <w:rPr>
          <w:rFonts w:cstheme="minorHAnsi"/>
          <w:szCs w:val="24"/>
        </w:rPr>
        <w:t>COBRO(</w:t>
      </w:r>
      <w:proofErr w:type="spellStart"/>
      <w:proofErr w:type="gramEnd"/>
      <w:r w:rsidRPr="00AC570A">
        <w:rPr>
          <w:rFonts w:cstheme="minorHAnsi"/>
          <w:szCs w:val="24"/>
          <w:u w:val="single"/>
        </w:rPr>
        <w:t>id_hito_cobro</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rPr>
        <w:t>descripcion_hito</w:t>
      </w:r>
      <w:proofErr w:type="spellEnd"/>
      <w:r w:rsidRPr="00AC570A">
        <w:rPr>
          <w:rFonts w:cstheme="minorHAnsi"/>
          <w:szCs w:val="24"/>
        </w:rPr>
        <w:t xml:space="preserve">, </w:t>
      </w:r>
      <w:proofErr w:type="spellStart"/>
      <w:r w:rsidRPr="00AC570A">
        <w:rPr>
          <w:rFonts w:cstheme="minorHAnsi"/>
          <w:szCs w:val="24"/>
        </w:rPr>
        <w:t>fecha_programada_cobro</w:t>
      </w:r>
      <w:proofErr w:type="spellEnd"/>
      <w:r w:rsidRPr="00AC570A">
        <w:rPr>
          <w:rFonts w:cstheme="minorHAnsi"/>
          <w:szCs w:val="24"/>
        </w:rPr>
        <w:t xml:space="preserve">, </w:t>
      </w:r>
      <w:proofErr w:type="spellStart"/>
      <w:r w:rsidRPr="00AC570A">
        <w:rPr>
          <w:rFonts w:cstheme="minorHAnsi"/>
          <w:szCs w:val="24"/>
        </w:rPr>
        <w:t>monto_programado</w:t>
      </w:r>
      <w:proofErr w:type="spellEnd"/>
      <w:r w:rsidRPr="00AC570A">
        <w:rPr>
          <w:rFonts w:cstheme="minorHAnsi"/>
          <w:szCs w:val="24"/>
        </w:rPr>
        <w:t xml:space="preserve">, </w:t>
      </w:r>
      <w:proofErr w:type="spellStart"/>
      <w:r w:rsidRPr="00AC570A">
        <w:rPr>
          <w:rFonts w:cstheme="minorHAnsi"/>
          <w:szCs w:val="24"/>
        </w:rPr>
        <w:t>estado_hito</w:t>
      </w:r>
      <w:proofErr w:type="spellEnd"/>
      <w:r w:rsidRPr="00AC570A">
        <w:rPr>
          <w:rFonts w:cstheme="minorHAnsi"/>
          <w:szCs w:val="24"/>
        </w:rPr>
        <w:t xml:space="preserve">, </w:t>
      </w:r>
      <w:proofErr w:type="spellStart"/>
      <w:r w:rsidRPr="00AC570A">
        <w:rPr>
          <w:rFonts w:cstheme="minorHAnsi"/>
          <w:szCs w:val="24"/>
        </w:rPr>
        <w:t>fecha_pago_real</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D6E3D2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hito_cobro.id_nota_venta</w:t>
      </w:r>
      <w:proofErr w:type="spellEnd"/>
    </w:p>
    <w:p w14:paraId="592D833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hito_cobro.id_proyecto_financiero</w:t>
      </w:r>
      <w:proofErr w:type="spellEnd"/>
    </w:p>
    <w:p w14:paraId="420FEB10" w14:textId="77777777" w:rsidR="00384247" w:rsidRPr="00AC570A" w:rsidRDefault="00384247" w:rsidP="00384247">
      <w:pPr>
        <w:spacing w:after="40" w:line="360" w:lineRule="auto"/>
        <w:jc w:val="both"/>
        <w:rPr>
          <w:rFonts w:cstheme="minorHAnsi"/>
          <w:szCs w:val="24"/>
        </w:rPr>
      </w:pPr>
      <w:r w:rsidRPr="00AC570A">
        <w:rPr>
          <w:rFonts w:cstheme="minorHAnsi"/>
          <w:szCs w:val="24"/>
        </w:rPr>
        <w:t>PAGO_</w:t>
      </w:r>
      <w:proofErr w:type="gramStart"/>
      <w:r w:rsidRPr="00AC570A">
        <w:rPr>
          <w:rFonts w:cstheme="minorHAnsi"/>
          <w:szCs w:val="24"/>
        </w:rPr>
        <w:t>CLIENTE(</w:t>
      </w:r>
      <w:proofErr w:type="spellStart"/>
      <w:proofErr w:type="gramEnd"/>
      <w:r w:rsidRPr="00AC570A">
        <w:rPr>
          <w:rFonts w:cstheme="minorHAnsi"/>
          <w:szCs w:val="24"/>
          <w:u w:val="single"/>
        </w:rPr>
        <w:t>id_pago_cliente</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fecha_pago</w:t>
      </w:r>
      <w:proofErr w:type="spellEnd"/>
      <w:r w:rsidRPr="00AC570A">
        <w:rPr>
          <w:rFonts w:cstheme="minorHAnsi"/>
          <w:szCs w:val="24"/>
        </w:rPr>
        <w:t xml:space="preserve">, </w:t>
      </w:r>
      <w:proofErr w:type="spellStart"/>
      <w:r w:rsidRPr="00AC570A">
        <w:rPr>
          <w:rFonts w:cstheme="minorHAnsi"/>
          <w:szCs w:val="24"/>
        </w:rPr>
        <w:t>monto_pago</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medio_pago</w:t>
      </w:r>
      <w:proofErr w:type="spellEnd"/>
      <w:r w:rsidRPr="00AC570A">
        <w:rPr>
          <w:rFonts w:cstheme="minorHAnsi"/>
          <w:szCs w:val="24"/>
        </w:rPr>
        <w:t xml:space="preserve">, </w:t>
      </w:r>
      <w:proofErr w:type="spellStart"/>
      <w:r w:rsidRPr="00AC570A">
        <w:rPr>
          <w:rFonts w:cstheme="minorHAnsi"/>
          <w:szCs w:val="24"/>
        </w:rPr>
        <w:t>naturaleza_pago</w:t>
      </w:r>
      <w:proofErr w:type="spellEnd"/>
      <w:r w:rsidRPr="00AC570A">
        <w:rPr>
          <w:rFonts w:cstheme="minorHAnsi"/>
          <w:szCs w:val="24"/>
        </w:rPr>
        <w:t xml:space="preserve">, </w:t>
      </w:r>
      <w:proofErr w:type="spellStart"/>
      <w:r w:rsidRPr="00AC570A">
        <w:rPr>
          <w:rFonts w:cstheme="minorHAnsi"/>
          <w:szCs w:val="24"/>
        </w:rPr>
        <w:t>estado_verificacion</w:t>
      </w:r>
      <w:proofErr w:type="spellEnd"/>
      <w:r w:rsidRPr="00AC570A">
        <w:rPr>
          <w:rFonts w:cstheme="minorHAnsi"/>
          <w:szCs w:val="24"/>
        </w:rPr>
        <w:t xml:space="preserve">, </w:t>
      </w:r>
      <w:proofErr w:type="spellStart"/>
      <w:r w:rsidRPr="00AC570A">
        <w:rPr>
          <w:rFonts w:cstheme="minorHAnsi"/>
          <w:szCs w:val="24"/>
        </w:rPr>
        <w:t>comprobante_pago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7B997F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pago_cliente.id_ficha_cliente</w:t>
      </w:r>
      <w:proofErr w:type="spellEnd"/>
    </w:p>
    <w:p w14:paraId="260869DA"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w:t>
      </w:r>
      <w:proofErr w:type="gramStart"/>
      <w:r w:rsidRPr="00AC570A">
        <w:rPr>
          <w:rFonts w:cstheme="minorHAnsi"/>
          <w:szCs w:val="24"/>
        </w:rPr>
        <w:t>CLIENTE(</w:t>
      </w:r>
      <w:proofErr w:type="spellStart"/>
      <w:proofErr w:type="gramEnd"/>
      <w:r w:rsidRPr="00AC570A">
        <w:rPr>
          <w:rFonts w:cstheme="minorHAnsi"/>
          <w:szCs w:val="24"/>
          <w:u w:val="single"/>
        </w:rPr>
        <w:t>id_asignacion_pago_cliente</w:t>
      </w:r>
      <w:proofErr w:type="spellEnd"/>
      <w:r w:rsidRPr="00AC570A">
        <w:rPr>
          <w:rFonts w:cstheme="minorHAnsi"/>
          <w:szCs w:val="24"/>
        </w:rPr>
        <w:t xml:space="preserve">, </w:t>
      </w:r>
      <w:proofErr w:type="spellStart"/>
      <w:r w:rsidRPr="00AC570A">
        <w:rPr>
          <w:rFonts w:cstheme="minorHAnsi"/>
          <w:szCs w:val="24"/>
          <w:u w:val="dash"/>
        </w:rPr>
        <w:t>id_pago_cliente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id_documento_tributario</w:t>
      </w:r>
      <w:proofErr w:type="spellEnd"/>
      <w:r w:rsidRPr="00AC570A">
        <w:rPr>
          <w:rFonts w:cstheme="minorHAnsi"/>
          <w:szCs w:val="24"/>
        </w:rPr>
        <w:t xml:space="preserve">, </w:t>
      </w:r>
      <w:proofErr w:type="spellStart"/>
      <w:r w:rsidRPr="00AC570A">
        <w:rPr>
          <w:rFonts w:cstheme="minorHAnsi"/>
          <w:szCs w:val="24"/>
          <w:u w:val="dash"/>
        </w:rPr>
        <w:t>id_hito_cobro</w:t>
      </w:r>
      <w:proofErr w:type="spellEnd"/>
      <w:r w:rsidRPr="00AC570A">
        <w:rPr>
          <w:rFonts w:cstheme="minorHAnsi"/>
          <w:szCs w:val="24"/>
        </w:rPr>
        <w:t xml:space="preserve">, </w:t>
      </w:r>
      <w:proofErr w:type="spellStart"/>
      <w:r w:rsidRPr="00AC570A">
        <w:rPr>
          <w:rFonts w:cstheme="minorHAnsi"/>
          <w:szCs w:val="24"/>
        </w:rPr>
        <w:t>monto_asignado</w:t>
      </w:r>
      <w:proofErr w:type="spellEnd"/>
      <w:r w:rsidRPr="00AC570A">
        <w:rPr>
          <w:rFonts w:cstheme="minorHAnsi"/>
          <w:szCs w:val="24"/>
        </w:rPr>
        <w:t xml:space="preserve">, </w:t>
      </w:r>
      <w:proofErr w:type="spellStart"/>
      <w:r w:rsidRPr="00AC570A">
        <w:rPr>
          <w:rFonts w:cstheme="minorHAnsi"/>
          <w:szCs w:val="24"/>
        </w:rPr>
        <w:t>fecha_asignacion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BD198CD"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pago_cliente.id_pago_cliente</w:t>
      </w:r>
      <w:proofErr w:type="spellEnd"/>
      <w:r w:rsidRPr="00AC570A">
        <w:rPr>
          <w:rFonts w:cstheme="minorHAnsi"/>
          <w:szCs w:val="24"/>
        </w:rPr>
        <w:t xml:space="preserve"> → </w:t>
      </w:r>
      <w:proofErr w:type="spellStart"/>
      <w:r w:rsidRPr="00AC570A">
        <w:rPr>
          <w:rFonts w:cstheme="minorHAnsi"/>
          <w:szCs w:val="24"/>
        </w:rPr>
        <w:t>asignacion_pago_cliente.id_pago_cliente</w:t>
      </w:r>
      <w:proofErr w:type="spellEnd"/>
    </w:p>
    <w:p w14:paraId="22DFCAB0"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asignacion_pago_cliente.id_nota_venta</w:t>
      </w:r>
      <w:proofErr w:type="spellEnd"/>
    </w:p>
    <w:p w14:paraId="7E6F901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documento_tributario.id_documento_tributario</w:t>
      </w:r>
      <w:proofErr w:type="spellEnd"/>
      <w:r w:rsidRPr="00AC570A">
        <w:rPr>
          <w:rFonts w:cstheme="minorHAnsi"/>
          <w:szCs w:val="24"/>
        </w:rPr>
        <w:t xml:space="preserve"> → </w:t>
      </w:r>
      <w:proofErr w:type="spellStart"/>
      <w:r w:rsidRPr="00AC570A">
        <w:rPr>
          <w:rFonts w:cstheme="minorHAnsi"/>
          <w:szCs w:val="24"/>
        </w:rPr>
        <w:t>asignacion_pago_cliente.id_documento_tributario</w:t>
      </w:r>
      <w:proofErr w:type="spellEnd"/>
    </w:p>
    <w:p w14:paraId="18F78724"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hito_cobro.id_hito_cobro</w:t>
      </w:r>
      <w:proofErr w:type="spellEnd"/>
      <w:r w:rsidRPr="00AC570A">
        <w:rPr>
          <w:rFonts w:cstheme="minorHAnsi"/>
          <w:szCs w:val="24"/>
        </w:rPr>
        <w:t xml:space="preserve"> → </w:t>
      </w:r>
      <w:proofErr w:type="spellStart"/>
      <w:r w:rsidRPr="00AC570A">
        <w:rPr>
          <w:rFonts w:cstheme="minorHAnsi"/>
          <w:szCs w:val="24"/>
        </w:rPr>
        <w:t>asignacion_pago_cliente.id_hito_cobro</w:t>
      </w:r>
      <w:proofErr w:type="spellEnd"/>
    </w:p>
    <w:p w14:paraId="6B084053" w14:textId="77777777" w:rsidR="00384247" w:rsidRPr="00AC570A" w:rsidRDefault="00384247" w:rsidP="00384247">
      <w:pPr>
        <w:spacing w:after="40" w:line="360" w:lineRule="auto"/>
        <w:jc w:val="both"/>
        <w:rPr>
          <w:rFonts w:cstheme="minorHAnsi"/>
          <w:szCs w:val="24"/>
        </w:rPr>
      </w:pPr>
      <w:r w:rsidRPr="00AC570A">
        <w:rPr>
          <w:rFonts w:cstheme="minorHAnsi"/>
          <w:szCs w:val="24"/>
        </w:rPr>
        <w:t>PROYECTO_</w:t>
      </w:r>
      <w:proofErr w:type="gramStart"/>
      <w:r w:rsidRPr="00AC570A">
        <w:rPr>
          <w:rFonts w:cstheme="minorHAnsi"/>
          <w:szCs w:val="24"/>
        </w:rPr>
        <w:t>FINANCIERO(</w:t>
      </w:r>
      <w:proofErr w:type="spellStart"/>
      <w:proofErr w:type="gramEnd"/>
      <w:r w:rsidRPr="00AC570A">
        <w:rPr>
          <w:rFonts w:cstheme="minorHAnsi"/>
          <w:szCs w:val="24"/>
          <w:u w:val="single"/>
        </w:rPr>
        <w:t>id_proyecto_financiero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id_proyecto_terreno</w:t>
      </w:r>
      <w:proofErr w:type="spellEnd"/>
      <w:r w:rsidRPr="00AC570A">
        <w:rPr>
          <w:rFonts w:cstheme="minorHAnsi"/>
          <w:szCs w:val="24"/>
        </w:rPr>
        <w:t xml:space="preserve">, </w:t>
      </w:r>
      <w:proofErr w:type="spellStart"/>
      <w:r w:rsidRPr="00AC570A">
        <w:rPr>
          <w:rFonts w:cstheme="minorHAnsi"/>
          <w:szCs w:val="24"/>
        </w:rPr>
        <w:t>codigo_proyecto_financiero</w:t>
      </w:r>
      <w:proofErr w:type="spellEnd"/>
      <w:r w:rsidRPr="00AC570A">
        <w:rPr>
          <w:rFonts w:cstheme="minorHAnsi"/>
          <w:szCs w:val="24"/>
        </w:rPr>
        <w:t xml:space="preserve">, </w:t>
      </w:r>
      <w:proofErr w:type="spellStart"/>
      <w:r w:rsidRPr="00AC570A">
        <w:rPr>
          <w:rFonts w:cstheme="minorHAnsi"/>
          <w:szCs w:val="24"/>
        </w:rPr>
        <w:t>fecha_inicio_financiera</w:t>
      </w:r>
      <w:proofErr w:type="spellEnd"/>
      <w:r w:rsidRPr="00AC570A">
        <w:rPr>
          <w:rFonts w:cstheme="minorHAnsi"/>
          <w:szCs w:val="24"/>
        </w:rPr>
        <w:t xml:space="preserve">, </w:t>
      </w:r>
      <w:proofErr w:type="spellStart"/>
      <w:r w:rsidRPr="00AC570A">
        <w:rPr>
          <w:rFonts w:cstheme="minorHAnsi"/>
          <w:szCs w:val="24"/>
        </w:rPr>
        <w:t>fecha_cierre_financiera</w:t>
      </w:r>
      <w:proofErr w:type="spellEnd"/>
      <w:r w:rsidRPr="00AC570A">
        <w:rPr>
          <w:rFonts w:cstheme="minorHAnsi"/>
          <w:szCs w:val="24"/>
        </w:rPr>
        <w:t xml:space="preserve">, </w:t>
      </w:r>
      <w:proofErr w:type="spellStart"/>
      <w:r w:rsidRPr="00AC570A">
        <w:rPr>
          <w:rFonts w:cstheme="minorHAnsi"/>
          <w:szCs w:val="24"/>
        </w:rPr>
        <w:t>estado_financiero_proyecto</w:t>
      </w:r>
      <w:proofErr w:type="spellEnd"/>
      <w:r w:rsidRPr="00AC570A">
        <w:rPr>
          <w:rFonts w:cstheme="minorHAnsi"/>
          <w:szCs w:val="24"/>
        </w:rPr>
        <w:t xml:space="preserve">, </w:t>
      </w:r>
      <w:proofErr w:type="spellStart"/>
      <w:r w:rsidRPr="00AC570A">
        <w:rPr>
          <w:rFonts w:cstheme="minorHAnsi"/>
          <w:szCs w:val="24"/>
        </w:rPr>
        <w:t>monto_venta_estimado</w:t>
      </w:r>
      <w:proofErr w:type="spellEnd"/>
      <w:r w:rsidRPr="00AC570A">
        <w:rPr>
          <w:rFonts w:cstheme="minorHAnsi"/>
          <w:szCs w:val="24"/>
        </w:rPr>
        <w:t xml:space="preserve">, </w:t>
      </w:r>
      <w:proofErr w:type="spellStart"/>
      <w:r w:rsidRPr="00AC570A">
        <w:rPr>
          <w:rFonts w:cstheme="minorHAnsi"/>
          <w:szCs w:val="24"/>
        </w:rPr>
        <w:t>monto_costo_estimado</w:t>
      </w:r>
      <w:proofErr w:type="spellEnd"/>
      <w:r w:rsidRPr="00AC570A">
        <w:rPr>
          <w:rFonts w:cstheme="minorHAnsi"/>
          <w:szCs w:val="24"/>
        </w:rPr>
        <w:t xml:space="preserve">, </w:t>
      </w:r>
      <w:proofErr w:type="spellStart"/>
      <w:r w:rsidRPr="00AC570A">
        <w:rPr>
          <w:rFonts w:cstheme="minorHAnsi"/>
          <w:szCs w:val="24"/>
        </w:rPr>
        <w:t>monto_costo_real</w:t>
      </w:r>
      <w:proofErr w:type="spellEnd"/>
      <w:r w:rsidRPr="00AC570A">
        <w:rPr>
          <w:rFonts w:cstheme="minorHAnsi"/>
          <w:szCs w:val="24"/>
        </w:rPr>
        <w:t xml:space="preserve">, </w:t>
      </w:r>
      <w:proofErr w:type="spellStart"/>
      <w:r w:rsidRPr="00AC570A">
        <w:rPr>
          <w:rFonts w:cstheme="minorHAnsi"/>
          <w:szCs w:val="24"/>
        </w:rPr>
        <w:t>margen_estimado</w:t>
      </w:r>
      <w:proofErr w:type="spellEnd"/>
      <w:r w:rsidRPr="00AC570A">
        <w:rPr>
          <w:rFonts w:cstheme="minorHAnsi"/>
          <w:szCs w:val="24"/>
        </w:rPr>
        <w:t xml:space="preserve">, </w:t>
      </w:r>
      <w:proofErr w:type="spellStart"/>
      <w:r w:rsidRPr="00AC570A">
        <w:rPr>
          <w:rFonts w:cstheme="minorHAnsi"/>
          <w:szCs w:val="24"/>
        </w:rPr>
        <w:t>margen_real</w:t>
      </w:r>
      <w:proofErr w:type="spellEnd"/>
      <w:r w:rsidRPr="00AC570A">
        <w:rPr>
          <w:rFonts w:cstheme="minorHAnsi"/>
          <w:szCs w:val="24"/>
        </w:rPr>
        <w:t xml:space="preserve">, </w:t>
      </w:r>
      <w:proofErr w:type="spellStart"/>
      <w:r w:rsidRPr="00AC570A">
        <w:rPr>
          <w:rFonts w:cstheme="minorHAnsi"/>
          <w:szCs w:val="24"/>
        </w:rPr>
        <w:t>observacion_financiera</w:t>
      </w:r>
      <w:proofErr w:type="spellEnd"/>
      <w:r w:rsidRPr="00AC570A">
        <w:rPr>
          <w:rFonts w:cstheme="minorHAnsi"/>
          <w:szCs w:val="24"/>
        </w:rPr>
        <w:t>)</w:t>
      </w:r>
    </w:p>
    <w:p w14:paraId="36989E99"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proyecto_financiero.id_ficha_cliente</w:t>
      </w:r>
      <w:proofErr w:type="spellEnd"/>
    </w:p>
    <w:p w14:paraId="18092389"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proyecto_financiero.id_nota_venta</w:t>
      </w:r>
      <w:proofErr w:type="spellEnd"/>
    </w:p>
    <w:p w14:paraId="31A4EAFA"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 xml:space="preserve">Externa: </w:t>
      </w:r>
      <w:proofErr w:type="spellStart"/>
      <w:r w:rsidRPr="00AC570A">
        <w:rPr>
          <w:rFonts w:cstheme="minorHAnsi"/>
          <w:szCs w:val="24"/>
        </w:rPr>
        <w:t>proyecto_terreno.id_proyecto_terreno</w:t>
      </w:r>
      <w:proofErr w:type="spellEnd"/>
      <w:r w:rsidRPr="00AC570A">
        <w:rPr>
          <w:rFonts w:cstheme="minorHAnsi"/>
          <w:szCs w:val="24"/>
        </w:rPr>
        <w:t xml:space="preserve"> → </w:t>
      </w:r>
      <w:proofErr w:type="spellStart"/>
      <w:r w:rsidRPr="00AC570A">
        <w:rPr>
          <w:rFonts w:cstheme="minorHAnsi"/>
          <w:szCs w:val="24"/>
        </w:rPr>
        <w:t>proyecto_financiero.id_proyecto_terreno</w:t>
      </w:r>
      <w:proofErr w:type="spellEnd"/>
    </w:p>
    <w:p w14:paraId="1ED7591B" w14:textId="77777777" w:rsidR="00384247" w:rsidRPr="00AC570A" w:rsidRDefault="00384247" w:rsidP="00384247">
      <w:pPr>
        <w:spacing w:after="40" w:line="360" w:lineRule="auto"/>
        <w:jc w:val="both"/>
        <w:rPr>
          <w:rFonts w:cstheme="minorHAnsi"/>
          <w:szCs w:val="24"/>
        </w:rPr>
      </w:pPr>
      <w:r w:rsidRPr="00AC570A">
        <w:rPr>
          <w:rFonts w:cstheme="minorHAnsi"/>
          <w:szCs w:val="24"/>
        </w:rPr>
        <w:t>COSTO_</w:t>
      </w:r>
      <w:proofErr w:type="gramStart"/>
      <w:r w:rsidRPr="00AC570A">
        <w:rPr>
          <w:rFonts w:cstheme="minorHAnsi"/>
          <w:szCs w:val="24"/>
        </w:rPr>
        <w:t>PROYECTO(</w:t>
      </w:r>
      <w:proofErr w:type="spellStart"/>
      <w:proofErr w:type="gramEnd"/>
      <w:r w:rsidRPr="00AC570A">
        <w:rPr>
          <w:rFonts w:cstheme="minorHAnsi"/>
          <w:szCs w:val="24"/>
          <w:u w:val="single"/>
        </w:rPr>
        <w:t>id_costo_proyecto</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rPr>
        <w:t>descripcion_costo</w:t>
      </w:r>
      <w:proofErr w:type="spellEnd"/>
      <w:r w:rsidRPr="00AC570A">
        <w:rPr>
          <w:rFonts w:cstheme="minorHAnsi"/>
          <w:szCs w:val="24"/>
        </w:rPr>
        <w:t xml:space="preserve">, </w:t>
      </w:r>
      <w:proofErr w:type="spellStart"/>
      <w:r w:rsidRPr="00AC570A">
        <w:rPr>
          <w:rFonts w:cstheme="minorHAnsi"/>
          <w:szCs w:val="24"/>
        </w:rPr>
        <w:t>categoria_costo</w:t>
      </w:r>
      <w:proofErr w:type="spellEnd"/>
      <w:r w:rsidRPr="00AC570A">
        <w:rPr>
          <w:rFonts w:cstheme="minorHAnsi"/>
          <w:szCs w:val="24"/>
        </w:rPr>
        <w:t xml:space="preserve">, </w:t>
      </w:r>
      <w:proofErr w:type="spellStart"/>
      <w:r w:rsidRPr="00AC570A">
        <w:rPr>
          <w:rFonts w:cstheme="minorHAnsi"/>
          <w:szCs w:val="24"/>
        </w:rPr>
        <w:t>monto_costo</w:t>
      </w:r>
      <w:proofErr w:type="spellEnd"/>
      <w:r w:rsidRPr="00AC570A">
        <w:rPr>
          <w:rFonts w:cstheme="minorHAnsi"/>
          <w:szCs w:val="24"/>
        </w:rPr>
        <w:t xml:space="preserve">, moneda, </w:t>
      </w:r>
      <w:proofErr w:type="spellStart"/>
      <w:r w:rsidRPr="00AC570A">
        <w:rPr>
          <w:rFonts w:cstheme="minorHAnsi"/>
          <w:szCs w:val="24"/>
        </w:rPr>
        <w:t>fecha_costo</w:t>
      </w:r>
      <w:proofErr w:type="spellEnd"/>
      <w:r w:rsidRPr="00AC570A">
        <w:rPr>
          <w:rFonts w:cstheme="minorHAnsi"/>
          <w:szCs w:val="24"/>
        </w:rPr>
        <w:t xml:space="preserve">, </w:t>
      </w:r>
      <w:proofErr w:type="spellStart"/>
      <w:r w:rsidRPr="00AC570A">
        <w:rPr>
          <w:rFonts w:cstheme="minorHAnsi"/>
          <w:szCs w:val="24"/>
        </w:rPr>
        <w:t>origen_costo</w:t>
      </w:r>
      <w:proofErr w:type="spellEnd"/>
      <w:r w:rsidRPr="00AC570A">
        <w:rPr>
          <w:rFonts w:cstheme="minorHAnsi"/>
          <w:szCs w:val="24"/>
        </w:rPr>
        <w:t xml:space="preserve">, </w:t>
      </w:r>
      <w:proofErr w:type="spellStart"/>
      <w:r w:rsidRPr="00AC570A">
        <w:rPr>
          <w:rFonts w:cstheme="minorHAnsi"/>
          <w:szCs w:val="24"/>
        </w:rPr>
        <w:t>estado_costo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68223F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costo_proyecto.id_proyecto_financiero</w:t>
      </w:r>
      <w:proofErr w:type="spellEnd"/>
    </w:p>
    <w:p w14:paraId="09A9CB2A"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DETALLE_COSTO_PROYECTO_DOCUMENTO_</w:t>
      </w:r>
      <w:proofErr w:type="gramStart"/>
      <w:r w:rsidRPr="00AC570A">
        <w:rPr>
          <w:rFonts w:cstheme="minorHAnsi"/>
          <w:szCs w:val="24"/>
        </w:rPr>
        <w:t>PROVEEDOR(</w:t>
      </w:r>
      <w:proofErr w:type="gramEnd"/>
      <w:r w:rsidRPr="00AC570A">
        <w:rPr>
          <w:rFonts w:cstheme="minorHAnsi"/>
          <w:szCs w:val="24"/>
          <w:u w:val="single"/>
        </w:rPr>
        <w:t>id_detalle_costo_proyecto_documento_proveedor</w:t>
      </w:r>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id_costo_proyecto</w:t>
      </w:r>
      <w:proofErr w:type="spellEnd"/>
      <w:r w:rsidRPr="00AC570A">
        <w:rPr>
          <w:rFonts w:cstheme="minorHAnsi"/>
          <w:szCs w:val="24"/>
        </w:rPr>
        <w:t xml:space="preserve">, </w:t>
      </w:r>
      <w:proofErr w:type="spellStart"/>
      <w:r w:rsidRPr="00AC570A">
        <w:rPr>
          <w:rFonts w:cstheme="minorHAnsi"/>
          <w:szCs w:val="24"/>
        </w:rPr>
        <w:t>monto_imputado</w:t>
      </w:r>
      <w:proofErr w:type="spellEnd"/>
      <w:r w:rsidRPr="00AC570A">
        <w:rPr>
          <w:rFonts w:cstheme="minorHAnsi"/>
          <w:szCs w:val="24"/>
        </w:rPr>
        <w:t xml:space="preserve">, </w:t>
      </w:r>
      <w:proofErr w:type="spellStart"/>
      <w:r w:rsidRPr="00AC570A">
        <w:rPr>
          <w:rFonts w:cstheme="minorHAnsi"/>
          <w:szCs w:val="24"/>
        </w:rPr>
        <w:t>porcentaje_imputado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1E3D257"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documento_compra_proveedor.id_documento_compra_proveedor</w:t>
      </w:r>
      <w:proofErr w:type="spellEnd"/>
      <w:r w:rsidRPr="00AC570A">
        <w:rPr>
          <w:rFonts w:cstheme="minorHAnsi"/>
          <w:szCs w:val="24"/>
        </w:rPr>
        <w:t xml:space="preserve"> → detalle_costo_proyecto_documento_proveedor.id_documento_compra_proveedor</w:t>
      </w:r>
    </w:p>
    <w:p w14:paraId="2C09236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costo_proyecto.id_costo_proyecto</w:t>
      </w:r>
      <w:proofErr w:type="spellEnd"/>
      <w:r w:rsidRPr="00AC570A">
        <w:rPr>
          <w:rFonts w:cstheme="minorHAnsi"/>
          <w:szCs w:val="24"/>
        </w:rPr>
        <w:t xml:space="preserve"> → </w:t>
      </w:r>
      <w:proofErr w:type="spellStart"/>
      <w:r w:rsidRPr="00AC570A">
        <w:rPr>
          <w:rFonts w:cstheme="minorHAnsi"/>
          <w:szCs w:val="24"/>
        </w:rPr>
        <w:t>detalle_costo_proyecto_documento_proveedor.id_costo_proyecto</w:t>
      </w:r>
      <w:proofErr w:type="spellEnd"/>
    </w:p>
    <w:p w14:paraId="75A0116A"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PROVEEDOR(</w:t>
      </w:r>
      <w:proofErr w:type="spellStart"/>
      <w:proofErr w:type="gramEnd"/>
      <w:r w:rsidRPr="00AC570A">
        <w:rPr>
          <w:rFonts w:cstheme="minorHAnsi"/>
          <w:szCs w:val="24"/>
          <w:u w:val="single"/>
        </w:rPr>
        <w:t>id_proveedor</w:t>
      </w:r>
      <w:proofErr w:type="spellEnd"/>
      <w:r w:rsidRPr="00AC570A">
        <w:rPr>
          <w:rFonts w:cstheme="minorHAnsi"/>
          <w:szCs w:val="24"/>
        </w:rPr>
        <w:t xml:space="preserve">, </w:t>
      </w:r>
      <w:proofErr w:type="spellStart"/>
      <w:r w:rsidRPr="00AC570A">
        <w:rPr>
          <w:rFonts w:cstheme="minorHAnsi"/>
          <w:szCs w:val="24"/>
        </w:rPr>
        <w:t>identificador_tributario</w:t>
      </w:r>
      <w:proofErr w:type="spellEnd"/>
      <w:r w:rsidRPr="00AC570A">
        <w:rPr>
          <w:rFonts w:cstheme="minorHAnsi"/>
          <w:szCs w:val="24"/>
        </w:rPr>
        <w:t xml:space="preserve">, </w:t>
      </w:r>
      <w:proofErr w:type="spellStart"/>
      <w:r w:rsidRPr="00AC570A">
        <w:rPr>
          <w:rFonts w:cstheme="minorHAnsi"/>
          <w:szCs w:val="24"/>
        </w:rPr>
        <w:t>tipo_identificador</w:t>
      </w:r>
      <w:proofErr w:type="spellEnd"/>
      <w:r w:rsidRPr="00AC570A">
        <w:rPr>
          <w:rFonts w:cstheme="minorHAnsi"/>
          <w:szCs w:val="24"/>
        </w:rPr>
        <w:t xml:space="preserve">, </w:t>
      </w:r>
      <w:proofErr w:type="spellStart"/>
      <w:r w:rsidRPr="00AC570A">
        <w:rPr>
          <w:rFonts w:cstheme="minorHAnsi"/>
          <w:szCs w:val="24"/>
        </w:rPr>
        <w:t>nombre_razon_social</w:t>
      </w:r>
      <w:proofErr w:type="spellEnd"/>
      <w:r w:rsidRPr="00AC570A">
        <w:rPr>
          <w:rFonts w:cstheme="minorHAnsi"/>
          <w:szCs w:val="24"/>
        </w:rPr>
        <w:t xml:space="preserve">, </w:t>
      </w:r>
      <w:proofErr w:type="spellStart"/>
      <w:r w:rsidRPr="00AC570A">
        <w:rPr>
          <w:rFonts w:cstheme="minorHAnsi"/>
          <w:szCs w:val="24"/>
        </w:rPr>
        <w:t>pais_origen</w:t>
      </w:r>
      <w:proofErr w:type="spellEnd"/>
      <w:r w:rsidRPr="00AC570A">
        <w:rPr>
          <w:rFonts w:cstheme="minorHAnsi"/>
          <w:szCs w:val="24"/>
        </w:rPr>
        <w:t xml:space="preserve">, </w:t>
      </w:r>
      <w:proofErr w:type="spellStart"/>
      <w:r w:rsidRPr="00AC570A">
        <w:rPr>
          <w:rFonts w:cstheme="minorHAnsi"/>
          <w:szCs w:val="24"/>
        </w:rPr>
        <w:t>nacionalidad_origen</w:t>
      </w:r>
      <w:proofErr w:type="spellEnd"/>
      <w:r w:rsidRPr="00AC570A">
        <w:rPr>
          <w:rFonts w:cstheme="minorHAnsi"/>
          <w:szCs w:val="24"/>
        </w:rPr>
        <w:t xml:space="preserve">, </w:t>
      </w:r>
      <w:proofErr w:type="spellStart"/>
      <w:r w:rsidRPr="00AC570A">
        <w:rPr>
          <w:rFonts w:cstheme="minorHAnsi"/>
          <w:szCs w:val="24"/>
        </w:rPr>
        <w:t>contacto_proveedor</w:t>
      </w:r>
      <w:proofErr w:type="spellEnd"/>
      <w:r w:rsidRPr="00AC570A">
        <w:rPr>
          <w:rFonts w:cstheme="minorHAnsi"/>
          <w:szCs w:val="24"/>
        </w:rPr>
        <w:t xml:space="preserve">, </w:t>
      </w:r>
      <w:proofErr w:type="spellStart"/>
      <w:r w:rsidRPr="00AC570A">
        <w:rPr>
          <w:rFonts w:cstheme="minorHAnsi"/>
          <w:szCs w:val="24"/>
        </w:rPr>
        <w:t>correo_proveedor</w:t>
      </w:r>
      <w:proofErr w:type="spellEnd"/>
      <w:r w:rsidRPr="00AC570A">
        <w:rPr>
          <w:rFonts w:cstheme="minorHAnsi"/>
          <w:szCs w:val="24"/>
        </w:rPr>
        <w:t xml:space="preserve">, </w:t>
      </w:r>
      <w:proofErr w:type="spellStart"/>
      <w:r w:rsidRPr="00AC570A">
        <w:rPr>
          <w:rFonts w:cstheme="minorHAnsi"/>
          <w:szCs w:val="24"/>
        </w:rPr>
        <w:t>telefono_proveedor</w:t>
      </w:r>
      <w:proofErr w:type="spellEnd"/>
      <w:r w:rsidRPr="00AC570A">
        <w:rPr>
          <w:rFonts w:cstheme="minorHAnsi"/>
          <w:szCs w:val="24"/>
        </w:rPr>
        <w:t xml:space="preserve">, </w:t>
      </w:r>
      <w:proofErr w:type="spellStart"/>
      <w:r w:rsidRPr="00AC570A">
        <w:rPr>
          <w:rFonts w:cstheme="minorHAnsi"/>
          <w:szCs w:val="24"/>
        </w:rPr>
        <w:t>direccion_proveedor</w:t>
      </w:r>
      <w:proofErr w:type="spellEnd"/>
      <w:r w:rsidRPr="00AC570A">
        <w:rPr>
          <w:rFonts w:cstheme="minorHAnsi"/>
          <w:szCs w:val="24"/>
        </w:rPr>
        <w:t xml:space="preserve">, </w:t>
      </w:r>
      <w:proofErr w:type="spellStart"/>
      <w:r w:rsidRPr="00AC570A">
        <w:rPr>
          <w:rFonts w:cstheme="minorHAnsi"/>
          <w:szCs w:val="24"/>
        </w:rPr>
        <w:t>moneda_preferente</w:t>
      </w:r>
      <w:proofErr w:type="spellEnd"/>
      <w:r w:rsidRPr="00AC570A">
        <w:rPr>
          <w:rFonts w:cstheme="minorHAnsi"/>
          <w:szCs w:val="24"/>
        </w:rPr>
        <w:t xml:space="preserve">, </w:t>
      </w:r>
      <w:proofErr w:type="spellStart"/>
      <w:r w:rsidRPr="00AC570A">
        <w:rPr>
          <w:rFonts w:cstheme="minorHAnsi"/>
          <w:szCs w:val="24"/>
        </w:rPr>
        <w:t>estado_proveedor</w:t>
      </w:r>
      <w:proofErr w:type="spellEnd"/>
      <w:r w:rsidRPr="00AC570A">
        <w:rPr>
          <w:rFonts w:cstheme="minorHAnsi"/>
          <w:szCs w:val="24"/>
        </w:rPr>
        <w:t xml:space="preserve">, </w:t>
      </w:r>
      <w:proofErr w:type="spellStart"/>
      <w:r w:rsidRPr="00AC570A">
        <w:rPr>
          <w:rFonts w:cstheme="minorHAnsi"/>
          <w:szCs w:val="24"/>
        </w:rPr>
        <w:t>fecha_registro</w:t>
      </w:r>
      <w:proofErr w:type="spellEnd"/>
      <w:r w:rsidRPr="00AC570A">
        <w:rPr>
          <w:rFonts w:cstheme="minorHAnsi"/>
          <w:szCs w:val="24"/>
        </w:rPr>
        <w:t>)</w:t>
      </w:r>
    </w:p>
    <w:p w14:paraId="18C8F809" w14:textId="77777777" w:rsidR="00384247" w:rsidRPr="00AC570A" w:rsidRDefault="00384247" w:rsidP="00384247">
      <w:pPr>
        <w:spacing w:after="40" w:line="360" w:lineRule="auto"/>
        <w:jc w:val="both"/>
        <w:rPr>
          <w:rFonts w:cstheme="minorHAnsi"/>
          <w:szCs w:val="24"/>
        </w:rPr>
      </w:pPr>
      <w:r w:rsidRPr="00AC570A">
        <w:rPr>
          <w:rFonts w:cstheme="minorHAnsi"/>
          <w:szCs w:val="24"/>
        </w:rPr>
        <w:t>No tiene FK en esta etapa.</w:t>
      </w:r>
    </w:p>
    <w:p w14:paraId="70E033BA"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DOCUMENTO_COMPRA_</w:t>
      </w:r>
      <w:proofErr w:type="gramStart"/>
      <w:r w:rsidRPr="00AC570A">
        <w:rPr>
          <w:rFonts w:cstheme="minorHAnsi"/>
          <w:szCs w:val="24"/>
        </w:rPr>
        <w:t>PROVEEDOR(</w:t>
      </w:r>
      <w:proofErr w:type="spellStart"/>
      <w:proofErr w:type="gramEnd"/>
      <w:r w:rsidRPr="00AC570A">
        <w:rPr>
          <w:rFonts w:cstheme="minorHAnsi"/>
          <w:szCs w:val="24"/>
          <w:u w:val="single"/>
        </w:rPr>
        <w:t>id_documento_compra_proveedor</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tipo_documento</w:t>
      </w:r>
      <w:proofErr w:type="spellEnd"/>
      <w:r w:rsidRPr="00AC570A">
        <w:rPr>
          <w:rFonts w:cstheme="minorHAnsi"/>
          <w:szCs w:val="24"/>
        </w:rPr>
        <w:t xml:space="preserve">, </w:t>
      </w:r>
      <w:proofErr w:type="spellStart"/>
      <w:r w:rsidRPr="00AC570A">
        <w:rPr>
          <w:rFonts w:cstheme="minorHAnsi"/>
          <w:szCs w:val="24"/>
        </w:rPr>
        <w:t>numero_documento</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fecha_tipo_cambio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estado_documento</w:t>
      </w:r>
      <w:proofErr w:type="spellEnd"/>
      <w:r w:rsidRPr="00AC570A">
        <w:rPr>
          <w:rFonts w:cstheme="minorHAnsi"/>
          <w:szCs w:val="24"/>
        </w:rPr>
        <w:t xml:space="preserve">, </w:t>
      </w:r>
      <w:proofErr w:type="spellStart"/>
      <w:r w:rsidRPr="00AC570A">
        <w:rPr>
          <w:rFonts w:cstheme="minorHAnsi"/>
          <w:szCs w:val="24"/>
        </w:rPr>
        <w:t>respaldo_documento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42D6B31"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documento_compra_proveedor.id_proveedor</w:t>
      </w:r>
      <w:proofErr w:type="spellEnd"/>
    </w:p>
    <w:p w14:paraId="3D76241F"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DETALLE_DOCUMENTO_COMPRA_</w:t>
      </w:r>
      <w:proofErr w:type="gramStart"/>
      <w:r w:rsidRPr="00AC570A">
        <w:rPr>
          <w:rFonts w:cstheme="minorHAnsi"/>
          <w:szCs w:val="24"/>
        </w:rPr>
        <w:t>PROVEEDOR(</w:t>
      </w:r>
      <w:proofErr w:type="gramEnd"/>
      <w:r w:rsidRPr="00AC570A">
        <w:rPr>
          <w:rFonts w:cstheme="minorHAnsi"/>
          <w:szCs w:val="24"/>
          <w:u w:val="single"/>
        </w:rPr>
        <w:t>id_detalle_documento_compra_proveedor</w:t>
      </w:r>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id_historial_precio_material</w:t>
      </w:r>
      <w:proofErr w:type="spellEnd"/>
      <w:r w:rsidRPr="00AC570A">
        <w:rPr>
          <w:rFonts w:cstheme="minorHAnsi"/>
          <w:szCs w:val="24"/>
        </w:rPr>
        <w:t xml:space="preserve">, </w:t>
      </w:r>
      <w:proofErr w:type="spellStart"/>
      <w:r w:rsidRPr="00AC570A">
        <w:rPr>
          <w:rFonts w:cstheme="minorHAnsi"/>
          <w:szCs w:val="24"/>
        </w:rPr>
        <w:lastRenderedPageBreak/>
        <w:t>cantidad_material</w:t>
      </w:r>
      <w:proofErr w:type="spellEnd"/>
      <w:r w:rsidRPr="00AC570A">
        <w:rPr>
          <w:rFonts w:cstheme="minorHAnsi"/>
          <w:szCs w:val="24"/>
        </w:rPr>
        <w:t xml:space="preserve">, </w:t>
      </w:r>
      <w:proofErr w:type="spellStart"/>
      <w:r w:rsidRPr="00AC570A">
        <w:rPr>
          <w:rFonts w:cstheme="minorHAnsi"/>
          <w:szCs w:val="24"/>
        </w:rPr>
        <w:t>unidad_medida</w:t>
      </w:r>
      <w:proofErr w:type="spellEnd"/>
      <w:r w:rsidRPr="00AC570A">
        <w:rPr>
          <w:rFonts w:cstheme="minorHAnsi"/>
          <w:szCs w:val="24"/>
        </w:rPr>
        <w:t xml:space="preserve">, </w:t>
      </w:r>
      <w:proofErr w:type="spellStart"/>
      <w:r w:rsidRPr="00AC570A">
        <w:rPr>
          <w:rFonts w:cstheme="minorHAnsi"/>
          <w:szCs w:val="24"/>
        </w:rPr>
        <w:t>precio_unitario_documento</w:t>
      </w:r>
      <w:proofErr w:type="spellEnd"/>
      <w:r w:rsidRPr="00AC570A">
        <w:rPr>
          <w:rFonts w:cstheme="minorHAnsi"/>
          <w:szCs w:val="24"/>
        </w:rPr>
        <w:t xml:space="preserve">, </w:t>
      </w:r>
      <w:proofErr w:type="spellStart"/>
      <w:r w:rsidRPr="00AC570A">
        <w:rPr>
          <w:rFonts w:cstheme="minorHAnsi"/>
          <w:szCs w:val="24"/>
        </w:rPr>
        <w:t>subtotal_linea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854939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documento_compra_proveedor.id_documento_compra_proveedor</w:t>
      </w:r>
      <w:proofErr w:type="spellEnd"/>
      <w:r w:rsidRPr="00AC570A">
        <w:rPr>
          <w:rFonts w:cstheme="minorHAnsi"/>
          <w:szCs w:val="24"/>
        </w:rPr>
        <w:t xml:space="preserve"> → detalle_documento_compra_proveedor.id_documento_compra_proveedor</w:t>
      </w:r>
    </w:p>
    <w:p w14:paraId="5FB03D3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historial_precio_material.id_historial_precio_material</w:t>
      </w:r>
      <w:proofErr w:type="spellEnd"/>
      <w:r w:rsidRPr="00AC570A">
        <w:rPr>
          <w:rFonts w:cstheme="minorHAnsi"/>
          <w:szCs w:val="24"/>
        </w:rPr>
        <w:t xml:space="preserve"> → </w:t>
      </w:r>
      <w:proofErr w:type="spellStart"/>
      <w:r w:rsidRPr="00AC570A">
        <w:rPr>
          <w:rFonts w:cstheme="minorHAnsi"/>
          <w:szCs w:val="24"/>
        </w:rPr>
        <w:t>detalle_documento_compra_proveedor.id_historial_precio_material</w:t>
      </w:r>
      <w:proofErr w:type="spellEnd"/>
    </w:p>
    <w:p w14:paraId="0729239A" w14:textId="77777777" w:rsidR="00384247" w:rsidRPr="00AC570A" w:rsidRDefault="00384247" w:rsidP="00384247">
      <w:pPr>
        <w:spacing w:after="40" w:line="360" w:lineRule="auto"/>
        <w:jc w:val="both"/>
        <w:rPr>
          <w:rFonts w:cstheme="minorHAnsi"/>
          <w:szCs w:val="24"/>
        </w:rPr>
      </w:pPr>
      <w:r w:rsidRPr="00AC570A">
        <w:rPr>
          <w:rFonts w:cstheme="minorHAnsi"/>
          <w:szCs w:val="24"/>
        </w:rPr>
        <w:t>PAGO_</w:t>
      </w:r>
      <w:proofErr w:type="gramStart"/>
      <w:r w:rsidRPr="00AC570A">
        <w:rPr>
          <w:rFonts w:cstheme="minorHAnsi"/>
          <w:szCs w:val="24"/>
        </w:rPr>
        <w:t>PROVEEDOR(</w:t>
      </w:r>
      <w:proofErr w:type="spellStart"/>
      <w:proofErr w:type="gramEnd"/>
      <w:r w:rsidRPr="00AC570A">
        <w:rPr>
          <w:rFonts w:cstheme="minorHAnsi"/>
          <w:szCs w:val="24"/>
          <w:u w:val="single"/>
        </w:rPr>
        <w:t>id_pago_proveedor</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fecha_pago</w:t>
      </w:r>
      <w:proofErr w:type="spellEnd"/>
      <w:r w:rsidRPr="00AC570A">
        <w:rPr>
          <w:rFonts w:cstheme="minorHAnsi"/>
          <w:szCs w:val="24"/>
        </w:rPr>
        <w:t xml:space="preserve">, </w:t>
      </w:r>
      <w:proofErr w:type="spellStart"/>
      <w:r w:rsidRPr="00AC570A">
        <w:rPr>
          <w:rFonts w:cstheme="minorHAnsi"/>
          <w:szCs w:val="24"/>
        </w:rPr>
        <w:t>monto_pago</w:t>
      </w:r>
      <w:proofErr w:type="spellEnd"/>
      <w:r w:rsidRPr="00AC570A">
        <w:rPr>
          <w:rFonts w:cstheme="minorHAnsi"/>
          <w:szCs w:val="24"/>
        </w:rPr>
        <w:t xml:space="preserve">, moneda,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medio_pago</w:t>
      </w:r>
      <w:proofErr w:type="spellEnd"/>
      <w:r w:rsidRPr="00AC570A">
        <w:rPr>
          <w:rFonts w:cstheme="minorHAnsi"/>
          <w:szCs w:val="24"/>
        </w:rPr>
        <w:t xml:space="preserve">, </w:t>
      </w:r>
      <w:proofErr w:type="spellStart"/>
      <w:r w:rsidRPr="00AC570A">
        <w:rPr>
          <w:rFonts w:cstheme="minorHAnsi"/>
          <w:szCs w:val="24"/>
        </w:rPr>
        <w:t>estado_pago</w:t>
      </w:r>
      <w:proofErr w:type="spellEnd"/>
      <w:r w:rsidRPr="00AC570A">
        <w:rPr>
          <w:rFonts w:cstheme="minorHAnsi"/>
          <w:szCs w:val="24"/>
        </w:rPr>
        <w:t xml:space="preserve">, </w:t>
      </w:r>
      <w:proofErr w:type="spellStart"/>
      <w:r w:rsidRPr="00AC570A">
        <w:rPr>
          <w:rFonts w:cstheme="minorHAnsi"/>
          <w:szCs w:val="24"/>
        </w:rPr>
        <w:t>comprobante_pago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0477C6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pago_proveedor.id_proveedor</w:t>
      </w:r>
      <w:proofErr w:type="spellEnd"/>
    </w:p>
    <w:p w14:paraId="617C2A65"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w:t>
      </w:r>
      <w:proofErr w:type="gramStart"/>
      <w:r w:rsidRPr="00AC570A">
        <w:rPr>
          <w:rFonts w:cstheme="minorHAnsi"/>
          <w:szCs w:val="24"/>
        </w:rPr>
        <w:t>PROVEEDOR(</w:t>
      </w:r>
      <w:proofErr w:type="spellStart"/>
      <w:proofErr w:type="gramEnd"/>
      <w:r w:rsidRPr="00AC570A">
        <w:rPr>
          <w:rFonts w:cstheme="minorHAnsi"/>
          <w:szCs w:val="24"/>
          <w:u w:val="single"/>
        </w:rPr>
        <w:t>id_asignacion_pago_proveedor</w:t>
      </w:r>
      <w:proofErr w:type="spellEnd"/>
      <w:r w:rsidRPr="00AC570A">
        <w:rPr>
          <w:rFonts w:cstheme="minorHAnsi"/>
          <w:szCs w:val="24"/>
        </w:rPr>
        <w:t xml:space="preserve">, </w:t>
      </w:r>
      <w:proofErr w:type="spellStart"/>
      <w:r w:rsidRPr="00AC570A">
        <w:rPr>
          <w:rFonts w:cstheme="minorHAnsi"/>
          <w:szCs w:val="24"/>
          <w:u w:val="dash"/>
        </w:rPr>
        <w:t>id_pago_proveedor</w:t>
      </w:r>
      <w:proofErr w:type="spellEnd"/>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rPr>
        <w:t>monto_asignado</w:t>
      </w:r>
      <w:proofErr w:type="spellEnd"/>
      <w:r w:rsidRPr="00AC570A">
        <w:rPr>
          <w:rFonts w:cstheme="minorHAnsi"/>
          <w:szCs w:val="24"/>
        </w:rPr>
        <w:t xml:space="preserve">, </w:t>
      </w:r>
      <w:proofErr w:type="spellStart"/>
      <w:r w:rsidRPr="00AC570A">
        <w:rPr>
          <w:rFonts w:cstheme="minorHAnsi"/>
          <w:szCs w:val="24"/>
        </w:rPr>
        <w:t>fecha_asignacion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373609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pago_proveedor.id_pago_proveedor</w:t>
      </w:r>
      <w:proofErr w:type="spellEnd"/>
      <w:r w:rsidRPr="00AC570A">
        <w:rPr>
          <w:rFonts w:cstheme="minorHAnsi"/>
          <w:szCs w:val="24"/>
        </w:rPr>
        <w:t xml:space="preserve"> → </w:t>
      </w:r>
      <w:proofErr w:type="spellStart"/>
      <w:r w:rsidRPr="00AC570A">
        <w:rPr>
          <w:rFonts w:cstheme="minorHAnsi"/>
          <w:szCs w:val="24"/>
        </w:rPr>
        <w:t>asignacion_pago_proveedor.id_pago_proveedor</w:t>
      </w:r>
      <w:proofErr w:type="spellEnd"/>
    </w:p>
    <w:p w14:paraId="2C4E9E3D"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documento_compra_proveedor.id_documento_compra_proveedor</w:t>
      </w:r>
      <w:proofErr w:type="spellEnd"/>
      <w:r w:rsidRPr="00AC570A">
        <w:rPr>
          <w:rFonts w:cstheme="minorHAnsi"/>
          <w:szCs w:val="24"/>
        </w:rPr>
        <w:t xml:space="preserve"> → </w:t>
      </w:r>
      <w:proofErr w:type="spellStart"/>
      <w:r w:rsidRPr="00AC570A">
        <w:rPr>
          <w:rFonts w:cstheme="minorHAnsi"/>
          <w:szCs w:val="24"/>
        </w:rPr>
        <w:t>asignacion_pago_proveedor.id_documento_compra_proveedor</w:t>
      </w:r>
      <w:proofErr w:type="spellEnd"/>
    </w:p>
    <w:p w14:paraId="5F1941FB" w14:textId="77777777" w:rsidR="00384247" w:rsidRPr="00AC570A" w:rsidRDefault="00384247" w:rsidP="00384247">
      <w:pPr>
        <w:spacing w:after="40" w:line="360" w:lineRule="auto"/>
        <w:jc w:val="both"/>
        <w:rPr>
          <w:rFonts w:cstheme="minorHAnsi"/>
          <w:szCs w:val="24"/>
        </w:rPr>
      </w:pPr>
      <w:r w:rsidRPr="00AC570A">
        <w:rPr>
          <w:rFonts w:cstheme="minorHAnsi"/>
          <w:szCs w:val="24"/>
        </w:rPr>
        <w:t>GASTO_CAJA_</w:t>
      </w:r>
      <w:proofErr w:type="gramStart"/>
      <w:r w:rsidRPr="00AC570A">
        <w:rPr>
          <w:rFonts w:cstheme="minorHAnsi"/>
          <w:szCs w:val="24"/>
        </w:rPr>
        <w:t>CHICA(</w:t>
      </w:r>
      <w:proofErr w:type="spellStart"/>
      <w:proofErr w:type="gramEnd"/>
      <w:r w:rsidRPr="00AC570A">
        <w:rPr>
          <w:rFonts w:cstheme="minorHAnsi"/>
          <w:szCs w:val="24"/>
          <w:u w:val="single"/>
        </w:rPr>
        <w:t>id_gasto_caja_chica</w:t>
      </w:r>
      <w:proofErr w:type="spellEnd"/>
      <w:r w:rsidRPr="00AC570A">
        <w:rPr>
          <w:rFonts w:cstheme="minorHAnsi"/>
          <w:szCs w:val="24"/>
        </w:rPr>
        <w:t xml:space="preserve">, </w:t>
      </w:r>
      <w:proofErr w:type="spellStart"/>
      <w:r w:rsidRPr="00AC570A">
        <w:rPr>
          <w:rFonts w:cstheme="minorHAnsi"/>
          <w:szCs w:val="24"/>
        </w:rPr>
        <w:t>fecha_gasto</w:t>
      </w:r>
      <w:proofErr w:type="spellEnd"/>
      <w:r w:rsidRPr="00AC570A">
        <w:rPr>
          <w:rFonts w:cstheme="minorHAnsi"/>
          <w:szCs w:val="24"/>
        </w:rPr>
        <w:t xml:space="preserve">, </w:t>
      </w:r>
      <w:proofErr w:type="spellStart"/>
      <w:r w:rsidRPr="00AC570A">
        <w:rPr>
          <w:rFonts w:cstheme="minorHAnsi"/>
          <w:szCs w:val="24"/>
        </w:rPr>
        <w:t>monto_gasto</w:t>
      </w:r>
      <w:proofErr w:type="spellEnd"/>
      <w:r w:rsidRPr="00AC570A">
        <w:rPr>
          <w:rFonts w:cstheme="minorHAnsi"/>
          <w:szCs w:val="24"/>
        </w:rPr>
        <w:t xml:space="preserve">, </w:t>
      </w:r>
      <w:proofErr w:type="spellStart"/>
      <w:r w:rsidRPr="00AC570A">
        <w:rPr>
          <w:rFonts w:cstheme="minorHAnsi"/>
          <w:szCs w:val="24"/>
        </w:rPr>
        <w:t>descripcion_gasto</w:t>
      </w:r>
      <w:proofErr w:type="spellEnd"/>
      <w:r w:rsidRPr="00AC570A">
        <w:rPr>
          <w:rFonts w:cstheme="minorHAnsi"/>
          <w:szCs w:val="24"/>
        </w:rPr>
        <w:t xml:space="preserve">, </w:t>
      </w:r>
      <w:proofErr w:type="spellStart"/>
      <w:r w:rsidRPr="00AC570A">
        <w:rPr>
          <w:rFonts w:cstheme="minorHAnsi"/>
          <w:szCs w:val="24"/>
        </w:rPr>
        <w:t>motivo_gasto</w:t>
      </w:r>
      <w:proofErr w:type="spellEnd"/>
      <w:r w:rsidRPr="00AC570A">
        <w:rPr>
          <w:rFonts w:cstheme="minorHAnsi"/>
          <w:szCs w:val="24"/>
        </w:rPr>
        <w:t xml:space="preserve">, </w:t>
      </w:r>
      <w:proofErr w:type="spellStart"/>
      <w:r w:rsidRPr="00AC570A">
        <w:rPr>
          <w:rFonts w:cstheme="minorHAnsi"/>
          <w:szCs w:val="24"/>
        </w:rPr>
        <w:t>categoria_gasto</w:t>
      </w:r>
      <w:proofErr w:type="spellEnd"/>
      <w:r w:rsidRPr="00AC570A">
        <w:rPr>
          <w:rFonts w:cstheme="minorHAnsi"/>
          <w:szCs w:val="24"/>
        </w:rPr>
        <w:t xml:space="preserve">, </w:t>
      </w:r>
      <w:proofErr w:type="spellStart"/>
      <w:r w:rsidRPr="00AC570A">
        <w:rPr>
          <w:rFonts w:cstheme="minorHAnsi"/>
          <w:szCs w:val="24"/>
        </w:rPr>
        <w:t>responsable_gasto</w:t>
      </w:r>
      <w:proofErr w:type="spellEnd"/>
      <w:r w:rsidRPr="00AC570A">
        <w:rPr>
          <w:rFonts w:cstheme="minorHAnsi"/>
          <w:szCs w:val="24"/>
        </w:rPr>
        <w:t xml:space="preserve">, </w:t>
      </w:r>
      <w:proofErr w:type="spellStart"/>
      <w:r w:rsidRPr="00AC570A">
        <w:rPr>
          <w:rFonts w:cstheme="minorHAnsi"/>
          <w:szCs w:val="24"/>
        </w:rPr>
        <w:t>respaldo_gasto</w:t>
      </w:r>
      <w:proofErr w:type="spellEnd"/>
      <w:r w:rsidRPr="00AC570A">
        <w:rPr>
          <w:rFonts w:cstheme="minorHAnsi"/>
          <w:szCs w:val="24"/>
        </w:rPr>
        <w:t xml:space="preserve">, </w:t>
      </w:r>
      <w:proofErr w:type="spellStart"/>
      <w:r w:rsidRPr="00AC570A">
        <w:rPr>
          <w:rFonts w:cstheme="minorHAnsi"/>
          <w:szCs w:val="24"/>
        </w:rPr>
        <w:t>estado_validacion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7052062" w14:textId="77777777" w:rsidR="00384247" w:rsidRPr="00AC570A" w:rsidRDefault="00384247" w:rsidP="00384247">
      <w:pPr>
        <w:spacing w:after="40" w:line="360" w:lineRule="auto"/>
        <w:jc w:val="both"/>
        <w:rPr>
          <w:rFonts w:cstheme="minorHAnsi"/>
          <w:szCs w:val="24"/>
        </w:rPr>
      </w:pPr>
      <w:r w:rsidRPr="00AC570A">
        <w:rPr>
          <w:rFonts w:cstheme="minorHAnsi"/>
          <w:szCs w:val="24"/>
        </w:rPr>
        <w:t>No tiene FK interna obligatoria en esta etapa.</w:t>
      </w:r>
    </w:p>
    <w:p w14:paraId="4AB84683"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w:t>
      </w:r>
      <w:proofErr w:type="gramStart"/>
      <w:r w:rsidRPr="00AC570A">
        <w:rPr>
          <w:rFonts w:cstheme="minorHAnsi"/>
          <w:szCs w:val="24"/>
        </w:rPr>
        <w:t>FINANCIERO(</w:t>
      </w:r>
      <w:proofErr w:type="spellStart"/>
      <w:proofErr w:type="gramEnd"/>
      <w:r w:rsidRPr="00AC570A">
        <w:rPr>
          <w:rFonts w:cstheme="minorHAnsi"/>
          <w:szCs w:val="24"/>
          <w:u w:val="single"/>
        </w:rPr>
        <w:t>id_movimiento_financiero</w:t>
      </w:r>
      <w:proofErr w:type="spellEnd"/>
      <w:r w:rsidRPr="00AC570A">
        <w:rPr>
          <w:rFonts w:cstheme="minorHAnsi"/>
          <w:szCs w:val="24"/>
        </w:rPr>
        <w:t xml:space="preserve">, </w:t>
      </w:r>
      <w:proofErr w:type="spellStart"/>
      <w:r w:rsidRPr="00AC570A">
        <w:rPr>
          <w:rFonts w:cstheme="minorHAnsi"/>
          <w:szCs w:val="24"/>
          <w:u w:val="dash"/>
        </w:rPr>
        <w:t>id_pago_cliente</w:t>
      </w:r>
      <w:proofErr w:type="spellEnd"/>
      <w:r w:rsidRPr="00AC570A">
        <w:rPr>
          <w:rFonts w:cstheme="minorHAnsi"/>
          <w:szCs w:val="24"/>
        </w:rPr>
        <w:t xml:space="preserve">, </w:t>
      </w:r>
      <w:proofErr w:type="spellStart"/>
      <w:r w:rsidRPr="00AC570A">
        <w:rPr>
          <w:rFonts w:cstheme="minorHAnsi"/>
          <w:szCs w:val="24"/>
          <w:u w:val="dash"/>
        </w:rPr>
        <w:t>id_pago_proveedor</w:t>
      </w:r>
      <w:proofErr w:type="spellEnd"/>
      <w:r w:rsidRPr="00AC570A">
        <w:rPr>
          <w:rFonts w:cstheme="minorHAnsi"/>
          <w:szCs w:val="24"/>
        </w:rPr>
        <w:t xml:space="preserve">, </w:t>
      </w:r>
      <w:proofErr w:type="spellStart"/>
      <w:r w:rsidRPr="00AC570A">
        <w:rPr>
          <w:rFonts w:cstheme="minorHAnsi"/>
          <w:szCs w:val="24"/>
          <w:u w:val="dash"/>
        </w:rPr>
        <w:t>id_gasto_caja_chica</w:t>
      </w:r>
      <w:proofErr w:type="spellEnd"/>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rPr>
        <w:t>fecha_movimiento</w:t>
      </w:r>
      <w:proofErr w:type="spellEnd"/>
      <w:r w:rsidRPr="00AC570A">
        <w:rPr>
          <w:rFonts w:cstheme="minorHAnsi"/>
          <w:szCs w:val="24"/>
        </w:rPr>
        <w:t xml:space="preserve">, </w:t>
      </w:r>
      <w:proofErr w:type="spellStart"/>
      <w:r w:rsidRPr="00AC570A">
        <w:rPr>
          <w:rFonts w:cstheme="minorHAnsi"/>
          <w:szCs w:val="24"/>
        </w:rPr>
        <w:t>tipo_movimiento_financiero</w:t>
      </w:r>
      <w:proofErr w:type="spellEnd"/>
      <w:r w:rsidRPr="00AC570A">
        <w:rPr>
          <w:rFonts w:cstheme="minorHAnsi"/>
          <w:szCs w:val="24"/>
        </w:rPr>
        <w:t xml:space="preserve">, </w:t>
      </w:r>
      <w:proofErr w:type="spellStart"/>
      <w:r w:rsidRPr="00AC570A">
        <w:rPr>
          <w:rFonts w:cstheme="minorHAnsi"/>
          <w:szCs w:val="24"/>
        </w:rPr>
        <w:t>naturaleza_movimiento</w:t>
      </w:r>
      <w:proofErr w:type="spellEnd"/>
      <w:r w:rsidRPr="00AC570A">
        <w:rPr>
          <w:rFonts w:cstheme="minorHAnsi"/>
          <w:szCs w:val="24"/>
        </w:rPr>
        <w:t xml:space="preserve">, </w:t>
      </w:r>
      <w:proofErr w:type="spellStart"/>
      <w:r w:rsidRPr="00AC570A">
        <w:rPr>
          <w:rFonts w:cstheme="minorHAnsi"/>
          <w:szCs w:val="24"/>
        </w:rPr>
        <w:t>motivo_movimiento</w:t>
      </w:r>
      <w:proofErr w:type="spellEnd"/>
      <w:r w:rsidRPr="00AC570A">
        <w:rPr>
          <w:rFonts w:cstheme="minorHAnsi"/>
          <w:szCs w:val="24"/>
        </w:rPr>
        <w:t xml:space="preserve">, </w:t>
      </w:r>
      <w:proofErr w:type="spellStart"/>
      <w:r w:rsidRPr="00AC570A">
        <w:rPr>
          <w:rFonts w:cstheme="minorHAnsi"/>
          <w:szCs w:val="24"/>
        </w:rPr>
        <w:t>monto_movimiento</w:t>
      </w:r>
      <w:proofErr w:type="spellEnd"/>
      <w:r w:rsidRPr="00AC570A">
        <w:rPr>
          <w:rFonts w:cstheme="minorHAnsi"/>
          <w:szCs w:val="24"/>
        </w:rPr>
        <w:t xml:space="preserve">, moneda, </w:t>
      </w:r>
      <w:proofErr w:type="spellStart"/>
      <w:r w:rsidRPr="00AC570A">
        <w:rPr>
          <w:rFonts w:cstheme="minorHAnsi"/>
          <w:szCs w:val="24"/>
        </w:rPr>
        <w:t>origen_movimiento_financiero</w:t>
      </w:r>
      <w:proofErr w:type="spellEnd"/>
      <w:r w:rsidRPr="00AC570A">
        <w:rPr>
          <w:rFonts w:cstheme="minorHAnsi"/>
          <w:szCs w:val="24"/>
        </w:rPr>
        <w:t xml:space="preserve">, </w:t>
      </w:r>
      <w:proofErr w:type="spellStart"/>
      <w:r w:rsidRPr="00AC570A">
        <w:rPr>
          <w:rFonts w:cstheme="minorHAnsi"/>
          <w:szCs w:val="24"/>
        </w:rPr>
        <w:t>descripcion_origen</w:t>
      </w:r>
      <w:proofErr w:type="spellEnd"/>
      <w:r w:rsidRPr="00AC570A">
        <w:rPr>
          <w:rFonts w:cstheme="minorHAnsi"/>
          <w:szCs w:val="24"/>
        </w:rPr>
        <w:t xml:space="preserve">, </w:t>
      </w:r>
      <w:proofErr w:type="spellStart"/>
      <w:r w:rsidRPr="00AC570A">
        <w:rPr>
          <w:rFonts w:cstheme="minorHAnsi"/>
          <w:szCs w:val="24"/>
        </w:rPr>
        <w:t>estado_movimiento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A75F38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pago_cliente.id_pago_cliente</w:t>
      </w:r>
      <w:proofErr w:type="spellEnd"/>
      <w:r w:rsidRPr="00AC570A">
        <w:rPr>
          <w:rFonts w:cstheme="minorHAnsi"/>
          <w:szCs w:val="24"/>
        </w:rPr>
        <w:t xml:space="preserve"> → </w:t>
      </w:r>
      <w:proofErr w:type="spellStart"/>
      <w:r w:rsidRPr="00AC570A">
        <w:rPr>
          <w:rFonts w:cstheme="minorHAnsi"/>
          <w:szCs w:val="24"/>
        </w:rPr>
        <w:t>movimiento_financiero.id_pago_cliente</w:t>
      </w:r>
      <w:proofErr w:type="spellEnd"/>
    </w:p>
    <w:p w14:paraId="3A0D012D"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 xml:space="preserve">Interna: </w:t>
      </w:r>
      <w:proofErr w:type="spellStart"/>
      <w:r w:rsidRPr="00AC570A">
        <w:rPr>
          <w:rFonts w:cstheme="minorHAnsi"/>
          <w:szCs w:val="24"/>
        </w:rPr>
        <w:t>pago_proveedor.id_pago_proveedor</w:t>
      </w:r>
      <w:proofErr w:type="spellEnd"/>
      <w:r w:rsidRPr="00AC570A">
        <w:rPr>
          <w:rFonts w:cstheme="minorHAnsi"/>
          <w:szCs w:val="24"/>
        </w:rPr>
        <w:t xml:space="preserve"> → </w:t>
      </w:r>
      <w:proofErr w:type="spellStart"/>
      <w:r w:rsidRPr="00AC570A">
        <w:rPr>
          <w:rFonts w:cstheme="minorHAnsi"/>
          <w:szCs w:val="24"/>
        </w:rPr>
        <w:t>movimiento_financiero.id_pago_proveedor</w:t>
      </w:r>
      <w:proofErr w:type="spellEnd"/>
    </w:p>
    <w:p w14:paraId="1FF2E17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gasto_caja_chica.id_gasto_caja_chica</w:t>
      </w:r>
      <w:proofErr w:type="spellEnd"/>
      <w:r w:rsidRPr="00AC570A">
        <w:rPr>
          <w:rFonts w:cstheme="minorHAnsi"/>
          <w:szCs w:val="24"/>
        </w:rPr>
        <w:t xml:space="preserve"> → </w:t>
      </w:r>
      <w:proofErr w:type="spellStart"/>
      <w:r w:rsidRPr="00AC570A">
        <w:rPr>
          <w:rFonts w:cstheme="minorHAnsi"/>
          <w:szCs w:val="24"/>
        </w:rPr>
        <w:t>movimiento_financiero.id_gasto_caja_chica</w:t>
      </w:r>
      <w:proofErr w:type="spellEnd"/>
    </w:p>
    <w:p w14:paraId="43C1061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liquidacion_remuneracion.id_liquidacion_remuneracion</w:t>
      </w:r>
      <w:proofErr w:type="spellEnd"/>
      <w:r w:rsidRPr="00AC570A">
        <w:rPr>
          <w:rFonts w:cstheme="minorHAnsi"/>
          <w:szCs w:val="24"/>
        </w:rPr>
        <w:t xml:space="preserve"> → </w:t>
      </w:r>
      <w:proofErr w:type="spellStart"/>
      <w:r w:rsidRPr="00AC570A">
        <w:rPr>
          <w:rFonts w:cstheme="minorHAnsi"/>
          <w:szCs w:val="24"/>
        </w:rPr>
        <w:t>movimiento_financiero.id_liquidacion_remuneracion</w:t>
      </w:r>
      <w:proofErr w:type="spellEnd"/>
    </w:p>
    <w:p w14:paraId="5F14B651"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w:t>
      </w:r>
      <w:proofErr w:type="gramStart"/>
      <w:r w:rsidRPr="00AC570A">
        <w:rPr>
          <w:rFonts w:cstheme="minorHAnsi"/>
          <w:szCs w:val="24"/>
        </w:rPr>
        <w:t>BANCARIO(</w:t>
      </w:r>
      <w:proofErr w:type="spellStart"/>
      <w:proofErr w:type="gramEnd"/>
      <w:r w:rsidRPr="00AC570A">
        <w:rPr>
          <w:rFonts w:cstheme="minorHAnsi"/>
          <w:szCs w:val="24"/>
          <w:u w:val="single"/>
        </w:rPr>
        <w:t>id_movimiento_bancario</w:t>
      </w:r>
      <w:proofErr w:type="spellEnd"/>
      <w:r w:rsidRPr="00AC570A">
        <w:rPr>
          <w:rFonts w:cstheme="minorHAnsi"/>
          <w:szCs w:val="24"/>
        </w:rPr>
        <w:t xml:space="preserve">, </w:t>
      </w:r>
      <w:proofErr w:type="spellStart"/>
      <w:r w:rsidRPr="00AC570A">
        <w:rPr>
          <w:rFonts w:cstheme="minorHAnsi"/>
          <w:szCs w:val="24"/>
        </w:rPr>
        <w:t>fecha_movimiento_bancario</w:t>
      </w:r>
      <w:proofErr w:type="spellEnd"/>
      <w:r w:rsidRPr="00AC570A">
        <w:rPr>
          <w:rFonts w:cstheme="minorHAnsi"/>
          <w:szCs w:val="24"/>
        </w:rPr>
        <w:t xml:space="preserve">, </w:t>
      </w:r>
      <w:proofErr w:type="spellStart"/>
      <w:r w:rsidRPr="00AC570A">
        <w:rPr>
          <w:rFonts w:cstheme="minorHAnsi"/>
          <w:szCs w:val="24"/>
        </w:rPr>
        <w:t>monto_bancario</w:t>
      </w:r>
      <w:proofErr w:type="spellEnd"/>
      <w:r w:rsidRPr="00AC570A">
        <w:rPr>
          <w:rFonts w:cstheme="minorHAnsi"/>
          <w:szCs w:val="24"/>
        </w:rPr>
        <w:t xml:space="preserve">, moneda, </w:t>
      </w:r>
      <w:proofErr w:type="spellStart"/>
      <w:r w:rsidRPr="00AC570A">
        <w:rPr>
          <w:rFonts w:cstheme="minorHAnsi"/>
          <w:szCs w:val="24"/>
        </w:rPr>
        <w:t>descripcion_bancaria</w:t>
      </w:r>
      <w:proofErr w:type="spellEnd"/>
      <w:r w:rsidRPr="00AC570A">
        <w:rPr>
          <w:rFonts w:cstheme="minorHAnsi"/>
          <w:szCs w:val="24"/>
        </w:rPr>
        <w:t xml:space="preserve">, </w:t>
      </w:r>
      <w:proofErr w:type="spellStart"/>
      <w:r w:rsidRPr="00AC570A">
        <w:rPr>
          <w:rFonts w:cstheme="minorHAnsi"/>
          <w:szCs w:val="24"/>
        </w:rPr>
        <w:t>glosa_bancaria</w:t>
      </w:r>
      <w:proofErr w:type="spellEnd"/>
      <w:r w:rsidRPr="00AC570A">
        <w:rPr>
          <w:rFonts w:cstheme="minorHAnsi"/>
          <w:szCs w:val="24"/>
        </w:rPr>
        <w:t xml:space="preserve">, </w:t>
      </w:r>
      <w:proofErr w:type="spellStart"/>
      <w:r w:rsidRPr="00AC570A">
        <w:rPr>
          <w:rFonts w:cstheme="minorHAnsi"/>
          <w:szCs w:val="24"/>
        </w:rPr>
        <w:t>tipo_movimiento_bancario</w:t>
      </w:r>
      <w:proofErr w:type="spellEnd"/>
      <w:r w:rsidRPr="00AC570A">
        <w:rPr>
          <w:rFonts w:cstheme="minorHAnsi"/>
          <w:szCs w:val="24"/>
        </w:rPr>
        <w:t xml:space="preserve">, banco, </w:t>
      </w:r>
      <w:proofErr w:type="spellStart"/>
      <w:r w:rsidRPr="00AC570A">
        <w:rPr>
          <w:rFonts w:cstheme="minorHAnsi"/>
          <w:szCs w:val="24"/>
        </w:rPr>
        <w:t>cuenta_bancaria</w:t>
      </w:r>
      <w:proofErr w:type="spellEnd"/>
      <w:r w:rsidRPr="00AC570A">
        <w:rPr>
          <w:rFonts w:cstheme="minorHAnsi"/>
          <w:szCs w:val="24"/>
        </w:rPr>
        <w:t xml:space="preserve">, </w:t>
      </w:r>
      <w:proofErr w:type="spellStart"/>
      <w:r w:rsidRPr="00AC570A">
        <w:rPr>
          <w:rFonts w:cstheme="minorHAnsi"/>
          <w:szCs w:val="24"/>
        </w:rPr>
        <w:t>numero_operacion</w:t>
      </w:r>
      <w:proofErr w:type="spellEnd"/>
      <w:r w:rsidRPr="00AC570A">
        <w:rPr>
          <w:rFonts w:cstheme="minorHAnsi"/>
          <w:szCs w:val="24"/>
        </w:rPr>
        <w:t xml:space="preserve">, </w:t>
      </w:r>
      <w:proofErr w:type="spellStart"/>
      <w:r w:rsidRPr="00AC570A">
        <w:rPr>
          <w:rFonts w:cstheme="minorHAnsi"/>
          <w:szCs w:val="24"/>
        </w:rPr>
        <w:t>estado_conciliacion</w:t>
      </w:r>
      <w:proofErr w:type="spellEnd"/>
      <w:r w:rsidRPr="00AC570A">
        <w:rPr>
          <w:rFonts w:cstheme="minorHAnsi"/>
          <w:szCs w:val="24"/>
        </w:rPr>
        <w:t>)</w:t>
      </w:r>
    </w:p>
    <w:p w14:paraId="38A32036" w14:textId="77777777" w:rsidR="00384247" w:rsidRPr="00AC570A" w:rsidRDefault="00384247" w:rsidP="00384247">
      <w:pPr>
        <w:spacing w:after="40" w:line="360" w:lineRule="auto"/>
        <w:jc w:val="both"/>
        <w:rPr>
          <w:rFonts w:cstheme="minorHAnsi"/>
          <w:szCs w:val="24"/>
        </w:rPr>
      </w:pPr>
      <w:r w:rsidRPr="00AC570A">
        <w:rPr>
          <w:rFonts w:cstheme="minorHAnsi"/>
          <w:szCs w:val="24"/>
        </w:rPr>
        <w:t>No tiene FK en esta etapa.</w:t>
      </w:r>
    </w:p>
    <w:p w14:paraId="651788D6"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CONCILIACION(</w:t>
      </w:r>
      <w:proofErr w:type="spellStart"/>
      <w:proofErr w:type="gramEnd"/>
      <w:r w:rsidRPr="00AC570A">
        <w:rPr>
          <w:rFonts w:cstheme="minorHAnsi"/>
          <w:szCs w:val="24"/>
          <w:u w:val="single"/>
        </w:rPr>
        <w:t>id_conciliacion</w:t>
      </w:r>
      <w:proofErr w:type="spellEnd"/>
      <w:r w:rsidRPr="00AC570A">
        <w:rPr>
          <w:rFonts w:cstheme="minorHAnsi"/>
          <w:szCs w:val="24"/>
        </w:rPr>
        <w:t xml:space="preserve">, </w:t>
      </w:r>
      <w:proofErr w:type="spellStart"/>
      <w:r w:rsidRPr="00AC570A">
        <w:rPr>
          <w:rFonts w:cstheme="minorHAnsi"/>
          <w:szCs w:val="24"/>
          <w:u w:val="dash"/>
        </w:rPr>
        <w:t>id_movimiento_financiero</w:t>
      </w:r>
      <w:proofErr w:type="spellEnd"/>
      <w:r w:rsidRPr="00AC570A">
        <w:rPr>
          <w:rFonts w:cstheme="minorHAnsi"/>
          <w:szCs w:val="24"/>
        </w:rPr>
        <w:t xml:space="preserve">, </w:t>
      </w:r>
      <w:proofErr w:type="spellStart"/>
      <w:r w:rsidRPr="00AC570A">
        <w:rPr>
          <w:rFonts w:cstheme="minorHAnsi"/>
          <w:szCs w:val="24"/>
          <w:u w:val="dash"/>
        </w:rPr>
        <w:t>id_movimiento_bancario</w:t>
      </w:r>
      <w:proofErr w:type="spellEnd"/>
      <w:r w:rsidRPr="00AC570A">
        <w:rPr>
          <w:rFonts w:cstheme="minorHAnsi"/>
          <w:szCs w:val="24"/>
        </w:rPr>
        <w:t xml:space="preserve">, </w:t>
      </w:r>
      <w:proofErr w:type="spellStart"/>
      <w:r w:rsidRPr="00AC570A">
        <w:rPr>
          <w:rFonts w:cstheme="minorHAnsi"/>
          <w:szCs w:val="24"/>
        </w:rPr>
        <w:t>fecha_conciliacion</w:t>
      </w:r>
      <w:proofErr w:type="spellEnd"/>
      <w:r w:rsidRPr="00AC570A">
        <w:rPr>
          <w:rFonts w:cstheme="minorHAnsi"/>
          <w:szCs w:val="24"/>
        </w:rPr>
        <w:t xml:space="preserve">, </w:t>
      </w:r>
      <w:proofErr w:type="spellStart"/>
      <w:r w:rsidRPr="00AC570A">
        <w:rPr>
          <w:rFonts w:cstheme="minorHAnsi"/>
          <w:szCs w:val="24"/>
        </w:rPr>
        <w:t>monto_conciliado</w:t>
      </w:r>
      <w:proofErr w:type="spellEnd"/>
      <w:r w:rsidRPr="00AC570A">
        <w:rPr>
          <w:rFonts w:cstheme="minorHAnsi"/>
          <w:szCs w:val="24"/>
        </w:rPr>
        <w:t xml:space="preserve">, </w:t>
      </w:r>
      <w:proofErr w:type="spellStart"/>
      <w:r w:rsidRPr="00AC570A">
        <w:rPr>
          <w:rFonts w:cstheme="minorHAnsi"/>
          <w:szCs w:val="24"/>
        </w:rPr>
        <w:t>diferencia_conciliacion</w:t>
      </w:r>
      <w:proofErr w:type="spellEnd"/>
      <w:r w:rsidRPr="00AC570A">
        <w:rPr>
          <w:rFonts w:cstheme="minorHAnsi"/>
          <w:szCs w:val="24"/>
        </w:rPr>
        <w:t xml:space="preserve">, </w:t>
      </w:r>
      <w:proofErr w:type="spellStart"/>
      <w:r w:rsidRPr="00AC570A">
        <w:rPr>
          <w:rFonts w:cstheme="minorHAnsi"/>
          <w:szCs w:val="24"/>
        </w:rPr>
        <w:t>estado_conciliacion</w:t>
      </w:r>
      <w:proofErr w:type="spellEnd"/>
      <w:r w:rsidRPr="00AC570A">
        <w:rPr>
          <w:rFonts w:cstheme="minorHAnsi"/>
          <w:szCs w:val="24"/>
        </w:rPr>
        <w:t xml:space="preserve">, </w:t>
      </w:r>
      <w:proofErr w:type="spellStart"/>
      <w:r w:rsidRPr="00AC570A">
        <w:rPr>
          <w:rFonts w:cstheme="minorHAnsi"/>
          <w:szCs w:val="24"/>
        </w:rPr>
        <w:t>responsable_conciliacion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2E9760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movimiento_financiero.id_movimiento_financiero</w:t>
      </w:r>
      <w:proofErr w:type="spellEnd"/>
      <w:r w:rsidRPr="00AC570A">
        <w:rPr>
          <w:rFonts w:cstheme="minorHAnsi"/>
          <w:szCs w:val="24"/>
        </w:rPr>
        <w:t xml:space="preserve"> → </w:t>
      </w:r>
      <w:proofErr w:type="spellStart"/>
      <w:r w:rsidRPr="00AC570A">
        <w:rPr>
          <w:rFonts w:cstheme="minorHAnsi"/>
          <w:szCs w:val="24"/>
        </w:rPr>
        <w:t>conciliacion.id_movimiento_financiero</w:t>
      </w:r>
      <w:proofErr w:type="spellEnd"/>
    </w:p>
    <w:p w14:paraId="6162914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movimiento_bancario.id_movimiento_bancario</w:t>
      </w:r>
      <w:proofErr w:type="spellEnd"/>
      <w:r w:rsidRPr="00AC570A">
        <w:rPr>
          <w:rFonts w:cstheme="minorHAnsi"/>
          <w:szCs w:val="24"/>
        </w:rPr>
        <w:t xml:space="preserve"> → </w:t>
      </w:r>
      <w:proofErr w:type="spellStart"/>
      <w:r w:rsidRPr="00AC570A">
        <w:rPr>
          <w:rFonts w:cstheme="minorHAnsi"/>
          <w:szCs w:val="24"/>
        </w:rPr>
        <w:t>conciliacion.id_movimiento_bancario</w:t>
      </w:r>
      <w:proofErr w:type="spellEnd"/>
    </w:p>
    <w:p w14:paraId="1D6D7392" w14:textId="77777777" w:rsidR="00384247" w:rsidRPr="00AC570A" w:rsidRDefault="00384247" w:rsidP="00384247">
      <w:pPr>
        <w:spacing w:after="40" w:line="360" w:lineRule="auto"/>
        <w:jc w:val="both"/>
        <w:rPr>
          <w:rFonts w:cstheme="minorHAnsi"/>
          <w:szCs w:val="24"/>
        </w:rPr>
      </w:pPr>
      <w:r w:rsidRPr="00AC570A">
        <w:rPr>
          <w:rFonts w:cstheme="minorHAnsi"/>
          <w:szCs w:val="24"/>
        </w:rPr>
        <w:t>FONDO_GLOBAL_</w:t>
      </w:r>
      <w:proofErr w:type="gramStart"/>
      <w:r w:rsidRPr="00AC570A">
        <w:rPr>
          <w:rFonts w:cstheme="minorHAnsi"/>
          <w:szCs w:val="24"/>
        </w:rPr>
        <w:t>CREDITO(</w:t>
      </w:r>
      <w:proofErr w:type="spellStart"/>
      <w:proofErr w:type="gramEnd"/>
      <w:r w:rsidRPr="00AC570A">
        <w:rPr>
          <w:rFonts w:cstheme="minorHAnsi"/>
          <w:szCs w:val="24"/>
          <w:u w:val="single"/>
        </w:rPr>
        <w:t>id_fondo_global_credito</w:t>
      </w:r>
      <w:proofErr w:type="spellEnd"/>
      <w:r w:rsidRPr="00AC570A">
        <w:rPr>
          <w:rFonts w:cstheme="minorHAnsi"/>
          <w:szCs w:val="24"/>
        </w:rPr>
        <w:t xml:space="preserve">, </w:t>
      </w:r>
      <w:proofErr w:type="spellStart"/>
      <w:r w:rsidRPr="00AC570A">
        <w:rPr>
          <w:rFonts w:cstheme="minorHAnsi"/>
          <w:szCs w:val="24"/>
        </w:rPr>
        <w:t>fecha_calculo</w:t>
      </w:r>
      <w:proofErr w:type="spellEnd"/>
      <w:r w:rsidRPr="00AC570A">
        <w:rPr>
          <w:rFonts w:cstheme="minorHAnsi"/>
          <w:szCs w:val="24"/>
        </w:rPr>
        <w:t xml:space="preserve">, </w:t>
      </w:r>
      <w:proofErr w:type="spellStart"/>
      <w:r w:rsidRPr="00AC570A">
        <w:rPr>
          <w:rFonts w:cstheme="minorHAnsi"/>
          <w:szCs w:val="24"/>
        </w:rPr>
        <w:t>monto_disponible</w:t>
      </w:r>
      <w:proofErr w:type="spellEnd"/>
      <w:r w:rsidRPr="00AC570A">
        <w:rPr>
          <w:rFonts w:cstheme="minorHAnsi"/>
          <w:szCs w:val="24"/>
        </w:rPr>
        <w:t xml:space="preserve">, </w:t>
      </w:r>
      <w:proofErr w:type="spellStart"/>
      <w:r w:rsidRPr="00AC570A">
        <w:rPr>
          <w:rFonts w:cstheme="minorHAnsi"/>
          <w:szCs w:val="24"/>
        </w:rPr>
        <w:t>monto_comprometido</w:t>
      </w:r>
      <w:proofErr w:type="spellEnd"/>
      <w:r w:rsidRPr="00AC570A">
        <w:rPr>
          <w:rFonts w:cstheme="minorHAnsi"/>
          <w:szCs w:val="24"/>
        </w:rPr>
        <w:t xml:space="preserve">, </w:t>
      </w:r>
      <w:proofErr w:type="spellStart"/>
      <w:r w:rsidRPr="00AC570A">
        <w:rPr>
          <w:rFonts w:cstheme="minorHAnsi"/>
          <w:szCs w:val="24"/>
        </w:rPr>
        <w:t>monto_restante</w:t>
      </w:r>
      <w:proofErr w:type="spellEnd"/>
      <w:r w:rsidRPr="00AC570A">
        <w:rPr>
          <w:rFonts w:cstheme="minorHAnsi"/>
          <w:szCs w:val="24"/>
        </w:rPr>
        <w:t xml:space="preserve">, </w:t>
      </w:r>
      <w:proofErr w:type="spellStart"/>
      <w:r w:rsidRPr="00AC570A">
        <w:rPr>
          <w:rFonts w:cstheme="minorHAnsi"/>
          <w:szCs w:val="24"/>
        </w:rPr>
        <w:t>estado_fondo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AF762C9" w14:textId="77777777" w:rsidR="00384247" w:rsidRPr="00AC570A" w:rsidRDefault="00384247" w:rsidP="00384247">
      <w:pPr>
        <w:spacing w:after="40" w:line="360" w:lineRule="auto"/>
        <w:jc w:val="both"/>
        <w:rPr>
          <w:rFonts w:cstheme="minorHAnsi"/>
          <w:szCs w:val="24"/>
        </w:rPr>
      </w:pPr>
      <w:r w:rsidRPr="00AC570A">
        <w:rPr>
          <w:rFonts w:cstheme="minorHAnsi"/>
          <w:szCs w:val="24"/>
        </w:rPr>
        <w:t>No tiene FK en esta etapa.</w:t>
      </w:r>
    </w:p>
    <w:p w14:paraId="4F957C14" w14:textId="77777777" w:rsidR="00384247" w:rsidRPr="00AC570A" w:rsidRDefault="00384247" w:rsidP="00384247">
      <w:pPr>
        <w:spacing w:after="40" w:line="360" w:lineRule="auto"/>
        <w:jc w:val="both"/>
        <w:rPr>
          <w:rFonts w:cstheme="minorHAnsi"/>
          <w:szCs w:val="24"/>
        </w:rPr>
      </w:pPr>
      <w:r w:rsidRPr="00AC570A">
        <w:rPr>
          <w:rFonts w:cstheme="minorHAnsi"/>
          <w:szCs w:val="24"/>
        </w:rPr>
        <w:t>EVALUACION_</w:t>
      </w:r>
      <w:proofErr w:type="gramStart"/>
      <w:r w:rsidRPr="00AC570A">
        <w:rPr>
          <w:rFonts w:cstheme="minorHAnsi"/>
          <w:szCs w:val="24"/>
        </w:rPr>
        <w:t>CREDITO(</w:t>
      </w:r>
      <w:proofErr w:type="spellStart"/>
      <w:proofErr w:type="gramEnd"/>
      <w:r w:rsidRPr="00AC570A">
        <w:rPr>
          <w:rFonts w:cstheme="minorHAnsi"/>
          <w:szCs w:val="24"/>
          <w:u w:val="single"/>
        </w:rPr>
        <w:t>id_evaluacion_credito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fecha_evaluacion</w:t>
      </w:r>
      <w:proofErr w:type="spellEnd"/>
      <w:r w:rsidRPr="00AC570A">
        <w:rPr>
          <w:rFonts w:cstheme="minorHAnsi"/>
          <w:szCs w:val="24"/>
        </w:rPr>
        <w:t xml:space="preserve">, </w:t>
      </w:r>
      <w:proofErr w:type="spellStart"/>
      <w:r w:rsidRPr="00AC570A">
        <w:rPr>
          <w:rFonts w:cstheme="minorHAnsi"/>
          <w:szCs w:val="24"/>
        </w:rPr>
        <w:t>resultado_evaluacion</w:t>
      </w:r>
      <w:proofErr w:type="spellEnd"/>
      <w:r w:rsidRPr="00AC570A">
        <w:rPr>
          <w:rFonts w:cstheme="minorHAnsi"/>
          <w:szCs w:val="24"/>
        </w:rPr>
        <w:t xml:space="preserve">, </w:t>
      </w:r>
      <w:proofErr w:type="spellStart"/>
      <w:r w:rsidRPr="00AC570A">
        <w:rPr>
          <w:rFonts w:cstheme="minorHAnsi"/>
          <w:szCs w:val="24"/>
        </w:rPr>
        <w:t>puntaje_riesgo</w:t>
      </w:r>
      <w:proofErr w:type="spellEnd"/>
      <w:r w:rsidRPr="00AC570A">
        <w:rPr>
          <w:rFonts w:cstheme="minorHAnsi"/>
          <w:szCs w:val="24"/>
        </w:rPr>
        <w:t xml:space="preserve">, </w:t>
      </w:r>
      <w:proofErr w:type="spellStart"/>
      <w:r w:rsidRPr="00AC570A">
        <w:rPr>
          <w:rFonts w:cstheme="minorHAnsi"/>
          <w:szCs w:val="24"/>
        </w:rPr>
        <w:t>comportamiento_pago_evaluado</w:t>
      </w:r>
      <w:proofErr w:type="spellEnd"/>
      <w:r w:rsidRPr="00AC570A">
        <w:rPr>
          <w:rFonts w:cstheme="minorHAnsi"/>
          <w:szCs w:val="24"/>
        </w:rPr>
        <w:t xml:space="preserve">, </w:t>
      </w:r>
      <w:proofErr w:type="spellStart"/>
      <w:r w:rsidRPr="00AC570A">
        <w:rPr>
          <w:rFonts w:cstheme="minorHAnsi"/>
          <w:szCs w:val="24"/>
        </w:rPr>
        <w:t>fundamento_evaluacion</w:t>
      </w:r>
      <w:proofErr w:type="spellEnd"/>
      <w:r w:rsidRPr="00AC570A">
        <w:rPr>
          <w:rFonts w:cstheme="minorHAnsi"/>
          <w:szCs w:val="24"/>
        </w:rPr>
        <w:t xml:space="preserve">, </w:t>
      </w:r>
      <w:proofErr w:type="spellStart"/>
      <w:r w:rsidRPr="00AC570A">
        <w:rPr>
          <w:rFonts w:cstheme="minorHAnsi"/>
          <w:szCs w:val="24"/>
        </w:rPr>
        <w:t>estado_evaluacion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4C5FAE9"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evaluacion_credito.id_ficha_cliente</w:t>
      </w:r>
      <w:proofErr w:type="spellEnd"/>
    </w:p>
    <w:p w14:paraId="2A3788D9" w14:textId="77777777" w:rsidR="00384247" w:rsidRPr="00AC570A" w:rsidRDefault="00384247" w:rsidP="00384247">
      <w:pPr>
        <w:spacing w:after="40" w:line="360" w:lineRule="auto"/>
        <w:jc w:val="both"/>
        <w:rPr>
          <w:rFonts w:cstheme="minorHAnsi"/>
          <w:szCs w:val="24"/>
        </w:rPr>
      </w:pPr>
      <w:r w:rsidRPr="00AC570A">
        <w:rPr>
          <w:rFonts w:cstheme="minorHAnsi"/>
          <w:szCs w:val="24"/>
        </w:rPr>
        <w:t>LIMITE_CREDITO_</w:t>
      </w:r>
      <w:proofErr w:type="gramStart"/>
      <w:r w:rsidRPr="00AC570A">
        <w:rPr>
          <w:rFonts w:cstheme="minorHAnsi"/>
          <w:szCs w:val="24"/>
        </w:rPr>
        <w:t>CLIENTE(</w:t>
      </w:r>
      <w:proofErr w:type="spellStart"/>
      <w:proofErr w:type="gramEnd"/>
      <w:r w:rsidRPr="00AC570A">
        <w:rPr>
          <w:rFonts w:cstheme="minorHAnsi"/>
          <w:szCs w:val="24"/>
          <w:u w:val="single"/>
        </w:rPr>
        <w:t>id_limite_credito_cliente</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rPr>
        <w:t>monto_limite</w:t>
      </w:r>
      <w:proofErr w:type="spellEnd"/>
      <w:r w:rsidRPr="00AC570A">
        <w:rPr>
          <w:rFonts w:cstheme="minorHAnsi"/>
          <w:szCs w:val="24"/>
        </w:rPr>
        <w:t xml:space="preserve">, </w:t>
      </w:r>
      <w:proofErr w:type="spellStart"/>
      <w:r w:rsidRPr="00AC570A">
        <w:rPr>
          <w:rFonts w:cstheme="minorHAnsi"/>
          <w:szCs w:val="24"/>
        </w:rPr>
        <w:t>fecha_inicio_vigencia</w:t>
      </w:r>
      <w:proofErr w:type="spellEnd"/>
      <w:r w:rsidRPr="00AC570A">
        <w:rPr>
          <w:rFonts w:cstheme="minorHAnsi"/>
          <w:szCs w:val="24"/>
        </w:rPr>
        <w:t xml:space="preserve">, </w:t>
      </w:r>
      <w:proofErr w:type="spellStart"/>
      <w:r w:rsidRPr="00AC570A">
        <w:rPr>
          <w:rFonts w:cstheme="minorHAnsi"/>
          <w:szCs w:val="24"/>
        </w:rPr>
        <w:t>fecha_fin_vigencia</w:t>
      </w:r>
      <w:proofErr w:type="spellEnd"/>
      <w:r w:rsidRPr="00AC570A">
        <w:rPr>
          <w:rFonts w:cstheme="minorHAnsi"/>
          <w:szCs w:val="24"/>
        </w:rPr>
        <w:t xml:space="preserve">, </w:t>
      </w:r>
      <w:proofErr w:type="spellStart"/>
      <w:r w:rsidRPr="00AC570A">
        <w:rPr>
          <w:rFonts w:cstheme="minorHAnsi"/>
          <w:szCs w:val="24"/>
        </w:rPr>
        <w:t>estado_limite</w:t>
      </w:r>
      <w:proofErr w:type="spellEnd"/>
      <w:r w:rsidRPr="00AC570A">
        <w:rPr>
          <w:rFonts w:cstheme="minorHAnsi"/>
          <w:szCs w:val="24"/>
        </w:rPr>
        <w:t xml:space="preserve">, </w:t>
      </w:r>
      <w:proofErr w:type="spellStart"/>
      <w:r w:rsidRPr="00AC570A">
        <w:rPr>
          <w:rFonts w:cstheme="minorHAnsi"/>
          <w:szCs w:val="24"/>
        </w:rPr>
        <w:t>motivo_modificacion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F89BC42"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 xml:space="preserve">Interna: </w:t>
      </w: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limite_credito_cliente.id_ficha_cliente</w:t>
      </w:r>
      <w:proofErr w:type="spellEnd"/>
    </w:p>
    <w:p w14:paraId="5207F82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evaluacion_credito.id_evaluacion_credito</w:t>
      </w:r>
      <w:proofErr w:type="spellEnd"/>
      <w:r w:rsidRPr="00AC570A">
        <w:rPr>
          <w:rFonts w:cstheme="minorHAnsi"/>
          <w:szCs w:val="24"/>
        </w:rPr>
        <w:t xml:space="preserve"> → </w:t>
      </w:r>
      <w:proofErr w:type="spellStart"/>
      <w:r w:rsidRPr="00AC570A">
        <w:rPr>
          <w:rFonts w:cstheme="minorHAnsi"/>
          <w:szCs w:val="24"/>
        </w:rPr>
        <w:t>limite_credito_cliente.id_evaluacion_credito</w:t>
      </w:r>
      <w:proofErr w:type="spellEnd"/>
    </w:p>
    <w:p w14:paraId="16C7071F" w14:textId="77777777" w:rsidR="00384247" w:rsidRPr="00AC570A" w:rsidRDefault="00384247" w:rsidP="00384247">
      <w:pPr>
        <w:spacing w:after="40" w:line="360" w:lineRule="auto"/>
        <w:jc w:val="both"/>
        <w:rPr>
          <w:rFonts w:cstheme="minorHAnsi"/>
          <w:szCs w:val="24"/>
        </w:rPr>
      </w:pPr>
      <w:r w:rsidRPr="00AC570A">
        <w:rPr>
          <w:rFonts w:cstheme="minorHAnsi"/>
          <w:szCs w:val="24"/>
        </w:rPr>
        <w:t>CREDITO_</w:t>
      </w:r>
      <w:proofErr w:type="gramStart"/>
      <w:r w:rsidRPr="00AC570A">
        <w:rPr>
          <w:rFonts w:cstheme="minorHAnsi"/>
          <w:szCs w:val="24"/>
        </w:rPr>
        <w:t>PROYECTO(</w:t>
      </w:r>
      <w:proofErr w:type="spellStart"/>
      <w:proofErr w:type="gramEnd"/>
      <w:r w:rsidRPr="00AC570A">
        <w:rPr>
          <w:rFonts w:cstheme="minorHAnsi"/>
          <w:szCs w:val="24"/>
          <w:u w:val="single"/>
        </w:rPr>
        <w:t>id_credito_proyecto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id_limite_credito_cliente</w:t>
      </w:r>
      <w:proofErr w:type="spellEnd"/>
      <w:r w:rsidRPr="00AC570A">
        <w:rPr>
          <w:rFonts w:cstheme="minorHAnsi"/>
          <w:szCs w:val="24"/>
        </w:rPr>
        <w:t xml:space="preserve">, </w:t>
      </w:r>
      <w:proofErr w:type="spellStart"/>
      <w:r w:rsidRPr="00AC570A">
        <w:rPr>
          <w:rFonts w:cstheme="minorHAnsi"/>
          <w:szCs w:val="24"/>
          <w:u w:val="dash"/>
        </w:rPr>
        <w:t>id_fondo_global_credito</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rPr>
        <w:t>monto_credito</w:t>
      </w:r>
      <w:proofErr w:type="spellEnd"/>
      <w:r w:rsidRPr="00AC570A">
        <w:rPr>
          <w:rFonts w:cstheme="minorHAnsi"/>
          <w:szCs w:val="24"/>
        </w:rPr>
        <w:t xml:space="preserve">, </w:t>
      </w:r>
      <w:proofErr w:type="spellStart"/>
      <w:r w:rsidRPr="00AC570A">
        <w:rPr>
          <w:rFonts w:cstheme="minorHAnsi"/>
          <w:szCs w:val="24"/>
        </w:rPr>
        <w:t>fecha_otorgamiento</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estado_credito</w:t>
      </w:r>
      <w:proofErr w:type="spellEnd"/>
      <w:r w:rsidRPr="00AC570A">
        <w:rPr>
          <w:rFonts w:cstheme="minorHAnsi"/>
          <w:szCs w:val="24"/>
        </w:rPr>
        <w:t xml:space="preserve">, </w:t>
      </w:r>
      <w:proofErr w:type="spellStart"/>
      <w:r w:rsidRPr="00AC570A">
        <w:rPr>
          <w:rFonts w:cstheme="minorHAnsi"/>
          <w:szCs w:val="24"/>
        </w:rPr>
        <w:t>motivo_aprobacion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C68F0C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credito_proyecto.id_ficha_cliente</w:t>
      </w:r>
      <w:proofErr w:type="spellEnd"/>
    </w:p>
    <w:p w14:paraId="10E9C4D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credito_proyecto.id_proyecto_financiero</w:t>
      </w:r>
      <w:proofErr w:type="spellEnd"/>
    </w:p>
    <w:p w14:paraId="7330DE3E"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limite_credito_cliente.id_limite_credito_cliente</w:t>
      </w:r>
      <w:proofErr w:type="spellEnd"/>
      <w:r w:rsidRPr="00AC570A">
        <w:rPr>
          <w:rFonts w:cstheme="minorHAnsi"/>
          <w:szCs w:val="24"/>
        </w:rPr>
        <w:t xml:space="preserve"> → </w:t>
      </w:r>
      <w:proofErr w:type="spellStart"/>
      <w:r w:rsidRPr="00AC570A">
        <w:rPr>
          <w:rFonts w:cstheme="minorHAnsi"/>
          <w:szCs w:val="24"/>
        </w:rPr>
        <w:t>credito_proyecto.id_limite_credito_cliente</w:t>
      </w:r>
      <w:proofErr w:type="spellEnd"/>
    </w:p>
    <w:p w14:paraId="34CAD993"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fondo_global_credito.id_fondo_global_credito</w:t>
      </w:r>
      <w:proofErr w:type="spellEnd"/>
      <w:r w:rsidRPr="00AC570A">
        <w:rPr>
          <w:rFonts w:cstheme="minorHAnsi"/>
          <w:szCs w:val="24"/>
        </w:rPr>
        <w:t xml:space="preserve"> → </w:t>
      </w:r>
      <w:proofErr w:type="spellStart"/>
      <w:r w:rsidRPr="00AC570A">
        <w:rPr>
          <w:rFonts w:cstheme="minorHAnsi"/>
          <w:szCs w:val="24"/>
        </w:rPr>
        <w:t>credito_proyecto.id_fondo_global_credito</w:t>
      </w:r>
      <w:proofErr w:type="spellEnd"/>
    </w:p>
    <w:p w14:paraId="6509A95A"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evaluacion_credito.id_evaluacion_credito</w:t>
      </w:r>
      <w:proofErr w:type="spellEnd"/>
      <w:r w:rsidRPr="00AC570A">
        <w:rPr>
          <w:rFonts w:cstheme="minorHAnsi"/>
          <w:szCs w:val="24"/>
        </w:rPr>
        <w:t xml:space="preserve"> → </w:t>
      </w:r>
      <w:proofErr w:type="spellStart"/>
      <w:r w:rsidRPr="00AC570A">
        <w:rPr>
          <w:rFonts w:cstheme="minorHAnsi"/>
          <w:szCs w:val="24"/>
        </w:rPr>
        <w:t>credito_proyecto.id_evaluacion_credito</w:t>
      </w:r>
      <w:proofErr w:type="spellEnd"/>
    </w:p>
    <w:p w14:paraId="3EB2D071"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EMPLEADO(</w:t>
      </w:r>
      <w:proofErr w:type="spellStart"/>
      <w:proofErr w:type="gramEnd"/>
      <w:r w:rsidRPr="00AC570A">
        <w:rPr>
          <w:rFonts w:cstheme="minorHAnsi"/>
          <w:szCs w:val="24"/>
          <w:u w:val="single"/>
        </w:rPr>
        <w:t>rut_empleado</w:t>
      </w:r>
      <w:proofErr w:type="spellEnd"/>
      <w:r w:rsidRPr="00AC570A">
        <w:rPr>
          <w:rFonts w:cstheme="minorHAnsi"/>
          <w:szCs w:val="24"/>
        </w:rPr>
        <w:t xml:space="preserve">, nombres, </w:t>
      </w:r>
      <w:proofErr w:type="spellStart"/>
      <w:r w:rsidRPr="00AC570A">
        <w:rPr>
          <w:rFonts w:cstheme="minorHAnsi"/>
          <w:szCs w:val="24"/>
        </w:rPr>
        <w:t>apellido_paterno</w:t>
      </w:r>
      <w:proofErr w:type="spellEnd"/>
      <w:r w:rsidRPr="00AC570A">
        <w:rPr>
          <w:rFonts w:cstheme="minorHAnsi"/>
          <w:szCs w:val="24"/>
        </w:rPr>
        <w:t xml:space="preserve">, </w:t>
      </w:r>
      <w:proofErr w:type="spellStart"/>
      <w:r w:rsidRPr="00AC570A">
        <w:rPr>
          <w:rFonts w:cstheme="minorHAnsi"/>
          <w:szCs w:val="24"/>
        </w:rPr>
        <w:t>apellido_materno</w:t>
      </w:r>
      <w:proofErr w:type="spellEnd"/>
      <w:r w:rsidRPr="00AC570A">
        <w:rPr>
          <w:rFonts w:cstheme="minorHAnsi"/>
          <w:szCs w:val="24"/>
        </w:rPr>
        <w:t xml:space="preserve">, </w:t>
      </w:r>
      <w:proofErr w:type="spellStart"/>
      <w:r w:rsidRPr="00AC570A">
        <w:rPr>
          <w:rFonts w:cstheme="minorHAnsi"/>
          <w:szCs w:val="24"/>
        </w:rPr>
        <w:t>fecha_nacimiento</w:t>
      </w:r>
      <w:proofErr w:type="spellEnd"/>
      <w:r w:rsidRPr="00AC570A">
        <w:rPr>
          <w:rFonts w:cstheme="minorHAnsi"/>
          <w:szCs w:val="24"/>
        </w:rPr>
        <w:t xml:space="preserve">, </w:t>
      </w:r>
      <w:proofErr w:type="spellStart"/>
      <w:r w:rsidRPr="00AC570A">
        <w:rPr>
          <w:rFonts w:cstheme="minorHAnsi"/>
          <w:szCs w:val="24"/>
        </w:rPr>
        <w:t>fecha_ingreso</w:t>
      </w:r>
      <w:proofErr w:type="spellEnd"/>
      <w:r w:rsidRPr="00AC570A">
        <w:rPr>
          <w:rFonts w:cstheme="minorHAnsi"/>
          <w:szCs w:val="24"/>
        </w:rPr>
        <w:t xml:space="preserve">, cargo, </w:t>
      </w:r>
      <w:proofErr w:type="spellStart"/>
      <w:r w:rsidRPr="00AC570A">
        <w:rPr>
          <w:rFonts w:cstheme="minorHAnsi"/>
          <w:szCs w:val="24"/>
        </w:rPr>
        <w:t>sueldo_base</w:t>
      </w:r>
      <w:proofErr w:type="spellEnd"/>
      <w:r w:rsidRPr="00AC570A">
        <w:rPr>
          <w:rFonts w:cstheme="minorHAnsi"/>
          <w:szCs w:val="24"/>
        </w:rPr>
        <w:t xml:space="preserve">, </w:t>
      </w:r>
      <w:proofErr w:type="spellStart"/>
      <w:r w:rsidRPr="00AC570A">
        <w:rPr>
          <w:rFonts w:cstheme="minorHAnsi"/>
          <w:szCs w:val="24"/>
        </w:rPr>
        <w:t>tipo_vinculo_laboral</w:t>
      </w:r>
      <w:proofErr w:type="spellEnd"/>
      <w:r w:rsidRPr="00AC570A">
        <w:rPr>
          <w:rFonts w:cstheme="minorHAnsi"/>
          <w:szCs w:val="24"/>
        </w:rPr>
        <w:t xml:space="preserve">, </w:t>
      </w:r>
      <w:proofErr w:type="spellStart"/>
      <w:r w:rsidRPr="00AC570A">
        <w:rPr>
          <w:rFonts w:cstheme="minorHAnsi"/>
          <w:szCs w:val="24"/>
        </w:rPr>
        <w:t>prevision_salud</w:t>
      </w:r>
      <w:proofErr w:type="spellEnd"/>
      <w:r w:rsidRPr="00AC570A">
        <w:rPr>
          <w:rFonts w:cstheme="minorHAnsi"/>
          <w:szCs w:val="24"/>
        </w:rPr>
        <w:t xml:space="preserve">, </w:t>
      </w:r>
      <w:proofErr w:type="spellStart"/>
      <w:r w:rsidRPr="00AC570A">
        <w:rPr>
          <w:rFonts w:cstheme="minorHAnsi"/>
          <w:szCs w:val="24"/>
        </w:rPr>
        <w:t>afp</w:t>
      </w:r>
      <w:proofErr w:type="spellEnd"/>
      <w:r w:rsidRPr="00AC570A">
        <w:rPr>
          <w:rFonts w:cstheme="minorHAnsi"/>
          <w:szCs w:val="24"/>
        </w:rPr>
        <w:t xml:space="preserve">, </w:t>
      </w:r>
      <w:proofErr w:type="spellStart"/>
      <w:r w:rsidRPr="00AC570A">
        <w:rPr>
          <w:rFonts w:cstheme="minorHAnsi"/>
          <w:szCs w:val="24"/>
        </w:rPr>
        <w:t>seguro_cesantia</w:t>
      </w:r>
      <w:proofErr w:type="spellEnd"/>
      <w:r w:rsidRPr="00AC570A">
        <w:rPr>
          <w:rFonts w:cstheme="minorHAnsi"/>
          <w:szCs w:val="24"/>
        </w:rPr>
        <w:t xml:space="preserve">, </w:t>
      </w:r>
      <w:proofErr w:type="spellStart"/>
      <w:r w:rsidRPr="00AC570A">
        <w:rPr>
          <w:rFonts w:cstheme="minorHAnsi"/>
          <w:szCs w:val="24"/>
        </w:rPr>
        <w:t>estado_laboral</w:t>
      </w:r>
      <w:proofErr w:type="spellEnd"/>
      <w:r w:rsidRPr="00AC570A">
        <w:rPr>
          <w:rFonts w:cstheme="minorHAnsi"/>
          <w:szCs w:val="24"/>
        </w:rPr>
        <w:t>)</w:t>
      </w:r>
    </w:p>
    <w:p w14:paraId="6CF3445B" w14:textId="77777777" w:rsidR="00384247" w:rsidRPr="00AC570A" w:rsidRDefault="00384247" w:rsidP="00384247">
      <w:pPr>
        <w:spacing w:after="40" w:line="360" w:lineRule="auto"/>
        <w:jc w:val="both"/>
        <w:rPr>
          <w:rFonts w:cstheme="minorHAnsi"/>
          <w:szCs w:val="24"/>
        </w:rPr>
      </w:pPr>
      <w:r w:rsidRPr="00AC570A">
        <w:rPr>
          <w:rFonts w:cstheme="minorHAnsi"/>
          <w:szCs w:val="24"/>
        </w:rPr>
        <w:t>No tiene FK en esta etapa.</w:t>
      </w:r>
    </w:p>
    <w:p w14:paraId="4B9257EF"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w:t>
      </w:r>
      <w:proofErr w:type="gramStart"/>
      <w:r w:rsidRPr="00AC570A">
        <w:rPr>
          <w:rFonts w:cstheme="minorHAnsi"/>
          <w:szCs w:val="24"/>
        </w:rPr>
        <w:t>CATALOGADA(</w:t>
      </w:r>
      <w:proofErr w:type="spellStart"/>
      <w:proofErr w:type="gramEnd"/>
      <w:r w:rsidRPr="00AC570A">
        <w:rPr>
          <w:rFonts w:cstheme="minorHAnsi"/>
          <w:szCs w:val="24"/>
          <w:u w:val="single"/>
        </w:rPr>
        <w:t>id_tarea_catalogada</w:t>
      </w:r>
      <w:proofErr w:type="spellEnd"/>
      <w:r w:rsidRPr="00AC570A">
        <w:rPr>
          <w:rFonts w:cstheme="minorHAnsi"/>
          <w:szCs w:val="24"/>
        </w:rPr>
        <w:t xml:space="preserve">, </w:t>
      </w:r>
      <w:proofErr w:type="spellStart"/>
      <w:r w:rsidRPr="00AC570A">
        <w:rPr>
          <w:rFonts w:cstheme="minorHAnsi"/>
          <w:szCs w:val="24"/>
        </w:rPr>
        <w:t>nombre_tarea</w:t>
      </w:r>
      <w:proofErr w:type="spellEnd"/>
      <w:r w:rsidRPr="00AC570A">
        <w:rPr>
          <w:rFonts w:cstheme="minorHAnsi"/>
          <w:szCs w:val="24"/>
        </w:rPr>
        <w:t xml:space="preserve">, </w:t>
      </w:r>
      <w:proofErr w:type="spellStart"/>
      <w:r w:rsidRPr="00AC570A">
        <w:rPr>
          <w:rFonts w:cstheme="minorHAnsi"/>
          <w:szCs w:val="24"/>
        </w:rPr>
        <w:t>descripcion_tarea</w:t>
      </w:r>
      <w:proofErr w:type="spellEnd"/>
      <w:r w:rsidRPr="00AC570A">
        <w:rPr>
          <w:rFonts w:cstheme="minorHAnsi"/>
          <w:szCs w:val="24"/>
        </w:rPr>
        <w:t xml:space="preserve">, </w:t>
      </w:r>
      <w:proofErr w:type="spellStart"/>
      <w:r w:rsidRPr="00AC570A">
        <w:rPr>
          <w:rFonts w:cstheme="minorHAnsi"/>
          <w:szCs w:val="24"/>
        </w:rPr>
        <w:t>valor_unitario_tarea</w:t>
      </w:r>
      <w:proofErr w:type="spellEnd"/>
      <w:r w:rsidRPr="00AC570A">
        <w:rPr>
          <w:rFonts w:cstheme="minorHAnsi"/>
          <w:szCs w:val="24"/>
        </w:rPr>
        <w:t xml:space="preserve">, </w:t>
      </w:r>
      <w:proofErr w:type="spellStart"/>
      <w:r w:rsidRPr="00AC570A">
        <w:rPr>
          <w:rFonts w:cstheme="minorHAnsi"/>
          <w:szCs w:val="24"/>
        </w:rPr>
        <w:t>estado_tarea</w:t>
      </w:r>
      <w:proofErr w:type="spellEnd"/>
      <w:r w:rsidRPr="00AC570A">
        <w:rPr>
          <w:rFonts w:cstheme="minorHAnsi"/>
          <w:szCs w:val="24"/>
        </w:rPr>
        <w:t xml:space="preserve">, </w:t>
      </w:r>
      <w:proofErr w:type="spellStart"/>
      <w:r w:rsidRPr="00AC570A">
        <w:rPr>
          <w:rFonts w:cstheme="minorHAnsi"/>
          <w:szCs w:val="24"/>
        </w:rPr>
        <w:t>fecha_vigencia_inicio</w:t>
      </w:r>
      <w:proofErr w:type="spellEnd"/>
      <w:r w:rsidRPr="00AC570A">
        <w:rPr>
          <w:rFonts w:cstheme="minorHAnsi"/>
          <w:szCs w:val="24"/>
        </w:rPr>
        <w:t xml:space="preserve">, </w:t>
      </w:r>
      <w:proofErr w:type="spellStart"/>
      <w:r w:rsidRPr="00AC570A">
        <w:rPr>
          <w:rFonts w:cstheme="minorHAnsi"/>
          <w:szCs w:val="24"/>
        </w:rPr>
        <w:t>fecha_vigencia_fin</w:t>
      </w:r>
      <w:proofErr w:type="spellEnd"/>
      <w:r w:rsidRPr="00AC570A">
        <w:rPr>
          <w:rFonts w:cstheme="minorHAnsi"/>
          <w:szCs w:val="24"/>
        </w:rPr>
        <w:t>)</w:t>
      </w:r>
    </w:p>
    <w:p w14:paraId="484455D9" w14:textId="77777777" w:rsidR="00384247" w:rsidRPr="00AC570A" w:rsidRDefault="00384247" w:rsidP="00384247">
      <w:pPr>
        <w:spacing w:after="40" w:line="360" w:lineRule="auto"/>
        <w:jc w:val="both"/>
        <w:rPr>
          <w:rFonts w:cstheme="minorHAnsi"/>
          <w:szCs w:val="24"/>
        </w:rPr>
      </w:pPr>
      <w:r w:rsidRPr="00AC570A">
        <w:rPr>
          <w:rFonts w:cstheme="minorHAnsi"/>
          <w:szCs w:val="24"/>
        </w:rPr>
        <w:t>No tiene FK en esta etapa.</w:t>
      </w:r>
    </w:p>
    <w:p w14:paraId="009E4080"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w:t>
      </w:r>
      <w:proofErr w:type="gramStart"/>
      <w:r w:rsidRPr="00AC570A">
        <w:rPr>
          <w:rFonts w:cstheme="minorHAnsi"/>
          <w:szCs w:val="24"/>
        </w:rPr>
        <w:t>REMUNERABLE(</w:t>
      </w:r>
      <w:proofErr w:type="spellStart"/>
      <w:proofErr w:type="gramEnd"/>
      <w:r w:rsidRPr="00AC570A">
        <w:rPr>
          <w:rFonts w:cstheme="minorHAnsi"/>
          <w:szCs w:val="24"/>
          <w:u w:val="single"/>
        </w:rPr>
        <w:t>id_tarea_remunerable</w:t>
      </w:r>
      <w:proofErr w:type="spellEnd"/>
      <w:r w:rsidRPr="00AC570A">
        <w:rPr>
          <w:rFonts w:cstheme="minorHAnsi"/>
          <w:szCs w:val="24"/>
        </w:rPr>
        <w:t xml:space="preserve">, </w:t>
      </w:r>
      <w:proofErr w:type="spellStart"/>
      <w:r w:rsidRPr="00AC570A">
        <w:rPr>
          <w:rFonts w:cstheme="minorHAnsi"/>
          <w:szCs w:val="24"/>
          <w:u w:val="dash"/>
        </w:rPr>
        <w:t>rut_empleado</w:t>
      </w:r>
      <w:proofErr w:type="spellEnd"/>
      <w:r w:rsidRPr="00AC570A">
        <w:rPr>
          <w:rFonts w:cstheme="minorHAnsi"/>
          <w:szCs w:val="24"/>
        </w:rPr>
        <w:t xml:space="preserve">, </w:t>
      </w:r>
      <w:proofErr w:type="spellStart"/>
      <w:r w:rsidRPr="00AC570A">
        <w:rPr>
          <w:rFonts w:cstheme="minorHAnsi"/>
          <w:szCs w:val="24"/>
          <w:u w:val="dash"/>
        </w:rPr>
        <w:t>id_tarea_catalogada</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u w:val="dash"/>
        </w:rPr>
        <w:t>id_orden_trabajo</w:t>
      </w:r>
      <w:proofErr w:type="spellEnd"/>
      <w:r w:rsidRPr="00AC570A">
        <w:rPr>
          <w:rFonts w:cstheme="minorHAnsi"/>
          <w:szCs w:val="24"/>
        </w:rPr>
        <w:t xml:space="preserve">, </w:t>
      </w:r>
      <w:proofErr w:type="spellStart"/>
      <w:r w:rsidRPr="00AC570A">
        <w:rPr>
          <w:rFonts w:cstheme="minorHAnsi"/>
          <w:szCs w:val="24"/>
        </w:rPr>
        <w:t>fecha_tarea</w:t>
      </w:r>
      <w:proofErr w:type="spellEnd"/>
      <w:r w:rsidRPr="00AC570A">
        <w:rPr>
          <w:rFonts w:cstheme="minorHAnsi"/>
          <w:szCs w:val="24"/>
        </w:rPr>
        <w:t xml:space="preserve">, </w:t>
      </w:r>
      <w:proofErr w:type="spellStart"/>
      <w:r w:rsidRPr="00AC570A">
        <w:rPr>
          <w:rFonts w:cstheme="minorHAnsi"/>
          <w:szCs w:val="24"/>
        </w:rPr>
        <w:t>cantidad_realizada</w:t>
      </w:r>
      <w:proofErr w:type="spellEnd"/>
      <w:r w:rsidRPr="00AC570A">
        <w:rPr>
          <w:rFonts w:cstheme="minorHAnsi"/>
          <w:szCs w:val="24"/>
        </w:rPr>
        <w:t xml:space="preserve">, </w:t>
      </w:r>
      <w:proofErr w:type="spellStart"/>
      <w:r w:rsidRPr="00AC570A">
        <w:rPr>
          <w:rFonts w:cstheme="minorHAnsi"/>
          <w:szCs w:val="24"/>
        </w:rPr>
        <w:t>estado_validacion</w:t>
      </w:r>
      <w:proofErr w:type="spellEnd"/>
      <w:r w:rsidRPr="00AC570A">
        <w:rPr>
          <w:rFonts w:cstheme="minorHAnsi"/>
          <w:szCs w:val="24"/>
        </w:rPr>
        <w:t xml:space="preserve">, </w:t>
      </w:r>
      <w:proofErr w:type="spellStart"/>
      <w:r w:rsidRPr="00AC570A">
        <w:rPr>
          <w:rFonts w:cstheme="minorHAnsi"/>
          <w:szCs w:val="24"/>
        </w:rPr>
        <w:t>monto_calculado</w:t>
      </w:r>
      <w:proofErr w:type="spellEnd"/>
      <w:r w:rsidRPr="00AC570A">
        <w:rPr>
          <w:rFonts w:cstheme="minorHAnsi"/>
          <w:szCs w:val="24"/>
        </w:rPr>
        <w:t xml:space="preserve">, </w:t>
      </w:r>
      <w:proofErr w:type="spellStart"/>
      <w:r w:rsidRPr="00AC570A">
        <w:rPr>
          <w:rFonts w:cstheme="minorHAnsi"/>
          <w:szCs w:val="24"/>
        </w:rPr>
        <w:t>referencia_unidad_terminada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21D19B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empleado.rut_empleado</w:t>
      </w:r>
      <w:proofErr w:type="spellEnd"/>
      <w:r w:rsidRPr="00AC570A">
        <w:rPr>
          <w:rFonts w:cstheme="minorHAnsi"/>
          <w:szCs w:val="24"/>
        </w:rPr>
        <w:t xml:space="preserve"> → </w:t>
      </w:r>
      <w:proofErr w:type="spellStart"/>
      <w:r w:rsidRPr="00AC570A">
        <w:rPr>
          <w:rFonts w:cstheme="minorHAnsi"/>
          <w:szCs w:val="24"/>
        </w:rPr>
        <w:t>tarea_remunerable.rut_empleado</w:t>
      </w:r>
      <w:proofErr w:type="spellEnd"/>
    </w:p>
    <w:p w14:paraId="417113B8"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 xml:space="preserve">Interna: </w:t>
      </w:r>
      <w:proofErr w:type="spellStart"/>
      <w:r w:rsidRPr="00AC570A">
        <w:rPr>
          <w:rFonts w:cstheme="minorHAnsi"/>
          <w:szCs w:val="24"/>
        </w:rPr>
        <w:t>tarea_catalogada.id_tarea_catalogada</w:t>
      </w:r>
      <w:proofErr w:type="spellEnd"/>
      <w:r w:rsidRPr="00AC570A">
        <w:rPr>
          <w:rFonts w:cstheme="minorHAnsi"/>
          <w:szCs w:val="24"/>
        </w:rPr>
        <w:t xml:space="preserve"> → </w:t>
      </w:r>
      <w:proofErr w:type="spellStart"/>
      <w:r w:rsidRPr="00AC570A">
        <w:rPr>
          <w:rFonts w:cstheme="minorHAnsi"/>
          <w:szCs w:val="24"/>
        </w:rPr>
        <w:t>tarea_remunerable.id_tarea_catalogada</w:t>
      </w:r>
      <w:proofErr w:type="spellEnd"/>
    </w:p>
    <w:p w14:paraId="2A0E57A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tarea_remunerable.id_proyecto_financiero</w:t>
      </w:r>
      <w:proofErr w:type="spellEnd"/>
    </w:p>
    <w:p w14:paraId="03458B6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liquidacion_remuneracion.id_liquidacion_remuneracion</w:t>
      </w:r>
      <w:proofErr w:type="spellEnd"/>
      <w:r w:rsidRPr="00AC570A">
        <w:rPr>
          <w:rFonts w:cstheme="minorHAnsi"/>
          <w:szCs w:val="24"/>
        </w:rPr>
        <w:t xml:space="preserve"> → </w:t>
      </w:r>
      <w:proofErr w:type="spellStart"/>
      <w:r w:rsidRPr="00AC570A">
        <w:rPr>
          <w:rFonts w:cstheme="minorHAnsi"/>
          <w:szCs w:val="24"/>
        </w:rPr>
        <w:t>tarea_remunerable.id_liquidacion_remuneracion</w:t>
      </w:r>
      <w:proofErr w:type="spellEnd"/>
    </w:p>
    <w:p w14:paraId="1E01607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Externa: </w:t>
      </w:r>
      <w:proofErr w:type="spellStart"/>
      <w:r w:rsidRPr="00AC570A">
        <w:rPr>
          <w:rFonts w:cstheme="minorHAnsi"/>
          <w:szCs w:val="24"/>
        </w:rPr>
        <w:t>orden_trabajo.id_orden_trabajo</w:t>
      </w:r>
      <w:proofErr w:type="spellEnd"/>
      <w:r w:rsidRPr="00AC570A">
        <w:rPr>
          <w:rFonts w:cstheme="minorHAnsi"/>
          <w:szCs w:val="24"/>
        </w:rPr>
        <w:t xml:space="preserve"> → </w:t>
      </w:r>
      <w:proofErr w:type="spellStart"/>
      <w:r w:rsidRPr="00AC570A">
        <w:rPr>
          <w:rFonts w:cstheme="minorHAnsi"/>
          <w:szCs w:val="24"/>
        </w:rPr>
        <w:t>tarea_remunerable.id_orden_trabajo</w:t>
      </w:r>
      <w:proofErr w:type="spellEnd"/>
    </w:p>
    <w:p w14:paraId="35DF30C5" w14:textId="77777777" w:rsidR="00384247" w:rsidRPr="00AC570A" w:rsidRDefault="00384247" w:rsidP="00384247">
      <w:pPr>
        <w:spacing w:after="40" w:line="360" w:lineRule="auto"/>
        <w:jc w:val="both"/>
        <w:rPr>
          <w:rFonts w:cstheme="minorHAnsi"/>
          <w:szCs w:val="24"/>
        </w:rPr>
      </w:pPr>
      <w:r w:rsidRPr="00AC570A">
        <w:rPr>
          <w:rFonts w:cstheme="minorHAnsi"/>
          <w:szCs w:val="24"/>
        </w:rPr>
        <w:t>LIQUIDACION_</w:t>
      </w:r>
      <w:proofErr w:type="gramStart"/>
      <w:r w:rsidRPr="00AC570A">
        <w:rPr>
          <w:rFonts w:cstheme="minorHAnsi"/>
          <w:szCs w:val="24"/>
        </w:rPr>
        <w:t>REMUNERACION(</w:t>
      </w:r>
      <w:proofErr w:type="spellStart"/>
      <w:proofErr w:type="gramEnd"/>
      <w:r w:rsidRPr="00AC570A">
        <w:rPr>
          <w:rFonts w:cstheme="minorHAnsi"/>
          <w:szCs w:val="24"/>
          <w:u w:val="single"/>
        </w:rPr>
        <w:t>id_liquidacion_remuneracion</w:t>
      </w:r>
      <w:proofErr w:type="spellEnd"/>
      <w:r w:rsidRPr="00AC570A">
        <w:rPr>
          <w:rFonts w:cstheme="minorHAnsi"/>
          <w:szCs w:val="24"/>
        </w:rPr>
        <w:t xml:space="preserve">, </w:t>
      </w:r>
      <w:proofErr w:type="spellStart"/>
      <w:r w:rsidRPr="00AC570A">
        <w:rPr>
          <w:rFonts w:cstheme="minorHAnsi"/>
          <w:szCs w:val="24"/>
          <w:u w:val="dash"/>
        </w:rPr>
        <w:t>rut_empleado</w:t>
      </w:r>
      <w:proofErr w:type="spellEnd"/>
      <w:r w:rsidRPr="00AC570A">
        <w:rPr>
          <w:rFonts w:cstheme="minorHAnsi"/>
          <w:szCs w:val="24"/>
        </w:rPr>
        <w:t xml:space="preserve">, </w:t>
      </w:r>
      <w:proofErr w:type="spellStart"/>
      <w:r w:rsidRPr="00AC570A">
        <w:rPr>
          <w:rFonts w:cstheme="minorHAnsi"/>
          <w:szCs w:val="24"/>
        </w:rPr>
        <w:t>periodo_liquidacion</w:t>
      </w:r>
      <w:proofErr w:type="spellEnd"/>
      <w:r w:rsidRPr="00AC570A">
        <w:rPr>
          <w:rFonts w:cstheme="minorHAnsi"/>
          <w:szCs w:val="24"/>
        </w:rPr>
        <w:t xml:space="preserve">, </w:t>
      </w:r>
      <w:proofErr w:type="spellStart"/>
      <w:r w:rsidRPr="00AC570A">
        <w:rPr>
          <w:rFonts w:cstheme="minorHAnsi"/>
          <w:szCs w:val="24"/>
        </w:rPr>
        <w:t>fecha_generacion</w:t>
      </w:r>
      <w:proofErr w:type="spellEnd"/>
      <w:r w:rsidRPr="00AC570A">
        <w:rPr>
          <w:rFonts w:cstheme="minorHAnsi"/>
          <w:szCs w:val="24"/>
        </w:rPr>
        <w:t xml:space="preserve">, </w:t>
      </w:r>
      <w:proofErr w:type="spellStart"/>
      <w:r w:rsidRPr="00AC570A">
        <w:rPr>
          <w:rFonts w:cstheme="minorHAnsi"/>
          <w:szCs w:val="24"/>
        </w:rPr>
        <w:t>fecha_aprobacion</w:t>
      </w:r>
      <w:proofErr w:type="spellEnd"/>
      <w:r w:rsidRPr="00AC570A">
        <w:rPr>
          <w:rFonts w:cstheme="minorHAnsi"/>
          <w:szCs w:val="24"/>
        </w:rPr>
        <w:t xml:space="preserve">, </w:t>
      </w:r>
      <w:proofErr w:type="spellStart"/>
      <w:r w:rsidRPr="00AC570A">
        <w:rPr>
          <w:rFonts w:cstheme="minorHAnsi"/>
          <w:szCs w:val="24"/>
        </w:rPr>
        <w:t>sueldo_base_periodo</w:t>
      </w:r>
      <w:proofErr w:type="spellEnd"/>
      <w:r w:rsidRPr="00AC570A">
        <w:rPr>
          <w:rFonts w:cstheme="minorHAnsi"/>
          <w:szCs w:val="24"/>
        </w:rPr>
        <w:t xml:space="preserve">, </w:t>
      </w:r>
      <w:proofErr w:type="spellStart"/>
      <w:r w:rsidRPr="00AC570A">
        <w:rPr>
          <w:rFonts w:cstheme="minorHAnsi"/>
          <w:szCs w:val="24"/>
        </w:rPr>
        <w:t>total_bonos</w:t>
      </w:r>
      <w:proofErr w:type="spellEnd"/>
      <w:r w:rsidRPr="00AC570A">
        <w:rPr>
          <w:rFonts w:cstheme="minorHAnsi"/>
          <w:szCs w:val="24"/>
        </w:rPr>
        <w:t xml:space="preserve">, </w:t>
      </w:r>
      <w:proofErr w:type="spellStart"/>
      <w:r w:rsidRPr="00AC570A">
        <w:rPr>
          <w:rFonts w:cstheme="minorHAnsi"/>
          <w:szCs w:val="24"/>
        </w:rPr>
        <w:t>total_descuentos</w:t>
      </w:r>
      <w:proofErr w:type="spellEnd"/>
      <w:r w:rsidRPr="00AC570A">
        <w:rPr>
          <w:rFonts w:cstheme="minorHAnsi"/>
          <w:szCs w:val="24"/>
        </w:rPr>
        <w:t xml:space="preserve">, </w:t>
      </w:r>
      <w:proofErr w:type="spellStart"/>
      <w:r w:rsidRPr="00AC570A">
        <w:rPr>
          <w:rFonts w:cstheme="minorHAnsi"/>
          <w:szCs w:val="24"/>
        </w:rPr>
        <w:t>total_haberes</w:t>
      </w:r>
      <w:proofErr w:type="spellEnd"/>
      <w:r w:rsidRPr="00AC570A">
        <w:rPr>
          <w:rFonts w:cstheme="minorHAnsi"/>
          <w:szCs w:val="24"/>
        </w:rPr>
        <w:t xml:space="preserve">, </w:t>
      </w:r>
      <w:proofErr w:type="spellStart"/>
      <w:r w:rsidRPr="00AC570A">
        <w:rPr>
          <w:rFonts w:cstheme="minorHAnsi"/>
          <w:szCs w:val="24"/>
        </w:rPr>
        <w:t>total_liquido</w:t>
      </w:r>
      <w:proofErr w:type="spellEnd"/>
      <w:r w:rsidRPr="00AC570A">
        <w:rPr>
          <w:rFonts w:cstheme="minorHAnsi"/>
          <w:szCs w:val="24"/>
        </w:rPr>
        <w:t xml:space="preserve">, </w:t>
      </w:r>
      <w:proofErr w:type="spellStart"/>
      <w:r w:rsidRPr="00AC570A">
        <w:rPr>
          <w:rFonts w:cstheme="minorHAnsi"/>
          <w:szCs w:val="24"/>
        </w:rPr>
        <w:t>estado_liquidacion</w:t>
      </w:r>
      <w:proofErr w:type="spellEnd"/>
      <w:r w:rsidRPr="00AC570A">
        <w:rPr>
          <w:rFonts w:cstheme="minorHAnsi"/>
          <w:szCs w:val="24"/>
        </w:rPr>
        <w:t xml:space="preserve">, </w:t>
      </w:r>
      <w:proofErr w:type="spellStart"/>
      <w:r w:rsidRPr="00AC570A">
        <w:rPr>
          <w:rFonts w:cstheme="minorHAnsi"/>
          <w:szCs w:val="24"/>
        </w:rPr>
        <w:t>respaldo_liquidacion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E5EB721"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empleado.rut_empleado</w:t>
      </w:r>
      <w:proofErr w:type="spellEnd"/>
      <w:r w:rsidRPr="00AC570A">
        <w:rPr>
          <w:rFonts w:cstheme="minorHAnsi"/>
          <w:szCs w:val="24"/>
        </w:rPr>
        <w:t xml:space="preserve"> → </w:t>
      </w:r>
      <w:proofErr w:type="spellStart"/>
      <w:r w:rsidRPr="00AC570A">
        <w:rPr>
          <w:rFonts w:cstheme="minorHAnsi"/>
          <w:szCs w:val="24"/>
        </w:rPr>
        <w:t>liquidacion_remuneracion.rut_empleado</w:t>
      </w:r>
      <w:proofErr w:type="spellEnd"/>
    </w:p>
    <w:p w14:paraId="22A4445B"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DETALLE_LIQUIDACION_</w:t>
      </w:r>
      <w:proofErr w:type="gramStart"/>
      <w:r w:rsidRPr="00AC570A">
        <w:rPr>
          <w:rFonts w:cstheme="minorHAnsi"/>
          <w:szCs w:val="24"/>
        </w:rPr>
        <w:t>REMUNERACION(</w:t>
      </w:r>
      <w:proofErr w:type="gramEnd"/>
      <w:r w:rsidRPr="00AC570A">
        <w:rPr>
          <w:rFonts w:cstheme="minorHAnsi"/>
          <w:szCs w:val="24"/>
          <w:u w:val="single"/>
        </w:rPr>
        <w:t>id_detalle_liquidacion_remuneracion</w:t>
      </w:r>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rPr>
        <w:t>tipo_concepto</w:t>
      </w:r>
      <w:proofErr w:type="spellEnd"/>
      <w:r w:rsidRPr="00AC570A">
        <w:rPr>
          <w:rFonts w:cstheme="minorHAnsi"/>
          <w:szCs w:val="24"/>
        </w:rPr>
        <w:t xml:space="preserve">, </w:t>
      </w:r>
      <w:proofErr w:type="spellStart"/>
      <w:r w:rsidRPr="00AC570A">
        <w:rPr>
          <w:rFonts w:cstheme="minorHAnsi"/>
          <w:szCs w:val="24"/>
        </w:rPr>
        <w:t>descripcion_concepto</w:t>
      </w:r>
      <w:proofErr w:type="spellEnd"/>
      <w:r w:rsidRPr="00AC570A">
        <w:rPr>
          <w:rFonts w:cstheme="minorHAnsi"/>
          <w:szCs w:val="24"/>
        </w:rPr>
        <w:t xml:space="preserve">, </w:t>
      </w:r>
      <w:proofErr w:type="spellStart"/>
      <w:r w:rsidRPr="00AC570A">
        <w:rPr>
          <w:rFonts w:cstheme="minorHAnsi"/>
          <w:szCs w:val="24"/>
        </w:rPr>
        <w:t>monto_concepto</w:t>
      </w:r>
      <w:proofErr w:type="spellEnd"/>
      <w:r w:rsidRPr="00AC570A">
        <w:rPr>
          <w:rFonts w:cstheme="minorHAnsi"/>
          <w:szCs w:val="24"/>
        </w:rPr>
        <w:t xml:space="preserve">, </w:t>
      </w:r>
      <w:proofErr w:type="spellStart"/>
      <w:r w:rsidRPr="00AC570A">
        <w:rPr>
          <w:rFonts w:cstheme="minorHAnsi"/>
          <w:szCs w:val="24"/>
        </w:rPr>
        <w:t>naturaleza_concepto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2DF28F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liquidacion_remuneracion.id_liquidacion_remuneracion</w:t>
      </w:r>
      <w:proofErr w:type="spellEnd"/>
      <w:r w:rsidRPr="00AC570A">
        <w:rPr>
          <w:rFonts w:cstheme="minorHAnsi"/>
          <w:szCs w:val="24"/>
        </w:rPr>
        <w:t xml:space="preserve"> → </w:t>
      </w:r>
      <w:proofErr w:type="spellStart"/>
      <w:r w:rsidRPr="00AC570A">
        <w:rPr>
          <w:rFonts w:cstheme="minorHAnsi"/>
          <w:szCs w:val="24"/>
        </w:rPr>
        <w:t>detalle_liquidacion_remuneracion.id_liquidacion_remuneracion</w:t>
      </w:r>
      <w:proofErr w:type="spellEnd"/>
    </w:p>
    <w:p w14:paraId="163306F0" w14:textId="77777777" w:rsidR="00384247" w:rsidRPr="00AC570A" w:rsidRDefault="00384247" w:rsidP="00384247">
      <w:pPr>
        <w:spacing w:after="40" w:line="360" w:lineRule="auto"/>
        <w:jc w:val="both"/>
        <w:rPr>
          <w:rFonts w:cstheme="minorHAnsi"/>
          <w:szCs w:val="24"/>
        </w:rPr>
      </w:pPr>
      <w:r w:rsidRPr="00AC570A">
        <w:rPr>
          <w:rFonts w:cstheme="minorHAnsi"/>
          <w:szCs w:val="24"/>
        </w:rPr>
        <w:t>ALERTA_</w:t>
      </w:r>
      <w:proofErr w:type="gramStart"/>
      <w:r w:rsidRPr="00AC570A">
        <w:rPr>
          <w:rFonts w:cstheme="minorHAnsi"/>
          <w:szCs w:val="24"/>
        </w:rPr>
        <w:t>FINANCIERA(</w:t>
      </w:r>
      <w:proofErr w:type="spellStart"/>
      <w:proofErr w:type="gramEnd"/>
      <w:r w:rsidRPr="00AC570A">
        <w:rPr>
          <w:rFonts w:cstheme="minorHAnsi"/>
          <w:szCs w:val="24"/>
          <w:u w:val="single"/>
        </w:rPr>
        <w:t>id_alerta_financiera</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id_documento_tributario</w:t>
      </w:r>
      <w:proofErr w:type="spellEnd"/>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id_credito_proyecto</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u w:val="dash"/>
        </w:rPr>
        <w:t>id_fondo_global_credito</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rPr>
        <w:t>tipo_alerta</w:t>
      </w:r>
      <w:proofErr w:type="spellEnd"/>
      <w:r w:rsidRPr="00AC570A">
        <w:rPr>
          <w:rFonts w:cstheme="minorHAnsi"/>
          <w:szCs w:val="24"/>
        </w:rPr>
        <w:t xml:space="preserve">, </w:t>
      </w:r>
      <w:proofErr w:type="spellStart"/>
      <w:r w:rsidRPr="00AC570A">
        <w:rPr>
          <w:rFonts w:cstheme="minorHAnsi"/>
          <w:szCs w:val="24"/>
        </w:rPr>
        <w:t>fecha_generacion</w:t>
      </w:r>
      <w:proofErr w:type="spellEnd"/>
      <w:r w:rsidRPr="00AC570A">
        <w:rPr>
          <w:rFonts w:cstheme="minorHAnsi"/>
          <w:szCs w:val="24"/>
        </w:rPr>
        <w:t xml:space="preserve">, </w:t>
      </w:r>
      <w:proofErr w:type="spellStart"/>
      <w:r w:rsidRPr="00AC570A">
        <w:rPr>
          <w:rFonts w:cstheme="minorHAnsi"/>
          <w:szCs w:val="24"/>
        </w:rPr>
        <w:t>descripcion_alerta</w:t>
      </w:r>
      <w:proofErr w:type="spellEnd"/>
      <w:r w:rsidRPr="00AC570A">
        <w:rPr>
          <w:rFonts w:cstheme="minorHAnsi"/>
          <w:szCs w:val="24"/>
        </w:rPr>
        <w:t xml:space="preserve">, </w:t>
      </w:r>
      <w:proofErr w:type="spellStart"/>
      <w:r w:rsidRPr="00AC570A">
        <w:rPr>
          <w:rFonts w:cstheme="minorHAnsi"/>
          <w:szCs w:val="24"/>
        </w:rPr>
        <w:t>nivel_alerta</w:t>
      </w:r>
      <w:proofErr w:type="spellEnd"/>
      <w:r w:rsidRPr="00AC570A">
        <w:rPr>
          <w:rFonts w:cstheme="minorHAnsi"/>
          <w:szCs w:val="24"/>
        </w:rPr>
        <w:t xml:space="preserve">, </w:t>
      </w:r>
      <w:proofErr w:type="spellStart"/>
      <w:r w:rsidRPr="00AC570A">
        <w:rPr>
          <w:rFonts w:cstheme="minorHAnsi"/>
          <w:szCs w:val="24"/>
        </w:rPr>
        <w:t>estado_alerta</w:t>
      </w:r>
      <w:proofErr w:type="spellEnd"/>
      <w:r w:rsidRPr="00AC570A">
        <w:rPr>
          <w:rFonts w:cstheme="minorHAnsi"/>
          <w:szCs w:val="24"/>
        </w:rPr>
        <w:t xml:space="preserve">, </w:t>
      </w:r>
      <w:proofErr w:type="spellStart"/>
      <w:r w:rsidRPr="00AC570A">
        <w:rPr>
          <w:rFonts w:cstheme="minorHAnsi"/>
          <w:szCs w:val="24"/>
        </w:rPr>
        <w:t>fecha_cierre</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E9DE70D"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alerta_financiera.id_ficha_cliente</w:t>
      </w:r>
      <w:proofErr w:type="spellEnd"/>
    </w:p>
    <w:p w14:paraId="4AB5AA99"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alerta_financiera.id_nota_venta</w:t>
      </w:r>
      <w:proofErr w:type="spellEnd"/>
    </w:p>
    <w:p w14:paraId="365E975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documento_tributario.id_documento_tributario</w:t>
      </w:r>
      <w:proofErr w:type="spellEnd"/>
      <w:r w:rsidRPr="00AC570A">
        <w:rPr>
          <w:rFonts w:cstheme="minorHAnsi"/>
          <w:szCs w:val="24"/>
        </w:rPr>
        <w:t xml:space="preserve"> → </w:t>
      </w:r>
      <w:proofErr w:type="spellStart"/>
      <w:r w:rsidRPr="00AC570A">
        <w:rPr>
          <w:rFonts w:cstheme="minorHAnsi"/>
          <w:szCs w:val="24"/>
        </w:rPr>
        <w:t>alerta_financiera.id_documento_tributario</w:t>
      </w:r>
      <w:proofErr w:type="spellEnd"/>
    </w:p>
    <w:p w14:paraId="65E16DDA"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documento_compra_proveedor.id_documento_compra_proveedor</w:t>
      </w:r>
      <w:proofErr w:type="spellEnd"/>
      <w:r w:rsidRPr="00AC570A">
        <w:rPr>
          <w:rFonts w:cstheme="minorHAnsi"/>
          <w:szCs w:val="24"/>
        </w:rPr>
        <w:t xml:space="preserve"> → </w:t>
      </w:r>
      <w:proofErr w:type="spellStart"/>
      <w:r w:rsidRPr="00AC570A">
        <w:rPr>
          <w:rFonts w:cstheme="minorHAnsi"/>
          <w:szCs w:val="24"/>
        </w:rPr>
        <w:t>alerta_financiera.id_documento_compra_proveedor</w:t>
      </w:r>
      <w:proofErr w:type="spellEnd"/>
    </w:p>
    <w:p w14:paraId="14401E56"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 xml:space="preserve">Interna: </w:t>
      </w: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alerta_financiera.id_proyecto_financiero</w:t>
      </w:r>
      <w:proofErr w:type="spellEnd"/>
    </w:p>
    <w:p w14:paraId="7AD8906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credito_proyecto.id_credito_proyecto</w:t>
      </w:r>
      <w:proofErr w:type="spellEnd"/>
      <w:r w:rsidRPr="00AC570A">
        <w:rPr>
          <w:rFonts w:cstheme="minorHAnsi"/>
          <w:szCs w:val="24"/>
        </w:rPr>
        <w:t xml:space="preserve"> → </w:t>
      </w:r>
      <w:proofErr w:type="spellStart"/>
      <w:r w:rsidRPr="00AC570A">
        <w:rPr>
          <w:rFonts w:cstheme="minorHAnsi"/>
          <w:szCs w:val="24"/>
        </w:rPr>
        <w:t>alerta_financiera.id_credito_proyecto</w:t>
      </w:r>
      <w:proofErr w:type="spellEnd"/>
    </w:p>
    <w:p w14:paraId="61296E80"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evaluacion_credito.id_evaluacion_credito</w:t>
      </w:r>
      <w:proofErr w:type="spellEnd"/>
      <w:r w:rsidRPr="00AC570A">
        <w:rPr>
          <w:rFonts w:cstheme="minorHAnsi"/>
          <w:szCs w:val="24"/>
        </w:rPr>
        <w:t xml:space="preserve"> → </w:t>
      </w:r>
      <w:proofErr w:type="spellStart"/>
      <w:r w:rsidRPr="00AC570A">
        <w:rPr>
          <w:rFonts w:cstheme="minorHAnsi"/>
          <w:szCs w:val="24"/>
        </w:rPr>
        <w:t>alerta_financiera.id_evaluacion_credito</w:t>
      </w:r>
      <w:proofErr w:type="spellEnd"/>
    </w:p>
    <w:p w14:paraId="0D811AAA"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fondo_global_credito.id_fondo_global_credito</w:t>
      </w:r>
      <w:proofErr w:type="spellEnd"/>
      <w:r w:rsidRPr="00AC570A">
        <w:rPr>
          <w:rFonts w:cstheme="minorHAnsi"/>
          <w:szCs w:val="24"/>
        </w:rPr>
        <w:t xml:space="preserve"> → </w:t>
      </w:r>
      <w:proofErr w:type="spellStart"/>
      <w:r w:rsidRPr="00AC570A">
        <w:rPr>
          <w:rFonts w:cstheme="minorHAnsi"/>
          <w:szCs w:val="24"/>
        </w:rPr>
        <w:t>alerta_financiera.id_fondo_global_credito</w:t>
      </w:r>
      <w:proofErr w:type="spellEnd"/>
    </w:p>
    <w:p w14:paraId="2CE8B06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alerta_financiera.id_proveedor</w:t>
      </w:r>
      <w:proofErr w:type="spellEnd"/>
    </w:p>
    <w:p w14:paraId="75C3D4DA" w14:textId="77777777" w:rsidR="00384247" w:rsidRPr="00AC570A" w:rsidRDefault="00384247" w:rsidP="00384247">
      <w:pPr>
        <w:spacing w:after="40" w:line="360" w:lineRule="auto"/>
        <w:jc w:val="both"/>
        <w:rPr>
          <w:rFonts w:cstheme="minorHAnsi"/>
          <w:szCs w:val="24"/>
        </w:rPr>
      </w:pPr>
      <w:r w:rsidRPr="00AC570A">
        <w:rPr>
          <w:rFonts w:cstheme="minorHAnsi"/>
          <w:szCs w:val="24"/>
        </w:rPr>
        <w:t>EVENTO_</w:t>
      </w:r>
      <w:proofErr w:type="gramStart"/>
      <w:r w:rsidRPr="00AC570A">
        <w:rPr>
          <w:rFonts w:cstheme="minorHAnsi"/>
          <w:szCs w:val="24"/>
        </w:rPr>
        <w:t>AUDITORIA(</w:t>
      </w:r>
      <w:proofErr w:type="spellStart"/>
      <w:proofErr w:type="gramEnd"/>
      <w:r w:rsidRPr="00AC570A">
        <w:rPr>
          <w:rFonts w:cstheme="minorHAnsi"/>
          <w:szCs w:val="24"/>
          <w:u w:val="single"/>
        </w:rPr>
        <w:t>id_evento_auditoria</w:t>
      </w:r>
      <w:proofErr w:type="spellEnd"/>
      <w:r w:rsidRPr="00AC570A">
        <w:rPr>
          <w:rFonts w:cstheme="minorHAnsi"/>
          <w:szCs w:val="24"/>
        </w:rPr>
        <w:t xml:space="preserve">, </w:t>
      </w:r>
      <w:proofErr w:type="spellStart"/>
      <w:r w:rsidRPr="00AC570A">
        <w:rPr>
          <w:rFonts w:cstheme="minorHAnsi"/>
          <w:szCs w:val="24"/>
          <w:u w:val="dash"/>
        </w:rPr>
        <w:t>id_usuario</w:t>
      </w:r>
      <w:proofErr w:type="spellEnd"/>
      <w:r w:rsidRPr="00AC570A">
        <w:rPr>
          <w:rFonts w:cstheme="minorHAnsi"/>
          <w:szCs w:val="24"/>
        </w:rPr>
        <w:t xml:space="preserve">, </w:t>
      </w:r>
      <w:proofErr w:type="spellStart"/>
      <w:r w:rsidRPr="00AC570A">
        <w:rPr>
          <w:rFonts w:cstheme="minorHAnsi"/>
          <w:szCs w:val="24"/>
        </w:rPr>
        <w:t>fecha_evento</w:t>
      </w:r>
      <w:proofErr w:type="spellEnd"/>
      <w:r w:rsidRPr="00AC570A">
        <w:rPr>
          <w:rFonts w:cstheme="minorHAnsi"/>
          <w:szCs w:val="24"/>
        </w:rPr>
        <w:t xml:space="preserve">, </w:t>
      </w:r>
      <w:proofErr w:type="spellStart"/>
      <w:r w:rsidRPr="00AC570A">
        <w:rPr>
          <w:rFonts w:cstheme="minorHAnsi"/>
          <w:szCs w:val="24"/>
        </w:rPr>
        <w:t>tipo_evento</w:t>
      </w:r>
      <w:proofErr w:type="spellEnd"/>
      <w:r w:rsidRPr="00AC570A">
        <w:rPr>
          <w:rFonts w:cstheme="minorHAnsi"/>
          <w:szCs w:val="24"/>
        </w:rPr>
        <w:t xml:space="preserve">, </w:t>
      </w:r>
      <w:proofErr w:type="spellStart"/>
      <w:r w:rsidRPr="00AC570A">
        <w:rPr>
          <w:rFonts w:cstheme="minorHAnsi"/>
          <w:szCs w:val="24"/>
        </w:rPr>
        <w:t>entidad_afectada</w:t>
      </w:r>
      <w:proofErr w:type="spellEnd"/>
      <w:r w:rsidRPr="00AC570A">
        <w:rPr>
          <w:rFonts w:cstheme="minorHAnsi"/>
          <w:szCs w:val="24"/>
        </w:rPr>
        <w:t xml:space="preserve">, </w:t>
      </w:r>
      <w:proofErr w:type="spellStart"/>
      <w:r w:rsidRPr="00AC570A">
        <w:rPr>
          <w:rFonts w:cstheme="minorHAnsi"/>
          <w:szCs w:val="24"/>
        </w:rPr>
        <w:t>id_registro_afectado</w:t>
      </w:r>
      <w:proofErr w:type="spellEnd"/>
      <w:r w:rsidRPr="00AC570A">
        <w:rPr>
          <w:rFonts w:cstheme="minorHAnsi"/>
          <w:szCs w:val="24"/>
        </w:rPr>
        <w:t xml:space="preserve">, </w:t>
      </w:r>
      <w:proofErr w:type="spellStart"/>
      <w:r w:rsidRPr="00AC570A">
        <w:rPr>
          <w:rFonts w:cstheme="minorHAnsi"/>
          <w:szCs w:val="24"/>
        </w:rPr>
        <w:t>accion_realizada</w:t>
      </w:r>
      <w:proofErr w:type="spellEnd"/>
      <w:r w:rsidRPr="00AC570A">
        <w:rPr>
          <w:rFonts w:cstheme="minorHAnsi"/>
          <w:szCs w:val="24"/>
        </w:rPr>
        <w:t xml:space="preserve">, </w:t>
      </w:r>
      <w:proofErr w:type="spellStart"/>
      <w:r w:rsidRPr="00AC570A">
        <w:rPr>
          <w:rFonts w:cstheme="minorHAnsi"/>
          <w:szCs w:val="24"/>
        </w:rPr>
        <w:t>descripcion_evento</w:t>
      </w:r>
      <w:proofErr w:type="spellEnd"/>
      <w:r w:rsidRPr="00AC570A">
        <w:rPr>
          <w:rFonts w:cstheme="minorHAnsi"/>
          <w:szCs w:val="24"/>
        </w:rPr>
        <w:t xml:space="preserve">, </w:t>
      </w:r>
      <w:proofErr w:type="spellStart"/>
      <w:r w:rsidRPr="00AC570A">
        <w:rPr>
          <w:rFonts w:cstheme="minorHAnsi"/>
          <w:szCs w:val="24"/>
        </w:rPr>
        <w:t>resultado_evento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4C997F1"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Externa: </w:t>
      </w:r>
      <w:proofErr w:type="spellStart"/>
      <w:r w:rsidRPr="00AC570A">
        <w:rPr>
          <w:rFonts w:cstheme="minorHAnsi"/>
          <w:szCs w:val="24"/>
        </w:rPr>
        <w:t>usuario.id_usuario</w:t>
      </w:r>
      <w:proofErr w:type="spellEnd"/>
      <w:r w:rsidRPr="00AC570A">
        <w:rPr>
          <w:rFonts w:cstheme="minorHAnsi"/>
          <w:szCs w:val="24"/>
        </w:rPr>
        <w:t xml:space="preserve"> → </w:t>
      </w:r>
      <w:proofErr w:type="spellStart"/>
      <w:r w:rsidRPr="00AC570A">
        <w:rPr>
          <w:rFonts w:cstheme="minorHAnsi"/>
          <w:szCs w:val="24"/>
        </w:rPr>
        <w:t>evento_auditoria.id_usuario</w:t>
      </w:r>
      <w:proofErr w:type="spellEnd"/>
    </w:p>
    <w:p w14:paraId="74D6F65A"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DETALLE_EVENTO_</w:t>
      </w:r>
      <w:proofErr w:type="gramStart"/>
      <w:r w:rsidRPr="00AC570A">
        <w:rPr>
          <w:rFonts w:cstheme="minorHAnsi"/>
          <w:szCs w:val="24"/>
        </w:rPr>
        <w:t>AUDITORIA(</w:t>
      </w:r>
      <w:proofErr w:type="spellStart"/>
      <w:proofErr w:type="gramEnd"/>
      <w:r w:rsidRPr="00AC570A">
        <w:rPr>
          <w:rFonts w:cstheme="minorHAnsi"/>
          <w:szCs w:val="24"/>
          <w:u w:val="single"/>
        </w:rPr>
        <w:t>id_detalle_evento_auditoria</w:t>
      </w:r>
      <w:proofErr w:type="spellEnd"/>
      <w:r w:rsidRPr="00AC570A">
        <w:rPr>
          <w:rFonts w:cstheme="minorHAnsi"/>
          <w:szCs w:val="24"/>
        </w:rPr>
        <w:t xml:space="preserve">, </w:t>
      </w:r>
      <w:proofErr w:type="spellStart"/>
      <w:r w:rsidRPr="00AC570A">
        <w:rPr>
          <w:rFonts w:cstheme="minorHAnsi"/>
          <w:szCs w:val="24"/>
          <w:u w:val="dash"/>
        </w:rPr>
        <w:t>id_evento_auditoria</w:t>
      </w:r>
      <w:proofErr w:type="spellEnd"/>
      <w:r w:rsidRPr="00AC570A">
        <w:rPr>
          <w:rFonts w:cstheme="minorHAnsi"/>
          <w:szCs w:val="24"/>
        </w:rPr>
        <w:t xml:space="preserve">, </w:t>
      </w:r>
      <w:proofErr w:type="spellStart"/>
      <w:r w:rsidRPr="00AC570A">
        <w:rPr>
          <w:rFonts w:cstheme="minorHAnsi"/>
          <w:szCs w:val="24"/>
        </w:rPr>
        <w:t>atributo_modificado</w:t>
      </w:r>
      <w:proofErr w:type="spellEnd"/>
      <w:r w:rsidRPr="00AC570A">
        <w:rPr>
          <w:rFonts w:cstheme="minorHAnsi"/>
          <w:szCs w:val="24"/>
        </w:rPr>
        <w:t xml:space="preserve">, </w:t>
      </w:r>
      <w:proofErr w:type="spellStart"/>
      <w:r w:rsidRPr="00AC570A">
        <w:rPr>
          <w:rFonts w:cstheme="minorHAnsi"/>
          <w:szCs w:val="24"/>
        </w:rPr>
        <w:t>valor_anterior</w:t>
      </w:r>
      <w:proofErr w:type="spellEnd"/>
      <w:r w:rsidRPr="00AC570A">
        <w:rPr>
          <w:rFonts w:cstheme="minorHAnsi"/>
          <w:szCs w:val="24"/>
        </w:rPr>
        <w:t xml:space="preserve">, </w:t>
      </w:r>
      <w:proofErr w:type="spellStart"/>
      <w:r w:rsidRPr="00AC570A">
        <w:rPr>
          <w:rFonts w:cstheme="minorHAnsi"/>
          <w:szCs w:val="24"/>
        </w:rPr>
        <w:t>valor_nuevo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5B5D9F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evento_auditoria.id_evento_auditoria</w:t>
      </w:r>
      <w:proofErr w:type="spellEnd"/>
      <w:r w:rsidRPr="00AC570A">
        <w:rPr>
          <w:rFonts w:cstheme="minorHAnsi"/>
          <w:szCs w:val="24"/>
        </w:rPr>
        <w:t xml:space="preserve"> → </w:t>
      </w:r>
      <w:proofErr w:type="spellStart"/>
      <w:r w:rsidRPr="00AC570A">
        <w:rPr>
          <w:rFonts w:cstheme="minorHAnsi"/>
          <w:szCs w:val="24"/>
        </w:rPr>
        <w:t>detalle_evento_auditoria.id_evento_auditoria</w:t>
      </w:r>
      <w:proofErr w:type="spellEnd"/>
    </w:p>
    <w:p w14:paraId="5C78FCDA"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w:t>
      </w:r>
      <w:proofErr w:type="gramStart"/>
      <w:r w:rsidRPr="00AC570A">
        <w:rPr>
          <w:rFonts w:cstheme="minorHAnsi"/>
          <w:szCs w:val="24"/>
        </w:rPr>
        <w:t>CONCILIACION(</w:t>
      </w:r>
      <w:proofErr w:type="spellStart"/>
      <w:proofErr w:type="gramEnd"/>
      <w:r w:rsidRPr="00AC570A">
        <w:rPr>
          <w:rFonts w:cstheme="minorHAnsi"/>
          <w:szCs w:val="24"/>
          <w:u w:val="single"/>
        </w:rPr>
        <w:t>id_detalle_conciliacion</w:t>
      </w:r>
      <w:proofErr w:type="spellEnd"/>
      <w:r w:rsidRPr="00AC570A">
        <w:rPr>
          <w:rFonts w:cstheme="minorHAnsi"/>
          <w:szCs w:val="24"/>
        </w:rPr>
        <w:t xml:space="preserve">, </w:t>
      </w:r>
      <w:proofErr w:type="spellStart"/>
      <w:r w:rsidRPr="00AC570A">
        <w:rPr>
          <w:rFonts w:cstheme="minorHAnsi"/>
          <w:szCs w:val="24"/>
          <w:u w:val="dash"/>
        </w:rPr>
        <w:t>id_conciliacion</w:t>
      </w:r>
      <w:proofErr w:type="spellEnd"/>
      <w:r w:rsidRPr="00AC570A">
        <w:rPr>
          <w:rFonts w:cstheme="minorHAnsi"/>
          <w:szCs w:val="24"/>
        </w:rPr>
        <w:t xml:space="preserve">, </w:t>
      </w:r>
      <w:proofErr w:type="spellStart"/>
      <w:r w:rsidRPr="00AC570A">
        <w:rPr>
          <w:rFonts w:cstheme="minorHAnsi"/>
          <w:szCs w:val="24"/>
        </w:rPr>
        <w:t>descripcion_diferencia</w:t>
      </w:r>
      <w:proofErr w:type="spellEnd"/>
      <w:r w:rsidRPr="00AC570A">
        <w:rPr>
          <w:rFonts w:cstheme="minorHAnsi"/>
          <w:szCs w:val="24"/>
        </w:rPr>
        <w:t xml:space="preserve">, </w:t>
      </w:r>
      <w:proofErr w:type="spellStart"/>
      <w:r w:rsidRPr="00AC570A">
        <w:rPr>
          <w:rFonts w:cstheme="minorHAnsi"/>
          <w:szCs w:val="24"/>
        </w:rPr>
        <w:t>monto_diferencia</w:t>
      </w:r>
      <w:proofErr w:type="spellEnd"/>
      <w:r w:rsidRPr="00AC570A">
        <w:rPr>
          <w:rFonts w:cstheme="minorHAnsi"/>
          <w:szCs w:val="24"/>
        </w:rPr>
        <w:t xml:space="preserve">, </w:t>
      </w:r>
      <w:proofErr w:type="spellStart"/>
      <w:r w:rsidRPr="00AC570A">
        <w:rPr>
          <w:rFonts w:cstheme="minorHAnsi"/>
          <w:szCs w:val="24"/>
        </w:rPr>
        <w:t>tipo_diferencia</w:t>
      </w:r>
      <w:proofErr w:type="spellEnd"/>
      <w:r w:rsidRPr="00AC570A">
        <w:rPr>
          <w:rFonts w:cstheme="minorHAnsi"/>
          <w:szCs w:val="24"/>
        </w:rPr>
        <w:t xml:space="preserve">, </w:t>
      </w:r>
      <w:proofErr w:type="spellStart"/>
      <w:r w:rsidRPr="00AC570A">
        <w:rPr>
          <w:rFonts w:cstheme="minorHAnsi"/>
          <w:szCs w:val="24"/>
        </w:rPr>
        <w:t>estado_revision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88922B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Interna: </w:t>
      </w:r>
      <w:proofErr w:type="spellStart"/>
      <w:r w:rsidRPr="00AC570A">
        <w:rPr>
          <w:rFonts w:cstheme="minorHAnsi"/>
          <w:szCs w:val="24"/>
        </w:rPr>
        <w:t>conciliacion.id_conciliacion</w:t>
      </w:r>
      <w:proofErr w:type="spellEnd"/>
      <w:r w:rsidRPr="00AC570A">
        <w:rPr>
          <w:rFonts w:cstheme="minorHAnsi"/>
          <w:szCs w:val="24"/>
        </w:rPr>
        <w:t xml:space="preserve"> → </w:t>
      </w:r>
      <w:proofErr w:type="spellStart"/>
      <w:r w:rsidRPr="00AC570A">
        <w:rPr>
          <w:rFonts w:cstheme="minorHAnsi"/>
          <w:szCs w:val="24"/>
        </w:rPr>
        <w:t>detalle_conciliacion.id_conciliacion</w:t>
      </w:r>
      <w:proofErr w:type="spellEnd"/>
    </w:p>
    <w:p w14:paraId="3005B96C" w14:textId="17534ECE" w:rsidR="00384247" w:rsidRPr="00AC570A" w:rsidRDefault="0D476DC8" w:rsidP="0D476DC8">
      <w:pPr>
        <w:pStyle w:val="Ttulo3"/>
        <w:rPr>
          <w:rFonts w:cstheme="minorBidi"/>
        </w:rPr>
      </w:pPr>
      <w:bookmarkStart w:id="844" w:name="_Toc232321793"/>
      <w:bookmarkStart w:id="845" w:name="_Toc232540729"/>
      <w:r>
        <w:t>9.1.</w:t>
      </w:r>
      <w:r w:rsidRPr="0D476DC8">
        <w:rPr>
          <w:rFonts w:cstheme="minorBidi"/>
        </w:rPr>
        <w:t>6. Tercera Forma Normal</w:t>
      </w:r>
      <w:bookmarkEnd w:id="844"/>
      <w:bookmarkEnd w:id="845"/>
    </w:p>
    <w:p w14:paraId="73638492" w14:textId="77777777" w:rsidR="002C336D" w:rsidRPr="002C336D" w:rsidRDefault="002C336D" w:rsidP="002C336D"/>
    <w:p w14:paraId="66A73022" w14:textId="77777777" w:rsidR="00384247" w:rsidRPr="00AC570A" w:rsidRDefault="00384247" w:rsidP="00384247">
      <w:pPr>
        <w:spacing w:line="360" w:lineRule="auto"/>
        <w:jc w:val="both"/>
        <w:rPr>
          <w:rFonts w:cstheme="minorHAnsi"/>
          <w:szCs w:val="24"/>
        </w:rPr>
      </w:pPr>
      <w:r w:rsidRPr="00AC570A">
        <w:rPr>
          <w:rFonts w:cstheme="minorHAnsi"/>
          <w:szCs w:val="24"/>
        </w:rPr>
        <w:t>Para cumplir la Tercera Forma Normal, el modelo debe estar en 2FN y no deben existir dependencias transitivas entre atributos no clave. Cuando un atributo no clave depende de otro atributo no clave, se debe separar la información en una nueva relación.</w:t>
      </w:r>
    </w:p>
    <w:p w14:paraId="36EE88A1" w14:textId="77777777" w:rsidR="00384247" w:rsidRPr="00AC570A" w:rsidRDefault="00384247" w:rsidP="00384247">
      <w:pPr>
        <w:spacing w:line="360" w:lineRule="auto"/>
        <w:jc w:val="both"/>
        <w:rPr>
          <w:rFonts w:cstheme="minorHAnsi"/>
          <w:szCs w:val="24"/>
        </w:rPr>
      </w:pPr>
      <w:r w:rsidRPr="00AC570A">
        <w:rPr>
          <w:rFonts w:cstheme="minorHAnsi"/>
          <w:szCs w:val="24"/>
        </w:rPr>
        <w:t xml:space="preserve">En esta etapa se separaron catálogos y relaciones de apoyo para evitar dependencias transitivas y mejorar la consistencia del modelo. Se agregaron MONEDA, TIPO_DOCUMENTO, TIPO_CLIENTE_FINANCIERO, MEDIO_PAGO, CARGO, TIPO_VINCULO_LABORAL, AFP, PREVISION_SALUD, TIPO_IDENTIFICADOR, PAIS, </w:t>
      </w:r>
      <w:r w:rsidRPr="00AC570A">
        <w:rPr>
          <w:rFonts w:cstheme="minorHAnsi"/>
          <w:szCs w:val="24"/>
        </w:rPr>
        <w:lastRenderedPageBreak/>
        <w:t>CONCEPTO_REMUNERACION, HISTORIAL_TARIFA_TAREA, ORIGEN_ALERTA_FINANCIERA y ORIGEN_MOVIMIENTO_FINANCIERO.</w:t>
      </w:r>
    </w:p>
    <w:p w14:paraId="77FC6120" w14:textId="77777777" w:rsidR="00384247" w:rsidRPr="00AC570A" w:rsidRDefault="00384247" w:rsidP="00384247">
      <w:pPr>
        <w:spacing w:line="360" w:lineRule="auto"/>
        <w:jc w:val="both"/>
        <w:rPr>
          <w:rFonts w:cstheme="minorHAnsi"/>
          <w:szCs w:val="24"/>
        </w:rPr>
      </w:pPr>
      <w:r w:rsidRPr="00AC570A">
        <w:rPr>
          <w:rFonts w:cstheme="minorHAnsi"/>
          <w:szCs w:val="24"/>
        </w:rPr>
        <w:t>Con estos cambios el modelo pasa de 36 relaciones en 2FN a 50 relaciones en 3FN.</w:t>
      </w:r>
    </w:p>
    <w:p w14:paraId="28270442" w14:textId="77777777" w:rsidR="00384247" w:rsidRPr="00AC570A" w:rsidRDefault="0D476DC8" w:rsidP="0D476DC8">
      <w:pPr>
        <w:pStyle w:val="Ttulo4"/>
        <w:rPr>
          <w:rFonts w:cstheme="minorBidi"/>
        </w:rPr>
      </w:pPr>
      <w:bookmarkStart w:id="846" w:name="_Toc232321794"/>
      <w:r w:rsidRPr="0D476DC8">
        <w:rPr>
          <w:rFonts w:cstheme="minorBidi"/>
        </w:rPr>
        <w:t>Modelo relacional en 3FN</w:t>
      </w:r>
      <w:bookmarkEnd w:id="846"/>
    </w:p>
    <w:p w14:paraId="53CB2BCF" w14:textId="77777777" w:rsidR="002C336D" w:rsidRPr="002C336D" w:rsidRDefault="002C336D" w:rsidP="002C336D"/>
    <w:p w14:paraId="7BDB26B9"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MONEDA(</w:t>
      </w:r>
      <w:proofErr w:type="spellStart"/>
      <w:proofErr w:type="gramEnd"/>
      <w:r w:rsidRPr="00AC570A">
        <w:rPr>
          <w:rFonts w:cstheme="minorHAnsi"/>
          <w:szCs w:val="24"/>
          <w:u w:val="single"/>
        </w:rPr>
        <w:t>id_moneda</w:t>
      </w:r>
      <w:proofErr w:type="spellEnd"/>
      <w:r w:rsidRPr="00AC570A">
        <w:rPr>
          <w:rFonts w:cstheme="minorHAnsi"/>
          <w:szCs w:val="24"/>
        </w:rPr>
        <w:t xml:space="preserve">, </w:t>
      </w:r>
      <w:proofErr w:type="spellStart"/>
      <w:r w:rsidRPr="00AC570A">
        <w:rPr>
          <w:rFonts w:cstheme="minorHAnsi"/>
          <w:szCs w:val="24"/>
        </w:rPr>
        <w:t>codigo_moneda</w:t>
      </w:r>
      <w:proofErr w:type="spellEnd"/>
      <w:r w:rsidRPr="00AC570A">
        <w:rPr>
          <w:rFonts w:cstheme="minorHAnsi"/>
          <w:szCs w:val="24"/>
        </w:rPr>
        <w:t xml:space="preserve">, </w:t>
      </w:r>
      <w:proofErr w:type="spellStart"/>
      <w:r w:rsidRPr="00AC570A">
        <w:rPr>
          <w:rFonts w:cstheme="minorHAnsi"/>
          <w:szCs w:val="24"/>
        </w:rPr>
        <w:t>nombre_moneda</w:t>
      </w:r>
      <w:proofErr w:type="spellEnd"/>
      <w:r w:rsidRPr="00AC570A">
        <w:rPr>
          <w:rFonts w:cstheme="minorHAnsi"/>
          <w:szCs w:val="24"/>
        </w:rPr>
        <w:t xml:space="preserve">, </w:t>
      </w:r>
      <w:proofErr w:type="spellStart"/>
      <w:r w:rsidRPr="00AC570A">
        <w:rPr>
          <w:rFonts w:cstheme="minorHAnsi"/>
          <w:szCs w:val="24"/>
        </w:rPr>
        <w:t>simbolo_moneda</w:t>
      </w:r>
      <w:proofErr w:type="spellEnd"/>
      <w:r w:rsidRPr="00AC570A">
        <w:rPr>
          <w:rFonts w:cstheme="minorHAnsi"/>
          <w:szCs w:val="24"/>
        </w:rPr>
        <w:t xml:space="preserve">, </w:t>
      </w:r>
      <w:proofErr w:type="spellStart"/>
      <w:r w:rsidRPr="00AC570A">
        <w:rPr>
          <w:rFonts w:cstheme="minorHAnsi"/>
          <w:szCs w:val="24"/>
        </w:rPr>
        <w:t>estado_moneda</w:t>
      </w:r>
      <w:proofErr w:type="spellEnd"/>
      <w:r w:rsidRPr="00AC570A">
        <w:rPr>
          <w:rFonts w:cstheme="minorHAnsi"/>
          <w:szCs w:val="24"/>
        </w:rPr>
        <w:t>)</w:t>
      </w:r>
    </w:p>
    <w:p w14:paraId="216983BD"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67EFBF4D" w14:textId="77777777" w:rsidR="00384247" w:rsidRPr="00AC570A" w:rsidRDefault="00384247" w:rsidP="00384247">
      <w:pPr>
        <w:spacing w:after="40" w:line="360" w:lineRule="auto"/>
        <w:jc w:val="both"/>
        <w:rPr>
          <w:rFonts w:cstheme="minorHAnsi"/>
          <w:szCs w:val="24"/>
        </w:rPr>
      </w:pPr>
      <w:r w:rsidRPr="00AC570A">
        <w:rPr>
          <w:rFonts w:cstheme="minorHAnsi"/>
          <w:szCs w:val="24"/>
        </w:rPr>
        <w:t>TIPO_DOCUMENTO</w:t>
      </w:r>
    </w:p>
    <w:p w14:paraId="738ADE69" w14:textId="77777777" w:rsidR="00384247" w:rsidRPr="00AC570A" w:rsidRDefault="00384247" w:rsidP="00384247">
      <w:pPr>
        <w:spacing w:after="40" w:line="360" w:lineRule="auto"/>
        <w:jc w:val="both"/>
        <w:rPr>
          <w:rFonts w:cstheme="minorHAnsi"/>
          <w:szCs w:val="24"/>
        </w:rPr>
      </w:pPr>
      <w:r w:rsidRPr="00AC570A">
        <w:rPr>
          <w:rFonts w:cstheme="minorHAnsi"/>
          <w:szCs w:val="24"/>
        </w:rPr>
        <w:t>TIPO_</w:t>
      </w:r>
      <w:proofErr w:type="gramStart"/>
      <w:r w:rsidRPr="00AC570A">
        <w:rPr>
          <w:rFonts w:cstheme="minorHAnsi"/>
          <w:szCs w:val="24"/>
        </w:rPr>
        <w:t>DOCUMENTO(</w:t>
      </w:r>
      <w:proofErr w:type="spellStart"/>
      <w:proofErr w:type="gramEnd"/>
      <w:r w:rsidRPr="00AC570A">
        <w:rPr>
          <w:rFonts w:cstheme="minorHAnsi"/>
          <w:szCs w:val="24"/>
          <w:u w:val="single"/>
        </w:rPr>
        <w:t>id_tipo_documento</w:t>
      </w:r>
      <w:proofErr w:type="spellEnd"/>
      <w:r w:rsidRPr="00AC570A">
        <w:rPr>
          <w:rFonts w:cstheme="minorHAnsi"/>
          <w:szCs w:val="24"/>
        </w:rPr>
        <w:t xml:space="preserve">, </w:t>
      </w:r>
      <w:proofErr w:type="spellStart"/>
      <w:r w:rsidRPr="00AC570A">
        <w:rPr>
          <w:rFonts w:cstheme="minorHAnsi"/>
          <w:szCs w:val="24"/>
        </w:rPr>
        <w:t>nombre_tipo_documento</w:t>
      </w:r>
      <w:proofErr w:type="spellEnd"/>
      <w:r w:rsidRPr="00AC570A">
        <w:rPr>
          <w:rFonts w:cstheme="minorHAnsi"/>
          <w:szCs w:val="24"/>
        </w:rPr>
        <w:t xml:space="preserve">, </w:t>
      </w:r>
      <w:proofErr w:type="spellStart"/>
      <w:r w:rsidRPr="00AC570A">
        <w:rPr>
          <w:rFonts w:cstheme="minorHAnsi"/>
          <w:szCs w:val="24"/>
        </w:rPr>
        <w:t>descripcion_tipo_documento</w:t>
      </w:r>
      <w:proofErr w:type="spellEnd"/>
      <w:r w:rsidRPr="00AC570A">
        <w:rPr>
          <w:rFonts w:cstheme="minorHAnsi"/>
          <w:szCs w:val="24"/>
        </w:rPr>
        <w:t xml:space="preserve">, </w:t>
      </w:r>
      <w:proofErr w:type="spellStart"/>
      <w:r w:rsidRPr="00AC570A">
        <w:rPr>
          <w:rFonts w:cstheme="minorHAnsi"/>
          <w:szCs w:val="24"/>
        </w:rPr>
        <w:t>aplica_venta</w:t>
      </w:r>
      <w:proofErr w:type="spellEnd"/>
      <w:r w:rsidRPr="00AC570A">
        <w:rPr>
          <w:rFonts w:cstheme="minorHAnsi"/>
          <w:szCs w:val="24"/>
        </w:rPr>
        <w:t xml:space="preserve">, </w:t>
      </w:r>
      <w:proofErr w:type="spellStart"/>
      <w:r w:rsidRPr="00AC570A">
        <w:rPr>
          <w:rFonts w:cstheme="minorHAnsi"/>
          <w:szCs w:val="24"/>
        </w:rPr>
        <w:t>aplica_compra</w:t>
      </w:r>
      <w:proofErr w:type="spellEnd"/>
      <w:r w:rsidRPr="00AC570A">
        <w:rPr>
          <w:rFonts w:cstheme="minorHAnsi"/>
          <w:szCs w:val="24"/>
        </w:rPr>
        <w:t xml:space="preserve">, </w:t>
      </w:r>
      <w:proofErr w:type="spellStart"/>
      <w:r w:rsidRPr="00AC570A">
        <w:rPr>
          <w:rFonts w:cstheme="minorHAnsi"/>
          <w:szCs w:val="24"/>
        </w:rPr>
        <w:t>requiere_vencimiento</w:t>
      </w:r>
      <w:proofErr w:type="spellEnd"/>
      <w:r w:rsidRPr="00AC570A">
        <w:rPr>
          <w:rFonts w:cstheme="minorHAnsi"/>
          <w:szCs w:val="24"/>
        </w:rPr>
        <w:t xml:space="preserve">, </w:t>
      </w:r>
      <w:proofErr w:type="spellStart"/>
      <w:r w:rsidRPr="00AC570A">
        <w:rPr>
          <w:rFonts w:cstheme="minorHAnsi"/>
          <w:szCs w:val="24"/>
        </w:rPr>
        <w:t>afecta_impuesto</w:t>
      </w:r>
      <w:proofErr w:type="spellEnd"/>
      <w:r w:rsidRPr="00AC570A">
        <w:rPr>
          <w:rFonts w:cstheme="minorHAnsi"/>
          <w:szCs w:val="24"/>
        </w:rPr>
        <w:t xml:space="preserve">, </w:t>
      </w:r>
      <w:proofErr w:type="spellStart"/>
      <w:r w:rsidRPr="00AC570A">
        <w:rPr>
          <w:rFonts w:cstheme="minorHAnsi"/>
          <w:szCs w:val="24"/>
        </w:rPr>
        <w:t>estado_tipo_documento</w:t>
      </w:r>
      <w:proofErr w:type="spellEnd"/>
      <w:r w:rsidRPr="00AC570A">
        <w:rPr>
          <w:rFonts w:cstheme="minorHAnsi"/>
          <w:szCs w:val="24"/>
        </w:rPr>
        <w:t>)</w:t>
      </w:r>
    </w:p>
    <w:p w14:paraId="3183627F"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186681D3" w14:textId="77777777" w:rsidR="00384247" w:rsidRPr="00AC570A" w:rsidRDefault="00384247" w:rsidP="00384247">
      <w:pPr>
        <w:spacing w:after="40" w:line="360" w:lineRule="auto"/>
        <w:jc w:val="both"/>
        <w:rPr>
          <w:rFonts w:cstheme="minorHAnsi"/>
          <w:szCs w:val="24"/>
        </w:rPr>
      </w:pPr>
      <w:r w:rsidRPr="00AC570A">
        <w:rPr>
          <w:rFonts w:cstheme="minorHAnsi"/>
          <w:szCs w:val="24"/>
        </w:rPr>
        <w:t>TIPO_CLIENTE_FINANCIERO</w:t>
      </w:r>
    </w:p>
    <w:p w14:paraId="2F8F2D68" w14:textId="77777777" w:rsidR="00384247" w:rsidRPr="00AC570A" w:rsidRDefault="00384247" w:rsidP="00384247">
      <w:pPr>
        <w:spacing w:after="40" w:line="360" w:lineRule="auto"/>
        <w:jc w:val="both"/>
        <w:rPr>
          <w:rFonts w:cstheme="minorHAnsi"/>
          <w:szCs w:val="24"/>
        </w:rPr>
      </w:pPr>
      <w:r w:rsidRPr="00AC570A">
        <w:rPr>
          <w:rFonts w:cstheme="minorHAnsi"/>
          <w:szCs w:val="24"/>
        </w:rPr>
        <w:t>TIPO_CLIENTE_</w:t>
      </w:r>
      <w:proofErr w:type="gramStart"/>
      <w:r w:rsidRPr="00AC570A">
        <w:rPr>
          <w:rFonts w:cstheme="minorHAnsi"/>
          <w:szCs w:val="24"/>
        </w:rPr>
        <w:t>FINANCIERO(</w:t>
      </w:r>
      <w:proofErr w:type="spellStart"/>
      <w:proofErr w:type="gramEnd"/>
      <w:r w:rsidRPr="00AC570A">
        <w:rPr>
          <w:rFonts w:cstheme="minorHAnsi"/>
          <w:szCs w:val="24"/>
          <w:u w:val="single"/>
        </w:rPr>
        <w:t>id_tipo_cliente_financiero</w:t>
      </w:r>
      <w:proofErr w:type="spellEnd"/>
      <w:r w:rsidRPr="00AC570A">
        <w:rPr>
          <w:rFonts w:cstheme="minorHAnsi"/>
          <w:szCs w:val="24"/>
        </w:rPr>
        <w:t xml:space="preserve">, </w:t>
      </w:r>
      <w:proofErr w:type="spellStart"/>
      <w:r w:rsidRPr="00AC570A">
        <w:rPr>
          <w:rFonts w:cstheme="minorHAnsi"/>
          <w:szCs w:val="24"/>
        </w:rPr>
        <w:t>nombre_tipo_cliente_financiero</w:t>
      </w:r>
      <w:proofErr w:type="spellEnd"/>
      <w:r w:rsidRPr="00AC570A">
        <w:rPr>
          <w:rFonts w:cstheme="minorHAnsi"/>
          <w:szCs w:val="24"/>
        </w:rPr>
        <w:t xml:space="preserve">, </w:t>
      </w:r>
      <w:proofErr w:type="spellStart"/>
      <w:r w:rsidRPr="00AC570A">
        <w:rPr>
          <w:rFonts w:cstheme="minorHAnsi"/>
          <w:szCs w:val="24"/>
        </w:rPr>
        <w:t>descripcion_tipo_cliente_financiero</w:t>
      </w:r>
      <w:proofErr w:type="spellEnd"/>
      <w:r w:rsidRPr="00AC570A">
        <w:rPr>
          <w:rFonts w:cstheme="minorHAnsi"/>
          <w:szCs w:val="24"/>
        </w:rPr>
        <w:t xml:space="preserve">, </w:t>
      </w:r>
      <w:proofErr w:type="spellStart"/>
      <w:r w:rsidRPr="00AC570A">
        <w:rPr>
          <w:rFonts w:cstheme="minorHAnsi"/>
          <w:szCs w:val="24"/>
        </w:rPr>
        <w:t>estado_tipo_cliente_financiero</w:t>
      </w:r>
      <w:proofErr w:type="spellEnd"/>
      <w:r w:rsidRPr="00AC570A">
        <w:rPr>
          <w:rFonts w:cstheme="minorHAnsi"/>
          <w:szCs w:val="24"/>
        </w:rPr>
        <w:t>)</w:t>
      </w:r>
    </w:p>
    <w:p w14:paraId="22CDB9A3"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4957674C" w14:textId="77777777" w:rsidR="00384247" w:rsidRPr="00AC570A" w:rsidRDefault="00384247" w:rsidP="00384247">
      <w:pPr>
        <w:spacing w:after="40" w:line="360" w:lineRule="auto"/>
        <w:jc w:val="both"/>
        <w:rPr>
          <w:rFonts w:cstheme="minorHAnsi"/>
          <w:szCs w:val="24"/>
        </w:rPr>
      </w:pPr>
      <w:r w:rsidRPr="00AC570A">
        <w:rPr>
          <w:rFonts w:cstheme="minorHAnsi"/>
          <w:szCs w:val="24"/>
        </w:rPr>
        <w:t>MEDIO_PAGO</w:t>
      </w:r>
    </w:p>
    <w:p w14:paraId="3922BA95" w14:textId="77777777" w:rsidR="00384247" w:rsidRPr="00AC570A" w:rsidRDefault="00384247" w:rsidP="00384247">
      <w:pPr>
        <w:spacing w:after="40" w:line="360" w:lineRule="auto"/>
        <w:jc w:val="both"/>
        <w:rPr>
          <w:rFonts w:cstheme="minorHAnsi"/>
          <w:szCs w:val="24"/>
        </w:rPr>
      </w:pPr>
      <w:r w:rsidRPr="00AC570A">
        <w:rPr>
          <w:rFonts w:cstheme="minorHAnsi"/>
          <w:szCs w:val="24"/>
        </w:rPr>
        <w:t>MEDIO_</w:t>
      </w:r>
      <w:proofErr w:type="gramStart"/>
      <w:r w:rsidRPr="00AC570A">
        <w:rPr>
          <w:rFonts w:cstheme="minorHAnsi"/>
          <w:szCs w:val="24"/>
        </w:rPr>
        <w:t>PAGO(</w:t>
      </w:r>
      <w:proofErr w:type="spellStart"/>
      <w:proofErr w:type="gramEnd"/>
      <w:r w:rsidRPr="00AC570A">
        <w:rPr>
          <w:rFonts w:cstheme="minorHAnsi"/>
          <w:szCs w:val="24"/>
          <w:u w:val="single"/>
        </w:rPr>
        <w:t>id_medio_pago</w:t>
      </w:r>
      <w:proofErr w:type="spellEnd"/>
      <w:r w:rsidRPr="00AC570A">
        <w:rPr>
          <w:rFonts w:cstheme="minorHAnsi"/>
          <w:szCs w:val="24"/>
        </w:rPr>
        <w:t xml:space="preserve">, </w:t>
      </w:r>
      <w:proofErr w:type="spellStart"/>
      <w:r w:rsidRPr="00AC570A">
        <w:rPr>
          <w:rFonts w:cstheme="minorHAnsi"/>
          <w:szCs w:val="24"/>
        </w:rPr>
        <w:t>nombre_medio_pago</w:t>
      </w:r>
      <w:proofErr w:type="spellEnd"/>
      <w:r w:rsidRPr="00AC570A">
        <w:rPr>
          <w:rFonts w:cstheme="minorHAnsi"/>
          <w:szCs w:val="24"/>
        </w:rPr>
        <w:t xml:space="preserve">, </w:t>
      </w:r>
      <w:proofErr w:type="spellStart"/>
      <w:r w:rsidRPr="00AC570A">
        <w:rPr>
          <w:rFonts w:cstheme="minorHAnsi"/>
          <w:szCs w:val="24"/>
        </w:rPr>
        <w:t>descripcion_medio_pago</w:t>
      </w:r>
      <w:proofErr w:type="spellEnd"/>
      <w:r w:rsidRPr="00AC570A">
        <w:rPr>
          <w:rFonts w:cstheme="minorHAnsi"/>
          <w:szCs w:val="24"/>
        </w:rPr>
        <w:t xml:space="preserve">, </w:t>
      </w:r>
      <w:proofErr w:type="spellStart"/>
      <w:r w:rsidRPr="00AC570A">
        <w:rPr>
          <w:rFonts w:cstheme="minorHAnsi"/>
          <w:szCs w:val="24"/>
        </w:rPr>
        <w:t>estado_medio_pago</w:t>
      </w:r>
      <w:proofErr w:type="spellEnd"/>
      <w:r w:rsidRPr="00AC570A">
        <w:rPr>
          <w:rFonts w:cstheme="minorHAnsi"/>
          <w:szCs w:val="24"/>
        </w:rPr>
        <w:t>)</w:t>
      </w:r>
    </w:p>
    <w:p w14:paraId="045CB628"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73C4CFB4" w14:textId="77777777" w:rsidR="00384247" w:rsidRPr="00AC570A" w:rsidRDefault="00384247" w:rsidP="00384247">
      <w:pPr>
        <w:spacing w:after="40" w:line="360" w:lineRule="auto"/>
        <w:jc w:val="both"/>
        <w:rPr>
          <w:rFonts w:cstheme="minorHAnsi"/>
          <w:szCs w:val="24"/>
        </w:rPr>
      </w:pPr>
      <w:r w:rsidRPr="00AC570A">
        <w:rPr>
          <w:rFonts w:cstheme="minorHAnsi"/>
          <w:szCs w:val="24"/>
        </w:rPr>
        <w:t>CARGO</w:t>
      </w:r>
    </w:p>
    <w:p w14:paraId="60612EEA"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CARGO(</w:t>
      </w:r>
      <w:proofErr w:type="spellStart"/>
      <w:proofErr w:type="gramEnd"/>
      <w:r w:rsidRPr="00AC570A">
        <w:rPr>
          <w:rFonts w:cstheme="minorHAnsi"/>
          <w:szCs w:val="24"/>
          <w:u w:val="single"/>
        </w:rPr>
        <w:t>id_cargo</w:t>
      </w:r>
      <w:proofErr w:type="spellEnd"/>
      <w:r w:rsidRPr="00AC570A">
        <w:rPr>
          <w:rFonts w:cstheme="minorHAnsi"/>
          <w:szCs w:val="24"/>
        </w:rPr>
        <w:t xml:space="preserve">, </w:t>
      </w:r>
      <w:proofErr w:type="spellStart"/>
      <w:r w:rsidRPr="00AC570A">
        <w:rPr>
          <w:rFonts w:cstheme="minorHAnsi"/>
          <w:szCs w:val="24"/>
        </w:rPr>
        <w:t>nombre_cargo</w:t>
      </w:r>
      <w:proofErr w:type="spellEnd"/>
      <w:r w:rsidRPr="00AC570A">
        <w:rPr>
          <w:rFonts w:cstheme="minorHAnsi"/>
          <w:szCs w:val="24"/>
        </w:rPr>
        <w:t xml:space="preserve">, </w:t>
      </w:r>
      <w:proofErr w:type="spellStart"/>
      <w:r w:rsidRPr="00AC570A">
        <w:rPr>
          <w:rFonts w:cstheme="minorHAnsi"/>
          <w:szCs w:val="24"/>
        </w:rPr>
        <w:t>descripcion_cargo</w:t>
      </w:r>
      <w:proofErr w:type="spellEnd"/>
      <w:r w:rsidRPr="00AC570A">
        <w:rPr>
          <w:rFonts w:cstheme="minorHAnsi"/>
          <w:szCs w:val="24"/>
        </w:rPr>
        <w:t xml:space="preserve">, </w:t>
      </w:r>
      <w:proofErr w:type="spellStart"/>
      <w:r w:rsidRPr="00AC570A">
        <w:rPr>
          <w:rFonts w:cstheme="minorHAnsi"/>
          <w:szCs w:val="24"/>
        </w:rPr>
        <w:t>estado_cargo</w:t>
      </w:r>
      <w:proofErr w:type="spellEnd"/>
      <w:r w:rsidRPr="00AC570A">
        <w:rPr>
          <w:rFonts w:cstheme="minorHAnsi"/>
          <w:szCs w:val="24"/>
        </w:rPr>
        <w:t>)</w:t>
      </w:r>
    </w:p>
    <w:p w14:paraId="0B51B109"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58015A91" w14:textId="77777777" w:rsidR="00384247" w:rsidRPr="00AC570A" w:rsidRDefault="00384247" w:rsidP="00384247">
      <w:pPr>
        <w:spacing w:after="40" w:line="360" w:lineRule="auto"/>
        <w:jc w:val="both"/>
        <w:rPr>
          <w:rFonts w:cstheme="minorHAnsi"/>
          <w:szCs w:val="24"/>
        </w:rPr>
      </w:pPr>
      <w:r w:rsidRPr="00AC570A">
        <w:rPr>
          <w:rFonts w:cstheme="minorHAnsi"/>
          <w:szCs w:val="24"/>
        </w:rPr>
        <w:t>TIPO_VINCULO_LABORAL</w:t>
      </w:r>
    </w:p>
    <w:p w14:paraId="46FC64A3"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TIPO_VINCULO_</w:t>
      </w:r>
      <w:proofErr w:type="gramStart"/>
      <w:r w:rsidRPr="00AC570A">
        <w:rPr>
          <w:rFonts w:cstheme="minorHAnsi"/>
          <w:szCs w:val="24"/>
        </w:rPr>
        <w:t>LABORAL(</w:t>
      </w:r>
      <w:proofErr w:type="spellStart"/>
      <w:proofErr w:type="gramEnd"/>
      <w:r w:rsidRPr="00AC570A">
        <w:rPr>
          <w:rFonts w:cstheme="minorHAnsi"/>
          <w:szCs w:val="24"/>
          <w:u w:val="single"/>
        </w:rPr>
        <w:t>id_tipo_vinculo_laboral</w:t>
      </w:r>
      <w:proofErr w:type="spellEnd"/>
      <w:r w:rsidRPr="00AC570A">
        <w:rPr>
          <w:rFonts w:cstheme="minorHAnsi"/>
          <w:szCs w:val="24"/>
        </w:rPr>
        <w:t xml:space="preserve">, </w:t>
      </w:r>
      <w:proofErr w:type="spellStart"/>
      <w:r w:rsidRPr="00AC570A">
        <w:rPr>
          <w:rFonts w:cstheme="minorHAnsi"/>
          <w:szCs w:val="24"/>
        </w:rPr>
        <w:t>nombre_tipo_vinculo_laboral</w:t>
      </w:r>
      <w:proofErr w:type="spellEnd"/>
      <w:r w:rsidRPr="00AC570A">
        <w:rPr>
          <w:rFonts w:cstheme="minorHAnsi"/>
          <w:szCs w:val="24"/>
        </w:rPr>
        <w:t xml:space="preserve">, </w:t>
      </w:r>
      <w:proofErr w:type="spellStart"/>
      <w:r w:rsidRPr="00AC570A">
        <w:rPr>
          <w:rFonts w:cstheme="minorHAnsi"/>
          <w:szCs w:val="24"/>
        </w:rPr>
        <w:t>descripcion_tipo_vinculo_laboral</w:t>
      </w:r>
      <w:proofErr w:type="spellEnd"/>
      <w:r w:rsidRPr="00AC570A">
        <w:rPr>
          <w:rFonts w:cstheme="minorHAnsi"/>
          <w:szCs w:val="24"/>
        </w:rPr>
        <w:t xml:space="preserve">, </w:t>
      </w:r>
      <w:proofErr w:type="spellStart"/>
      <w:r w:rsidRPr="00AC570A">
        <w:rPr>
          <w:rFonts w:cstheme="minorHAnsi"/>
          <w:szCs w:val="24"/>
        </w:rPr>
        <w:t>estado_tipo_vinculo_laboral</w:t>
      </w:r>
      <w:proofErr w:type="spellEnd"/>
      <w:r w:rsidRPr="00AC570A">
        <w:rPr>
          <w:rFonts w:cstheme="minorHAnsi"/>
          <w:szCs w:val="24"/>
        </w:rPr>
        <w:t>)</w:t>
      </w:r>
    </w:p>
    <w:p w14:paraId="5BAD93A2"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2D05A690" w14:textId="77777777" w:rsidR="00384247" w:rsidRPr="00AC570A" w:rsidRDefault="00384247" w:rsidP="00384247">
      <w:pPr>
        <w:spacing w:after="40" w:line="360" w:lineRule="auto"/>
        <w:jc w:val="both"/>
        <w:rPr>
          <w:rFonts w:cstheme="minorHAnsi"/>
          <w:szCs w:val="24"/>
        </w:rPr>
      </w:pPr>
      <w:r w:rsidRPr="00AC570A">
        <w:rPr>
          <w:rFonts w:cstheme="minorHAnsi"/>
          <w:szCs w:val="24"/>
        </w:rPr>
        <w:t>AFP</w:t>
      </w:r>
    </w:p>
    <w:p w14:paraId="4CD3ADB1"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AFP(</w:t>
      </w:r>
      <w:proofErr w:type="spellStart"/>
      <w:proofErr w:type="gramEnd"/>
      <w:r w:rsidRPr="00AC570A">
        <w:rPr>
          <w:rFonts w:cstheme="minorHAnsi"/>
          <w:szCs w:val="24"/>
          <w:u w:val="single"/>
        </w:rPr>
        <w:t>id_afp</w:t>
      </w:r>
      <w:proofErr w:type="spellEnd"/>
      <w:r w:rsidRPr="00AC570A">
        <w:rPr>
          <w:rFonts w:cstheme="minorHAnsi"/>
          <w:szCs w:val="24"/>
        </w:rPr>
        <w:t xml:space="preserve">, </w:t>
      </w:r>
      <w:proofErr w:type="spellStart"/>
      <w:r w:rsidRPr="00AC570A">
        <w:rPr>
          <w:rFonts w:cstheme="minorHAnsi"/>
          <w:szCs w:val="24"/>
        </w:rPr>
        <w:t>nombre_afp</w:t>
      </w:r>
      <w:proofErr w:type="spellEnd"/>
      <w:r w:rsidRPr="00AC570A">
        <w:rPr>
          <w:rFonts w:cstheme="minorHAnsi"/>
          <w:szCs w:val="24"/>
        </w:rPr>
        <w:t xml:space="preserve">, </w:t>
      </w:r>
      <w:proofErr w:type="spellStart"/>
      <w:r w:rsidRPr="00AC570A">
        <w:rPr>
          <w:rFonts w:cstheme="minorHAnsi"/>
          <w:szCs w:val="24"/>
        </w:rPr>
        <w:t>estado_afp</w:t>
      </w:r>
      <w:proofErr w:type="spellEnd"/>
      <w:r w:rsidRPr="00AC570A">
        <w:rPr>
          <w:rFonts w:cstheme="minorHAnsi"/>
          <w:szCs w:val="24"/>
        </w:rPr>
        <w:t>)</w:t>
      </w:r>
    </w:p>
    <w:p w14:paraId="6FBB2ECC"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7AFF3D98" w14:textId="77777777" w:rsidR="00384247" w:rsidRPr="00AC570A" w:rsidRDefault="00384247" w:rsidP="00384247">
      <w:pPr>
        <w:spacing w:after="40" w:line="360" w:lineRule="auto"/>
        <w:jc w:val="both"/>
        <w:rPr>
          <w:rFonts w:cstheme="minorHAnsi"/>
          <w:szCs w:val="24"/>
        </w:rPr>
      </w:pPr>
      <w:r w:rsidRPr="00AC570A">
        <w:rPr>
          <w:rFonts w:cstheme="minorHAnsi"/>
          <w:szCs w:val="24"/>
        </w:rPr>
        <w:t>PREVISION_SALUD</w:t>
      </w:r>
    </w:p>
    <w:p w14:paraId="2CEAE93B" w14:textId="77777777" w:rsidR="00384247" w:rsidRPr="00AC570A" w:rsidRDefault="00384247" w:rsidP="00384247">
      <w:pPr>
        <w:spacing w:after="40" w:line="360" w:lineRule="auto"/>
        <w:jc w:val="both"/>
        <w:rPr>
          <w:rFonts w:cstheme="minorHAnsi"/>
          <w:szCs w:val="24"/>
        </w:rPr>
      </w:pPr>
      <w:r w:rsidRPr="00AC570A">
        <w:rPr>
          <w:rFonts w:cstheme="minorHAnsi"/>
          <w:szCs w:val="24"/>
        </w:rPr>
        <w:t>PREVISION_</w:t>
      </w:r>
      <w:proofErr w:type="gramStart"/>
      <w:r w:rsidRPr="00AC570A">
        <w:rPr>
          <w:rFonts w:cstheme="minorHAnsi"/>
          <w:szCs w:val="24"/>
        </w:rPr>
        <w:t>SALUD(</w:t>
      </w:r>
      <w:proofErr w:type="spellStart"/>
      <w:proofErr w:type="gramEnd"/>
      <w:r w:rsidRPr="00AC570A">
        <w:rPr>
          <w:rFonts w:cstheme="minorHAnsi"/>
          <w:szCs w:val="24"/>
          <w:u w:val="single"/>
        </w:rPr>
        <w:t>id_prevision_salud</w:t>
      </w:r>
      <w:proofErr w:type="spellEnd"/>
      <w:r w:rsidRPr="00AC570A">
        <w:rPr>
          <w:rFonts w:cstheme="minorHAnsi"/>
          <w:szCs w:val="24"/>
        </w:rPr>
        <w:t xml:space="preserve">, </w:t>
      </w:r>
      <w:proofErr w:type="spellStart"/>
      <w:r w:rsidRPr="00AC570A">
        <w:rPr>
          <w:rFonts w:cstheme="minorHAnsi"/>
          <w:szCs w:val="24"/>
        </w:rPr>
        <w:t>nombre_prevision_salud</w:t>
      </w:r>
      <w:proofErr w:type="spellEnd"/>
      <w:r w:rsidRPr="00AC570A">
        <w:rPr>
          <w:rFonts w:cstheme="minorHAnsi"/>
          <w:szCs w:val="24"/>
        </w:rPr>
        <w:t xml:space="preserve">, </w:t>
      </w:r>
      <w:proofErr w:type="spellStart"/>
      <w:r w:rsidRPr="00AC570A">
        <w:rPr>
          <w:rFonts w:cstheme="minorHAnsi"/>
          <w:szCs w:val="24"/>
        </w:rPr>
        <w:t>tipo_prevision_salud</w:t>
      </w:r>
      <w:proofErr w:type="spellEnd"/>
      <w:r w:rsidRPr="00AC570A">
        <w:rPr>
          <w:rFonts w:cstheme="minorHAnsi"/>
          <w:szCs w:val="24"/>
        </w:rPr>
        <w:t xml:space="preserve">, </w:t>
      </w:r>
      <w:proofErr w:type="spellStart"/>
      <w:r w:rsidRPr="00AC570A">
        <w:rPr>
          <w:rFonts w:cstheme="minorHAnsi"/>
          <w:szCs w:val="24"/>
        </w:rPr>
        <w:t>estado_prevision_salud</w:t>
      </w:r>
      <w:proofErr w:type="spellEnd"/>
      <w:r w:rsidRPr="00AC570A">
        <w:rPr>
          <w:rFonts w:cstheme="minorHAnsi"/>
          <w:szCs w:val="24"/>
        </w:rPr>
        <w:t>)</w:t>
      </w:r>
    </w:p>
    <w:p w14:paraId="4B023D65"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2FFA380A" w14:textId="77777777" w:rsidR="00384247" w:rsidRPr="00AC570A" w:rsidRDefault="00384247" w:rsidP="00384247">
      <w:pPr>
        <w:spacing w:after="40" w:line="360" w:lineRule="auto"/>
        <w:jc w:val="both"/>
        <w:rPr>
          <w:rFonts w:cstheme="minorHAnsi"/>
          <w:szCs w:val="24"/>
        </w:rPr>
      </w:pPr>
      <w:r w:rsidRPr="00AC570A">
        <w:rPr>
          <w:rFonts w:cstheme="minorHAnsi"/>
          <w:szCs w:val="24"/>
        </w:rPr>
        <w:t>TIPO_IDENTIFICADOR</w:t>
      </w:r>
    </w:p>
    <w:p w14:paraId="2D44A423" w14:textId="77777777" w:rsidR="00384247" w:rsidRPr="00AC570A" w:rsidRDefault="00384247" w:rsidP="00384247">
      <w:pPr>
        <w:spacing w:after="40" w:line="360" w:lineRule="auto"/>
        <w:jc w:val="both"/>
        <w:rPr>
          <w:rFonts w:cstheme="minorHAnsi"/>
          <w:szCs w:val="24"/>
        </w:rPr>
      </w:pPr>
      <w:r w:rsidRPr="00AC570A">
        <w:rPr>
          <w:rFonts w:cstheme="minorHAnsi"/>
          <w:szCs w:val="24"/>
        </w:rPr>
        <w:t>TIPO_</w:t>
      </w:r>
      <w:proofErr w:type="gramStart"/>
      <w:r w:rsidRPr="00AC570A">
        <w:rPr>
          <w:rFonts w:cstheme="minorHAnsi"/>
          <w:szCs w:val="24"/>
        </w:rPr>
        <w:t>IDENTIFICADOR(</w:t>
      </w:r>
      <w:proofErr w:type="spellStart"/>
      <w:proofErr w:type="gramEnd"/>
      <w:r w:rsidRPr="00AC570A">
        <w:rPr>
          <w:rFonts w:cstheme="minorHAnsi"/>
          <w:szCs w:val="24"/>
          <w:u w:val="single"/>
        </w:rPr>
        <w:t>id_tipo_identificador</w:t>
      </w:r>
      <w:proofErr w:type="spellEnd"/>
      <w:r w:rsidRPr="00AC570A">
        <w:rPr>
          <w:rFonts w:cstheme="minorHAnsi"/>
          <w:szCs w:val="24"/>
        </w:rPr>
        <w:t xml:space="preserve">, </w:t>
      </w:r>
      <w:proofErr w:type="spellStart"/>
      <w:r w:rsidRPr="00AC570A">
        <w:rPr>
          <w:rFonts w:cstheme="minorHAnsi"/>
          <w:szCs w:val="24"/>
        </w:rPr>
        <w:t>nombre_tipo_identificador</w:t>
      </w:r>
      <w:proofErr w:type="spellEnd"/>
      <w:r w:rsidRPr="00AC570A">
        <w:rPr>
          <w:rFonts w:cstheme="minorHAnsi"/>
          <w:szCs w:val="24"/>
        </w:rPr>
        <w:t xml:space="preserve">, </w:t>
      </w:r>
      <w:proofErr w:type="spellStart"/>
      <w:r w:rsidRPr="00AC570A">
        <w:rPr>
          <w:rFonts w:cstheme="minorHAnsi"/>
          <w:szCs w:val="24"/>
        </w:rPr>
        <w:t>descripcion_tipo_identificador</w:t>
      </w:r>
      <w:proofErr w:type="spellEnd"/>
      <w:r w:rsidRPr="00AC570A">
        <w:rPr>
          <w:rFonts w:cstheme="minorHAnsi"/>
          <w:szCs w:val="24"/>
        </w:rPr>
        <w:t xml:space="preserve">, </w:t>
      </w:r>
      <w:proofErr w:type="spellStart"/>
      <w:r w:rsidRPr="00AC570A">
        <w:rPr>
          <w:rFonts w:cstheme="minorHAnsi"/>
          <w:szCs w:val="24"/>
        </w:rPr>
        <w:t>estado_tipo_identificador</w:t>
      </w:r>
      <w:proofErr w:type="spellEnd"/>
      <w:r w:rsidRPr="00AC570A">
        <w:rPr>
          <w:rFonts w:cstheme="minorHAnsi"/>
          <w:szCs w:val="24"/>
        </w:rPr>
        <w:t>)</w:t>
      </w:r>
    </w:p>
    <w:p w14:paraId="3D5997A6"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311B9957" w14:textId="77777777" w:rsidR="00384247" w:rsidRPr="00AC570A" w:rsidRDefault="00384247" w:rsidP="00384247">
      <w:pPr>
        <w:spacing w:after="40" w:line="360" w:lineRule="auto"/>
        <w:jc w:val="both"/>
        <w:rPr>
          <w:rFonts w:cstheme="minorHAnsi"/>
          <w:szCs w:val="24"/>
        </w:rPr>
      </w:pPr>
      <w:r w:rsidRPr="00AC570A">
        <w:rPr>
          <w:rFonts w:cstheme="minorHAnsi"/>
          <w:szCs w:val="24"/>
        </w:rPr>
        <w:t>PAIS</w:t>
      </w:r>
    </w:p>
    <w:p w14:paraId="0AD676E0"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PAIS(</w:t>
      </w:r>
      <w:proofErr w:type="spellStart"/>
      <w:proofErr w:type="gramEnd"/>
      <w:r w:rsidRPr="00AC570A">
        <w:rPr>
          <w:rFonts w:cstheme="minorHAnsi"/>
          <w:szCs w:val="24"/>
          <w:u w:val="single"/>
        </w:rPr>
        <w:t>id_pais</w:t>
      </w:r>
      <w:proofErr w:type="spellEnd"/>
      <w:r w:rsidRPr="00AC570A">
        <w:rPr>
          <w:rFonts w:cstheme="minorHAnsi"/>
          <w:szCs w:val="24"/>
        </w:rPr>
        <w:t xml:space="preserve">, </w:t>
      </w:r>
      <w:proofErr w:type="spellStart"/>
      <w:r w:rsidRPr="00AC570A">
        <w:rPr>
          <w:rFonts w:cstheme="minorHAnsi"/>
          <w:szCs w:val="24"/>
        </w:rPr>
        <w:t>nombre_pais</w:t>
      </w:r>
      <w:proofErr w:type="spellEnd"/>
      <w:r w:rsidRPr="00AC570A">
        <w:rPr>
          <w:rFonts w:cstheme="minorHAnsi"/>
          <w:szCs w:val="24"/>
        </w:rPr>
        <w:t xml:space="preserve">, </w:t>
      </w:r>
      <w:proofErr w:type="spellStart"/>
      <w:r w:rsidRPr="00AC570A">
        <w:rPr>
          <w:rFonts w:cstheme="minorHAnsi"/>
          <w:szCs w:val="24"/>
        </w:rPr>
        <w:t>codigo_iso_pais</w:t>
      </w:r>
      <w:proofErr w:type="spellEnd"/>
      <w:r w:rsidRPr="00AC570A">
        <w:rPr>
          <w:rFonts w:cstheme="minorHAnsi"/>
          <w:szCs w:val="24"/>
        </w:rPr>
        <w:t xml:space="preserve">, </w:t>
      </w:r>
      <w:proofErr w:type="spellStart"/>
      <w:r w:rsidRPr="00AC570A">
        <w:rPr>
          <w:rFonts w:cstheme="minorHAnsi"/>
          <w:szCs w:val="24"/>
        </w:rPr>
        <w:t>estado_pais</w:t>
      </w:r>
      <w:proofErr w:type="spellEnd"/>
      <w:r w:rsidRPr="00AC570A">
        <w:rPr>
          <w:rFonts w:cstheme="minorHAnsi"/>
          <w:szCs w:val="24"/>
        </w:rPr>
        <w:t>)</w:t>
      </w:r>
    </w:p>
    <w:p w14:paraId="609B21CD"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3A6C98AE" w14:textId="77777777" w:rsidR="00384247" w:rsidRPr="00AC570A" w:rsidRDefault="00384247" w:rsidP="00384247">
      <w:pPr>
        <w:spacing w:after="40" w:line="360" w:lineRule="auto"/>
        <w:jc w:val="both"/>
        <w:rPr>
          <w:rFonts w:cstheme="minorHAnsi"/>
          <w:szCs w:val="24"/>
        </w:rPr>
      </w:pPr>
      <w:r w:rsidRPr="00AC570A">
        <w:rPr>
          <w:rFonts w:cstheme="minorHAnsi"/>
          <w:szCs w:val="24"/>
        </w:rPr>
        <w:t>CONCEPTO_REMUNERACION</w:t>
      </w:r>
    </w:p>
    <w:p w14:paraId="732A1191" w14:textId="77777777" w:rsidR="00384247" w:rsidRPr="00AC570A" w:rsidRDefault="00384247" w:rsidP="00384247">
      <w:pPr>
        <w:spacing w:after="40" w:line="360" w:lineRule="auto"/>
        <w:jc w:val="both"/>
        <w:rPr>
          <w:rFonts w:cstheme="minorHAnsi"/>
          <w:szCs w:val="24"/>
        </w:rPr>
      </w:pPr>
      <w:r w:rsidRPr="00AC570A">
        <w:rPr>
          <w:rFonts w:cstheme="minorHAnsi"/>
          <w:szCs w:val="24"/>
        </w:rPr>
        <w:t>CONCEPTO_</w:t>
      </w:r>
      <w:proofErr w:type="gramStart"/>
      <w:r w:rsidRPr="00AC570A">
        <w:rPr>
          <w:rFonts w:cstheme="minorHAnsi"/>
          <w:szCs w:val="24"/>
        </w:rPr>
        <w:t>REMUNERACION(</w:t>
      </w:r>
      <w:proofErr w:type="spellStart"/>
      <w:proofErr w:type="gramEnd"/>
      <w:r w:rsidRPr="00AC570A">
        <w:rPr>
          <w:rFonts w:cstheme="minorHAnsi"/>
          <w:szCs w:val="24"/>
          <w:u w:val="single"/>
        </w:rPr>
        <w:t>id_concepto_remuneracion</w:t>
      </w:r>
      <w:proofErr w:type="spellEnd"/>
      <w:r w:rsidRPr="00AC570A">
        <w:rPr>
          <w:rFonts w:cstheme="minorHAnsi"/>
          <w:szCs w:val="24"/>
        </w:rPr>
        <w:t xml:space="preserve">, </w:t>
      </w:r>
      <w:proofErr w:type="spellStart"/>
      <w:r w:rsidRPr="00AC570A">
        <w:rPr>
          <w:rFonts w:cstheme="minorHAnsi"/>
          <w:szCs w:val="24"/>
        </w:rPr>
        <w:t>nombre_concepto</w:t>
      </w:r>
      <w:proofErr w:type="spellEnd"/>
      <w:r w:rsidRPr="00AC570A">
        <w:rPr>
          <w:rFonts w:cstheme="minorHAnsi"/>
          <w:szCs w:val="24"/>
        </w:rPr>
        <w:t xml:space="preserve">, </w:t>
      </w:r>
      <w:proofErr w:type="spellStart"/>
      <w:r w:rsidRPr="00AC570A">
        <w:rPr>
          <w:rFonts w:cstheme="minorHAnsi"/>
          <w:szCs w:val="24"/>
        </w:rPr>
        <w:t>descripcion_concepto</w:t>
      </w:r>
      <w:proofErr w:type="spellEnd"/>
      <w:r w:rsidRPr="00AC570A">
        <w:rPr>
          <w:rFonts w:cstheme="minorHAnsi"/>
          <w:szCs w:val="24"/>
        </w:rPr>
        <w:t xml:space="preserve">, </w:t>
      </w:r>
      <w:proofErr w:type="spellStart"/>
      <w:r w:rsidRPr="00AC570A">
        <w:rPr>
          <w:rFonts w:cstheme="minorHAnsi"/>
          <w:szCs w:val="24"/>
        </w:rPr>
        <w:t>naturaleza_concepto</w:t>
      </w:r>
      <w:proofErr w:type="spellEnd"/>
      <w:r w:rsidRPr="00AC570A">
        <w:rPr>
          <w:rFonts w:cstheme="minorHAnsi"/>
          <w:szCs w:val="24"/>
        </w:rPr>
        <w:t xml:space="preserve">, </w:t>
      </w:r>
      <w:proofErr w:type="spellStart"/>
      <w:r w:rsidRPr="00AC570A">
        <w:rPr>
          <w:rFonts w:cstheme="minorHAnsi"/>
          <w:szCs w:val="24"/>
        </w:rPr>
        <w:t>estado_concepto</w:t>
      </w:r>
      <w:proofErr w:type="spellEnd"/>
      <w:r w:rsidRPr="00AC570A">
        <w:rPr>
          <w:rFonts w:cstheme="minorHAnsi"/>
          <w:szCs w:val="24"/>
        </w:rPr>
        <w:t>)</w:t>
      </w:r>
    </w:p>
    <w:p w14:paraId="2FF0D705"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4575B1A9" w14:textId="77777777" w:rsidR="00384247" w:rsidRPr="00AC570A" w:rsidRDefault="00384247" w:rsidP="00384247">
      <w:pPr>
        <w:spacing w:after="40" w:line="360" w:lineRule="auto"/>
        <w:jc w:val="both"/>
        <w:rPr>
          <w:rFonts w:cstheme="minorHAnsi"/>
          <w:szCs w:val="24"/>
        </w:rPr>
      </w:pPr>
      <w:r w:rsidRPr="00AC570A">
        <w:rPr>
          <w:rFonts w:cstheme="minorHAnsi"/>
          <w:szCs w:val="24"/>
        </w:rPr>
        <w:t>HISTORIAL_TARIFA_TAREA</w:t>
      </w:r>
    </w:p>
    <w:p w14:paraId="4F2D67E0" w14:textId="77777777" w:rsidR="00384247" w:rsidRPr="00AC570A" w:rsidRDefault="00384247" w:rsidP="00384247">
      <w:pPr>
        <w:spacing w:after="40" w:line="360" w:lineRule="auto"/>
        <w:jc w:val="both"/>
        <w:rPr>
          <w:rFonts w:cstheme="minorHAnsi"/>
          <w:szCs w:val="24"/>
        </w:rPr>
      </w:pPr>
      <w:r w:rsidRPr="00AC570A">
        <w:rPr>
          <w:rFonts w:cstheme="minorHAnsi"/>
          <w:szCs w:val="24"/>
        </w:rPr>
        <w:t>HISTORIAL_TARIFA_</w:t>
      </w:r>
      <w:proofErr w:type="gramStart"/>
      <w:r w:rsidRPr="00AC570A">
        <w:rPr>
          <w:rFonts w:cstheme="minorHAnsi"/>
          <w:szCs w:val="24"/>
        </w:rPr>
        <w:t>TAREA(</w:t>
      </w:r>
      <w:proofErr w:type="spellStart"/>
      <w:proofErr w:type="gramEnd"/>
      <w:r w:rsidRPr="00AC570A">
        <w:rPr>
          <w:rFonts w:cstheme="minorHAnsi"/>
          <w:szCs w:val="24"/>
          <w:u w:val="single"/>
        </w:rPr>
        <w:t>id_historial_tarifa_tarea</w:t>
      </w:r>
      <w:proofErr w:type="spellEnd"/>
      <w:r w:rsidRPr="00AC570A">
        <w:rPr>
          <w:rFonts w:cstheme="minorHAnsi"/>
          <w:szCs w:val="24"/>
        </w:rPr>
        <w:t xml:space="preserve">, </w:t>
      </w:r>
      <w:proofErr w:type="spellStart"/>
      <w:r w:rsidRPr="00AC570A">
        <w:rPr>
          <w:rFonts w:cstheme="minorHAnsi"/>
          <w:szCs w:val="24"/>
          <w:u w:val="dash"/>
        </w:rPr>
        <w:t>id_tarea_catalogada</w:t>
      </w:r>
      <w:proofErr w:type="spellEnd"/>
      <w:r w:rsidRPr="00AC570A">
        <w:rPr>
          <w:rFonts w:cstheme="minorHAnsi"/>
          <w:szCs w:val="24"/>
        </w:rPr>
        <w:t xml:space="preserve">, </w:t>
      </w:r>
      <w:proofErr w:type="spellStart"/>
      <w:r w:rsidRPr="00AC570A">
        <w:rPr>
          <w:rFonts w:cstheme="minorHAnsi"/>
          <w:szCs w:val="24"/>
        </w:rPr>
        <w:t>valor_unitario_tarea</w:t>
      </w:r>
      <w:proofErr w:type="spellEnd"/>
      <w:r w:rsidRPr="00AC570A">
        <w:rPr>
          <w:rFonts w:cstheme="minorHAnsi"/>
          <w:szCs w:val="24"/>
        </w:rPr>
        <w:t xml:space="preserve">, </w:t>
      </w:r>
      <w:proofErr w:type="spellStart"/>
      <w:r w:rsidRPr="00AC570A">
        <w:rPr>
          <w:rFonts w:cstheme="minorHAnsi"/>
          <w:szCs w:val="24"/>
        </w:rPr>
        <w:t>fecha_vigencia_inicio</w:t>
      </w:r>
      <w:proofErr w:type="spellEnd"/>
      <w:r w:rsidRPr="00AC570A">
        <w:rPr>
          <w:rFonts w:cstheme="minorHAnsi"/>
          <w:szCs w:val="24"/>
        </w:rPr>
        <w:t xml:space="preserve">, </w:t>
      </w:r>
      <w:proofErr w:type="spellStart"/>
      <w:r w:rsidRPr="00AC570A">
        <w:rPr>
          <w:rFonts w:cstheme="minorHAnsi"/>
          <w:szCs w:val="24"/>
        </w:rPr>
        <w:t>fecha_vigencia_fin</w:t>
      </w:r>
      <w:proofErr w:type="spellEnd"/>
      <w:r w:rsidRPr="00AC570A">
        <w:rPr>
          <w:rFonts w:cstheme="minorHAnsi"/>
          <w:szCs w:val="24"/>
        </w:rPr>
        <w:t xml:space="preserve">, </w:t>
      </w:r>
      <w:proofErr w:type="spellStart"/>
      <w:r w:rsidRPr="00AC570A">
        <w:rPr>
          <w:rFonts w:cstheme="minorHAnsi"/>
          <w:szCs w:val="24"/>
        </w:rPr>
        <w:t>estado_tarifa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BF6E128"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9287AC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lastRenderedPageBreak/>
        <w:t>tarea_catalogada.id_tarea_catalogada</w:t>
      </w:r>
      <w:proofErr w:type="spellEnd"/>
      <w:r w:rsidRPr="00AC570A">
        <w:rPr>
          <w:rFonts w:cstheme="minorHAnsi"/>
          <w:szCs w:val="24"/>
        </w:rPr>
        <w:t xml:space="preserve"> → </w:t>
      </w:r>
      <w:proofErr w:type="spellStart"/>
      <w:r w:rsidRPr="00AC570A">
        <w:rPr>
          <w:rFonts w:cstheme="minorHAnsi"/>
          <w:szCs w:val="24"/>
        </w:rPr>
        <w:t>historial_tarifa_tarea.id_tarea_catalogada</w:t>
      </w:r>
      <w:proofErr w:type="spellEnd"/>
      <w:r w:rsidRPr="00AC570A">
        <w:rPr>
          <w:rFonts w:cstheme="minorHAnsi"/>
          <w:szCs w:val="24"/>
        </w:rPr>
        <w:t xml:space="preserve"> (interna)</w:t>
      </w:r>
    </w:p>
    <w:p w14:paraId="50FABD18" w14:textId="77777777" w:rsidR="00384247" w:rsidRPr="00AC570A" w:rsidRDefault="00384247" w:rsidP="00384247">
      <w:pPr>
        <w:spacing w:after="40" w:line="360" w:lineRule="auto"/>
        <w:jc w:val="both"/>
        <w:rPr>
          <w:rFonts w:cstheme="minorHAnsi"/>
          <w:szCs w:val="24"/>
        </w:rPr>
      </w:pPr>
      <w:r w:rsidRPr="00AC570A">
        <w:rPr>
          <w:rFonts w:cstheme="minorHAnsi"/>
          <w:szCs w:val="24"/>
        </w:rPr>
        <w:t>ORIGEN_ALERTA_FINANCIERA</w:t>
      </w:r>
    </w:p>
    <w:p w14:paraId="3E352047" w14:textId="77777777" w:rsidR="00384247" w:rsidRPr="00AC570A" w:rsidRDefault="00384247" w:rsidP="00384247">
      <w:pPr>
        <w:spacing w:after="40" w:line="360" w:lineRule="auto"/>
        <w:jc w:val="both"/>
        <w:rPr>
          <w:rFonts w:cstheme="minorHAnsi"/>
          <w:szCs w:val="24"/>
        </w:rPr>
      </w:pPr>
      <w:r w:rsidRPr="00AC570A">
        <w:rPr>
          <w:rFonts w:cstheme="minorHAnsi"/>
          <w:szCs w:val="24"/>
        </w:rPr>
        <w:t>ORIGEN_ALERTA_</w:t>
      </w:r>
      <w:proofErr w:type="gramStart"/>
      <w:r w:rsidRPr="00AC570A">
        <w:rPr>
          <w:rFonts w:cstheme="minorHAnsi"/>
          <w:szCs w:val="24"/>
        </w:rPr>
        <w:t>FINANCIERA(</w:t>
      </w:r>
      <w:proofErr w:type="spellStart"/>
      <w:proofErr w:type="gramEnd"/>
      <w:r w:rsidRPr="00AC570A">
        <w:rPr>
          <w:rFonts w:cstheme="minorHAnsi"/>
          <w:szCs w:val="24"/>
          <w:u w:val="single"/>
        </w:rPr>
        <w:t>id_origen_alerta_financiera</w:t>
      </w:r>
      <w:proofErr w:type="spellEnd"/>
      <w:r w:rsidRPr="00AC570A">
        <w:rPr>
          <w:rFonts w:cstheme="minorHAnsi"/>
          <w:szCs w:val="24"/>
        </w:rPr>
        <w:t xml:space="preserve">, </w:t>
      </w:r>
      <w:proofErr w:type="spellStart"/>
      <w:r w:rsidRPr="00AC570A">
        <w:rPr>
          <w:rFonts w:cstheme="minorHAnsi"/>
          <w:szCs w:val="24"/>
          <w:u w:val="dash"/>
        </w:rPr>
        <w:t>id_alerta_financiera</w:t>
      </w:r>
      <w:proofErr w:type="spellEnd"/>
      <w:r w:rsidRPr="00AC570A">
        <w:rPr>
          <w:rFonts w:cstheme="minorHAnsi"/>
          <w:szCs w:val="24"/>
        </w:rPr>
        <w:t xml:space="preserve">, </w:t>
      </w:r>
      <w:proofErr w:type="spellStart"/>
      <w:r w:rsidRPr="00AC570A">
        <w:rPr>
          <w:rFonts w:cstheme="minorHAnsi"/>
          <w:szCs w:val="24"/>
        </w:rPr>
        <w:t>entidad_origen</w:t>
      </w:r>
      <w:proofErr w:type="spellEnd"/>
      <w:r w:rsidRPr="00AC570A">
        <w:rPr>
          <w:rFonts w:cstheme="minorHAnsi"/>
          <w:szCs w:val="24"/>
        </w:rPr>
        <w:t xml:space="preserve">, </w:t>
      </w:r>
      <w:proofErr w:type="spellStart"/>
      <w:r w:rsidRPr="00AC570A">
        <w:rPr>
          <w:rFonts w:cstheme="minorHAnsi"/>
          <w:szCs w:val="24"/>
        </w:rPr>
        <w:t>id_registro_origen</w:t>
      </w:r>
      <w:proofErr w:type="spellEnd"/>
      <w:r w:rsidRPr="00AC570A">
        <w:rPr>
          <w:rFonts w:cstheme="minorHAnsi"/>
          <w:szCs w:val="24"/>
        </w:rPr>
        <w:t xml:space="preserve">, </w:t>
      </w:r>
      <w:proofErr w:type="spellStart"/>
      <w:r w:rsidRPr="00AC570A">
        <w:rPr>
          <w:rFonts w:cstheme="minorHAnsi"/>
          <w:szCs w:val="24"/>
        </w:rPr>
        <w:t>descripcion_origen</w:t>
      </w:r>
      <w:proofErr w:type="spellEnd"/>
      <w:r w:rsidRPr="00AC570A">
        <w:rPr>
          <w:rFonts w:cstheme="minorHAnsi"/>
          <w:szCs w:val="24"/>
        </w:rPr>
        <w:t>)</w:t>
      </w:r>
    </w:p>
    <w:p w14:paraId="1724267A"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0E4D24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alerta_financiera.id_alerta_financiera</w:t>
      </w:r>
      <w:proofErr w:type="spellEnd"/>
      <w:r w:rsidRPr="00AC570A">
        <w:rPr>
          <w:rFonts w:cstheme="minorHAnsi"/>
          <w:szCs w:val="24"/>
        </w:rPr>
        <w:t xml:space="preserve"> → </w:t>
      </w:r>
      <w:proofErr w:type="spellStart"/>
      <w:r w:rsidRPr="00AC570A">
        <w:rPr>
          <w:rFonts w:cstheme="minorHAnsi"/>
          <w:szCs w:val="24"/>
        </w:rPr>
        <w:t>origen_alerta_financiera.id_alerta_financiera</w:t>
      </w:r>
      <w:proofErr w:type="spellEnd"/>
      <w:r w:rsidRPr="00AC570A">
        <w:rPr>
          <w:rFonts w:cstheme="minorHAnsi"/>
          <w:szCs w:val="24"/>
        </w:rPr>
        <w:t xml:space="preserve"> (interna)</w:t>
      </w:r>
    </w:p>
    <w:p w14:paraId="45633A2B" w14:textId="77777777" w:rsidR="00384247" w:rsidRPr="00AC570A" w:rsidRDefault="00384247" w:rsidP="00384247">
      <w:pPr>
        <w:spacing w:after="40" w:line="360" w:lineRule="auto"/>
        <w:jc w:val="both"/>
        <w:rPr>
          <w:rFonts w:cstheme="minorHAnsi"/>
          <w:szCs w:val="24"/>
        </w:rPr>
      </w:pPr>
      <w:r w:rsidRPr="00AC570A">
        <w:rPr>
          <w:rFonts w:cstheme="minorHAnsi"/>
          <w:szCs w:val="24"/>
        </w:rPr>
        <w:t>ORIGEN_MOVIMIENTO_FINANCIERO</w:t>
      </w:r>
    </w:p>
    <w:p w14:paraId="0ABB57B2" w14:textId="77777777" w:rsidR="00384247" w:rsidRPr="00AC570A" w:rsidRDefault="00384247" w:rsidP="00384247">
      <w:pPr>
        <w:spacing w:after="40" w:line="360" w:lineRule="auto"/>
        <w:jc w:val="both"/>
        <w:rPr>
          <w:rFonts w:cstheme="minorHAnsi"/>
          <w:szCs w:val="24"/>
        </w:rPr>
      </w:pPr>
      <w:r w:rsidRPr="00AC570A">
        <w:rPr>
          <w:rFonts w:cstheme="minorHAnsi"/>
          <w:szCs w:val="24"/>
        </w:rPr>
        <w:t>ORIGEN_MOVIMIENTO_</w:t>
      </w:r>
      <w:proofErr w:type="gramStart"/>
      <w:r w:rsidRPr="00AC570A">
        <w:rPr>
          <w:rFonts w:cstheme="minorHAnsi"/>
          <w:szCs w:val="24"/>
        </w:rPr>
        <w:t>FINANCIERO(</w:t>
      </w:r>
      <w:proofErr w:type="spellStart"/>
      <w:proofErr w:type="gramEnd"/>
      <w:r w:rsidRPr="00AC570A">
        <w:rPr>
          <w:rFonts w:cstheme="minorHAnsi"/>
          <w:szCs w:val="24"/>
          <w:u w:val="single"/>
        </w:rPr>
        <w:t>id_origen_movimiento_financiero</w:t>
      </w:r>
      <w:proofErr w:type="spellEnd"/>
      <w:r w:rsidRPr="00AC570A">
        <w:rPr>
          <w:rFonts w:cstheme="minorHAnsi"/>
          <w:szCs w:val="24"/>
        </w:rPr>
        <w:t xml:space="preserve">, </w:t>
      </w:r>
      <w:proofErr w:type="spellStart"/>
      <w:r w:rsidRPr="00AC570A">
        <w:rPr>
          <w:rFonts w:cstheme="minorHAnsi"/>
          <w:szCs w:val="24"/>
          <w:u w:val="dash"/>
        </w:rPr>
        <w:t>id_movimiento_financiero</w:t>
      </w:r>
      <w:proofErr w:type="spellEnd"/>
      <w:r w:rsidRPr="00AC570A">
        <w:rPr>
          <w:rFonts w:cstheme="minorHAnsi"/>
          <w:szCs w:val="24"/>
        </w:rPr>
        <w:t xml:space="preserve">, </w:t>
      </w:r>
      <w:proofErr w:type="spellStart"/>
      <w:r w:rsidRPr="00AC570A">
        <w:rPr>
          <w:rFonts w:cstheme="minorHAnsi"/>
          <w:szCs w:val="24"/>
        </w:rPr>
        <w:t>entidad_origen</w:t>
      </w:r>
      <w:proofErr w:type="spellEnd"/>
      <w:r w:rsidRPr="00AC570A">
        <w:rPr>
          <w:rFonts w:cstheme="minorHAnsi"/>
          <w:szCs w:val="24"/>
        </w:rPr>
        <w:t xml:space="preserve">, </w:t>
      </w:r>
      <w:proofErr w:type="spellStart"/>
      <w:r w:rsidRPr="00AC570A">
        <w:rPr>
          <w:rFonts w:cstheme="minorHAnsi"/>
          <w:szCs w:val="24"/>
        </w:rPr>
        <w:t>id_registro_origen</w:t>
      </w:r>
      <w:proofErr w:type="spellEnd"/>
      <w:r w:rsidRPr="00AC570A">
        <w:rPr>
          <w:rFonts w:cstheme="minorHAnsi"/>
          <w:szCs w:val="24"/>
        </w:rPr>
        <w:t xml:space="preserve">, </w:t>
      </w:r>
      <w:proofErr w:type="spellStart"/>
      <w:r w:rsidRPr="00AC570A">
        <w:rPr>
          <w:rFonts w:cstheme="minorHAnsi"/>
          <w:szCs w:val="24"/>
        </w:rPr>
        <w:t>descripcion_origen</w:t>
      </w:r>
      <w:proofErr w:type="spellEnd"/>
      <w:r w:rsidRPr="00AC570A">
        <w:rPr>
          <w:rFonts w:cstheme="minorHAnsi"/>
          <w:szCs w:val="24"/>
        </w:rPr>
        <w:t>)</w:t>
      </w:r>
    </w:p>
    <w:p w14:paraId="501FF37F"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4CD32F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movimiento_financiero.id_movimiento_financiero</w:t>
      </w:r>
      <w:proofErr w:type="spellEnd"/>
      <w:r w:rsidRPr="00AC570A">
        <w:rPr>
          <w:rFonts w:cstheme="minorHAnsi"/>
          <w:szCs w:val="24"/>
        </w:rPr>
        <w:t xml:space="preserve"> → </w:t>
      </w:r>
      <w:proofErr w:type="spellStart"/>
      <w:r w:rsidRPr="00AC570A">
        <w:rPr>
          <w:rFonts w:cstheme="minorHAnsi"/>
          <w:szCs w:val="24"/>
        </w:rPr>
        <w:t>origen_movimiento_financiero.id_movimiento_financiero</w:t>
      </w:r>
      <w:proofErr w:type="spellEnd"/>
      <w:r w:rsidRPr="00AC570A">
        <w:rPr>
          <w:rFonts w:cstheme="minorHAnsi"/>
          <w:szCs w:val="24"/>
        </w:rPr>
        <w:t xml:space="preserve"> (interna)</w:t>
      </w:r>
    </w:p>
    <w:p w14:paraId="7F281F4A" w14:textId="77777777" w:rsidR="00384247" w:rsidRPr="00AC570A" w:rsidRDefault="00384247" w:rsidP="00384247">
      <w:pPr>
        <w:spacing w:after="40" w:line="360" w:lineRule="auto"/>
        <w:jc w:val="both"/>
        <w:rPr>
          <w:rFonts w:cstheme="minorHAnsi"/>
          <w:szCs w:val="24"/>
        </w:rPr>
      </w:pPr>
      <w:r w:rsidRPr="00AC570A">
        <w:rPr>
          <w:rFonts w:cstheme="minorHAnsi"/>
          <w:szCs w:val="24"/>
        </w:rPr>
        <w:t>CLIENTE_FINANCIERO</w:t>
      </w:r>
    </w:p>
    <w:p w14:paraId="41454EB2" w14:textId="77777777" w:rsidR="00384247" w:rsidRPr="00AC570A" w:rsidRDefault="00384247" w:rsidP="00384247">
      <w:pPr>
        <w:spacing w:after="40" w:line="360" w:lineRule="auto"/>
        <w:jc w:val="both"/>
        <w:rPr>
          <w:rFonts w:cstheme="minorHAnsi"/>
          <w:szCs w:val="24"/>
        </w:rPr>
      </w:pPr>
      <w:r w:rsidRPr="00AC570A">
        <w:rPr>
          <w:rFonts w:cstheme="minorHAnsi"/>
          <w:szCs w:val="24"/>
        </w:rPr>
        <w:t>CLIENTE_</w:t>
      </w:r>
      <w:proofErr w:type="gramStart"/>
      <w:r w:rsidRPr="00AC570A">
        <w:rPr>
          <w:rFonts w:cstheme="minorHAnsi"/>
          <w:szCs w:val="24"/>
        </w:rPr>
        <w:t>FINANCIERO(</w:t>
      </w:r>
      <w:proofErr w:type="spellStart"/>
      <w:proofErr w:type="gramEnd"/>
      <w:r w:rsidRPr="00AC570A">
        <w:rPr>
          <w:rFonts w:cstheme="minorHAnsi"/>
          <w:szCs w:val="24"/>
          <w:u w:val="single"/>
        </w:rPr>
        <w:t>id_cliente_financiero</w:t>
      </w:r>
      <w:proofErr w:type="spellEnd"/>
      <w:r w:rsidRPr="00AC570A">
        <w:rPr>
          <w:rFonts w:cstheme="minorHAnsi"/>
          <w:szCs w:val="24"/>
        </w:rPr>
        <w:t xml:space="preserve">, </w:t>
      </w:r>
      <w:proofErr w:type="spellStart"/>
      <w:r w:rsidRPr="00AC570A">
        <w:rPr>
          <w:rFonts w:cstheme="minorHAnsi"/>
          <w:szCs w:val="24"/>
          <w:u w:val="dash"/>
        </w:rPr>
        <w:t>rut_cliente</w:t>
      </w:r>
      <w:proofErr w:type="spellEnd"/>
      <w:r w:rsidRPr="00AC570A">
        <w:rPr>
          <w:rFonts w:cstheme="minorHAnsi"/>
          <w:szCs w:val="24"/>
        </w:rPr>
        <w:t xml:space="preserve">, </w:t>
      </w:r>
      <w:proofErr w:type="spellStart"/>
      <w:r w:rsidRPr="00AC570A">
        <w:rPr>
          <w:rFonts w:cstheme="minorHAnsi"/>
          <w:szCs w:val="24"/>
          <w:u w:val="dash"/>
        </w:rPr>
        <w:t>id_tipo_cliente_financiero</w:t>
      </w:r>
      <w:proofErr w:type="spellEnd"/>
      <w:r w:rsidRPr="00AC570A">
        <w:rPr>
          <w:rFonts w:cstheme="minorHAnsi"/>
          <w:szCs w:val="24"/>
        </w:rPr>
        <w:t xml:space="preserve">, </w:t>
      </w:r>
      <w:proofErr w:type="spellStart"/>
      <w:r w:rsidRPr="00AC570A">
        <w:rPr>
          <w:rFonts w:cstheme="minorHAnsi"/>
          <w:szCs w:val="24"/>
        </w:rPr>
        <w:t>nombre_razon_social_referencia</w:t>
      </w:r>
      <w:proofErr w:type="spellEnd"/>
      <w:r w:rsidRPr="00AC570A">
        <w:rPr>
          <w:rFonts w:cstheme="minorHAnsi"/>
          <w:szCs w:val="24"/>
        </w:rPr>
        <w:t xml:space="preserve">, </w:t>
      </w:r>
      <w:proofErr w:type="spellStart"/>
      <w:r w:rsidRPr="00AC570A">
        <w:rPr>
          <w:rFonts w:cstheme="minorHAnsi"/>
          <w:szCs w:val="24"/>
        </w:rPr>
        <w:t>contacto_financiero</w:t>
      </w:r>
      <w:proofErr w:type="spellEnd"/>
      <w:r w:rsidRPr="00AC570A">
        <w:rPr>
          <w:rFonts w:cstheme="minorHAnsi"/>
          <w:szCs w:val="24"/>
        </w:rPr>
        <w:t xml:space="preserve">, </w:t>
      </w:r>
      <w:proofErr w:type="spellStart"/>
      <w:r w:rsidRPr="00AC570A">
        <w:rPr>
          <w:rFonts w:cstheme="minorHAnsi"/>
          <w:szCs w:val="24"/>
        </w:rPr>
        <w:t>correo_financiero</w:t>
      </w:r>
      <w:proofErr w:type="spellEnd"/>
      <w:r w:rsidRPr="00AC570A">
        <w:rPr>
          <w:rFonts w:cstheme="minorHAnsi"/>
          <w:szCs w:val="24"/>
        </w:rPr>
        <w:t xml:space="preserve">, </w:t>
      </w:r>
      <w:proofErr w:type="spellStart"/>
      <w:r w:rsidRPr="00AC570A">
        <w:rPr>
          <w:rFonts w:cstheme="minorHAnsi"/>
          <w:szCs w:val="24"/>
        </w:rPr>
        <w:t>telefono_financiero</w:t>
      </w:r>
      <w:proofErr w:type="spellEnd"/>
      <w:r w:rsidRPr="00AC570A">
        <w:rPr>
          <w:rFonts w:cstheme="minorHAnsi"/>
          <w:szCs w:val="24"/>
        </w:rPr>
        <w:t xml:space="preserve">, </w:t>
      </w:r>
      <w:proofErr w:type="spellStart"/>
      <w:r w:rsidRPr="00AC570A">
        <w:rPr>
          <w:rFonts w:cstheme="minorHAnsi"/>
          <w:szCs w:val="24"/>
        </w:rPr>
        <w:t>estado_financiero</w:t>
      </w:r>
      <w:proofErr w:type="spellEnd"/>
      <w:r w:rsidRPr="00AC570A">
        <w:rPr>
          <w:rFonts w:cstheme="minorHAnsi"/>
          <w:szCs w:val="24"/>
        </w:rPr>
        <w:t xml:space="preserve">, </w:t>
      </w:r>
      <w:proofErr w:type="spellStart"/>
      <w:r w:rsidRPr="00AC570A">
        <w:rPr>
          <w:rFonts w:cstheme="minorHAnsi"/>
          <w:szCs w:val="24"/>
        </w:rPr>
        <w:t>fecha_actualizacion_datos_cliente</w:t>
      </w:r>
      <w:proofErr w:type="spellEnd"/>
      <w:r w:rsidRPr="00AC570A">
        <w:rPr>
          <w:rFonts w:cstheme="minorHAnsi"/>
          <w:szCs w:val="24"/>
        </w:rPr>
        <w:t>)</w:t>
      </w:r>
    </w:p>
    <w:p w14:paraId="1AE8E366"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36886A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tipo_cliente_financiero.id_tipo_cliente_financiero</w:t>
      </w:r>
      <w:proofErr w:type="spellEnd"/>
      <w:r w:rsidRPr="00AC570A">
        <w:rPr>
          <w:rFonts w:cstheme="minorHAnsi"/>
          <w:szCs w:val="24"/>
        </w:rPr>
        <w:t xml:space="preserve"> → </w:t>
      </w:r>
      <w:proofErr w:type="spellStart"/>
      <w:r w:rsidRPr="00AC570A">
        <w:rPr>
          <w:rFonts w:cstheme="minorHAnsi"/>
          <w:szCs w:val="24"/>
        </w:rPr>
        <w:t>cliente_financiero.id_tipo_cliente_financiero</w:t>
      </w:r>
      <w:proofErr w:type="spellEnd"/>
      <w:r w:rsidRPr="00AC570A">
        <w:rPr>
          <w:rFonts w:cstheme="minorHAnsi"/>
          <w:szCs w:val="24"/>
        </w:rPr>
        <w:t xml:space="preserve"> (interna)</w:t>
      </w:r>
    </w:p>
    <w:p w14:paraId="0C01F91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base_general_clientes.rut_cliente</w:t>
      </w:r>
      <w:proofErr w:type="spellEnd"/>
      <w:r w:rsidRPr="00AC570A">
        <w:rPr>
          <w:rFonts w:cstheme="minorHAnsi"/>
          <w:szCs w:val="24"/>
        </w:rPr>
        <w:t xml:space="preserve"> → </w:t>
      </w:r>
      <w:proofErr w:type="spellStart"/>
      <w:r w:rsidRPr="00AC570A">
        <w:rPr>
          <w:rFonts w:cstheme="minorHAnsi"/>
          <w:szCs w:val="24"/>
        </w:rPr>
        <w:t>cliente_financiero.rut_cliente</w:t>
      </w:r>
      <w:proofErr w:type="spellEnd"/>
      <w:r w:rsidRPr="00AC570A">
        <w:rPr>
          <w:rFonts w:cstheme="minorHAnsi"/>
          <w:szCs w:val="24"/>
        </w:rPr>
        <w:t xml:space="preserve"> (externa)</w:t>
      </w:r>
    </w:p>
    <w:p w14:paraId="42BE24D9" w14:textId="77777777" w:rsidR="00384247" w:rsidRPr="00AC570A" w:rsidRDefault="00384247" w:rsidP="00384247">
      <w:pPr>
        <w:spacing w:after="40" w:line="360" w:lineRule="auto"/>
        <w:jc w:val="both"/>
        <w:rPr>
          <w:rFonts w:cstheme="minorHAnsi"/>
          <w:szCs w:val="24"/>
        </w:rPr>
      </w:pPr>
      <w:r w:rsidRPr="00AC570A">
        <w:rPr>
          <w:rFonts w:cstheme="minorHAnsi"/>
          <w:szCs w:val="24"/>
        </w:rPr>
        <w:t>FICHA_CLIENTE</w:t>
      </w:r>
    </w:p>
    <w:p w14:paraId="139880D6" w14:textId="77777777" w:rsidR="00384247" w:rsidRPr="00AC570A" w:rsidRDefault="00384247" w:rsidP="00384247">
      <w:pPr>
        <w:spacing w:after="40" w:line="360" w:lineRule="auto"/>
        <w:jc w:val="both"/>
        <w:rPr>
          <w:rFonts w:cstheme="minorHAnsi"/>
          <w:szCs w:val="24"/>
        </w:rPr>
      </w:pPr>
      <w:r w:rsidRPr="00AC570A">
        <w:rPr>
          <w:rFonts w:cstheme="minorHAnsi"/>
          <w:szCs w:val="24"/>
        </w:rPr>
        <w:t>FICHA_</w:t>
      </w:r>
      <w:proofErr w:type="gramStart"/>
      <w:r w:rsidRPr="00AC570A">
        <w:rPr>
          <w:rFonts w:cstheme="minorHAnsi"/>
          <w:szCs w:val="24"/>
        </w:rPr>
        <w:t>CLIENTE(</w:t>
      </w:r>
      <w:proofErr w:type="spellStart"/>
      <w:proofErr w:type="gramEnd"/>
      <w:r w:rsidRPr="00AC570A">
        <w:rPr>
          <w:rFonts w:cstheme="minorHAnsi"/>
          <w:szCs w:val="24"/>
          <w:u w:val="single"/>
        </w:rPr>
        <w:t>id_ficha_cliente</w:t>
      </w:r>
      <w:proofErr w:type="spellEnd"/>
      <w:r w:rsidRPr="00AC570A">
        <w:rPr>
          <w:rFonts w:cstheme="minorHAnsi"/>
          <w:szCs w:val="24"/>
        </w:rPr>
        <w:t xml:space="preserve">, </w:t>
      </w:r>
      <w:proofErr w:type="spellStart"/>
      <w:r w:rsidRPr="00AC570A">
        <w:rPr>
          <w:rFonts w:cstheme="minorHAnsi"/>
          <w:szCs w:val="24"/>
          <w:u w:val="dash"/>
        </w:rPr>
        <w:t>id_cliente_financiero</w:t>
      </w:r>
      <w:proofErr w:type="spellEnd"/>
      <w:r w:rsidRPr="00AC570A">
        <w:rPr>
          <w:rFonts w:cstheme="minorHAnsi"/>
          <w:szCs w:val="24"/>
        </w:rPr>
        <w:t xml:space="preserve">, </w:t>
      </w:r>
      <w:proofErr w:type="spellStart"/>
      <w:r w:rsidRPr="00AC570A">
        <w:rPr>
          <w:rFonts w:cstheme="minorHAnsi"/>
          <w:szCs w:val="24"/>
        </w:rPr>
        <w:t>fecha_creacion</w:t>
      </w:r>
      <w:proofErr w:type="spellEnd"/>
      <w:r w:rsidRPr="00AC570A">
        <w:rPr>
          <w:rFonts w:cstheme="minorHAnsi"/>
          <w:szCs w:val="24"/>
        </w:rPr>
        <w:t xml:space="preserve">, </w:t>
      </w:r>
      <w:proofErr w:type="spellStart"/>
      <w:r w:rsidRPr="00AC570A">
        <w:rPr>
          <w:rFonts w:cstheme="minorHAnsi"/>
          <w:szCs w:val="24"/>
        </w:rPr>
        <w:t>estado_ficha</w:t>
      </w:r>
      <w:proofErr w:type="spellEnd"/>
      <w:r w:rsidRPr="00AC570A">
        <w:rPr>
          <w:rFonts w:cstheme="minorHAnsi"/>
          <w:szCs w:val="24"/>
        </w:rPr>
        <w:t xml:space="preserve">, </w:t>
      </w:r>
      <w:proofErr w:type="spellStart"/>
      <w:r w:rsidRPr="00AC570A">
        <w:rPr>
          <w:rFonts w:cstheme="minorHAnsi"/>
          <w:szCs w:val="24"/>
        </w:rPr>
        <w:t>fecha_ultima_revision</w:t>
      </w:r>
      <w:proofErr w:type="spellEnd"/>
      <w:r w:rsidRPr="00AC570A">
        <w:rPr>
          <w:rFonts w:cstheme="minorHAnsi"/>
          <w:szCs w:val="24"/>
        </w:rPr>
        <w:t xml:space="preserve">, </w:t>
      </w:r>
      <w:proofErr w:type="spellStart"/>
      <w:r w:rsidRPr="00AC570A">
        <w:rPr>
          <w:rFonts w:cstheme="minorHAnsi"/>
          <w:szCs w:val="24"/>
        </w:rPr>
        <w:t>observacion_financiera_general</w:t>
      </w:r>
      <w:proofErr w:type="spellEnd"/>
      <w:r w:rsidRPr="00AC570A">
        <w:rPr>
          <w:rFonts w:cstheme="minorHAnsi"/>
          <w:szCs w:val="24"/>
        </w:rPr>
        <w:t>)</w:t>
      </w:r>
    </w:p>
    <w:p w14:paraId="5C9349B6"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197FBF4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cliente_financiero.id_cliente_financiero</w:t>
      </w:r>
      <w:proofErr w:type="spellEnd"/>
      <w:r w:rsidRPr="00AC570A">
        <w:rPr>
          <w:rFonts w:cstheme="minorHAnsi"/>
          <w:szCs w:val="24"/>
        </w:rPr>
        <w:t xml:space="preserve"> → </w:t>
      </w:r>
      <w:proofErr w:type="spellStart"/>
      <w:r w:rsidRPr="00AC570A">
        <w:rPr>
          <w:rFonts w:cstheme="minorHAnsi"/>
          <w:szCs w:val="24"/>
        </w:rPr>
        <w:t>ficha_cliente.id_cliente_financiero</w:t>
      </w:r>
      <w:proofErr w:type="spellEnd"/>
      <w:r w:rsidRPr="00AC570A">
        <w:rPr>
          <w:rFonts w:cstheme="minorHAnsi"/>
          <w:szCs w:val="24"/>
        </w:rPr>
        <w:t xml:space="preserve"> (interna)</w:t>
      </w:r>
    </w:p>
    <w:p w14:paraId="54D90F48" w14:textId="77777777" w:rsidR="00384247" w:rsidRPr="00AC570A" w:rsidRDefault="00384247" w:rsidP="00384247">
      <w:pPr>
        <w:spacing w:after="40" w:line="360" w:lineRule="auto"/>
        <w:jc w:val="both"/>
        <w:rPr>
          <w:rFonts w:cstheme="minorHAnsi"/>
          <w:szCs w:val="24"/>
        </w:rPr>
      </w:pPr>
      <w:r w:rsidRPr="00AC570A">
        <w:rPr>
          <w:rFonts w:cstheme="minorHAnsi"/>
          <w:szCs w:val="24"/>
        </w:rPr>
        <w:t>COTIZACION</w:t>
      </w:r>
    </w:p>
    <w:p w14:paraId="262C21DD"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lastRenderedPageBreak/>
        <w:t>COTIZACION(</w:t>
      </w:r>
      <w:proofErr w:type="spellStart"/>
      <w:proofErr w:type="gramEnd"/>
      <w:r w:rsidRPr="00AC570A">
        <w:rPr>
          <w:rFonts w:cstheme="minorHAnsi"/>
          <w:szCs w:val="24"/>
          <w:u w:val="single"/>
        </w:rPr>
        <w:t>id_cotizacion</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fecha_vigencia</w:t>
      </w:r>
      <w:proofErr w:type="spellEnd"/>
      <w:r w:rsidRPr="00AC570A">
        <w:rPr>
          <w:rFonts w:cstheme="minorHAnsi"/>
          <w:szCs w:val="24"/>
        </w:rPr>
        <w:t xml:space="preserve">, </w:t>
      </w:r>
      <w:proofErr w:type="spellStart"/>
      <w:r w:rsidRPr="00AC570A">
        <w:rPr>
          <w:rFonts w:cstheme="minorHAnsi"/>
          <w:szCs w:val="24"/>
        </w:rPr>
        <w:t>subtotal_costos_estimados</w:t>
      </w:r>
      <w:proofErr w:type="spellEnd"/>
      <w:r w:rsidRPr="00AC570A">
        <w:rPr>
          <w:rFonts w:cstheme="minorHAnsi"/>
          <w:szCs w:val="24"/>
        </w:rPr>
        <w:t xml:space="preserve">, </w:t>
      </w:r>
      <w:proofErr w:type="spellStart"/>
      <w:r w:rsidRPr="00AC570A">
        <w:rPr>
          <w:rFonts w:cstheme="minorHAnsi"/>
          <w:szCs w:val="24"/>
        </w:rPr>
        <w:t>margen_esperado</w:t>
      </w:r>
      <w:proofErr w:type="spellEnd"/>
      <w:r w:rsidRPr="00AC570A">
        <w:rPr>
          <w:rFonts w:cstheme="minorHAnsi"/>
          <w:szCs w:val="24"/>
        </w:rPr>
        <w:t xml:space="preserve">, </w:t>
      </w:r>
      <w:proofErr w:type="spellStart"/>
      <w:r w:rsidRPr="00AC570A">
        <w:rPr>
          <w:rFonts w:cstheme="minorHAnsi"/>
          <w:szCs w:val="24"/>
        </w:rPr>
        <w:t>precio_sugerido</w:t>
      </w:r>
      <w:proofErr w:type="spellEnd"/>
      <w:r w:rsidRPr="00AC570A">
        <w:rPr>
          <w:rFonts w:cstheme="minorHAnsi"/>
          <w:szCs w:val="24"/>
        </w:rPr>
        <w:t xml:space="preserve">, </w:t>
      </w:r>
      <w:proofErr w:type="spellStart"/>
      <w:r w:rsidRPr="00AC570A">
        <w:rPr>
          <w:rFonts w:cstheme="minorHAnsi"/>
          <w:szCs w:val="24"/>
        </w:rPr>
        <w:t>monto_total_estimado</w:t>
      </w:r>
      <w:proofErr w:type="spellEnd"/>
      <w:r w:rsidRPr="00AC570A">
        <w:rPr>
          <w:rFonts w:cstheme="minorHAnsi"/>
          <w:szCs w:val="24"/>
        </w:rPr>
        <w:t xml:space="preserve">, </w:t>
      </w:r>
      <w:proofErr w:type="spellStart"/>
      <w:r w:rsidRPr="00AC570A">
        <w:rPr>
          <w:rFonts w:cstheme="minorHAnsi"/>
          <w:szCs w:val="24"/>
        </w:rPr>
        <w:t>estado_cotizacion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61BD38F"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48FD83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cotizacion.id_ficha_cliente</w:t>
      </w:r>
      <w:proofErr w:type="spellEnd"/>
      <w:r w:rsidRPr="00AC570A">
        <w:rPr>
          <w:rFonts w:cstheme="minorHAnsi"/>
          <w:szCs w:val="24"/>
        </w:rPr>
        <w:t xml:space="preserve"> (interna)</w:t>
      </w:r>
    </w:p>
    <w:p w14:paraId="4D6753F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cotizacion.id_moneda</w:t>
      </w:r>
      <w:proofErr w:type="spellEnd"/>
      <w:r w:rsidRPr="00AC570A">
        <w:rPr>
          <w:rFonts w:cstheme="minorHAnsi"/>
          <w:szCs w:val="24"/>
        </w:rPr>
        <w:t xml:space="preserve"> (interna)</w:t>
      </w:r>
    </w:p>
    <w:p w14:paraId="100DAA77"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DETALLE_COTIZACION</w:t>
      </w:r>
    </w:p>
    <w:p w14:paraId="77514861"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w:t>
      </w:r>
      <w:proofErr w:type="gramStart"/>
      <w:r w:rsidRPr="00AC570A">
        <w:rPr>
          <w:rFonts w:cstheme="minorHAnsi"/>
          <w:szCs w:val="24"/>
        </w:rPr>
        <w:t>COTIZACION(</w:t>
      </w:r>
      <w:proofErr w:type="spellStart"/>
      <w:proofErr w:type="gramEnd"/>
      <w:r w:rsidRPr="00AC570A">
        <w:rPr>
          <w:rFonts w:cstheme="minorHAnsi"/>
          <w:szCs w:val="24"/>
          <w:u w:val="single"/>
        </w:rPr>
        <w:t>id_detalle_cotizacion</w:t>
      </w:r>
      <w:proofErr w:type="spellEnd"/>
      <w:r w:rsidRPr="00AC570A">
        <w:rPr>
          <w:rFonts w:cstheme="minorHAnsi"/>
          <w:szCs w:val="24"/>
        </w:rPr>
        <w:t xml:space="preserve">, </w:t>
      </w:r>
      <w:proofErr w:type="spellStart"/>
      <w:r w:rsidRPr="00AC570A">
        <w:rPr>
          <w:rFonts w:cstheme="minorHAnsi"/>
          <w:szCs w:val="24"/>
          <w:u w:val="dash"/>
        </w:rPr>
        <w:t>id_cotizacion</w:t>
      </w:r>
      <w:proofErr w:type="spellEnd"/>
      <w:r w:rsidRPr="00AC570A">
        <w:rPr>
          <w:rFonts w:cstheme="minorHAnsi"/>
          <w:szCs w:val="24"/>
        </w:rPr>
        <w:t xml:space="preserve">, </w:t>
      </w:r>
      <w:proofErr w:type="spellStart"/>
      <w:r w:rsidRPr="00AC570A">
        <w:rPr>
          <w:rFonts w:cstheme="minorHAnsi"/>
          <w:szCs w:val="24"/>
          <w:u w:val="dash"/>
        </w:rPr>
        <w:t>id_item_comercial</w:t>
      </w:r>
      <w:proofErr w:type="spellEnd"/>
      <w:r w:rsidRPr="00AC570A">
        <w:rPr>
          <w:rFonts w:cstheme="minorHAnsi"/>
          <w:szCs w:val="24"/>
        </w:rPr>
        <w:t xml:space="preserve">, </w:t>
      </w:r>
      <w:proofErr w:type="spellStart"/>
      <w:r w:rsidRPr="00AC570A">
        <w:rPr>
          <w:rFonts w:cstheme="minorHAnsi"/>
          <w:szCs w:val="24"/>
        </w:rPr>
        <w:t>cantidad_item</w:t>
      </w:r>
      <w:proofErr w:type="spellEnd"/>
      <w:r w:rsidRPr="00AC570A">
        <w:rPr>
          <w:rFonts w:cstheme="minorHAnsi"/>
          <w:szCs w:val="24"/>
        </w:rPr>
        <w:t xml:space="preserve">, </w:t>
      </w:r>
      <w:proofErr w:type="spellStart"/>
      <w:r w:rsidRPr="00AC570A">
        <w:rPr>
          <w:rFonts w:cstheme="minorHAnsi"/>
          <w:szCs w:val="24"/>
        </w:rPr>
        <w:t>medida_alto_referencial</w:t>
      </w:r>
      <w:proofErr w:type="spellEnd"/>
      <w:r w:rsidRPr="00AC570A">
        <w:rPr>
          <w:rFonts w:cstheme="minorHAnsi"/>
          <w:szCs w:val="24"/>
        </w:rPr>
        <w:t xml:space="preserve">, </w:t>
      </w:r>
      <w:proofErr w:type="spellStart"/>
      <w:r w:rsidRPr="00AC570A">
        <w:rPr>
          <w:rFonts w:cstheme="minorHAnsi"/>
          <w:szCs w:val="24"/>
        </w:rPr>
        <w:t>medida_ancho_referencial</w:t>
      </w:r>
      <w:proofErr w:type="spellEnd"/>
      <w:r w:rsidRPr="00AC570A">
        <w:rPr>
          <w:rFonts w:cstheme="minorHAnsi"/>
          <w:szCs w:val="24"/>
        </w:rPr>
        <w:t xml:space="preserve">, </w:t>
      </w:r>
      <w:proofErr w:type="spellStart"/>
      <w:r w:rsidRPr="00AC570A">
        <w:rPr>
          <w:rFonts w:cstheme="minorHAnsi"/>
          <w:szCs w:val="24"/>
        </w:rPr>
        <w:t>medida_espesor_referencial</w:t>
      </w:r>
      <w:proofErr w:type="spellEnd"/>
      <w:r w:rsidRPr="00AC570A">
        <w:rPr>
          <w:rFonts w:cstheme="minorHAnsi"/>
          <w:szCs w:val="24"/>
        </w:rPr>
        <w:t xml:space="preserve">, </w:t>
      </w:r>
      <w:proofErr w:type="spellStart"/>
      <w:r w:rsidRPr="00AC570A">
        <w:rPr>
          <w:rFonts w:cstheme="minorHAnsi"/>
          <w:szCs w:val="24"/>
        </w:rPr>
        <w:t>descripcion_item_cotizado</w:t>
      </w:r>
      <w:proofErr w:type="spellEnd"/>
      <w:r w:rsidRPr="00AC570A">
        <w:rPr>
          <w:rFonts w:cstheme="minorHAnsi"/>
          <w:szCs w:val="24"/>
        </w:rPr>
        <w:t xml:space="preserve">, </w:t>
      </w:r>
      <w:proofErr w:type="spellStart"/>
      <w:r w:rsidRPr="00AC570A">
        <w:rPr>
          <w:rFonts w:cstheme="minorHAnsi"/>
          <w:szCs w:val="24"/>
        </w:rPr>
        <w:t>observacion_medidas</w:t>
      </w:r>
      <w:proofErr w:type="spellEnd"/>
      <w:r w:rsidRPr="00AC570A">
        <w:rPr>
          <w:rFonts w:cstheme="minorHAnsi"/>
          <w:szCs w:val="24"/>
        </w:rPr>
        <w:t xml:space="preserve">, </w:t>
      </w:r>
      <w:proofErr w:type="spellStart"/>
      <w:r w:rsidRPr="00AC570A">
        <w:rPr>
          <w:rFonts w:cstheme="minorHAnsi"/>
          <w:szCs w:val="24"/>
        </w:rPr>
        <w:t>subtotal_item_estimado</w:t>
      </w:r>
      <w:proofErr w:type="spellEnd"/>
      <w:r w:rsidRPr="00AC570A">
        <w:rPr>
          <w:rFonts w:cstheme="minorHAnsi"/>
          <w:szCs w:val="24"/>
        </w:rPr>
        <w:t>)</w:t>
      </w:r>
    </w:p>
    <w:p w14:paraId="0452B770"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454037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cotizacion.id_cotizacion</w:t>
      </w:r>
      <w:proofErr w:type="spellEnd"/>
      <w:r w:rsidRPr="00AC570A">
        <w:rPr>
          <w:rFonts w:cstheme="minorHAnsi"/>
          <w:szCs w:val="24"/>
        </w:rPr>
        <w:t xml:space="preserve"> → </w:t>
      </w:r>
      <w:proofErr w:type="spellStart"/>
      <w:r w:rsidRPr="00AC570A">
        <w:rPr>
          <w:rFonts w:cstheme="minorHAnsi"/>
          <w:szCs w:val="24"/>
        </w:rPr>
        <w:t>detalle_cotizacion.id_cotizacion</w:t>
      </w:r>
      <w:proofErr w:type="spellEnd"/>
      <w:r w:rsidRPr="00AC570A">
        <w:rPr>
          <w:rFonts w:cstheme="minorHAnsi"/>
          <w:szCs w:val="24"/>
        </w:rPr>
        <w:t xml:space="preserve"> (interna)</w:t>
      </w:r>
    </w:p>
    <w:p w14:paraId="561542B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item_comercial.id_item_comercial</w:t>
      </w:r>
      <w:proofErr w:type="spellEnd"/>
      <w:r w:rsidRPr="00AC570A">
        <w:rPr>
          <w:rFonts w:cstheme="minorHAnsi"/>
          <w:szCs w:val="24"/>
        </w:rPr>
        <w:t xml:space="preserve"> → </w:t>
      </w:r>
      <w:proofErr w:type="spellStart"/>
      <w:r w:rsidRPr="00AC570A">
        <w:rPr>
          <w:rFonts w:cstheme="minorHAnsi"/>
          <w:szCs w:val="24"/>
        </w:rPr>
        <w:t>detalle_cotizacion.id_item_comercial</w:t>
      </w:r>
      <w:proofErr w:type="spellEnd"/>
      <w:r w:rsidRPr="00AC570A">
        <w:rPr>
          <w:rFonts w:cstheme="minorHAnsi"/>
          <w:szCs w:val="24"/>
        </w:rPr>
        <w:t xml:space="preserve"> (externa)</w:t>
      </w:r>
    </w:p>
    <w:p w14:paraId="08AD7513" w14:textId="77777777" w:rsidR="00384247" w:rsidRPr="00AC570A" w:rsidRDefault="00384247" w:rsidP="00384247">
      <w:pPr>
        <w:spacing w:after="40" w:line="360" w:lineRule="auto"/>
        <w:jc w:val="both"/>
        <w:rPr>
          <w:rFonts w:cstheme="minorHAnsi"/>
          <w:szCs w:val="24"/>
        </w:rPr>
      </w:pPr>
      <w:r w:rsidRPr="00AC570A">
        <w:rPr>
          <w:rFonts w:cstheme="minorHAnsi"/>
          <w:szCs w:val="24"/>
        </w:rPr>
        <w:t>HISTORIAL_PRECIO_MATERIAL</w:t>
      </w:r>
    </w:p>
    <w:p w14:paraId="0171006B" w14:textId="77777777" w:rsidR="00384247" w:rsidRPr="00AC570A" w:rsidRDefault="00384247" w:rsidP="00384247">
      <w:pPr>
        <w:spacing w:after="40" w:line="360" w:lineRule="auto"/>
        <w:jc w:val="both"/>
        <w:rPr>
          <w:rFonts w:cstheme="minorHAnsi"/>
          <w:szCs w:val="24"/>
        </w:rPr>
      </w:pPr>
      <w:r w:rsidRPr="00AC570A">
        <w:rPr>
          <w:rFonts w:cstheme="minorHAnsi"/>
          <w:szCs w:val="24"/>
        </w:rPr>
        <w:t>HISTORIAL_PRECIO_</w:t>
      </w:r>
      <w:proofErr w:type="gramStart"/>
      <w:r w:rsidRPr="00AC570A">
        <w:rPr>
          <w:rFonts w:cstheme="minorHAnsi"/>
          <w:szCs w:val="24"/>
        </w:rPr>
        <w:t>MATERIAL(</w:t>
      </w:r>
      <w:proofErr w:type="spellStart"/>
      <w:proofErr w:type="gramEnd"/>
      <w:r w:rsidRPr="00AC570A">
        <w:rPr>
          <w:rFonts w:cstheme="minorHAnsi"/>
          <w:szCs w:val="24"/>
          <w:u w:val="single"/>
        </w:rPr>
        <w:t>id_historial_precio_material</w:t>
      </w:r>
      <w:proofErr w:type="spellEnd"/>
      <w:r w:rsidRPr="00AC570A">
        <w:rPr>
          <w:rFonts w:cstheme="minorHAnsi"/>
          <w:szCs w:val="24"/>
        </w:rPr>
        <w:t xml:space="preserve">, </w:t>
      </w:r>
      <w:proofErr w:type="spellStart"/>
      <w:r w:rsidRPr="00AC570A">
        <w:rPr>
          <w:rFonts w:cstheme="minorHAnsi"/>
          <w:szCs w:val="24"/>
          <w:u w:val="dash"/>
        </w:rPr>
        <w:t>material_sku</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precio_unitario</w:t>
      </w:r>
      <w:proofErr w:type="spellEnd"/>
      <w:r w:rsidRPr="00AC570A">
        <w:rPr>
          <w:rFonts w:cstheme="minorHAnsi"/>
          <w:szCs w:val="24"/>
        </w:rPr>
        <w:t xml:space="preserve">,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precio_unitario_convertido</w:t>
      </w:r>
      <w:proofErr w:type="spellEnd"/>
      <w:r w:rsidRPr="00AC570A">
        <w:rPr>
          <w:rFonts w:cstheme="minorHAnsi"/>
          <w:szCs w:val="24"/>
        </w:rPr>
        <w:t xml:space="preserve">, </w:t>
      </w:r>
      <w:proofErr w:type="spellStart"/>
      <w:r w:rsidRPr="00AC570A">
        <w:rPr>
          <w:rFonts w:cstheme="minorHAnsi"/>
          <w:szCs w:val="24"/>
        </w:rPr>
        <w:t>fecha_registro</w:t>
      </w:r>
      <w:proofErr w:type="spellEnd"/>
      <w:r w:rsidRPr="00AC570A">
        <w:rPr>
          <w:rFonts w:cstheme="minorHAnsi"/>
          <w:szCs w:val="24"/>
        </w:rPr>
        <w:t xml:space="preserve">, </w:t>
      </w:r>
      <w:proofErr w:type="spellStart"/>
      <w:r w:rsidRPr="00AC570A">
        <w:rPr>
          <w:rFonts w:cstheme="minorHAnsi"/>
          <w:szCs w:val="24"/>
        </w:rPr>
        <w:t>fecha_vigencia_inicio</w:t>
      </w:r>
      <w:proofErr w:type="spellEnd"/>
      <w:r w:rsidRPr="00AC570A">
        <w:rPr>
          <w:rFonts w:cstheme="minorHAnsi"/>
          <w:szCs w:val="24"/>
        </w:rPr>
        <w:t xml:space="preserve">, </w:t>
      </w:r>
      <w:proofErr w:type="spellStart"/>
      <w:r w:rsidRPr="00AC570A">
        <w:rPr>
          <w:rFonts w:cstheme="minorHAnsi"/>
          <w:szCs w:val="24"/>
        </w:rPr>
        <w:t>fecha_vigencia_fin</w:t>
      </w:r>
      <w:proofErr w:type="spellEnd"/>
      <w:r w:rsidRPr="00AC570A">
        <w:rPr>
          <w:rFonts w:cstheme="minorHAnsi"/>
          <w:szCs w:val="24"/>
        </w:rPr>
        <w:t xml:space="preserve">, </w:t>
      </w:r>
      <w:proofErr w:type="spellStart"/>
      <w:r w:rsidRPr="00AC570A">
        <w:rPr>
          <w:rFonts w:cstheme="minorHAnsi"/>
          <w:szCs w:val="24"/>
        </w:rPr>
        <w:t>estado_precio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729CA48"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49421BF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historial_precio_material.id_proveedor</w:t>
      </w:r>
      <w:proofErr w:type="spellEnd"/>
      <w:r w:rsidRPr="00AC570A">
        <w:rPr>
          <w:rFonts w:cstheme="minorHAnsi"/>
          <w:szCs w:val="24"/>
        </w:rPr>
        <w:t xml:space="preserve"> (interna)</w:t>
      </w:r>
    </w:p>
    <w:p w14:paraId="08371EE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historial_precio_material.id_moneda</w:t>
      </w:r>
      <w:proofErr w:type="spellEnd"/>
      <w:r w:rsidRPr="00AC570A">
        <w:rPr>
          <w:rFonts w:cstheme="minorHAnsi"/>
          <w:szCs w:val="24"/>
        </w:rPr>
        <w:t xml:space="preserve"> (interna)</w:t>
      </w:r>
    </w:p>
    <w:p w14:paraId="45A88344" w14:textId="77777777" w:rsidR="00384247" w:rsidRPr="00AC570A" w:rsidRDefault="00384247" w:rsidP="00384247">
      <w:pPr>
        <w:spacing w:after="40" w:line="360" w:lineRule="auto"/>
        <w:jc w:val="both"/>
        <w:rPr>
          <w:rFonts w:cstheme="minorHAnsi"/>
          <w:szCs w:val="24"/>
        </w:rPr>
      </w:pPr>
      <w:proofErr w:type="spellStart"/>
      <w:proofErr w:type="gramStart"/>
      <w:r w:rsidRPr="00AC570A">
        <w:rPr>
          <w:rFonts w:cstheme="minorHAnsi"/>
          <w:szCs w:val="24"/>
        </w:rPr>
        <w:t>material.material</w:t>
      </w:r>
      <w:proofErr w:type="gramEnd"/>
      <w:r w:rsidRPr="00AC570A">
        <w:rPr>
          <w:rFonts w:cstheme="minorHAnsi"/>
          <w:szCs w:val="24"/>
        </w:rPr>
        <w:t>_sku</w:t>
      </w:r>
      <w:proofErr w:type="spellEnd"/>
      <w:r w:rsidRPr="00AC570A">
        <w:rPr>
          <w:rFonts w:cstheme="minorHAnsi"/>
          <w:szCs w:val="24"/>
        </w:rPr>
        <w:t xml:space="preserve"> → </w:t>
      </w:r>
      <w:proofErr w:type="spellStart"/>
      <w:r w:rsidRPr="00AC570A">
        <w:rPr>
          <w:rFonts w:cstheme="minorHAnsi"/>
          <w:szCs w:val="24"/>
        </w:rPr>
        <w:t>historial_precio_</w:t>
      </w:r>
      <w:proofErr w:type="gramStart"/>
      <w:r w:rsidRPr="00AC570A">
        <w:rPr>
          <w:rFonts w:cstheme="minorHAnsi"/>
          <w:szCs w:val="24"/>
        </w:rPr>
        <w:t>material.material</w:t>
      </w:r>
      <w:proofErr w:type="gramEnd"/>
      <w:r w:rsidRPr="00AC570A">
        <w:rPr>
          <w:rFonts w:cstheme="minorHAnsi"/>
          <w:szCs w:val="24"/>
        </w:rPr>
        <w:t>_sku</w:t>
      </w:r>
      <w:proofErr w:type="spellEnd"/>
      <w:r w:rsidRPr="00AC570A">
        <w:rPr>
          <w:rFonts w:cstheme="minorHAnsi"/>
          <w:szCs w:val="24"/>
        </w:rPr>
        <w:t xml:space="preserve"> (externa)</w:t>
      </w:r>
    </w:p>
    <w:p w14:paraId="6CC0A643"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DETALLE_COSTO_MATERIAL_COTIZACION</w:t>
      </w:r>
    </w:p>
    <w:p w14:paraId="35B73B05"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DETALLE_COSTO_MATERIAL_</w:t>
      </w:r>
      <w:proofErr w:type="gramStart"/>
      <w:r w:rsidRPr="00AC570A">
        <w:rPr>
          <w:rFonts w:cstheme="minorHAnsi"/>
          <w:szCs w:val="24"/>
        </w:rPr>
        <w:t>COTIZACION(</w:t>
      </w:r>
      <w:proofErr w:type="gramEnd"/>
      <w:r w:rsidRPr="00AC570A">
        <w:rPr>
          <w:rFonts w:cstheme="minorHAnsi"/>
          <w:szCs w:val="24"/>
          <w:u w:val="single"/>
        </w:rPr>
        <w:t>id_detalle_costo_material_cotizacion</w:t>
      </w:r>
      <w:r w:rsidRPr="00AC570A">
        <w:rPr>
          <w:rFonts w:cstheme="minorHAnsi"/>
          <w:szCs w:val="24"/>
        </w:rPr>
        <w:t xml:space="preserve">, </w:t>
      </w:r>
      <w:proofErr w:type="spellStart"/>
      <w:r w:rsidRPr="00AC570A">
        <w:rPr>
          <w:rFonts w:cstheme="minorHAnsi"/>
          <w:szCs w:val="24"/>
          <w:u w:val="dash"/>
        </w:rPr>
        <w:t>id_detalle_cotizacion</w:t>
      </w:r>
      <w:proofErr w:type="spellEnd"/>
      <w:r w:rsidRPr="00AC570A">
        <w:rPr>
          <w:rFonts w:cstheme="minorHAnsi"/>
          <w:szCs w:val="24"/>
        </w:rPr>
        <w:t xml:space="preserve">, </w:t>
      </w:r>
      <w:proofErr w:type="spellStart"/>
      <w:r w:rsidRPr="00AC570A">
        <w:rPr>
          <w:rFonts w:cstheme="minorHAnsi"/>
          <w:szCs w:val="24"/>
          <w:u w:val="dash"/>
        </w:rPr>
        <w:t>id_historial_precio_material</w:t>
      </w:r>
      <w:proofErr w:type="spellEnd"/>
      <w:r w:rsidRPr="00AC570A">
        <w:rPr>
          <w:rFonts w:cstheme="minorHAnsi"/>
          <w:szCs w:val="24"/>
        </w:rPr>
        <w:t xml:space="preserve">, </w:t>
      </w:r>
      <w:proofErr w:type="spellStart"/>
      <w:r w:rsidRPr="00AC570A">
        <w:rPr>
          <w:rFonts w:cstheme="minorHAnsi"/>
          <w:szCs w:val="24"/>
        </w:rPr>
        <w:t>cantidad_material_estimada</w:t>
      </w:r>
      <w:proofErr w:type="spellEnd"/>
      <w:r w:rsidRPr="00AC570A">
        <w:rPr>
          <w:rFonts w:cstheme="minorHAnsi"/>
          <w:szCs w:val="24"/>
        </w:rPr>
        <w:t xml:space="preserve">, </w:t>
      </w:r>
      <w:proofErr w:type="spellStart"/>
      <w:r w:rsidRPr="00AC570A">
        <w:rPr>
          <w:rFonts w:cstheme="minorHAnsi"/>
          <w:szCs w:val="24"/>
        </w:rPr>
        <w:t>precio_unitario_usado</w:t>
      </w:r>
      <w:proofErr w:type="spellEnd"/>
      <w:r w:rsidRPr="00AC570A">
        <w:rPr>
          <w:rFonts w:cstheme="minorHAnsi"/>
          <w:szCs w:val="24"/>
        </w:rPr>
        <w:t xml:space="preserve">, </w:t>
      </w:r>
      <w:proofErr w:type="spellStart"/>
      <w:r w:rsidRPr="00AC570A">
        <w:rPr>
          <w:rFonts w:cstheme="minorHAnsi"/>
          <w:szCs w:val="24"/>
        </w:rPr>
        <w:t>subtotal_material_estimado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1601132"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D8097F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lastRenderedPageBreak/>
        <w:t>detalle_cotizacion.id_detalle_cotizacion</w:t>
      </w:r>
      <w:proofErr w:type="spellEnd"/>
      <w:r w:rsidRPr="00AC570A">
        <w:rPr>
          <w:rFonts w:cstheme="minorHAnsi"/>
          <w:szCs w:val="24"/>
        </w:rPr>
        <w:t xml:space="preserve"> → </w:t>
      </w:r>
      <w:proofErr w:type="spellStart"/>
      <w:r w:rsidRPr="00AC570A">
        <w:rPr>
          <w:rFonts w:cstheme="minorHAnsi"/>
          <w:szCs w:val="24"/>
        </w:rPr>
        <w:t>detalle_costo_material_cotizacion.id_detalle_cotizacion</w:t>
      </w:r>
      <w:proofErr w:type="spellEnd"/>
      <w:r w:rsidRPr="00AC570A">
        <w:rPr>
          <w:rFonts w:cstheme="minorHAnsi"/>
          <w:szCs w:val="24"/>
        </w:rPr>
        <w:t xml:space="preserve"> (interna)</w:t>
      </w:r>
    </w:p>
    <w:p w14:paraId="7952885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historial_precio_material.id_historial_precio_material</w:t>
      </w:r>
      <w:proofErr w:type="spellEnd"/>
      <w:r w:rsidRPr="00AC570A">
        <w:rPr>
          <w:rFonts w:cstheme="minorHAnsi"/>
          <w:szCs w:val="24"/>
        </w:rPr>
        <w:t xml:space="preserve"> → </w:t>
      </w:r>
      <w:proofErr w:type="spellStart"/>
      <w:r w:rsidRPr="00AC570A">
        <w:rPr>
          <w:rFonts w:cstheme="minorHAnsi"/>
          <w:szCs w:val="24"/>
        </w:rPr>
        <w:t>detalle_costo_material_cotizacion.id_historial_precio_material</w:t>
      </w:r>
      <w:proofErr w:type="spellEnd"/>
      <w:r w:rsidRPr="00AC570A">
        <w:rPr>
          <w:rFonts w:cstheme="minorHAnsi"/>
          <w:szCs w:val="24"/>
        </w:rPr>
        <w:t xml:space="preserve"> (interna)</w:t>
      </w:r>
    </w:p>
    <w:p w14:paraId="6E445E12" w14:textId="77777777" w:rsidR="00384247" w:rsidRPr="00AC570A" w:rsidRDefault="00384247" w:rsidP="00384247">
      <w:pPr>
        <w:spacing w:after="40" w:line="360" w:lineRule="auto"/>
        <w:jc w:val="both"/>
        <w:rPr>
          <w:rFonts w:cstheme="minorHAnsi"/>
          <w:szCs w:val="24"/>
        </w:rPr>
      </w:pPr>
      <w:r w:rsidRPr="00AC570A">
        <w:rPr>
          <w:rFonts w:cstheme="minorHAnsi"/>
          <w:szCs w:val="24"/>
        </w:rPr>
        <w:t>NOTA_VENTA</w:t>
      </w:r>
    </w:p>
    <w:p w14:paraId="4FD9BFDD" w14:textId="77777777" w:rsidR="00384247" w:rsidRPr="00AC570A" w:rsidRDefault="00384247" w:rsidP="00384247">
      <w:pPr>
        <w:spacing w:after="40" w:line="360" w:lineRule="auto"/>
        <w:jc w:val="both"/>
        <w:rPr>
          <w:rFonts w:cstheme="minorHAnsi"/>
          <w:szCs w:val="24"/>
        </w:rPr>
      </w:pPr>
      <w:r w:rsidRPr="00AC570A">
        <w:rPr>
          <w:rFonts w:cstheme="minorHAnsi"/>
          <w:szCs w:val="24"/>
        </w:rPr>
        <w:t>NOTA_</w:t>
      </w:r>
      <w:proofErr w:type="gramStart"/>
      <w:r w:rsidRPr="00AC570A">
        <w:rPr>
          <w:rFonts w:cstheme="minorHAnsi"/>
          <w:szCs w:val="24"/>
        </w:rPr>
        <w:t>VENTA(</w:t>
      </w:r>
      <w:proofErr w:type="spellStart"/>
      <w:proofErr w:type="gramEnd"/>
      <w:r w:rsidRPr="00AC570A">
        <w:rPr>
          <w:rFonts w:cstheme="minorHAnsi"/>
          <w:szCs w:val="24"/>
          <w:u w:val="single"/>
        </w:rPr>
        <w:t>id_nota_venta</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id_cotizacion</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numero_nota_venta</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estado_nota_venta</w:t>
      </w:r>
      <w:proofErr w:type="spellEnd"/>
      <w:r w:rsidRPr="00AC570A">
        <w:rPr>
          <w:rFonts w:cstheme="minorHAnsi"/>
          <w:szCs w:val="24"/>
        </w:rPr>
        <w:t xml:space="preserve">, </w:t>
      </w:r>
      <w:proofErr w:type="spellStart"/>
      <w:r w:rsidRPr="00AC570A">
        <w:rPr>
          <w:rFonts w:cstheme="minorHAnsi"/>
          <w:szCs w:val="24"/>
        </w:rPr>
        <w:t>estado_pago</w:t>
      </w:r>
      <w:proofErr w:type="spellEnd"/>
      <w:r w:rsidRPr="00AC570A">
        <w:rPr>
          <w:rFonts w:cstheme="minorHAnsi"/>
          <w:szCs w:val="24"/>
        </w:rPr>
        <w:t xml:space="preserve">, </w:t>
      </w:r>
      <w:proofErr w:type="spellStart"/>
      <w:r w:rsidRPr="00AC570A">
        <w:rPr>
          <w:rFonts w:cstheme="minorHAnsi"/>
          <w:szCs w:val="24"/>
        </w:rPr>
        <w:t>descuento_aplicado</w:t>
      </w:r>
      <w:proofErr w:type="spellEnd"/>
      <w:r w:rsidRPr="00AC570A">
        <w:rPr>
          <w:rFonts w:cstheme="minorHAnsi"/>
          <w:szCs w:val="24"/>
        </w:rPr>
        <w:t xml:space="preserve">, </w:t>
      </w:r>
      <w:proofErr w:type="spellStart"/>
      <w:r w:rsidRPr="00AC570A">
        <w:rPr>
          <w:rFonts w:cstheme="minorHAnsi"/>
          <w:szCs w:val="24"/>
        </w:rPr>
        <w:t>motivo_descuento</w:t>
      </w:r>
      <w:proofErr w:type="spellEnd"/>
      <w:r w:rsidRPr="00AC570A">
        <w:rPr>
          <w:rFonts w:cstheme="minorHAnsi"/>
          <w:szCs w:val="24"/>
        </w:rPr>
        <w:t xml:space="preserve">, </w:t>
      </w:r>
      <w:proofErr w:type="spellStart"/>
      <w:r w:rsidRPr="00AC570A">
        <w:rPr>
          <w:rFonts w:cstheme="minorHAnsi"/>
          <w:szCs w:val="24"/>
        </w:rPr>
        <w:t>fecha_anulacion</w:t>
      </w:r>
      <w:proofErr w:type="spellEnd"/>
      <w:r w:rsidRPr="00AC570A">
        <w:rPr>
          <w:rFonts w:cstheme="minorHAnsi"/>
          <w:szCs w:val="24"/>
        </w:rPr>
        <w:t xml:space="preserve">, </w:t>
      </w:r>
      <w:proofErr w:type="spellStart"/>
      <w:r w:rsidRPr="00AC570A">
        <w:rPr>
          <w:rFonts w:cstheme="minorHAnsi"/>
          <w:szCs w:val="24"/>
        </w:rPr>
        <w:t>motivo_anulacion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FA26DB4"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45578C39"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nota_venta.id_ficha_cliente</w:t>
      </w:r>
      <w:proofErr w:type="spellEnd"/>
      <w:r w:rsidRPr="00AC570A">
        <w:rPr>
          <w:rFonts w:cstheme="minorHAnsi"/>
          <w:szCs w:val="24"/>
        </w:rPr>
        <w:t xml:space="preserve"> (interna)</w:t>
      </w:r>
    </w:p>
    <w:p w14:paraId="4AAB4E0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cotizacion.id_cotizacion</w:t>
      </w:r>
      <w:proofErr w:type="spellEnd"/>
      <w:r w:rsidRPr="00AC570A">
        <w:rPr>
          <w:rFonts w:cstheme="minorHAnsi"/>
          <w:szCs w:val="24"/>
        </w:rPr>
        <w:t xml:space="preserve"> → </w:t>
      </w:r>
      <w:proofErr w:type="spellStart"/>
      <w:r w:rsidRPr="00AC570A">
        <w:rPr>
          <w:rFonts w:cstheme="minorHAnsi"/>
          <w:szCs w:val="24"/>
        </w:rPr>
        <w:t>nota_venta.id_cotizacion</w:t>
      </w:r>
      <w:proofErr w:type="spellEnd"/>
      <w:r w:rsidRPr="00AC570A">
        <w:rPr>
          <w:rFonts w:cstheme="minorHAnsi"/>
          <w:szCs w:val="24"/>
        </w:rPr>
        <w:t xml:space="preserve"> (interna)</w:t>
      </w:r>
    </w:p>
    <w:p w14:paraId="28DD7541"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nota_venta.id_moneda</w:t>
      </w:r>
      <w:proofErr w:type="spellEnd"/>
      <w:r w:rsidRPr="00AC570A">
        <w:rPr>
          <w:rFonts w:cstheme="minorHAnsi"/>
          <w:szCs w:val="24"/>
        </w:rPr>
        <w:t xml:space="preserve"> (interna)</w:t>
      </w:r>
    </w:p>
    <w:p w14:paraId="52E80B1D"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DOCUMENTO_TRIBUTARIO</w:t>
      </w:r>
    </w:p>
    <w:p w14:paraId="2AFF42D6"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w:t>
      </w:r>
      <w:proofErr w:type="gramStart"/>
      <w:r w:rsidRPr="00AC570A">
        <w:rPr>
          <w:rFonts w:cstheme="minorHAnsi"/>
          <w:szCs w:val="24"/>
        </w:rPr>
        <w:t>TRIBUTARIO(</w:t>
      </w:r>
      <w:proofErr w:type="spellStart"/>
      <w:proofErr w:type="gramEnd"/>
      <w:r w:rsidRPr="00AC570A">
        <w:rPr>
          <w:rFonts w:cstheme="minorHAnsi"/>
          <w:szCs w:val="24"/>
          <w:u w:val="single"/>
        </w:rPr>
        <w:t>id_documento_tributario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id_tipo_documento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u w:val="dash"/>
        </w:rPr>
        <w:t>id_documento_referencia</w:t>
      </w:r>
      <w:proofErr w:type="spellEnd"/>
      <w:r w:rsidRPr="00AC570A">
        <w:rPr>
          <w:rFonts w:cstheme="minorHAnsi"/>
          <w:szCs w:val="24"/>
        </w:rPr>
        <w:t xml:space="preserve">, </w:t>
      </w:r>
      <w:proofErr w:type="spellStart"/>
      <w:r w:rsidRPr="00AC570A">
        <w:rPr>
          <w:rFonts w:cstheme="minorHAnsi"/>
          <w:szCs w:val="24"/>
        </w:rPr>
        <w:t>folio_documento</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w:t>
      </w:r>
      <w:proofErr w:type="spellStart"/>
      <w:r w:rsidRPr="00AC570A">
        <w:rPr>
          <w:rFonts w:cstheme="minorHAnsi"/>
          <w:szCs w:val="24"/>
        </w:rPr>
        <w:t>estado_documento</w:t>
      </w:r>
      <w:proofErr w:type="spellEnd"/>
      <w:r w:rsidRPr="00AC570A">
        <w:rPr>
          <w:rFonts w:cstheme="minorHAnsi"/>
          <w:szCs w:val="24"/>
        </w:rPr>
        <w:t xml:space="preserve">, </w:t>
      </w:r>
      <w:proofErr w:type="spellStart"/>
      <w:r w:rsidRPr="00AC570A">
        <w:rPr>
          <w:rFonts w:cstheme="minorHAnsi"/>
          <w:szCs w:val="24"/>
        </w:rPr>
        <w:t>fecha_anulacion</w:t>
      </w:r>
      <w:proofErr w:type="spellEnd"/>
      <w:r w:rsidRPr="00AC570A">
        <w:rPr>
          <w:rFonts w:cstheme="minorHAnsi"/>
          <w:szCs w:val="24"/>
        </w:rPr>
        <w:t xml:space="preserve">, </w:t>
      </w:r>
      <w:proofErr w:type="spellStart"/>
      <w:r w:rsidRPr="00AC570A">
        <w:rPr>
          <w:rFonts w:cstheme="minorHAnsi"/>
          <w:szCs w:val="24"/>
        </w:rPr>
        <w:t>respaldo_documento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DB3C36B"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145C91C7"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documento_tributario.id_ficha_cliente</w:t>
      </w:r>
      <w:proofErr w:type="spellEnd"/>
      <w:r w:rsidRPr="00AC570A">
        <w:rPr>
          <w:rFonts w:cstheme="minorHAnsi"/>
          <w:szCs w:val="24"/>
        </w:rPr>
        <w:t xml:space="preserve"> (interna)</w:t>
      </w:r>
    </w:p>
    <w:p w14:paraId="3E5131B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documento_tributario.id_nota_venta</w:t>
      </w:r>
      <w:proofErr w:type="spellEnd"/>
      <w:r w:rsidRPr="00AC570A">
        <w:rPr>
          <w:rFonts w:cstheme="minorHAnsi"/>
          <w:szCs w:val="24"/>
        </w:rPr>
        <w:t xml:space="preserve"> (interna)</w:t>
      </w:r>
    </w:p>
    <w:p w14:paraId="4BED430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tipo_documento.id_tipo_documento</w:t>
      </w:r>
      <w:proofErr w:type="spellEnd"/>
      <w:r w:rsidRPr="00AC570A">
        <w:rPr>
          <w:rFonts w:cstheme="minorHAnsi"/>
          <w:szCs w:val="24"/>
        </w:rPr>
        <w:t xml:space="preserve"> → </w:t>
      </w:r>
      <w:proofErr w:type="spellStart"/>
      <w:r w:rsidRPr="00AC570A">
        <w:rPr>
          <w:rFonts w:cstheme="minorHAnsi"/>
          <w:szCs w:val="24"/>
        </w:rPr>
        <w:t>documento_tributario.id_tipo_documento</w:t>
      </w:r>
      <w:proofErr w:type="spellEnd"/>
      <w:r w:rsidRPr="00AC570A">
        <w:rPr>
          <w:rFonts w:cstheme="minorHAnsi"/>
          <w:szCs w:val="24"/>
        </w:rPr>
        <w:t xml:space="preserve"> (interna)</w:t>
      </w:r>
    </w:p>
    <w:p w14:paraId="6832101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documento_tributario.id_moneda</w:t>
      </w:r>
      <w:proofErr w:type="spellEnd"/>
      <w:r w:rsidRPr="00AC570A">
        <w:rPr>
          <w:rFonts w:cstheme="minorHAnsi"/>
          <w:szCs w:val="24"/>
        </w:rPr>
        <w:t xml:space="preserve"> (interna)</w:t>
      </w:r>
    </w:p>
    <w:p w14:paraId="639FBE9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documento_tributario.id_documento_tributario</w:t>
      </w:r>
      <w:proofErr w:type="spellEnd"/>
      <w:r w:rsidRPr="00AC570A">
        <w:rPr>
          <w:rFonts w:cstheme="minorHAnsi"/>
          <w:szCs w:val="24"/>
        </w:rPr>
        <w:t xml:space="preserve"> → </w:t>
      </w:r>
      <w:proofErr w:type="spellStart"/>
      <w:r w:rsidRPr="00AC570A">
        <w:rPr>
          <w:rFonts w:cstheme="minorHAnsi"/>
          <w:szCs w:val="24"/>
        </w:rPr>
        <w:t>documento_tributario.id_documento_referencia</w:t>
      </w:r>
      <w:proofErr w:type="spellEnd"/>
      <w:r w:rsidRPr="00AC570A">
        <w:rPr>
          <w:rFonts w:cstheme="minorHAnsi"/>
          <w:szCs w:val="24"/>
        </w:rPr>
        <w:t xml:space="preserve"> (interna)</w:t>
      </w:r>
    </w:p>
    <w:p w14:paraId="02603D5E" w14:textId="77777777" w:rsidR="00384247" w:rsidRPr="00AC570A" w:rsidRDefault="00384247" w:rsidP="00384247">
      <w:pPr>
        <w:spacing w:after="40" w:line="360" w:lineRule="auto"/>
        <w:jc w:val="both"/>
        <w:rPr>
          <w:rFonts w:cstheme="minorHAnsi"/>
          <w:szCs w:val="24"/>
        </w:rPr>
      </w:pPr>
      <w:r w:rsidRPr="00AC570A">
        <w:rPr>
          <w:rFonts w:cstheme="minorHAnsi"/>
          <w:szCs w:val="24"/>
        </w:rPr>
        <w:t>HITO_COBRO</w:t>
      </w:r>
    </w:p>
    <w:p w14:paraId="411EF8B2"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HITO_</w:t>
      </w:r>
      <w:proofErr w:type="gramStart"/>
      <w:r w:rsidRPr="00AC570A">
        <w:rPr>
          <w:rFonts w:cstheme="minorHAnsi"/>
          <w:szCs w:val="24"/>
        </w:rPr>
        <w:t>COBRO(</w:t>
      </w:r>
      <w:proofErr w:type="spellStart"/>
      <w:proofErr w:type="gramEnd"/>
      <w:r w:rsidRPr="00AC570A">
        <w:rPr>
          <w:rFonts w:cstheme="minorHAnsi"/>
          <w:szCs w:val="24"/>
          <w:u w:val="single"/>
        </w:rPr>
        <w:t>id_hito_cobro</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rPr>
        <w:t>descripcion_hito</w:t>
      </w:r>
      <w:proofErr w:type="spellEnd"/>
      <w:r w:rsidRPr="00AC570A">
        <w:rPr>
          <w:rFonts w:cstheme="minorHAnsi"/>
          <w:szCs w:val="24"/>
        </w:rPr>
        <w:t xml:space="preserve">, </w:t>
      </w:r>
      <w:proofErr w:type="spellStart"/>
      <w:r w:rsidRPr="00AC570A">
        <w:rPr>
          <w:rFonts w:cstheme="minorHAnsi"/>
          <w:szCs w:val="24"/>
        </w:rPr>
        <w:t>fecha_programada_cobro</w:t>
      </w:r>
      <w:proofErr w:type="spellEnd"/>
      <w:r w:rsidRPr="00AC570A">
        <w:rPr>
          <w:rFonts w:cstheme="minorHAnsi"/>
          <w:szCs w:val="24"/>
        </w:rPr>
        <w:t xml:space="preserve">, </w:t>
      </w:r>
      <w:proofErr w:type="spellStart"/>
      <w:r w:rsidRPr="00AC570A">
        <w:rPr>
          <w:rFonts w:cstheme="minorHAnsi"/>
          <w:szCs w:val="24"/>
        </w:rPr>
        <w:t>monto_programado</w:t>
      </w:r>
      <w:proofErr w:type="spellEnd"/>
      <w:r w:rsidRPr="00AC570A">
        <w:rPr>
          <w:rFonts w:cstheme="minorHAnsi"/>
          <w:szCs w:val="24"/>
        </w:rPr>
        <w:t xml:space="preserve">, </w:t>
      </w:r>
      <w:proofErr w:type="spellStart"/>
      <w:r w:rsidRPr="00AC570A">
        <w:rPr>
          <w:rFonts w:cstheme="minorHAnsi"/>
          <w:szCs w:val="24"/>
        </w:rPr>
        <w:t>estado_hito</w:t>
      </w:r>
      <w:proofErr w:type="spellEnd"/>
      <w:r w:rsidRPr="00AC570A">
        <w:rPr>
          <w:rFonts w:cstheme="minorHAnsi"/>
          <w:szCs w:val="24"/>
        </w:rPr>
        <w:t xml:space="preserve">, </w:t>
      </w:r>
      <w:proofErr w:type="spellStart"/>
      <w:r w:rsidRPr="00AC570A">
        <w:rPr>
          <w:rFonts w:cstheme="minorHAnsi"/>
          <w:szCs w:val="24"/>
        </w:rPr>
        <w:t>fecha_pago_real</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C378B53"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59E8C4A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hito_cobro.id_nota_venta</w:t>
      </w:r>
      <w:proofErr w:type="spellEnd"/>
      <w:r w:rsidRPr="00AC570A">
        <w:rPr>
          <w:rFonts w:cstheme="minorHAnsi"/>
          <w:szCs w:val="24"/>
        </w:rPr>
        <w:t xml:space="preserve"> (interna)</w:t>
      </w:r>
    </w:p>
    <w:p w14:paraId="51CCD17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hito_cobro.id_proyecto_financiero</w:t>
      </w:r>
      <w:proofErr w:type="spellEnd"/>
      <w:r w:rsidRPr="00AC570A">
        <w:rPr>
          <w:rFonts w:cstheme="minorHAnsi"/>
          <w:szCs w:val="24"/>
        </w:rPr>
        <w:t xml:space="preserve"> (interna)</w:t>
      </w:r>
    </w:p>
    <w:p w14:paraId="398BE4A5" w14:textId="77777777" w:rsidR="00384247" w:rsidRPr="00AC570A" w:rsidRDefault="00384247" w:rsidP="00384247">
      <w:pPr>
        <w:spacing w:after="40" w:line="360" w:lineRule="auto"/>
        <w:jc w:val="both"/>
        <w:rPr>
          <w:rFonts w:cstheme="minorHAnsi"/>
          <w:szCs w:val="24"/>
        </w:rPr>
      </w:pPr>
      <w:r w:rsidRPr="00AC570A">
        <w:rPr>
          <w:rFonts w:cstheme="minorHAnsi"/>
          <w:szCs w:val="24"/>
        </w:rPr>
        <w:t>PAGO_CLIENTE</w:t>
      </w:r>
    </w:p>
    <w:p w14:paraId="46CF6CCD" w14:textId="77777777" w:rsidR="00384247" w:rsidRPr="00AC570A" w:rsidRDefault="00384247" w:rsidP="00384247">
      <w:pPr>
        <w:spacing w:after="40" w:line="360" w:lineRule="auto"/>
        <w:jc w:val="both"/>
        <w:rPr>
          <w:rFonts w:cstheme="minorHAnsi"/>
          <w:szCs w:val="24"/>
        </w:rPr>
      </w:pPr>
      <w:r w:rsidRPr="00AC570A">
        <w:rPr>
          <w:rFonts w:cstheme="minorHAnsi"/>
          <w:szCs w:val="24"/>
        </w:rPr>
        <w:t>PAGO_</w:t>
      </w:r>
      <w:proofErr w:type="gramStart"/>
      <w:r w:rsidRPr="00AC570A">
        <w:rPr>
          <w:rFonts w:cstheme="minorHAnsi"/>
          <w:szCs w:val="24"/>
        </w:rPr>
        <w:t>CLIENTE(</w:t>
      </w:r>
      <w:proofErr w:type="spellStart"/>
      <w:proofErr w:type="gramEnd"/>
      <w:r w:rsidRPr="00AC570A">
        <w:rPr>
          <w:rFonts w:cstheme="minorHAnsi"/>
          <w:szCs w:val="24"/>
          <w:u w:val="single"/>
        </w:rPr>
        <w:t>id_pago_cliente</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u w:val="dash"/>
        </w:rPr>
        <w:t>id_medio_pago</w:t>
      </w:r>
      <w:proofErr w:type="spellEnd"/>
      <w:r w:rsidRPr="00AC570A">
        <w:rPr>
          <w:rFonts w:cstheme="minorHAnsi"/>
          <w:szCs w:val="24"/>
        </w:rPr>
        <w:t xml:space="preserve">, </w:t>
      </w:r>
      <w:proofErr w:type="spellStart"/>
      <w:r w:rsidRPr="00AC570A">
        <w:rPr>
          <w:rFonts w:cstheme="minorHAnsi"/>
          <w:szCs w:val="24"/>
        </w:rPr>
        <w:t>fecha_pago</w:t>
      </w:r>
      <w:proofErr w:type="spellEnd"/>
      <w:r w:rsidRPr="00AC570A">
        <w:rPr>
          <w:rFonts w:cstheme="minorHAnsi"/>
          <w:szCs w:val="24"/>
        </w:rPr>
        <w:t xml:space="preserve">, </w:t>
      </w:r>
      <w:proofErr w:type="spellStart"/>
      <w:r w:rsidRPr="00AC570A">
        <w:rPr>
          <w:rFonts w:cstheme="minorHAnsi"/>
          <w:szCs w:val="24"/>
        </w:rPr>
        <w:t>monto_pago</w:t>
      </w:r>
      <w:proofErr w:type="spellEnd"/>
      <w:r w:rsidRPr="00AC570A">
        <w:rPr>
          <w:rFonts w:cstheme="minorHAnsi"/>
          <w:szCs w:val="24"/>
        </w:rPr>
        <w:t xml:space="preserve">,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naturaleza_pago</w:t>
      </w:r>
      <w:proofErr w:type="spellEnd"/>
      <w:r w:rsidRPr="00AC570A">
        <w:rPr>
          <w:rFonts w:cstheme="minorHAnsi"/>
          <w:szCs w:val="24"/>
        </w:rPr>
        <w:t xml:space="preserve">, </w:t>
      </w:r>
      <w:proofErr w:type="spellStart"/>
      <w:r w:rsidRPr="00AC570A">
        <w:rPr>
          <w:rFonts w:cstheme="minorHAnsi"/>
          <w:szCs w:val="24"/>
        </w:rPr>
        <w:t>estado_verificacion</w:t>
      </w:r>
      <w:proofErr w:type="spellEnd"/>
      <w:r w:rsidRPr="00AC570A">
        <w:rPr>
          <w:rFonts w:cstheme="minorHAnsi"/>
          <w:szCs w:val="24"/>
        </w:rPr>
        <w:t xml:space="preserve">, </w:t>
      </w:r>
      <w:proofErr w:type="spellStart"/>
      <w:r w:rsidRPr="00AC570A">
        <w:rPr>
          <w:rFonts w:cstheme="minorHAnsi"/>
          <w:szCs w:val="24"/>
        </w:rPr>
        <w:t>comprobante_pago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E8DCCAA"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40F1679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pago_cliente.id_ficha_cliente</w:t>
      </w:r>
      <w:proofErr w:type="spellEnd"/>
      <w:r w:rsidRPr="00AC570A">
        <w:rPr>
          <w:rFonts w:cstheme="minorHAnsi"/>
          <w:szCs w:val="24"/>
        </w:rPr>
        <w:t xml:space="preserve"> (interna)</w:t>
      </w:r>
    </w:p>
    <w:p w14:paraId="081F801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pago_cliente.id_moneda</w:t>
      </w:r>
      <w:proofErr w:type="spellEnd"/>
      <w:r w:rsidRPr="00AC570A">
        <w:rPr>
          <w:rFonts w:cstheme="minorHAnsi"/>
          <w:szCs w:val="24"/>
        </w:rPr>
        <w:t xml:space="preserve"> (interna)</w:t>
      </w:r>
    </w:p>
    <w:p w14:paraId="3B81DEB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medio_pago.id_medio_pago</w:t>
      </w:r>
      <w:proofErr w:type="spellEnd"/>
      <w:r w:rsidRPr="00AC570A">
        <w:rPr>
          <w:rFonts w:cstheme="minorHAnsi"/>
          <w:szCs w:val="24"/>
        </w:rPr>
        <w:t xml:space="preserve"> → </w:t>
      </w:r>
      <w:proofErr w:type="spellStart"/>
      <w:r w:rsidRPr="00AC570A">
        <w:rPr>
          <w:rFonts w:cstheme="minorHAnsi"/>
          <w:szCs w:val="24"/>
        </w:rPr>
        <w:t>pago_cliente.id_medio_pago</w:t>
      </w:r>
      <w:proofErr w:type="spellEnd"/>
      <w:r w:rsidRPr="00AC570A">
        <w:rPr>
          <w:rFonts w:cstheme="minorHAnsi"/>
          <w:szCs w:val="24"/>
        </w:rPr>
        <w:t xml:space="preserve"> (interna)</w:t>
      </w:r>
    </w:p>
    <w:p w14:paraId="00496BE6"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ASIGNACION_PAGO_CLIENTE</w:t>
      </w:r>
    </w:p>
    <w:p w14:paraId="1BBCF521"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w:t>
      </w:r>
      <w:proofErr w:type="gramStart"/>
      <w:r w:rsidRPr="00AC570A">
        <w:rPr>
          <w:rFonts w:cstheme="minorHAnsi"/>
          <w:szCs w:val="24"/>
        </w:rPr>
        <w:t>CLIENTE(</w:t>
      </w:r>
      <w:proofErr w:type="spellStart"/>
      <w:proofErr w:type="gramEnd"/>
      <w:r w:rsidRPr="00AC570A">
        <w:rPr>
          <w:rFonts w:cstheme="minorHAnsi"/>
          <w:szCs w:val="24"/>
          <w:u w:val="single"/>
        </w:rPr>
        <w:t>id_asignacion_pago_cliente</w:t>
      </w:r>
      <w:proofErr w:type="spellEnd"/>
      <w:r w:rsidRPr="00AC570A">
        <w:rPr>
          <w:rFonts w:cstheme="minorHAnsi"/>
          <w:szCs w:val="24"/>
        </w:rPr>
        <w:t xml:space="preserve">, </w:t>
      </w:r>
      <w:proofErr w:type="spellStart"/>
      <w:r w:rsidRPr="00AC570A">
        <w:rPr>
          <w:rFonts w:cstheme="minorHAnsi"/>
          <w:szCs w:val="24"/>
          <w:u w:val="dash"/>
        </w:rPr>
        <w:t>id_pago_cliente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id_documento_tributario</w:t>
      </w:r>
      <w:proofErr w:type="spellEnd"/>
      <w:r w:rsidRPr="00AC570A">
        <w:rPr>
          <w:rFonts w:cstheme="minorHAnsi"/>
          <w:szCs w:val="24"/>
        </w:rPr>
        <w:t xml:space="preserve">, </w:t>
      </w:r>
      <w:proofErr w:type="spellStart"/>
      <w:r w:rsidRPr="00AC570A">
        <w:rPr>
          <w:rFonts w:cstheme="minorHAnsi"/>
          <w:szCs w:val="24"/>
          <w:u w:val="dash"/>
        </w:rPr>
        <w:t>id_hito_cobro</w:t>
      </w:r>
      <w:proofErr w:type="spellEnd"/>
      <w:r w:rsidRPr="00AC570A">
        <w:rPr>
          <w:rFonts w:cstheme="minorHAnsi"/>
          <w:szCs w:val="24"/>
        </w:rPr>
        <w:t xml:space="preserve">, </w:t>
      </w:r>
      <w:proofErr w:type="spellStart"/>
      <w:r w:rsidRPr="00AC570A">
        <w:rPr>
          <w:rFonts w:cstheme="minorHAnsi"/>
          <w:szCs w:val="24"/>
        </w:rPr>
        <w:t>monto_asignado</w:t>
      </w:r>
      <w:proofErr w:type="spellEnd"/>
      <w:r w:rsidRPr="00AC570A">
        <w:rPr>
          <w:rFonts w:cstheme="minorHAnsi"/>
          <w:szCs w:val="24"/>
        </w:rPr>
        <w:t xml:space="preserve">, </w:t>
      </w:r>
      <w:proofErr w:type="spellStart"/>
      <w:r w:rsidRPr="00AC570A">
        <w:rPr>
          <w:rFonts w:cstheme="minorHAnsi"/>
          <w:szCs w:val="24"/>
        </w:rPr>
        <w:t>fecha_asignacion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B14AAA9"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22E3FC0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pago_cliente.id_pago_cliente</w:t>
      </w:r>
      <w:proofErr w:type="spellEnd"/>
      <w:r w:rsidRPr="00AC570A">
        <w:rPr>
          <w:rFonts w:cstheme="minorHAnsi"/>
          <w:szCs w:val="24"/>
        </w:rPr>
        <w:t xml:space="preserve"> → </w:t>
      </w:r>
      <w:proofErr w:type="spellStart"/>
      <w:r w:rsidRPr="00AC570A">
        <w:rPr>
          <w:rFonts w:cstheme="minorHAnsi"/>
          <w:szCs w:val="24"/>
        </w:rPr>
        <w:t>asignacion_pago_cliente.id_pago_cliente</w:t>
      </w:r>
      <w:proofErr w:type="spellEnd"/>
      <w:r w:rsidRPr="00AC570A">
        <w:rPr>
          <w:rFonts w:cstheme="minorHAnsi"/>
          <w:szCs w:val="24"/>
        </w:rPr>
        <w:t xml:space="preserve"> (interna)</w:t>
      </w:r>
    </w:p>
    <w:p w14:paraId="1F492C5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asignacion_pago_cliente.id_nota_venta</w:t>
      </w:r>
      <w:proofErr w:type="spellEnd"/>
      <w:r w:rsidRPr="00AC570A">
        <w:rPr>
          <w:rFonts w:cstheme="minorHAnsi"/>
          <w:szCs w:val="24"/>
        </w:rPr>
        <w:t xml:space="preserve"> (interna)</w:t>
      </w:r>
    </w:p>
    <w:p w14:paraId="55376A49"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documento_tributario.id_documento_tributario</w:t>
      </w:r>
      <w:proofErr w:type="spellEnd"/>
      <w:r w:rsidRPr="00AC570A">
        <w:rPr>
          <w:rFonts w:cstheme="minorHAnsi"/>
          <w:szCs w:val="24"/>
        </w:rPr>
        <w:t xml:space="preserve"> → </w:t>
      </w:r>
      <w:proofErr w:type="spellStart"/>
      <w:r w:rsidRPr="00AC570A">
        <w:rPr>
          <w:rFonts w:cstheme="minorHAnsi"/>
          <w:szCs w:val="24"/>
        </w:rPr>
        <w:t>asignacion_pago_cliente.id_documento_tributario</w:t>
      </w:r>
      <w:proofErr w:type="spellEnd"/>
      <w:r w:rsidRPr="00AC570A">
        <w:rPr>
          <w:rFonts w:cstheme="minorHAnsi"/>
          <w:szCs w:val="24"/>
        </w:rPr>
        <w:t xml:space="preserve"> (interna)</w:t>
      </w:r>
    </w:p>
    <w:p w14:paraId="49F55A7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hito_cobro.id_hito_cobro</w:t>
      </w:r>
      <w:proofErr w:type="spellEnd"/>
      <w:r w:rsidRPr="00AC570A">
        <w:rPr>
          <w:rFonts w:cstheme="minorHAnsi"/>
          <w:szCs w:val="24"/>
        </w:rPr>
        <w:t xml:space="preserve"> → </w:t>
      </w:r>
      <w:proofErr w:type="spellStart"/>
      <w:r w:rsidRPr="00AC570A">
        <w:rPr>
          <w:rFonts w:cstheme="minorHAnsi"/>
          <w:szCs w:val="24"/>
        </w:rPr>
        <w:t>asignacion_pago_cliente.id_hito_cobro</w:t>
      </w:r>
      <w:proofErr w:type="spellEnd"/>
      <w:r w:rsidRPr="00AC570A">
        <w:rPr>
          <w:rFonts w:cstheme="minorHAnsi"/>
          <w:szCs w:val="24"/>
        </w:rPr>
        <w:t xml:space="preserve"> (interna)</w:t>
      </w:r>
    </w:p>
    <w:p w14:paraId="649B9EC7" w14:textId="77777777" w:rsidR="00384247" w:rsidRPr="00AC570A" w:rsidRDefault="00384247" w:rsidP="00384247">
      <w:pPr>
        <w:spacing w:after="40" w:line="360" w:lineRule="auto"/>
        <w:jc w:val="both"/>
        <w:rPr>
          <w:rFonts w:cstheme="minorHAnsi"/>
          <w:szCs w:val="24"/>
        </w:rPr>
      </w:pPr>
      <w:r w:rsidRPr="00AC570A">
        <w:rPr>
          <w:rFonts w:cstheme="minorHAnsi"/>
          <w:szCs w:val="24"/>
        </w:rPr>
        <w:t>PROYECTO_FINANCIERO</w:t>
      </w:r>
    </w:p>
    <w:p w14:paraId="4127308E" w14:textId="77777777" w:rsidR="00384247" w:rsidRPr="00AC570A" w:rsidRDefault="00384247" w:rsidP="00384247">
      <w:pPr>
        <w:spacing w:after="40" w:line="360" w:lineRule="auto"/>
        <w:jc w:val="both"/>
        <w:rPr>
          <w:rFonts w:cstheme="minorHAnsi"/>
          <w:szCs w:val="24"/>
        </w:rPr>
      </w:pPr>
      <w:r w:rsidRPr="00AC570A">
        <w:rPr>
          <w:rFonts w:cstheme="minorHAnsi"/>
          <w:szCs w:val="24"/>
        </w:rPr>
        <w:t>PROYECTO_</w:t>
      </w:r>
      <w:proofErr w:type="gramStart"/>
      <w:r w:rsidRPr="00AC570A">
        <w:rPr>
          <w:rFonts w:cstheme="minorHAnsi"/>
          <w:szCs w:val="24"/>
        </w:rPr>
        <w:t>FINANCIERO(</w:t>
      </w:r>
      <w:proofErr w:type="spellStart"/>
      <w:proofErr w:type="gramEnd"/>
      <w:r w:rsidRPr="00AC570A">
        <w:rPr>
          <w:rFonts w:cstheme="minorHAnsi"/>
          <w:szCs w:val="24"/>
          <w:u w:val="single"/>
        </w:rPr>
        <w:t>id_proyecto_financiero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id_proyecto_terreno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codigo_proyecto_financiero</w:t>
      </w:r>
      <w:proofErr w:type="spellEnd"/>
      <w:r w:rsidRPr="00AC570A">
        <w:rPr>
          <w:rFonts w:cstheme="minorHAnsi"/>
          <w:szCs w:val="24"/>
        </w:rPr>
        <w:t xml:space="preserve">, </w:t>
      </w:r>
      <w:proofErr w:type="spellStart"/>
      <w:r w:rsidRPr="00AC570A">
        <w:rPr>
          <w:rFonts w:cstheme="minorHAnsi"/>
          <w:szCs w:val="24"/>
        </w:rPr>
        <w:t>fecha_inicio_financiera</w:t>
      </w:r>
      <w:proofErr w:type="spellEnd"/>
      <w:r w:rsidRPr="00AC570A">
        <w:rPr>
          <w:rFonts w:cstheme="minorHAnsi"/>
          <w:szCs w:val="24"/>
        </w:rPr>
        <w:t xml:space="preserve">, </w:t>
      </w:r>
      <w:proofErr w:type="spellStart"/>
      <w:r w:rsidRPr="00AC570A">
        <w:rPr>
          <w:rFonts w:cstheme="minorHAnsi"/>
          <w:szCs w:val="24"/>
        </w:rPr>
        <w:lastRenderedPageBreak/>
        <w:t>fecha_cierre_financiera</w:t>
      </w:r>
      <w:proofErr w:type="spellEnd"/>
      <w:r w:rsidRPr="00AC570A">
        <w:rPr>
          <w:rFonts w:cstheme="minorHAnsi"/>
          <w:szCs w:val="24"/>
        </w:rPr>
        <w:t xml:space="preserve">, </w:t>
      </w:r>
      <w:proofErr w:type="spellStart"/>
      <w:r w:rsidRPr="00AC570A">
        <w:rPr>
          <w:rFonts w:cstheme="minorHAnsi"/>
          <w:szCs w:val="24"/>
        </w:rPr>
        <w:t>estado_financiero_proyecto</w:t>
      </w:r>
      <w:proofErr w:type="spellEnd"/>
      <w:r w:rsidRPr="00AC570A">
        <w:rPr>
          <w:rFonts w:cstheme="minorHAnsi"/>
          <w:szCs w:val="24"/>
        </w:rPr>
        <w:t xml:space="preserve">, </w:t>
      </w:r>
      <w:proofErr w:type="spellStart"/>
      <w:r w:rsidRPr="00AC570A">
        <w:rPr>
          <w:rFonts w:cstheme="minorHAnsi"/>
          <w:szCs w:val="24"/>
        </w:rPr>
        <w:t>monto_venta_estimado</w:t>
      </w:r>
      <w:proofErr w:type="spellEnd"/>
      <w:r w:rsidRPr="00AC570A">
        <w:rPr>
          <w:rFonts w:cstheme="minorHAnsi"/>
          <w:szCs w:val="24"/>
        </w:rPr>
        <w:t xml:space="preserve">, </w:t>
      </w:r>
      <w:proofErr w:type="spellStart"/>
      <w:r w:rsidRPr="00AC570A">
        <w:rPr>
          <w:rFonts w:cstheme="minorHAnsi"/>
          <w:szCs w:val="24"/>
        </w:rPr>
        <w:t>monto_costo_estimado</w:t>
      </w:r>
      <w:proofErr w:type="spellEnd"/>
      <w:r w:rsidRPr="00AC570A">
        <w:rPr>
          <w:rFonts w:cstheme="minorHAnsi"/>
          <w:szCs w:val="24"/>
        </w:rPr>
        <w:t xml:space="preserve">, </w:t>
      </w:r>
      <w:proofErr w:type="spellStart"/>
      <w:r w:rsidRPr="00AC570A">
        <w:rPr>
          <w:rFonts w:cstheme="minorHAnsi"/>
          <w:szCs w:val="24"/>
        </w:rPr>
        <w:t>monto_costo_real</w:t>
      </w:r>
      <w:proofErr w:type="spellEnd"/>
      <w:r w:rsidRPr="00AC570A">
        <w:rPr>
          <w:rFonts w:cstheme="minorHAnsi"/>
          <w:szCs w:val="24"/>
        </w:rPr>
        <w:t xml:space="preserve">, </w:t>
      </w:r>
      <w:proofErr w:type="spellStart"/>
      <w:r w:rsidRPr="00AC570A">
        <w:rPr>
          <w:rFonts w:cstheme="minorHAnsi"/>
          <w:szCs w:val="24"/>
        </w:rPr>
        <w:t>margen_estimado</w:t>
      </w:r>
      <w:proofErr w:type="spellEnd"/>
      <w:r w:rsidRPr="00AC570A">
        <w:rPr>
          <w:rFonts w:cstheme="minorHAnsi"/>
          <w:szCs w:val="24"/>
        </w:rPr>
        <w:t xml:space="preserve">, </w:t>
      </w:r>
      <w:proofErr w:type="spellStart"/>
      <w:r w:rsidRPr="00AC570A">
        <w:rPr>
          <w:rFonts w:cstheme="minorHAnsi"/>
          <w:szCs w:val="24"/>
        </w:rPr>
        <w:t>margen_real</w:t>
      </w:r>
      <w:proofErr w:type="spellEnd"/>
      <w:r w:rsidRPr="00AC570A">
        <w:rPr>
          <w:rFonts w:cstheme="minorHAnsi"/>
          <w:szCs w:val="24"/>
        </w:rPr>
        <w:t xml:space="preserve">, </w:t>
      </w:r>
      <w:proofErr w:type="spellStart"/>
      <w:r w:rsidRPr="00AC570A">
        <w:rPr>
          <w:rFonts w:cstheme="minorHAnsi"/>
          <w:szCs w:val="24"/>
        </w:rPr>
        <w:t>observacion_financiera</w:t>
      </w:r>
      <w:proofErr w:type="spellEnd"/>
      <w:r w:rsidRPr="00AC570A">
        <w:rPr>
          <w:rFonts w:cstheme="minorHAnsi"/>
          <w:szCs w:val="24"/>
        </w:rPr>
        <w:t>)</w:t>
      </w:r>
    </w:p>
    <w:p w14:paraId="177E7F85"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AEED32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proyecto_financiero.id_ficha_cliente</w:t>
      </w:r>
      <w:proofErr w:type="spellEnd"/>
      <w:r w:rsidRPr="00AC570A">
        <w:rPr>
          <w:rFonts w:cstheme="minorHAnsi"/>
          <w:szCs w:val="24"/>
        </w:rPr>
        <w:t xml:space="preserve"> (interna)</w:t>
      </w:r>
    </w:p>
    <w:p w14:paraId="6728589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proyecto_financiero.id_nota_venta</w:t>
      </w:r>
      <w:proofErr w:type="spellEnd"/>
      <w:r w:rsidRPr="00AC570A">
        <w:rPr>
          <w:rFonts w:cstheme="minorHAnsi"/>
          <w:szCs w:val="24"/>
        </w:rPr>
        <w:t xml:space="preserve"> (interna)</w:t>
      </w:r>
    </w:p>
    <w:p w14:paraId="11DB5A6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proyecto_financiero.id_moneda</w:t>
      </w:r>
      <w:proofErr w:type="spellEnd"/>
      <w:r w:rsidRPr="00AC570A">
        <w:rPr>
          <w:rFonts w:cstheme="minorHAnsi"/>
          <w:szCs w:val="24"/>
        </w:rPr>
        <w:t xml:space="preserve"> (interna)</w:t>
      </w:r>
    </w:p>
    <w:p w14:paraId="2728923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proyecto_terreno.id_proyecto_terreno</w:t>
      </w:r>
      <w:proofErr w:type="spellEnd"/>
      <w:r w:rsidRPr="00AC570A">
        <w:rPr>
          <w:rFonts w:cstheme="minorHAnsi"/>
          <w:szCs w:val="24"/>
        </w:rPr>
        <w:t xml:space="preserve"> → </w:t>
      </w:r>
      <w:proofErr w:type="spellStart"/>
      <w:r w:rsidRPr="00AC570A">
        <w:rPr>
          <w:rFonts w:cstheme="minorHAnsi"/>
          <w:szCs w:val="24"/>
        </w:rPr>
        <w:t>proyecto_financiero.id_proyecto_terreno</w:t>
      </w:r>
      <w:proofErr w:type="spellEnd"/>
      <w:r w:rsidRPr="00AC570A">
        <w:rPr>
          <w:rFonts w:cstheme="minorHAnsi"/>
          <w:szCs w:val="24"/>
        </w:rPr>
        <w:t xml:space="preserve"> (externa)</w:t>
      </w:r>
    </w:p>
    <w:p w14:paraId="5A7F000E" w14:textId="77777777" w:rsidR="00384247" w:rsidRPr="00AC570A" w:rsidRDefault="00384247" w:rsidP="00384247">
      <w:pPr>
        <w:spacing w:after="40" w:line="360" w:lineRule="auto"/>
        <w:jc w:val="both"/>
        <w:rPr>
          <w:rFonts w:cstheme="minorHAnsi"/>
          <w:szCs w:val="24"/>
        </w:rPr>
      </w:pPr>
      <w:r w:rsidRPr="00AC570A">
        <w:rPr>
          <w:rFonts w:cstheme="minorHAnsi"/>
          <w:szCs w:val="24"/>
        </w:rPr>
        <w:t>COSTO_PROYECTO</w:t>
      </w:r>
    </w:p>
    <w:p w14:paraId="55320761" w14:textId="77777777" w:rsidR="00384247" w:rsidRPr="00AC570A" w:rsidRDefault="00384247" w:rsidP="00384247">
      <w:pPr>
        <w:spacing w:after="40" w:line="360" w:lineRule="auto"/>
        <w:jc w:val="both"/>
        <w:rPr>
          <w:rFonts w:cstheme="minorHAnsi"/>
          <w:szCs w:val="24"/>
        </w:rPr>
      </w:pPr>
      <w:r w:rsidRPr="00AC570A">
        <w:rPr>
          <w:rFonts w:cstheme="minorHAnsi"/>
          <w:szCs w:val="24"/>
        </w:rPr>
        <w:t>COSTO_</w:t>
      </w:r>
      <w:proofErr w:type="gramStart"/>
      <w:r w:rsidRPr="00AC570A">
        <w:rPr>
          <w:rFonts w:cstheme="minorHAnsi"/>
          <w:szCs w:val="24"/>
        </w:rPr>
        <w:t>PROYECTO(</w:t>
      </w:r>
      <w:proofErr w:type="spellStart"/>
      <w:proofErr w:type="gramEnd"/>
      <w:r w:rsidRPr="00AC570A">
        <w:rPr>
          <w:rFonts w:cstheme="minorHAnsi"/>
          <w:szCs w:val="24"/>
          <w:u w:val="single"/>
        </w:rPr>
        <w:t>id_costo_proyecto</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descripcion_costo</w:t>
      </w:r>
      <w:proofErr w:type="spellEnd"/>
      <w:r w:rsidRPr="00AC570A">
        <w:rPr>
          <w:rFonts w:cstheme="minorHAnsi"/>
          <w:szCs w:val="24"/>
        </w:rPr>
        <w:t xml:space="preserve">, </w:t>
      </w:r>
      <w:proofErr w:type="spellStart"/>
      <w:r w:rsidRPr="00AC570A">
        <w:rPr>
          <w:rFonts w:cstheme="minorHAnsi"/>
          <w:szCs w:val="24"/>
        </w:rPr>
        <w:t>categoria_costo</w:t>
      </w:r>
      <w:proofErr w:type="spellEnd"/>
      <w:r w:rsidRPr="00AC570A">
        <w:rPr>
          <w:rFonts w:cstheme="minorHAnsi"/>
          <w:szCs w:val="24"/>
        </w:rPr>
        <w:t xml:space="preserve">, </w:t>
      </w:r>
      <w:proofErr w:type="spellStart"/>
      <w:r w:rsidRPr="00AC570A">
        <w:rPr>
          <w:rFonts w:cstheme="minorHAnsi"/>
          <w:szCs w:val="24"/>
        </w:rPr>
        <w:t>monto_costo</w:t>
      </w:r>
      <w:proofErr w:type="spellEnd"/>
      <w:r w:rsidRPr="00AC570A">
        <w:rPr>
          <w:rFonts w:cstheme="minorHAnsi"/>
          <w:szCs w:val="24"/>
        </w:rPr>
        <w:t xml:space="preserve">, </w:t>
      </w:r>
      <w:proofErr w:type="spellStart"/>
      <w:r w:rsidRPr="00AC570A">
        <w:rPr>
          <w:rFonts w:cstheme="minorHAnsi"/>
          <w:szCs w:val="24"/>
        </w:rPr>
        <w:t>fecha_costo</w:t>
      </w:r>
      <w:proofErr w:type="spellEnd"/>
      <w:r w:rsidRPr="00AC570A">
        <w:rPr>
          <w:rFonts w:cstheme="minorHAnsi"/>
          <w:szCs w:val="24"/>
        </w:rPr>
        <w:t xml:space="preserve">, </w:t>
      </w:r>
      <w:proofErr w:type="spellStart"/>
      <w:r w:rsidRPr="00AC570A">
        <w:rPr>
          <w:rFonts w:cstheme="minorHAnsi"/>
          <w:szCs w:val="24"/>
        </w:rPr>
        <w:t>origen_costo</w:t>
      </w:r>
      <w:proofErr w:type="spellEnd"/>
      <w:r w:rsidRPr="00AC570A">
        <w:rPr>
          <w:rFonts w:cstheme="minorHAnsi"/>
          <w:szCs w:val="24"/>
        </w:rPr>
        <w:t xml:space="preserve">, </w:t>
      </w:r>
      <w:proofErr w:type="spellStart"/>
      <w:r w:rsidRPr="00AC570A">
        <w:rPr>
          <w:rFonts w:cstheme="minorHAnsi"/>
          <w:szCs w:val="24"/>
        </w:rPr>
        <w:t>estado_costo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B51FC76"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134F2E1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costo_proyecto.id_proyecto_financiero</w:t>
      </w:r>
      <w:proofErr w:type="spellEnd"/>
      <w:r w:rsidRPr="00AC570A">
        <w:rPr>
          <w:rFonts w:cstheme="minorHAnsi"/>
          <w:szCs w:val="24"/>
        </w:rPr>
        <w:t xml:space="preserve"> (interna)</w:t>
      </w:r>
    </w:p>
    <w:p w14:paraId="5FA8A9B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costo_proyecto.id_moneda</w:t>
      </w:r>
      <w:proofErr w:type="spellEnd"/>
      <w:r w:rsidRPr="00AC570A">
        <w:rPr>
          <w:rFonts w:cstheme="minorHAnsi"/>
          <w:szCs w:val="24"/>
        </w:rPr>
        <w:t xml:space="preserve"> (interna)</w:t>
      </w:r>
    </w:p>
    <w:p w14:paraId="648468A9"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DETALLE_COSTO_PROYECTO_DOCUMENTO_PROVEEDOR</w:t>
      </w:r>
    </w:p>
    <w:p w14:paraId="46B013A8"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DETALLE_COSTO_PROYECTO_DOCUMENTO_</w:t>
      </w:r>
      <w:proofErr w:type="gramStart"/>
      <w:r w:rsidRPr="00AC570A">
        <w:rPr>
          <w:rFonts w:cstheme="minorHAnsi"/>
          <w:szCs w:val="24"/>
        </w:rPr>
        <w:t>PROVEEDOR(</w:t>
      </w:r>
      <w:proofErr w:type="gramEnd"/>
      <w:r w:rsidRPr="00AC570A">
        <w:rPr>
          <w:rFonts w:cstheme="minorHAnsi"/>
          <w:szCs w:val="24"/>
          <w:u w:val="single"/>
        </w:rPr>
        <w:t>id_detalle_costo_proyecto_documento_proveedor</w:t>
      </w:r>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id_costo_proyecto</w:t>
      </w:r>
      <w:proofErr w:type="spellEnd"/>
      <w:r w:rsidRPr="00AC570A">
        <w:rPr>
          <w:rFonts w:cstheme="minorHAnsi"/>
          <w:szCs w:val="24"/>
        </w:rPr>
        <w:t xml:space="preserve">, </w:t>
      </w:r>
      <w:proofErr w:type="spellStart"/>
      <w:r w:rsidRPr="00AC570A">
        <w:rPr>
          <w:rFonts w:cstheme="minorHAnsi"/>
          <w:szCs w:val="24"/>
        </w:rPr>
        <w:t>monto_imputado</w:t>
      </w:r>
      <w:proofErr w:type="spellEnd"/>
      <w:r w:rsidRPr="00AC570A">
        <w:rPr>
          <w:rFonts w:cstheme="minorHAnsi"/>
          <w:szCs w:val="24"/>
        </w:rPr>
        <w:t xml:space="preserve">, </w:t>
      </w:r>
      <w:proofErr w:type="spellStart"/>
      <w:r w:rsidRPr="00AC570A">
        <w:rPr>
          <w:rFonts w:cstheme="minorHAnsi"/>
          <w:szCs w:val="24"/>
        </w:rPr>
        <w:t>porcentaje_imputado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BEEDBF6"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4579549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documento_compra_proveedor.id_documento_compra_proveedor</w:t>
      </w:r>
      <w:proofErr w:type="spellEnd"/>
      <w:r w:rsidRPr="00AC570A">
        <w:rPr>
          <w:rFonts w:cstheme="minorHAnsi"/>
          <w:szCs w:val="24"/>
        </w:rPr>
        <w:t xml:space="preserve"> → detalle_costo_proyecto_documento_proveedor.id_documento_compra_proveedor (interna)</w:t>
      </w:r>
    </w:p>
    <w:p w14:paraId="5AAF182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costo_proyecto.id_costo_proyecto</w:t>
      </w:r>
      <w:proofErr w:type="spellEnd"/>
      <w:r w:rsidRPr="00AC570A">
        <w:rPr>
          <w:rFonts w:cstheme="minorHAnsi"/>
          <w:szCs w:val="24"/>
        </w:rPr>
        <w:t xml:space="preserve"> → </w:t>
      </w:r>
      <w:proofErr w:type="spellStart"/>
      <w:r w:rsidRPr="00AC570A">
        <w:rPr>
          <w:rFonts w:cstheme="minorHAnsi"/>
          <w:szCs w:val="24"/>
        </w:rPr>
        <w:t>detalle_costo_proyecto_documento_proveedor.id_costo_proyecto</w:t>
      </w:r>
      <w:proofErr w:type="spellEnd"/>
      <w:r w:rsidRPr="00AC570A">
        <w:rPr>
          <w:rFonts w:cstheme="minorHAnsi"/>
          <w:szCs w:val="24"/>
        </w:rPr>
        <w:t xml:space="preserve"> (interna)</w:t>
      </w:r>
    </w:p>
    <w:p w14:paraId="0A3F185E" w14:textId="77777777" w:rsidR="00384247" w:rsidRPr="00AC570A" w:rsidRDefault="00384247" w:rsidP="00384247">
      <w:pPr>
        <w:spacing w:after="40" w:line="360" w:lineRule="auto"/>
        <w:jc w:val="both"/>
        <w:rPr>
          <w:rFonts w:cstheme="minorHAnsi"/>
          <w:szCs w:val="24"/>
        </w:rPr>
      </w:pPr>
      <w:r w:rsidRPr="00AC570A">
        <w:rPr>
          <w:rFonts w:cstheme="minorHAnsi"/>
          <w:szCs w:val="24"/>
        </w:rPr>
        <w:t>PROVEEDOR</w:t>
      </w:r>
    </w:p>
    <w:p w14:paraId="31969375"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lastRenderedPageBreak/>
        <w:t>PROVEEDOR(</w:t>
      </w:r>
      <w:proofErr w:type="spellStart"/>
      <w:proofErr w:type="gramEnd"/>
      <w:r w:rsidRPr="00AC570A">
        <w:rPr>
          <w:rFonts w:cstheme="minorHAnsi"/>
          <w:szCs w:val="24"/>
          <w:u w:val="single"/>
        </w:rPr>
        <w:t>id_proveedor</w:t>
      </w:r>
      <w:proofErr w:type="spellEnd"/>
      <w:r w:rsidRPr="00AC570A">
        <w:rPr>
          <w:rFonts w:cstheme="minorHAnsi"/>
          <w:szCs w:val="24"/>
        </w:rPr>
        <w:t xml:space="preserve">, </w:t>
      </w:r>
      <w:proofErr w:type="spellStart"/>
      <w:r w:rsidRPr="00AC570A">
        <w:rPr>
          <w:rFonts w:cstheme="minorHAnsi"/>
          <w:szCs w:val="24"/>
          <w:u w:val="dash"/>
        </w:rPr>
        <w:t>id_tipo_identificador</w:t>
      </w:r>
      <w:proofErr w:type="spellEnd"/>
      <w:r w:rsidRPr="00AC570A">
        <w:rPr>
          <w:rFonts w:cstheme="minorHAnsi"/>
          <w:szCs w:val="24"/>
        </w:rPr>
        <w:t xml:space="preserve">, </w:t>
      </w:r>
      <w:proofErr w:type="spellStart"/>
      <w:r w:rsidRPr="00AC570A">
        <w:rPr>
          <w:rFonts w:cstheme="minorHAnsi"/>
          <w:szCs w:val="24"/>
          <w:u w:val="dash"/>
        </w:rPr>
        <w:t>id_pais</w:t>
      </w:r>
      <w:proofErr w:type="spellEnd"/>
      <w:r w:rsidRPr="00AC570A">
        <w:rPr>
          <w:rFonts w:cstheme="minorHAnsi"/>
          <w:szCs w:val="24"/>
        </w:rPr>
        <w:t xml:space="preserve">, </w:t>
      </w:r>
      <w:proofErr w:type="spellStart"/>
      <w:r w:rsidRPr="00AC570A">
        <w:rPr>
          <w:rFonts w:cstheme="minorHAnsi"/>
          <w:szCs w:val="24"/>
          <w:u w:val="dash"/>
        </w:rPr>
        <w:t>id_moneda_preferente</w:t>
      </w:r>
      <w:proofErr w:type="spellEnd"/>
      <w:r w:rsidRPr="00AC570A">
        <w:rPr>
          <w:rFonts w:cstheme="minorHAnsi"/>
          <w:szCs w:val="24"/>
        </w:rPr>
        <w:t xml:space="preserve">, </w:t>
      </w:r>
      <w:proofErr w:type="spellStart"/>
      <w:r w:rsidRPr="00AC570A">
        <w:rPr>
          <w:rFonts w:cstheme="minorHAnsi"/>
          <w:szCs w:val="24"/>
        </w:rPr>
        <w:t>identificador_tributario</w:t>
      </w:r>
      <w:proofErr w:type="spellEnd"/>
      <w:r w:rsidRPr="00AC570A">
        <w:rPr>
          <w:rFonts w:cstheme="minorHAnsi"/>
          <w:szCs w:val="24"/>
        </w:rPr>
        <w:t xml:space="preserve">, </w:t>
      </w:r>
      <w:proofErr w:type="spellStart"/>
      <w:r w:rsidRPr="00AC570A">
        <w:rPr>
          <w:rFonts w:cstheme="minorHAnsi"/>
          <w:szCs w:val="24"/>
        </w:rPr>
        <w:t>nombre_razon_social</w:t>
      </w:r>
      <w:proofErr w:type="spellEnd"/>
      <w:r w:rsidRPr="00AC570A">
        <w:rPr>
          <w:rFonts w:cstheme="minorHAnsi"/>
          <w:szCs w:val="24"/>
        </w:rPr>
        <w:t xml:space="preserve">, </w:t>
      </w:r>
      <w:proofErr w:type="spellStart"/>
      <w:r w:rsidRPr="00AC570A">
        <w:rPr>
          <w:rFonts w:cstheme="minorHAnsi"/>
          <w:szCs w:val="24"/>
        </w:rPr>
        <w:t>nacionalidad_origen</w:t>
      </w:r>
      <w:proofErr w:type="spellEnd"/>
      <w:r w:rsidRPr="00AC570A">
        <w:rPr>
          <w:rFonts w:cstheme="minorHAnsi"/>
          <w:szCs w:val="24"/>
        </w:rPr>
        <w:t xml:space="preserve">, </w:t>
      </w:r>
      <w:proofErr w:type="spellStart"/>
      <w:r w:rsidRPr="00AC570A">
        <w:rPr>
          <w:rFonts w:cstheme="minorHAnsi"/>
          <w:szCs w:val="24"/>
        </w:rPr>
        <w:t>contacto_proveedor</w:t>
      </w:r>
      <w:proofErr w:type="spellEnd"/>
      <w:r w:rsidRPr="00AC570A">
        <w:rPr>
          <w:rFonts w:cstheme="minorHAnsi"/>
          <w:szCs w:val="24"/>
        </w:rPr>
        <w:t xml:space="preserve">, </w:t>
      </w:r>
      <w:proofErr w:type="spellStart"/>
      <w:r w:rsidRPr="00AC570A">
        <w:rPr>
          <w:rFonts w:cstheme="minorHAnsi"/>
          <w:szCs w:val="24"/>
        </w:rPr>
        <w:t>correo_proveedor</w:t>
      </w:r>
      <w:proofErr w:type="spellEnd"/>
      <w:r w:rsidRPr="00AC570A">
        <w:rPr>
          <w:rFonts w:cstheme="minorHAnsi"/>
          <w:szCs w:val="24"/>
        </w:rPr>
        <w:t xml:space="preserve">, </w:t>
      </w:r>
      <w:proofErr w:type="spellStart"/>
      <w:r w:rsidRPr="00AC570A">
        <w:rPr>
          <w:rFonts w:cstheme="minorHAnsi"/>
          <w:szCs w:val="24"/>
        </w:rPr>
        <w:t>telefono_proveedor</w:t>
      </w:r>
      <w:proofErr w:type="spellEnd"/>
      <w:r w:rsidRPr="00AC570A">
        <w:rPr>
          <w:rFonts w:cstheme="minorHAnsi"/>
          <w:szCs w:val="24"/>
        </w:rPr>
        <w:t xml:space="preserve">, </w:t>
      </w:r>
      <w:proofErr w:type="spellStart"/>
      <w:r w:rsidRPr="00AC570A">
        <w:rPr>
          <w:rFonts w:cstheme="minorHAnsi"/>
          <w:szCs w:val="24"/>
        </w:rPr>
        <w:t>direccion_proveedor</w:t>
      </w:r>
      <w:proofErr w:type="spellEnd"/>
      <w:r w:rsidRPr="00AC570A">
        <w:rPr>
          <w:rFonts w:cstheme="minorHAnsi"/>
          <w:szCs w:val="24"/>
        </w:rPr>
        <w:t xml:space="preserve">, </w:t>
      </w:r>
      <w:proofErr w:type="spellStart"/>
      <w:r w:rsidRPr="00AC570A">
        <w:rPr>
          <w:rFonts w:cstheme="minorHAnsi"/>
          <w:szCs w:val="24"/>
        </w:rPr>
        <w:t>estado_proveedor</w:t>
      </w:r>
      <w:proofErr w:type="spellEnd"/>
      <w:r w:rsidRPr="00AC570A">
        <w:rPr>
          <w:rFonts w:cstheme="minorHAnsi"/>
          <w:szCs w:val="24"/>
        </w:rPr>
        <w:t xml:space="preserve">, </w:t>
      </w:r>
      <w:proofErr w:type="spellStart"/>
      <w:r w:rsidRPr="00AC570A">
        <w:rPr>
          <w:rFonts w:cstheme="minorHAnsi"/>
          <w:szCs w:val="24"/>
        </w:rPr>
        <w:t>fecha_registro</w:t>
      </w:r>
      <w:proofErr w:type="spellEnd"/>
      <w:r w:rsidRPr="00AC570A">
        <w:rPr>
          <w:rFonts w:cstheme="minorHAnsi"/>
          <w:szCs w:val="24"/>
        </w:rPr>
        <w:t>)</w:t>
      </w:r>
    </w:p>
    <w:p w14:paraId="78A3CA04"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3E89E57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tipo_identificador.id_tipo_identificador</w:t>
      </w:r>
      <w:proofErr w:type="spellEnd"/>
      <w:r w:rsidRPr="00AC570A">
        <w:rPr>
          <w:rFonts w:cstheme="minorHAnsi"/>
          <w:szCs w:val="24"/>
        </w:rPr>
        <w:t xml:space="preserve"> → </w:t>
      </w:r>
      <w:proofErr w:type="spellStart"/>
      <w:r w:rsidRPr="00AC570A">
        <w:rPr>
          <w:rFonts w:cstheme="minorHAnsi"/>
          <w:szCs w:val="24"/>
        </w:rPr>
        <w:t>proveedor.id_tipo_identificador</w:t>
      </w:r>
      <w:proofErr w:type="spellEnd"/>
      <w:r w:rsidRPr="00AC570A">
        <w:rPr>
          <w:rFonts w:cstheme="minorHAnsi"/>
          <w:szCs w:val="24"/>
        </w:rPr>
        <w:t xml:space="preserve"> (interna)</w:t>
      </w:r>
    </w:p>
    <w:p w14:paraId="4B35540F" w14:textId="77777777" w:rsidR="00384247" w:rsidRPr="00AC570A" w:rsidRDefault="00384247" w:rsidP="00384247">
      <w:pPr>
        <w:spacing w:after="40" w:line="360" w:lineRule="auto"/>
        <w:jc w:val="both"/>
        <w:rPr>
          <w:rFonts w:cstheme="minorHAnsi"/>
          <w:szCs w:val="24"/>
          <w:lang w:val="en-US"/>
        </w:rPr>
      </w:pPr>
      <w:proofErr w:type="spellStart"/>
      <w:r w:rsidRPr="00AC570A">
        <w:rPr>
          <w:rFonts w:cstheme="minorHAnsi"/>
          <w:szCs w:val="24"/>
          <w:lang w:val="en-US"/>
        </w:rPr>
        <w:t>pais.id_pais</w:t>
      </w:r>
      <w:proofErr w:type="spellEnd"/>
      <w:r w:rsidRPr="00AC570A">
        <w:rPr>
          <w:rFonts w:cstheme="minorHAnsi"/>
          <w:szCs w:val="24"/>
          <w:lang w:val="en-US"/>
        </w:rPr>
        <w:t xml:space="preserve"> → </w:t>
      </w:r>
      <w:proofErr w:type="spellStart"/>
      <w:r w:rsidRPr="00AC570A">
        <w:rPr>
          <w:rFonts w:cstheme="minorHAnsi"/>
          <w:szCs w:val="24"/>
          <w:lang w:val="en-US"/>
        </w:rPr>
        <w:t>proveedor.id_pais</w:t>
      </w:r>
      <w:proofErr w:type="spellEnd"/>
      <w:r w:rsidRPr="00AC570A">
        <w:rPr>
          <w:rFonts w:cstheme="minorHAnsi"/>
          <w:szCs w:val="24"/>
          <w:lang w:val="en-US"/>
        </w:rPr>
        <w:t xml:space="preserve"> (interna)</w:t>
      </w:r>
    </w:p>
    <w:p w14:paraId="57E69C0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proveedor.id_moneda_preferente</w:t>
      </w:r>
      <w:proofErr w:type="spellEnd"/>
      <w:r w:rsidRPr="00AC570A">
        <w:rPr>
          <w:rFonts w:cstheme="minorHAnsi"/>
          <w:szCs w:val="24"/>
        </w:rPr>
        <w:t xml:space="preserve"> (interna)</w:t>
      </w:r>
    </w:p>
    <w:p w14:paraId="44FC13C1"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DOCUMENTO_COMPRA_PROVEEDOR</w:t>
      </w:r>
    </w:p>
    <w:p w14:paraId="158EA5D6"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DOCUMENTO_COMPRA_</w:t>
      </w:r>
      <w:proofErr w:type="gramStart"/>
      <w:r w:rsidRPr="00AC570A">
        <w:rPr>
          <w:rFonts w:cstheme="minorHAnsi"/>
          <w:szCs w:val="24"/>
        </w:rPr>
        <w:t>PROVEEDOR(</w:t>
      </w:r>
      <w:proofErr w:type="spellStart"/>
      <w:proofErr w:type="gramEnd"/>
      <w:r w:rsidRPr="00AC570A">
        <w:rPr>
          <w:rFonts w:cstheme="minorHAnsi"/>
          <w:szCs w:val="24"/>
          <w:u w:val="single"/>
        </w:rPr>
        <w:t>id_documento_compra_proveedor</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u w:val="dash"/>
        </w:rPr>
        <w:t>id_tipo_documento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numero_documento</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fecha_tipo_cambio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estado_documento</w:t>
      </w:r>
      <w:proofErr w:type="spellEnd"/>
      <w:r w:rsidRPr="00AC570A">
        <w:rPr>
          <w:rFonts w:cstheme="minorHAnsi"/>
          <w:szCs w:val="24"/>
        </w:rPr>
        <w:t xml:space="preserve">, </w:t>
      </w:r>
      <w:proofErr w:type="spellStart"/>
      <w:r w:rsidRPr="00AC570A">
        <w:rPr>
          <w:rFonts w:cstheme="minorHAnsi"/>
          <w:szCs w:val="24"/>
        </w:rPr>
        <w:t>respaldo_documento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C7CCA9A"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A7530D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documento_compra_proveedor.id_proveedor</w:t>
      </w:r>
      <w:proofErr w:type="spellEnd"/>
      <w:r w:rsidRPr="00AC570A">
        <w:rPr>
          <w:rFonts w:cstheme="minorHAnsi"/>
          <w:szCs w:val="24"/>
        </w:rPr>
        <w:t xml:space="preserve"> (interna)</w:t>
      </w:r>
    </w:p>
    <w:p w14:paraId="7CDF7919"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tipo_documento.id_tipo_documento</w:t>
      </w:r>
      <w:proofErr w:type="spellEnd"/>
      <w:r w:rsidRPr="00AC570A">
        <w:rPr>
          <w:rFonts w:cstheme="minorHAnsi"/>
          <w:szCs w:val="24"/>
        </w:rPr>
        <w:t xml:space="preserve"> → </w:t>
      </w:r>
      <w:proofErr w:type="spellStart"/>
      <w:r w:rsidRPr="00AC570A">
        <w:rPr>
          <w:rFonts w:cstheme="minorHAnsi"/>
          <w:szCs w:val="24"/>
        </w:rPr>
        <w:t>documento_compra_proveedor.id_tipo_documento</w:t>
      </w:r>
      <w:proofErr w:type="spellEnd"/>
      <w:r w:rsidRPr="00AC570A">
        <w:rPr>
          <w:rFonts w:cstheme="minorHAnsi"/>
          <w:szCs w:val="24"/>
        </w:rPr>
        <w:t xml:space="preserve"> (interna)</w:t>
      </w:r>
    </w:p>
    <w:p w14:paraId="2435C1E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documento_compra_proveedor.id_moneda</w:t>
      </w:r>
      <w:proofErr w:type="spellEnd"/>
      <w:r w:rsidRPr="00AC570A">
        <w:rPr>
          <w:rFonts w:cstheme="minorHAnsi"/>
          <w:szCs w:val="24"/>
        </w:rPr>
        <w:t xml:space="preserve"> (interna)</w:t>
      </w:r>
    </w:p>
    <w:p w14:paraId="3D5D4EBB"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DETALLE_DOCUMENTO_COMPRA_PROVEEDOR</w:t>
      </w:r>
    </w:p>
    <w:p w14:paraId="3FA22729"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DETALLE_DOCUMENTO_COMPRA_</w:t>
      </w:r>
      <w:proofErr w:type="gramStart"/>
      <w:r w:rsidRPr="00AC570A">
        <w:rPr>
          <w:rFonts w:cstheme="minorHAnsi"/>
          <w:szCs w:val="24"/>
        </w:rPr>
        <w:t>PROVEEDOR(</w:t>
      </w:r>
      <w:proofErr w:type="gramEnd"/>
      <w:r w:rsidRPr="00AC570A">
        <w:rPr>
          <w:rFonts w:cstheme="minorHAnsi"/>
          <w:szCs w:val="24"/>
          <w:u w:val="single"/>
        </w:rPr>
        <w:t>id_detalle_documento_compra_proveedor</w:t>
      </w:r>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id_historial_precio_material</w:t>
      </w:r>
      <w:proofErr w:type="spellEnd"/>
      <w:r w:rsidRPr="00AC570A">
        <w:rPr>
          <w:rFonts w:cstheme="minorHAnsi"/>
          <w:szCs w:val="24"/>
        </w:rPr>
        <w:t xml:space="preserve">, </w:t>
      </w:r>
      <w:proofErr w:type="spellStart"/>
      <w:r w:rsidRPr="00AC570A">
        <w:rPr>
          <w:rFonts w:cstheme="minorHAnsi"/>
          <w:szCs w:val="24"/>
        </w:rPr>
        <w:t>cantidad_material</w:t>
      </w:r>
      <w:proofErr w:type="spellEnd"/>
      <w:r w:rsidRPr="00AC570A">
        <w:rPr>
          <w:rFonts w:cstheme="minorHAnsi"/>
          <w:szCs w:val="24"/>
        </w:rPr>
        <w:t xml:space="preserve">, </w:t>
      </w:r>
      <w:proofErr w:type="spellStart"/>
      <w:r w:rsidRPr="00AC570A">
        <w:rPr>
          <w:rFonts w:cstheme="minorHAnsi"/>
          <w:szCs w:val="24"/>
        </w:rPr>
        <w:t>unidad_medida</w:t>
      </w:r>
      <w:proofErr w:type="spellEnd"/>
      <w:r w:rsidRPr="00AC570A">
        <w:rPr>
          <w:rFonts w:cstheme="minorHAnsi"/>
          <w:szCs w:val="24"/>
        </w:rPr>
        <w:t xml:space="preserve">, </w:t>
      </w:r>
      <w:proofErr w:type="spellStart"/>
      <w:r w:rsidRPr="00AC570A">
        <w:rPr>
          <w:rFonts w:cstheme="minorHAnsi"/>
          <w:szCs w:val="24"/>
        </w:rPr>
        <w:t>precio_unitario_documento</w:t>
      </w:r>
      <w:proofErr w:type="spellEnd"/>
      <w:r w:rsidRPr="00AC570A">
        <w:rPr>
          <w:rFonts w:cstheme="minorHAnsi"/>
          <w:szCs w:val="24"/>
        </w:rPr>
        <w:t xml:space="preserve">, </w:t>
      </w:r>
      <w:proofErr w:type="spellStart"/>
      <w:r w:rsidRPr="00AC570A">
        <w:rPr>
          <w:rFonts w:cstheme="minorHAnsi"/>
          <w:szCs w:val="24"/>
        </w:rPr>
        <w:t>subtotal_linea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AC537D2"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AFB4AA9"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documento_compra_proveedor.id_documento_compra_proveedor</w:t>
      </w:r>
      <w:proofErr w:type="spellEnd"/>
      <w:r w:rsidRPr="00AC570A">
        <w:rPr>
          <w:rFonts w:cstheme="minorHAnsi"/>
          <w:szCs w:val="24"/>
        </w:rPr>
        <w:t xml:space="preserve"> → detalle_documento_compra_proveedor.id_documento_compra_proveedor (interna)</w:t>
      </w:r>
    </w:p>
    <w:p w14:paraId="656BE0E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lastRenderedPageBreak/>
        <w:t>historial_precio_material.id_historial_precio_material</w:t>
      </w:r>
      <w:proofErr w:type="spellEnd"/>
      <w:r w:rsidRPr="00AC570A">
        <w:rPr>
          <w:rFonts w:cstheme="minorHAnsi"/>
          <w:szCs w:val="24"/>
        </w:rPr>
        <w:t xml:space="preserve"> → </w:t>
      </w:r>
      <w:proofErr w:type="spellStart"/>
      <w:r w:rsidRPr="00AC570A">
        <w:rPr>
          <w:rFonts w:cstheme="minorHAnsi"/>
          <w:szCs w:val="24"/>
        </w:rPr>
        <w:t>detalle_documento_compra_proveedor.id_historial_precio_material</w:t>
      </w:r>
      <w:proofErr w:type="spellEnd"/>
      <w:r w:rsidRPr="00AC570A">
        <w:rPr>
          <w:rFonts w:cstheme="minorHAnsi"/>
          <w:szCs w:val="24"/>
        </w:rPr>
        <w:t xml:space="preserve"> (interna)</w:t>
      </w:r>
    </w:p>
    <w:p w14:paraId="76A0D264" w14:textId="77777777" w:rsidR="00384247" w:rsidRPr="00AC570A" w:rsidRDefault="00384247" w:rsidP="00384247">
      <w:pPr>
        <w:spacing w:after="40" w:line="360" w:lineRule="auto"/>
        <w:jc w:val="both"/>
        <w:rPr>
          <w:rFonts w:cstheme="minorHAnsi"/>
          <w:szCs w:val="24"/>
        </w:rPr>
      </w:pPr>
      <w:r w:rsidRPr="00AC570A">
        <w:rPr>
          <w:rFonts w:cstheme="minorHAnsi"/>
          <w:szCs w:val="24"/>
        </w:rPr>
        <w:t>PAGO_PROVEEDOR</w:t>
      </w:r>
    </w:p>
    <w:p w14:paraId="12B42E8E" w14:textId="77777777" w:rsidR="00384247" w:rsidRPr="00AC570A" w:rsidRDefault="00384247" w:rsidP="00384247">
      <w:pPr>
        <w:spacing w:after="40" w:line="360" w:lineRule="auto"/>
        <w:jc w:val="both"/>
        <w:rPr>
          <w:rFonts w:cstheme="minorHAnsi"/>
          <w:szCs w:val="24"/>
        </w:rPr>
      </w:pPr>
      <w:r w:rsidRPr="00AC570A">
        <w:rPr>
          <w:rFonts w:cstheme="minorHAnsi"/>
          <w:szCs w:val="24"/>
        </w:rPr>
        <w:t>PAGO_</w:t>
      </w:r>
      <w:proofErr w:type="gramStart"/>
      <w:r w:rsidRPr="00AC570A">
        <w:rPr>
          <w:rFonts w:cstheme="minorHAnsi"/>
          <w:szCs w:val="24"/>
        </w:rPr>
        <w:t>PROVEEDOR(</w:t>
      </w:r>
      <w:proofErr w:type="spellStart"/>
      <w:proofErr w:type="gramEnd"/>
      <w:r w:rsidRPr="00AC570A">
        <w:rPr>
          <w:rFonts w:cstheme="minorHAnsi"/>
          <w:szCs w:val="24"/>
          <w:u w:val="single"/>
        </w:rPr>
        <w:t>id_pago_proveedor</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u w:val="dash"/>
        </w:rPr>
        <w:t>id_medio_pago</w:t>
      </w:r>
      <w:proofErr w:type="spellEnd"/>
      <w:r w:rsidRPr="00AC570A">
        <w:rPr>
          <w:rFonts w:cstheme="minorHAnsi"/>
          <w:szCs w:val="24"/>
        </w:rPr>
        <w:t xml:space="preserve">, </w:t>
      </w:r>
      <w:proofErr w:type="spellStart"/>
      <w:r w:rsidRPr="00AC570A">
        <w:rPr>
          <w:rFonts w:cstheme="minorHAnsi"/>
          <w:szCs w:val="24"/>
        </w:rPr>
        <w:t>fecha_pago</w:t>
      </w:r>
      <w:proofErr w:type="spellEnd"/>
      <w:r w:rsidRPr="00AC570A">
        <w:rPr>
          <w:rFonts w:cstheme="minorHAnsi"/>
          <w:szCs w:val="24"/>
        </w:rPr>
        <w:t xml:space="preserve">, </w:t>
      </w:r>
      <w:proofErr w:type="spellStart"/>
      <w:r w:rsidRPr="00AC570A">
        <w:rPr>
          <w:rFonts w:cstheme="minorHAnsi"/>
          <w:szCs w:val="24"/>
        </w:rPr>
        <w:t>monto_pago</w:t>
      </w:r>
      <w:proofErr w:type="spellEnd"/>
      <w:r w:rsidRPr="00AC570A">
        <w:rPr>
          <w:rFonts w:cstheme="minorHAnsi"/>
          <w:szCs w:val="24"/>
        </w:rPr>
        <w:t xml:space="preserve">,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estado_pago</w:t>
      </w:r>
      <w:proofErr w:type="spellEnd"/>
      <w:r w:rsidRPr="00AC570A">
        <w:rPr>
          <w:rFonts w:cstheme="minorHAnsi"/>
          <w:szCs w:val="24"/>
        </w:rPr>
        <w:t xml:space="preserve">, </w:t>
      </w:r>
      <w:proofErr w:type="spellStart"/>
      <w:r w:rsidRPr="00AC570A">
        <w:rPr>
          <w:rFonts w:cstheme="minorHAnsi"/>
          <w:szCs w:val="24"/>
        </w:rPr>
        <w:t>comprobante_pago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56ACA8A"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CE8D88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pago_proveedor.id_proveedor</w:t>
      </w:r>
      <w:proofErr w:type="spellEnd"/>
      <w:r w:rsidRPr="00AC570A">
        <w:rPr>
          <w:rFonts w:cstheme="minorHAnsi"/>
          <w:szCs w:val="24"/>
        </w:rPr>
        <w:t xml:space="preserve"> (interna)</w:t>
      </w:r>
    </w:p>
    <w:p w14:paraId="5BC7054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pago_proveedor.id_moneda</w:t>
      </w:r>
      <w:proofErr w:type="spellEnd"/>
      <w:r w:rsidRPr="00AC570A">
        <w:rPr>
          <w:rFonts w:cstheme="minorHAnsi"/>
          <w:szCs w:val="24"/>
        </w:rPr>
        <w:t xml:space="preserve"> (interna)</w:t>
      </w:r>
    </w:p>
    <w:p w14:paraId="7D21B5D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medio_pago.id_medio_pago</w:t>
      </w:r>
      <w:proofErr w:type="spellEnd"/>
      <w:r w:rsidRPr="00AC570A">
        <w:rPr>
          <w:rFonts w:cstheme="minorHAnsi"/>
          <w:szCs w:val="24"/>
        </w:rPr>
        <w:t xml:space="preserve"> → </w:t>
      </w:r>
      <w:proofErr w:type="spellStart"/>
      <w:r w:rsidRPr="00AC570A">
        <w:rPr>
          <w:rFonts w:cstheme="minorHAnsi"/>
          <w:szCs w:val="24"/>
        </w:rPr>
        <w:t>pago_proveedor.id_medio_pago</w:t>
      </w:r>
      <w:proofErr w:type="spellEnd"/>
      <w:r w:rsidRPr="00AC570A">
        <w:rPr>
          <w:rFonts w:cstheme="minorHAnsi"/>
          <w:szCs w:val="24"/>
        </w:rPr>
        <w:t xml:space="preserve"> (interna)</w:t>
      </w:r>
    </w:p>
    <w:p w14:paraId="114A5639"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ASIGNACION_PAGO_PROVEEDOR</w:t>
      </w:r>
    </w:p>
    <w:p w14:paraId="6BDA7D14"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w:t>
      </w:r>
      <w:proofErr w:type="gramStart"/>
      <w:r w:rsidRPr="00AC570A">
        <w:rPr>
          <w:rFonts w:cstheme="minorHAnsi"/>
          <w:szCs w:val="24"/>
        </w:rPr>
        <w:t>PROVEEDOR(</w:t>
      </w:r>
      <w:proofErr w:type="spellStart"/>
      <w:proofErr w:type="gramEnd"/>
      <w:r w:rsidRPr="00AC570A">
        <w:rPr>
          <w:rFonts w:cstheme="minorHAnsi"/>
          <w:szCs w:val="24"/>
          <w:u w:val="single"/>
        </w:rPr>
        <w:t>id_asignacion_pago_proveedor</w:t>
      </w:r>
      <w:proofErr w:type="spellEnd"/>
      <w:r w:rsidRPr="00AC570A">
        <w:rPr>
          <w:rFonts w:cstheme="minorHAnsi"/>
          <w:szCs w:val="24"/>
        </w:rPr>
        <w:t xml:space="preserve">, </w:t>
      </w:r>
      <w:proofErr w:type="spellStart"/>
      <w:r w:rsidRPr="00AC570A">
        <w:rPr>
          <w:rFonts w:cstheme="minorHAnsi"/>
          <w:szCs w:val="24"/>
          <w:u w:val="dash"/>
        </w:rPr>
        <w:t>id_pago_proveedor</w:t>
      </w:r>
      <w:proofErr w:type="spellEnd"/>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rPr>
        <w:t>monto_asignado</w:t>
      </w:r>
      <w:proofErr w:type="spellEnd"/>
      <w:r w:rsidRPr="00AC570A">
        <w:rPr>
          <w:rFonts w:cstheme="minorHAnsi"/>
          <w:szCs w:val="24"/>
        </w:rPr>
        <w:t xml:space="preserve">, </w:t>
      </w:r>
      <w:proofErr w:type="spellStart"/>
      <w:r w:rsidRPr="00AC570A">
        <w:rPr>
          <w:rFonts w:cstheme="minorHAnsi"/>
          <w:szCs w:val="24"/>
        </w:rPr>
        <w:t>fecha_asignacion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7FD6732"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F6CB79E"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pago_proveedor.id_pago_proveedor</w:t>
      </w:r>
      <w:proofErr w:type="spellEnd"/>
      <w:r w:rsidRPr="00AC570A">
        <w:rPr>
          <w:rFonts w:cstheme="minorHAnsi"/>
          <w:szCs w:val="24"/>
        </w:rPr>
        <w:t xml:space="preserve"> → </w:t>
      </w:r>
      <w:proofErr w:type="spellStart"/>
      <w:r w:rsidRPr="00AC570A">
        <w:rPr>
          <w:rFonts w:cstheme="minorHAnsi"/>
          <w:szCs w:val="24"/>
        </w:rPr>
        <w:t>asignacion_pago_proveedor.id_pago_proveedor</w:t>
      </w:r>
      <w:proofErr w:type="spellEnd"/>
      <w:r w:rsidRPr="00AC570A">
        <w:rPr>
          <w:rFonts w:cstheme="minorHAnsi"/>
          <w:szCs w:val="24"/>
        </w:rPr>
        <w:t xml:space="preserve"> (interna)</w:t>
      </w:r>
    </w:p>
    <w:p w14:paraId="58CCE2B1"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documento_compra_proveedor.id_documento_compra_proveedor</w:t>
      </w:r>
      <w:proofErr w:type="spellEnd"/>
      <w:r w:rsidRPr="00AC570A">
        <w:rPr>
          <w:rFonts w:cstheme="minorHAnsi"/>
          <w:szCs w:val="24"/>
        </w:rPr>
        <w:t xml:space="preserve"> → </w:t>
      </w:r>
      <w:proofErr w:type="spellStart"/>
      <w:r w:rsidRPr="00AC570A">
        <w:rPr>
          <w:rFonts w:cstheme="minorHAnsi"/>
          <w:szCs w:val="24"/>
        </w:rPr>
        <w:t>asignacion_pago_proveedor.id_documento_compra_proveedor</w:t>
      </w:r>
      <w:proofErr w:type="spellEnd"/>
      <w:r w:rsidRPr="00AC570A">
        <w:rPr>
          <w:rFonts w:cstheme="minorHAnsi"/>
          <w:szCs w:val="24"/>
        </w:rPr>
        <w:t xml:space="preserve"> (interna)</w:t>
      </w:r>
    </w:p>
    <w:p w14:paraId="47218647" w14:textId="77777777" w:rsidR="00384247" w:rsidRPr="00AC570A" w:rsidRDefault="00384247" w:rsidP="00384247">
      <w:pPr>
        <w:spacing w:after="40" w:line="360" w:lineRule="auto"/>
        <w:jc w:val="both"/>
        <w:rPr>
          <w:rFonts w:cstheme="minorHAnsi"/>
          <w:szCs w:val="24"/>
        </w:rPr>
      </w:pPr>
      <w:r w:rsidRPr="00AC570A">
        <w:rPr>
          <w:rFonts w:cstheme="minorHAnsi"/>
          <w:szCs w:val="24"/>
        </w:rPr>
        <w:t>GASTO_CAJA_CHICA</w:t>
      </w:r>
    </w:p>
    <w:p w14:paraId="6C2933CC" w14:textId="77777777" w:rsidR="00384247" w:rsidRPr="00AC570A" w:rsidRDefault="00384247" w:rsidP="00384247">
      <w:pPr>
        <w:spacing w:after="40" w:line="360" w:lineRule="auto"/>
        <w:jc w:val="both"/>
        <w:rPr>
          <w:rFonts w:cstheme="minorHAnsi"/>
          <w:szCs w:val="24"/>
        </w:rPr>
      </w:pPr>
      <w:r w:rsidRPr="00AC570A">
        <w:rPr>
          <w:rFonts w:cstheme="minorHAnsi"/>
          <w:szCs w:val="24"/>
        </w:rPr>
        <w:t>GASTO_CAJA_</w:t>
      </w:r>
      <w:proofErr w:type="gramStart"/>
      <w:r w:rsidRPr="00AC570A">
        <w:rPr>
          <w:rFonts w:cstheme="minorHAnsi"/>
          <w:szCs w:val="24"/>
        </w:rPr>
        <w:t>CHICA(</w:t>
      </w:r>
      <w:proofErr w:type="spellStart"/>
      <w:proofErr w:type="gramEnd"/>
      <w:r w:rsidRPr="00AC570A">
        <w:rPr>
          <w:rFonts w:cstheme="minorHAnsi"/>
          <w:szCs w:val="24"/>
          <w:u w:val="single"/>
        </w:rPr>
        <w:t>id_gasto_caja_chica</w:t>
      </w:r>
      <w:proofErr w:type="spellEnd"/>
      <w:r w:rsidRPr="00AC570A">
        <w:rPr>
          <w:rFonts w:cstheme="minorHAnsi"/>
          <w:szCs w:val="24"/>
        </w:rPr>
        <w:t xml:space="preserve">, </w:t>
      </w:r>
      <w:proofErr w:type="spellStart"/>
      <w:r w:rsidRPr="00AC570A">
        <w:rPr>
          <w:rFonts w:cstheme="minorHAnsi"/>
          <w:szCs w:val="24"/>
        </w:rPr>
        <w:t>fecha_gasto</w:t>
      </w:r>
      <w:proofErr w:type="spellEnd"/>
      <w:r w:rsidRPr="00AC570A">
        <w:rPr>
          <w:rFonts w:cstheme="minorHAnsi"/>
          <w:szCs w:val="24"/>
        </w:rPr>
        <w:t xml:space="preserve">, </w:t>
      </w:r>
      <w:proofErr w:type="spellStart"/>
      <w:r w:rsidRPr="00AC570A">
        <w:rPr>
          <w:rFonts w:cstheme="minorHAnsi"/>
          <w:szCs w:val="24"/>
        </w:rPr>
        <w:t>monto_gasto</w:t>
      </w:r>
      <w:proofErr w:type="spellEnd"/>
      <w:r w:rsidRPr="00AC570A">
        <w:rPr>
          <w:rFonts w:cstheme="minorHAnsi"/>
          <w:szCs w:val="24"/>
        </w:rPr>
        <w:t xml:space="preserve">, </w:t>
      </w:r>
      <w:proofErr w:type="spellStart"/>
      <w:r w:rsidRPr="00AC570A">
        <w:rPr>
          <w:rFonts w:cstheme="minorHAnsi"/>
          <w:szCs w:val="24"/>
        </w:rPr>
        <w:t>descripcion_gasto</w:t>
      </w:r>
      <w:proofErr w:type="spellEnd"/>
      <w:r w:rsidRPr="00AC570A">
        <w:rPr>
          <w:rFonts w:cstheme="minorHAnsi"/>
          <w:szCs w:val="24"/>
        </w:rPr>
        <w:t xml:space="preserve">, </w:t>
      </w:r>
      <w:proofErr w:type="spellStart"/>
      <w:r w:rsidRPr="00AC570A">
        <w:rPr>
          <w:rFonts w:cstheme="minorHAnsi"/>
          <w:szCs w:val="24"/>
        </w:rPr>
        <w:t>motivo_gasto</w:t>
      </w:r>
      <w:proofErr w:type="spellEnd"/>
      <w:r w:rsidRPr="00AC570A">
        <w:rPr>
          <w:rFonts w:cstheme="minorHAnsi"/>
          <w:szCs w:val="24"/>
        </w:rPr>
        <w:t xml:space="preserve">, </w:t>
      </w:r>
      <w:proofErr w:type="spellStart"/>
      <w:r w:rsidRPr="00AC570A">
        <w:rPr>
          <w:rFonts w:cstheme="minorHAnsi"/>
          <w:szCs w:val="24"/>
        </w:rPr>
        <w:t>categoria_gasto</w:t>
      </w:r>
      <w:proofErr w:type="spellEnd"/>
      <w:r w:rsidRPr="00AC570A">
        <w:rPr>
          <w:rFonts w:cstheme="minorHAnsi"/>
          <w:szCs w:val="24"/>
        </w:rPr>
        <w:t xml:space="preserve">, </w:t>
      </w:r>
      <w:proofErr w:type="spellStart"/>
      <w:r w:rsidRPr="00AC570A">
        <w:rPr>
          <w:rFonts w:cstheme="minorHAnsi"/>
          <w:szCs w:val="24"/>
        </w:rPr>
        <w:t>responsable_gasto</w:t>
      </w:r>
      <w:proofErr w:type="spellEnd"/>
      <w:r w:rsidRPr="00AC570A">
        <w:rPr>
          <w:rFonts w:cstheme="minorHAnsi"/>
          <w:szCs w:val="24"/>
        </w:rPr>
        <w:t xml:space="preserve">, </w:t>
      </w:r>
      <w:proofErr w:type="spellStart"/>
      <w:r w:rsidRPr="00AC570A">
        <w:rPr>
          <w:rFonts w:cstheme="minorHAnsi"/>
          <w:szCs w:val="24"/>
        </w:rPr>
        <w:t>respaldo_gasto</w:t>
      </w:r>
      <w:proofErr w:type="spellEnd"/>
      <w:r w:rsidRPr="00AC570A">
        <w:rPr>
          <w:rFonts w:cstheme="minorHAnsi"/>
          <w:szCs w:val="24"/>
        </w:rPr>
        <w:t xml:space="preserve">, </w:t>
      </w:r>
      <w:proofErr w:type="spellStart"/>
      <w:r w:rsidRPr="00AC570A">
        <w:rPr>
          <w:rFonts w:cstheme="minorHAnsi"/>
          <w:szCs w:val="24"/>
        </w:rPr>
        <w:t>estado_validacion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3B5096E"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53377F3A"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MOVIMIENTO_FINANCIERO</w:t>
      </w:r>
    </w:p>
    <w:p w14:paraId="1318ABBD"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w:t>
      </w:r>
      <w:proofErr w:type="gramStart"/>
      <w:r w:rsidRPr="00AC570A">
        <w:rPr>
          <w:rFonts w:cstheme="minorHAnsi"/>
          <w:szCs w:val="24"/>
        </w:rPr>
        <w:t>FINANCIERO(</w:t>
      </w:r>
      <w:proofErr w:type="spellStart"/>
      <w:proofErr w:type="gramEnd"/>
      <w:r w:rsidRPr="00AC570A">
        <w:rPr>
          <w:rFonts w:cstheme="minorHAnsi"/>
          <w:szCs w:val="24"/>
          <w:u w:val="single"/>
        </w:rPr>
        <w:t>id_movimiento_financiero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fecha_movimiento</w:t>
      </w:r>
      <w:proofErr w:type="spellEnd"/>
      <w:r w:rsidRPr="00AC570A">
        <w:rPr>
          <w:rFonts w:cstheme="minorHAnsi"/>
          <w:szCs w:val="24"/>
        </w:rPr>
        <w:t xml:space="preserve">, </w:t>
      </w:r>
      <w:proofErr w:type="spellStart"/>
      <w:r w:rsidRPr="00AC570A">
        <w:rPr>
          <w:rFonts w:cstheme="minorHAnsi"/>
          <w:szCs w:val="24"/>
        </w:rPr>
        <w:t>tipo_movimiento_financiero</w:t>
      </w:r>
      <w:proofErr w:type="spellEnd"/>
      <w:r w:rsidRPr="00AC570A">
        <w:rPr>
          <w:rFonts w:cstheme="minorHAnsi"/>
          <w:szCs w:val="24"/>
        </w:rPr>
        <w:t xml:space="preserve">, </w:t>
      </w:r>
      <w:proofErr w:type="spellStart"/>
      <w:r w:rsidRPr="00AC570A">
        <w:rPr>
          <w:rFonts w:cstheme="minorHAnsi"/>
          <w:szCs w:val="24"/>
        </w:rPr>
        <w:t>naturaleza_movimiento</w:t>
      </w:r>
      <w:proofErr w:type="spellEnd"/>
      <w:r w:rsidRPr="00AC570A">
        <w:rPr>
          <w:rFonts w:cstheme="minorHAnsi"/>
          <w:szCs w:val="24"/>
        </w:rPr>
        <w:t xml:space="preserve">, </w:t>
      </w:r>
      <w:proofErr w:type="spellStart"/>
      <w:r w:rsidRPr="00AC570A">
        <w:rPr>
          <w:rFonts w:cstheme="minorHAnsi"/>
          <w:szCs w:val="24"/>
        </w:rPr>
        <w:t>motivo_movimiento</w:t>
      </w:r>
      <w:proofErr w:type="spellEnd"/>
      <w:r w:rsidRPr="00AC570A">
        <w:rPr>
          <w:rFonts w:cstheme="minorHAnsi"/>
          <w:szCs w:val="24"/>
        </w:rPr>
        <w:t xml:space="preserve">, </w:t>
      </w:r>
      <w:proofErr w:type="spellStart"/>
      <w:r w:rsidRPr="00AC570A">
        <w:rPr>
          <w:rFonts w:cstheme="minorHAnsi"/>
          <w:szCs w:val="24"/>
        </w:rPr>
        <w:t>monto_movimiento</w:t>
      </w:r>
      <w:proofErr w:type="spellEnd"/>
      <w:r w:rsidRPr="00AC570A">
        <w:rPr>
          <w:rFonts w:cstheme="minorHAnsi"/>
          <w:szCs w:val="24"/>
        </w:rPr>
        <w:t xml:space="preserve">, </w:t>
      </w:r>
      <w:proofErr w:type="spellStart"/>
      <w:r w:rsidRPr="00AC570A">
        <w:rPr>
          <w:rFonts w:cstheme="minorHAnsi"/>
          <w:szCs w:val="24"/>
        </w:rPr>
        <w:t>estado_movimiento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4813911"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Claves foráneas:</w:t>
      </w:r>
    </w:p>
    <w:p w14:paraId="5C771EF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movimiento_financiero.id_moneda</w:t>
      </w:r>
      <w:proofErr w:type="spellEnd"/>
      <w:r w:rsidRPr="00AC570A">
        <w:rPr>
          <w:rFonts w:cstheme="minorHAnsi"/>
          <w:szCs w:val="24"/>
        </w:rPr>
        <w:t xml:space="preserve"> (interna)</w:t>
      </w:r>
    </w:p>
    <w:p w14:paraId="60EC9345"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MOVIMIENTO_BANCARIO</w:t>
      </w:r>
    </w:p>
    <w:p w14:paraId="6EDAA338"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w:t>
      </w:r>
      <w:proofErr w:type="gramStart"/>
      <w:r w:rsidRPr="00AC570A">
        <w:rPr>
          <w:rFonts w:cstheme="minorHAnsi"/>
          <w:szCs w:val="24"/>
        </w:rPr>
        <w:t>BANCARIO(</w:t>
      </w:r>
      <w:proofErr w:type="spellStart"/>
      <w:proofErr w:type="gramEnd"/>
      <w:r w:rsidRPr="00AC570A">
        <w:rPr>
          <w:rFonts w:cstheme="minorHAnsi"/>
          <w:szCs w:val="24"/>
          <w:u w:val="single"/>
        </w:rPr>
        <w:t>id_movimiento_bancario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fecha_movimiento_bancario</w:t>
      </w:r>
      <w:proofErr w:type="spellEnd"/>
      <w:r w:rsidRPr="00AC570A">
        <w:rPr>
          <w:rFonts w:cstheme="minorHAnsi"/>
          <w:szCs w:val="24"/>
        </w:rPr>
        <w:t xml:space="preserve">, </w:t>
      </w:r>
      <w:proofErr w:type="spellStart"/>
      <w:r w:rsidRPr="00AC570A">
        <w:rPr>
          <w:rFonts w:cstheme="minorHAnsi"/>
          <w:szCs w:val="24"/>
        </w:rPr>
        <w:t>monto_bancario</w:t>
      </w:r>
      <w:proofErr w:type="spellEnd"/>
      <w:r w:rsidRPr="00AC570A">
        <w:rPr>
          <w:rFonts w:cstheme="minorHAnsi"/>
          <w:szCs w:val="24"/>
        </w:rPr>
        <w:t xml:space="preserve">, </w:t>
      </w:r>
      <w:proofErr w:type="spellStart"/>
      <w:r w:rsidRPr="00AC570A">
        <w:rPr>
          <w:rFonts w:cstheme="minorHAnsi"/>
          <w:szCs w:val="24"/>
        </w:rPr>
        <w:t>descripcion_bancaria</w:t>
      </w:r>
      <w:proofErr w:type="spellEnd"/>
      <w:r w:rsidRPr="00AC570A">
        <w:rPr>
          <w:rFonts w:cstheme="minorHAnsi"/>
          <w:szCs w:val="24"/>
        </w:rPr>
        <w:t xml:space="preserve">, </w:t>
      </w:r>
      <w:proofErr w:type="spellStart"/>
      <w:r w:rsidRPr="00AC570A">
        <w:rPr>
          <w:rFonts w:cstheme="minorHAnsi"/>
          <w:szCs w:val="24"/>
        </w:rPr>
        <w:t>glosa_bancaria</w:t>
      </w:r>
      <w:proofErr w:type="spellEnd"/>
      <w:r w:rsidRPr="00AC570A">
        <w:rPr>
          <w:rFonts w:cstheme="minorHAnsi"/>
          <w:szCs w:val="24"/>
        </w:rPr>
        <w:t xml:space="preserve">, </w:t>
      </w:r>
      <w:proofErr w:type="spellStart"/>
      <w:r w:rsidRPr="00AC570A">
        <w:rPr>
          <w:rFonts w:cstheme="minorHAnsi"/>
          <w:szCs w:val="24"/>
        </w:rPr>
        <w:t>tipo_movimiento_bancario</w:t>
      </w:r>
      <w:proofErr w:type="spellEnd"/>
      <w:r w:rsidRPr="00AC570A">
        <w:rPr>
          <w:rFonts w:cstheme="minorHAnsi"/>
          <w:szCs w:val="24"/>
        </w:rPr>
        <w:t xml:space="preserve">, banco, </w:t>
      </w:r>
      <w:proofErr w:type="spellStart"/>
      <w:r w:rsidRPr="00AC570A">
        <w:rPr>
          <w:rFonts w:cstheme="minorHAnsi"/>
          <w:szCs w:val="24"/>
        </w:rPr>
        <w:t>cuenta_bancaria</w:t>
      </w:r>
      <w:proofErr w:type="spellEnd"/>
      <w:r w:rsidRPr="00AC570A">
        <w:rPr>
          <w:rFonts w:cstheme="minorHAnsi"/>
          <w:szCs w:val="24"/>
        </w:rPr>
        <w:t xml:space="preserve">, </w:t>
      </w:r>
      <w:proofErr w:type="spellStart"/>
      <w:r w:rsidRPr="00AC570A">
        <w:rPr>
          <w:rFonts w:cstheme="minorHAnsi"/>
          <w:szCs w:val="24"/>
        </w:rPr>
        <w:t>numero_operacion</w:t>
      </w:r>
      <w:proofErr w:type="spellEnd"/>
      <w:r w:rsidRPr="00AC570A">
        <w:rPr>
          <w:rFonts w:cstheme="minorHAnsi"/>
          <w:szCs w:val="24"/>
        </w:rPr>
        <w:t xml:space="preserve">, </w:t>
      </w:r>
      <w:proofErr w:type="spellStart"/>
      <w:r w:rsidRPr="00AC570A">
        <w:rPr>
          <w:rFonts w:cstheme="minorHAnsi"/>
          <w:szCs w:val="24"/>
        </w:rPr>
        <w:t>estado_conciliacion</w:t>
      </w:r>
      <w:proofErr w:type="spellEnd"/>
      <w:r w:rsidRPr="00AC570A">
        <w:rPr>
          <w:rFonts w:cstheme="minorHAnsi"/>
          <w:szCs w:val="24"/>
        </w:rPr>
        <w:t>)</w:t>
      </w:r>
    </w:p>
    <w:p w14:paraId="54B47D6D"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2B3C8F99"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movimiento_bancario.id_moneda</w:t>
      </w:r>
      <w:proofErr w:type="spellEnd"/>
      <w:r w:rsidRPr="00AC570A">
        <w:rPr>
          <w:rFonts w:cstheme="minorHAnsi"/>
          <w:szCs w:val="24"/>
        </w:rPr>
        <w:t xml:space="preserve"> (interna)</w:t>
      </w:r>
    </w:p>
    <w:p w14:paraId="4D5DA19F" w14:textId="77777777" w:rsidR="00384247" w:rsidRPr="00AC570A" w:rsidRDefault="00384247" w:rsidP="00384247">
      <w:pPr>
        <w:spacing w:after="40" w:line="360" w:lineRule="auto"/>
        <w:jc w:val="both"/>
        <w:rPr>
          <w:rFonts w:cstheme="minorHAnsi"/>
          <w:szCs w:val="24"/>
        </w:rPr>
      </w:pPr>
      <w:r w:rsidRPr="00AC570A">
        <w:rPr>
          <w:rFonts w:cstheme="minorHAnsi"/>
          <w:szCs w:val="24"/>
        </w:rPr>
        <w:t>CONCILIACION</w:t>
      </w:r>
    </w:p>
    <w:p w14:paraId="1C0E1DB7"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CONCILIACION(</w:t>
      </w:r>
      <w:proofErr w:type="spellStart"/>
      <w:proofErr w:type="gramEnd"/>
      <w:r w:rsidRPr="00AC570A">
        <w:rPr>
          <w:rFonts w:cstheme="minorHAnsi"/>
          <w:szCs w:val="24"/>
          <w:u w:val="single"/>
        </w:rPr>
        <w:t>id_conciliacion</w:t>
      </w:r>
      <w:proofErr w:type="spellEnd"/>
      <w:r w:rsidRPr="00AC570A">
        <w:rPr>
          <w:rFonts w:cstheme="minorHAnsi"/>
          <w:szCs w:val="24"/>
        </w:rPr>
        <w:t xml:space="preserve">, </w:t>
      </w:r>
      <w:proofErr w:type="spellStart"/>
      <w:r w:rsidRPr="00AC570A">
        <w:rPr>
          <w:rFonts w:cstheme="minorHAnsi"/>
          <w:szCs w:val="24"/>
          <w:u w:val="dash"/>
        </w:rPr>
        <w:t>id_movimiento_financiero</w:t>
      </w:r>
      <w:proofErr w:type="spellEnd"/>
      <w:r w:rsidRPr="00AC570A">
        <w:rPr>
          <w:rFonts w:cstheme="minorHAnsi"/>
          <w:szCs w:val="24"/>
        </w:rPr>
        <w:t xml:space="preserve">, </w:t>
      </w:r>
      <w:proofErr w:type="spellStart"/>
      <w:r w:rsidRPr="00AC570A">
        <w:rPr>
          <w:rFonts w:cstheme="minorHAnsi"/>
          <w:szCs w:val="24"/>
          <w:u w:val="dash"/>
        </w:rPr>
        <w:t>id_movimiento_bancario</w:t>
      </w:r>
      <w:proofErr w:type="spellEnd"/>
      <w:r w:rsidRPr="00AC570A">
        <w:rPr>
          <w:rFonts w:cstheme="minorHAnsi"/>
          <w:szCs w:val="24"/>
        </w:rPr>
        <w:t xml:space="preserve">, </w:t>
      </w:r>
      <w:proofErr w:type="spellStart"/>
      <w:r w:rsidRPr="00AC570A">
        <w:rPr>
          <w:rFonts w:cstheme="minorHAnsi"/>
          <w:szCs w:val="24"/>
        </w:rPr>
        <w:t>fecha_conciliacion</w:t>
      </w:r>
      <w:proofErr w:type="spellEnd"/>
      <w:r w:rsidRPr="00AC570A">
        <w:rPr>
          <w:rFonts w:cstheme="minorHAnsi"/>
          <w:szCs w:val="24"/>
        </w:rPr>
        <w:t xml:space="preserve">, </w:t>
      </w:r>
      <w:proofErr w:type="spellStart"/>
      <w:r w:rsidRPr="00AC570A">
        <w:rPr>
          <w:rFonts w:cstheme="minorHAnsi"/>
          <w:szCs w:val="24"/>
        </w:rPr>
        <w:t>monto_conciliado</w:t>
      </w:r>
      <w:proofErr w:type="spellEnd"/>
      <w:r w:rsidRPr="00AC570A">
        <w:rPr>
          <w:rFonts w:cstheme="minorHAnsi"/>
          <w:szCs w:val="24"/>
        </w:rPr>
        <w:t xml:space="preserve">, </w:t>
      </w:r>
      <w:proofErr w:type="spellStart"/>
      <w:r w:rsidRPr="00AC570A">
        <w:rPr>
          <w:rFonts w:cstheme="minorHAnsi"/>
          <w:szCs w:val="24"/>
        </w:rPr>
        <w:t>diferencia_conciliacion</w:t>
      </w:r>
      <w:proofErr w:type="spellEnd"/>
      <w:r w:rsidRPr="00AC570A">
        <w:rPr>
          <w:rFonts w:cstheme="minorHAnsi"/>
          <w:szCs w:val="24"/>
        </w:rPr>
        <w:t xml:space="preserve">, </w:t>
      </w:r>
      <w:proofErr w:type="spellStart"/>
      <w:r w:rsidRPr="00AC570A">
        <w:rPr>
          <w:rFonts w:cstheme="minorHAnsi"/>
          <w:szCs w:val="24"/>
        </w:rPr>
        <w:t>estado_conciliacion</w:t>
      </w:r>
      <w:proofErr w:type="spellEnd"/>
      <w:r w:rsidRPr="00AC570A">
        <w:rPr>
          <w:rFonts w:cstheme="minorHAnsi"/>
          <w:szCs w:val="24"/>
        </w:rPr>
        <w:t xml:space="preserve">, </w:t>
      </w:r>
      <w:proofErr w:type="spellStart"/>
      <w:r w:rsidRPr="00AC570A">
        <w:rPr>
          <w:rFonts w:cstheme="minorHAnsi"/>
          <w:szCs w:val="24"/>
        </w:rPr>
        <w:t>responsable_conciliacion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496BDDC"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5FE8C99"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movimiento_financiero.id_movimiento_financiero</w:t>
      </w:r>
      <w:proofErr w:type="spellEnd"/>
      <w:r w:rsidRPr="00AC570A">
        <w:rPr>
          <w:rFonts w:cstheme="minorHAnsi"/>
          <w:szCs w:val="24"/>
        </w:rPr>
        <w:t xml:space="preserve"> → </w:t>
      </w:r>
      <w:proofErr w:type="spellStart"/>
      <w:r w:rsidRPr="00AC570A">
        <w:rPr>
          <w:rFonts w:cstheme="minorHAnsi"/>
          <w:szCs w:val="24"/>
        </w:rPr>
        <w:t>conciliacion.id_movimiento_financiero</w:t>
      </w:r>
      <w:proofErr w:type="spellEnd"/>
      <w:r w:rsidRPr="00AC570A">
        <w:rPr>
          <w:rFonts w:cstheme="minorHAnsi"/>
          <w:szCs w:val="24"/>
        </w:rPr>
        <w:t xml:space="preserve"> (interna)</w:t>
      </w:r>
    </w:p>
    <w:p w14:paraId="11647DB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movimiento_bancario.id_movimiento_bancario</w:t>
      </w:r>
      <w:proofErr w:type="spellEnd"/>
      <w:r w:rsidRPr="00AC570A">
        <w:rPr>
          <w:rFonts w:cstheme="minorHAnsi"/>
          <w:szCs w:val="24"/>
        </w:rPr>
        <w:t xml:space="preserve"> → </w:t>
      </w:r>
      <w:proofErr w:type="spellStart"/>
      <w:r w:rsidRPr="00AC570A">
        <w:rPr>
          <w:rFonts w:cstheme="minorHAnsi"/>
          <w:szCs w:val="24"/>
        </w:rPr>
        <w:t>conciliacion.id_movimiento_bancario</w:t>
      </w:r>
      <w:proofErr w:type="spellEnd"/>
      <w:r w:rsidRPr="00AC570A">
        <w:rPr>
          <w:rFonts w:cstheme="minorHAnsi"/>
          <w:szCs w:val="24"/>
        </w:rPr>
        <w:t xml:space="preserve"> (interna)</w:t>
      </w:r>
    </w:p>
    <w:p w14:paraId="573858F5"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DETALLE_CONCILIACION</w:t>
      </w:r>
    </w:p>
    <w:p w14:paraId="27B989AB"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w:t>
      </w:r>
      <w:proofErr w:type="gramStart"/>
      <w:r w:rsidRPr="00AC570A">
        <w:rPr>
          <w:rFonts w:cstheme="minorHAnsi"/>
          <w:szCs w:val="24"/>
        </w:rPr>
        <w:t>CONCILIACION(</w:t>
      </w:r>
      <w:proofErr w:type="spellStart"/>
      <w:proofErr w:type="gramEnd"/>
      <w:r w:rsidRPr="00AC570A">
        <w:rPr>
          <w:rFonts w:cstheme="minorHAnsi"/>
          <w:szCs w:val="24"/>
          <w:u w:val="single"/>
        </w:rPr>
        <w:t>id_detalle_conciliacion</w:t>
      </w:r>
      <w:proofErr w:type="spellEnd"/>
      <w:r w:rsidRPr="00AC570A">
        <w:rPr>
          <w:rFonts w:cstheme="minorHAnsi"/>
          <w:szCs w:val="24"/>
        </w:rPr>
        <w:t xml:space="preserve">, </w:t>
      </w:r>
      <w:proofErr w:type="spellStart"/>
      <w:r w:rsidRPr="00AC570A">
        <w:rPr>
          <w:rFonts w:cstheme="minorHAnsi"/>
          <w:szCs w:val="24"/>
          <w:u w:val="dash"/>
        </w:rPr>
        <w:t>id_conciliacion</w:t>
      </w:r>
      <w:proofErr w:type="spellEnd"/>
      <w:r w:rsidRPr="00AC570A">
        <w:rPr>
          <w:rFonts w:cstheme="minorHAnsi"/>
          <w:szCs w:val="24"/>
        </w:rPr>
        <w:t xml:space="preserve">, </w:t>
      </w:r>
      <w:proofErr w:type="spellStart"/>
      <w:r w:rsidRPr="00AC570A">
        <w:rPr>
          <w:rFonts w:cstheme="minorHAnsi"/>
          <w:szCs w:val="24"/>
        </w:rPr>
        <w:t>descripcion_diferencia</w:t>
      </w:r>
      <w:proofErr w:type="spellEnd"/>
      <w:r w:rsidRPr="00AC570A">
        <w:rPr>
          <w:rFonts w:cstheme="minorHAnsi"/>
          <w:szCs w:val="24"/>
        </w:rPr>
        <w:t xml:space="preserve">, </w:t>
      </w:r>
      <w:proofErr w:type="spellStart"/>
      <w:r w:rsidRPr="00AC570A">
        <w:rPr>
          <w:rFonts w:cstheme="minorHAnsi"/>
          <w:szCs w:val="24"/>
        </w:rPr>
        <w:t>monto_diferencia</w:t>
      </w:r>
      <w:proofErr w:type="spellEnd"/>
      <w:r w:rsidRPr="00AC570A">
        <w:rPr>
          <w:rFonts w:cstheme="minorHAnsi"/>
          <w:szCs w:val="24"/>
        </w:rPr>
        <w:t xml:space="preserve">, </w:t>
      </w:r>
      <w:proofErr w:type="spellStart"/>
      <w:r w:rsidRPr="00AC570A">
        <w:rPr>
          <w:rFonts w:cstheme="minorHAnsi"/>
          <w:szCs w:val="24"/>
        </w:rPr>
        <w:t>tipo_diferencia</w:t>
      </w:r>
      <w:proofErr w:type="spellEnd"/>
      <w:r w:rsidRPr="00AC570A">
        <w:rPr>
          <w:rFonts w:cstheme="minorHAnsi"/>
          <w:szCs w:val="24"/>
        </w:rPr>
        <w:t xml:space="preserve">, </w:t>
      </w:r>
      <w:proofErr w:type="spellStart"/>
      <w:r w:rsidRPr="00AC570A">
        <w:rPr>
          <w:rFonts w:cstheme="minorHAnsi"/>
          <w:szCs w:val="24"/>
        </w:rPr>
        <w:t>estado_revision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3E336B9"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EB7034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conciliacion.id_conciliacion</w:t>
      </w:r>
      <w:proofErr w:type="spellEnd"/>
      <w:r w:rsidRPr="00AC570A">
        <w:rPr>
          <w:rFonts w:cstheme="minorHAnsi"/>
          <w:szCs w:val="24"/>
        </w:rPr>
        <w:t xml:space="preserve"> → </w:t>
      </w:r>
      <w:proofErr w:type="spellStart"/>
      <w:r w:rsidRPr="00AC570A">
        <w:rPr>
          <w:rFonts w:cstheme="minorHAnsi"/>
          <w:szCs w:val="24"/>
        </w:rPr>
        <w:t>detalle_conciliacion.id_conciliacion</w:t>
      </w:r>
      <w:proofErr w:type="spellEnd"/>
      <w:r w:rsidRPr="00AC570A">
        <w:rPr>
          <w:rFonts w:cstheme="minorHAnsi"/>
          <w:szCs w:val="24"/>
        </w:rPr>
        <w:t xml:space="preserve"> (interna)</w:t>
      </w:r>
    </w:p>
    <w:p w14:paraId="1E051A0D" w14:textId="77777777" w:rsidR="00384247" w:rsidRPr="00AC570A" w:rsidRDefault="00384247" w:rsidP="00384247">
      <w:pPr>
        <w:spacing w:after="40" w:line="360" w:lineRule="auto"/>
        <w:jc w:val="both"/>
        <w:rPr>
          <w:rFonts w:cstheme="minorHAnsi"/>
          <w:szCs w:val="24"/>
        </w:rPr>
      </w:pPr>
      <w:r w:rsidRPr="00AC570A">
        <w:rPr>
          <w:rFonts w:cstheme="minorHAnsi"/>
          <w:szCs w:val="24"/>
        </w:rPr>
        <w:t>FONDO_GLOBAL_CREDITO</w:t>
      </w:r>
    </w:p>
    <w:p w14:paraId="44C5301A" w14:textId="77777777" w:rsidR="00384247" w:rsidRPr="00AC570A" w:rsidRDefault="00384247" w:rsidP="00384247">
      <w:pPr>
        <w:spacing w:after="40" w:line="360" w:lineRule="auto"/>
        <w:jc w:val="both"/>
        <w:rPr>
          <w:rFonts w:cstheme="minorHAnsi"/>
          <w:szCs w:val="24"/>
        </w:rPr>
      </w:pPr>
      <w:r w:rsidRPr="00AC570A">
        <w:rPr>
          <w:rFonts w:cstheme="minorHAnsi"/>
          <w:szCs w:val="24"/>
        </w:rPr>
        <w:t>FONDO_GLOBAL_</w:t>
      </w:r>
      <w:proofErr w:type="gramStart"/>
      <w:r w:rsidRPr="00AC570A">
        <w:rPr>
          <w:rFonts w:cstheme="minorHAnsi"/>
          <w:szCs w:val="24"/>
        </w:rPr>
        <w:t>CREDITO(</w:t>
      </w:r>
      <w:proofErr w:type="spellStart"/>
      <w:proofErr w:type="gramEnd"/>
      <w:r w:rsidRPr="00AC570A">
        <w:rPr>
          <w:rFonts w:cstheme="minorHAnsi"/>
          <w:szCs w:val="24"/>
          <w:u w:val="single"/>
        </w:rPr>
        <w:t>id_fondo_global_credito</w:t>
      </w:r>
      <w:proofErr w:type="spellEnd"/>
      <w:r w:rsidRPr="00AC570A">
        <w:rPr>
          <w:rFonts w:cstheme="minorHAnsi"/>
          <w:szCs w:val="24"/>
        </w:rPr>
        <w:t xml:space="preserve">, </w:t>
      </w:r>
      <w:proofErr w:type="spellStart"/>
      <w:r w:rsidRPr="00AC570A">
        <w:rPr>
          <w:rFonts w:cstheme="minorHAnsi"/>
          <w:szCs w:val="24"/>
        </w:rPr>
        <w:t>fecha_calculo</w:t>
      </w:r>
      <w:proofErr w:type="spellEnd"/>
      <w:r w:rsidRPr="00AC570A">
        <w:rPr>
          <w:rFonts w:cstheme="minorHAnsi"/>
          <w:szCs w:val="24"/>
        </w:rPr>
        <w:t xml:space="preserve">, </w:t>
      </w:r>
      <w:proofErr w:type="spellStart"/>
      <w:r w:rsidRPr="00AC570A">
        <w:rPr>
          <w:rFonts w:cstheme="minorHAnsi"/>
          <w:szCs w:val="24"/>
        </w:rPr>
        <w:t>monto_disponible</w:t>
      </w:r>
      <w:proofErr w:type="spellEnd"/>
      <w:r w:rsidRPr="00AC570A">
        <w:rPr>
          <w:rFonts w:cstheme="minorHAnsi"/>
          <w:szCs w:val="24"/>
        </w:rPr>
        <w:t xml:space="preserve">, </w:t>
      </w:r>
      <w:proofErr w:type="spellStart"/>
      <w:r w:rsidRPr="00AC570A">
        <w:rPr>
          <w:rFonts w:cstheme="minorHAnsi"/>
          <w:szCs w:val="24"/>
        </w:rPr>
        <w:t>monto_comprometido</w:t>
      </w:r>
      <w:proofErr w:type="spellEnd"/>
      <w:r w:rsidRPr="00AC570A">
        <w:rPr>
          <w:rFonts w:cstheme="minorHAnsi"/>
          <w:szCs w:val="24"/>
        </w:rPr>
        <w:t xml:space="preserve">, </w:t>
      </w:r>
      <w:proofErr w:type="spellStart"/>
      <w:r w:rsidRPr="00AC570A">
        <w:rPr>
          <w:rFonts w:cstheme="minorHAnsi"/>
          <w:szCs w:val="24"/>
        </w:rPr>
        <w:t>monto_restante</w:t>
      </w:r>
      <w:proofErr w:type="spellEnd"/>
      <w:r w:rsidRPr="00AC570A">
        <w:rPr>
          <w:rFonts w:cstheme="minorHAnsi"/>
          <w:szCs w:val="24"/>
        </w:rPr>
        <w:t xml:space="preserve">, </w:t>
      </w:r>
      <w:proofErr w:type="spellStart"/>
      <w:r w:rsidRPr="00AC570A">
        <w:rPr>
          <w:rFonts w:cstheme="minorHAnsi"/>
          <w:szCs w:val="24"/>
        </w:rPr>
        <w:t>estado_fondo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BD324F1"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4E3D270A" w14:textId="77777777" w:rsidR="00384247" w:rsidRPr="00AC570A" w:rsidRDefault="00384247" w:rsidP="00384247">
      <w:pPr>
        <w:spacing w:after="40" w:line="360" w:lineRule="auto"/>
        <w:jc w:val="both"/>
        <w:rPr>
          <w:rFonts w:cstheme="minorHAnsi"/>
          <w:szCs w:val="24"/>
        </w:rPr>
      </w:pPr>
      <w:r w:rsidRPr="00AC570A">
        <w:rPr>
          <w:rFonts w:cstheme="minorHAnsi"/>
          <w:szCs w:val="24"/>
        </w:rPr>
        <w:t>EVALUACION_CREDITO</w:t>
      </w:r>
    </w:p>
    <w:p w14:paraId="1B0F7D48"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EVALUACION_</w:t>
      </w:r>
      <w:proofErr w:type="gramStart"/>
      <w:r w:rsidRPr="00AC570A">
        <w:rPr>
          <w:rFonts w:cstheme="minorHAnsi"/>
          <w:szCs w:val="24"/>
        </w:rPr>
        <w:t>CREDITO(</w:t>
      </w:r>
      <w:proofErr w:type="spellStart"/>
      <w:proofErr w:type="gramEnd"/>
      <w:r w:rsidRPr="00AC570A">
        <w:rPr>
          <w:rFonts w:cstheme="minorHAnsi"/>
          <w:szCs w:val="24"/>
          <w:u w:val="single"/>
        </w:rPr>
        <w:t>id_evaluacion_credito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fecha_evaluacion</w:t>
      </w:r>
      <w:proofErr w:type="spellEnd"/>
      <w:r w:rsidRPr="00AC570A">
        <w:rPr>
          <w:rFonts w:cstheme="minorHAnsi"/>
          <w:szCs w:val="24"/>
        </w:rPr>
        <w:t xml:space="preserve">, </w:t>
      </w:r>
      <w:proofErr w:type="spellStart"/>
      <w:r w:rsidRPr="00AC570A">
        <w:rPr>
          <w:rFonts w:cstheme="minorHAnsi"/>
          <w:szCs w:val="24"/>
        </w:rPr>
        <w:t>resultado_evaluacion</w:t>
      </w:r>
      <w:proofErr w:type="spellEnd"/>
      <w:r w:rsidRPr="00AC570A">
        <w:rPr>
          <w:rFonts w:cstheme="minorHAnsi"/>
          <w:szCs w:val="24"/>
        </w:rPr>
        <w:t xml:space="preserve">, </w:t>
      </w:r>
      <w:proofErr w:type="spellStart"/>
      <w:r w:rsidRPr="00AC570A">
        <w:rPr>
          <w:rFonts w:cstheme="minorHAnsi"/>
          <w:szCs w:val="24"/>
        </w:rPr>
        <w:t>puntaje_riesgo</w:t>
      </w:r>
      <w:proofErr w:type="spellEnd"/>
      <w:r w:rsidRPr="00AC570A">
        <w:rPr>
          <w:rFonts w:cstheme="minorHAnsi"/>
          <w:szCs w:val="24"/>
        </w:rPr>
        <w:t xml:space="preserve">, </w:t>
      </w:r>
      <w:proofErr w:type="spellStart"/>
      <w:r w:rsidRPr="00AC570A">
        <w:rPr>
          <w:rFonts w:cstheme="minorHAnsi"/>
          <w:szCs w:val="24"/>
        </w:rPr>
        <w:t>comportamiento_pago_evaluado</w:t>
      </w:r>
      <w:proofErr w:type="spellEnd"/>
      <w:r w:rsidRPr="00AC570A">
        <w:rPr>
          <w:rFonts w:cstheme="minorHAnsi"/>
          <w:szCs w:val="24"/>
        </w:rPr>
        <w:t xml:space="preserve">, </w:t>
      </w:r>
      <w:proofErr w:type="spellStart"/>
      <w:r w:rsidRPr="00AC570A">
        <w:rPr>
          <w:rFonts w:cstheme="minorHAnsi"/>
          <w:szCs w:val="24"/>
        </w:rPr>
        <w:t>fundamento_evaluacion</w:t>
      </w:r>
      <w:proofErr w:type="spellEnd"/>
      <w:r w:rsidRPr="00AC570A">
        <w:rPr>
          <w:rFonts w:cstheme="minorHAnsi"/>
          <w:szCs w:val="24"/>
        </w:rPr>
        <w:t xml:space="preserve">, </w:t>
      </w:r>
      <w:proofErr w:type="spellStart"/>
      <w:r w:rsidRPr="00AC570A">
        <w:rPr>
          <w:rFonts w:cstheme="minorHAnsi"/>
          <w:szCs w:val="24"/>
        </w:rPr>
        <w:t>estado_evaluacion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C45F40B"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2B02F5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evaluacion_credito.id_ficha_cliente</w:t>
      </w:r>
      <w:proofErr w:type="spellEnd"/>
      <w:r w:rsidRPr="00AC570A">
        <w:rPr>
          <w:rFonts w:cstheme="minorHAnsi"/>
          <w:szCs w:val="24"/>
        </w:rPr>
        <w:t xml:space="preserve"> (interna)</w:t>
      </w:r>
    </w:p>
    <w:p w14:paraId="1C164680" w14:textId="77777777" w:rsidR="00384247" w:rsidRPr="00AC570A" w:rsidRDefault="00384247" w:rsidP="00384247">
      <w:pPr>
        <w:spacing w:after="40" w:line="360" w:lineRule="auto"/>
        <w:jc w:val="both"/>
        <w:rPr>
          <w:rFonts w:cstheme="minorHAnsi"/>
          <w:szCs w:val="24"/>
        </w:rPr>
      </w:pPr>
      <w:r w:rsidRPr="00AC570A">
        <w:rPr>
          <w:rFonts w:cstheme="minorHAnsi"/>
          <w:szCs w:val="24"/>
        </w:rPr>
        <w:t>LIMITE_CREDITO_CLIENTE</w:t>
      </w:r>
    </w:p>
    <w:p w14:paraId="1D9B6110" w14:textId="77777777" w:rsidR="00384247" w:rsidRPr="00AC570A" w:rsidRDefault="00384247" w:rsidP="00384247">
      <w:pPr>
        <w:spacing w:after="40" w:line="360" w:lineRule="auto"/>
        <w:jc w:val="both"/>
        <w:rPr>
          <w:rFonts w:cstheme="minorHAnsi"/>
          <w:szCs w:val="24"/>
        </w:rPr>
      </w:pPr>
      <w:r w:rsidRPr="00AC570A">
        <w:rPr>
          <w:rFonts w:cstheme="minorHAnsi"/>
          <w:szCs w:val="24"/>
        </w:rPr>
        <w:t>LIMITE_CREDITO_</w:t>
      </w:r>
      <w:proofErr w:type="gramStart"/>
      <w:r w:rsidRPr="00AC570A">
        <w:rPr>
          <w:rFonts w:cstheme="minorHAnsi"/>
          <w:szCs w:val="24"/>
        </w:rPr>
        <w:t>CLIENTE(</w:t>
      </w:r>
      <w:proofErr w:type="spellStart"/>
      <w:proofErr w:type="gramEnd"/>
      <w:r w:rsidRPr="00AC570A">
        <w:rPr>
          <w:rFonts w:cstheme="minorHAnsi"/>
          <w:szCs w:val="24"/>
          <w:u w:val="single"/>
        </w:rPr>
        <w:t>id_limite_credito_cliente</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rPr>
        <w:t>monto_limite</w:t>
      </w:r>
      <w:proofErr w:type="spellEnd"/>
      <w:r w:rsidRPr="00AC570A">
        <w:rPr>
          <w:rFonts w:cstheme="minorHAnsi"/>
          <w:szCs w:val="24"/>
        </w:rPr>
        <w:t xml:space="preserve">, </w:t>
      </w:r>
      <w:proofErr w:type="spellStart"/>
      <w:r w:rsidRPr="00AC570A">
        <w:rPr>
          <w:rFonts w:cstheme="minorHAnsi"/>
          <w:szCs w:val="24"/>
        </w:rPr>
        <w:t>fecha_inicio_vigencia</w:t>
      </w:r>
      <w:proofErr w:type="spellEnd"/>
      <w:r w:rsidRPr="00AC570A">
        <w:rPr>
          <w:rFonts w:cstheme="minorHAnsi"/>
          <w:szCs w:val="24"/>
        </w:rPr>
        <w:t xml:space="preserve">, </w:t>
      </w:r>
      <w:proofErr w:type="spellStart"/>
      <w:r w:rsidRPr="00AC570A">
        <w:rPr>
          <w:rFonts w:cstheme="minorHAnsi"/>
          <w:szCs w:val="24"/>
        </w:rPr>
        <w:t>fecha_fin_vigencia</w:t>
      </w:r>
      <w:proofErr w:type="spellEnd"/>
      <w:r w:rsidRPr="00AC570A">
        <w:rPr>
          <w:rFonts w:cstheme="minorHAnsi"/>
          <w:szCs w:val="24"/>
        </w:rPr>
        <w:t xml:space="preserve">, </w:t>
      </w:r>
      <w:proofErr w:type="spellStart"/>
      <w:r w:rsidRPr="00AC570A">
        <w:rPr>
          <w:rFonts w:cstheme="minorHAnsi"/>
          <w:szCs w:val="24"/>
        </w:rPr>
        <w:t>estado_limite</w:t>
      </w:r>
      <w:proofErr w:type="spellEnd"/>
      <w:r w:rsidRPr="00AC570A">
        <w:rPr>
          <w:rFonts w:cstheme="minorHAnsi"/>
          <w:szCs w:val="24"/>
        </w:rPr>
        <w:t xml:space="preserve">, </w:t>
      </w:r>
      <w:proofErr w:type="spellStart"/>
      <w:r w:rsidRPr="00AC570A">
        <w:rPr>
          <w:rFonts w:cstheme="minorHAnsi"/>
          <w:szCs w:val="24"/>
        </w:rPr>
        <w:t>motivo_modificacion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CE75E01"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30E393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limite_credito_cliente.id_ficha_cliente</w:t>
      </w:r>
      <w:proofErr w:type="spellEnd"/>
      <w:r w:rsidRPr="00AC570A">
        <w:rPr>
          <w:rFonts w:cstheme="minorHAnsi"/>
          <w:szCs w:val="24"/>
        </w:rPr>
        <w:t xml:space="preserve"> (interna)</w:t>
      </w:r>
    </w:p>
    <w:p w14:paraId="53B689C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evaluacion_credito.id_evaluacion_credito</w:t>
      </w:r>
      <w:proofErr w:type="spellEnd"/>
      <w:r w:rsidRPr="00AC570A">
        <w:rPr>
          <w:rFonts w:cstheme="minorHAnsi"/>
          <w:szCs w:val="24"/>
        </w:rPr>
        <w:t xml:space="preserve"> → </w:t>
      </w:r>
      <w:proofErr w:type="spellStart"/>
      <w:r w:rsidRPr="00AC570A">
        <w:rPr>
          <w:rFonts w:cstheme="minorHAnsi"/>
          <w:szCs w:val="24"/>
        </w:rPr>
        <w:t>limite_credito_cliente.id_evaluacion_credito</w:t>
      </w:r>
      <w:proofErr w:type="spellEnd"/>
      <w:r w:rsidRPr="00AC570A">
        <w:rPr>
          <w:rFonts w:cstheme="minorHAnsi"/>
          <w:szCs w:val="24"/>
        </w:rPr>
        <w:t xml:space="preserve"> (interna)</w:t>
      </w:r>
    </w:p>
    <w:p w14:paraId="1CD0DFCE" w14:textId="77777777" w:rsidR="00384247" w:rsidRPr="00AC570A" w:rsidRDefault="00384247" w:rsidP="00384247">
      <w:pPr>
        <w:spacing w:after="40" w:line="360" w:lineRule="auto"/>
        <w:jc w:val="both"/>
        <w:rPr>
          <w:rFonts w:cstheme="minorHAnsi"/>
          <w:szCs w:val="24"/>
        </w:rPr>
      </w:pPr>
      <w:r w:rsidRPr="00AC570A">
        <w:rPr>
          <w:rFonts w:cstheme="minorHAnsi"/>
          <w:szCs w:val="24"/>
        </w:rPr>
        <w:t>CREDITO_PROYECTO</w:t>
      </w:r>
    </w:p>
    <w:p w14:paraId="1426AF04" w14:textId="77777777" w:rsidR="00384247" w:rsidRPr="00AC570A" w:rsidRDefault="00384247" w:rsidP="00384247">
      <w:pPr>
        <w:spacing w:after="40" w:line="360" w:lineRule="auto"/>
        <w:jc w:val="both"/>
        <w:rPr>
          <w:rFonts w:cstheme="minorHAnsi"/>
          <w:szCs w:val="24"/>
        </w:rPr>
      </w:pPr>
      <w:r w:rsidRPr="00AC570A">
        <w:rPr>
          <w:rFonts w:cstheme="minorHAnsi"/>
          <w:szCs w:val="24"/>
        </w:rPr>
        <w:t>CREDITO_</w:t>
      </w:r>
      <w:proofErr w:type="gramStart"/>
      <w:r w:rsidRPr="00AC570A">
        <w:rPr>
          <w:rFonts w:cstheme="minorHAnsi"/>
          <w:szCs w:val="24"/>
        </w:rPr>
        <w:t>PROYECTO(</w:t>
      </w:r>
      <w:proofErr w:type="spellStart"/>
      <w:proofErr w:type="gramEnd"/>
      <w:r w:rsidRPr="00AC570A">
        <w:rPr>
          <w:rFonts w:cstheme="minorHAnsi"/>
          <w:szCs w:val="24"/>
          <w:u w:val="single"/>
        </w:rPr>
        <w:t>id_credito_proyecto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id_limite_credito_cliente</w:t>
      </w:r>
      <w:proofErr w:type="spellEnd"/>
      <w:r w:rsidRPr="00AC570A">
        <w:rPr>
          <w:rFonts w:cstheme="minorHAnsi"/>
          <w:szCs w:val="24"/>
        </w:rPr>
        <w:t xml:space="preserve">, </w:t>
      </w:r>
      <w:proofErr w:type="spellStart"/>
      <w:r w:rsidRPr="00AC570A">
        <w:rPr>
          <w:rFonts w:cstheme="minorHAnsi"/>
          <w:szCs w:val="24"/>
          <w:u w:val="dash"/>
        </w:rPr>
        <w:t>id_fondo_global_credito</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rPr>
        <w:t>monto_credito</w:t>
      </w:r>
      <w:proofErr w:type="spellEnd"/>
      <w:r w:rsidRPr="00AC570A">
        <w:rPr>
          <w:rFonts w:cstheme="minorHAnsi"/>
          <w:szCs w:val="24"/>
        </w:rPr>
        <w:t xml:space="preserve">, </w:t>
      </w:r>
      <w:proofErr w:type="spellStart"/>
      <w:r w:rsidRPr="00AC570A">
        <w:rPr>
          <w:rFonts w:cstheme="minorHAnsi"/>
          <w:szCs w:val="24"/>
        </w:rPr>
        <w:t>fecha_otorgamiento</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estado_credito</w:t>
      </w:r>
      <w:proofErr w:type="spellEnd"/>
      <w:r w:rsidRPr="00AC570A">
        <w:rPr>
          <w:rFonts w:cstheme="minorHAnsi"/>
          <w:szCs w:val="24"/>
        </w:rPr>
        <w:t xml:space="preserve">, </w:t>
      </w:r>
      <w:proofErr w:type="spellStart"/>
      <w:r w:rsidRPr="00AC570A">
        <w:rPr>
          <w:rFonts w:cstheme="minorHAnsi"/>
          <w:szCs w:val="24"/>
        </w:rPr>
        <w:t>motivo_aprobacion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B14E361"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5B63B92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credito_proyecto.id_ficha_cliente</w:t>
      </w:r>
      <w:proofErr w:type="spellEnd"/>
      <w:r w:rsidRPr="00AC570A">
        <w:rPr>
          <w:rFonts w:cstheme="minorHAnsi"/>
          <w:szCs w:val="24"/>
        </w:rPr>
        <w:t xml:space="preserve"> (interna)</w:t>
      </w:r>
    </w:p>
    <w:p w14:paraId="1BC41BB7"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credito_proyecto.id_proyecto_financiero</w:t>
      </w:r>
      <w:proofErr w:type="spellEnd"/>
      <w:r w:rsidRPr="00AC570A">
        <w:rPr>
          <w:rFonts w:cstheme="minorHAnsi"/>
          <w:szCs w:val="24"/>
        </w:rPr>
        <w:t xml:space="preserve"> (interna)</w:t>
      </w:r>
    </w:p>
    <w:p w14:paraId="4D67F49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limite_credito_cliente.id_limite_credito_cliente</w:t>
      </w:r>
      <w:proofErr w:type="spellEnd"/>
      <w:r w:rsidRPr="00AC570A">
        <w:rPr>
          <w:rFonts w:cstheme="minorHAnsi"/>
          <w:szCs w:val="24"/>
        </w:rPr>
        <w:t xml:space="preserve"> → </w:t>
      </w:r>
      <w:proofErr w:type="spellStart"/>
      <w:r w:rsidRPr="00AC570A">
        <w:rPr>
          <w:rFonts w:cstheme="minorHAnsi"/>
          <w:szCs w:val="24"/>
        </w:rPr>
        <w:t>credito_proyecto.id_limite_credito_cliente</w:t>
      </w:r>
      <w:proofErr w:type="spellEnd"/>
      <w:r w:rsidRPr="00AC570A">
        <w:rPr>
          <w:rFonts w:cstheme="minorHAnsi"/>
          <w:szCs w:val="24"/>
        </w:rPr>
        <w:t xml:space="preserve"> (interna)</w:t>
      </w:r>
    </w:p>
    <w:p w14:paraId="281E94F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fondo_global_credito.id_fondo_global_credito</w:t>
      </w:r>
      <w:proofErr w:type="spellEnd"/>
      <w:r w:rsidRPr="00AC570A">
        <w:rPr>
          <w:rFonts w:cstheme="minorHAnsi"/>
          <w:szCs w:val="24"/>
        </w:rPr>
        <w:t xml:space="preserve"> → </w:t>
      </w:r>
      <w:proofErr w:type="spellStart"/>
      <w:r w:rsidRPr="00AC570A">
        <w:rPr>
          <w:rFonts w:cstheme="minorHAnsi"/>
          <w:szCs w:val="24"/>
        </w:rPr>
        <w:t>credito_proyecto.id_fondo_global_credito</w:t>
      </w:r>
      <w:proofErr w:type="spellEnd"/>
      <w:r w:rsidRPr="00AC570A">
        <w:rPr>
          <w:rFonts w:cstheme="minorHAnsi"/>
          <w:szCs w:val="24"/>
        </w:rPr>
        <w:t xml:space="preserve"> (interna)</w:t>
      </w:r>
    </w:p>
    <w:p w14:paraId="3846120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evaluacion_credito.id_evaluacion_credito</w:t>
      </w:r>
      <w:proofErr w:type="spellEnd"/>
      <w:r w:rsidRPr="00AC570A">
        <w:rPr>
          <w:rFonts w:cstheme="minorHAnsi"/>
          <w:szCs w:val="24"/>
        </w:rPr>
        <w:t xml:space="preserve"> → </w:t>
      </w:r>
      <w:proofErr w:type="spellStart"/>
      <w:r w:rsidRPr="00AC570A">
        <w:rPr>
          <w:rFonts w:cstheme="minorHAnsi"/>
          <w:szCs w:val="24"/>
        </w:rPr>
        <w:t>credito_proyecto.id_evaluacion_credito</w:t>
      </w:r>
      <w:proofErr w:type="spellEnd"/>
      <w:r w:rsidRPr="00AC570A">
        <w:rPr>
          <w:rFonts w:cstheme="minorHAnsi"/>
          <w:szCs w:val="24"/>
        </w:rPr>
        <w:t xml:space="preserve"> (interna)</w:t>
      </w:r>
    </w:p>
    <w:p w14:paraId="732ECD97"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EMPLEADO</w:t>
      </w:r>
    </w:p>
    <w:p w14:paraId="65921064"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EMPLEADO(</w:t>
      </w:r>
      <w:proofErr w:type="spellStart"/>
      <w:proofErr w:type="gramEnd"/>
      <w:r w:rsidRPr="00AC570A">
        <w:rPr>
          <w:rFonts w:cstheme="minorHAnsi"/>
          <w:szCs w:val="24"/>
          <w:u w:val="single"/>
        </w:rPr>
        <w:t>rut_empleado</w:t>
      </w:r>
      <w:proofErr w:type="spellEnd"/>
      <w:r w:rsidRPr="00AC570A">
        <w:rPr>
          <w:rFonts w:cstheme="minorHAnsi"/>
          <w:szCs w:val="24"/>
        </w:rPr>
        <w:t xml:space="preserve">, </w:t>
      </w:r>
      <w:proofErr w:type="spellStart"/>
      <w:r w:rsidRPr="00AC570A">
        <w:rPr>
          <w:rFonts w:cstheme="minorHAnsi"/>
          <w:szCs w:val="24"/>
          <w:u w:val="dash"/>
        </w:rPr>
        <w:t>id_cargo</w:t>
      </w:r>
      <w:proofErr w:type="spellEnd"/>
      <w:r w:rsidRPr="00AC570A">
        <w:rPr>
          <w:rFonts w:cstheme="minorHAnsi"/>
          <w:szCs w:val="24"/>
        </w:rPr>
        <w:t xml:space="preserve">, </w:t>
      </w:r>
      <w:proofErr w:type="spellStart"/>
      <w:r w:rsidRPr="00AC570A">
        <w:rPr>
          <w:rFonts w:cstheme="minorHAnsi"/>
          <w:szCs w:val="24"/>
          <w:u w:val="dash"/>
        </w:rPr>
        <w:t>id_tipo_vinculo_laboral</w:t>
      </w:r>
      <w:proofErr w:type="spellEnd"/>
      <w:r w:rsidRPr="00AC570A">
        <w:rPr>
          <w:rFonts w:cstheme="minorHAnsi"/>
          <w:szCs w:val="24"/>
        </w:rPr>
        <w:t xml:space="preserve">, </w:t>
      </w:r>
      <w:proofErr w:type="spellStart"/>
      <w:r w:rsidRPr="00AC570A">
        <w:rPr>
          <w:rFonts w:cstheme="minorHAnsi"/>
          <w:szCs w:val="24"/>
          <w:u w:val="dash"/>
        </w:rPr>
        <w:t>id_prevision_salud</w:t>
      </w:r>
      <w:proofErr w:type="spellEnd"/>
      <w:r w:rsidRPr="00AC570A">
        <w:rPr>
          <w:rFonts w:cstheme="minorHAnsi"/>
          <w:szCs w:val="24"/>
        </w:rPr>
        <w:t xml:space="preserve">, </w:t>
      </w:r>
      <w:proofErr w:type="spellStart"/>
      <w:r w:rsidRPr="00AC570A">
        <w:rPr>
          <w:rFonts w:cstheme="minorHAnsi"/>
          <w:szCs w:val="24"/>
          <w:u w:val="dash"/>
        </w:rPr>
        <w:t>id_afp</w:t>
      </w:r>
      <w:proofErr w:type="spellEnd"/>
      <w:r w:rsidRPr="00AC570A">
        <w:rPr>
          <w:rFonts w:cstheme="minorHAnsi"/>
          <w:szCs w:val="24"/>
        </w:rPr>
        <w:t xml:space="preserve">, nombres, </w:t>
      </w:r>
      <w:proofErr w:type="spellStart"/>
      <w:r w:rsidRPr="00AC570A">
        <w:rPr>
          <w:rFonts w:cstheme="minorHAnsi"/>
          <w:szCs w:val="24"/>
        </w:rPr>
        <w:t>apellido_paterno</w:t>
      </w:r>
      <w:proofErr w:type="spellEnd"/>
      <w:r w:rsidRPr="00AC570A">
        <w:rPr>
          <w:rFonts w:cstheme="minorHAnsi"/>
          <w:szCs w:val="24"/>
        </w:rPr>
        <w:t xml:space="preserve">, </w:t>
      </w:r>
      <w:proofErr w:type="spellStart"/>
      <w:r w:rsidRPr="00AC570A">
        <w:rPr>
          <w:rFonts w:cstheme="minorHAnsi"/>
          <w:szCs w:val="24"/>
        </w:rPr>
        <w:t>apellido_materno</w:t>
      </w:r>
      <w:proofErr w:type="spellEnd"/>
      <w:r w:rsidRPr="00AC570A">
        <w:rPr>
          <w:rFonts w:cstheme="minorHAnsi"/>
          <w:szCs w:val="24"/>
        </w:rPr>
        <w:t xml:space="preserve">, </w:t>
      </w:r>
      <w:proofErr w:type="spellStart"/>
      <w:r w:rsidRPr="00AC570A">
        <w:rPr>
          <w:rFonts w:cstheme="minorHAnsi"/>
          <w:szCs w:val="24"/>
        </w:rPr>
        <w:t>fecha_nacimiento</w:t>
      </w:r>
      <w:proofErr w:type="spellEnd"/>
      <w:r w:rsidRPr="00AC570A">
        <w:rPr>
          <w:rFonts w:cstheme="minorHAnsi"/>
          <w:szCs w:val="24"/>
        </w:rPr>
        <w:t xml:space="preserve">, </w:t>
      </w:r>
      <w:proofErr w:type="spellStart"/>
      <w:r w:rsidRPr="00AC570A">
        <w:rPr>
          <w:rFonts w:cstheme="minorHAnsi"/>
          <w:szCs w:val="24"/>
        </w:rPr>
        <w:t>fecha_ingreso</w:t>
      </w:r>
      <w:proofErr w:type="spellEnd"/>
      <w:r w:rsidRPr="00AC570A">
        <w:rPr>
          <w:rFonts w:cstheme="minorHAnsi"/>
          <w:szCs w:val="24"/>
        </w:rPr>
        <w:t xml:space="preserve">, </w:t>
      </w:r>
      <w:proofErr w:type="spellStart"/>
      <w:r w:rsidRPr="00AC570A">
        <w:rPr>
          <w:rFonts w:cstheme="minorHAnsi"/>
          <w:szCs w:val="24"/>
        </w:rPr>
        <w:t>sueldo_base</w:t>
      </w:r>
      <w:proofErr w:type="spellEnd"/>
      <w:r w:rsidRPr="00AC570A">
        <w:rPr>
          <w:rFonts w:cstheme="minorHAnsi"/>
          <w:szCs w:val="24"/>
        </w:rPr>
        <w:t xml:space="preserve">, </w:t>
      </w:r>
      <w:proofErr w:type="spellStart"/>
      <w:r w:rsidRPr="00AC570A">
        <w:rPr>
          <w:rFonts w:cstheme="minorHAnsi"/>
          <w:szCs w:val="24"/>
        </w:rPr>
        <w:t>seguro_cesantia</w:t>
      </w:r>
      <w:proofErr w:type="spellEnd"/>
      <w:r w:rsidRPr="00AC570A">
        <w:rPr>
          <w:rFonts w:cstheme="minorHAnsi"/>
          <w:szCs w:val="24"/>
        </w:rPr>
        <w:t xml:space="preserve">, </w:t>
      </w:r>
      <w:proofErr w:type="spellStart"/>
      <w:r w:rsidRPr="00AC570A">
        <w:rPr>
          <w:rFonts w:cstheme="minorHAnsi"/>
          <w:szCs w:val="24"/>
        </w:rPr>
        <w:t>estado_laboral</w:t>
      </w:r>
      <w:proofErr w:type="spellEnd"/>
      <w:r w:rsidRPr="00AC570A">
        <w:rPr>
          <w:rFonts w:cstheme="minorHAnsi"/>
          <w:szCs w:val="24"/>
        </w:rPr>
        <w:t>)</w:t>
      </w:r>
    </w:p>
    <w:p w14:paraId="2F8BB3F5"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1D83798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cargo.id_cargo</w:t>
      </w:r>
      <w:proofErr w:type="spellEnd"/>
      <w:r w:rsidRPr="00AC570A">
        <w:rPr>
          <w:rFonts w:cstheme="minorHAnsi"/>
          <w:szCs w:val="24"/>
        </w:rPr>
        <w:t xml:space="preserve"> → </w:t>
      </w:r>
      <w:proofErr w:type="spellStart"/>
      <w:r w:rsidRPr="00AC570A">
        <w:rPr>
          <w:rFonts w:cstheme="minorHAnsi"/>
          <w:szCs w:val="24"/>
        </w:rPr>
        <w:t>empleado.id_cargo</w:t>
      </w:r>
      <w:proofErr w:type="spellEnd"/>
      <w:r w:rsidRPr="00AC570A">
        <w:rPr>
          <w:rFonts w:cstheme="minorHAnsi"/>
          <w:szCs w:val="24"/>
        </w:rPr>
        <w:t xml:space="preserve"> (interna)</w:t>
      </w:r>
    </w:p>
    <w:p w14:paraId="57D8DF8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tipo_vinculo_laboral.id_tipo_vinculo_laboral</w:t>
      </w:r>
      <w:proofErr w:type="spellEnd"/>
      <w:r w:rsidRPr="00AC570A">
        <w:rPr>
          <w:rFonts w:cstheme="minorHAnsi"/>
          <w:szCs w:val="24"/>
        </w:rPr>
        <w:t xml:space="preserve"> → </w:t>
      </w:r>
      <w:proofErr w:type="spellStart"/>
      <w:r w:rsidRPr="00AC570A">
        <w:rPr>
          <w:rFonts w:cstheme="minorHAnsi"/>
          <w:szCs w:val="24"/>
        </w:rPr>
        <w:t>empleado.id_tipo_vinculo_laboral</w:t>
      </w:r>
      <w:proofErr w:type="spellEnd"/>
      <w:r w:rsidRPr="00AC570A">
        <w:rPr>
          <w:rFonts w:cstheme="minorHAnsi"/>
          <w:szCs w:val="24"/>
        </w:rPr>
        <w:t xml:space="preserve"> (interna)</w:t>
      </w:r>
    </w:p>
    <w:p w14:paraId="3603B7C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prevision_salud.id_prevision_salud</w:t>
      </w:r>
      <w:proofErr w:type="spellEnd"/>
      <w:r w:rsidRPr="00AC570A">
        <w:rPr>
          <w:rFonts w:cstheme="minorHAnsi"/>
          <w:szCs w:val="24"/>
        </w:rPr>
        <w:t xml:space="preserve"> → </w:t>
      </w:r>
      <w:proofErr w:type="spellStart"/>
      <w:r w:rsidRPr="00AC570A">
        <w:rPr>
          <w:rFonts w:cstheme="minorHAnsi"/>
          <w:szCs w:val="24"/>
        </w:rPr>
        <w:t>empleado.id_prevision_salud</w:t>
      </w:r>
      <w:proofErr w:type="spellEnd"/>
      <w:r w:rsidRPr="00AC570A">
        <w:rPr>
          <w:rFonts w:cstheme="minorHAnsi"/>
          <w:szCs w:val="24"/>
        </w:rPr>
        <w:t xml:space="preserve"> (interna)</w:t>
      </w:r>
    </w:p>
    <w:p w14:paraId="47AD10B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afp.id_afp</w:t>
      </w:r>
      <w:proofErr w:type="spellEnd"/>
      <w:r w:rsidRPr="00AC570A">
        <w:rPr>
          <w:rFonts w:cstheme="minorHAnsi"/>
          <w:szCs w:val="24"/>
        </w:rPr>
        <w:t xml:space="preserve"> → </w:t>
      </w:r>
      <w:proofErr w:type="spellStart"/>
      <w:r w:rsidRPr="00AC570A">
        <w:rPr>
          <w:rFonts w:cstheme="minorHAnsi"/>
          <w:szCs w:val="24"/>
        </w:rPr>
        <w:t>empleado.id_afp</w:t>
      </w:r>
      <w:proofErr w:type="spellEnd"/>
      <w:r w:rsidRPr="00AC570A">
        <w:rPr>
          <w:rFonts w:cstheme="minorHAnsi"/>
          <w:szCs w:val="24"/>
        </w:rPr>
        <w:t xml:space="preserve"> (interna)</w:t>
      </w:r>
    </w:p>
    <w:p w14:paraId="55667599"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TAREA_CATALOGADA</w:t>
      </w:r>
    </w:p>
    <w:p w14:paraId="56BA4EDD"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w:t>
      </w:r>
      <w:proofErr w:type="gramStart"/>
      <w:r w:rsidRPr="00AC570A">
        <w:rPr>
          <w:rFonts w:cstheme="minorHAnsi"/>
          <w:szCs w:val="24"/>
        </w:rPr>
        <w:t>CATALOGADA(</w:t>
      </w:r>
      <w:proofErr w:type="spellStart"/>
      <w:proofErr w:type="gramEnd"/>
      <w:r w:rsidRPr="00AC570A">
        <w:rPr>
          <w:rFonts w:cstheme="minorHAnsi"/>
          <w:szCs w:val="24"/>
          <w:u w:val="single"/>
        </w:rPr>
        <w:t>id_tarea_catalogada</w:t>
      </w:r>
      <w:proofErr w:type="spellEnd"/>
      <w:r w:rsidRPr="00AC570A">
        <w:rPr>
          <w:rFonts w:cstheme="minorHAnsi"/>
          <w:szCs w:val="24"/>
        </w:rPr>
        <w:t xml:space="preserve">, </w:t>
      </w:r>
      <w:proofErr w:type="spellStart"/>
      <w:r w:rsidRPr="00AC570A">
        <w:rPr>
          <w:rFonts w:cstheme="minorHAnsi"/>
          <w:szCs w:val="24"/>
        </w:rPr>
        <w:t>nombre_tarea</w:t>
      </w:r>
      <w:proofErr w:type="spellEnd"/>
      <w:r w:rsidRPr="00AC570A">
        <w:rPr>
          <w:rFonts w:cstheme="minorHAnsi"/>
          <w:szCs w:val="24"/>
        </w:rPr>
        <w:t xml:space="preserve">, </w:t>
      </w:r>
      <w:proofErr w:type="spellStart"/>
      <w:r w:rsidRPr="00AC570A">
        <w:rPr>
          <w:rFonts w:cstheme="minorHAnsi"/>
          <w:szCs w:val="24"/>
        </w:rPr>
        <w:t>descripcion_tarea</w:t>
      </w:r>
      <w:proofErr w:type="spellEnd"/>
      <w:r w:rsidRPr="00AC570A">
        <w:rPr>
          <w:rFonts w:cstheme="minorHAnsi"/>
          <w:szCs w:val="24"/>
        </w:rPr>
        <w:t xml:space="preserve">, </w:t>
      </w:r>
      <w:proofErr w:type="spellStart"/>
      <w:r w:rsidRPr="00AC570A">
        <w:rPr>
          <w:rFonts w:cstheme="minorHAnsi"/>
          <w:szCs w:val="24"/>
        </w:rPr>
        <w:t>estado_tarea</w:t>
      </w:r>
      <w:proofErr w:type="spellEnd"/>
      <w:r w:rsidRPr="00AC570A">
        <w:rPr>
          <w:rFonts w:cstheme="minorHAnsi"/>
          <w:szCs w:val="24"/>
        </w:rPr>
        <w:t>)</w:t>
      </w:r>
    </w:p>
    <w:p w14:paraId="44705DC9"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25CAB845"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TAREA_REMUNERABLE</w:t>
      </w:r>
    </w:p>
    <w:p w14:paraId="6D0BF725"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w:t>
      </w:r>
      <w:proofErr w:type="gramStart"/>
      <w:r w:rsidRPr="00AC570A">
        <w:rPr>
          <w:rFonts w:cstheme="minorHAnsi"/>
          <w:szCs w:val="24"/>
        </w:rPr>
        <w:t>REMUNERABLE(</w:t>
      </w:r>
      <w:proofErr w:type="spellStart"/>
      <w:proofErr w:type="gramEnd"/>
      <w:r w:rsidRPr="00AC570A">
        <w:rPr>
          <w:rFonts w:cstheme="minorHAnsi"/>
          <w:szCs w:val="24"/>
          <w:u w:val="single"/>
        </w:rPr>
        <w:t>id_tarea_remunerable</w:t>
      </w:r>
      <w:proofErr w:type="spellEnd"/>
      <w:r w:rsidRPr="00AC570A">
        <w:rPr>
          <w:rFonts w:cstheme="minorHAnsi"/>
          <w:szCs w:val="24"/>
        </w:rPr>
        <w:t xml:space="preserve">, </w:t>
      </w:r>
      <w:proofErr w:type="spellStart"/>
      <w:r w:rsidRPr="00AC570A">
        <w:rPr>
          <w:rFonts w:cstheme="minorHAnsi"/>
          <w:szCs w:val="24"/>
          <w:u w:val="dash"/>
        </w:rPr>
        <w:t>rut_empleado</w:t>
      </w:r>
      <w:proofErr w:type="spellEnd"/>
      <w:r w:rsidRPr="00AC570A">
        <w:rPr>
          <w:rFonts w:cstheme="minorHAnsi"/>
          <w:szCs w:val="24"/>
        </w:rPr>
        <w:t xml:space="preserve">, </w:t>
      </w:r>
      <w:proofErr w:type="spellStart"/>
      <w:r w:rsidRPr="00AC570A">
        <w:rPr>
          <w:rFonts w:cstheme="minorHAnsi"/>
          <w:szCs w:val="24"/>
          <w:u w:val="dash"/>
        </w:rPr>
        <w:t>id_historial_tarifa_tarea</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u w:val="dash"/>
        </w:rPr>
        <w:t>id_orden_trabajo</w:t>
      </w:r>
      <w:proofErr w:type="spellEnd"/>
      <w:r w:rsidRPr="00AC570A">
        <w:rPr>
          <w:rFonts w:cstheme="minorHAnsi"/>
          <w:szCs w:val="24"/>
        </w:rPr>
        <w:t xml:space="preserve">, </w:t>
      </w:r>
      <w:proofErr w:type="spellStart"/>
      <w:r w:rsidRPr="00AC570A">
        <w:rPr>
          <w:rFonts w:cstheme="minorHAnsi"/>
          <w:szCs w:val="24"/>
        </w:rPr>
        <w:t>fecha_tarea</w:t>
      </w:r>
      <w:proofErr w:type="spellEnd"/>
      <w:r w:rsidRPr="00AC570A">
        <w:rPr>
          <w:rFonts w:cstheme="minorHAnsi"/>
          <w:szCs w:val="24"/>
        </w:rPr>
        <w:t xml:space="preserve">, </w:t>
      </w:r>
      <w:proofErr w:type="spellStart"/>
      <w:r w:rsidRPr="00AC570A">
        <w:rPr>
          <w:rFonts w:cstheme="minorHAnsi"/>
          <w:szCs w:val="24"/>
        </w:rPr>
        <w:t>cantidad_realizada</w:t>
      </w:r>
      <w:proofErr w:type="spellEnd"/>
      <w:r w:rsidRPr="00AC570A">
        <w:rPr>
          <w:rFonts w:cstheme="minorHAnsi"/>
          <w:szCs w:val="24"/>
        </w:rPr>
        <w:t xml:space="preserve">, </w:t>
      </w:r>
      <w:proofErr w:type="spellStart"/>
      <w:r w:rsidRPr="00AC570A">
        <w:rPr>
          <w:rFonts w:cstheme="minorHAnsi"/>
          <w:szCs w:val="24"/>
        </w:rPr>
        <w:t>estado_validacion</w:t>
      </w:r>
      <w:proofErr w:type="spellEnd"/>
      <w:r w:rsidRPr="00AC570A">
        <w:rPr>
          <w:rFonts w:cstheme="minorHAnsi"/>
          <w:szCs w:val="24"/>
        </w:rPr>
        <w:t xml:space="preserve">, </w:t>
      </w:r>
      <w:proofErr w:type="spellStart"/>
      <w:r w:rsidRPr="00AC570A">
        <w:rPr>
          <w:rFonts w:cstheme="minorHAnsi"/>
          <w:szCs w:val="24"/>
        </w:rPr>
        <w:t>monto_calculado</w:t>
      </w:r>
      <w:proofErr w:type="spellEnd"/>
      <w:r w:rsidRPr="00AC570A">
        <w:rPr>
          <w:rFonts w:cstheme="minorHAnsi"/>
          <w:szCs w:val="24"/>
        </w:rPr>
        <w:t xml:space="preserve">, </w:t>
      </w:r>
      <w:proofErr w:type="spellStart"/>
      <w:r w:rsidRPr="00AC570A">
        <w:rPr>
          <w:rFonts w:cstheme="minorHAnsi"/>
          <w:szCs w:val="24"/>
        </w:rPr>
        <w:t>referencia_unidad_terminada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F153C9A"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6CC2CB0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empleado.rut_empleado</w:t>
      </w:r>
      <w:proofErr w:type="spellEnd"/>
      <w:r w:rsidRPr="00AC570A">
        <w:rPr>
          <w:rFonts w:cstheme="minorHAnsi"/>
          <w:szCs w:val="24"/>
        </w:rPr>
        <w:t xml:space="preserve"> → </w:t>
      </w:r>
      <w:proofErr w:type="spellStart"/>
      <w:r w:rsidRPr="00AC570A">
        <w:rPr>
          <w:rFonts w:cstheme="minorHAnsi"/>
          <w:szCs w:val="24"/>
        </w:rPr>
        <w:t>tarea_remunerable.rut_empleado</w:t>
      </w:r>
      <w:proofErr w:type="spellEnd"/>
      <w:r w:rsidRPr="00AC570A">
        <w:rPr>
          <w:rFonts w:cstheme="minorHAnsi"/>
          <w:szCs w:val="24"/>
        </w:rPr>
        <w:t xml:space="preserve"> (interna)</w:t>
      </w:r>
    </w:p>
    <w:p w14:paraId="07F3480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historial_tarifa_tarea.id_historial_tarifa_tarea</w:t>
      </w:r>
      <w:proofErr w:type="spellEnd"/>
      <w:r w:rsidRPr="00AC570A">
        <w:rPr>
          <w:rFonts w:cstheme="minorHAnsi"/>
          <w:szCs w:val="24"/>
        </w:rPr>
        <w:t xml:space="preserve"> → </w:t>
      </w:r>
      <w:proofErr w:type="spellStart"/>
      <w:r w:rsidRPr="00AC570A">
        <w:rPr>
          <w:rFonts w:cstheme="minorHAnsi"/>
          <w:szCs w:val="24"/>
        </w:rPr>
        <w:t>tarea_remunerable.id_historial_tarifa_tarea</w:t>
      </w:r>
      <w:proofErr w:type="spellEnd"/>
      <w:r w:rsidRPr="00AC570A">
        <w:rPr>
          <w:rFonts w:cstheme="minorHAnsi"/>
          <w:szCs w:val="24"/>
        </w:rPr>
        <w:t xml:space="preserve"> (interna)</w:t>
      </w:r>
    </w:p>
    <w:p w14:paraId="1B1ED37E"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tarea_remunerable.id_proyecto_financiero</w:t>
      </w:r>
      <w:proofErr w:type="spellEnd"/>
      <w:r w:rsidRPr="00AC570A">
        <w:rPr>
          <w:rFonts w:cstheme="minorHAnsi"/>
          <w:szCs w:val="24"/>
        </w:rPr>
        <w:t xml:space="preserve"> (interna)</w:t>
      </w:r>
    </w:p>
    <w:p w14:paraId="08A43CE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liquidacion_remuneracion.id_liquidacion_remuneracion</w:t>
      </w:r>
      <w:proofErr w:type="spellEnd"/>
      <w:r w:rsidRPr="00AC570A">
        <w:rPr>
          <w:rFonts w:cstheme="minorHAnsi"/>
          <w:szCs w:val="24"/>
        </w:rPr>
        <w:t xml:space="preserve"> → </w:t>
      </w:r>
      <w:proofErr w:type="spellStart"/>
      <w:r w:rsidRPr="00AC570A">
        <w:rPr>
          <w:rFonts w:cstheme="minorHAnsi"/>
          <w:szCs w:val="24"/>
        </w:rPr>
        <w:t>tarea_remunerable.id_liquidacion_remuneracion</w:t>
      </w:r>
      <w:proofErr w:type="spellEnd"/>
      <w:r w:rsidRPr="00AC570A">
        <w:rPr>
          <w:rFonts w:cstheme="minorHAnsi"/>
          <w:szCs w:val="24"/>
        </w:rPr>
        <w:t xml:space="preserve"> (interna)</w:t>
      </w:r>
    </w:p>
    <w:p w14:paraId="1FC213C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orden_trabajo.id_orden_trabajo</w:t>
      </w:r>
      <w:proofErr w:type="spellEnd"/>
      <w:r w:rsidRPr="00AC570A">
        <w:rPr>
          <w:rFonts w:cstheme="minorHAnsi"/>
          <w:szCs w:val="24"/>
        </w:rPr>
        <w:t xml:space="preserve"> → </w:t>
      </w:r>
      <w:proofErr w:type="spellStart"/>
      <w:r w:rsidRPr="00AC570A">
        <w:rPr>
          <w:rFonts w:cstheme="minorHAnsi"/>
          <w:szCs w:val="24"/>
        </w:rPr>
        <w:t>tarea_remunerable.id_orden_trabajo</w:t>
      </w:r>
      <w:proofErr w:type="spellEnd"/>
      <w:r w:rsidRPr="00AC570A">
        <w:rPr>
          <w:rFonts w:cstheme="minorHAnsi"/>
          <w:szCs w:val="24"/>
        </w:rPr>
        <w:t xml:space="preserve"> (externa)</w:t>
      </w:r>
    </w:p>
    <w:p w14:paraId="737CD423"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LIQUIDACION_REMUNERACION</w:t>
      </w:r>
    </w:p>
    <w:p w14:paraId="16E33AAE" w14:textId="77777777" w:rsidR="00384247" w:rsidRPr="00AC570A" w:rsidRDefault="00384247" w:rsidP="00384247">
      <w:pPr>
        <w:spacing w:after="40" w:line="360" w:lineRule="auto"/>
        <w:jc w:val="both"/>
        <w:rPr>
          <w:rFonts w:cstheme="minorHAnsi"/>
          <w:szCs w:val="24"/>
        </w:rPr>
      </w:pPr>
      <w:r w:rsidRPr="00AC570A">
        <w:rPr>
          <w:rFonts w:cstheme="minorHAnsi"/>
          <w:szCs w:val="24"/>
        </w:rPr>
        <w:t>LIQUIDACION_</w:t>
      </w:r>
      <w:proofErr w:type="gramStart"/>
      <w:r w:rsidRPr="00AC570A">
        <w:rPr>
          <w:rFonts w:cstheme="minorHAnsi"/>
          <w:szCs w:val="24"/>
        </w:rPr>
        <w:t>REMUNERACION(</w:t>
      </w:r>
      <w:proofErr w:type="spellStart"/>
      <w:proofErr w:type="gramEnd"/>
      <w:r w:rsidRPr="00AC570A">
        <w:rPr>
          <w:rFonts w:cstheme="minorHAnsi"/>
          <w:szCs w:val="24"/>
          <w:u w:val="single"/>
        </w:rPr>
        <w:t>id_liquidacion_remuneracion</w:t>
      </w:r>
      <w:proofErr w:type="spellEnd"/>
      <w:r w:rsidRPr="00AC570A">
        <w:rPr>
          <w:rFonts w:cstheme="minorHAnsi"/>
          <w:szCs w:val="24"/>
        </w:rPr>
        <w:t xml:space="preserve">, </w:t>
      </w:r>
      <w:proofErr w:type="spellStart"/>
      <w:r w:rsidRPr="00AC570A">
        <w:rPr>
          <w:rFonts w:cstheme="minorHAnsi"/>
          <w:szCs w:val="24"/>
          <w:u w:val="dash"/>
        </w:rPr>
        <w:t>rut_empleado</w:t>
      </w:r>
      <w:proofErr w:type="spellEnd"/>
      <w:r w:rsidRPr="00AC570A">
        <w:rPr>
          <w:rFonts w:cstheme="minorHAnsi"/>
          <w:szCs w:val="24"/>
        </w:rPr>
        <w:t xml:space="preserve">, </w:t>
      </w:r>
      <w:proofErr w:type="spellStart"/>
      <w:r w:rsidRPr="00AC570A">
        <w:rPr>
          <w:rFonts w:cstheme="minorHAnsi"/>
          <w:szCs w:val="24"/>
        </w:rPr>
        <w:t>periodo_liquidacion</w:t>
      </w:r>
      <w:proofErr w:type="spellEnd"/>
      <w:r w:rsidRPr="00AC570A">
        <w:rPr>
          <w:rFonts w:cstheme="minorHAnsi"/>
          <w:szCs w:val="24"/>
        </w:rPr>
        <w:t xml:space="preserve">, </w:t>
      </w:r>
      <w:proofErr w:type="spellStart"/>
      <w:r w:rsidRPr="00AC570A">
        <w:rPr>
          <w:rFonts w:cstheme="minorHAnsi"/>
          <w:szCs w:val="24"/>
        </w:rPr>
        <w:t>fecha_generacion</w:t>
      </w:r>
      <w:proofErr w:type="spellEnd"/>
      <w:r w:rsidRPr="00AC570A">
        <w:rPr>
          <w:rFonts w:cstheme="minorHAnsi"/>
          <w:szCs w:val="24"/>
        </w:rPr>
        <w:t xml:space="preserve">, </w:t>
      </w:r>
      <w:proofErr w:type="spellStart"/>
      <w:r w:rsidRPr="00AC570A">
        <w:rPr>
          <w:rFonts w:cstheme="minorHAnsi"/>
          <w:szCs w:val="24"/>
        </w:rPr>
        <w:t>fecha_aprobacion</w:t>
      </w:r>
      <w:proofErr w:type="spellEnd"/>
      <w:r w:rsidRPr="00AC570A">
        <w:rPr>
          <w:rFonts w:cstheme="minorHAnsi"/>
          <w:szCs w:val="24"/>
        </w:rPr>
        <w:t xml:space="preserve">, </w:t>
      </w:r>
      <w:proofErr w:type="spellStart"/>
      <w:r w:rsidRPr="00AC570A">
        <w:rPr>
          <w:rFonts w:cstheme="minorHAnsi"/>
          <w:szCs w:val="24"/>
        </w:rPr>
        <w:t>sueldo_base_periodo</w:t>
      </w:r>
      <w:proofErr w:type="spellEnd"/>
      <w:r w:rsidRPr="00AC570A">
        <w:rPr>
          <w:rFonts w:cstheme="minorHAnsi"/>
          <w:szCs w:val="24"/>
        </w:rPr>
        <w:t xml:space="preserve">, </w:t>
      </w:r>
      <w:proofErr w:type="spellStart"/>
      <w:r w:rsidRPr="00AC570A">
        <w:rPr>
          <w:rFonts w:cstheme="minorHAnsi"/>
          <w:szCs w:val="24"/>
        </w:rPr>
        <w:t>total_bonos</w:t>
      </w:r>
      <w:proofErr w:type="spellEnd"/>
      <w:r w:rsidRPr="00AC570A">
        <w:rPr>
          <w:rFonts w:cstheme="minorHAnsi"/>
          <w:szCs w:val="24"/>
        </w:rPr>
        <w:t xml:space="preserve">, </w:t>
      </w:r>
      <w:proofErr w:type="spellStart"/>
      <w:r w:rsidRPr="00AC570A">
        <w:rPr>
          <w:rFonts w:cstheme="minorHAnsi"/>
          <w:szCs w:val="24"/>
        </w:rPr>
        <w:t>total_descuentos</w:t>
      </w:r>
      <w:proofErr w:type="spellEnd"/>
      <w:r w:rsidRPr="00AC570A">
        <w:rPr>
          <w:rFonts w:cstheme="minorHAnsi"/>
          <w:szCs w:val="24"/>
        </w:rPr>
        <w:t xml:space="preserve">, </w:t>
      </w:r>
      <w:proofErr w:type="spellStart"/>
      <w:r w:rsidRPr="00AC570A">
        <w:rPr>
          <w:rFonts w:cstheme="minorHAnsi"/>
          <w:szCs w:val="24"/>
        </w:rPr>
        <w:t>total_haberes</w:t>
      </w:r>
      <w:proofErr w:type="spellEnd"/>
      <w:r w:rsidRPr="00AC570A">
        <w:rPr>
          <w:rFonts w:cstheme="minorHAnsi"/>
          <w:szCs w:val="24"/>
        </w:rPr>
        <w:t xml:space="preserve">, </w:t>
      </w:r>
      <w:proofErr w:type="spellStart"/>
      <w:r w:rsidRPr="00AC570A">
        <w:rPr>
          <w:rFonts w:cstheme="minorHAnsi"/>
          <w:szCs w:val="24"/>
        </w:rPr>
        <w:t>total_liquido</w:t>
      </w:r>
      <w:proofErr w:type="spellEnd"/>
      <w:r w:rsidRPr="00AC570A">
        <w:rPr>
          <w:rFonts w:cstheme="minorHAnsi"/>
          <w:szCs w:val="24"/>
        </w:rPr>
        <w:t xml:space="preserve">, </w:t>
      </w:r>
      <w:proofErr w:type="spellStart"/>
      <w:r w:rsidRPr="00AC570A">
        <w:rPr>
          <w:rFonts w:cstheme="minorHAnsi"/>
          <w:szCs w:val="24"/>
        </w:rPr>
        <w:t>estado_liquidacion</w:t>
      </w:r>
      <w:proofErr w:type="spellEnd"/>
      <w:r w:rsidRPr="00AC570A">
        <w:rPr>
          <w:rFonts w:cstheme="minorHAnsi"/>
          <w:szCs w:val="24"/>
        </w:rPr>
        <w:t xml:space="preserve">, </w:t>
      </w:r>
      <w:proofErr w:type="spellStart"/>
      <w:r w:rsidRPr="00AC570A">
        <w:rPr>
          <w:rFonts w:cstheme="minorHAnsi"/>
          <w:szCs w:val="24"/>
        </w:rPr>
        <w:t>respaldo_liquidacion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64ED158"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38C1F649"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empleado.rut_empleado</w:t>
      </w:r>
      <w:proofErr w:type="spellEnd"/>
      <w:r w:rsidRPr="00AC570A">
        <w:rPr>
          <w:rFonts w:cstheme="minorHAnsi"/>
          <w:szCs w:val="24"/>
        </w:rPr>
        <w:t xml:space="preserve"> → </w:t>
      </w:r>
      <w:proofErr w:type="spellStart"/>
      <w:r w:rsidRPr="00AC570A">
        <w:rPr>
          <w:rFonts w:cstheme="minorHAnsi"/>
          <w:szCs w:val="24"/>
        </w:rPr>
        <w:t>liquidacion_remuneracion.rut_empleado</w:t>
      </w:r>
      <w:proofErr w:type="spellEnd"/>
      <w:r w:rsidRPr="00AC570A">
        <w:rPr>
          <w:rFonts w:cstheme="minorHAnsi"/>
          <w:szCs w:val="24"/>
        </w:rPr>
        <w:t xml:space="preserve"> (interna)</w:t>
      </w:r>
    </w:p>
    <w:p w14:paraId="041215C8"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DETALLE_LIQUIDACION_REMUNERACION</w:t>
      </w:r>
    </w:p>
    <w:p w14:paraId="44DA432B"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DETALLE_LIQUIDACION_</w:t>
      </w:r>
      <w:proofErr w:type="gramStart"/>
      <w:r w:rsidRPr="00AC570A">
        <w:rPr>
          <w:rFonts w:cstheme="minorHAnsi"/>
          <w:szCs w:val="24"/>
        </w:rPr>
        <w:t>REMUNERACION(</w:t>
      </w:r>
      <w:proofErr w:type="gramEnd"/>
      <w:r w:rsidRPr="00AC570A">
        <w:rPr>
          <w:rFonts w:cstheme="minorHAnsi"/>
          <w:szCs w:val="24"/>
          <w:u w:val="single"/>
        </w:rPr>
        <w:t>id_detalle_liquidacion_remuneracion</w:t>
      </w:r>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u w:val="dash"/>
        </w:rPr>
        <w:t>id_concepto_remuneracion</w:t>
      </w:r>
      <w:proofErr w:type="spellEnd"/>
      <w:r w:rsidRPr="00AC570A">
        <w:rPr>
          <w:rFonts w:cstheme="minorHAnsi"/>
          <w:szCs w:val="24"/>
        </w:rPr>
        <w:t xml:space="preserve">, </w:t>
      </w:r>
      <w:proofErr w:type="spellStart"/>
      <w:r w:rsidRPr="00AC570A">
        <w:rPr>
          <w:rFonts w:cstheme="minorHAnsi"/>
          <w:szCs w:val="24"/>
        </w:rPr>
        <w:t>monto_concepto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44F943A"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7BF6331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liquidacion_remuneracion.id_liquidacion_remuneracion</w:t>
      </w:r>
      <w:proofErr w:type="spellEnd"/>
      <w:r w:rsidRPr="00AC570A">
        <w:rPr>
          <w:rFonts w:cstheme="minorHAnsi"/>
          <w:szCs w:val="24"/>
        </w:rPr>
        <w:t xml:space="preserve"> → </w:t>
      </w:r>
      <w:proofErr w:type="spellStart"/>
      <w:r w:rsidRPr="00AC570A">
        <w:rPr>
          <w:rFonts w:cstheme="minorHAnsi"/>
          <w:szCs w:val="24"/>
        </w:rPr>
        <w:t>detalle_liquidacion_remuneracion.id_liquidacion_remuneracion</w:t>
      </w:r>
      <w:proofErr w:type="spellEnd"/>
      <w:r w:rsidRPr="00AC570A">
        <w:rPr>
          <w:rFonts w:cstheme="minorHAnsi"/>
          <w:szCs w:val="24"/>
        </w:rPr>
        <w:t xml:space="preserve"> (interna)</w:t>
      </w:r>
    </w:p>
    <w:p w14:paraId="2F13A24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concepto_remuneracion.id_concepto_remuneracion</w:t>
      </w:r>
      <w:proofErr w:type="spellEnd"/>
      <w:r w:rsidRPr="00AC570A">
        <w:rPr>
          <w:rFonts w:cstheme="minorHAnsi"/>
          <w:szCs w:val="24"/>
        </w:rPr>
        <w:t xml:space="preserve"> → </w:t>
      </w:r>
      <w:proofErr w:type="spellStart"/>
      <w:r w:rsidRPr="00AC570A">
        <w:rPr>
          <w:rFonts w:cstheme="minorHAnsi"/>
          <w:szCs w:val="24"/>
        </w:rPr>
        <w:t>detalle_liquidacion_remuneracion.id_concepto_remuneracion</w:t>
      </w:r>
      <w:proofErr w:type="spellEnd"/>
      <w:r w:rsidRPr="00AC570A">
        <w:rPr>
          <w:rFonts w:cstheme="minorHAnsi"/>
          <w:szCs w:val="24"/>
        </w:rPr>
        <w:t xml:space="preserve"> (interna)</w:t>
      </w:r>
    </w:p>
    <w:p w14:paraId="1F461175" w14:textId="77777777" w:rsidR="00384247" w:rsidRPr="00AC570A" w:rsidRDefault="00384247" w:rsidP="00384247">
      <w:pPr>
        <w:spacing w:after="40" w:line="360" w:lineRule="auto"/>
        <w:jc w:val="both"/>
        <w:rPr>
          <w:rFonts w:cstheme="minorHAnsi"/>
          <w:szCs w:val="24"/>
        </w:rPr>
      </w:pPr>
      <w:r w:rsidRPr="00AC570A">
        <w:rPr>
          <w:rFonts w:cstheme="minorHAnsi"/>
          <w:szCs w:val="24"/>
        </w:rPr>
        <w:t>ALERTA_FINANCIERA</w:t>
      </w:r>
    </w:p>
    <w:p w14:paraId="5E1872CB" w14:textId="77777777" w:rsidR="00384247" w:rsidRPr="00AC570A" w:rsidRDefault="00384247" w:rsidP="00384247">
      <w:pPr>
        <w:spacing w:after="40" w:line="360" w:lineRule="auto"/>
        <w:jc w:val="both"/>
        <w:rPr>
          <w:rFonts w:cstheme="minorHAnsi"/>
          <w:szCs w:val="24"/>
        </w:rPr>
      </w:pPr>
      <w:r w:rsidRPr="00AC570A">
        <w:rPr>
          <w:rFonts w:cstheme="minorHAnsi"/>
          <w:szCs w:val="24"/>
        </w:rPr>
        <w:t>ALERTA_</w:t>
      </w:r>
      <w:proofErr w:type="gramStart"/>
      <w:r w:rsidRPr="00AC570A">
        <w:rPr>
          <w:rFonts w:cstheme="minorHAnsi"/>
          <w:szCs w:val="24"/>
        </w:rPr>
        <w:t>FINANCIERA(</w:t>
      </w:r>
      <w:proofErr w:type="spellStart"/>
      <w:proofErr w:type="gramEnd"/>
      <w:r w:rsidRPr="00AC570A">
        <w:rPr>
          <w:rFonts w:cstheme="minorHAnsi"/>
          <w:szCs w:val="24"/>
          <w:u w:val="single"/>
        </w:rPr>
        <w:t>id_alerta_financiera</w:t>
      </w:r>
      <w:proofErr w:type="spellEnd"/>
      <w:r w:rsidRPr="00AC570A">
        <w:rPr>
          <w:rFonts w:cstheme="minorHAnsi"/>
          <w:szCs w:val="24"/>
        </w:rPr>
        <w:t xml:space="preserve">, </w:t>
      </w:r>
      <w:proofErr w:type="spellStart"/>
      <w:r w:rsidRPr="00AC570A">
        <w:rPr>
          <w:rFonts w:cstheme="minorHAnsi"/>
          <w:szCs w:val="24"/>
        </w:rPr>
        <w:t>tipo_alerta</w:t>
      </w:r>
      <w:proofErr w:type="spellEnd"/>
      <w:r w:rsidRPr="00AC570A">
        <w:rPr>
          <w:rFonts w:cstheme="minorHAnsi"/>
          <w:szCs w:val="24"/>
        </w:rPr>
        <w:t xml:space="preserve">, </w:t>
      </w:r>
      <w:proofErr w:type="spellStart"/>
      <w:r w:rsidRPr="00AC570A">
        <w:rPr>
          <w:rFonts w:cstheme="minorHAnsi"/>
          <w:szCs w:val="24"/>
        </w:rPr>
        <w:t>fecha_generacion</w:t>
      </w:r>
      <w:proofErr w:type="spellEnd"/>
      <w:r w:rsidRPr="00AC570A">
        <w:rPr>
          <w:rFonts w:cstheme="minorHAnsi"/>
          <w:szCs w:val="24"/>
        </w:rPr>
        <w:t xml:space="preserve">, </w:t>
      </w:r>
      <w:proofErr w:type="spellStart"/>
      <w:r w:rsidRPr="00AC570A">
        <w:rPr>
          <w:rFonts w:cstheme="minorHAnsi"/>
          <w:szCs w:val="24"/>
        </w:rPr>
        <w:t>descripcion_alerta</w:t>
      </w:r>
      <w:proofErr w:type="spellEnd"/>
      <w:r w:rsidRPr="00AC570A">
        <w:rPr>
          <w:rFonts w:cstheme="minorHAnsi"/>
          <w:szCs w:val="24"/>
        </w:rPr>
        <w:t xml:space="preserve">, </w:t>
      </w:r>
      <w:proofErr w:type="spellStart"/>
      <w:r w:rsidRPr="00AC570A">
        <w:rPr>
          <w:rFonts w:cstheme="minorHAnsi"/>
          <w:szCs w:val="24"/>
        </w:rPr>
        <w:t>nivel_alerta</w:t>
      </w:r>
      <w:proofErr w:type="spellEnd"/>
      <w:r w:rsidRPr="00AC570A">
        <w:rPr>
          <w:rFonts w:cstheme="minorHAnsi"/>
          <w:szCs w:val="24"/>
        </w:rPr>
        <w:t xml:space="preserve">, </w:t>
      </w:r>
      <w:proofErr w:type="spellStart"/>
      <w:r w:rsidRPr="00AC570A">
        <w:rPr>
          <w:rFonts w:cstheme="minorHAnsi"/>
          <w:szCs w:val="24"/>
        </w:rPr>
        <w:t>estado_alerta</w:t>
      </w:r>
      <w:proofErr w:type="spellEnd"/>
      <w:r w:rsidRPr="00AC570A">
        <w:rPr>
          <w:rFonts w:cstheme="minorHAnsi"/>
          <w:szCs w:val="24"/>
        </w:rPr>
        <w:t xml:space="preserve">, </w:t>
      </w:r>
      <w:proofErr w:type="spellStart"/>
      <w:r w:rsidRPr="00AC570A">
        <w:rPr>
          <w:rFonts w:cstheme="minorHAnsi"/>
          <w:szCs w:val="24"/>
        </w:rPr>
        <w:t>fecha_cierre</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AF8C5E9"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registra claves foráneas en esta etapa.</w:t>
      </w:r>
    </w:p>
    <w:p w14:paraId="64CD789F" w14:textId="77777777" w:rsidR="00384247" w:rsidRPr="00AC570A" w:rsidRDefault="00384247" w:rsidP="00384247">
      <w:pPr>
        <w:spacing w:after="40" w:line="360" w:lineRule="auto"/>
        <w:jc w:val="both"/>
        <w:rPr>
          <w:rFonts w:cstheme="minorHAnsi"/>
          <w:szCs w:val="24"/>
        </w:rPr>
      </w:pPr>
      <w:r w:rsidRPr="00AC570A">
        <w:rPr>
          <w:rFonts w:cstheme="minorHAnsi"/>
          <w:szCs w:val="24"/>
        </w:rPr>
        <w:t>EVENTO_AUDITORIA</w:t>
      </w:r>
    </w:p>
    <w:p w14:paraId="39996B11" w14:textId="77777777" w:rsidR="00384247" w:rsidRPr="00AC570A" w:rsidRDefault="00384247" w:rsidP="00384247">
      <w:pPr>
        <w:spacing w:after="40" w:line="360" w:lineRule="auto"/>
        <w:jc w:val="both"/>
        <w:rPr>
          <w:rFonts w:cstheme="minorHAnsi"/>
          <w:szCs w:val="24"/>
        </w:rPr>
      </w:pPr>
      <w:r w:rsidRPr="00AC570A">
        <w:rPr>
          <w:rFonts w:cstheme="minorHAnsi"/>
          <w:szCs w:val="24"/>
        </w:rPr>
        <w:t>EVENTO_</w:t>
      </w:r>
      <w:proofErr w:type="gramStart"/>
      <w:r w:rsidRPr="00AC570A">
        <w:rPr>
          <w:rFonts w:cstheme="minorHAnsi"/>
          <w:szCs w:val="24"/>
        </w:rPr>
        <w:t>AUDITORIA(</w:t>
      </w:r>
      <w:proofErr w:type="spellStart"/>
      <w:proofErr w:type="gramEnd"/>
      <w:r w:rsidRPr="00AC570A">
        <w:rPr>
          <w:rFonts w:cstheme="minorHAnsi"/>
          <w:szCs w:val="24"/>
          <w:u w:val="single"/>
        </w:rPr>
        <w:t>id_evento_auditoria</w:t>
      </w:r>
      <w:proofErr w:type="spellEnd"/>
      <w:r w:rsidRPr="00AC570A">
        <w:rPr>
          <w:rFonts w:cstheme="minorHAnsi"/>
          <w:szCs w:val="24"/>
        </w:rPr>
        <w:t xml:space="preserve">, </w:t>
      </w:r>
      <w:proofErr w:type="spellStart"/>
      <w:r w:rsidRPr="00AC570A">
        <w:rPr>
          <w:rFonts w:cstheme="minorHAnsi"/>
          <w:szCs w:val="24"/>
          <w:u w:val="dash"/>
        </w:rPr>
        <w:t>id_usuario</w:t>
      </w:r>
      <w:proofErr w:type="spellEnd"/>
      <w:r w:rsidRPr="00AC570A">
        <w:rPr>
          <w:rFonts w:cstheme="minorHAnsi"/>
          <w:szCs w:val="24"/>
        </w:rPr>
        <w:t xml:space="preserve">, </w:t>
      </w:r>
      <w:proofErr w:type="spellStart"/>
      <w:r w:rsidRPr="00AC570A">
        <w:rPr>
          <w:rFonts w:cstheme="minorHAnsi"/>
          <w:szCs w:val="24"/>
        </w:rPr>
        <w:t>fecha_evento</w:t>
      </w:r>
      <w:proofErr w:type="spellEnd"/>
      <w:r w:rsidRPr="00AC570A">
        <w:rPr>
          <w:rFonts w:cstheme="minorHAnsi"/>
          <w:szCs w:val="24"/>
        </w:rPr>
        <w:t xml:space="preserve">, </w:t>
      </w:r>
      <w:proofErr w:type="spellStart"/>
      <w:r w:rsidRPr="00AC570A">
        <w:rPr>
          <w:rFonts w:cstheme="minorHAnsi"/>
          <w:szCs w:val="24"/>
        </w:rPr>
        <w:t>tipo_evento</w:t>
      </w:r>
      <w:proofErr w:type="spellEnd"/>
      <w:r w:rsidRPr="00AC570A">
        <w:rPr>
          <w:rFonts w:cstheme="minorHAnsi"/>
          <w:szCs w:val="24"/>
        </w:rPr>
        <w:t xml:space="preserve">, </w:t>
      </w:r>
      <w:proofErr w:type="spellStart"/>
      <w:r w:rsidRPr="00AC570A">
        <w:rPr>
          <w:rFonts w:cstheme="minorHAnsi"/>
          <w:szCs w:val="24"/>
        </w:rPr>
        <w:t>entidad_afectada</w:t>
      </w:r>
      <w:proofErr w:type="spellEnd"/>
      <w:r w:rsidRPr="00AC570A">
        <w:rPr>
          <w:rFonts w:cstheme="minorHAnsi"/>
          <w:szCs w:val="24"/>
        </w:rPr>
        <w:t xml:space="preserve">, </w:t>
      </w:r>
      <w:proofErr w:type="spellStart"/>
      <w:r w:rsidRPr="00AC570A">
        <w:rPr>
          <w:rFonts w:cstheme="minorHAnsi"/>
          <w:szCs w:val="24"/>
        </w:rPr>
        <w:t>id_registro_afectado</w:t>
      </w:r>
      <w:proofErr w:type="spellEnd"/>
      <w:r w:rsidRPr="00AC570A">
        <w:rPr>
          <w:rFonts w:cstheme="minorHAnsi"/>
          <w:szCs w:val="24"/>
        </w:rPr>
        <w:t xml:space="preserve">, </w:t>
      </w:r>
      <w:proofErr w:type="spellStart"/>
      <w:r w:rsidRPr="00AC570A">
        <w:rPr>
          <w:rFonts w:cstheme="minorHAnsi"/>
          <w:szCs w:val="24"/>
        </w:rPr>
        <w:t>accion_realizada</w:t>
      </w:r>
      <w:proofErr w:type="spellEnd"/>
      <w:r w:rsidRPr="00AC570A">
        <w:rPr>
          <w:rFonts w:cstheme="minorHAnsi"/>
          <w:szCs w:val="24"/>
        </w:rPr>
        <w:t xml:space="preserve">, </w:t>
      </w:r>
      <w:proofErr w:type="spellStart"/>
      <w:r w:rsidRPr="00AC570A">
        <w:rPr>
          <w:rFonts w:cstheme="minorHAnsi"/>
          <w:szCs w:val="24"/>
        </w:rPr>
        <w:t>descripcion_evento</w:t>
      </w:r>
      <w:proofErr w:type="spellEnd"/>
      <w:r w:rsidRPr="00AC570A">
        <w:rPr>
          <w:rFonts w:cstheme="minorHAnsi"/>
          <w:szCs w:val="24"/>
        </w:rPr>
        <w:t xml:space="preserve">, </w:t>
      </w:r>
      <w:proofErr w:type="spellStart"/>
      <w:r w:rsidRPr="00AC570A">
        <w:rPr>
          <w:rFonts w:cstheme="minorHAnsi"/>
          <w:szCs w:val="24"/>
        </w:rPr>
        <w:t>resultado_evento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DAD35F4"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08FBB62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usuario.id_usuario</w:t>
      </w:r>
      <w:proofErr w:type="spellEnd"/>
      <w:r w:rsidRPr="00AC570A">
        <w:rPr>
          <w:rFonts w:cstheme="minorHAnsi"/>
          <w:szCs w:val="24"/>
        </w:rPr>
        <w:t xml:space="preserve"> → </w:t>
      </w:r>
      <w:proofErr w:type="spellStart"/>
      <w:r w:rsidRPr="00AC570A">
        <w:rPr>
          <w:rFonts w:cstheme="minorHAnsi"/>
          <w:szCs w:val="24"/>
        </w:rPr>
        <w:t>evento_auditoria.id_usuario</w:t>
      </w:r>
      <w:proofErr w:type="spellEnd"/>
      <w:r w:rsidRPr="00AC570A">
        <w:rPr>
          <w:rFonts w:cstheme="minorHAnsi"/>
          <w:szCs w:val="24"/>
        </w:rPr>
        <w:t xml:space="preserve"> (externa)</w:t>
      </w:r>
    </w:p>
    <w:p w14:paraId="3B868CFE"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DETALLE_EVENTO_AUDITORIA</w:t>
      </w:r>
    </w:p>
    <w:p w14:paraId="33DBBBEC"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DETALLE_EVENTO_</w:t>
      </w:r>
      <w:proofErr w:type="gramStart"/>
      <w:r w:rsidRPr="00AC570A">
        <w:rPr>
          <w:rFonts w:cstheme="minorHAnsi"/>
          <w:szCs w:val="24"/>
        </w:rPr>
        <w:t>AUDITORIA(</w:t>
      </w:r>
      <w:proofErr w:type="spellStart"/>
      <w:proofErr w:type="gramEnd"/>
      <w:r w:rsidRPr="00AC570A">
        <w:rPr>
          <w:rFonts w:cstheme="minorHAnsi"/>
          <w:szCs w:val="24"/>
          <w:u w:val="single"/>
        </w:rPr>
        <w:t>id_detalle_evento_auditoria</w:t>
      </w:r>
      <w:proofErr w:type="spellEnd"/>
      <w:r w:rsidRPr="00AC570A">
        <w:rPr>
          <w:rFonts w:cstheme="minorHAnsi"/>
          <w:szCs w:val="24"/>
        </w:rPr>
        <w:t xml:space="preserve">, </w:t>
      </w:r>
      <w:proofErr w:type="spellStart"/>
      <w:r w:rsidRPr="00AC570A">
        <w:rPr>
          <w:rFonts w:cstheme="minorHAnsi"/>
          <w:szCs w:val="24"/>
          <w:u w:val="dash"/>
        </w:rPr>
        <w:t>id_evento_auditoria</w:t>
      </w:r>
      <w:proofErr w:type="spellEnd"/>
      <w:r w:rsidRPr="00AC570A">
        <w:rPr>
          <w:rFonts w:cstheme="minorHAnsi"/>
          <w:szCs w:val="24"/>
        </w:rPr>
        <w:t xml:space="preserve">, </w:t>
      </w:r>
      <w:proofErr w:type="spellStart"/>
      <w:r w:rsidRPr="00AC570A">
        <w:rPr>
          <w:rFonts w:cstheme="minorHAnsi"/>
          <w:szCs w:val="24"/>
        </w:rPr>
        <w:t>atributo_modificado</w:t>
      </w:r>
      <w:proofErr w:type="spellEnd"/>
      <w:r w:rsidRPr="00AC570A">
        <w:rPr>
          <w:rFonts w:cstheme="minorHAnsi"/>
          <w:szCs w:val="24"/>
        </w:rPr>
        <w:t xml:space="preserve">, </w:t>
      </w:r>
      <w:proofErr w:type="spellStart"/>
      <w:r w:rsidRPr="00AC570A">
        <w:rPr>
          <w:rFonts w:cstheme="minorHAnsi"/>
          <w:szCs w:val="24"/>
        </w:rPr>
        <w:t>valor_anterior</w:t>
      </w:r>
      <w:proofErr w:type="spellEnd"/>
      <w:r w:rsidRPr="00AC570A">
        <w:rPr>
          <w:rFonts w:cstheme="minorHAnsi"/>
          <w:szCs w:val="24"/>
        </w:rPr>
        <w:t xml:space="preserve">, </w:t>
      </w:r>
      <w:proofErr w:type="spellStart"/>
      <w:r w:rsidRPr="00AC570A">
        <w:rPr>
          <w:rFonts w:cstheme="minorHAnsi"/>
          <w:szCs w:val="24"/>
        </w:rPr>
        <w:t>valor_nuevo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0FC529CC"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w:t>
      </w:r>
    </w:p>
    <w:p w14:paraId="19E1418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evento_auditoria.id_evento_auditoria</w:t>
      </w:r>
      <w:proofErr w:type="spellEnd"/>
      <w:r w:rsidRPr="00AC570A">
        <w:rPr>
          <w:rFonts w:cstheme="minorHAnsi"/>
          <w:szCs w:val="24"/>
        </w:rPr>
        <w:t xml:space="preserve"> → </w:t>
      </w:r>
      <w:proofErr w:type="spellStart"/>
      <w:r w:rsidRPr="00AC570A">
        <w:rPr>
          <w:rFonts w:cstheme="minorHAnsi"/>
          <w:szCs w:val="24"/>
        </w:rPr>
        <w:t>detalle_evento_auditoria.id_evento_auditoria</w:t>
      </w:r>
      <w:proofErr w:type="spellEnd"/>
      <w:r w:rsidRPr="00AC570A">
        <w:rPr>
          <w:rFonts w:cstheme="minorHAnsi"/>
          <w:szCs w:val="24"/>
        </w:rPr>
        <w:t xml:space="preserve"> (interna)</w:t>
      </w:r>
    </w:p>
    <w:p w14:paraId="719B2696" w14:textId="6B265232" w:rsidR="00384247" w:rsidRDefault="0D476DC8" w:rsidP="00384247">
      <w:pPr>
        <w:pStyle w:val="Ttulo3"/>
      </w:pPr>
      <w:bookmarkStart w:id="847" w:name="_Toc232321795"/>
      <w:bookmarkStart w:id="848" w:name="_Toc232540730"/>
      <w:r>
        <w:t>9.1.7. Modelo relacional final</w:t>
      </w:r>
      <w:bookmarkEnd w:id="847"/>
      <w:bookmarkEnd w:id="848"/>
    </w:p>
    <w:p w14:paraId="127FD6E6" w14:textId="77777777" w:rsidR="00954F41" w:rsidRPr="00954F41" w:rsidRDefault="00954F41" w:rsidP="00954F41"/>
    <w:p w14:paraId="68244D30" w14:textId="77777777" w:rsidR="00384247" w:rsidRPr="00AC570A" w:rsidRDefault="00384247" w:rsidP="00384247">
      <w:pPr>
        <w:spacing w:line="360" w:lineRule="auto"/>
        <w:jc w:val="both"/>
        <w:rPr>
          <w:rFonts w:cstheme="minorHAnsi"/>
          <w:szCs w:val="24"/>
        </w:rPr>
      </w:pPr>
      <w:r w:rsidRPr="00AC570A">
        <w:rPr>
          <w:rFonts w:cstheme="minorHAnsi"/>
          <w:szCs w:val="24"/>
        </w:rPr>
        <w:t>El modelo relacional final consolida el resultado obtenido en 3FN. No se agregan nuevas relaciones respecto de la etapa anterior, sino que se deja el modelo lógico definitivo para transformarlo posteriormente al modelo físico.</w:t>
      </w:r>
    </w:p>
    <w:p w14:paraId="53B21EA7" w14:textId="77777777" w:rsidR="00384247" w:rsidRPr="00AC570A" w:rsidRDefault="00384247" w:rsidP="00384247">
      <w:pPr>
        <w:spacing w:line="360" w:lineRule="auto"/>
        <w:jc w:val="both"/>
        <w:rPr>
          <w:rFonts w:cstheme="minorHAnsi"/>
          <w:szCs w:val="24"/>
        </w:rPr>
      </w:pPr>
      <w:r w:rsidRPr="00AC570A">
        <w:rPr>
          <w:rFonts w:cstheme="minorHAnsi"/>
          <w:szCs w:val="24"/>
        </w:rPr>
        <w:t>El MR final mantiene 50 relaciones. En esta versión se dejan explícitas las claves foráneas internas y las dependencias externas necesarias para la integración con otros módulos.</w:t>
      </w:r>
    </w:p>
    <w:p w14:paraId="734EBBF0" w14:textId="77777777" w:rsidR="00384247" w:rsidRPr="00AC570A" w:rsidRDefault="0D476DC8" w:rsidP="00384247">
      <w:pPr>
        <w:pStyle w:val="Ttulo4"/>
      </w:pPr>
      <w:bookmarkStart w:id="849" w:name="_Toc232321796"/>
      <w:r>
        <w:t>MR final</w:t>
      </w:r>
      <w:bookmarkEnd w:id="849"/>
    </w:p>
    <w:p w14:paraId="2E8CED22" w14:textId="77777777" w:rsidR="00384247" w:rsidRPr="00AC570A" w:rsidRDefault="00384247" w:rsidP="00384247">
      <w:pPr>
        <w:spacing w:after="40" w:line="360" w:lineRule="auto"/>
        <w:jc w:val="both"/>
        <w:rPr>
          <w:rFonts w:cstheme="minorHAnsi"/>
          <w:szCs w:val="24"/>
        </w:rPr>
      </w:pPr>
      <w:r w:rsidRPr="00AC570A">
        <w:rPr>
          <w:rFonts w:cstheme="minorHAnsi"/>
          <w:szCs w:val="24"/>
        </w:rPr>
        <w:t>PK en negrita y subrayado continuo. FK con subrayado discontinuo. Las FK se indican debajo de la relación que las contiene.</w:t>
      </w:r>
    </w:p>
    <w:p w14:paraId="6F72106F" w14:textId="77777777" w:rsidR="00384247" w:rsidRPr="00AC570A" w:rsidRDefault="00384247" w:rsidP="00384247">
      <w:pPr>
        <w:spacing w:after="40" w:line="360" w:lineRule="auto"/>
        <w:jc w:val="both"/>
        <w:rPr>
          <w:rFonts w:cstheme="minorHAnsi"/>
          <w:szCs w:val="24"/>
        </w:rPr>
      </w:pPr>
      <w:r w:rsidRPr="00AC570A">
        <w:rPr>
          <w:rFonts w:cstheme="minorHAnsi"/>
          <w:szCs w:val="24"/>
        </w:rPr>
        <w:t>1. MONEDA</w:t>
      </w:r>
    </w:p>
    <w:p w14:paraId="05ED5F6C"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MONEDA(</w:t>
      </w:r>
      <w:proofErr w:type="spellStart"/>
      <w:proofErr w:type="gramEnd"/>
      <w:r w:rsidRPr="00AC570A">
        <w:rPr>
          <w:rFonts w:cstheme="minorHAnsi"/>
          <w:szCs w:val="24"/>
          <w:u w:val="single"/>
        </w:rPr>
        <w:t>id_moneda</w:t>
      </w:r>
      <w:proofErr w:type="spellEnd"/>
      <w:r w:rsidRPr="00AC570A">
        <w:rPr>
          <w:rFonts w:cstheme="minorHAnsi"/>
          <w:szCs w:val="24"/>
        </w:rPr>
        <w:t xml:space="preserve">, </w:t>
      </w:r>
      <w:proofErr w:type="spellStart"/>
      <w:r w:rsidRPr="00AC570A">
        <w:rPr>
          <w:rFonts w:cstheme="minorHAnsi"/>
          <w:szCs w:val="24"/>
        </w:rPr>
        <w:t>codigo_moneda</w:t>
      </w:r>
      <w:proofErr w:type="spellEnd"/>
      <w:r w:rsidRPr="00AC570A">
        <w:rPr>
          <w:rFonts w:cstheme="minorHAnsi"/>
          <w:szCs w:val="24"/>
        </w:rPr>
        <w:t xml:space="preserve">, </w:t>
      </w:r>
      <w:proofErr w:type="spellStart"/>
      <w:r w:rsidRPr="00AC570A">
        <w:rPr>
          <w:rFonts w:cstheme="minorHAnsi"/>
          <w:szCs w:val="24"/>
        </w:rPr>
        <w:t>nombre_moneda</w:t>
      </w:r>
      <w:proofErr w:type="spellEnd"/>
      <w:r w:rsidRPr="00AC570A">
        <w:rPr>
          <w:rFonts w:cstheme="minorHAnsi"/>
          <w:szCs w:val="24"/>
        </w:rPr>
        <w:t xml:space="preserve">, </w:t>
      </w:r>
      <w:proofErr w:type="spellStart"/>
      <w:r w:rsidRPr="00AC570A">
        <w:rPr>
          <w:rFonts w:cstheme="minorHAnsi"/>
          <w:szCs w:val="24"/>
        </w:rPr>
        <w:t>simbolo_moneda</w:t>
      </w:r>
      <w:proofErr w:type="spellEnd"/>
      <w:r w:rsidRPr="00AC570A">
        <w:rPr>
          <w:rFonts w:cstheme="minorHAnsi"/>
          <w:szCs w:val="24"/>
        </w:rPr>
        <w:t xml:space="preserve">, </w:t>
      </w:r>
      <w:proofErr w:type="spellStart"/>
      <w:r w:rsidRPr="00AC570A">
        <w:rPr>
          <w:rFonts w:cstheme="minorHAnsi"/>
          <w:szCs w:val="24"/>
        </w:rPr>
        <w:t>estado_moneda</w:t>
      </w:r>
      <w:proofErr w:type="spellEnd"/>
      <w:r w:rsidRPr="00AC570A">
        <w:rPr>
          <w:rFonts w:cstheme="minorHAnsi"/>
          <w:szCs w:val="24"/>
        </w:rPr>
        <w:t>)</w:t>
      </w:r>
    </w:p>
    <w:p w14:paraId="7E7277B0"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0866A9C1" w14:textId="77777777" w:rsidR="00384247" w:rsidRPr="00AC570A" w:rsidRDefault="00384247" w:rsidP="00384247">
      <w:pPr>
        <w:spacing w:after="40" w:line="360" w:lineRule="auto"/>
        <w:jc w:val="both"/>
        <w:rPr>
          <w:rFonts w:cstheme="minorHAnsi"/>
          <w:szCs w:val="24"/>
        </w:rPr>
      </w:pPr>
      <w:r w:rsidRPr="00AC570A">
        <w:rPr>
          <w:rFonts w:cstheme="minorHAnsi"/>
          <w:szCs w:val="24"/>
        </w:rPr>
        <w:t>2. TIPO_DOCUMENTO</w:t>
      </w:r>
    </w:p>
    <w:p w14:paraId="658B0CAE" w14:textId="77777777" w:rsidR="00384247" w:rsidRPr="00AC570A" w:rsidRDefault="00384247" w:rsidP="00384247">
      <w:pPr>
        <w:spacing w:after="40" w:line="360" w:lineRule="auto"/>
        <w:jc w:val="both"/>
        <w:rPr>
          <w:rFonts w:cstheme="minorHAnsi"/>
          <w:szCs w:val="24"/>
        </w:rPr>
      </w:pPr>
      <w:r w:rsidRPr="00AC570A">
        <w:rPr>
          <w:rFonts w:cstheme="minorHAnsi"/>
          <w:szCs w:val="24"/>
        </w:rPr>
        <w:t>TIPO_</w:t>
      </w:r>
      <w:proofErr w:type="gramStart"/>
      <w:r w:rsidRPr="00AC570A">
        <w:rPr>
          <w:rFonts w:cstheme="minorHAnsi"/>
          <w:szCs w:val="24"/>
        </w:rPr>
        <w:t>DOCUMENTO(</w:t>
      </w:r>
      <w:proofErr w:type="spellStart"/>
      <w:proofErr w:type="gramEnd"/>
      <w:r w:rsidRPr="00AC570A">
        <w:rPr>
          <w:rFonts w:cstheme="minorHAnsi"/>
          <w:szCs w:val="24"/>
          <w:u w:val="single"/>
        </w:rPr>
        <w:t>id_tipo_documento</w:t>
      </w:r>
      <w:proofErr w:type="spellEnd"/>
      <w:r w:rsidRPr="00AC570A">
        <w:rPr>
          <w:rFonts w:cstheme="minorHAnsi"/>
          <w:szCs w:val="24"/>
        </w:rPr>
        <w:t xml:space="preserve">, </w:t>
      </w:r>
      <w:proofErr w:type="spellStart"/>
      <w:r w:rsidRPr="00AC570A">
        <w:rPr>
          <w:rFonts w:cstheme="minorHAnsi"/>
          <w:szCs w:val="24"/>
        </w:rPr>
        <w:t>nombre_tipo_documento</w:t>
      </w:r>
      <w:proofErr w:type="spellEnd"/>
      <w:r w:rsidRPr="00AC570A">
        <w:rPr>
          <w:rFonts w:cstheme="minorHAnsi"/>
          <w:szCs w:val="24"/>
        </w:rPr>
        <w:t xml:space="preserve">, </w:t>
      </w:r>
      <w:proofErr w:type="spellStart"/>
      <w:r w:rsidRPr="00AC570A">
        <w:rPr>
          <w:rFonts w:cstheme="minorHAnsi"/>
          <w:szCs w:val="24"/>
        </w:rPr>
        <w:t>descripcion_tipo_documento</w:t>
      </w:r>
      <w:proofErr w:type="spellEnd"/>
      <w:r w:rsidRPr="00AC570A">
        <w:rPr>
          <w:rFonts w:cstheme="minorHAnsi"/>
          <w:szCs w:val="24"/>
        </w:rPr>
        <w:t xml:space="preserve">, </w:t>
      </w:r>
      <w:proofErr w:type="spellStart"/>
      <w:r w:rsidRPr="00AC570A">
        <w:rPr>
          <w:rFonts w:cstheme="minorHAnsi"/>
          <w:szCs w:val="24"/>
        </w:rPr>
        <w:t>aplica_venta</w:t>
      </w:r>
      <w:proofErr w:type="spellEnd"/>
      <w:r w:rsidRPr="00AC570A">
        <w:rPr>
          <w:rFonts w:cstheme="minorHAnsi"/>
          <w:szCs w:val="24"/>
        </w:rPr>
        <w:t xml:space="preserve">, </w:t>
      </w:r>
      <w:proofErr w:type="spellStart"/>
      <w:r w:rsidRPr="00AC570A">
        <w:rPr>
          <w:rFonts w:cstheme="minorHAnsi"/>
          <w:szCs w:val="24"/>
        </w:rPr>
        <w:t>aplica_compra</w:t>
      </w:r>
      <w:proofErr w:type="spellEnd"/>
      <w:r w:rsidRPr="00AC570A">
        <w:rPr>
          <w:rFonts w:cstheme="minorHAnsi"/>
          <w:szCs w:val="24"/>
        </w:rPr>
        <w:t xml:space="preserve">, </w:t>
      </w:r>
      <w:proofErr w:type="spellStart"/>
      <w:r w:rsidRPr="00AC570A">
        <w:rPr>
          <w:rFonts w:cstheme="minorHAnsi"/>
          <w:szCs w:val="24"/>
        </w:rPr>
        <w:t>requiere_vencimiento</w:t>
      </w:r>
      <w:proofErr w:type="spellEnd"/>
      <w:r w:rsidRPr="00AC570A">
        <w:rPr>
          <w:rFonts w:cstheme="minorHAnsi"/>
          <w:szCs w:val="24"/>
        </w:rPr>
        <w:t xml:space="preserve">, </w:t>
      </w:r>
      <w:proofErr w:type="spellStart"/>
      <w:r w:rsidRPr="00AC570A">
        <w:rPr>
          <w:rFonts w:cstheme="minorHAnsi"/>
          <w:szCs w:val="24"/>
        </w:rPr>
        <w:t>afecta_impuesto</w:t>
      </w:r>
      <w:proofErr w:type="spellEnd"/>
      <w:r w:rsidRPr="00AC570A">
        <w:rPr>
          <w:rFonts w:cstheme="minorHAnsi"/>
          <w:szCs w:val="24"/>
        </w:rPr>
        <w:t xml:space="preserve">, </w:t>
      </w:r>
      <w:proofErr w:type="spellStart"/>
      <w:r w:rsidRPr="00AC570A">
        <w:rPr>
          <w:rFonts w:cstheme="minorHAnsi"/>
          <w:szCs w:val="24"/>
        </w:rPr>
        <w:t>estado_tipo_documento</w:t>
      </w:r>
      <w:proofErr w:type="spellEnd"/>
      <w:r w:rsidRPr="00AC570A">
        <w:rPr>
          <w:rFonts w:cstheme="minorHAnsi"/>
          <w:szCs w:val="24"/>
        </w:rPr>
        <w:t>)</w:t>
      </w:r>
    </w:p>
    <w:p w14:paraId="22725890"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17BC4EA0" w14:textId="77777777" w:rsidR="00384247" w:rsidRPr="00AC570A" w:rsidRDefault="00384247" w:rsidP="00384247">
      <w:pPr>
        <w:spacing w:after="40" w:line="360" w:lineRule="auto"/>
        <w:jc w:val="both"/>
        <w:rPr>
          <w:rFonts w:cstheme="minorHAnsi"/>
          <w:szCs w:val="24"/>
        </w:rPr>
      </w:pPr>
      <w:r w:rsidRPr="00AC570A">
        <w:rPr>
          <w:rFonts w:cstheme="minorHAnsi"/>
          <w:szCs w:val="24"/>
        </w:rPr>
        <w:t>3. TIPO_CLIENTE_FINANCIERO</w:t>
      </w:r>
    </w:p>
    <w:p w14:paraId="2E212073"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TIPO_CLIENTE_</w:t>
      </w:r>
      <w:proofErr w:type="gramStart"/>
      <w:r w:rsidRPr="00AC570A">
        <w:rPr>
          <w:rFonts w:cstheme="minorHAnsi"/>
          <w:szCs w:val="24"/>
        </w:rPr>
        <w:t>FINANCIERO(</w:t>
      </w:r>
      <w:proofErr w:type="spellStart"/>
      <w:proofErr w:type="gramEnd"/>
      <w:r w:rsidRPr="00AC570A">
        <w:rPr>
          <w:rFonts w:cstheme="minorHAnsi"/>
          <w:szCs w:val="24"/>
          <w:u w:val="single"/>
        </w:rPr>
        <w:t>id_tipo_cliente_financiero</w:t>
      </w:r>
      <w:proofErr w:type="spellEnd"/>
      <w:r w:rsidRPr="00AC570A">
        <w:rPr>
          <w:rFonts w:cstheme="minorHAnsi"/>
          <w:szCs w:val="24"/>
        </w:rPr>
        <w:t xml:space="preserve">, </w:t>
      </w:r>
      <w:proofErr w:type="spellStart"/>
      <w:r w:rsidRPr="00AC570A">
        <w:rPr>
          <w:rFonts w:cstheme="minorHAnsi"/>
          <w:szCs w:val="24"/>
        </w:rPr>
        <w:t>nombre_tipo_cliente_financiero</w:t>
      </w:r>
      <w:proofErr w:type="spellEnd"/>
      <w:r w:rsidRPr="00AC570A">
        <w:rPr>
          <w:rFonts w:cstheme="minorHAnsi"/>
          <w:szCs w:val="24"/>
        </w:rPr>
        <w:t xml:space="preserve">, </w:t>
      </w:r>
      <w:proofErr w:type="spellStart"/>
      <w:r w:rsidRPr="00AC570A">
        <w:rPr>
          <w:rFonts w:cstheme="minorHAnsi"/>
          <w:szCs w:val="24"/>
        </w:rPr>
        <w:t>descripcion_tipo_cliente_financiero</w:t>
      </w:r>
      <w:proofErr w:type="spellEnd"/>
      <w:r w:rsidRPr="00AC570A">
        <w:rPr>
          <w:rFonts w:cstheme="minorHAnsi"/>
          <w:szCs w:val="24"/>
        </w:rPr>
        <w:t xml:space="preserve">, </w:t>
      </w:r>
      <w:proofErr w:type="spellStart"/>
      <w:r w:rsidRPr="00AC570A">
        <w:rPr>
          <w:rFonts w:cstheme="minorHAnsi"/>
          <w:szCs w:val="24"/>
        </w:rPr>
        <w:t>estado_tipo_cliente_financiero</w:t>
      </w:r>
      <w:proofErr w:type="spellEnd"/>
      <w:r w:rsidRPr="00AC570A">
        <w:rPr>
          <w:rFonts w:cstheme="minorHAnsi"/>
          <w:szCs w:val="24"/>
        </w:rPr>
        <w:t>)</w:t>
      </w:r>
    </w:p>
    <w:p w14:paraId="47E6AAD4"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773452B1" w14:textId="77777777" w:rsidR="00384247" w:rsidRPr="00AC570A" w:rsidRDefault="00384247" w:rsidP="00384247">
      <w:pPr>
        <w:spacing w:after="40" w:line="360" w:lineRule="auto"/>
        <w:jc w:val="both"/>
        <w:rPr>
          <w:rFonts w:cstheme="minorHAnsi"/>
          <w:szCs w:val="24"/>
        </w:rPr>
      </w:pPr>
      <w:r w:rsidRPr="00AC570A">
        <w:rPr>
          <w:rFonts w:cstheme="minorHAnsi"/>
          <w:szCs w:val="24"/>
        </w:rPr>
        <w:t>4. MEDIO_PAGO</w:t>
      </w:r>
    </w:p>
    <w:p w14:paraId="2D553BAD" w14:textId="77777777" w:rsidR="00384247" w:rsidRPr="00AC570A" w:rsidRDefault="00384247" w:rsidP="00384247">
      <w:pPr>
        <w:spacing w:after="40" w:line="360" w:lineRule="auto"/>
        <w:jc w:val="both"/>
        <w:rPr>
          <w:rFonts w:cstheme="minorHAnsi"/>
          <w:szCs w:val="24"/>
        </w:rPr>
      </w:pPr>
      <w:r w:rsidRPr="00AC570A">
        <w:rPr>
          <w:rFonts w:cstheme="minorHAnsi"/>
          <w:szCs w:val="24"/>
        </w:rPr>
        <w:t>MEDIO_</w:t>
      </w:r>
      <w:proofErr w:type="gramStart"/>
      <w:r w:rsidRPr="00AC570A">
        <w:rPr>
          <w:rFonts w:cstheme="minorHAnsi"/>
          <w:szCs w:val="24"/>
        </w:rPr>
        <w:t>PAGO(</w:t>
      </w:r>
      <w:proofErr w:type="spellStart"/>
      <w:proofErr w:type="gramEnd"/>
      <w:r w:rsidRPr="00AC570A">
        <w:rPr>
          <w:rFonts w:cstheme="minorHAnsi"/>
          <w:szCs w:val="24"/>
          <w:u w:val="single"/>
        </w:rPr>
        <w:t>id_medio_pago</w:t>
      </w:r>
      <w:proofErr w:type="spellEnd"/>
      <w:r w:rsidRPr="00AC570A">
        <w:rPr>
          <w:rFonts w:cstheme="minorHAnsi"/>
          <w:szCs w:val="24"/>
        </w:rPr>
        <w:t xml:space="preserve">, </w:t>
      </w:r>
      <w:proofErr w:type="spellStart"/>
      <w:r w:rsidRPr="00AC570A">
        <w:rPr>
          <w:rFonts w:cstheme="minorHAnsi"/>
          <w:szCs w:val="24"/>
        </w:rPr>
        <w:t>nombre_medio_pago</w:t>
      </w:r>
      <w:proofErr w:type="spellEnd"/>
      <w:r w:rsidRPr="00AC570A">
        <w:rPr>
          <w:rFonts w:cstheme="minorHAnsi"/>
          <w:szCs w:val="24"/>
        </w:rPr>
        <w:t xml:space="preserve">, </w:t>
      </w:r>
      <w:proofErr w:type="spellStart"/>
      <w:r w:rsidRPr="00AC570A">
        <w:rPr>
          <w:rFonts w:cstheme="minorHAnsi"/>
          <w:szCs w:val="24"/>
        </w:rPr>
        <w:t>descripcion_medio_pago</w:t>
      </w:r>
      <w:proofErr w:type="spellEnd"/>
      <w:r w:rsidRPr="00AC570A">
        <w:rPr>
          <w:rFonts w:cstheme="minorHAnsi"/>
          <w:szCs w:val="24"/>
        </w:rPr>
        <w:t xml:space="preserve">, </w:t>
      </w:r>
      <w:proofErr w:type="spellStart"/>
      <w:r w:rsidRPr="00AC570A">
        <w:rPr>
          <w:rFonts w:cstheme="minorHAnsi"/>
          <w:szCs w:val="24"/>
        </w:rPr>
        <w:t>estado_medio_pago</w:t>
      </w:r>
      <w:proofErr w:type="spellEnd"/>
      <w:r w:rsidRPr="00AC570A">
        <w:rPr>
          <w:rFonts w:cstheme="minorHAnsi"/>
          <w:szCs w:val="24"/>
        </w:rPr>
        <w:t>)</w:t>
      </w:r>
    </w:p>
    <w:p w14:paraId="39DF1A90"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3F0AE16D" w14:textId="77777777" w:rsidR="00384247" w:rsidRPr="00AC570A" w:rsidRDefault="00384247" w:rsidP="00384247">
      <w:pPr>
        <w:spacing w:after="40" w:line="360" w:lineRule="auto"/>
        <w:jc w:val="both"/>
        <w:rPr>
          <w:rFonts w:cstheme="minorHAnsi"/>
          <w:szCs w:val="24"/>
        </w:rPr>
      </w:pPr>
      <w:r w:rsidRPr="00AC570A">
        <w:rPr>
          <w:rFonts w:cstheme="minorHAnsi"/>
          <w:szCs w:val="24"/>
        </w:rPr>
        <w:t>5. CARGO</w:t>
      </w:r>
    </w:p>
    <w:p w14:paraId="1F76E7A5"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CARGO(</w:t>
      </w:r>
      <w:proofErr w:type="spellStart"/>
      <w:proofErr w:type="gramEnd"/>
      <w:r w:rsidRPr="00AC570A">
        <w:rPr>
          <w:rFonts w:cstheme="minorHAnsi"/>
          <w:szCs w:val="24"/>
          <w:u w:val="single"/>
        </w:rPr>
        <w:t>id_cargo</w:t>
      </w:r>
      <w:proofErr w:type="spellEnd"/>
      <w:r w:rsidRPr="00AC570A">
        <w:rPr>
          <w:rFonts w:cstheme="minorHAnsi"/>
          <w:szCs w:val="24"/>
        </w:rPr>
        <w:t xml:space="preserve">, </w:t>
      </w:r>
      <w:proofErr w:type="spellStart"/>
      <w:r w:rsidRPr="00AC570A">
        <w:rPr>
          <w:rFonts w:cstheme="minorHAnsi"/>
          <w:szCs w:val="24"/>
        </w:rPr>
        <w:t>nombre_cargo</w:t>
      </w:r>
      <w:proofErr w:type="spellEnd"/>
      <w:r w:rsidRPr="00AC570A">
        <w:rPr>
          <w:rFonts w:cstheme="minorHAnsi"/>
          <w:szCs w:val="24"/>
        </w:rPr>
        <w:t xml:space="preserve">, </w:t>
      </w:r>
      <w:proofErr w:type="spellStart"/>
      <w:r w:rsidRPr="00AC570A">
        <w:rPr>
          <w:rFonts w:cstheme="minorHAnsi"/>
          <w:szCs w:val="24"/>
        </w:rPr>
        <w:t>descripcion_cargo</w:t>
      </w:r>
      <w:proofErr w:type="spellEnd"/>
      <w:r w:rsidRPr="00AC570A">
        <w:rPr>
          <w:rFonts w:cstheme="minorHAnsi"/>
          <w:szCs w:val="24"/>
        </w:rPr>
        <w:t xml:space="preserve">, </w:t>
      </w:r>
      <w:proofErr w:type="spellStart"/>
      <w:r w:rsidRPr="00AC570A">
        <w:rPr>
          <w:rFonts w:cstheme="minorHAnsi"/>
          <w:szCs w:val="24"/>
        </w:rPr>
        <w:t>estado_cargo</w:t>
      </w:r>
      <w:proofErr w:type="spellEnd"/>
      <w:r w:rsidRPr="00AC570A">
        <w:rPr>
          <w:rFonts w:cstheme="minorHAnsi"/>
          <w:szCs w:val="24"/>
        </w:rPr>
        <w:t>)</w:t>
      </w:r>
    </w:p>
    <w:p w14:paraId="2FA15EA3"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5CB867CF" w14:textId="77777777" w:rsidR="00384247" w:rsidRPr="00AC570A" w:rsidRDefault="00384247" w:rsidP="00384247">
      <w:pPr>
        <w:spacing w:after="40" w:line="360" w:lineRule="auto"/>
        <w:jc w:val="both"/>
        <w:rPr>
          <w:rFonts w:cstheme="minorHAnsi"/>
          <w:szCs w:val="24"/>
        </w:rPr>
      </w:pPr>
      <w:r w:rsidRPr="00AC570A">
        <w:rPr>
          <w:rFonts w:cstheme="minorHAnsi"/>
          <w:szCs w:val="24"/>
        </w:rPr>
        <w:t>6. TIPO_VINCULO_LABORAL</w:t>
      </w:r>
    </w:p>
    <w:p w14:paraId="29734CD0" w14:textId="77777777" w:rsidR="00384247" w:rsidRPr="00AC570A" w:rsidRDefault="00384247" w:rsidP="00384247">
      <w:pPr>
        <w:spacing w:after="40" w:line="360" w:lineRule="auto"/>
        <w:jc w:val="both"/>
        <w:rPr>
          <w:rFonts w:cstheme="minorHAnsi"/>
          <w:szCs w:val="24"/>
        </w:rPr>
      </w:pPr>
      <w:r w:rsidRPr="00AC570A">
        <w:rPr>
          <w:rFonts w:cstheme="minorHAnsi"/>
          <w:szCs w:val="24"/>
        </w:rPr>
        <w:t>TIPO_VINCULO_</w:t>
      </w:r>
      <w:proofErr w:type="gramStart"/>
      <w:r w:rsidRPr="00AC570A">
        <w:rPr>
          <w:rFonts w:cstheme="minorHAnsi"/>
          <w:szCs w:val="24"/>
        </w:rPr>
        <w:t>LABORAL(</w:t>
      </w:r>
      <w:proofErr w:type="spellStart"/>
      <w:proofErr w:type="gramEnd"/>
      <w:r w:rsidRPr="00AC570A">
        <w:rPr>
          <w:rFonts w:cstheme="minorHAnsi"/>
          <w:szCs w:val="24"/>
          <w:u w:val="single"/>
        </w:rPr>
        <w:t>id_tipo_vinculo_laboral</w:t>
      </w:r>
      <w:proofErr w:type="spellEnd"/>
      <w:r w:rsidRPr="00AC570A">
        <w:rPr>
          <w:rFonts w:cstheme="minorHAnsi"/>
          <w:szCs w:val="24"/>
        </w:rPr>
        <w:t xml:space="preserve">, </w:t>
      </w:r>
      <w:proofErr w:type="spellStart"/>
      <w:r w:rsidRPr="00AC570A">
        <w:rPr>
          <w:rFonts w:cstheme="minorHAnsi"/>
          <w:szCs w:val="24"/>
        </w:rPr>
        <w:t>nombre_tipo_vinculo_laboral</w:t>
      </w:r>
      <w:proofErr w:type="spellEnd"/>
      <w:r w:rsidRPr="00AC570A">
        <w:rPr>
          <w:rFonts w:cstheme="minorHAnsi"/>
          <w:szCs w:val="24"/>
        </w:rPr>
        <w:t xml:space="preserve">, </w:t>
      </w:r>
      <w:proofErr w:type="spellStart"/>
      <w:r w:rsidRPr="00AC570A">
        <w:rPr>
          <w:rFonts w:cstheme="minorHAnsi"/>
          <w:szCs w:val="24"/>
        </w:rPr>
        <w:t>descripcion_tipo_vinculo_laboral</w:t>
      </w:r>
      <w:proofErr w:type="spellEnd"/>
      <w:r w:rsidRPr="00AC570A">
        <w:rPr>
          <w:rFonts w:cstheme="minorHAnsi"/>
          <w:szCs w:val="24"/>
        </w:rPr>
        <w:t xml:space="preserve">, </w:t>
      </w:r>
      <w:proofErr w:type="spellStart"/>
      <w:r w:rsidRPr="00AC570A">
        <w:rPr>
          <w:rFonts w:cstheme="minorHAnsi"/>
          <w:szCs w:val="24"/>
        </w:rPr>
        <w:t>estado_tipo_vinculo_laboral</w:t>
      </w:r>
      <w:proofErr w:type="spellEnd"/>
      <w:r w:rsidRPr="00AC570A">
        <w:rPr>
          <w:rFonts w:cstheme="minorHAnsi"/>
          <w:szCs w:val="24"/>
        </w:rPr>
        <w:t>)</w:t>
      </w:r>
    </w:p>
    <w:p w14:paraId="47568E85"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5EA65EAE" w14:textId="77777777" w:rsidR="00384247" w:rsidRPr="00AC570A" w:rsidRDefault="00384247" w:rsidP="00384247">
      <w:pPr>
        <w:spacing w:after="40" w:line="360" w:lineRule="auto"/>
        <w:jc w:val="both"/>
        <w:rPr>
          <w:rFonts w:cstheme="minorHAnsi"/>
          <w:szCs w:val="24"/>
        </w:rPr>
      </w:pPr>
      <w:r w:rsidRPr="00AC570A">
        <w:rPr>
          <w:rFonts w:cstheme="minorHAnsi"/>
          <w:szCs w:val="24"/>
        </w:rPr>
        <w:t>7. AFP</w:t>
      </w:r>
    </w:p>
    <w:p w14:paraId="2F8B154D"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AFP(</w:t>
      </w:r>
      <w:proofErr w:type="spellStart"/>
      <w:proofErr w:type="gramEnd"/>
      <w:r w:rsidRPr="00AC570A">
        <w:rPr>
          <w:rFonts w:cstheme="minorHAnsi"/>
          <w:szCs w:val="24"/>
          <w:u w:val="single"/>
        </w:rPr>
        <w:t>id_afp</w:t>
      </w:r>
      <w:proofErr w:type="spellEnd"/>
      <w:r w:rsidRPr="00AC570A">
        <w:rPr>
          <w:rFonts w:cstheme="minorHAnsi"/>
          <w:szCs w:val="24"/>
        </w:rPr>
        <w:t xml:space="preserve">, </w:t>
      </w:r>
      <w:proofErr w:type="spellStart"/>
      <w:r w:rsidRPr="00AC570A">
        <w:rPr>
          <w:rFonts w:cstheme="minorHAnsi"/>
          <w:szCs w:val="24"/>
        </w:rPr>
        <w:t>nombre_afp</w:t>
      </w:r>
      <w:proofErr w:type="spellEnd"/>
      <w:r w:rsidRPr="00AC570A">
        <w:rPr>
          <w:rFonts w:cstheme="minorHAnsi"/>
          <w:szCs w:val="24"/>
        </w:rPr>
        <w:t xml:space="preserve">, </w:t>
      </w:r>
      <w:proofErr w:type="spellStart"/>
      <w:r w:rsidRPr="00AC570A">
        <w:rPr>
          <w:rFonts w:cstheme="minorHAnsi"/>
          <w:szCs w:val="24"/>
        </w:rPr>
        <w:t>estado_afp</w:t>
      </w:r>
      <w:proofErr w:type="spellEnd"/>
      <w:r w:rsidRPr="00AC570A">
        <w:rPr>
          <w:rFonts w:cstheme="minorHAnsi"/>
          <w:szCs w:val="24"/>
        </w:rPr>
        <w:t>)</w:t>
      </w:r>
    </w:p>
    <w:p w14:paraId="05BCE785"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3B0A83CD" w14:textId="77777777" w:rsidR="00384247" w:rsidRPr="00AC570A" w:rsidRDefault="00384247" w:rsidP="00384247">
      <w:pPr>
        <w:spacing w:after="40" w:line="360" w:lineRule="auto"/>
        <w:jc w:val="both"/>
        <w:rPr>
          <w:rFonts w:cstheme="minorHAnsi"/>
          <w:szCs w:val="24"/>
        </w:rPr>
      </w:pPr>
      <w:r w:rsidRPr="00AC570A">
        <w:rPr>
          <w:rFonts w:cstheme="minorHAnsi"/>
          <w:szCs w:val="24"/>
        </w:rPr>
        <w:t>8. PREVISION_SALUD</w:t>
      </w:r>
    </w:p>
    <w:p w14:paraId="1D6F28F1" w14:textId="77777777" w:rsidR="00384247" w:rsidRPr="00AC570A" w:rsidRDefault="00384247" w:rsidP="00384247">
      <w:pPr>
        <w:spacing w:after="40" w:line="360" w:lineRule="auto"/>
        <w:jc w:val="both"/>
        <w:rPr>
          <w:rFonts w:cstheme="minorHAnsi"/>
          <w:szCs w:val="24"/>
        </w:rPr>
      </w:pPr>
      <w:r w:rsidRPr="00AC570A">
        <w:rPr>
          <w:rFonts w:cstheme="minorHAnsi"/>
          <w:szCs w:val="24"/>
        </w:rPr>
        <w:t>PREVISION_</w:t>
      </w:r>
      <w:proofErr w:type="gramStart"/>
      <w:r w:rsidRPr="00AC570A">
        <w:rPr>
          <w:rFonts w:cstheme="minorHAnsi"/>
          <w:szCs w:val="24"/>
        </w:rPr>
        <w:t>SALUD(</w:t>
      </w:r>
      <w:proofErr w:type="spellStart"/>
      <w:proofErr w:type="gramEnd"/>
      <w:r w:rsidRPr="00AC570A">
        <w:rPr>
          <w:rFonts w:cstheme="minorHAnsi"/>
          <w:szCs w:val="24"/>
          <w:u w:val="single"/>
        </w:rPr>
        <w:t>id_prevision_salud</w:t>
      </w:r>
      <w:proofErr w:type="spellEnd"/>
      <w:r w:rsidRPr="00AC570A">
        <w:rPr>
          <w:rFonts w:cstheme="minorHAnsi"/>
          <w:szCs w:val="24"/>
        </w:rPr>
        <w:t xml:space="preserve">, </w:t>
      </w:r>
      <w:proofErr w:type="spellStart"/>
      <w:r w:rsidRPr="00AC570A">
        <w:rPr>
          <w:rFonts w:cstheme="minorHAnsi"/>
          <w:szCs w:val="24"/>
        </w:rPr>
        <w:t>nombre_prevision_salud</w:t>
      </w:r>
      <w:proofErr w:type="spellEnd"/>
      <w:r w:rsidRPr="00AC570A">
        <w:rPr>
          <w:rFonts w:cstheme="minorHAnsi"/>
          <w:szCs w:val="24"/>
        </w:rPr>
        <w:t xml:space="preserve">, </w:t>
      </w:r>
      <w:proofErr w:type="spellStart"/>
      <w:r w:rsidRPr="00AC570A">
        <w:rPr>
          <w:rFonts w:cstheme="minorHAnsi"/>
          <w:szCs w:val="24"/>
        </w:rPr>
        <w:t>tipo_prevision_salud</w:t>
      </w:r>
      <w:proofErr w:type="spellEnd"/>
      <w:r w:rsidRPr="00AC570A">
        <w:rPr>
          <w:rFonts w:cstheme="minorHAnsi"/>
          <w:szCs w:val="24"/>
        </w:rPr>
        <w:t xml:space="preserve">, </w:t>
      </w:r>
      <w:proofErr w:type="spellStart"/>
      <w:r w:rsidRPr="00AC570A">
        <w:rPr>
          <w:rFonts w:cstheme="minorHAnsi"/>
          <w:szCs w:val="24"/>
        </w:rPr>
        <w:t>estado_prevision_salud</w:t>
      </w:r>
      <w:proofErr w:type="spellEnd"/>
      <w:r w:rsidRPr="00AC570A">
        <w:rPr>
          <w:rFonts w:cstheme="minorHAnsi"/>
          <w:szCs w:val="24"/>
        </w:rPr>
        <w:t>)</w:t>
      </w:r>
    </w:p>
    <w:p w14:paraId="4C825461"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3EEBFB3C" w14:textId="77777777" w:rsidR="00384247" w:rsidRPr="00AC570A" w:rsidRDefault="00384247" w:rsidP="00384247">
      <w:pPr>
        <w:spacing w:after="40" w:line="360" w:lineRule="auto"/>
        <w:jc w:val="both"/>
        <w:rPr>
          <w:rFonts w:cstheme="minorHAnsi"/>
          <w:szCs w:val="24"/>
        </w:rPr>
      </w:pPr>
      <w:r w:rsidRPr="00AC570A">
        <w:rPr>
          <w:rFonts w:cstheme="minorHAnsi"/>
          <w:szCs w:val="24"/>
        </w:rPr>
        <w:t>9. TIPO_IDENTIFICADOR</w:t>
      </w:r>
    </w:p>
    <w:p w14:paraId="7E11F925" w14:textId="77777777" w:rsidR="00384247" w:rsidRPr="00AC570A" w:rsidRDefault="00384247" w:rsidP="00384247">
      <w:pPr>
        <w:spacing w:after="40" w:line="360" w:lineRule="auto"/>
        <w:jc w:val="both"/>
        <w:rPr>
          <w:rFonts w:cstheme="minorHAnsi"/>
          <w:szCs w:val="24"/>
        </w:rPr>
      </w:pPr>
      <w:r w:rsidRPr="00AC570A">
        <w:rPr>
          <w:rFonts w:cstheme="minorHAnsi"/>
          <w:szCs w:val="24"/>
        </w:rPr>
        <w:t>TIPO_</w:t>
      </w:r>
      <w:proofErr w:type="gramStart"/>
      <w:r w:rsidRPr="00AC570A">
        <w:rPr>
          <w:rFonts w:cstheme="minorHAnsi"/>
          <w:szCs w:val="24"/>
        </w:rPr>
        <w:t>IDENTIFICADOR(</w:t>
      </w:r>
      <w:proofErr w:type="spellStart"/>
      <w:proofErr w:type="gramEnd"/>
      <w:r w:rsidRPr="00AC570A">
        <w:rPr>
          <w:rFonts w:cstheme="minorHAnsi"/>
          <w:szCs w:val="24"/>
          <w:u w:val="single"/>
        </w:rPr>
        <w:t>id_tipo_identificador</w:t>
      </w:r>
      <w:proofErr w:type="spellEnd"/>
      <w:r w:rsidRPr="00AC570A">
        <w:rPr>
          <w:rFonts w:cstheme="minorHAnsi"/>
          <w:szCs w:val="24"/>
        </w:rPr>
        <w:t xml:space="preserve">, </w:t>
      </w:r>
      <w:proofErr w:type="spellStart"/>
      <w:r w:rsidRPr="00AC570A">
        <w:rPr>
          <w:rFonts w:cstheme="minorHAnsi"/>
          <w:szCs w:val="24"/>
        </w:rPr>
        <w:t>nombre_tipo_identificador</w:t>
      </w:r>
      <w:proofErr w:type="spellEnd"/>
      <w:r w:rsidRPr="00AC570A">
        <w:rPr>
          <w:rFonts w:cstheme="minorHAnsi"/>
          <w:szCs w:val="24"/>
        </w:rPr>
        <w:t xml:space="preserve">, </w:t>
      </w:r>
      <w:proofErr w:type="spellStart"/>
      <w:r w:rsidRPr="00AC570A">
        <w:rPr>
          <w:rFonts w:cstheme="minorHAnsi"/>
          <w:szCs w:val="24"/>
        </w:rPr>
        <w:t>descripcion_tipo_identificador</w:t>
      </w:r>
      <w:proofErr w:type="spellEnd"/>
      <w:r w:rsidRPr="00AC570A">
        <w:rPr>
          <w:rFonts w:cstheme="minorHAnsi"/>
          <w:szCs w:val="24"/>
        </w:rPr>
        <w:t xml:space="preserve">, </w:t>
      </w:r>
      <w:proofErr w:type="spellStart"/>
      <w:r w:rsidRPr="00AC570A">
        <w:rPr>
          <w:rFonts w:cstheme="minorHAnsi"/>
          <w:szCs w:val="24"/>
        </w:rPr>
        <w:t>estado_tipo_identificador</w:t>
      </w:r>
      <w:proofErr w:type="spellEnd"/>
      <w:r w:rsidRPr="00AC570A">
        <w:rPr>
          <w:rFonts w:cstheme="minorHAnsi"/>
          <w:szCs w:val="24"/>
        </w:rPr>
        <w:t>)</w:t>
      </w:r>
    </w:p>
    <w:p w14:paraId="1290042B"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39FCA5AF" w14:textId="77777777" w:rsidR="00384247" w:rsidRPr="00AC570A" w:rsidRDefault="00384247" w:rsidP="00384247">
      <w:pPr>
        <w:spacing w:after="40" w:line="360" w:lineRule="auto"/>
        <w:jc w:val="both"/>
        <w:rPr>
          <w:rFonts w:cstheme="minorHAnsi"/>
          <w:szCs w:val="24"/>
        </w:rPr>
      </w:pPr>
      <w:r w:rsidRPr="00AC570A">
        <w:rPr>
          <w:rFonts w:cstheme="minorHAnsi"/>
          <w:szCs w:val="24"/>
        </w:rPr>
        <w:t>10. PAIS</w:t>
      </w:r>
    </w:p>
    <w:p w14:paraId="2C6D1007"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lastRenderedPageBreak/>
        <w:t>PAIS(</w:t>
      </w:r>
      <w:proofErr w:type="spellStart"/>
      <w:proofErr w:type="gramEnd"/>
      <w:r w:rsidRPr="00AC570A">
        <w:rPr>
          <w:rFonts w:cstheme="minorHAnsi"/>
          <w:szCs w:val="24"/>
          <w:u w:val="single"/>
        </w:rPr>
        <w:t>id_pais</w:t>
      </w:r>
      <w:proofErr w:type="spellEnd"/>
      <w:r w:rsidRPr="00AC570A">
        <w:rPr>
          <w:rFonts w:cstheme="minorHAnsi"/>
          <w:szCs w:val="24"/>
        </w:rPr>
        <w:t xml:space="preserve">, </w:t>
      </w:r>
      <w:proofErr w:type="spellStart"/>
      <w:r w:rsidRPr="00AC570A">
        <w:rPr>
          <w:rFonts w:cstheme="minorHAnsi"/>
          <w:szCs w:val="24"/>
        </w:rPr>
        <w:t>nombre_pais</w:t>
      </w:r>
      <w:proofErr w:type="spellEnd"/>
      <w:r w:rsidRPr="00AC570A">
        <w:rPr>
          <w:rFonts w:cstheme="minorHAnsi"/>
          <w:szCs w:val="24"/>
        </w:rPr>
        <w:t xml:space="preserve">, </w:t>
      </w:r>
      <w:proofErr w:type="spellStart"/>
      <w:r w:rsidRPr="00AC570A">
        <w:rPr>
          <w:rFonts w:cstheme="minorHAnsi"/>
          <w:szCs w:val="24"/>
        </w:rPr>
        <w:t>codigo_iso_pais</w:t>
      </w:r>
      <w:proofErr w:type="spellEnd"/>
      <w:r w:rsidRPr="00AC570A">
        <w:rPr>
          <w:rFonts w:cstheme="minorHAnsi"/>
          <w:szCs w:val="24"/>
        </w:rPr>
        <w:t xml:space="preserve">, </w:t>
      </w:r>
      <w:proofErr w:type="spellStart"/>
      <w:r w:rsidRPr="00AC570A">
        <w:rPr>
          <w:rFonts w:cstheme="minorHAnsi"/>
          <w:szCs w:val="24"/>
        </w:rPr>
        <w:t>estado_pais</w:t>
      </w:r>
      <w:proofErr w:type="spellEnd"/>
      <w:r w:rsidRPr="00AC570A">
        <w:rPr>
          <w:rFonts w:cstheme="minorHAnsi"/>
          <w:szCs w:val="24"/>
        </w:rPr>
        <w:t>)</w:t>
      </w:r>
    </w:p>
    <w:p w14:paraId="6F0CB422"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55676327" w14:textId="77777777" w:rsidR="00384247" w:rsidRPr="00AC570A" w:rsidRDefault="00384247" w:rsidP="00384247">
      <w:pPr>
        <w:spacing w:after="40" w:line="360" w:lineRule="auto"/>
        <w:jc w:val="both"/>
        <w:rPr>
          <w:rFonts w:cstheme="minorHAnsi"/>
          <w:szCs w:val="24"/>
        </w:rPr>
      </w:pPr>
      <w:r w:rsidRPr="00AC570A">
        <w:rPr>
          <w:rFonts w:cstheme="minorHAnsi"/>
          <w:szCs w:val="24"/>
        </w:rPr>
        <w:t>11. CONCEPTO_REMUNERACION</w:t>
      </w:r>
    </w:p>
    <w:p w14:paraId="7A53B119" w14:textId="77777777" w:rsidR="00384247" w:rsidRPr="00AC570A" w:rsidRDefault="00384247" w:rsidP="00384247">
      <w:pPr>
        <w:spacing w:after="40" w:line="360" w:lineRule="auto"/>
        <w:jc w:val="both"/>
        <w:rPr>
          <w:rFonts w:cstheme="minorHAnsi"/>
          <w:szCs w:val="24"/>
        </w:rPr>
      </w:pPr>
      <w:r w:rsidRPr="00AC570A">
        <w:rPr>
          <w:rFonts w:cstheme="minorHAnsi"/>
          <w:szCs w:val="24"/>
        </w:rPr>
        <w:t>CONCEPTO_</w:t>
      </w:r>
      <w:proofErr w:type="gramStart"/>
      <w:r w:rsidRPr="00AC570A">
        <w:rPr>
          <w:rFonts w:cstheme="minorHAnsi"/>
          <w:szCs w:val="24"/>
        </w:rPr>
        <w:t>REMUNERACION(</w:t>
      </w:r>
      <w:proofErr w:type="spellStart"/>
      <w:proofErr w:type="gramEnd"/>
      <w:r w:rsidRPr="00AC570A">
        <w:rPr>
          <w:rFonts w:cstheme="minorHAnsi"/>
          <w:szCs w:val="24"/>
          <w:u w:val="single"/>
        </w:rPr>
        <w:t>id_concepto_remuneracion</w:t>
      </w:r>
      <w:proofErr w:type="spellEnd"/>
      <w:r w:rsidRPr="00AC570A">
        <w:rPr>
          <w:rFonts w:cstheme="minorHAnsi"/>
          <w:szCs w:val="24"/>
        </w:rPr>
        <w:t xml:space="preserve">, </w:t>
      </w:r>
      <w:proofErr w:type="spellStart"/>
      <w:r w:rsidRPr="00AC570A">
        <w:rPr>
          <w:rFonts w:cstheme="minorHAnsi"/>
          <w:szCs w:val="24"/>
        </w:rPr>
        <w:t>nombre_concepto</w:t>
      </w:r>
      <w:proofErr w:type="spellEnd"/>
      <w:r w:rsidRPr="00AC570A">
        <w:rPr>
          <w:rFonts w:cstheme="minorHAnsi"/>
          <w:szCs w:val="24"/>
        </w:rPr>
        <w:t xml:space="preserve">, </w:t>
      </w:r>
      <w:proofErr w:type="spellStart"/>
      <w:r w:rsidRPr="00AC570A">
        <w:rPr>
          <w:rFonts w:cstheme="minorHAnsi"/>
          <w:szCs w:val="24"/>
        </w:rPr>
        <w:t>descripcion_concepto</w:t>
      </w:r>
      <w:proofErr w:type="spellEnd"/>
      <w:r w:rsidRPr="00AC570A">
        <w:rPr>
          <w:rFonts w:cstheme="minorHAnsi"/>
          <w:szCs w:val="24"/>
        </w:rPr>
        <w:t xml:space="preserve">, </w:t>
      </w:r>
      <w:proofErr w:type="spellStart"/>
      <w:r w:rsidRPr="00AC570A">
        <w:rPr>
          <w:rFonts w:cstheme="minorHAnsi"/>
          <w:szCs w:val="24"/>
        </w:rPr>
        <w:t>naturaleza_concepto</w:t>
      </w:r>
      <w:proofErr w:type="spellEnd"/>
      <w:r w:rsidRPr="00AC570A">
        <w:rPr>
          <w:rFonts w:cstheme="minorHAnsi"/>
          <w:szCs w:val="24"/>
        </w:rPr>
        <w:t xml:space="preserve">, </w:t>
      </w:r>
      <w:proofErr w:type="spellStart"/>
      <w:r w:rsidRPr="00AC570A">
        <w:rPr>
          <w:rFonts w:cstheme="minorHAnsi"/>
          <w:szCs w:val="24"/>
        </w:rPr>
        <w:t>estado_concepto</w:t>
      </w:r>
      <w:proofErr w:type="spellEnd"/>
      <w:r w:rsidRPr="00AC570A">
        <w:rPr>
          <w:rFonts w:cstheme="minorHAnsi"/>
          <w:szCs w:val="24"/>
        </w:rPr>
        <w:t>)</w:t>
      </w:r>
    </w:p>
    <w:p w14:paraId="77BDF56E"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4D7D65C9" w14:textId="77777777" w:rsidR="00384247" w:rsidRPr="00AC570A" w:rsidRDefault="00384247" w:rsidP="00384247">
      <w:pPr>
        <w:spacing w:after="40" w:line="360" w:lineRule="auto"/>
        <w:jc w:val="both"/>
        <w:rPr>
          <w:rFonts w:cstheme="minorHAnsi"/>
          <w:szCs w:val="24"/>
        </w:rPr>
      </w:pPr>
      <w:r w:rsidRPr="00AC570A">
        <w:rPr>
          <w:rFonts w:cstheme="minorHAnsi"/>
          <w:szCs w:val="24"/>
        </w:rPr>
        <w:t>12. CLIENTE_FINANCIERO</w:t>
      </w:r>
    </w:p>
    <w:p w14:paraId="5EB6AE5A" w14:textId="77777777" w:rsidR="00384247" w:rsidRPr="00AC570A" w:rsidRDefault="00384247" w:rsidP="00384247">
      <w:pPr>
        <w:spacing w:after="40" w:line="360" w:lineRule="auto"/>
        <w:jc w:val="both"/>
        <w:rPr>
          <w:rFonts w:cstheme="minorHAnsi"/>
          <w:szCs w:val="24"/>
        </w:rPr>
      </w:pPr>
      <w:r w:rsidRPr="00AC570A">
        <w:rPr>
          <w:rFonts w:cstheme="minorHAnsi"/>
          <w:szCs w:val="24"/>
        </w:rPr>
        <w:t>CLIENTE_</w:t>
      </w:r>
      <w:proofErr w:type="gramStart"/>
      <w:r w:rsidRPr="00AC570A">
        <w:rPr>
          <w:rFonts w:cstheme="minorHAnsi"/>
          <w:szCs w:val="24"/>
        </w:rPr>
        <w:t>FINANCIERO(</w:t>
      </w:r>
      <w:proofErr w:type="spellStart"/>
      <w:proofErr w:type="gramEnd"/>
      <w:r w:rsidRPr="00AC570A">
        <w:rPr>
          <w:rFonts w:cstheme="minorHAnsi"/>
          <w:szCs w:val="24"/>
          <w:u w:val="single"/>
        </w:rPr>
        <w:t>id_cliente_financiero</w:t>
      </w:r>
      <w:proofErr w:type="spellEnd"/>
      <w:r w:rsidRPr="00AC570A">
        <w:rPr>
          <w:rFonts w:cstheme="minorHAnsi"/>
          <w:szCs w:val="24"/>
        </w:rPr>
        <w:t xml:space="preserve">, </w:t>
      </w:r>
      <w:proofErr w:type="spellStart"/>
      <w:r w:rsidRPr="00AC570A">
        <w:rPr>
          <w:rFonts w:cstheme="minorHAnsi"/>
          <w:szCs w:val="24"/>
          <w:u w:val="dash"/>
        </w:rPr>
        <w:t>rut_cliente</w:t>
      </w:r>
      <w:proofErr w:type="spellEnd"/>
      <w:r w:rsidRPr="00AC570A">
        <w:rPr>
          <w:rFonts w:cstheme="minorHAnsi"/>
          <w:szCs w:val="24"/>
        </w:rPr>
        <w:t xml:space="preserve">, </w:t>
      </w:r>
      <w:proofErr w:type="spellStart"/>
      <w:r w:rsidRPr="00AC570A">
        <w:rPr>
          <w:rFonts w:cstheme="minorHAnsi"/>
          <w:szCs w:val="24"/>
          <w:u w:val="dash"/>
        </w:rPr>
        <w:t>id_tipo_cliente_financiero</w:t>
      </w:r>
      <w:proofErr w:type="spellEnd"/>
      <w:r w:rsidRPr="00AC570A">
        <w:rPr>
          <w:rFonts w:cstheme="minorHAnsi"/>
          <w:szCs w:val="24"/>
        </w:rPr>
        <w:t xml:space="preserve">, </w:t>
      </w:r>
      <w:proofErr w:type="spellStart"/>
      <w:r w:rsidRPr="00AC570A">
        <w:rPr>
          <w:rFonts w:cstheme="minorHAnsi"/>
          <w:szCs w:val="24"/>
        </w:rPr>
        <w:t>nombre_razon_social_referencia</w:t>
      </w:r>
      <w:proofErr w:type="spellEnd"/>
      <w:r w:rsidRPr="00AC570A">
        <w:rPr>
          <w:rFonts w:cstheme="minorHAnsi"/>
          <w:szCs w:val="24"/>
        </w:rPr>
        <w:t xml:space="preserve">, </w:t>
      </w:r>
      <w:proofErr w:type="spellStart"/>
      <w:r w:rsidRPr="00AC570A">
        <w:rPr>
          <w:rFonts w:cstheme="minorHAnsi"/>
          <w:szCs w:val="24"/>
        </w:rPr>
        <w:t>contacto_financiero</w:t>
      </w:r>
      <w:proofErr w:type="spellEnd"/>
      <w:r w:rsidRPr="00AC570A">
        <w:rPr>
          <w:rFonts w:cstheme="minorHAnsi"/>
          <w:szCs w:val="24"/>
        </w:rPr>
        <w:t xml:space="preserve">, </w:t>
      </w:r>
      <w:proofErr w:type="spellStart"/>
      <w:r w:rsidRPr="00AC570A">
        <w:rPr>
          <w:rFonts w:cstheme="minorHAnsi"/>
          <w:szCs w:val="24"/>
        </w:rPr>
        <w:t>correo_financiero</w:t>
      </w:r>
      <w:proofErr w:type="spellEnd"/>
      <w:r w:rsidRPr="00AC570A">
        <w:rPr>
          <w:rFonts w:cstheme="minorHAnsi"/>
          <w:szCs w:val="24"/>
        </w:rPr>
        <w:t xml:space="preserve">, </w:t>
      </w:r>
      <w:proofErr w:type="spellStart"/>
      <w:r w:rsidRPr="00AC570A">
        <w:rPr>
          <w:rFonts w:cstheme="minorHAnsi"/>
          <w:szCs w:val="24"/>
        </w:rPr>
        <w:t>telefono_financiero</w:t>
      </w:r>
      <w:proofErr w:type="spellEnd"/>
      <w:r w:rsidRPr="00AC570A">
        <w:rPr>
          <w:rFonts w:cstheme="minorHAnsi"/>
          <w:szCs w:val="24"/>
        </w:rPr>
        <w:t xml:space="preserve">, </w:t>
      </w:r>
      <w:proofErr w:type="spellStart"/>
      <w:r w:rsidRPr="00AC570A">
        <w:rPr>
          <w:rFonts w:cstheme="minorHAnsi"/>
          <w:szCs w:val="24"/>
        </w:rPr>
        <w:t>estado_financiero</w:t>
      </w:r>
      <w:proofErr w:type="spellEnd"/>
      <w:r w:rsidRPr="00AC570A">
        <w:rPr>
          <w:rFonts w:cstheme="minorHAnsi"/>
          <w:szCs w:val="24"/>
        </w:rPr>
        <w:t xml:space="preserve">, </w:t>
      </w:r>
      <w:proofErr w:type="spellStart"/>
      <w:r w:rsidRPr="00AC570A">
        <w:rPr>
          <w:rFonts w:cstheme="minorHAnsi"/>
          <w:szCs w:val="24"/>
        </w:rPr>
        <w:t>fecha_actualizacion_datos_cliente</w:t>
      </w:r>
      <w:proofErr w:type="spellEnd"/>
      <w:r w:rsidRPr="00AC570A">
        <w:rPr>
          <w:rFonts w:cstheme="minorHAnsi"/>
          <w:szCs w:val="24"/>
        </w:rPr>
        <w:t>)</w:t>
      </w:r>
    </w:p>
    <w:p w14:paraId="214BA6D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6E4C280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base_general_clientes.rut_cliente</w:t>
      </w:r>
      <w:proofErr w:type="spellEnd"/>
      <w:r w:rsidRPr="00AC570A">
        <w:rPr>
          <w:rFonts w:cstheme="minorHAnsi"/>
          <w:szCs w:val="24"/>
        </w:rPr>
        <w:t xml:space="preserve"> → </w:t>
      </w:r>
      <w:proofErr w:type="spellStart"/>
      <w:r w:rsidRPr="00AC570A">
        <w:rPr>
          <w:rFonts w:cstheme="minorHAnsi"/>
          <w:szCs w:val="24"/>
        </w:rPr>
        <w:t>cliente_financiero.rut_cliente</w:t>
      </w:r>
      <w:proofErr w:type="spellEnd"/>
      <w:r w:rsidRPr="00AC570A">
        <w:rPr>
          <w:rFonts w:cstheme="minorHAnsi"/>
          <w:szCs w:val="24"/>
        </w:rPr>
        <w:t xml:space="preserve"> (externa)</w:t>
      </w:r>
    </w:p>
    <w:p w14:paraId="7AA9390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tipo_cliente_financiero.id_tipo_cliente_financiero</w:t>
      </w:r>
      <w:proofErr w:type="spellEnd"/>
      <w:r w:rsidRPr="00AC570A">
        <w:rPr>
          <w:rFonts w:cstheme="minorHAnsi"/>
          <w:szCs w:val="24"/>
        </w:rPr>
        <w:t xml:space="preserve"> → </w:t>
      </w:r>
      <w:proofErr w:type="spellStart"/>
      <w:r w:rsidRPr="00AC570A">
        <w:rPr>
          <w:rFonts w:cstheme="minorHAnsi"/>
          <w:szCs w:val="24"/>
        </w:rPr>
        <w:t>cliente_financiero.id_tipo_cliente_financiero</w:t>
      </w:r>
      <w:proofErr w:type="spellEnd"/>
      <w:r w:rsidRPr="00AC570A">
        <w:rPr>
          <w:rFonts w:cstheme="minorHAnsi"/>
          <w:szCs w:val="24"/>
        </w:rPr>
        <w:t xml:space="preserve"> (interna)</w:t>
      </w:r>
    </w:p>
    <w:p w14:paraId="48FEF972" w14:textId="77777777" w:rsidR="00384247" w:rsidRPr="00AC570A" w:rsidRDefault="00384247" w:rsidP="00384247">
      <w:pPr>
        <w:spacing w:after="40" w:line="360" w:lineRule="auto"/>
        <w:jc w:val="both"/>
        <w:rPr>
          <w:rFonts w:cstheme="minorHAnsi"/>
          <w:szCs w:val="24"/>
        </w:rPr>
      </w:pPr>
      <w:r w:rsidRPr="00AC570A">
        <w:rPr>
          <w:rFonts w:cstheme="minorHAnsi"/>
          <w:szCs w:val="24"/>
        </w:rPr>
        <w:t>13. FICHA_CLIENTE</w:t>
      </w:r>
    </w:p>
    <w:p w14:paraId="78B47422" w14:textId="77777777" w:rsidR="00384247" w:rsidRPr="00AC570A" w:rsidRDefault="00384247" w:rsidP="00384247">
      <w:pPr>
        <w:spacing w:after="40" w:line="360" w:lineRule="auto"/>
        <w:jc w:val="both"/>
        <w:rPr>
          <w:rFonts w:cstheme="minorHAnsi"/>
          <w:szCs w:val="24"/>
        </w:rPr>
      </w:pPr>
      <w:r w:rsidRPr="00AC570A">
        <w:rPr>
          <w:rFonts w:cstheme="minorHAnsi"/>
          <w:szCs w:val="24"/>
        </w:rPr>
        <w:t>FICHA_</w:t>
      </w:r>
      <w:proofErr w:type="gramStart"/>
      <w:r w:rsidRPr="00AC570A">
        <w:rPr>
          <w:rFonts w:cstheme="minorHAnsi"/>
          <w:szCs w:val="24"/>
        </w:rPr>
        <w:t>CLIENTE(</w:t>
      </w:r>
      <w:proofErr w:type="spellStart"/>
      <w:proofErr w:type="gramEnd"/>
      <w:r w:rsidRPr="00AC570A">
        <w:rPr>
          <w:rFonts w:cstheme="minorHAnsi"/>
          <w:szCs w:val="24"/>
          <w:u w:val="single"/>
        </w:rPr>
        <w:t>id_ficha_cliente</w:t>
      </w:r>
      <w:proofErr w:type="spellEnd"/>
      <w:r w:rsidRPr="00AC570A">
        <w:rPr>
          <w:rFonts w:cstheme="minorHAnsi"/>
          <w:szCs w:val="24"/>
        </w:rPr>
        <w:t xml:space="preserve">, </w:t>
      </w:r>
      <w:proofErr w:type="spellStart"/>
      <w:r w:rsidRPr="00AC570A">
        <w:rPr>
          <w:rFonts w:cstheme="minorHAnsi"/>
          <w:szCs w:val="24"/>
          <w:u w:val="dash"/>
        </w:rPr>
        <w:t>id_cliente_financiero</w:t>
      </w:r>
      <w:proofErr w:type="spellEnd"/>
      <w:r w:rsidRPr="00AC570A">
        <w:rPr>
          <w:rFonts w:cstheme="minorHAnsi"/>
          <w:szCs w:val="24"/>
        </w:rPr>
        <w:t xml:space="preserve">, </w:t>
      </w:r>
      <w:proofErr w:type="spellStart"/>
      <w:r w:rsidRPr="00AC570A">
        <w:rPr>
          <w:rFonts w:cstheme="minorHAnsi"/>
          <w:szCs w:val="24"/>
        </w:rPr>
        <w:t>fecha_creacion</w:t>
      </w:r>
      <w:proofErr w:type="spellEnd"/>
      <w:r w:rsidRPr="00AC570A">
        <w:rPr>
          <w:rFonts w:cstheme="minorHAnsi"/>
          <w:szCs w:val="24"/>
        </w:rPr>
        <w:t xml:space="preserve">, </w:t>
      </w:r>
      <w:proofErr w:type="spellStart"/>
      <w:r w:rsidRPr="00AC570A">
        <w:rPr>
          <w:rFonts w:cstheme="minorHAnsi"/>
          <w:szCs w:val="24"/>
        </w:rPr>
        <w:t>estado_ficha</w:t>
      </w:r>
      <w:proofErr w:type="spellEnd"/>
      <w:r w:rsidRPr="00AC570A">
        <w:rPr>
          <w:rFonts w:cstheme="minorHAnsi"/>
          <w:szCs w:val="24"/>
        </w:rPr>
        <w:t xml:space="preserve">, </w:t>
      </w:r>
      <w:proofErr w:type="spellStart"/>
      <w:r w:rsidRPr="00AC570A">
        <w:rPr>
          <w:rFonts w:cstheme="minorHAnsi"/>
          <w:szCs w:val="24"/>
        </w:rPr>
        <w:t>fecha_ultima_revision</w:t>
      </w:r>
      <w:proofErr w:type="spellEnd"/>
      <w:r w:rsidRPr="00AC570A">
        <w:rPr>
          <w:rFonts w:cstheme="minorHAnsi"/>
          <w:szCs w:val="24"/>
        </w:rPr>
        <w:t xml:space="preserve">, </w:t>
      </w:r>
      <w:proofErr w:type="spellStart"/>
      <w:r w:rsidRPr="00AC570A">
        <w:rPr>
          <w:rFonts w:cstheme="minorHAnsi"/>
          <w:szCs w:val="24"/>
        </w:rPr>
        <w:t>observacion_financiera_general</w:t>
      </w:r>
      <w:proofErr w:type="spellEnd"/>
      <w:r w:rsidRPr="00AC570A">
        <w:rPr>
          <w:rFonts w:cstheme="minorHAnsi"/>
          <w:szCs w:val="24"/>
        </w:rPr>
        <w:t>)</w:t>
      </w:r>
    </w:p>
    <w:p w14:paraId="3DD847DE"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2D49F1E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cliente_financiero.id_cliente_financiero</w:t>
      </w:r>
      <w:proofErr w:type="spellEnd"/>
      <w:r w:rsidRPr="00AC570A">
        <w:rPr>
          <w:rFonts w:cstheme="minorHAnsi"/>
          <w:szCs w:val="24"/>
        </w:rPr>
        <w:t xml:space="preserve"> → </w:t>
      </w:r>
      <w:proofErr w:type="spellStart"/>
      <w:r w:rsidRPr="00AC570A">
        <w:rPr>
          <w:rFonts w:cstheme="minorHAnsi"/>
          <w:szCs w:val="24"/>
        </w:rPr>
        <w:t>ficha_cliente.id_cliente_financiero</w:t>
      </w:r>
      <w:proofErr w:type="spellEnd"/>
      <w:r w:rsidRPr="00AC570A">
        <w:rPr>
          <w:rFonts w:cstheme="minorHAnsi"/>
          <w:szCs w:val="24"/>
        </w:rPr>
        <w:t xml:space="preserve"> (interna)</w:t>
      </w:r>
    </w:p>
    <w:p w14:paraId="08D1239A" w14:textId="77777777" w:rsidR="00384247" w:rsidRPr="00AC570A" w:rsidRDefault="00384247" w:rsidP="00384247">
      <w:pPr>
        <w:spacing w:after="40" w:line="360" w:lineRule="auto"/>
        <w:jc w:val="both"/>
        <w:rPr>
          <w:rFonts w:cstheme="minorHAnsi"/>
          <w:szCs w:val="24"/>
        </w:rPr>
      </w:pPr>
      <w:r w:rsidRPr="00AC570A">
        <w:rPr>
          <w:rFonts w:cstheme="minorHAnsi"/>
          <w:szCs w:val="24"/>
        </w:rPr>
        <w:t>14. COTIZACION</w:t>
      </w:r>
    </w:p>
    <w:p w14:paraId="5A4F7CC5"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COTIZACION(</w:t>
      </w:r>
      <w:proofErr w:type="spellStart"/>
      <w:proofErr w:type="gramEnd"/>
      <w:r w:rsidRPr="00AC570A">
        <w:rPr>
          <w:rFonts w:cstheme="minorHAnsi"/>
          <w:szCs w:val="24"/>
          <w:u w:val="single"/>
        </w:rPr>
        <w:t>id_cotizacion</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fecha_vigencia</w:t>
      </w:r>
      <w:proofErr w:type="spellEnd"/>
      <w:r w:rsidRPr="00AC570A">
        <w:rPr>
          <w:rFonts w:cstheme="minorHAnsi"/>
          <w:szCs w:val="24"/>
        </w:rPr>
        <w:t xml:space="preserve">, </w:t>
      </w:r>
      <w:proofErr w:type="spellStart"/>
      <w:r w:rsidRPr="00AC570A">
        <w:rPr>
          <w:rFonts w:cstheme="minorHAnsi"/>
          <w:szCs w:val="24"/>
        </w:rPr>
        <w:t>subtotal_costos_estimados</w:t>
      </w:r>
      <w:proofErr w:type="spellEnd"/>
      <w:r w:rsidRPr="00AC570A">
        <w:rPr>
          <w:rFonts w:cstheme="minorHAnsi"/>
          <w:szCs w:val="24"/>
        </w:rPr>
        <w:t xml:space="preserve">, </w:t>
      </w:r>
      <w:proofErr w:type="spellStart"/>
      <w:r w:rsidRPr="00AC570A">
        <w:rPr>
          <w:rFonts w:cstheme="minorHAnsi"/>
          <w:szCs w:val="24"/>
        </w:rPr>
        <w:t>margen_esperado</w:t>
      </w:r>
      <w:proofErr w:type="spellEnd"/>
      <w:r w:rsidRPr="00AC570A">
        <w:rPr>
          <w:rFonts w:cstheme="minorHAnsi"/>
          <w:szCs w:val="24"/>
        </w:rPr>
        <w:t xml:space="preserve">, </w:t>
      </w:r>
      <w:proofErr w:type="spellStart"/>
      <w:r w:rsidRPr="00AC570A">
        <w:rPr>
          <w:rFonts w:cstheme="minorHAnsi"/>
          <w:szCs w:val="24"/>
        </w:rPr>
        <w:t>precio_sugerido</w:t>
      </w:r>
      <w:proofErr w:type="spellEnd"/>
      <w:r w:rsidRPr="00AC570A">
        <w:rPr>
          <w:rFonts w:cstheme="minorHAnsi"/>
          <w:szCs w:val="24"/>
        </w:rPr>
        <w:t xml:space="preserve">, </w:t>
      </w:r>
      <w:proofErr w:type="spellStart"/>
      <w:r w:rsidRPr="00AC570A">
        <w:rPr>
          <w:rFonts w:cstheme="minorHAnsi"/>
          <w:szCs w:val="24"/>
        </w:rPr>
        <w:t>monto_total_estimado</w:t>
      </w:r>
      <w:proofErr w:type="spellEnd"/>
      <w:r w:rsidRPr="00AC570A">
        <w:rPr>
          <w:rFonts w:cstheme="minorHAnsi"/>
          <w:szCs w:val="24"/>
        </w:rPr>
        <w:t xml:space="preserve">, </w:t>
      </w:r>
      <w:proofErr w:type="spellStart"/>
      <w:r w:rsidRPr="00AC570A">
        <w:rPr>
          <w:rFonts w:cstheme="minorHAnsi"/>
          <w:szCs w:val="24"/>
        </w:rPr>
        <w:t>estado_cotizacion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67289C1"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631B721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cotizacion.id_ficha_cliente</w:t>
      </w:r>
      <w:proofErr w:type="spellEnd"/>
      <w:r w:rsidRPr="00AC570A">
        <w:rPr>
          <w:rFonts w:cstheme="minorHAnsi"/>
          <w:szCs w:val="24"/>
        </w:rPr>
        <w:t xml:space="preserve"> (interna)</w:t>
      </w:r>
    </w:p>
    <w:p w14:paraId="2EF42F4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cotizacion.id_moneda</w:t>
      </w:r>
      <w:proofErr w:type="spellEnd"/>
      <w:r w:rsidRPr="00AC570A">
        <w:rPr>
          <w:rFonts w:cstheme="minorHAnsi"/>
          <w:szCs w:val="24"/>
        </w:rPr>
        <w:t xml:space="preserve"> (interna)</w:t>
      </w:r>
    </w:p>
    <w:p w14:paraId="68C576C0" w14:textId="77777777" w:rsidR="00384247" w:rsidRPr="00AC570A" w:rsidRDefault="00384247" w:rsidP="00384247">
      <w:pPr>
        <w:spacing w:after="40" w:line="360" w:lineRule="auto"/>
        <w:jc w:val="both"/>
        <w:rPr>
          <w:rFonts w:cstheme="minorHAnsi"/>
          <w:szCs w:val="24"/>
        </w:rPr>
      </w:pPr>
      <w:r w:rsidRPr="00AC570A">
        <w:rPr>
          <w:rFonts w:cstheme="minorHAnsi"/>
          <w:szCs w:val="24"/>
        </w:rPr>
        <w:t>15. DETALLE_COTIZACION</w:t>
      </w:r>
    </w:p>
    <w:p w14:paraId="7A698F0B"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DETALLE_</w:t>
      </w:r>
      <w:proofErr w:type="gramStart"/>
      <w:r w:rsidRPr="00AC570A">
        <w:rPr>
          <w:rFonts w:cstheme="minorHAnsi"/>
          <w:szCs w:val="24"/>
        </w:rPr>
        <w:t>COTIZACION(</w:t>
      </w:r>
      <w:proofErr w:type="spellStart"/>
      <w:proofErr w:type="gramEnd"/>
      <w:r w:rsidRPr="00AC570A">
        <w:rPr>
          <w:rFonts w:cstheme="minorHAnsi"/>
          <w:szCs w:val="24"/>
          <w:u w:val="single"/>
        </w:rPr>
        <w:t>id_detalle_cotizacion</w:t>
      </w:r>
      <w:proofErr w:type="spellEnd"/>
      <w:r w:rsidRPr="00AC570A">
        <w:rPr>
          <w:rFonts w:cstheme="minorHAnsi"/>
          <w:szCs w:val="24"/>
        </w:rPr>
        <w:t xml:space="preserve">, </w:t>
      </w:r>
      <w:proofErr w:type="spellStart"/>
      <w:r w:rsidRPr="00AC570A">
        <w:rPr>
          <w:rFonts w:cstheme="minorHAnsi"/>
          <w:szCs w:val="24"/>
          <w:u w:val="dash"/>
        </w:rPr>
        <w:t>id_cotizacion</w:t>
      </w:r>
      <w:proofErr w:type="spellEnd"/>
      <w:r w:rsidRPr="00AC570A">
        <w:rPr>
          <w:rFonts w:cstheme="minorHAnsi"/>
          <w:szCs w:val="24"/>
        </w:rPr>
        <w:t xml:space="preserve">, </w:t>
      </w:r>
      <w:proofErr w:type="spellStart"/>
      <w:r w:rsidRPr="00AC570A">
        <w:rPr>
          <w:rFonts w:cstheme="minorHAnsi"/>
          <w:szCs w:val="24"/>
          <w:u w:val="dash"/>
        </w:rPr>
        <w:t>id_item_comercial</w:t>
      </w:r>
      <w:proofErr w:type="spellEnd"/>
      <w:r w:rsidRPr="00AC570A">
        <w:rPr>
          <w:rFonts w:cstheme="minorHAnsi"/>
          <w:szCs w:val="24"/>
        </w:rPr>
        <w:t xml:space="preserve">, </w:t>
      </w:r>
      <w:proofErr w:type="spellStart"/>
      <w:r w:rsidRPr="00AC570A">
        <w:rPr>
          <w:rFonts w:cstheme="minorHAnsi"/>
          <w:szCs w:val="24"/>
        </w:rPr>
        <w:t>cantidad_item</w:t>
      </w:r>
      <w:proofErr w:type="spellEnd"/>
      <w:r w:rsidRPr="00AC570A">
        <w:rPr>
          <w:rFonts w:cstheme="minorHAnsi"/>
          <w:szCs w:val="24"/>
        </w:rPr>
        <w:t xml:space="preserve">, </w:t>
      </w:r>
      <w:proofErr w:type="spellStart"/>
      <w:r w:rsidRPr="00AC570A">
        <w:rPr>
          <w:rFonts w:cstheme="minorHAnsi"/>
          <w:szCs w:val="24"/>
        </w:rPr>
        <w:t>medida_alto_referencial</w:t>
      </w:r>
      <w:proofErr w:type="spellEnd"/>
      <w:r w:rsidRPr="00AC570A">
        <w:rPr>
          <w:rFonts w:cstheme="minorHAnsi"/>
          <w:szCs w:val="24"/>
        </w:rPr>
        <w:t xml:space="preserve">, </w:t>
      </w:r>
      <w:proofErr w:type="spellStart"/>
      <w:r w:rsidRPr="00AC570A">
        <w:rPr>
          <w:rFonts w:cstheme="minorHAnsi"/>
          <w:szCs w:val="24"/>
        </w:rPr>
        <w:t>medida_ancho_referencial</w:t>
      </w:r>
      <w:proofErr w:type="spellEnd"/>
      <w:r w:rsidRPr="00AC570A">
        <w:rPr>
          <w:rFonts w:cstheme="minorHAnsi"/>
          <w:szCs w:val="24"/>
        </w:rPr>
        <w:t xml:space="preserve">, </w:t>
      </w:r>
      <w:proofErr w:type="spellStart"/>
      <w:r w:rsidRPr="00AC570A">
        <w:rPr>
          <w:rFonts w:cstheme="minorHAnsi"/>
          <w:szCs w:val="24"/>
        </w:rPr>
        <w:t>medida_espesor_referencial</w:t>
      </w:r>
      <w:proofErr w:type="spellEnd"/>
      <w:r w:rsidRPr="00AC570A">
        <w:rPr>
          <w:rFonts w:cstheme="minorHAnsi"/>
          <w:szCs w:val="24"/>
        </w:rPr>
        <w:t xml:space="preserve">, </w:t>
      </w:r>
      <w:proofErr w:type="spellStart"/>
      <w:r w:rsidRPr="00AC570A">
        <w:rPr>
          <w:rFonts w:cstheme="minorHAnsi"/>
          <w:szCs w:val="24"/>
        </w:rPr>
        <w:t>descripcion_item_cotizado</w:t>
      </w:r>
      <w:proofErr w:type="spellEnd"/>
      <w:r w:rsidRPr="00AC570A">
        <w:rPr>
          <w:rFonts w:cstheme="minorHAnsi"/>
          <w:szCs w:val="24"/>
        </w:rPr>
        <w:t xml:space="preserve">, </w:t>
      </w:r>
      <w:proofErr w:type="spellStart"/>
      <w:r w:rsidRPr="00AC570A">
        <w:rPr>
          <w:rFonts w:cstheme="minorHAnsi"/>
          <w:szCs w:val="24"/>
        </w:rPr>
        <w:t>observacion_medidas</w:t>
      </w:r>
      <w:proofErr w:type="spellEnd"/>
      <w:r w:rsidRPr="00AC570A">
        <w:rPr>
          <w:rFonts w:cstheme="minorHAnsi"/>
          <w:szCs w:val="24"/>
        </w:rPr>
        <w:t xml:space="preserve">, </w:t>
      </w:r>
      <w:proofErr w:type="spellStart"/>
      <w:r w:rsidRPr="00AC570A">
        <w:rPr>
          <w:rFonts w:cstheme="minorHAnsi"/>
          <w:szCs w:val="24"/>
        </w:rPr>
        <w:t>subtotal_item_estimado</w:t>
      </w:r>
      <w:proofErr w:type="spellEnd"/>
      <w:r w:rsidRPr="00AC570A">
        <w:rPr>
          <w:rFonts w:cstheme="minorHAnsi"/>
          <w:szCs w:val="24"/>
        </w:rPr>
        <w:t>)</w:t>
      </w:r>
    </w:p>
    <w:p w14:paraId="3EA19D6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5920040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cotizacion.id_cotizacion</w:t>
      </w:r>
      <w:proofErr w:type="spellEnd"/>
      <w:r w:rsidRPr="00AC570A">
        <w:rPr>
          <w:rFonts w:cstheme="minorHAnsi"/>
          <w:szCs w:val="24"/>
        </w:rPr>
        <w:t xml:space="preserve"> → </w:t>
      </w:r>
      <w:proofErr w:type="spellStart"/>
      <w:r w:rsidRPr="00AC570A">
        <w:rPr>
          <w:rFonts w:cstheme="minorHAnsi"/>
          <w:szCs w:val="24"/>
        </w:rPr>
        <w:t>detalle_cotizacion.id_cotizacion</w:t>
      </w:r>
      <w:proofErr w:type="spellEnd"/>
      <w:r w:rsidRPr="00AC570A">
        <w:rPr>
          <w:rFonts w:cstheme="minorHAnsi"/>
          <w:szCs w:val="24"/>
        </w:rPr>
        <w:t xml:space="preserve"> (interna)</w:t>
      </w:r>
    </w:p>
    <w:p w14:paraId="3C4786A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item_comercial.id_item_comercial</w:t>
      </w:r>
      <w:proofErr w:type="spellEnd"/>
      <w:r w:rsidRPr="00AC570A">
        <w:rPr>
          <w:rFonts w:cstheme="minorHAnsi"/>
          <w:szCs w:val="24"/>
        </w:rPr>
        <w:t xml:space="preserve"> → </w:t>
      </w:r>
      <w:proofErr w:type="spellStart"/>
      <w:r w:rsidRPr="00AC570A">
        <w:rPr>
          <w:rFonts w:cstheme="minorHAnsi"/>
          <w:szCs w:val="24"/>
        </w:rPr>
        <w:t>detalle_cotizacion.id_item_comercial</w:t>
      </w:r>
      <w:proofErr w:type="spellEnd"/>
      <w:r w:rsidRPr="00AC570A">
        <w:rPr>
          <w:rFonts w:cstheme="minorHAnsi"/>
          <w:szCs w:val="24"/>
        </w:rPr>
        <w:t xml:space="preserve"> (externa)</w:t>
      </w:r>
    </w:p>
    <w:p w14:paraId="1F0606D8" w14:textId="77777777" w:rsidR="00384247" w:rsidRPr="00AC570A" w:rsidRDefault="00384247" w:rsidP="00384247">
      <w:pPr>
        <w:spacing w:after="40" w:line="360" w:lineRule="auto"/>
        <w:jc w:val="both"/>
        <w:rPr>
          <w:rFonts w:cstheme="minorHAnsi"/>
          <w:szCs w:val="24"/>
        </w:rPr>
      </w:pPr>
      <w:r w:rsidRPr="00AC570A">
        <w:rPr>
          <w:rFonts w:cstheme="minorHAnsi"/>
          <w:szCs w:val="24"/>
        </w:rPr>
        <w:t>16. HISTORIAL_PRECIO_MATERIAL</w:t>
      </w:r>
    </w:p>
    <w:p w14:paraId="45415333" w14:textId="77777777" w:rsidR="00384247" w:rsidRPr="00AC570A" w:rsidRDefault="00384247" w:rsidP="00384247">
      <w:pPr>
        <w:spacing w:after="40" w:line="360" w:lineRule="auto"/>
        <w:jc w:val="both"/>
        <w:rPr>
          <w:rFonts w:cstheme="minorHAnsi"/>
          <w:szCs w:val="24"/>
        </w:rPr>
      </w:pPr>
      <w:r w:rsidRPr="00AC570A">
        <w:rPr>
          <w:rFonts w:cstheme="minorHAnsi"/>
          <w:szCs w:val="24"/>
        </w:rPr>
        <w:t>HISTORIAL_PRECIO_</w:t>
      </w:r>
      <w:proofErr w:type="gramStart"/>
      <w:r w:rsidRPr="00AC570A">
        <w:rPr>
          <w:rFonts w:cstheme="minorHAnsi"/>
          <w:szCs w:val="24"/>
        </w:rPr>
        <w:t>MATERIAL(</w:t>
      </w:r>
      <w:proofErr w:type="spellStart"/>
      <w:proofErr w:type="gramEnd"/>
      <w:r w:rsidRPr="00AC570A">
        <w:rPr>
          <w:rFonts w:cstheme="minorHAnsi"/>
          <w:szCs w:val="24"/>
          <w:u w:val="single"/>
        </w:rPr>
        <w:t>id_historial_precio_material</w:t>
      </w:r>
      <w:proofErr w:type="spellEnd"/>
      <w:r w:rsidRPr="00AC570A">
        <w:rPr>
          <w:rFonts w:cstheme="minorHAnsi"/>
          <w:szCs w:val="24"/>
        </w:rPr>
        <w:t xml:space="preserve">, </w:t>
      </w:r>
      <w:proofErr w:type="spellStart"/>
      <w:r w:rsidRPr="00AC570A">
        <w:rPr>
          <w:rFonts w:cstheme="minorHAnsi"/>
          <w:szCs w:val="24"/>
          <w:u w:val="dash"/>
        </w:rPr>
        <w:t>material_sku</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precio_unitario</w:t>
      </w:r>
      <w:proofErr w:type="spellEnd"/>
      <w:r w:rsidRPr="00AC570A">
        <w:rPr>
          <w:rFonts w:cstheme="minorHAnsi"/>
          <w:szCs w:val="24"/>
        </w:rPr>
        <w:t xml:space="preserve">,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precio_unitario_convertido</w:t>
      </w:r>
      <w:proofErr w:type="spellEnd"/>
      <w:r w:rsidRPr="00AC570A">
        <w:rPr>
          <w:rFonts w:cstheme="minorHAnsi"/>
          <w:szCs w:val="24"/>
        </w:rPr>
        <w:t xml:space="preserve">, </w:t>
      </w:r>
      <w:proofErr w:type="spellStart"/>
      <w:r w:rsidRPr="00AC570A">
        <w:rPr>
          <w:rFonts w:cstheme="minorHAnsi"/>
          <w:szCs w:val="24"/>
        </w:rPr>
        <w:t>fecha_registro</w:t>
      </w:r>
      <w:proofErr w:type="spellEnd"/>
      <w:r w:rsidRPr="00AC570A">
        <w:rPr>
          <w:rFonts w:cstheme="minorHAnsi"/>
          <w:szCs w:val="24"/>
        </w:rPr>
        <w:t xml:space="preserve">, </w:t>
      </w:r>
      <w:proofErr w:type="spellStart"/>
      <w:r w:rsidRPr="00AC570A">
        <w:rPr>
          <w:rFonts w:cstheme="minorHAnsi"/>
          <w:szCs w:val="24"/>
        </w:rPr>
        <w:t>fecha_vigencia_inicio</w:t>
      </w:r>
      <w:proofErr w:type="spellEnd"/>
      <w:r w:rsidRPr="00AC570A">
        <w:rPr>
          <w:rFonts w:cstheme="minorHAnsi"/>
          <w:szCs w:val="24"/>
        </w:rPr>
        <w:t xml:space="preserve">, </w:t>
      </w:r>
      <w:proofErr w:type="spellStart"/>
      <w:r w:rsidRPr="00AC570A">
        <w:rPr>
          <w:rFonts w:cstheme="minorHAnsi"/>
          <w:szCs w:val="24"/>
        </w:rPr>
        <w:t>fecha_vigencia_fin</w:t>
      </w:r>
      <w:proofErr w:type="spellEnd"/>
      <w:r w:rsidRPr="00AC570A">
        <w:rPr>
          <w:rFonts w:cstheme="minorHAnsi"/>
          <w:szCs w:val="24"/>
        </w:rPr>
        <w:t xml:space="preserve">, </w:t>
      </w:r>
      <w:proofErr w:type="spellStart"/>
      <w:r w:rsidRPr="00AC570A">
        <w:rPr>
          <w:rFonts w:cstheme="minorHAnsi"/>
          <w:szCs w:val="24"/>
        </w:rPr>
        <w:t>estado_precio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621B759"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0683B9C9" w14:textId="77777777" w:rsidR="00384247" w:rsidRPr="00AC570A" w:rsidRDefault="00384247" w:rsidP="00384247">
      <w:pPr>
        <w:spacing w:after="40" w:line="360" w:lineRule="auto"/>
        <w:jc w:val="both"/>
        <w:rPr>
          <w:rFonts w:cstheme="minorHAnsi"/>
          <w:szCs w:val="24"/>
        </w:rPr>
      </w:pPr>
      <w:proofErr w:type="spellStart"/>
      <w:proofErr w:type="gramStart"/>
      <w:r w:rsidRPr="00AC570A">
        <w:rPr>
          <w:rFonts w:cstheme="minorHAnsi"/>
          <w:szCs w:val="24"/>
        </w:rPr>
        <w:t>material.material</w:t>
      </w:r>
      <w:proofErr w:type="gramEnd"/>
      <w:r w:rsidRPr="00AC570A">
        <w:rPr>
          <w:rFonts w:cstheme="minorHAnsi"/>
          <w:szCs w:val="24"/>
        </w:rPr>
        <w:t>_sku</w:t>
      </w:r>
      <w:proofErr w:type="spellEnd"/>
      <w:r w:rsidRPr="00AC570A">
        <w:rPr>
          <w:rFonts w:cstheme="minorHAnsi"/>
          <w:szCs w:val="24"/>
        </w:rPr>
        <w:t xml:space="preserve"> → </w:t>
      </w:r>
      <w:proofErr w:type="spellStart"/>
      <w:r w:rsidRPr="00AC570A">
        <w:rPr>
          <w:rFonts w:cstheme="minorHAnsi"/>
          <w:szCs w:val="24"/>
        </w:rPr>
        <w:t>historial_precio_</w:t>
      </w:r>
      <w:proofErr w:type="gramStart"/>
      <w:r w:rsidRPr="00AC570A">
        <w:rPr>
          <w:rFonts w:cstheme="minorHAnsi"/>
          <w:szCs w:val="24"/>
        </w:rPr>
        <w:t>material.material</w:t>
      </w:r>
      <w:proofErr w:type="gramEnd"/>
      <w:r w:rsidRPr="00AC570A">
        <w:rPr>
          <w:rFonts w:cstheme="minorHAnsi"/>
          <w:szCs w:val="24"/>
        </w:rPr>
        <w:t>_sku</w:t>
      </w:r>
      <w:proofErr w:type="spellEnd"/>
      <w:r w:rsidRPr="00AC570A">
        <w:rPr>
          <w:rFonts w:cstheme="minorHAnsi"/>
          <w:szCs w:val="24"/>
        </w:rPr>
        <w:t xml:space="preserve"> (externa)</w:t>
      </w:r>
    </w:p>
    <w:p w14:paraId="067B0F97"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historial_precio_material.id_proveedor</w:t>
      </w:r>
      <w:proofErr w:type="spellEnd"/>
      <w:r w:rsidRPr="00AC570A">
        <w:rPr>
          <w:rFonts w:cstheme="minorHAnsi"/>
          <w:szCs w:val="24"/>
        </w:rPr>
        <w:t xml:space="preserve"> (interna)</w:t>
      </w:r>
    </w:p>
    <w:p w14:paraId="3A11D6D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historial_precio_material.id_moneda</w:t>
      </w:r>
      <w:proofErr w:type="spellEnd"/>
      <w:r w:rsidRPr="00AC570A">
        <w:rPr>
          <w:rFonts w:cstheme="minorHAnsi"/>
          <w:szCs w:val="24"/>
        </w:rPr>
        <w:t xml:space="preserve"> (interna)</w:t>
      </w:r>
    </w:p>
    <w:p w14:paraId="596BDEC7" w14:textId="77777777" w:rsidR="00384247" w:rsidRPr="00AC570A" w:rsidRDefault="00384247" w:rsidP="00384247">
      <w:pPr>
        <w:spacing w:after="40" w:line="360" w:lineRule="auto"/>
        <w:jc w:val="both"/>
        <w:rPr>
          <w:rFonts w:cstheme="minorHAnsi"/>
          <w:szCs w:val="24"/>
        </w:rPr>
      </w:pPr>
      <w:r w:rsidRPr="00AC570A">
        <w:rPr>
          <w:rFonts w:cstheme="minorHAnsi"/>
          <w:szCs w:val="24"/>
        </w:rPr>
        <w:t>17. DETALLE_COSTO_MATERIAL_COTIZACION</w:t>
      </w:r>
    </w:p>
    <w:p w14:paraId="1A4E6EFB"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DETALLE_COSTO_MATERIAL_</w:t>
      </w:r>
      <w:proofErr w:type="gramStart"/>
      <w:r w:rsidRPr="00AC570A">
        <w:rPr>
          <w:rFonts w:cstheme="minorHAnsi"/>
          <w:szCs w:val="24"/>
        </w:rPr>
        <w:t>COTIZACION(</w:t>
      </w:r>
      <w:proofErr w:type="gramEnd"/>
      <w:r w:rsidRPr="00AC570A">
        <w:rPr>
          <w:rFonts w:cstheme="minorHAnsi"/>
          <w:szCs w:val="24"/>
          <w:u w:val="single"/>
        </w:rPr>
        <w:t>id_detalle_costo_material_cotizacion</w:t>
      </w:r>
      <w:r w:rsidRPr="00AC570A">
        <w:rPr>
          <w:rFonts w:cstheme="minorHAnsi"/>
          <w:szCs w:val="24"/>
        </w:rPr>
        <w:t xml:space="preserve">, </w:t>
      </w:r>
      <w:proofErr w:type="spellStart"/>
      <w:r w:rsidRPr="00AC570A">
        <w:rPr>
          <w:rFonts w:cstheme="minorHAnsi"/>
          <w:szCs w:val="24"/>
          <w:u w:val="dash"/>
        </w:rPr>
        <w:t>id_detalle_cotizacion</w:t>
      </w:r>
      <w:proofErr w:type="spellEnd"/>
      <w:r w:rsidRPr="00AC570A">
        <w:rPr>
          <w:rFonts w:cstheme="minorHAnsi"/>
          <w:szCs w:val="24"/>
        </w:rPr>
        <w:t xml:space="preserve">, </w:t>
      </w:r>
      <w:proofErr w:type="spellStart"/>
      <w:r w:rsidRPr="00AC570A">
        <w:rPr>
          <w:rFonts w:cstheme="minorHAnsi"/>
          <w:szCs w:val="24"/>
          <w:u w:val="dash"/>
        </w:rPr>
        <w:t>id_historial_precio_material</w:t>
      </w:r>
      <w:proofErr w:type="spellEnd"/>
      <w:r w:rsidRPr="00AC570A">
        <w:rPr>
          <w:rFonts w:cstheme="minorHAnsi"/>
          <w:szCs w:val="24"/>
        </w:rPr>
        <w:t xml:space="preserve">, </w:t>
      </w:r>
      <w:proofErr w:type="spellStart"/>
      <w:r w:rsidRPr="00AC570A">
        <w:rPr>
          <w:rFonts w:cstheme="minorHAnsi"/>
          <w:szCs w:val="24"/>
        </w:rPr>
        <w:t>cantidad_material_estimada</w:t>
      </w:r>
      <w:proofErr w:type="spellEnd"/>
      <w:r w:rsidRPr="00AC570A">
        <w:rPr>
          <w:rFonts w:cstheme="minorHAnsi"/>
          <w:szCs w:val="24"/>
        </w:rPr>
        <w:t xml:space="preserve">, </w:t>
      </w:r>
      <w:proofErr w:type="spellStart"/>
      <w:r w:rsidRPr="00AC570A">
        <w:rPr>
          <w:rFonts w:cstheme="minorHAnsi"/>
          <w:szCs w:val="24"/>
        </w:rPr>
        <w:t>precio_unitario_usado</w:t>
      </w:r>
      <w:proofErr w:type="spellEnd"/>
      <w:r w:rsidRPr="00AC570A">
        <w:rPr>
          <w:rFonts w:cstheme="minorHAnsi"/>
          <w:szCs w:val="24"/>
        </w:rPr>
        <w:t xml:space="preserve">, </w:t>
      </w:r>
      <w:proofErr w:type="spellStart"/>
      <w:r w:rsidRPr="00AC570A">
        <w:rPr>
          <w:rFonts w:cstheme="minorHAnsi"/>
          <w:szCs w:val="24"/>
        </w:rPr>
        <w:t>subtotal_material_estimado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E04623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1939637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detalle_cotizacion.id_detalle_cotizacion</w:t>
      </w:r>
      <w:proofErr w:type="spellEnd"/>
      <w:r w:rsidRPr="00AC570A">
        <w:rPr>
          <w:rFonts w:cstheme="minorHAnsi"/>
          <w:szCs w:val="24"/>
        </w:rPr>
        <w:t xml:space="preserve"> → </w:t>
      </w:r>
      <w:proofErr w:type="spellStart"/>
      <w:r w:rsidRPr="00AC570A">
        <w:rPr>
          <w:rFonts w:cstheme="minorHAnsi"/>
          <w:szCs w:val="24"/>
        </w:rPr>
        <w:t>detalle_costo_material_cotizacion.id_detalle_cotizacion</w:t>
      </w:r>
      <w:proofErr w:type="spellEnd"/>
      <w:r w:rsidRPr="00AC570A">
        <w:rPr>
          <w:rFonts w:cstheme="minorHAnsi"/>
          <w:szCs w:val="24"/>
        </w:rPr>
        <w:t xml:space="preserve"> (interna)</w:t>
      </w:r>
    </w:p>
    <w:p w14:paraId="49AA045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historial_precio_material.id_historial_precio_material</w:t>
      </w:r>
      <w:proofErr w:type="spellEnd"/>
      <w:r w:rsidRPr="00AC570A">
        <w:rPr>
          <w:rFonts w:cstheme="minorHAnsi"/>
          <w:szCs w:val="24"/>
        </w:rPr>
        <w:t xml:space="preserve"> → </w:t>
      </w:r>
      <w:proofErr w:type="spellStart"/>
      <w:r w:rsidRPr="00AC570A">
        <w:rPr>
          <w:rFonts w:cstheme="minorHAnsi"/>
          <w:szCs w:val="24"/>
        </w:rPr>
        <w:t>detalle_costo_material_cotizacion.id_historial_precio_material</w:t>
      </w:r>
      <w:proofErr w:type="spellEnd"/>
      <w:r w:rsidRPr="00AC570A">
        <w:rPr>
          <w:rFonts w:cstheme="minorHAnsi"/>
          <w:szCs w:val="24"/>
        </w:rPr>
        <w:t xml:space="preserve"> (interna)</w:t>
      </w:r>
    </w:p>
    <w:p w14:paraId="1A74EF86" w14:textId="77777777" w:rsidR="00384247" w:rsidRPr="00AC570A" w:rsidRDefault="00384247" w:rsidP="00384247">
      <w:pPr>
        <w:spacing w:after="40" w:line="360" w:lineRule="auto"/>
        <w:jc w:val="both"/>
        <w:rPr>
          <w:rFonts w:cstheme="minorHAnsi"/>
          <w:szCs w:val="24"/>
        </w:rPr>
      </w:pPr>
      <w:r w:rsidRPr="00AC570A">
        <w:rPr>
          <w:rFonts w:cstheme="minorHAnsi"/>
          <w:szCs w:val="24"/>
        </w:rPr>
        <w:t>18. NOTA_VENTA</w:t>
      </w:r>
    </w:p>
    <w:p w14:paraId="13159577" w14:textId="77777777" w:rsidR="00384247" w:rsidRPr="00AC570A" w:rsidRDefault="00384247" w:rsidP="00384247">
      <w:pPr>
        <w:spacing w:after="40" w:line="360" w:lineRule="auto"/>
        <w:jc w:val="both"/>
        <w:rPr>
          <w:rFonts w:cstheme="minorHAnsi"/>
          <w:szCs w:val="24"/>
        </w:rPr>
      </w:pPr>
      <w:r w:rsidRPr="00AC570A">
        <w:rPr>
          <w:rFonts w:cstheme="minorHAnsi"/>
          <w:szCs w:val="24"/>
        </w:rPr>
        <w:t>NOTA_</w:t>
      </w:r>
      <w:proofErr w:type="gramStart"/>
      <w:r w:rsidRPr="00AC570A">
        <w:rPr>
          <w:rFonts w:cstheme="minorHAnsi"/>
          <w:szCs w:val="24"/>
        </w:rPr>
        <w:t>VENTA(</w:t>
      </w:r>
      <w:proofErr w:type="spellStart"/>
      <w:proofErr w:type="gramEnd"/>
      <w:r w:rsidRPr="00AC570A">
        <w:rPr>
          <w:rFonts w:cstheme="minorHAnsi"/>
          <w:szCs w:val="24"/>
          <w:u w:val="single"/>
        </w:rPr>
        <w:t>id_nota_venta</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id_cotizacion</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numero_nota_venta</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w:t>
      </w:r>
      <w:proofErr w:type="spellStart"/>
      <w:r w:rsidRPr="00AC570A">
        <w:rPr>
          <w:rFonts w:cstheme="minorHAnsi"/>
          <w:szCs w:val="24"/>
        </w:rPr>
        <w:lastRenderedPageBreak/>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estado_nota_venta</w:t>
      </w:r>
      <w:proofErr w:type="spellEnd"/>
      <w:r w:rsidRPr="00AC570A">
        <w:rPr>
          <w:rFonts w:cstheme="minorHAnsi"/>
          <w:szCs w:val="24"/>
        </w:rPr>
        <w:t xml:space="preserve">, </w:t>
      </w:r>
      <w:proofErr w:type="spellStart"/>
      <w:r w:rsidRPr="00AC570A">
        <w:rPr>
          <w:rFonts w:cstheme="minorHAnsi"/>
          <w:szCs w:val="24"/>
        </w:rPr>
        <w:t>estado_pago</w:t>
      </w:r>
      <w:proofErr w:type="spellEnd"/>
      <w:r w:rsidRPr="00AC570A">
        <w:rPr>
          <w:rFonts w:cstheme="minorHAnsi"/>
          <w:szCs w:val="24"/>
        </w:rPr>
        <w:t xml:space="preserve">, </w:t>
      </w:r>
      <w:proofErr w:type="spellStart"/>
      <w:r w:rsidRPr="00AC570A">
        <w:rPr>
          <w:rFonts w:cstheme="minorHAnsi"/>
          <w:szCs w:val="24"/>
        </w:rPr>
        <w:t>descuento_aplicado</w:t>
      </w:r>
      <w:proofErr w:type="spellEnd"/>
      <w:r w:rsidRPr="00AC570A">
        <w:rPr>
          <w:rFonts w:cstheme="minorHAnsi"/>
          <w:szCs w:val="24"/>
        </w:rPr>
        <w:t xml:space="preserve">, </w:t>
      </w:r>
      <w:proofErr w:type="spellStart"/>
      <w:r w:rsidRPr="00AC570A">
        <w:rPr>
          <w:rFonts w:cstheme="minorHAnsi"/>
          <w:szCs w:val="24"/>
        </w:rPr>
        <w:t>motivo_descuento</w:t>
      </w:r>
      <w:proofErr w:type="spellEnd"/>
      <w:r w:rsidRPr="00AC570A">
        <w:rPr>
          <w:rFonts w:cstheme="minorHAnsi"/>
          <w:szCs w:val="24"/>
        </w:rPr>
        <w:t xml:space="preserve">, </w:t>
      </w:r>
      <w:proofErr w:type="spellStart"/>
      <w:r w:rsidRPr="00AC570A">
        <w:rPr>
          <w:rFonts w:cstheme="minorHAnsi"/>
          <w:szCs w:val="24"/>
        </w:rPr>
        <w:t>fecha_anulacion</w:t>
      </w:r>
      <w:proofErr w:type="spellEnd"/>
      <w:r w:rsidRPr="00AC570A">
        <w:rPr>
          <w:rFonts w:cstheme="minorHAnsi"/>
          <w:szCs w:val="24"/>
        </w:rPr>
        <w:t xml:space="preserve">, </w:t>
      </w:r>
      <w:proofErr w:type="spellStart"/>
      <w:r w:rsidRPr="00AC570A">
        <w:rPr>
          <w:rFonts w:cstheme="minorHAnsi"/>
          <w:szCs w:val="24"/>
        </w:rPr>
        <w:t>motivo_anulacion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E13A90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1348779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nota_venta.id_ficha_cliente</w:t>
      </w:r>
      <w:proofErr w:type="spellEnd"/>
      <w:r w:rsidRPr="00AC570A">
        <w:rPr>
          <w:rFonts w:cstheme="minorHAnsi"/>
          <w:szCs w:val="24"/>
        </w:rPr>
        <w:t xml:space="preserve"> (interna)</w:t>
      </w:r>
    </w:p>
    <w:p w14:paraId="5E20B3F8"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cotizacion.id_cotizacion</w:t>
      </w:r>
      <w:proofErr w:type="spellEnd"/>
      <w:r w:rsidRPr="00AC570A">
        <w:rPr>
          <w:rFonts w:cstheme="minorHAnsi"/>
          <w:szCs w:val="24"/>
        </w:rPr>
        <w:t xml:space="preserve"> → </w:t>
      </w:r>
      <w:proofErr w:type="spellStart"/>
      <w:r w:rsidRPr="00AC570A">
        <w:rPr>
          <w:rFonts w:cstheme="minorHAnsi"/>
          <w:szCs w:val="24"/>
        </w:rPr>
        <w:t>nota_venta.id_cotizacion</w:t>
      </w:r>
      <w:proofErr w:type="spellEnd"/>
      <w:r w:rsidRPr="00AC570A">
        <w:rPr>
          <w:rFonts w:cstheme="minorHAnsi"/>
          <w:szCs w:val="24"/>
        </w:rPr>
        <w:t xml:space="preserve"> (interna)</w:t>
      </w:r>
    </w:p>
    <w:p w14:paraId="27A5225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nota_venta.id_moneda</w:t>
      </w:r>
      <w:proofErr w:type="spellEnd"/>
      <w:r w:rsidRPr="00AC570A">
        <w:rPr>
          <w:rFonts w:cstheme="minorHAnsi"/>
          <w:szCs w:val="24"/>
        </w:rPr>
        <w:t xml:space="preserve"> (interna)</w:t>
      </w:r>
    </w:p>
    <w:p w14:paraId="05221C26" w14:textId="77777777" w:rsidR="00384247" w:rsidRPr="00AC570A" w:rsidRDefault="00384247" w:rsidP="00384247">
      <w:pPr>
        <w:spacing w:after="40" w:line="360" w:lineRule="auto"/>
        <w:jc w:val="both"/>
        <w:rPr>
          <w:rFonts w:cstheme="minorHAnsi"/>
          <w:szCs w:val="24"/>
        </w:rPr>
      </w:pPr>
      <w:r w:rsidRPr="00AC570A">
        <w:rPr>
          <w:rFonts w:cstheme="minorHAnsi"/>
          <w:szCs w:val="24"/>
        </w:rPr>
        <w:t>19. DOCUMENTO_TRIBUTARIO</w:t>
      </w:r>
    </w:p>
    <w:p w14:paraId="089EA36B"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w:t>
      </w:r>
      <w:proofErr w:type="gramStart"/>
      <w:r w:rsidRPr="00AC570A">
        <w:rPr>
          <w:rFonts w:cstheme="minorHAnsi"/>
          <w:szCs w:val="24"/>
        </w:rPr>
        <w:t>TRIBUTARIO(</w:t>
      </w:r>
      <w:proofErr w:type="spellStart"/>
      <w:proofErr w:type="gramEnd"/>
      <w:r w:rsidRPr="00AC570A">
        <w:rPr>
          <w:rFonts w:cstheme="minorHAnsi"/>
          <w:szCs w:val="24"/>
          <w:u w:val="single"/>
        </w:rPr>
        <w:t>id_documento_tributario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id_tipo_documento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u w:val="dash"/>
        </w:rPr>
        <w:t>id_documento_referencia</w:t>
      </w:r>
      <w:proofErr w:type="spellEnd"/>
      <w:r w:rsidRPr="00AC570A">
        <w:rPr>
          <w:rFonts w:cstheme="minorHAnsi"/>
          <w:szCs w:val="24"/>
        </w:rPr>
        <w:t xml:space="preserve">, </w:t>
      </w:r>
      <w:proofErr w:type="spellStart"/>
      <w:r w:rsidRPr="00AC570A">
        <w:rPr>
          <w:rFonts w:cstheme="minorHAnsi"/>
          <w:szCs w:val="24"/>
        </w:rPr>
        <w:t>folio_documento</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w:t>
      </w:r>
      <w:proofErr w:type="spellStart"/>
      <w:r w:rsidRPr="00AC570A">
        <w:rPr>
          <w:rFonts w:cstheme="minorHAnsi"/>
          <w:szCs w:val="24"/>
        </w:rPr>
        <w:t>estado_documento</w:t>
      </w:r>
      <w:proofErr w:type="spellEnd"/>
      <w:r w:rsidRPr="00AC570A">
        <w:rPr>
          <w:rFonts w:cstheme="minorHAnsi"/>
          <w:szCs w:val="24"/>
        </w:rPr>
        <w:t xml:space="preserve">, </w:t>
      </w:r>
      <w:proofErr w:type="spellStart"/>
      <w:r w:rsidRPr="00AC570A">
        <w:rPr>
          <w:rFonts w:cstheme="minorHAnsi"/>
          <w:szCs w:val="24"/>
        </w:rPr>
        <w:t>fecha_anulacion</w:t>
      </w:r>
      <w:proofErr w:type="spellEnd"/>
      <w:r w:rsidRPr="00AC570A">
        <w:rPr>
          <w:rFonts w:cstheme="minorHAnsi"/>
          <w:szCs w:val="24"/>
        </w:rPr>
        <w:t xml:space="preserve">, </w:t>
      </w:r>
      <w:proofErr w:type="spellStart"/>
      <w:r w:rsidRPr="00AC570A">
        <w:rPr>
          <w:rFonts w:cstheme="minorHAnsi"/>
          <w:szCs w:val="24"/>
        </w:rPr>
        <w:t>respaldo_documento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8EFE98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36DEDFF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documento_tributario.id_ficha_cliente</w:t>
      </w:r>
      <w:proofErr w:type="spellEnd"/>
      <w:r w:rsidRPr="00AC570A">
        <w:rPr>
          <w:rFonts w:cstheme="minorHAnsi"/>
          <w:szCs w:val="24"/>
        </w:rPr>
        <w:t xml:space="preserve"> (interna)</w:t>
      </w:r>
    </w:p>
    <w:p w14:paraId="1F42231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documento_tributario.id_nota_venta</w:t>
      </w:r>
      <w:proofErr w:type="spellEnd"/>
      <w:r w:rsidRPr="00AC570A">
        <w:rPr>
          <w:rFonts w:cstheme="minorHAnsi"/>
          <w:szCs w:val="24"/>
        </w:rPr>
        <w:t xml:space="preserve"> (interna)</w:t>
      </w:r>
    </w:p>
    <w:p w14:paraId="474879C7"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tipo_documento.id_tipo_documento</w:t>
      </w:r>
      <w:proofErr w:type="spellEnd"/>
      <w:r w:rsidRPr="00AC570A">
        <w:rPr>
          <w:rFonts w:cstheme="minorHAnsi"/>
          <w:szCs w:val="24"/>
        </w:rPr>
        <w:t xml:space="preserve"> → </w:t>
      </w:r>
      <w:proofErr w:type="spellStart"/>
      <w:r w:rsidRPr="00AC570A">
        <w:rPr>
          <w:rFonts w:cstheme="minorHAnsi"/>
          <w:szCs w:val="24"/>
        </w:rPr>
        <w:t>documento_tributario.id_tipo_documento</w:t>
      </w:r>
      <w:proofErr w:type="spellEnd"/>
      <w:r w:rsidRPr="00AC570A">
        <w:rPr>
          <w:rFonts w:cstheme="minorHAnsi"/>
          <w:szCs w:val="24"/>
        </w:rPr>
        <w:t xml:space="preserve"> (interna)</w:t>
      </w:r>
    </w:p>
    <w:p w14:paraId="4274940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documento_tributario.id_moneda</w:t>
      </w:r>
      <w:proofErr w:type="spellEnd"/>
      <w:r w:rsidRPr="00AC570A">
        <w:rPr>
          <w:rFonts w:cstheme="minorHAnsi"/>
          <w:szCs w:val="24"/>
        </w:rPr>
        <w:t xml:space="preserve"> (interna)</w:t>
      </w:r>
    </w:p>
    <w:p w14:paraId="0D5F5DA9"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documento_tributario.id_documento_tributario</w:t>
      </w:r>
      <w:proofErr w:type="spellEnd"/>
      <w:r w:rsidRPr="00AC570A">
        <w:rPr>
          <w:rFonts w:cstheme="minorHAnsi"/>
          <w:szCs w:val="24"/>
        </w:rPr>
        <w:t xml:space="preserve"> → </w:t>
      </w:r>
      <w:proofErr w:type="spellStart"/>
      <w:r w:rsidRPr="00AC570A">
        <w:rPr>
          <w:rFonts w:cstheme="minorHAnsi"/>
          <w:szCs w:val="24"/>
        </w:rPr>
        <w:t>documento_tributario.id_documento_referencia</w:t>
      </w:r>
      <w:proofErr w:type="spellEnd"/>
      <w:r w:rsidRPr="00AC570A">
        <w:rPr>
          <w:rFonts w:cstheme="minorHAnsi"/>
          <w:szCs w:val="24"/>
        </w:rPr>
        <w:t xml:space="preserve"> (interna)</w:t>
      </w:r>
    </w:p>
    <w:p w14:paraId="1E98C7B5" w14:textId="77777777" w:rsidR="00384247" w:rsidRPr="00AC570A" w:rsidRDefault="00384247" w:rsidP="00384247">
      <w:pPr>
        <w:spacing w:after="40" w:line="360" w:lineRule="auto"/>
        <w:jc w:val="both"/>
        <w:rPr>
          <w:rFonts w:cstheme="minorHAnsi"/>
          <w:szCs w:val="24"/>
        </w:rPr>
      </w:pPr>
      <w:r w:rsidRPr="00AC570A">
        <w:rPr>
          <w:rFonts w:cstheme="minorHAnsi"/>
          <w:szCs w:val="24"/>
        </w:rPr>
        <w:t>20. HITO_COBRO</w:t>
      </w:r>
    </w:p>
    <w:p w14:paraId="66321DC7" w14:textId="77777777" w:rsidR="00384247" w:rsidRPr="00AC570A" w:rsidRDefault="00384247" w:rsidP="00384247">
      <w:pPr>
        <w:spacing w:after="40" w:line="360" w:lineRule="auto"/>
        <w:jc w:val="both"/>
        <w:rPr>
          <w:rFonts w:cstheme="minorHAnsi"/>
          <w:szCs w:val="24"/>
        </w:rPr>
      </w:pPr>
      <w:r w:rsidRPr="00AC570A">
        <w:rPr>
          <w:rFonts w:cstheme="minorHAnsi"/>
          <w:szCs w:val="24"/>
        </w:rPr>
        <w:t>HITO_</w:t>
      </w:r>
      <w:proofErr w:type="gramStart"/>
      <w:r w:rsidRPr="00AC570A">
        <w:rPr>
          <w:rFonts w:cstheme="minorHAnsi"/>
          <w:szCs w:val="24"/>
        </w:rPr>
        <w:t>COBRO(</w:t>
      </w:r>
      <w:proofErr w:type="spellStart"/>
      <w:proofErr w:type="gramEnd"/>
      <w:r w:rsidRPr="00AC570A">
        <w:rPr>
          <w:rFonts w:cstheme="minorHAnsi"/>
          <w:szCs w:val="24"/>
          <w:u w:val="single"/>
        </w:rPr>
        <w:t>id_hito_cobro</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rPr>
        <w:t>descripcion_hito</w:t>
      </w:r>
      <w:proofErr w:type="spellEnd"/>
      <w:r w:rsidRPr="00AC570A">
        <w:rPr>
          <w:rFonts w:cstheme="minorHAnsi"/>
          <w:szCs w:val="24"/>
        </w:rPr>
        <w:t xml:space="preserve">, </w:t>
      </w:r>
      <w:proofErr w:type="spellStart"/>
      <w:r w:rsidRPr="00AC570A">
        <w:rPr>
          <w:rFonts w:cstheme="minorHAnsi"/>
          <w:szCs w:val="24"/>
        </w:rPr>
        <w:t>fecha_programada_cobro</w:t>
      </w:r>
      <w:proofErr w:type="spellEnd"/>
      <w:r w:rsidRPr="00AC570A">
        <w:rPr>
          <w:rFonts w:cstheme="minorHAnsi"/>
          <w:szCs w:val="24"/>
        </w:rPr>
        <w:t xml:space="preserve">, </w:t>
      </w:r>
      <w:proofErr w:type="spellStart"/>
      <w:r w:rsidRPr="00AC570A">
        <w:rPr>
          <w:rFonts w:cstheme="minorHAnsi"/>
          <w:szCs w:val="24"/>
        </w:rPr>
        <w:t>monto_programado</w:t>
      </w:r>
      <w:proofErr w:type="spellEnd"/>
      <w:r w:rsidRPr="00AC570A">
        <w:rPr>
          <w:rFonts w:cstheme="minorHAnsi"/>
          <w:szCs w:val="24"/>
        </w:rPr>
        <w:t xml:space="preserve">, </w:t>
      </w:r>
      <w:proofErr w:type="spellStart"/>
      <w:r w:rsidRPr="00AC570A">
        <w:rPr>
          <w:rFonts w:cstheme="minorHAnsi"/>
          <w:szCs w:val="24"/>
        </w:rPr>
        <w:t>estado_hito</w:t>
      </w:r>
      <w:proofErr w:type="spellEnd"/>
      <w:r w:rsidRPr="00AC570A">
        <w:rPr>
          <w:rFonts w:cstheme="minorHAnsi"/>
          <w:szCs w:val="24"/>
        </w:rPr>
        <w:t xml:space="preserve">, </w:t>
      </w:r>
      <w:proofErr w:type="spellStart"/>
      <w:r w:rsidRPr="00AC570A">
        <w:rPr>
          <w:rFonts w:cstheme="minorHAnsi"/>
          <w:szCs w:val="24"/>
        </w:rPr>
        <w:t>fecha_pago_real</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BAD4FE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32DE5CD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hito_cobro.id_nota_venta</w:t>
      </w:r>
      <w:proofErr w:type="spellEnd"/>
      <w:r w:rsidRPr="00AC570A">
        <w:rPr>
          <w:rFonts w:cstheme="minorHAnsi"/>
          <w:szCs w:val="24"/>
        </w:rPr>
        <w:t xml:space="preserve"> (interna)</w:t>
      </w:r>
    </w:p>
    <w:p w14:paraId="179D098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hito_cobro.id_proyecto_financiero</w:t>
      </w:r>
      <w:proofErr w:type="spellEnd"/>
      <w:r w:rsidRPr="00AC570A">
        <w:rPr>
          <w:rFonts w:cstheme="minorHAnsi"/>
          <w:szCs w:val="24"/>
        </w:rPr>
        <w:t xml:space="preserve"> (interna)</w:t>
      </w:r>
    </w:p>
    <w:p w14:paraId="7E83ADA6"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21. PAGO_CLIENTE</w:t>
      </w:r>
    </w:p>
    <w:p w14:paraId="1CA9B431" w14:textId="77777777" w:rsidR="00384247" w:rsidRPr="00AC570A" w:rsidRDefault="00384247" w:rsidP="00384247">
      <w:pPr>
        <w:spacing w:after="40" w:line="360" w:lineRule="auto"/>
        <w:jc w:val="both"/>
        <w:rPr>
          <w:rFonts w:cstheme="minorHAnsi"/>
          <w:szCs w:val="24"/>
        </w:rPr>
      </w:pPr>
      <w:r w:rsidRPr="00AC570A">
        <w:rPr>
          <w:rFonts w:cstheme="minorHAnsi"/>
          <w:szCs w:val="24"/>
        </w:rPr>
        <w:t>PAGO_</w:t>
      </w:r>
      <w:proofErr w:type="gramStart"/>
      <w:r w:rsidRPr="00AC570A">
        <w:rPr>
          <w:rFonts w:cstheme="minorHAnsi"/>
          <w:szCs w:val="24"/>
        </w:rPr>
        <w:t>CLIENTE(</w:t>
      </w:r>
      <w:proofErr w:type="spellStart"/>
      <w:proofErr w:type="gramEnd"/>
      <w:r w:rsidRPr="00AC570A">
        <w:rPr>
          <w:rFonts w:cstheme="minorHAnsi"/>
          <w:szCs w:val="24"/>
          <w:u w:val="single"/>
        </w:rPr>
        <w:t>id_pago_cliente</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u w:val="dash"/>
        </w:rPr>
        <w:t>id_medio_pago</w:t>
      </w:r>
      <w:proofErr w:type="spellEnd"/>
      <w:r w:rsidRPr="00AC570A">
        <w:rPr>
          <w:rFonts w:cstheme="minorHAnsi"/>
          <w:szCs w:val="24"/>
        </w:rPr>
        <w:t xml:space="preserve">, </w:t>
      </w:r>
      <w:proofErr w:type="spellStart"/>
      <w:r w:rsidRPr="00AC570A">
        <w:rPr>
          <w:rFonts w:cstheme="minorHAnsi"/>
          <w:szCs w:val="24"/>
        </w:rPr>
        <w:t>fecha_pago</w:t>
      </w:r>
      <w:proofErr w:type="spellEnd"/>
      <w:r w:rsidRPr="00AC570A">
        <w:rPr>
          <w:rFonts w:cstheme="minorHAnsi"/>
          <w:szCs w:val="24"/>
        </w:rPr>
        <w:t xml:space="preserve">, </w:t>
      </w:r>
      <w:proofErr w:type="spellStart"/>
      <w:r w:rsidRPr="00AC570A">
        <w:rPr>
          <w:rFonts w:cstheme="minorHAnsi"/>
          <w:szCs w:val="24"/>
        </w:rPr>
        <w:t>monto_pago</w:t>
      </w:r>
      <w:proofErr w:type="spellEnd"/>
      <w:r w:rsidRPr="00AC570A">
        <w:rPr>
          <w:rFonts w:cstheme="minorHAnsi"/>
          <w:szCs w:val="24"/>
        </w:rPr>
        <w:t xml:space="preserve">,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naturaleza_pago</w:t>
      </w:r>
      <w:proofErr w:type="spellEnd"/>
      <w:r w:rsidRPr="00AC570A">
        <w:rPr>
          <w:rFonts w:cstheme="minorHAnsi"/>
          <w:szCs w:val="24"/>
        </w:rPr>
        <w:t xml:space="preserve">, </w:t>
      </w:r>
      <w:proofErr w:type="spellStart"/>
      <w:r w:rsidRPr="00AC570A">
        <w:rPr>
          <w:rFonts w:cstheme="minorHAnsi"/>
          <w:szCs w:val="24"/>
        </w:rPr>
        <w:t>estado_verificacion</w:t>
      </w:r>
      <w:proofErr w:type="spellEnd"/>
      <w:r w:rsidRPr="00AC570A">
        <w:rPr>
          <w:rFonts w:cstheme="minorHAnsi"/>
          <w:szCs w:val="24"/>
        </w:rPr>
        <w:t xml:space="preserve">, </w:t>
      </w:r>
      <w:proofErr w:type="spellStart"/>
      <w:r w:rsidRPr="00AC570A">
        <w:rPr>
          <w:rFonts w:cstheme="minorHAnsi"/>
          <w:szCs w:val="24"/>
        </w:rPr>
        <w:t>comprobante_pago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5726B1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0182CFB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pago_cliente.id_ficha_cliente</w:t>
      </w:r>
      <w:proofErr w:type="spellEnd"/>
      <w:r w:rsidRPr="00AC570A">
        <w:rPr>
          <w:rFonts w:cstheme="minorHAnsi"/>
          <w:szCs w:val="24"/>
        </w:rPr>
        <w:t xml:space="preserve"> (interna)</w:t>
      </w:r>
    </w:p>
    <w:p w14:paraId="12672CB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pago_cliente.id_moneda</w:t>
      </w:r>
      <w:proofErr w:type="spellEnd"/>
      <w:r w:rsidRPr="00AC570A">
        <w:rPr>
          <w:rFonts w:cstheme="minorHAnsi"/>
          <w:szCs w:val="24"/>
        </w:rPr>
        <w:t xml:space="preserve"> (interna)</w:t>
      </w:r>
    </w:p>
    <w:p w14:paraId="1B2C54A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medio_pago.id_medio_pago</w:t>
      </w:r>
      <w:proofErr w:type="spellEnd"/>
      <w:r w:rsidRPr="00AC570A">
        <w:rPr>
          <w:rFonts w:cstheme="minorHAnsi"/>
          <w:szCs w:val="24"/>
        </w:rPr>
        <w:t xml:space="preserve"> → </w:t>
      </w:r>
      <w:proofErr w:type="spellStart"/>
      <w:r w:rsidRPr="00AC570A">
        <w:rPr>
          <w:rFonts w:cstheme="minorHAnsi"/>
          <w:szCs w:val="24"/>
        </w:rPr>
        <w:t>pago_cliente.id_medio_pago</w:t>
      </w:r>
      <w:proofErr w:type="spellEnd"/>
      <w:r w:rsidRPr="00AC570A">
        <w:rPr>
          <w:rFonts w:cstheme="minorHAnsi"/>
          <w:szCs w:val="24"/>
        </w:rPr>
        <w:t xml:space="preserve"> (interna)</w:t>
      </w:r>
    </w:p>
    <w:p w14:paraId="0EB7A781" w14:textId="77777777" w:rsidR="00384247" w:rsidRPr="00AC570A" w:rsidRDefault="00384247" w:rsidP="00384247">
      <w:pPr>
        <w:spacing w:after="40" w:line="360" w:lineRule="auto"/>
        <w:jc w:val="both"/>
        <w:rPr>
          <w:rFonts w:cstheme="minorHAnsi"/>
          <w:szCs w:val="24"/>
        </w:rPr>
      </w:pPr>
      <w:r w:rsidRPr="00AC570A">
        <w:rPr>
          <w:rFonts w:cstheme="minorHAnsi"/>
          <w:szCs w:val="24"/>
        </w:rPr>
        <w:t>22. ASIGNACION_PAGO_CLIENTE</w:t>
      </w:r>
    </w:p>
    <w:p w14:paraId="36A1B720"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w:t>
      </w:r>
      <w:proofErr w:type="gramStart"/>
      <w:r w:rsidRPr="00AC570A">
        <w:rPr>
          <w:rFonts w:cstheme="minorHAnsi"/>
          <w:szCs w:val="24"/>
        </w:rPr>
        <w:t>CLIENTE(</w:t>
      </w:r>
      <w:proofErr w:type="spellStart"/>
      <w:proofErr w:type="gramEnd"/>
      <w:r w:rsidRPr="00AC570A">
        <w:rPr>
          <w:rFonts w:cstheme="minorHAnsi"/>
          <w:szCs w:val="24"/>
          <w:u w:val="single"/>
        </w:rPr>
        <w:t>id_asignacion_pago_cliente</w:t>
      </w:r>
      <w:proofErr w:type="spellEnd"/>
      <w:r w:rsidRPr="00AC570A">
        <w:rPr>
          <w:rFonts w:cstheme="minorHAnsi"/>
          <w:szCs w:val="24"/>
        </w:rPr>
        <w:t xml:space="preserve">, </w:t>
      </w:r>
      <w:proofErr w:type="spellStart"/>
      <w:r w:rsidRPr="00AC570A">
        <w:rPr>
          <w:rFonts w:cstheme="minorHAnsi"/>
          <w:szCs w:val="24"/>
          <w:u w:val="dash"/>
        </w:rPr>
        <w:t>id_pago_cliente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id_documento_tributario</w:t>
      </w:r>
      <w:proofErr w:type="spellEnd"/>
      <w:r w:rsidRPr="00AC570A">
        <w:rPr>
          <w:rFonts w:cstheme="minorHAnsi"/>
          <w:szCs w:val="24"/>
        </w:rPr>
        <w:t xml:space="preserve">, </w:t>
      </w:r>
      <w:proofErr w:type="spellStart"/>
      <w:r w:rsidRPr="00AC570A">
        <w:rPr>
          <w:rFonts w:cstheme="minorHAnsi"/>
          <w:szCs w:val="24"/>
          <w:u w:val="dash"/>
        </w:rPr>
        <w:t>id_hito_cobro</w:t>
      </w:r>
      <w:proofErr w:type="spellEnd"/>
      <w:r w:rsidRPr="00AC570A">
        <w:rPr>
          <w:rFonts w:cstheme="minorHAnsi"/>
          <w:szCs w:val="24"/>
        </w:rPr>
        <w:t xml:space="preserve">, </w:t>
      </w:r>
      <w:proofErr w:type="spellStart"/>
      <w:r w:rsidRPr="00AC570A">
        <w:rPr>
          <w:rFonts w:cstheme="minorHAnsi"/>
          <w:szCs w:val="24"/>
        </w:rPr>
        <w:t>monto_asignado</w:t>
      </w:r>
      <w:proofErr w:type="spellEnd"/>
      <w:r w:rsidRPr="00AC570A">
        <w:rPr>
          <w:rFonts w:cstheme="minorHAnsi"/>
          <w:szCs w:val="24"/>
        </w:rPr>
        <w:t xml:space="preserve">, </w:t>
      </w:r>
      <w:proofErr w:type="spellStart"/>
      <w:r w:rsidRPr="00AC570A">
        <w:rPr>
          <w:rFonts w:cstheme="minorHAnsi"/>
          <w:szCs w:val="24"/>
        </w:rPr>
        <w:t>fecha_asignacion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4FB0BBE"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5DFE7AB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pago_cliente.id_pago_cliente</w:t>
      </w:r>
      <w:proofErr w:type="spellEnd"/>
      <w:r w:rsidRPr="00AC570A">
        <w:rPr>
          <w:rFonts w:cstheme="minorHAnsi"/>
          <w:szCs w:val="24"/>
        </w:rPr>
        <w:t xml:space="preserve"> → </w:t>
      </w:r>
      <w:proofErr w:type="spellStart"/>
      <w:r w:rsidRPr="00AC570A">
        <w:rPr>
          <w:rFonts w:cstheme="minorHAnsi"/>
          <w:szCs w:val="24"/>
        </w:rPr>
        <w:t>asignacion_pago_cliente.id_pago_cliente</w:t>
      </w:r>
      <w:proofErr w:type="spellEnd"/>
      <w:r w:rsidRPr="00AC570A">
        <w:rPr>
          <w:rFonts w:cstheme="minorHAnsi"/>
          <w:szCs w:val="24"/>
        </w:rPr>
        <w:t xml:space="preserve"> (interna)</w:t>
      </w:r>
    </w:p>
    <w:p w14:paraId="06B5F67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asignacion_pago_cliente.id_nota_venta</w:t>
      </w:r>
      <w:proofErr w:type="spellEnd"/>
      <w:r w:rsidRPr="00AC570A">
        <w:rPr>
          <w:rFonts w:cstheme="minorHAnsi"/>
          <w:szCs w:val="24"/>
        </w:rPr>
        <w:t xml:space="preserve"> (interna)</w:t>
      </w:r>
    </w:p>
    <w:p w14:paraId="0DBD6AC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documento_tributario.id_documento_tributario</w:t>
      </w:r>
      <w:proofErr w:type="spellEnd"/>
      <w:r w:rsidRPr="00AC570A">
        <w:rPr>
          <w:rFonts w:cstheme="minorHAnsi"/>
          <w:szCs w:val="24"/>
        </w:rPr>
        <w:t xml:space="preserve"> → </w:t>
      </w:r>
      <w:proofErr w:type="spellStart"/>
      <w:r w:rsidRPr="00AC570A">
        <w:rPr>
          <w:rFonts w:cstheme="minorHAnsi"/>
          <w:szCs w:val="24"/>
        </w:rPr>
        <w:t>asignacion_pago_cliente.id_documento_tributario</w:t>
      </w:r>
      <w:proofErr w:type="spellEnd"/>
      <w:r w:rsidRPr="00AC570A">
        <w:rPr>
          <w:rFonts w:cstheme="minorHAnsi"/>
          <w:szCs w:val="24"/>
        </w:rPr>
        <w:t xml:space="preserve"> (interna)</w:t>
      </w:r>
    </w:p>
    <w:p w14:paraId="36B73B6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hito_cobro.id_hito_cobro</w:t>
      </w:r>
      <w:proofErr w:type="spellEnd"/>
      <w:r w:rsidRPr="00AC570A">
        <w:rPr>
          <w:rFonts w:cstheme="minorHAnsi"/>
          <w:szCs w:val="24"/>
        </w:rPr>
        <w:t xml:space="preserve"> → </w:t>
      </w:r>
      <w:proofErr w:type="spellStart"/>
      <w:r w:rsidRPr="00AC570A">
        <w:rPr>
          <w:rFonts w:cstheme="minorHAnsi"/>
          <w:szCs w:val="24"/>
        </w:rPr>
        <w:t>asignacion_pago_cliente.id_hito_cobro</w:t>
      </w:r>
      <w:proofErr w:type="spellEnd"/>
      <w:r w:rsidRPr="00AC570A">
        <w:rPr>
          <w:rFonts w:cstheme="minorHAnsi"/>
          <w:szCs w:val="24"/>
        </w:rPr>
        <w:t xml:space="preserve"> (interna)</w:t>
      </w:r>
    </w:p>
    <w:p w14:paraId="2E6F8F3A" w14:textId="77777777" w:rsidR="00384247" w:rsidRPr="00AC570A" w:rsidRDefault="00384247" w:rsidP="00384247">
      <w:pPr>
        <w:spacing w:after="40" w:line="360" w:lineRule="auto"/>
        <w:jc w:val="both"/>
        <w:rPr>
          <w:rFonts w:cstheme="minorHAnsi"/>
          <w:szCs w:val="24"/>
        </w:rPr>
      </w:pPr>
      <w:r w:rsidRPr="00AC570A">
        <w:rPr>
          <w:rFonts w:cstheme="minorHAnsi"/>
          <w:szCs w:val="24"/>
        </w:rPr>
        <w:t>23. PROYECTO_FINANCIERO</w:t>
      </w:r>
    </w:p>
    <w:p w14:paraId="08D67A9E" w14:textId="77777777" w:rsidR="00384247" w:rsidRPr="00AC570A" w:rsidRDefault="00384247" w:rsidP="00384247">
      <w:pPr>
        <w:spacing w:after="40" w:line="360" w:lineRule="auto"/>
        <w:jc w:val="both"/>
        <w:rPr>
          <w:rFonts w:cstheme="minorHAnsi"/>
          <w:szCs w:val="24"/>
        </w:rPr>
      </w:pPr>
      <w:r w:rsidRPr="00AC570A">
        <w:rPr>
          <w:rFonts w:cstheme="minorHAnsi"/>
          <w:szCs w:val="24"/>
        </w:rPr>
        <w:t>PROYECTO_</w:t>
      </w:r>
      <w:proofErr w:type="gramStart"/>
      <w:r w:rsidRPr="00AC570A">
        <w:rPr>
          <w:rFonts w:cstheme="minorHAnsi"/>
          <w:szCs w:val="24"/>
        </w:rPr>
        <w:t>FINANCIERO(</w:t>
      </w:r>
      <w:proofErr w:type="spellStart"/>
      <w:proofErr w:type="gramEnd"/>
      <w:r w:rsidRPr="00AC570A">
        <w:rPr>
          <w:rFonts w:cstheme="minorHAnsi"/>
          <w:szCs w:val="24"/>
          <w:u w:val="single"/>
        </w:rPr>
        <w:t>id_proyecto_financiero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id_nota_venta</w:t>
      </w:r>
      <w:proofErr w:type="spellEnd"/>
      <w:r w:rsidRPr="00AC570A">
        <w:rPr>
          <w:rFonts w:cstheme="minorHAnsi"/>
          <w:szCs w:val="24"/>
        </w:rPr>
        <w:t xml:space="preserve">, </w:t>
      </w:r>
      <w:proofErr w:type="spellStart"/>
      <w:r w:rsidRPr="00AC570A">
        <w:rPr>
          <w:rFonts w:cstheme="minorHAnsi"/>
          <w:szCs w:val="24"/>
          <w:u w:val="dash"/>
        </w:rPr>
        <w:t>id_proyecto_terreno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codigo_proyecto_financiero</w:t>
      </w:r>
      <w:proofErr w:type="spellEnd"/>
      <w:r w:rsidRPr="00AC570A">
        <w:rPr>
          <w:rFonts w:cstheme="minorHAnsi"/>
          <w:szCs w:val="24"/>
        </w:rPr>
        <w:t xml:space="preserve">, </w:t>
      </w:r>
      <w:proofErr w:type="spellStart"/>
      <w:r w:rsidRPr="00AC570A">
        <w:rPr>
          <w:rFonts w:cstheme="minorHAnsi"/>
          <w:szCs w:val="24"/>
        </w:rPr>
        <w:t>fecha_inicio_financiera</w:t>
      </w:r>
      <w:proofErr w:type="spellEnd"/>
      <w:r w:rsidRPr="00AC570A">
        <w:rPr>
          <w:rFonts w:cstheme="minorHAnsi"/>
          <w:szCs w:val="24"/>
        </w:rPr>
        <w:t xml:space="preserve">, </w:t>
      </w:r>
      <w:proofErr w:type="spellStart"/>
      <w:r w:rsidRPr="00AC570A">
        <w:rPr>
          <w:rFonts w:cstheme="minorHAnsi"/>
          <w:szCs w:val="24"/>
        </w:rPr>
        <w:t>fecha_cierre_financiera</w:t>
      </w:r>
      <w:proofErr w:type="spellEnd"/>
      <w:r w:rsidRPr="00AC570A">
        <w:rPr>
          <w:rFonts w:cstheme="minorHAnsi"/>
          <w:szCs w:val="24"/>
        </w:rPr>
        <w:t xml:space="preserve">, </w:t>
      </w:r>
      <w:proofErr w:type="spellStart"/>
      <w:r w:rsidRPr="00AC570A">
        <w:rPr>
          <w:rFonts w:cstheme="minorHAnsi"/>
          <w:szCs w:val="24"/>
        </w:rPr>
        <w:t>estado_financiero_proyecto</w:t>
      </w:r>
      <w:proofErr w:type="spellEnd"/>
      <w:r w:rsidRPr="00AC570A">
        <w:rPr>
          <w:rFonts w:cstheme="minorHAnsi"/>
          <w:szCs w:val="24"/>
        </w:rPr>
        <w:t xml:space="preserve">, </w:t>
      </w:r>
      <w:proofErr w:type="spellStart"/>
      <w:r w:rsidRPr="00AC570A">
        <w:rPr>
          <w:rFonts w:cstheme="minorHAnsi"/>
          <w:szCs w:val="24"/>
        </w:rPr>
        <w:t>monto_venta_estimado</w:t>
      </w:r>
      <w:proofErr w:type="spellEnd"/>
      <w:r w:rsidRPr="00AC570A">
        <w:rPr>
          <w:rFonts w:cstheme="minorHAnsi"/>
          <w:szCs w:val="24"/>
        </w:rPr>
        <w:t xml:space="preserve">, </w:t>
      </w:r>
      <w:proofErr w:type="spellStart"/>
      <w:r w:rsidRPr="00AC570A">
        <w:rPr>
          <w:rFonts w:cstheme="minorHAnsi"/>
          <w:szCs w:val="24"/>
        </w:rPr>
        <w:t>monto_costo_estimado</w:t>
      </w:r>
      <w:proofErr w:type="spellEnd"/>
      <w:r w:rsidRPr="00AC570A">
        <w:rPr>
          <w:rFonts w:cstheme="minorHAnsi"/>
          <w:szCs w:val="24"/>
        </w:rPr>
        <w:t xml:space="preserve">, </w:t>
      </w:r>
      <w:proofErr w:type="spellStart"/>
      <w:r w:rsidRPr="00AC570A">
        <w:rPr>
          <w:rFonts w:cstheme="minorHAnsi"/>
          <w:szCs w:val="24"/>
        </w:rPr>
        <w:t>monto_costo_real</w:t>
      </w:r>
      <w:proofErr w:type="spellEnd"/>
      <w:r w:rsidRPr="00AC570A">
        <w:rPr>
          <w:rFonts w:cstheme="minorHAnsi"/>
          <w:szCs w:val="24"/>
        </w:rPr>
        <w:t xml:space="preserve">, </w:t>
      </w:r>
      <w:proofErr w:type="spellStart"/>
      <w:r w:rsidRPr="00AC570A">
        <w:rPr>
          <w:rFonts w:cstheme="minorHAnsi"/>
          <w:szCs w:val="24"/>
        </w:rPr>
        <w:t>margen_estimado</w:t>
      </w:r>
      <w:proofErr w:type="spellEnd"/>
      <w:r w:rsidRPr="00AC570A">
        <w:rPr>
          <w:rFonts w:cstheme="minorHAnsi"/>
          <w:szCs w:val="24"/>
        </w:rPr>
        <w:t xml:space="preserve">, </w:t>
      </w:r>
      <w:proofErr w:type="spellStart"/>
      <w:r w:rsidRPr="00AC570A">
        <w:rPr>
          <w:rFonts w:cstheme="minorHAnsi"/>
          <w:szCs w:val="24"/>
        </w:rPr>
        <w:t>margen_real</w:t>
      </w:r>
      <w:proofErr w:type="spellEnd"/>
      <w:r w:rsidRPr="00AC570A">
        <w:rPr>
          <w:rFonts w:cstheme="minorHAnsi"/>
          <w:szCs w:val="24"/>
        </w:rPr>
        <w:t xml:space="preserve">, </w:t>
      </w:r>
      <w:proofErr w:type="spellStart"/>
      <w:r w:rsidRPr="00AC570A">
        <w:rPr>
          <w:rFonts w:cstheme="minorHAnsi"/>
          <w:szCs w:val="24"/>
        </w:rPr>
        <w:t>observacion_financiera</w:t>
      </w:r>
      <w:proofErr w:type="spellEnd"/>
      <w:r w:rsidRPr="00AC570A">
        <w:rPr>
          <w:rFonts w:cstheme="minorHAnsi"/>
          <w:szCs w:val="24"/>
        </w:rPr>
        <w:t>)</w:t>
      </w:r>
    </w:p>
    <w:p w14:paraId="272AAB0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2AEF3AA1"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proyecto_financiero.id_ficha_cliente</w:t>
      </w:r>
      <w:proofErr w:type="spellEnd"/>
      <w:r w:rsidRPr="00AC570A">
        <w:rPr>
          <w:rFonts w:cstheme="minorHAnsi"/>
          <w:szCs w:val="24"/>
        </w:rPr>
        <w:t xml:space="preserve"> (interna)</w:t>
      </w:r>
    </w:p>
    <w:p w14:paraId="36A8F03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nota_venta.id_nota_venta</w:t>
      </w:r>
      <w:proofErr w:type="spellEnd"/>
      <w:r w:rsidRPr="00AC570A">
        <w:rPr>
          <w:rFonts w:cstheme="minorHAnsi"/>
          <w:szCs w:val="24"/>
        </w:rPr>
        <w:t xml:space="preserve"> → </w:t>
      </w:r>
      <w:proofErr w:type="spellStart"/>
      <w:r w:rsidRPr="00AC570A">
        <w:rPr>
          <w:rFonts w:cstheme="minorHAnsi"/>
          <w:szCs w:val="24"/>
        </w:rPr>
        <w:t>proyecto_financiero.id_nota_venta</w:t>
      </w:r>
      <w:proofErr w:type="spellEnd"/>
      <w:r w:rsidRPr="00AC570A">
        <w:rPr>
          <w:rFonts w:cstheme="minorHAnsi"/>
          <w:szCs w:val="24"/>
        </w:rPr>
        <w:t xml:space="preserve"> (interna)</w:t>
      </w:r>
    </w:p>
    <w:p w14:paraId="0A14D4B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lastRenderedPageBreak/>
        <w:t>proyecto_terreno.id_proyecto_terreno</w:t>
      </w:r>
      <w:proofErr w:type="spellEnd"/>
      <w:r w:rsidRPr="00AC570A">
        <w:rPr>
          <w:rFonts w:cstheme="minorHAnsi"/>
          <w:szCs w:val="24"/>
        </w:rPr>
        <w:t xml:space="preserve"> → </w:t>
      </w:r>
      <w:proofErr w:type="spellStart"/>
      <w:r w:rsidRPr="00AC570A">
        <w:rPr>
          <w:rFonts w:cstheme="minorHAnsi"/>
          <w:szCs w:val="24"/>
        </w:rPr>
        <w:t>proyecto_financiero.id_proyecto_terreno</w:t>
      </w:r>
      <w:proofErr w:type="spellEnd"/>
      <w:r w:rsidRPr="00AC570A">
        <w:rPr>
          <w:rFonts w:cstheme="minorHAnsi"/>
          <w:szCs w:val="24"/>
        </w:rPr>
        <w:t xml:space="preserve"> (externa)</w:t>
      </w:r>
    </w:p>
    <w:p w14:paraId="5C3021D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proyecto_financiero.id_moneda</w:t>
      </w:r>
      <w:proofErr w:type="spellEnd"/>
      <w:r w:rsidRPr="00AC570A">
        <w:rPr>
          <w:rFonts w:cstheme="minorHAnsi"/>
          <w:szCs w:val="24"/>
        </w:rPr>
        <w:t xml:space="preserve"> (interna)</w:t>
      </w:r>
    </w:p>
    <w:p w14:paraId="3D8E9D34" w14:textId="77777777" w:rsidR="00384247" w:rsidRPr="00AC570A" w:rsidRDefault="00384247" w:rsidP="00384247">
      <w:pPr>
        <w:spacing w:after="40" w:line="360" w:lineRule="auto"/>
        <w:jc w:val="both"/>
        <w:rPr>
          <w:rFonts w:cstheme="minorHAnsi"/>
          <w:szCs w:val="24"/>
        </w:rPr>
      </w:pPr>
      <w:r w:rsidRPr="00AC570A">
        <w:rPr>
          <w:rFonts w:cstheme="minorHAnsi"/>
          <w:szCs w:val="24"/>
        </w:rPr>
        <w:t>24. COSTO_PROYECTO</w:t>
      </w:r>
    </w:p>
    <w:p w14:paraId="2331AFE8" w14:textId="77777777" w:rsidR="00384247" w:rsidRPr="00AC570A" w:rsidRDefault="00384247" w:rsidP="00384247">
      <w:pPr>
        <w:spacing w:after="40" w:line="360" w:lineRule="auto"/>
        <w:jc w:val="both"/>
        <w:rPr>
          <w:rFonts w:cstheme="minorHAnsi"/>
          <w:szCs w:val="24"/>
        </w:rPr>
      </w:pPr>
      <w:r w:rsidRPr="00AC570A">
        <w:rPr>
          <w:rFonts w:cstheme="minorHAnsi"/>
          <w:szCs w:val="24"/>
        </w:rPr>
        <w:t>COSTO_</w:t>
      </w:r>
      <w:proofErr w:type="gramStart"/>
      <w:r w:rsidRPr="00AC570A">
        <w:rPr>
          <w:rFonts w:cstheme="minorHAnsi"/>
          <w:szCs w:val="24"/>
        </w:rPr>
        <w:t>PROYECTO(</w:t>
      </w:r>
      <w:proofErr w:type="spellStart"/>
      <w:proofErr w:type="gramEnd"/>
      <w:r w:rsidRPr="00AC570A">
        <w:rPr>
          <w:rFonts w:cstheme="minorHAnsi"/>
          <w:szCs w:val="24"/>
          <w:u w:val="single"/>
        </w:rPr>
        <w:t>id_costo_proyecto</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descripcion_costo</w:t>
      </w:r>
      <w:proofErr w:type="spellEnd"/>
      <w:r w:rsidRPr="00AC570A">
        <w:rPr>
          <w:rFonts w:cstheme="minorHAnsi"/>
          <w:szCs w:val="24"/>
        </w:rPr>
        <w:t xml:space="preserve">, </w:t>
      </w:r>
      <w:proofErr w:type="spellStart"/>
      <w:r w:rsidRPr="00AC570A">
        <w:rPr>
          <w:rFonts w:cstheme="minorHAnsi"/>
          <w:szCs w:val="24"/>
        </w:rPr>
        <w:t>categoria_costo</w:t>
      </w:r>
      <w:proofErr w:type="spellEnd"/>
      <w:r w:rsidRPr="00AC570A">
        <w:rPr>
          <w:rFonts w:cstheme="minorHAnsi"/>
          <w:szCs w:val="24"/>
        </w:rPr>
        <w:t xml:space="preserve">, </w:t>
      </w:r>
      <w:proofErr w:type="spellStart"/>
      <w:r w:rsidRPr="00AC570A">
        <w:rPr>
          <w:rFonts w:cstheme="minorHAnsi"/>
          <w:szCs w:val="24"/>
        </w:rPr>
        <w:t>monto_costo</w:t>
      </w:r>
      <w:proofErr w:type="spellEnd"/>
      <w:r w:rsidRPr="00AC570A">
        <w:rPr>
          <w:rFonts w:cstheme="minorHAnsi"/>
          <w:szCs w:val="24"/>
        </w:rPr>
        <w:t xml:space="preserve">, </w:t>
      </w:r>
      <w:proofErr w:type="spellStart"/>
      <w:r w:rsidRPr="00AC570A">
        <w:rPr>
          <w:rFonts w:cstheme="minorHAnsi"/>
          <w:szCs w:val="24"/>
        </w:rPr>
        <w:t>fecha_costo</w:t>
      </w:r>
      <w:proofErr w:type="spellEnd"/>
      <w:r w:rsidRPr="00AC570A">
        <w:rPr>
          <w:rFonts w:cstheme="minorHAnsi"/>
          <w:szCs w:val="24"/>
        </w:rPr>
        <w:t xml:space="preserve">, </w:t>
      </w:r>
      <w:proofErr w:type="spellStart"/>
      <w:r w:rsidRPr="00AC570A">
        <w:rPr>
          <w:rFonts w:cstheme="minorHAnsi"/>
          <w:szCs w:val="24"/>
        </w:rPr>
        <w:t>origen_costo</w:t>
      </w:r>
      <w:proofErr w:type="spellEnd"/>
      <w:r w:rsidRPr="00AC570A">
        <w:rPr>
          <w:rFonts w:cstheme="minorHAnsi"/>
          <w:szCs w:val="24"/>
        </w:rPr>
        <w:t xml:space="preserve">, </w:t>
      </w:r>
      <w:proofErr w:type="spellStart"/>
      <w:r w:rsidRPr="00AC570A">
        <w:rPr>
          <w:rFonts w:cstheme="minorHAnsi"/>
          <w:szCs w:val="24"/>
        </w:rPr>
        <w:t>estado_costo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4360CD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6898028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costo_proyecto.id_proyecto_financiero</w:t>
      </w:r>
      <w:proofErr w:type="spellEnd"/>
      <w:r w:rsidRPr="00AC570A">
        <w:rPr>
          <w:rFonts w:cstheme="minorHAnsi"/>
          <w:szCs w:val="24"/>
        </w:rPr>
        <w:t xml:space="preserve"> (interna)</w:t>
      </w:r>
    </w:p>
    <w:p w14:paraId="2AA5CE2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costo_proyecto.id_moneda</w:t>
      </w:r>
      <w:proofErr w:type="spellEnd"/>
      <w:r w:rsidRPr="00AC570A">
        <w:rPr>
          <w:rFonts w:cstheme="minorHAnsi"/>
          <w:szCs w:val="24"/>
        </w:rPr>
        <w:t xml:space="preserve"> (interna)</w:t>
      </w:r>
    </w:p>
    <w:p w14:paraId="35E1C711" w14:textId="77777777" w:rsidR="00384247" w:rsidRPr="00AC570A" w:rsidRDefault="00384247" w:rsidP="00384247">
      <w:pPr>
        <w:spacing w:after="40" w:line="360" w:lineRule="auto"/>
        <w:jc w:val="both"/>
        <w:rPr>
          <w:rFonts w:cstheme="minorHAnsi"/>
          <w:szCs w:val="24"/>
        </w:rPr>
      </w:pPr>
      <w:r w:rsidRPr="00AC570A">
        <w:rPr>
          <w:rFonts w:cstheme="minorHAnsi"/>
          <w:szCs w:val="24"/>
        </w:rPr>
        <w:t>25. DETALLE_COSTO_PROYECTO_DOCUMENTO_PROVEEDOR</w:t>
      </w:r>
    </w:p>
    <w:p w14:paraId="319EB36A"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DETALLE_COSTO_PROYECTO_DOCUMENTO_</w:t>
      </w:r>
      <w:proofErr w:type="gramStart"/>
      <w:r w:rsidRPr="00AC570A">
        <w:rPr>
          <w:rFonts w:cstheme="minorHAnsi"/>
          <w:szCs w:val="24"/>
        </w:rPr>
        <w:t>PROVEEDOR(</w:t>
      </w:r>
      <w:proofErr w:type="gramEnd"/>
      <w:r w:rsidRPr="00AC570A">
        <w:rPr>
          <w:rFonts w:cstheme="minorHAnsi"/>
          <w:szCs w:val="24"/>
          <w:u w:val="single"/>
        </w:rPr>
        <w:t>id_detalle_costo_proyecto_documento_proveedor</w:t>
      </w:r>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id_costo_proyecto</w:t>
      </w:r>
      <w:proofErr w:type="spellEnd"/>
      <w:r w:rsidRPr="00AC570A">
        <w:rPr>
          <w:rFonts w:cstheme="minorHAnsi"/>
          <w:szCs w:val="24"/>
        </w:rPr>
        <w:t xml:space="preserve">, </w:t>
      </w:r>
      <w:proofErr w:type="spellStart"/>
      <w:r w:rsidRPr="00AC570A">
        <w:rPr>
          <w:rFonts w:cstheme="minorHAnsi"/>
          <w:szCs w:val="24"/>
        </w:rPr>
        <w:t>monto_imputado</w:t>
      </w:r>
      <w:proofErr w:type="spellEnd"/>
      <w:r w:rsidRPr="00AC570A">
        <w:rPr>
          <w:rFonts w:cstheme="minorHAnsi"/>
          <w:szCs w:val="24"/>
        </w:rPr>
        <w:t xml:space="preserve">, </w:t>
      </w:r>
      <w:proofErr w:type="spellStart"/>
      <w:r w:rsidRPr="00AC570A">
        <w:rPr>
          <w:rFonts w:cstheme="minorHAnsi"/>
          <w:szCs w:val="24"/>
        </w:rPr>
        <w:t>porcentaje_imputado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055B3FD"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62E6B98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documento_compra_proveedor.id_documento_compra_proveedor</w:t>
      </w:r>
      <w:proofErr w:type="spellEnd"/>
      <w:r w:rsidRPr="00AC570A">
        <w:rPr>
          <w:rFonts w:cstheme="minorHAnsi"/>
          <w:szCs w:val="24"/>
        </w:rPr>
        <w:t xml:space="preserve"> → detalle_costo_proyecto_documento_proveedor.id_documento_compra_proveedor (interna)</w:t>
      </w:r>
    </w:p>
    <w:p w14:paraId="4867D72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costo_proyecto.id_costo_proyecto</w:t>
      </w:r>
      <w:proofErr w:type="spellEnd"/>
      <w:r w:rsidRPr="00AC570A">
        <w:rPr>
          <w:rFonts w:cstheme="minorHAnsi"/>
          <w:szCs w:val="24"/>
        </w:rPr>
        <w:t xml:space="preserve"> → </w:t>
      </w:r>
      <w:proofErr w:type="spellStart"/>
      <w:r w:rsidRPr="00AC570A">
        <w:rPr>
          <w:rFonts w:cstheme="minorHAnsi"/>
          <w:szCs w:val="24"/>
        </w:rPr>
        <w:t>detalle_costo_proyecto_documento_proveedor.id_costo_proyecto</w:t>
      </w:r>
      <w:proofErr w:type="spellEnd"/>
      <w:r w:rsidRPr="00AC570A">
        <w:rPr>
          <w:rFonts w:cstheme="minorHAnsi"/>
          <w:szCs w:val="24"/>
        </w:rPr>
        <w:t xml:space="preserve"> (interna)</w:t>
      </w:r>
    </w:p>
    <w:p w14:paraId="52B65AC5" w14:textId="77777777" w:rsidR="00384247" w:rsidRPr="00AC570A" w:rsidRDefault="00384247" w:rsidP="00384247">
      <w:pPr>
        <w:spacing w:after="40" w:line="360" w:lineRule="auto"/>
        <w:jc w:val="both"/>
        <w:rPr>
          <w:rFonts w:cstheme="minorHAnsi"/>
          <w:szCs w:val="24"/>
        </w:rPr>
      </w:pPr>
      <w:r w:rsidRPr="00AC570A">
        <w:rPr>
          <w:rFonts w:cstheme="minorHAnsi"/>
          <w:szCs w:val="24"/>
        </w:rPr>
        <w:t>26. PROVEEDOR</w:t>
      </w:r>
    </w:p>
    <w:p w14:paraId="38C522B7"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PROVEEDOR(</w:t>
      </w:r>
      <w:proofErr w:type="spellStart"/>
      <w:proofErr w:type="gramEnd"/>
      <w:r w:rsidRPr="00AC570A">
        <w:rPr>
          <w:rFonts w:cstheme="minorHAnsi"/>
          <w:szCs w:val="24"/>
          <w:u w:val="single"/>
        </w:rPr>
        <w:t>id_proveedor</w:t>
      </w:r>
      <w:proofErr w:type="spellEnd"/>
      <w:r w:rsidRPr="00AC570A">
        <w:rPr>
          <w:rFonts w:cstheme="minorHAnsi"/>
          <w:szCs w:val="24"/>
        </w:rPr>
        <w:t xml:space="preserve">, </w:t>
      </w:r>
      <w:proofErr w:type="spellStart"/>
      <w:r w:rsidRPr="00AC570A">
        <w:rPr>
          <w:rFonts w:cstheme="minorHAnsi"/>
          <w:szCs w:val="24"/>
          <w:u w:val="dash"/>
        </w:rPr>
        <w:t>id_tipo_identificador</w:t>
      </w:r>
      <w:proofErr w:type="spellEnd"/>
      <w:r w:rsidRPr="00AC570A">
        <w:rPr>
          <w:rFonts w:cstheme="minorHAnsi"/>
          <w:szCs w:val="24"/>
        </w:rPr>
        <w:t xml:space="preserve">, </w:t>
      </w:r>
      <w:proofErr w:type="spellStart"/>
      <w:r w:rsidRPr="00AC570A">
        <w:rPr>
          <w:rFonts w:cstheme="minorHAnsi"/>
          <w:szCs w:val="24"/>
          <w:u w:val="dash"/>
        </w:rPr>
        <w:t>id_pais</w:t>
      </w:r>
      <w:proofErr w:type="spellEnd"/>
      <w:r w:rsidRPr="00AC570A">
        <w:rPr>
          <w:rFonts w:cstheme="minorHAnsi"/>
          <w:szCs w:val="24"/>
        </w:rPr>
        <w:t xml:space="preserve">, </w:t>
      </w:r>
      <w:proofErr w:type="spellStart"/>
      <w:r w:rsidRPr="00AC570A">
        <w:rPr>
          <w:rFonts w:cstheme="minorHAnsi"/>
          <w:szCs w:val="24"/>
          <w:u w:val="dash"/>
        </w:rPr>
        <w:t>id_moneda_preferente</w:t>
      </w:r>
      <w:proofErr w:type="spellEnd"/>
      <w:r w:rsidRPr="00AC570A">
        <w:rPr>
          <w:rFonts w:cstheme="minorHAnsi"/>
          <w:szCs w:val="24"/>
        </w:rPr>
        <w:t xml:space="preserve">, </w:t>
      </w:r>
      <w:proofErr w:type="spellStart"/>
      <w:r w:rsidRPr="00AC570A">
        <w:rPr>
          <w:rFonts w:cstheme="minorHAnsi"/>
          <w:szCs w:val="24"/>
        </w:rPr>
        <w:t>identificador_tributario</w:t>
      </w:r>
      <w:proofErr w:type="spellEnd"/>
      <w:r w:rsidRPr="00AC570A">
        <w:rPr>
          <w:rFonts w:cstheme="minorHAnsi"/>
          <w:szCs w:val="24"/>
        </w:rPr>
        <w:t xml:space="preserve">, </w:t>
      </w:r>
      <w:proofErr w:type="spellStart"/>
      <w:r w:rsidRPr="00AC570A">
        <w:rPr>
          <w:rFonts w:cstheme="minorHAnsi"/>
          <w:szCs w:val="24"/>
        </w:rPr>
        <w:t>nombre_razon_social</w:t>
      </w:r>
      <w:proofErr w:type="spellEnd"/>
      <w:r w:rsidRPr="00AC570A">
        <w:rPr>
          <w:rFonts w:cstheme="minorHAnsi"/>
          <w:szCs w:val="24"/>
        </w:rPr>
        <w:t xml:space="preserve">, </w:t>
      </w:r>
      <w:proofErr w:type="spellStart"/>
      <w:r w:rsidRPr="00AC570A">
        <w:rPr>
          <w:rFonts w:cstheme="minorHAnsi"/>
          <w:szCs w:val="24"/>
        </w:rPr>
        <w:t>nacionalidad_origen</w:t>
      </w:r>
      <w:proofErr w:type="spellEnd"/>
      <w:r w:rsidRPr="00AC570A">
        <w:rPr>
          <w:rFonts w:cstheme="minorHAnsi"/>
          <w:szCs w:val="24"/>
        </w:rPr>
        <w:t xml:space="preserve">, </w:t>
      </w:r>
      <w:proofErr w:type="spellStart"/>
      <w:r w:rsidRPr="00AC570A">
        <w:rPr>
          <w:rFonts w:cstheme="minorHAnsi"/>
          <w:szCs w:val="24"/>
        </w:rPr>
        <w:t>contacto_proveedor</w:t>
      </w:r>
      <w:proofErr w:type="spellEnd"/>
      <w:r w:rsidRPr="00AC570A">
        <w:rPr>
          <w:rFonts w:cstheme="minorHAnsi"/>
          <w:szCs w:val="24"/>
        </w:rPr>
        <w:t xml:space="preserve">, </w:t>
      </w:r>
      <w:proofErr w:type="spellStart"/>
      <w:r w:rsidRPr="00AC570A">
        <w:rPr>
          <w:rFonts w:cstheme="minorHAnsi"/>
          <w:szCs w:val="24"/>
        </w:rPr>
        <w:t>correo_proveedor</w:t>
      </w:r>
      <w:proofErr w:type="spellEnd"/>
      <w:r w:rsidRPr="00AC570A">
        <w:rPr>
          <w:rFonts w:cstheme="minorHAnsi"/>
          <w:szCs w:val="24"/>
        </w:rPr>
        <w:t xml:space="preserve">, </w:t>
      </w:r>
      <w:proofErr w:type="spellStart"/>
      <w:r w:rsidRPr="00AC570A">
        <w:rPr>
          <w:rFonts w:cstheme="minorHAnsi"/>
          <w:szCs w:val="24"/>
        </w:rPr>
        <w:t>telefono_proveedor</w:t>
      </w:r>
      <w:proofErr w:type="spellEnd"/>
      <w:r w:rsidRPr="00AC570A">
        <w:rPr>
          <w:rFonts w:cstheme="minorHAnsi"/>
          <w:szCs w:val="24"/>
        </w:rPr>
        <w:t xml:space="preserve">, </w:t>
      </w:r>
      <w:proofErr w:type="spellStart"/>
      <w:r w:rsidRPr="00AC570A">
        <w:rPr>
          <w:rFonts w:cstheme="minorHAnsi"/>
          <w:szCs w:val="24"/>
        </w:rPr>
        <w:t>direccion_proveedor</w:t>
      </w:r>
      <w:proofErr w:type="spellEnd"/>
      <w:r w:rsidRPr="00AC570A">
        <w:rPr>
          <w:rFonts w:cstheme="minorHAnsi"/>
          <w:szCs w:val="24"/>
        </w:rPr>
        <w:t xml:space="preserve">, </w:t>
      </w:r>
      <w:proofErr w:type="spellStart"/>
      <w:r w:rsidRPr="00AC570A">
        <w:rPr>
          <w:rFonts w:cstheme="minorHAnsi"/>
          <w:szCs w:val="24"/>
        </w:rPr>
        <w:t>estado_proveedor</w:t>
      </w:r>
      <w:proofErr w:type="spellEnd"/>
      <w:r w:rsidRPr="00AC570A">
        <w:rPr>
          <w:rFonts w:cstheme="minorHAnsi"/>
          <w:szCs w:val="24"/>
        </w:rPr>
        <w:t xml:space="preserve">, </w:t>
      </w:r>
      <w:proofErr w:type="spellStart"/>
      <w:r w:rsidRPr="00AC570A">
        <w:rPr>
          <w:rFonts w:cstheme="minorHAnsi"/>
          <w:szCs w:val="24"/>
        </w:rPr>
        <w:t>fecha_registro</w:t>
      </w:r>
      <w:proofErr w:type="spellEnd"/>
      <w:r w:rsidRPr="00AC570A">
        <w:rPr>
          <w:rFonts w:cstheme="minorHAnsi"/>
          <w:szCs w:val="24"/>
        </w:rPr>
        <w:t>)</w:t>
      </w:r>
    </w:p>
    <w:p w14:paraId="7DD19693"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6C8A8C4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tipo_identificador.id_tipo_identificador</w:t>
      </w:r>
      <w:proofErr w:type="spellEnd"/>
      <w:r w:rsidRPr="00AC570A">
        <w:rPr>
          <w:rFonts w:cstheme="minorHAnsi"/>
          <w:szCs w:val="24"/>
        </w:rPr>
        <w:t xml:space="preserve"> → </w:t>
      </w:r>
      <w:proofErr w:type="spellStart"/>
      <w:r w:rsidRPr="00AC570A">
        <w:rPr>
          <w:rFonts w:cstheme="minorHAnsi"/>
          <w:szCs w:val="24"/>
        </w:rPr>
        <w:t>proveedor.id_tipo_identificador</w:t>
      </w:r>
      <w:proofErr w:type="spellEnd"/>
      <w:r w:rsidRPr="00AC570A">
        <w:rPr>
          <w:rFonts w:cstheme="minorHAnsi"/>
          <w:szCs w:val="24"/>
        </w:rPr>
        <w:t xml:space="preserve"> (interna)</w:t>
      </w:r>
    </w:p>
    <w:p w14:paraId="1A343179" w14:textId="77777777" w:rsidR="00384247" w:rsidRPr="00AC570A" w:rsidRDefault="00384247" w:rsidP="00384247">
      <w:pPr>
        <w:spacing w:after="40" w:line="360" w:lineRule="auto"/>
        <w:jc w:val="both"/>
        <w:rPr>
          <w:rFonts w:cstheme="minorHAnsi"/>
          <w:szCs w:val="24"/>
          <w:lang w:val="en-US"/>
        </w:rPr>
      </w:pPr>
      <w:proofErr w:type="spellStart"/>
      <w:r w:rsidRPr="00AC570A">
        <w:rPr>
          <w:rFonts w:cstheme="minorHAnsi"/>
          <w:szCs w:val="24"/>
          <w:lang w:val="en-US"/>
        </w:rPr>
        <w:lastRenderedPageBreak/>
        <w:t>pais.id_pais</w:t>
      </w:r>
      <w:proofErr w:type="spellEnd"/>
      <w:r w:rsidRPr="00AC570A">
        <w:rPr>
          <w:rFonts w:cstheme="minorHAnsi"/>
          <w:szCs w:val="24"/>
          <w:lang w:val="en-US"/>
        </w:rPr>
        <w:t xml:space="preserve"> → </w:t>
      </w:r>
      <w:proofErr w:type="spellStart"/>
      <w:r w:rsidRPr="00AC570A">
        <w:rPr>
          <w:rFonts w:cstheme="minorHAnsi"/>
          <w:szCs w:val="24"/>
          <w:lang w:val="en-US"/>
        </w:rPr>
        <w:t>proveedor.id_pais</w:t>
      </w:r>
      <w:proofErr w:type="spellEnd"/>
      <w:r w:rsidRPr="00AC570A">
        <w:rPr>
          <w:rFonts w:cstheme="minorHAnsi"/>
          <w:szCs w:val="24"/>
          <w:lang w:val="en-US"/>
        </w:rPr>
        <w:t xml:space="preserve"> (interna)</w:t>
      </w:r>
    </w:p>
    <w:p w14:paraId="5F5AB2E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proveedor.id_moneda_preferente</w:t>
      </w:r>
      <w:proofErr w:type="spellEnd"/>
      <w:r w:rsidRPr="00AC570A">
        <w:rPr>
          <w:rFonts w:cstheme="minorHAnsi"/>
          <w:szCs w:val="24"/>
        </w:rPr>
        <w:t xml:space="preserve"> (interna)</w:t>
      </w:r>
    </w:p>
    <w:p w14:paraId="358EB18C" w14:textId="77777777" w:rsidR="00384247" w:rsidRPr="00AC570A" w:rsidRDefault="00384247" w:rsidP="00384247">
      <w:pPr>
        <w:spacing w:after="40" w:line="360" w:lineRule="auto"/>
        <w:jc w:val="both"/>
        <w:rPr>
          <w:rFonts w:cstheme="minorHAnsi"/>
          <w:szCs w:val="24"/>
        </w:rPr>
      </w:pPr>
      <w:r w:rsidRPr="00AC570A">
        <w:rPr>
          <w:rFonts w:cstheme="minorHAnsi"/>
          <w:szCs w:val="24"/>
        </w:rPr>
        <w:t>27. DOCUMENTO_COMPRA_PROVEEDOR</w:t>
      </w:r>
    </w:p>
    <w:p w14:paraId="3E3E08F9" w14:textId="77777777" w:rsidR="00384247" w:rsidRPr="00AC570A" w:rsidRDefault="00384247" w:rsidP="00384247">
      <w:pPr>
        <w:spacing w:after="40" w:line="360" w:lineRule="auto"/>
        <w:jc w:val="both"/>
        <w:rPr>
          <w:rFonts w:cstheme="minorHAnsi"/>
          <w:szCs w:val="24"/>
        </w:rPr>
      </w:pPr>
      <w:r w:rsidRPr="00AC570A">
        <w:rPr>
          <w:rFonts w:cstheme="minorHAnsi"/>
          <w:szCs w:val="24"/>
        </w:rPr>
        <w:t>DOCUMENTO_COMPRA_</w:t>
      </w:r>
      <w:proofErr w:type="gramStart"/>
      <w:r w:rsidRPr="00AC570A">
        <w:rPr>
          <w:rFonts w:cstheme="minorHAnsi"/>
          <w:szCs w:val="24"/>
        </w:rPr>
        <w:t>PROVEEDOR(</w:t>
      </w:r>
      <w:proofErr w:type="spellStart"/>
      <w:proofErr w:type="gramEnd"/>
      <w:r w:rsidRPr="00AC570A">
        <w:rPr>
          <w:rFonts w:cstheme="minorHAnsi"/>
          <w:szCs w:val="24"/>
          <w:u w:val="single"/>
        </w:rPr>
        <w:t>id_documento_compra_proveedor</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u w:val="dash"/>
        </w:rPr>
        <w:t>id_tipo_documento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numero_documento</w:t>
      </w:r>
      <w:proofErr w:type="spellEnd"/>
      <w:r w:rsidRPr="00AC570A">
        <w:rPr>
          <w:rFonts w:cstheme="minorHAnsi"/>
          <w:szCs w:val="24"/>
        </w:rPr>
        <w:t xml:space="preserve">, </w:t>
      </w:r>
      <w:proofErr w:type="spellStart"/>
      <w:r w:rsidRPr="00AC570A">
        <w:rPr>
          <w:rFonts w:cstheme="minorHAnsi"/>
          <w:szCs w:val="24"/>
        </w:rPr>
        <w:t>fecha_emision</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monto_neto</w:t>
      </w:r>
      <w:proofErr w:type="spellEnd"/>
      <w:r w:rsidRPr="00AC570A">
        <w:rPr>
          <w:rFonts w:cstheme="minorHAnsi"/>
          <w:szCs w:val="24"/>
        </w:rPr>
        <w:t xml:space="preserve">, </w:t>
      </w:r>
      <w:proofErr w:type="spellStart"/>
      <w:r w:rsidRPr="00AC570A">
        <w:rPr>
          <w:rFonts w:cstheme="minorHAnsi"/>
          <w:szCs w:val="24"/>
        </w:rPr>
        <w:t>monto_impuesto</w:t>
      </w:r>
      <w:proofErr w:type="spellEnd"/>
      <w:r w:rsidRPr="00AC570A">
        <w:rPr>
          <w:rFonts w:cstheme="minorHAnsi"/>
          <w:szCs w:val="24"/>
        </w:rPr>
        <w:t xml:space="preserve">, </w:t>
      </w:r>
      <w:proofErr w:type="spellStart"/>
      <w:r w:rsidRPr="00AC570A">
        <w:rPr>
          <w:rFonts w:cstheme="minorHAnsi"/>
          <w:szCs w:val="24"/>
        </w:rPr>
        <w:t>monto_total</w:t>
      </w:r>
      <w:proofErr w:type="spellEnd"/>
      <w:r w:rsidRPr="00AC570A">
        <w:rPr>
          <w:rFonts w:cstheme="minorHAnsi"/>
          <w:szCs w:val="24"/>
        </w:rPr>
        <w:t xml:space="preserve">,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fecha_tipo_cambio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estado_documento</w:t>
      </w:r>
      <w:proofErr w:type="spellEnd"/>
      <w:r w:rsidRPr="00AC570A">
        <w:rPr>
          <w:rFonts w:cstheme="minorHAnsi"/>
          <w:szCs w:val="24"/>
        </w:rPr>
        <w:t xml:space="preserve">, </w:t>
      </w:r>
      <w:proofErr w:type="spellStart"/>
      <w:r w:rsidRPr="00AC570A">
        <w:rPr>
          <w:rFonts w:cstheme="minorHAnsi"/>
          <w:szCs w:val="24"/>
        </w:rPr>
        <w:t>respaldo_documento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CEB0C60"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1046A98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proveedor.id_proveedor</w:t>
      </w:r>
      <w:proofErr w:type="spellEnd"/>
      <w:r w:rsidRPr="00AC570A">
        <w:rPr>
          <w:rFonts w:cstheme="minorHAnsi"/>
          <w:szCs w:val="24"/>
        </w:rPr>
        <w:t xml:space="preserve"> → </w:t>
      </w:r>
      <w:proofErr w:type="spellStart"/>
      <w:r w:rsidRPr="00AC570A">
        <w:rPr>
          <w:rFonts w:cstheme="minorHAnsi"/>
          <w:szCs w:val="24"/>
        </w:rPr>
        <w:t>documento_compra_proveedor.id_proveedor</w:t>
      </w:r>
      <w:proofErr w:type="spellEnd"/>
      <w:r w:rsidRPr="00AC570A">
        <w:rPr>
          <w:rFonts w:cstheme="minorHAnsi"/>
          <w:szCs w:val="24"/>
        </w:rPr>
        <w:t xml:space="preserve"> (interna)</w:t>
      </w:r>
    </w:p>
    <w:p w14:paraId="01E1594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tipo_documento.id_tipo_documento</w:t>
      </w:r>
      <w:proofErr w:type="spellEnd"/>
      <w:r w:rsidRPr="00AC570A">
        <w:rPr>
          <w:rFonts w:cstheme="minorHAnsi"/>
          <w:szCs w:val="24"/>
        </w:rPr>
        <w:t xml:space="preserve"> → </w:t>
      </w:r>
      <w:proofErr w:type="spellStart"/>
      <w:r w:rsidRPr="00AC570A">
        <w:rPr>
          <w:rFonts w:cstheme="minorHAnsi"/>
          <w:szCs w:val="24"/>
        </w:rPr>
        <w:t>documento_compra_proveedor.id_tipo_documento</w:t>
      </w:r>
      <w:proofErr w:type="spellEnd"/>
      <w:r w:rsidRPr="00AC570A">
        <w:rPr>
          <w:rFonts w:cstheme="minorHAnsi"/>
          <w:szCs w:val="24"/>
        </w:rPr>
        <w:t xml:space="preserve"> (interna)</w:t>
      </w:r>
    </w:p>
    <w:p w14:paraId="3D2A16F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documento_compra_proveedor.id_moneda</w:t>
      </w:r>
      <w:proofErr w:type="spellEnd"/>
      <w:r w:rsidRPr="00AC570A">
        <w:rPr>
          <w:rFonts w:cstheme="minorHAnsi"/>
          <w:szCs w:val="24"/>
        </w:rPr>
        <w:t xml:space="preserve"> (interna)</w:t>
      </w:r>
    </w:p>
    <w:p w14:paraId="12BEC67D" w14:textId="77777777" w:rsidR="00384247" w:rsidRPr="00AC570A" w:rsidRDefault="00384247" w:rsidP="00384247">
      <w:pPr>
        <w:spacing w:after="40" w:line="360" w:lineRule="auto"/>
        <w:jc w:val="both"/>
        <w:rPr>
          <w:rFonts w:cstheme="minorHAnsi"/>
          <w:szCs w:val="24"/>
        </w:rPr>
      </w:pPr>
      <w:r w:rsidRPr="00AC570A">
        <w:rPr>
          <w:rFonts w:cstheme="minorHAnsi"/>
          <w:szCs w:val="24"/>
        </w:rPr>
        <w:t>28. DETALLE_DOCUMENTO_COMPRA_PROVEEDOR</w:t>
      </w:r>
    </w:p>
    <w:p w14:paraId="3BD176F6"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DETALLE_DOCUMENTO_COMPRA_</w:t>
      </w:r>
      <w:proofErr w:type="gramStart"/>
      <w:r w:rsidRPr="00AC570A">
        <w:rPr>
          <w:rFonts w:cstheme="minorHAnsi"/>
          <w:szCs w:val="24"/>
        </w:rPr>
        <w:t>PROVEEDOR(</w:t>
      </w:r>
      <w:proofErr w:type="gramEnd"/>
      <w:r w:rsidRPr="00AC570A">
        <w:rPr>
          <w:rFonts w:cstheme="minorHAnsi"/>
          <w:szCs w:val="24"/>
          <w:u w:val="single"/>
        </w:rPr>
        <w:t>id_detalle_documento_compra_proveedor</w:t>
      </w:r>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u w:val="dash"/>
        </w:rPr>
        <w:t>id_historial_precio_material</w:t>
      </w:r>
      <w:proofErr w:type="spellEnd"/>
      <w:r w:rsidRPr="00AC570A">
        <w:rPr>
          <w:rFonts w:cstheme="minorHAnsi"/>
          <w:szCs w:val="24"/>
        </w:rPr>
        <w:t xml:space="preserve">, </w:t>
      </w:r>
      <w:proofErr w:type="spellStart"/>
      <w:r w:rsidRPr="00AC570A">
        <w:rPr>
          <w:rFonts w:cstheme="minorHAnsi"/>
          <w:szCs w:val="24"/>
        </w:rPr>
        <w:t>cantidad_material</w:t>
      </w:r>
      <w:proofErr w:type="spellEnd"/>
      <w:r w:rsidRPr="00AC570A">
        <w:rPr>
          <w:rFonts w:cstheme="minorHAnsi"/>
          <w:szCs w:val="24"/>
        </w:rPr>
        <w:t xml:space="preserve">, </w:t>
      </w:r>
      <w:proofErr w:type="spellStart"/>
      <w:r w:rsidRPr="00AC570A">
        <w:rPr>
          <w:rFonts w:cstheme="minorHAnsi"/>
          <w:szCs w:val="24"/>
        </w:rPr>
        <w:t>unidad_medida</w:t>
      </w:r>
      <w:proofErr w:type="spellEnd"/>
      <w:r w:rsidRPr="00AC570A">
        <w:rPr>
          <w:rFonts w:cstheme="minorHAnsi"/>
          <w:szCs w:val="24"/>
        </w:rPr>
        <w:t xml:space="preserve">, </w:t>
      </w:r>
      <w:proofErr w:type="spellStart"/>
      <w:r w:rsidRPr="00AC570A">
        <w:rPr>
          <w:rFonts w:cstheme="minorHAnsi"/>
          <w:szCs w:val="24"/>
        </w:rPr>
        <w:t>precio_unitario_documento</w:t>
      </w:r>
      <w:proofErr w:type="spellEnd"/>
      <w:r w:rsidRPr="00AC570A">
        <w:rPr>
          <w:rFonts w:cstheme="minorHAnsi"/>
          <w:szCs w:val="24"/>
        </w:rPr>
        <w:t xml:space="preserve">, </w:t>
      </w:r>
      <w:proofErr w:type="spellStart"/>
      <w:r w:rsidRPr="00AC570A">
        <w:rPr>
          <w:rFonts w:cstheme="minorHAnsi"/>
          <w:szCs w:val="24"/>
        </w:rPr>
        <w:t>subtotal_linea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DCD9521"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02DF040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documento_compra_proveedor.id_documento_compra_proveedor</w:t>
      </w:r>
      <w:proofErr w:type="spellEnd"/>
      <w:r w:rsidRPr="00AC570A">
        <w:rPr>
          <w:rFonts w:cstheme="minorHAnsi"/>
          <w:szCs w:val="24"/>
        </w:rPr>
        <w:t xml:space="preserve"> → detalle_documento_compra_proveedor.id_documento_compra_proveedor (interna)</w:t>
      </w:r>
    </w:p>
    <w:p w14:paraId="40AB6AA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historial_precio_material.id_historial_precio_material</w:t>
      </w:r>
      <w:proofErr w:type="spellEnd"/>
      <w:r w:rsidRPr="00AC570A">
        <w:rPr>
          <w:rFonts w:cstheme="minorHAnsi"/>
          <w:szCs w:val="24"/>
        </w:rPr>
        <w:t xml:space="preserve"> → </w:t>
      </w:r>
      <w:proofErr w:type="spellStart"/>
      <w:r w:rsidRPr="00AC570A">
        <w:rPr>
          <w:rFonts w:cstheme="minorHAnsi"/>
          <w:szCs w:val="24"/>
        </w:rPr>
        <w:t>detalle_documento_compra_proveedor.id_historial_precio_material</w:t>
      </w:r>
      <w:proofErr w:type="spellEnd"/>
      <w:r w:rsidRPr="00AC570A">
        <w:rPr>
          <w:rFonts w:cstheme="minorHAnsi"/>
          <w:szCs w:val="24"/>
        </w:rPr>
        <w:t xml:space="preserve"> (interna)</w:t>
      </w:r>
    </w:p>
    <w:p w14:paraId="0B281D4F" w14:textId="77777777" w:rsidR="00384247" w:rsidRPr="00AC570A" w:rsidRDefault="00384247" w:rsidP="00384247">
      <w:pPr>
        <w:spacing w:after="40" w:line="360" w:lineRule="auto"/>
        <w:jc w:val="both"/>
        <w:rPr>
          <w:rFonts w:cstheme="minorHAnsi"/>
          <w:szCs w:val="24"/>
        </w:rPr>
      </w:pPr>
      <w:r w:rsidRPr="00AC570A">
        <w:rPr>
          <w:rFonts w:cstheme="minorHAnsi"/>
          <w:szCs w:val="24"/>
        </w:rPr>
        <w:t>29. PAGO_PROVEEDOR</w:t>
      </w:r>
    </w:p>
    <w:p w14:paraId="1CF91B7F" w14:textId="77777777" w:rsidR="00384247" w:rsidRPr="00AC570A" w:rsidRDefault="00384247" w:rsidP="00384247">
      <w:pPr>
        <w:spacing w:after="40" w:line="360" w:lineRule="auto"/>
        <w:jc w:val="both"/>
        <w:rPr>
          <w:rFonts w:cstheme="minorHAnsi"/>
          <w:szCs w:val="24"/>
        </w:rPr>
      </w:pPr>
      <w:r w:rsidRPr="00AC570A">
        <w:rPr>
          <w:rFonts w:cstheme="minorHAnsi"/>
          <w:szCs w:val="24"/>
        </w:rPr>
        <w:t>PAGO_</w:t>
      </w:r>
      <w:proofErr w:type="gramStart"/>
      <w:r w:rsidRPr="00AC570A">
        <w:rPr>
          <w:rFonts w:cstheme="minorHAnsi"/>
          <w:szCs w:val="24"/>
        </w:rPr>
        <w:t>PROVEEDOR(</w:t>
      </w:r>
      <w:proofErr w:type="spellStart"/>
      <w:proofErr w:type="gramEnd"/>
      <w:r w:rsidRPr="00AC570A">
        <w:rPr>
          <w:rFonts w:cstheme="minorHAnsi"/>
          <w:szCs w:val="24"/>
          <w:u w:val="single"/>
        </w:rPr>
        <w:t>id_pago_proveedor</w:t>
      </w:r>
      <w:proofErr w:type="spellEnd"/>
      <w:r w:rsidRPr="00AC570A">
        <w:rPr>
          <w:rFonts w:cstheme="minorHAnsi"/>
          <w:szCs w:val="24"/>
        </w:rPr>
        <w:t xml:space="preserve">, </w:t>
      </w:r>
      <w:proofErr w:type="spellStart"/>
      <w:r w:rsidRPr="00AC570A">
        <w:rPr>
          <w:rFonts w:cstheme="minorHAnsi"/>
          <w:szCs w:val="24"/>
          <w:u w:val="dash"/>
        </w:rPr>
        <w:t>id_proveedor</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u w:val="dash"/>
        </w:rPr>
        <w:t>id_medio_pago</w:t>
      </w:r>
      <w:proofErr w:type="spellEnd"/>
      <w:r w:rsidRPr="00AC570A">
        <w:rPr>
          <w:rFonts w:cstheme="minorHAnsi"/>
          <w:szCs w:val="24"/>
        </w:rPr>
        <w:t xml:space="preserve">, </w:t>
      </w:r>
      <w:proofErr w:type="spellStart"/>
      <w:r w:rsidRPr="00AC570A">
        <w:rPr>
          <w:rFonts w:cstheme="minorHAnsi"/>
          <w:szCs w:val="24"/>
        </w:rPr>
        <w:t>fecha_pago</w:t>
      </w:r>
      <w:proofErr w:type="spellEnd"/>
      <w:r w:rsidRPr="00AC570A">
        <w:rPr>
          <w:rFonts w:cstheme="minorHAnsi"/>
          <w:szCs w:val="24"/>
        </w:rPr>
        <w:t xml:space="preserve">, </w:t>
      </w:r>
      <w:proofErr w:type="spellStart"/>
      <w:r w:rsidRPr="00AC570A">
        <w:rPr>
          <w:rFonts w:cstheme="minorHAnsi"/>
          <w:szCs w:val="24"/>
        </w:rPr>
        <w:t>monto_pago</w:t>
      </w:r>
      <w:proofErr w:type="spellEnd"/>
      <w:r w:rsidRPr="00AC570A">
        <w:rPr>
          <w:rFonts w:cstheme="minorHAnsi"/>
          <w:szCs w:val="24"/>
        </w:rPr>
        <w:t xml:space="preserve">, </w:t>
      </w:r>
      <w:proofErr w:type="spellStart"/>
      <w:r w:rsidRPr="00AC570A">
        <w:rPr>
          <w:rFonts w:cstheme="minorHAnsi"/>
          <w:szCs w:val="24"/>
        </w:rPr>
        <w:t>tipo_cambio_usado</w:t>
      </w:r>
      <w:proofErr w:type="spellEnd"/>
      <w:r w:rsidRPr="00AC570A">
        <w:rPr>
          <w:rFonts w:cstheme="minorHAnsi"/>
          <w:szCs w:val="24"/>
        </w:rPr>
        <w:t xml:space="preserve">, </w:t>
      </w:r>
      <w:proofErr w:type="spellStart"/>
      <w:r w:rsidRPr="00AC570A">
        <w:rPr>
          <w:rFonts w:cstheme="minorHAnsi"/>
          <w:szCs w:val="24"/>
        </w:rPr>
        <w:t>monto_convertido</w:t>
      </w:r>
      <w:proofErr w:type="spellEnd"/>
      <w:r w:rsidRPr="00AC570A">
        <w:rPr>
          <w:rFonts w:cstheme="minorHAnsi"/>
          <w:szCs w:val="24"/>
        </w:rPr>
        <w:t xml:space="preserve">, </w:t>
      </w:r>
      <w:proofErr w:type="spellStart"/>
      <w:r w:rsidRPr="00AC570A">
        <w:rPr>
          <w:rFonts w:cstheme="minorHAnsi"/>
          <w:szCs w:val="24"/>
        </w:rPr>
        <w:t>estado_pago</w:t>
      </w:r>
      <w:proofErr w:type="spellEnd"/>
      <w:r w:rsidRPr="00AC570A">
        <w:rPr>
          <w:rFonts w:cstheme="minorHAnsi"/>
          <w:szCs w:val="24"/>
        </w:rPr>
        <w:t xml:space="preserve">, </w:t>
      </w:r>
      <w:proofErr w:type="spellStart"/>
      <w:r w:rsidRPr="00AC570A">
        <w:rPr>
          <w:rFonts w:cstheme="minorHAnsi"/>
          <w:szCs w:val="24"/>
        </w:rPr>
        <w:t>comprobante_pago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1BA088A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78A7BE11"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lastRenderedPageBreak/>
        <w:t>proveedor.id_proveedor</w:t>
      </w:r>
      <w:proofErr w:type="spellEnd"/>
      <w:r w:rsidRPr="00AC570A">
        <w:rPr>
          <w:rFonts w:cstheme="minorHAnsi"/>
          <w:szCs w:val="24"/>
        </w:rPr>
        <w:t xml:space="preserve"> → </w:t>
      </w:r>
      <w:proofErr w:type="spellStart"/>
      <w:r w:rsidRPr="00AC570A">
        <w:rPr>
          <w:rFonts w:cstheme="minorHAnsi"/>
          <w:szCs w:val="24"/>
        </w:rPr>
        <w:t>pago_proveedor.id_proveedor</w:t>
      </w:r>
      <w:proofErr w:type="spellEnd"/>
      <w:r w:rsidRPr="00AC570A">
        <w:rPr>
          <w:rFonts w:cstheme="minorHAnsi"/>
          <w:szCs w:val="24"/>
        </w:rPr>
        <w:t xml:space="preserve"> (interna)</w:t>
      </w:r>
    </w:p>
    <w:p w14:paraId="563389F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pago_proveedor.id_moneda</w:t>
      </w:r>
      <w:proofErr w:type="spellEnd"/>
      <w:r w:rsidRPr="00AC570A">
        <w:rPr>
          <w:rFonts w:cstheme="minorHAnsi"/>
          <w:szCs w:val="24"/>
        </w:rPr>
        <w:t xml:space="preserve"> (interna)</w:t>
      </w:r>
    </w:p>
    <w:p w14:paraId="12417379"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medio_pago.id_medio_pago</w:t>
      </w:r>
      <w:proofErr w:type="spellEnd"/>
      <w:r w:rsidRPr="00AC570A">
        <w:rPr>
          <w:rFonts w:cstheme="minorHAnsi"/>
          <w:szCs w:val="24"/>
        </w:rPr>
        <w:t xml:space="preserve"> → </w:t>
      </w:r>
      <w:proofErr w:type="spellStart"/>
      <w:r w:rsidRPr="00AC570A">
        <w:rPr>
          <w:rFonts w:cstheme="minorHAnsi"/>
          <w:szCs w:val="24"/>
        </w:rPr>
        <w:t>pago_proveedor.id_medio_pago</w:t>
      </w:r>
      <w:proofErr w:type="spellEnd"/>
      <w:r w:rsidRPr="00AC570A">
        <w:rPr>
          <w:rFonts w:cstheme="minorHAnsi"/>
          <w:szCs w:val="24"/>
        </w:rPr>
        <w:t xml:space="preserve"> (interna)</w:t>
      </w:r>
    </w:p>
    <w:p w14:paraId="73F7A426" w14:textId="77777777" w:rsidR="00384247" w:rsidRPr="00AC570A" w:rsidRDefault="00384247" w:rsidP="00384247">
      <w:pPr>
        <w:spacing w:after="40" w:line="360" w:lineRule="auto"/>
        <w:jc w:val="both"/>
        <w:rPr>
          <w:rFonts w:cstheme="minorHAnsi"/>
          <w:szCs w:val="24"/>
        </w:rPr>
      </w:pPr>
      <w:r w:rsidRPr="00AC570A">
        <w:rPr>
          <w:rFonts w:cstheme="minorHAnsi"/>
          <w:szCs w:val="24"/>
        </w:rPr>
        <w:t>30. ASIGNACION_PAGO_PROVEEDOR</w:t>
      </w:r>
    </w:p>
    <w:p w14:paraId="7E6132AC" w14:textId="77777777" w:rsidR="00384247" w:rsidRPr="00AC570A" w:rsidRDefault="00384247" w:rsidP="00384247">
      <w:pPr>
        <w:spacing w:after="40" w:line="360" w:lineRule="auto"/>
        <w:jc w:val="both"/>
        <w:rPr>
          <w:rFonts w:cstheme="minorHAnsi"/>
          <w:szCs w:val="24"/>
        </w:rPr>
      </w:pPr>
      <w:r w:rsidRPr="00AC570A">
        <w:rPr>
          <w:rFonts w:cstheme="minorHAnsi"/>
          <w:szCs w:val="24"/>
        </w:rPr>
        <w:t>ASIGNACION_PAGO_</w:t>
      </w:r>
      <w:proofErr w:type="gramStart"/>
      <w:r w:rsidRPr="00AC570A">
        <w:rPr>
          <w:rFonts w:cstheme="minorHAnsi"/>
          <w:szCs w:val="24"/>
        </w:rPr>
        <w:t>PROVEEDOR(</w:t>
      </w:r>
      <w:proofErr w:type="spellStart"/>
      <w:proofErr w:type="gramEnd"/>
      <w:r w:rsidRPr="00AC570A">
        <w:rPr>
          <w:rFonts w:cstheme="minorHAnsi"/>
          <w:szCs w:val="24"/>
          <w:u w:val="single"/>
        </w:rPr>
        <w:t>id_asignacion_pago_proveedor</w:t>
      </w:r>
      <w:proofErr w:type="spellEnd"/>
      <w:r w:rsidRPr="00AC570A">
        <w:rPr>
          <w:rFonts w:cstheme="minorHAnsi"/>
          <w:szCs w:val="24"/>
        </w:rPr>
        <w:t xml:space="preserve">, </w:t>
      </w:r>
      <w:proofErr w:type="spellStart"/>
      <w:r w:rsidRPr="00AC570A">
        <w:rPr>
          <w:rFonts w:cstheme="minorHAnsi"/>
          <w:szCs w:val="24"/>
          <w:u w:val="dash"/>
        </w:rPr>
        <w:t>id_pago_proveedor</w:t>
      </w:r>
      <w:proofErr w:type="spellEnd"/>
      <w:r w:rsidRPr="00AC570A">
        <w:rPr>
          <w:rFonts w:cstheme="minorHAnsi"/>
          <w:szCs w:val="24"/>
        </w:rPr>
        <w:t xml:space="preserve">, </w:t>
      </w:r>
      <w:proofErr w:type="spellStart"/>
      <w:r w:rsidRPr="00AC570A">
        <w:rPr>
          <w:rFonts w:cstheme="minorHAnsi"/>
          <w:szCs w:val="24"/>
          <w:u w:val="dash"/>
        </w:rPr>
        <w:t>id_documento_compra_proveedor</w:t>
      </w:r>
      <w:proofErr w:type="spellEnd"/>
      <w:r w:rsidRPr="00AC570A">
        <w:rPr>
          <w:rFonts w:cstheme="minorHAnsi"/>
          <w:szCs w:val="24"/>
        </w:rPr>
        <w:t xml:space="preserve">, </w:t>
      </w:r>
      <w:proofErr w:type="spellStart"/>
      <w:r w:rsidRPr="00AC570A">
        <w:rPr>
          <w:rFonts w:cstheme="minorHAnsi"/>
          <w:szCs w:val="24"/>
        </w:rPr>
        <w:t>monto_asignado</w:t>
      </w:r>
      <w:proofErr w:type="spellEnd"/>
      <w:r w:rsidRPr="00AC570A">
        <w:rPr>
          <w:rFonts w:cstheme="minorHAnsi"/>
          <w:szCs w:val="24"/>
        </w:rPr>
        <w:t xml:space="preserve">, </w:t>
      </w:r>
      <w:proofErr w:type="spellStart"/>
      <w:r w:rsidRPr="00AC570A">
        <w:rPr>
          <w:rFonts w:cstheme="minorHAnsi"/>
          <w:szCs w:val="24"/>
        </w:rPr>
        <w:t>fecha_asignacion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1E1EDD6"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036E269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pago_proveedor.id_pago_proveedor</w:t>
      </w:r>
      <w:proofErr w:type="spellEnd"/>
      <w:r w:rsidRPr="00AC570A">
        <w:rPr>
          <w:rFonts w:cstheme="minorHAnsi"/>
          <w:szCs w:val="24"/>
        </w:rPr>
        <w:t xml:space="preserve"> → </w:t>
      </w:r>
      <w:proofErr w:type="spellStart"/>
      <w:r w:rsidRPr="00AC570A">
        <w:rPr>
          <w:rFonts w:cstheme="minorHAnsi"/>
          <w:szCs w:val="24"/>
        </w:rPr>
        <w:t>asignacion_pago_proveedor.id_pago_proveedor</w:t>
      </w:r>
      <w:proofErr w:type="spellEnd"/>
      <w:r w:rsidRPr="00AC570A">
        <w:rPr>
          <w:rFonts w:cstheme="minorHAnsi"/>
          <w:szCs w:val="24"/>
        </w:rPr>
        <w:t xml:space="preserve"> (interna)</w:t>
      </w:r>
    </w:p>
    <w:p w14:paraId="33CB9F2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documento_compra_proveedor.id_documento_compra_proveedor</w:t>
      </w:r>
      <w:proofErr w:type="spellEnd"/>
      <w:r w:rsidRPr="00AC570A">
        <w:rPr>
          <w:rFonts w:cstheme="minorHAnsi"/>
          <w:szCs w:val="24"/>
        </w:rPr>
        <w:t xml:space="preserve"> → </w:t>
      </w:r>
      <w:proofErr w:type="spellStart"/>
      <w:r w:rsidRPr="00AC570A">
        <w:rPr>
          <w:rFonts w:cstheme="minorHAnsi"/>
          <w:szCs w:val="24"/>
        </w:rPr>
        <w:t>asignacion_pago_proveedor.id_documento_compra_proveedor</w:t>
      </w:r>
      <w:proofErr w:type="spellEnd"/>
      <w:r w:rsidRPr="00AC570A">
        <w:rPr>
          <w:rFonts w:cstheme="minorHAnsi"/>
          <w:szCs w:val="24"/>
        </w:rPr>
        <w:t xml:space="preserve"> (interna)</w:t>
      </w:r>
    </w:p>
    <w:p w14:paraId="25A5D119" w14:textId="77777777" w:rsidR="00384247" w:rsidRPr="00AC570A" w:rsidRDefault="00384247" w:rsidP="00384247">
      <w:pPr>
        <w:spacing w:after="40" w:line="360" w:lineRule="auto"/>
        <w:jc w:val="both"/>
        <w:rPr>
          <w:rFonts w:cstheme="minorHAnsi"/>
          <w:szCs w:val="24"/>
        </w:rPr>
      </w:pPr>
      <w:r w:rsidRPr="00AC570A">
        <w:rPr>
          <w:rFonts w:cstheme="minorHAnsi"/>
          <w:szCs w:val="24"/>
        </w:rPr>
        <w:t>31. GASTO_CAJA_CHICA</w:t>
      </w:r>
    </w:p>
    <w:p w14:paraId="65536074" w14:textId="77777777" w:rsidR="00384247" w:rsidRPr="00AC570A" w:rsidRDefault="00384247" w:rsidP="00384247">
      <w:pPr>
        <w:spacing w:after="40" w:line="360" w:lineRule="auto"/>
        <w:jc w:val="both"/>
        <w:rPr>
          <w:rFonts w:cstheme="minorHAnsi"/>
          <w:szCs w:val="24"/>
        </w:rPr>
      </w:pPr>
      <w:r w:rsidRPr="00AC570A">
        <w:rPr>
          <w:rFonts w:cstheme="minorHAnsi"/>
          <w:szCs w:val="24"/>
        </w:rPr>
        <w:t>GASTO_CAJA_</w:t>
      </w:r>
      <w:proofErr w:type="gramStart"/>
      <w:r w:rsidRPr="00AC570A">
        <w:rPr>
          <w:rFonts w:cstheme="minorHAnsi"/>
          <w:szCs w:val="24"/>
        </w:rPr>
        <w:t>CHICA(</w:t>
      </w:r>
      <w:proofErr w:type="spellStart"/>
      <w:proofErr w:type="gramEnd"/>
      <w:r w:rsidRPr="00AC570A">
        <w:rPr>
          <w:rFonts w:cstheme="minorHAnsi"/>
          <w:szCs w:val="24"/>
          <w:u w:val="single"/>
        </w:rPr>
        <w:t>id_gasto_caja_chica</w:t>
      </w:r>
      <w:proofErr w:type="spellEnd"/>
      <w:r w:rsidRPr="00AC570A">
        <w:rPr>
          <w:rFonts w:cstheme="minorHAnsi"/>
          <w:szCs w:val="24"/>
        </w:rPr>
        <w:t xml:space="preserve">, </w:t>
      </w:r>
      <w:proofErr w:type="spellStart"/>
      <w:r w:rsidRPr="00AC570A">
        <w:rPr>
          <w:rFonts w:cstheme="minorHAnsi"/>
          <w:szCs w:val="24"/>
        </w:rPr>
        <w:t>fecha_gasto</w:t>
      </w:r>
      <w:proofErr w:type="spellEnd"/>
      <w:r w:rsidRPr="00AC570A">
        <w:rPr>
          <w:rFonts w:cstheme="minorHAnsi"/>
          <w:szCs w:val="24"/>
        </w:rPr>
        <w:t xml:space="preserve">, </w:t>
      </w:r>
      <w:proofErr w:type="spellStart"/>
      <w:r w:rsidRPr="00AC570A">
        <w:rPr>
          <w:rFonts w:cstheme="minorHAnsi"/>
          <w:szCs w:val="24"/>
        </w:rPr>
        <w:t>monto_gasto</w:t>
      </w:r>
      <w:proofErr w:type="spellEnd"/>
      <w:r w:rsidRPr="00AC570A">
        <w:rPr>
          <w:rFonts w:cstheme="minorHAnsi"/>
          <w:szCs w:val="24"/>
        </w:rPr>
        <w:t xml:space="preserve">, </w:t>
      </w:r>
      <w:proofErr w:type="spellStart"/>
      <w:r w:rsidRPr="00AC570A">
        <w:rPr>
          <w:rFonts w:cstheme="minorHAnsi"/>
          <w:szCs w:val="24"/>
        </w:rPr>
        <w:t>descripcion_gasto</w:t>
      </w:r>
      <w:proofErr w:type="spellEnd"/>
      <w:r w:rsidRPr="00AC570A">
        <w:rPr>
          <w:rFonts w:cstheme="minorHAnsi"/>
          <w:szCs w:val="24"/>
        </w:rPr>
        <w:t xml:space="preserve">, </w:t>
      </w:r>
      <w:proofErr w:type="spellStart"/>
      <w:r w:rsidRPr="00AC570A">
        <w:rPr>
          <w:rFonts w:cstheme="minorHAnsi"/>
          <w:szCs w:val="24"/>
        </w:rPr>
        <w:t>motivo_gasto</w:t>
      </w:r>
      <w:proofErr w:type="spellEnd"/>
      <w:r w:rsidRPr="00AC570A">
        <w:rPr>
          <w:rFonts w:cstheme="minorHAnsi"/>
          <w:szCs w:val="24"/>
        </w:rPr>
        <w:t xml:space="preserve">, </w:t>
      </w:r>
      <w:proofErr w:type="spellStart"/>
      <w:r w:rsidRPr="00AC570A">
        <w:rPr>
          <w:rFonts w:cstheme="minorHAnsi"/>
          <w:szCs w:val="24"/>
        </w:rPr>
        <w:t>categoria_gasto</w:t>
      </w:r>
      <w:proofErr w:type="spellEnd"/>
      <w:r w:rsidRPr="00AC570A">
        <w:rPr>
          <w:rFonts w:cstheme="minorHAnsi"/>
          <w:szCs w:val="24"/>
        </w:rPr>
        <w:t xml:space="preserve">, </w:t>
      </w:r>
      <w:proofErr w:type="spellStart"/>
      <w:r w:rsidRPr="00AC570A">
        <w:rPr>
          <w:rFonts w:cstheme="minorHAnsi"/>
          <w:szCs w:val="24"/>
        </w:rPr>
        <w:t>responsable_gasto</w:t>
      </w:r>
      <w:proofErr w:type="spellEnd"/>
      <w:r w:rsidRPr="00AC570A">
        <w:rPr>
          <w:rFonts w:cstheme="minorHAnsi"/>
          <w:szCs w:val="24"/>
        </w:rPr>
        <w:t xml:space="preserve">, </w:t>
      </w:r>
      <w:proofErr w:type="spellStart"/>
      <w:r w:rsidRPr="00AC570A">
        <w:rPr>
          <w:rFonts w:cstheme="minorHAnsi"/>
          <w:szCs w:val="24"/>
        </w:rPr>
        <w:t>respaldo_gasto</w:t>
      </w:r>
      <w:proofErr w:type="spellEnd"/>
      <w:r w:rsidRPr="00AC570A">
        <w:rPr>
          <w:rFonts w:cstheme="minorHAnsi"/>
          <w:szCs w:val="24"/>
        </w:rPr>
        <w:t xml:space="preserve">, </w:t>
      </w:r>
      <w:proofErr w:type="spellStart"/>
      <w:r w:rsidRPr="00AC570A">
        <w:rPr>
          <w:rFonts w:cstheme="minorHAnsi"/>
          <w:szCs w:val="24"/>
        </w:rPr>
        <w:t>estado_validacion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AA84112"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33D51DD7" w14:textId="77777777" w:rsidR="00384247" w:rsidRPr="00AC570A" w:rsidRDefault="00384247" w:rsidP="00384247">
      <w:pPr>
        <w:spacing w:after="40" w:line="360" w:lineRule="auto"/>
        <w:jc w:val="both"/>
        <w:rPr>
          <w:rFonts w:cstheme="minorHAnsi"/>
          <w:szCs w:val="24"/>
        </w:rPr>
      </w:pPr>
      <w:r w:rsidRPr="00AC570A">
        <w:rPr>
          <w:rFonts w:cstheme="minorHAnsi"/>
          <w:szCs w:val="24"/>
        </w:rPr>
        <w:t>32. MOVIMIENTO_FINANCIERO</w:t>
      </w:r>
    </w:p>
    <w:p w14:paraId="11E693D4"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w:t>
      </w:r>
      <w:proofErr w:type="gramStart"/>
      <w:r w:rsidRPr="00AC570A">
        <w:rPr>
          <w:rFonts w:cstheme="minorHAnsi"/>
          <w:szCs w:val="24"/>
        </w:rPr>
        <w:t>FINANCIERO(</w:t>
      </w:r>
      <w:proofErr w:type="spellStart"/>
      <w:proofErr w:type="gramEnd"/>
      <w:r w:rsidRPr="00AC570A">
        <w:rPr>
          <w:rFonts w:cstheme="minorHAnsi"/>
          <w:szCs w:val="24"/>
          <w:u w:val="single"/>
        </w:rPr>
        <w:t>id_movimiento_financiero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fecha_movimiento</w:t>
      </w:r>
      <w:proofErr w:type="spellEnd"/>
      <w:r w:rsidRPr="00AC570A">
        <w:rPr>
          <w:rFonts w:cstheme="minorHAnsi"/>
          <w:szCs w:val="24"/>
        </w:rPr>
        <w:t xml:space="preserve">, </w:t>
      </w:r>
      <w:proofErr w:type="spellStart"/>
      <w:r w:rsidRPr="00AC570A">
        <w:rPr>
          <w:rFonts w:cstheme="minorHAnsi"/>
          <w:szCs w:val="24"/>
        </w:rPr>
        <w:t>tipo_movimiento_financiero</w:t>
      </w:r>
      <w:proofErr w:type="spellEnd"/>
      <w:r w:rsidRPr="00AC570A">
        <w:rPr>
          <w:rFonts w:cstheme="minorHAnsi"/>
          <w:szCs w:val="24"/>
        </w:rPr>
        <w:t xml:space="preserve">, </w:t>
      </w:r>
      <w:proofErr w:type="spellStart"/>
      <w:r w:rsidRPr="00AC570A">
        <w:rPr>
          <w:rFonts w:cstheme="minorHAnsi"/>
          <w:szCs w:val="24"/>
        </w:rPr>
        <w:t>naturaleza_movimiento</w:t>
      </w:r>
      <w:proofErr w:type="spellEnd"/>
      <w:r w:rsidRPr="00AC570A">
        <w:rPr>
          <w:rFonts w:cstheme="minorHAnsi"/>
          <w:szCs w:val="24"/>
        </w:rPr>
        <w:t xml:space="preserve">, </w:t>
      </w:r>
      <w:proofErr w:type="spellStart"/>
      <w:r w:rsidRPr="00AC570A">
        <w:rPr>
          <w:rFonts w:cstheme="minorHAnsi"/>
          <w:szCs w:val="24"/>
        </w:rPr>
        <w:t>motivo_movimiento</w:t>
      </w:r>
      <w:proofErr w:type="spellEnd"/>
      <w:r w:rsidRPr="00AC570A">
        <w:rPr>
          <w:rFonts w:cstheme="minorHAnsi"/>
          <w:szCs w:val="24"/>
        </w:rPr>
        <w:t xml:space="preserve">, </w:t>
      </w:r>
      <w:proofErr w:type="spellStart"/>
      <w:r w:rsidRPr="00AC570A">
        <w:rPr>
          <w:rFonts w:cstheme="minorHAnsi"/>
          <w:szCs w:val="24"/>
        </w:rPr>
        <w:t>monto_movimiento</w:t>
      </w:r>
      <w:proofErr w:type="spellEnd"/>
      <w:r w:rsidRPr="00AC570A">
        <w:rPr>
          <w:rFonts w:cstheme="minorHAnsi"/>
          <w:szCs w:val="24"/>
        </w:rPr>
        <w:t xml:space="preserve">, </w:t>
      </w:r>
      <w:proofErr w:type="spellStart"/>
      <w:r w:rsidRPr="00AC570A">
        <w:rPr>
          <w:rFonts w:cstheme="minorHAnsi"/>
          <w:szCs w:val="24"/>
        </w:rPr>
        <w:t>estado_movimiento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5C1F3D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0CB5934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movimiento_financiero.id_moneda</w:t>
      </w:r>
      <w:proofErr w:type="spellEnd"/>
      <w:r w:rsidRPr="00AC570A">
        <w:rPr>
          <w:rFonts w:cstheme="minorHAnsi"/>
          <w:szCs w:val="24"/>
        </w:rPr>
        <w:t xml:space="preserve"> (interna)</w:t>
      </w:r>
    </w:p>
    <w:p w14:paraId="2CDF8F11" w14:textId="77777777" w:rsidR="00384247" w:rsidRPr="00AC570A" w:rsidRDefault="00384247" w:rsidP="00384247">
      <w:pPr>
        <w:spacing w:after="40" w:line="360" w:lineRule="auto"/>
        <w:jc w:val="both"/>
        <w:rPr>
          <w:rFonts w:cstheme="minorHAnsi"/>
          <w:szCs w:val="24"/>
        </w:rPr>
      </w:pPr>
      <w:r w:rsidRPr="00AC570A">
        <w:rPr>
          <w:rFonts w:cstheme="minorHAnsi"/>
          <w:szCs w:val="24"/>
        </w:rPr>
        <w:t>33. ORIGEN_MOVIMIENTO_FINANCIERO</w:t>
      </w:r>
    </w:p>
    <w:p w14:paraId="17804037" w14:textId="77777777" w:rsidR="00384247" w:rsidRPr="00AC570A" w:rsidRDefault="00384247" w:rsidP="00384247">
      <w:pPr>
        <w:spacing w:after="40" w:line="360" w:lineRule="auto"/>
        <w:jc w:val="both"/>
        <w:rPr>
          <w:rFonts w:cstheme="minorHAnsi"/>
          <w:szCs w:val="24"/>
        </w:rPr>
      </w:pPr>
      <w:r w:rsidRPr="00AC570A">
        <w:rPr>
          <w:rFonts w:cstheme="minorHAnsi"/>
          <w:szCs w:val="24"/>
        </w:rPr>
        <w:t>ORIGEN_MOVIMIENTO_</w:t>
      </w:r>
      <w:proofErr w:type="gramStart"/>
      <w:r w:rsidRPr="00AC570A">
        <w:rPr>
          <w:rFonts w:cstheme="minorHAnsi"/>
          <w:szCs w:val="24"/>
        </w:rPr>
        <w:t>FINANCIERO(</w:t>
      </w:r>
      <w:proofErr w:type="spellStart"/>
      <w:proofErr w:type="gramEnd"/>
      <w:r w:rsidRPr="00AC570A">
        <w:rPr>
          <w:rFonts w:cstheme="minorHAnsi"/>
          <w:szCs w:val="24"/>
          <w:u w:val="single"/>
        </w:rPr>
        <w:t>id_origen_movimiento_financiero</w:t>
      </w:r>
      <w:proofErr w:type="spellEnd"/>
      <w:r w:rsidRPr="00AC570A">
        <w:rPr>
          <w:rFonts w:cstheme="minorHAnsi"/>
          <w:szCs w:val="24"/>
        </w:rPr>
        <w:t xml:space="preserve">, </w:t>
      </w:r>
      <w:proofErr w:type="spellStart"/>
      <w:r w:rsidRPr="00AC570A">
        <w:rPr>
          <w:rFonts w:cstheme="minorHAnsi"/>
          <w:szCs w:val="24"/>
          <w:u w:val="dash"/>
        </w:rPr>
        <w:t>id_movimiento_financiero</w:t>
      </w:r>
      <w:proofErr w:type="spellEnd"/>
      <w:r w:rsidRPr="00AC570A">
        <w:rPr>
          <w:rFonts w:cstheme="minorHAnsi"/>
          <w:szCs w:val="24"/>
        </w:rPr>
        <w:t xml:space="preserve">, </w:t>
      </w:r>
      <w:proofErr w:type="spellStart"/>
      <w:r w:rsidRPr="00AC570A">
        <w:rPr>
          <w:rFonts w:cstheme="minorHAnsi"/>
          <w:szCs w:val="24"/>
        </w:rPr>
        <w:t>entidad_origen</w:t>
      </w:r>
      <w:proofErr w:type="spellEnd"/>
      <w:r w:rsidRPr="00AC570A">
        <w:rPr>
          <w:rFonts w:cstheme="minorHAnsi"/>
          <w:szCs w:val="24"/>
        </w:rPr>
        <w:t xml:space="preserve">, </w:t>
      </w:r>
      <w:proofErr w:type="spellStart"/>
      <w:r w:rsidRPr="00AC570A">
        <w:rPr>
          <w:rFonts w:cstheme="minorHAnsi"/>
          <w:szCs w:val="24"/>
        </w:rPr>
        <w:t>id_registro_origen</w:t>
      </w:r>
      <w:proofErr w:type="spellEnd"/>
      <w:r w:rsidRPr="00AC570A">
        <w:rPr>
          <w:rFonts w:cstheme="minorHAnsi"/>
          <w:szCs w:val="24"/>
        </w:rPr>
        <w:t xml:space="preserve">, </w:t>
      </w:r>
      <w:proofErr w:type="spellStart"/>
      <w:r w:rsidRPr="00AC570A">
        <w:rPr>
          <w:rFonts w:cstheme="minorHAnsi"/>
          <w:szCs w:val="24"/>
        </w:rPr>
        <w:t>descripcion_origen</w:t>
      </w:r>
      <w:proofErr w:type="spellEnd"/>
      <w:r w:rsidRPr="00AC570A">
        <w:rPr>
          <w:rFonts w:cstheme="minorHAnsi"/>
          <w:szCs w:val="24"/>
        </w:rPr>
        <w:t>)</w:t>
      </w:r>
    </w:p>
    <w:p w14:paraId="2E2C4AEF"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74437B3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lastRenderedPageBreak/>
        <w:t>movimiento_financiero.id_movimiento_financiero</w:t>
      </w:r>
      <w:proofErr w:type="spellEnd"/>
      <w:r w:rsidRPr="00AC570A">
        <w:rPr>
          <w:rFonts w:cstheme="minorHAnsi"/>
          <w:szCs w:val="24"/>
        </w:rPr>
        <w:t xml:space="preserve"> → </w:t>
      </w:r>
      <w:proofErr w:type="spellStart"/>
      <w:r w:rsidRPr="00AC570A">
        <w:rPr>
          <w:rFonts w:cstheme="minorHAnsi"/>
          <w:szCs w:val="24"/>
        </w:rPr>
        <w:t>origen_movimiento_financiero.id_movimiento_financiero</w:t>
      </w:r>
      <w:proofErr w:type="spellEnd"/>
      <w:r w:rsidRPr="00AC570A">
        <w:rPr>
          <w:rFonts w:cstheme="minorHAnsi"/>
          <w:szCs w:val="24"/>
        </w:rPr>
        <w:t xml:space="preserve"> (interna)</w:t>
      </w:r>
    </w:p>
    <w:p w14:paraId="5BDA6590" w14:textId="77777777" w:rsidR="00384247" w:rsidRPr="00AC570A" w:rsidRDefault="00384247" w:rsidP="00384247">
      <w:pPr>
        <w:spacing w:after="40" w:line="360" w:lineRule="auto"/>
        <w:jc w:val="both"/>
        <w:rPr>
          <w:rFonts w:cstheme="minorHAnsi"/>
          <w:szCs w:val="24"/>
        </w:rPr>
      </w:pPr>
      <w:r w:rsidRPr="00AC570A">
        <w:rPr>
          <w:rFonts w:cstheme="minorHAnsi"/>
          <w:szCs w:val="24"/>
        </w:rPr>
        <w:t>34. MOVIMIENTO_BANCARIO</w:t>
      </w:r>
    </w:p>
    <w:p w14:paraId="64771FE6" w14:textId="77777777" w:rsidR="00384247" w:rsidRPr="00AC570A" w:rsidRDefault="00384247" w:rsidP="00384247">
      <w:pPr>
        <w:spacing w:after="40" w:line="360" w:lineRule="auto"/>
        <w:jc w:val="both"/>
        <w:rPr>
          <w:rFonts w:cstheme="minorHAnsi"/>
          <w:szCs w:val="24"/>
        </w:rPr>
      </w:pPr>
      <w:r w:rsidRPr="00AC570A">
        <w:rPr>
          <w:rFonts w:cstheme="minorHAnsi"/>
          <w:szCs w:val="24"/>
        </w:rPr>
        <w:t>MOVIMIENTO_</w:t>
      </w:r>
      <w:proofErr w:type="gramStart"/>
      <w:r w:rsidRPr="00AC570A">
        <w:rPr>
          <w:rFonts w:cstheme="minorHAnsi"/>
          <w:szCs w:val="24"/>
        </w:rPr>
        <w:t>BANCARIO(</w:t>
      </w:r>
      <w:proofErr w:type="spellStart"/>
      <w:proofErr w:type="gramEnd"/>
      <w:r w:rsidRPr="00AC570A">
        <w:rPr>
          <w:rFonts w:cstheme="minorHAnsi"/>
          <w:szCs w:val="24"/>
          <w:u w:val="single"/>
        </w:rPr>
        <w:t>id_movimiento_bancario</w:t>
      </w:r>
      <w:proofErr w:type="spellEnd"/>
      <w:r w:rsidRPr="00AC570A">
        <w:rPr>
          <w:rFonts w:cstheme="minorHAnsi"/>
          <w:szCs w:val="24"/>
        </w:rPr>
        <w:t xml:space="preserve">, </w:t>
      </w:r>
      <w:proofErr w:type="spellStart"/>
      <w:r w:rsidRPr="00AC570A">
        <w:rPr>
          <w:rFonts w:cstheme="minorHAnsi"/>
          <w:szCs w:val="24"/>
          <w:u w:val="dash"/>
        </w:rPr>
        <w:t>id_moneda</w:t>
      </w:r>
      <w:proofErr w:type="spellEnd"/>
      <w:r w:rsidRPr="00AC570A">
        <w:rPr>
          <w:rFonts w:cstheme="minorHAnsi"/>
          <w:szCs w:val="24"/>
        </w:rPr>
        <w:t xml:space="preserve">, </w:t>
      </w:r>
      <w:proofErr w:type="spellStart"/>
      <w:r w:rsidRPr="00AC570A">
        <w:rPr>
          <w:rFonts w:cstheme="minorHAnsi"/>
          <w:szCs w:val="24"/>
        </w:rPr>
        <w:t>fecha_movimiento_bancario</w:t>
      </w:r>
      <w:proofErr w:type="spellEnd"/>
      <w:r w:rsidRPr="00AC570A">
        <w:rPr>
          <w:rFonts w:cstheme="minorHAnsi"/>
          <w:szCs w:val="24"/>
        </w:rPr>
        <w:t xml:space="preserve">, </w:t>
      </w:r>
      <w:proofErr w:type="spellStart"/>
      <w:r w:rsidRPr="00AC570A">
        <w:rPr>
          <w:rFonts w:cstheme="minorHAnsi"/>
          <w:szCs w:val="24"/>
        </w:rPr>
        <w:t>monto_bancario</w:t>
      </w:r>
      <w:proofErr w:type="spellEnd"/>
      <w:r w:rsidRPr="00AC570A">
        <w:rPr>
          <w:rFonts w:cstheme="minorHAnsi"/>
          <w:szCs w:val="24"/>
        </w:rPr>
        <w:t xml:space="preserve">, </w:t>
      </w:r>
      <w:proofErr w:type="spellStart"/>
      <w:r w:rsidRPr="00AC570A">
        <w:rPr>
          <w:rFonts w:cstheme="minorHAnsi"/>
          <w:szCs w:val="24"/>
        </w:rPr>
        <w:t>descripcion_bancaria</w:t>
      </w:r>
      <w:proofErr w:type="spellEnd"/>
      <w:r w:rsidRPr="00AC570A">
        <w:rPr>
          <w:rFonts w:cstheme="minorHAnsi"/>
          <w:szCs w:val="24"/>
        </w:rPr>
        <w:t xml:space="preserve">, </w:t>
      </w:r>
      <w:proofErr w:type="spellStart"/>
      <w:r w:rsidRPr="00AC570A">
        <w:rPr>
          <w:rFonts w:cstheme="minorHAnsi"/>
          <w:szCs w:val="24"/>
        </w:rPr>
        <w:t>glosa_bancaria</w:t>
      </w:r>
      <w:proofErr w:type="spellEnd"/>
      <w:r w:rsidRPr="00AC570A">
        <w:rPr>
          <w:rFonts w:cstheme="minorHAnsi"/>
          <w:szCs w:val="24"/>
        </w:rPr>
        <w:t xml:space="preserve">, </w:t>
      </w:r>
      <w:proofErr w:type="spellStart"/>
      <w:r w:rsidRPr="00AC570A">
        <w:rPr>
          <w:rFonts w:cstheme="minorHAnsi"/>
          <w:szCs w:val="24"/>
        </w:rPr>
        <w:t>tipo_movimiento_bancario</w:t>
      </w:r>
      <w:proofErr w:type="spellEnd"/>
      <w:r w:rsidRPr="00AC570A">
        <w:rPr>
          <w:rFonts w:cstheme="minorHAnsi"/>
          <w:szCs w:val="24"/>
        </w:rPr>
        <w:t xml:space="preserve">, banco, </w:t>
      </w:r>
      <w:proofErr w:type="spellStart"/>
      <w:r w:rsidRPr="00AC570A">
        <w:rPr>
          <w:rFonts w:cstheme="minorHAnsi"/>
          <w:szCs w:val="24"/>
        </w:rPr>
        <w:t>cuenta_bancaria</w:t>
      </w:r>
      <w:proofErr w:type="spellEnd"/>
      <w:r w:rsidRPr="00AC570A">
        <w:rPr>
          <w:rFonts w:cstheme="minorHAnsi"/>
          <w:szCs w:val="24"/>
        </w:rPr>
        <w:t xml:space="preserve">, </w:t>
      </w:r>
      <w:proofErr w:type="spellStart"/>
      <w:r w:rsidRPr="00AC570A">
        <w:rPr>
          <w:rFonts w:cstheme="minorHAnsi"/>
          <w:szCs w:val="24"/>
        </w:rPr>
        <w:t>numero_operacion</w:t>
      </w:r>
      <w:proofErr w:type="spellEnd"/>
      <w:r w:rsidRPr="00AC570A">
        <w:rPr>
          <w:rFonts w:cstheme="minorHAnsi"/>
          <w:szCs w:val="24"/>
        </w:rPr>
        <w:t xml:space="preserve">, </w:t>
      </w:r>
      <w:proofErr w:type="spellStart"/>
      <w:r w:rsidRPr="00AC570A">
        <w:rPr>
          <w:rFonts w:cstheme="minorHAnsi"/>
          <w:szCs w:val="24"/>
        </w:rPr>
        <w:t>estado_conciliacion</w:t>
      </w:r>
      <w:proofErr w:type="spellEnd"/>
      <w:r w:rsidRPr="00AC570A">
        <w:rPr>
          <w:rFonts w:cstheme="minorHAnsi"/>
          <w:szCs w:val="24"/>
        </w:rPr>
        <w:t>)</w:t>
      </w:r>
    </w:p>
    <w:p w14:paraId="490FAB8C"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7934F06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moneda.id_moneda</w:t>
      </w:r>
      <w:proofErr w:type="spellEnd"/>
      <w:r w:rsidRPr="00AC570A">
        <w:rPr>
          <w:rFonts w:cstheme="minorHAnsi"/>
          <w:szCs w:val="24"/>
        </w:rPr>
        <w:t xml:space="preserve"> → </w:t>
      </w:r>
      <w:proofErr w:type="spellStart"/>
      <w:r w:rsidRPr="00AC570A">
        <w:rPr>
          <w:rFonts w:cstheme="minorHAnsi"/>
          <w:szCs w:val="24"/>
        </w:rPr>
        <w:t>movimiento_bancario.id_moneda</w:t>
      </w:r>
      <w:proofErr w:type="spellEnd"/>
      <w:r w:rsidRPr="00AC570A">
        <w:rPr>
          <w:rFonts w:cstheme="minorHAnsi"/>
          <w:szCs w:val="24"/>
        </w:rPr>
        <w:t xml:space="preserve"> (interna)</w:t>
      </w:r>
    </w:p>
    <w:p w14:paraId="7EF77163" w14:textId="77777777" w:rsidR="00384247" w:rsidRPr="00AC570A" w:rsidRDefault="00384247" w:rsidP="00384247">
      <w:pPr>
        <w:spacing w:after="40" w:line="360" w:lineRule="auto"/>
        <w:jc w:val="both"/>
        <w:rPr>
          <w:rFonts w:cstheme="minorHAnsi"/>
          <w:szCs w:val="24"/>
        </w:rPr>
      </w:pPr>
      <w:r w:rsidRPr="00AC570A">
        <w:rPr>
          <w:rFonts w:cstheme="minorHAnsi"/>
          <w:szCs w:val="24"/>
        </w:rPr>
        <w:t>35. CONCILIACION</w:t>
      </w:r>
    </w:p>
    <w:p w14:paraId="75C5D860"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CONCILIACION(</w:t>
      </w:r>
      <w:proofErr w:type="spellStart"/>
      <w:proofErr w:type="gramEnd"/>
      <w:r w:rsidRPr="00AC570A">
        <w:rPr>
          <w:rFonts w:cstheme="minorHAnsi"/>
          <w:szCs w:val="24"/>
          <w:u w:val="single"/>
        </w:rPr>
        <w:t>id_conciliacion</w:t>
      </w:r>
      <w:proofErr w:type="spellEnd"/>
      <w:r w:rsidRPr="00AC570A">
        <w:rPr>
          <w:rFonts w:cstheme="minorHAnsi"/>
          <w:szCs w:val="24"/>
        </w:rPr>
        <w:t xml:space="preserve">, </w:t>
      </w:r>
      <w:proofErr w:type="spellStart"/>
      <w:r w:rsidRPr="00AC570A">
        <w:rPr>
          <w:rFonts w:cstheme="minorHAnsi"/>
          <w:szCs w:val="24"/>
          <w:u w:val="dash"/>
        </w:rPr>
        <w:t>id_movimiento_financiero</w:t>
      </w:r>
      <w:proofErr w:type="spellEnd"/>
      <w:r w:rsidRPr="00AC570A">
        <w:rPr>
          <w:rFonts w:cstheme="minorHAnsi"/>
          <w:szCs w:val="24"/>
        </w:rPr>
        <w:t xml:space="preserve">, </w:t>
      </w:r>
      <w:proofErr w:type="spellStart"/>
      <w:r w:rsidRPr="00AC570A">
        <w:rPr>
          <w:rFonts w:cstheme="minorHAnsi"/>
          <w:szCs w:val="24"/>
          <w:u w:val="dash"/>
        </w:rPr>
        <w:t>id_movimiento_bancario</w:t>
      </w:r>
      <w:proofErr w:type="spellEnd"/>
      <w:r w:rsidRPr="00AC570A">
        <w:rPr>
          <w:rFonts w:cstheme="minorHAnsi"/>
          <w:szCs w:val="24"/>
        </w:rPr>
        <w:t xml:space="preserve">, </w:t>
      </w:r>
      <w:proofErr w:type="spellStart"/>
      <w:r w:rsidRPr="00AC570A">
        <w:rPr>
          <w:rFonts w:cstheme="minorHAnsi"/>
          <w:szCs w:val="24"/>
        </w:rPr>
        <w:t>fecha_conciliacion</w:t>
      </w:r>
      <w:proofErr w:type="spellEnd"/>
      <w:r w:rsidRPr="00AC570A">
        <w:rPr>
          <w:rFonts w:cstheme="minorHAnsi"/>
          <w:szCs w:val="24"/>
        </w:rPr>
        <w:t xml:space="preserve">, </w:t>
      </w:r>
      <w:proofErr w:type="spellStart"/>
      <w:r w:rsidRPr="00AC570A">
        <w:rPr>
          <w:rFonts w:cstheme="minorHAnsi"/>
          <w:szCs w:val="24"/>
        </w:rPr>
        <w:t>monto_conciliado</w:t>
      </w:r>
      <w:proofErr w:type="spellEnd"/>
      <w:r w:rsidRPr="00AC570A">
        <w:rPr>
          <w:rFonts w:cstheme="minorHAnsi"/>
          <w:szCs w:val="24"/>
        </w:rPr>
        <w:t xml:space="preserve">, </w:t>
      </w:r>
      <w:proofErr w:type="spellStart"/>
      <w:r w:rsidRPr="00AC570A">
        <w:rPr>
          <w:rFonts w:cstheme="minorHAnsi"/>
          <w:szCs w:val="24"/>
        </w:rPr>
        <w:t>diferencia_conciliacion</w:t>
      </w:r>
      <w:proofErr w:type="spellEnd"/>
      <w:r w:rsidRPr="00AC570A">
        <w:rPr>
          <w:rFonts w:cstheme="minorHAnsi"/>
          <w:szCs w:val="24"/>
        </w:rPr>
        <w:t xml:space="preserve">, </w:t>
      </w:r>
      <w:proofErr w:type="spellStart"/>
      <w:r w:rsidRPr="00AC570A">
        <w:rPr>
          <w:rFonts w:cstheme="minorHAnsi"/>
          <w:szCs w:val="24"/>
        </w:rPr>
        <w:t>estado_conciliacion</w:t>
      </w:r>
      <w:proofErr w:type="spellEnd"/>
      <w:r w:rsidRPr="00AC570A">
        <w:rPr>
          <w:rFonts w:cstheme="minorHAnsi"/>
          <w:szCs w:val="24"/>
        </w:rPr>
        <w:t xml:space="preserve">, </w:t>
      </w:r>
      <w:proofErr w:type="spellStart"/>
      <w:r w:rsidRPr="00AC570A">
        <w:rPr>
          <w:rFonts w:cstheme="minorHAnsi"/>
          <w:szCs w:val="24"/>
        </w:rPr>
        <w:t>responsable_conciliacion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20ACCFE"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3366F85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movimiento_financiero.id_movimiento_financiero</w:t>
      </w:r>
      <w:proofErr w:type="spellEnd"/>
      <w:r w:rsidRPr="00AC570A">
        <w:rPr>
          <w:rFonts w:cstheme="minorHAnsi"/>
          <w:szCs w:val="24"/>
        </w:rPr>
        <w:t xml:space="preserve"> → </w:t>
      </w:r>
      <w:proofErr w:type="spellStart"/>
      <w:r w:rsidRPr="00AC570A">
        <w:rPr>
          <w:rFonts w:cstheme="minorHAnsi"/>
          <w:szCs w:val="24"/>
        </w:rPr>
        <w:t>conciliacion.id_movimiento_financiero</w:t>
      </w:r>
      <w:proofErr w:type="spellEnd"/>
      <w:r w:rsidRPr="00AC570A">
        <w:rPr>
          <w:rFonts w:cstheme="minorHAnsi"/>
          <w:szCs w:val="24"/>
        </w:rPr>
        <w:t xml:space="preserve"> (interna)</w:t>
      </w:r>
    </w:p>
    <w:p w14:paraId="1051700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movimiento_bancario.id_movimiento_bancario</w:t>
      </w:r>
      <w:proofErr w:type="spellEnd"/>
      <w:r w:rsidRPr="00AC570A">
        <w:rPr>
          <w:rFonts w:cstheme="minorHAnsi"/>
          <w:szCs w:val="24"/>
        </w:rPr>
        <w:t xml:space="preserve"> → </w:t>
      </w:r>
      <w:proofErr w:type="spellStart"/>
      <w:r w:rsidRPr="00AC570A">
        <w:rPr>
          <w:rFonts w:cstheme="minorHAnsi"/>
          <w:szCs w:val="24"/>
        </w:rPr>
        <w:t>conciliacion.id_movimiento_bancario</w:t>
      </w:r>
      <w:proofErr w:type="spellEnd"/>
      <w:r w:rsidRPr="00AC570A">
        <w:rPr>
          <w:rFonts w:cstheme="minorHAnsi"/>
          <w:szCs w:val="24"/>
        </w:rPr>
        <w:t xml:space="preserve"> (interna)</w:t>
      </w:r>
    </w:p>
    <w:p w14:paraId="1F42A6C3" w14:textId="77777777" w:rsidR="00384247" w:rsidRPr="00AC570A" w:rsidRDefault="00384247" w:rsidP="00384247">
      <w:pPr>
        <w:spacing w:after="40" w:line="360" w:lineRule="auto"/>
        <w:jc w:val="both"/>
        <w:rPr>
          <w:rFonts w:cstheme="minorHAnsi"/>
          <w:szCs w:val="24"/>
        </w:rPr>
      </w:pPr>
      <w:r w:rsidRPr="00AC570A">
        <w:rPr>
          <w:rFonts w:cstheme="minorHAnsi"/>
          <w:szCs w:val="24"/>
        </w:rPr>
        <w:t>36. DETALLE_CONCILIACION</w:t>
      </w:r>
    </w:p>
    <w:p w14:paraId="5B045CDB"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w:t>
      </w:r>
      <w:proofErr w:type="gramStart"/>
      <w:r w:rsidRPr="00AC570A">
        <w:rPr>
          <w:rFonts w:cstheme="minorHAnsi"/>
          <w:szCs w:val="24"/>
        </w:rPr>
        <w:t>CONCILIACION(</w:t>
      </w:r>
      <w:proofErr w:type="spellStart"/>
      <w:proofErr w:type="gramEnd"/>
      <w:r w:rsidRPr="00AC570A">
        <w:rPr>
          <w:rFonts w:cstheme="minorHAnsi"/>
          <w:szCs w:val="24"/>
          <w:u w:val="single"/>
        </w:rPr>
        <w:t>id_detalle_conciliacion</w:t>
      </w:r>
      <w:proofErr w:type="spellEnd"/>
      <w:r w:rsidRPr="00AC570A">
        <w:rPr>
          <w:rFonts w:cstheme="minorHAnsi"/>
          <w:szCs w:val="24"/>
        </w:rPr>
        <w:t xml:space="preserve">, </w:t>
      </w:r>
      <w:proofErr w:type="spellStart"/>
      <w:r w:rsidRPr="00AC570A">
        <w:rPr>
          <w:rFonts w:cstheme="minorHAnsi"/>
          <w:szCs w:val="24"/>
          <w:u w:val="dash"/>
        </w:rPr>
        <w:t>id_conciliacion</w:t>
      </w:r>
      <w:proofErr w:type="spellEnd"/>
      <w:r w:rsidRPr="00AC570A">
        <w:rPr>
          <w:rFonts w:cstheme="minorHAnsi"/>
          <w:szCs w:val="24"/>
        </w:rPr>
        <w:t xml:space="preserve">, </w:t>
      </w:r>
      <w:proofErr w:type="spellStart"/>
      <w:r w:rsidRPr="00AC570A">
        <w:rPr>
          <w:rFonts w:cstheme="minorHAnsi"/>
          <w:szCs w:val="24"/>
        </w:rPr>
        <w:t>descripcion_diferencia</w:t>
      </w:r>
      <w:proofErr w:type="spellEnd"/>
      <w:r w:rsidRPr="00AC570A">
        <w:rPr>
          <w:rFonts w:cstheme="minorHAnsi"/>
          <w:szCs w:val="24"/>
        </w:rPr>
        <w:t xml:space="preserve">, </w:t>
      </w:r>
      <w:proofErr w:type="spellStart"/>
      <w:r w:rsidRPr="00AC570A">
        <w:rPr>
          <w:rFonts w:cstheme="minorHAnsi"/>
          <w:szCs w:val="24"/>
        </w:rPr>
        <w:t>monto_diferencia</w:t>
      </w:r>
      <w:proofErr w:type="spellEnd"/>
      <w:r w:rsidRPr="00AC570A">
        <w:rPr>
          <w:rFonts w:cstheme="minorHAnsi"/>
          <w:szCs w:val="24"/>
        </w:rPr>
        <w:t xml:space="preserve">, </w:t>
      </w:r>
      <w:proofErr w:type="spellStart"/>
      <w:r w:rsidRPr="00AC570A">
        <w:rPr>
          <w:rFonts w:cstheme="minorHAnsi"/>
          <w:szCs w:val="24"/>
        </w:rPr>
        <w:t>tipo_diferencia</w:t>
      </w:r>
      <w:proofErr w:type="spellEnd"/>
      <w:r w:rsidRPr="00AC570A">
        <w:rPr>
          <w:rFonts w:cstheme="minorHAnsi"/>
          <w:szCs w:val="24"/>
        </w:rPr>
        <w:t xml:space="preserve">, </w:t>
      </w:r>
      <w:proofErr w:type="spellStart"/>
      <w:r w:rsidRPr="00AC570A">
        <w:rPr>
          <w:rFonts w:cstheme="minorHAnsi"/>
          <w:szCs w:val="24"/>
        </w:rPr>
        <w:t>estado_revision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16B2B7A"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176FD31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conciliacion.id_conciliacion</w:t>
      </w:r>
      <w:proofErr w:type="spellEnd"/>
      <w:r w:rsidRPr="00AC570A">
        <w:rPr>
          <w:rFonts w:cstheme="minorHAnsi"/>
          <w:szCs w:val="24"/>
        </w:rPr>
        <w:t xml:space="preserve"> → </w:t>
      </w:r>
      <w:proofErr w:type="spellStart"/>
      <w:r w:rsidRPr="00AC570A">
        <w:rPr>
          <w:rFonts w:cstheme="minorHAnsi"/>
          <w:szCs w:val="24"/>
        </w:rPr>
        <w:t>detalle_conciliacion.id_conciliacion</w:t>
      </w:r>
      <w:proofErr w:type="spellEnd"/>
      <w:r w:rsidRPr="00AC570A">
        <w:rPr>
          <w:rFonts w:cstheme="minorHAnsi"/>
          <w:szCs w:val="24"/>
        </w:rPr>
        <w:t xml:space="preserve"> (interna)</w:t>
      </w:r>
    </w:p>
    <w:p w14:paraId="380114A9" w14:textId="77777777" w:rsidR="00384247" w:rsidRPr="00AC570A" w:rsidRDefault="00384247" w:rsidP="00384247">
      <w:pPr>
        <w:spacing w:after="40" w:line="360" w:lineRule="auto"/>
        <w:jc w:val="both"/>
        <w:rPr>
          <w:rFonts w:cstheme="minorHAnsi"/>
          <w:szCs w:val="24"/>
        </w:rPr>
      </w:pPr>
      <w:r w:rsidRPr="00AC570A">
        <w:rPr>
          <w:rFonts w:cstheme="minorHAnsi"/>
          <w:szCs w:val="24"/>
        </w:rPr>
        <w:t>37. FONDO_GLOBAL_CREDITO</w:t>
      </w:r>
    </w:p>
    <w:p w14:paraId="1C8256F0" w14:textId="77777777" w:rsidR="00384247" w:rsidRPr="00AC570A" w:rsidRDefault="00384247" w:rsidP="00384247">
      <w:pPr>
        <w:spacing w:after="40" w:line="360" w:lineRule="auto"/>
        <w:jc w:val="both"/>
        <w:rPr>
          <w:rFonts w:cstheme="minorHAnsi"/>
          <w:szCs w:val="24"/>
        </w:rPr>
      </w:pPr>
      <w:r w:rsidRPr="00AC570A">
        <w:rPr>
          <w:rFonts w:cstheme="minorHAnsi"/>
          <w:szCs w:val="24"/>
        </w:rPr>
        <w:t>FONDO_GLOBAL_</w:t>
      </w:r>
      <w:proofErr w:type="gramStart"/>
      <w:r w:rsidRPr="00AC570A">
        <w:rPr>
          <w:rFonts w:cstheme="minorHAnsi"/>
          <w:szCs w:val="24"/>
        </w:rPr>
        <w:t>CREDITO(</w:t>
      </w:r>
      <w:proofErr w:type="spellStart"/>
      <w:proofErr w:type="gramEnd"/>
      <w:r w:rsidRPr="00AC570A">
        <w:rPr>
          <w:rFonts w:cstheme="minorHAnsi"/>
          <w:szCs w:val="24"/>
          <w:u w:val="single"/>
        </w:rPr>
        <w:t>id_fondo_global_credito</w:t>
      </w:r>
      <w:proofErr w:type="spellEnd"/>
      <w:r w:rsidRPr="00AC570A">
        <w:rPr>
          <w:rFonts w:cstheme="minorHAnsi"/>
          <w:szCs w:val="24"/>
        </w:rPr>
        <w:t xml:space="preserve">, </w:t>
      </w:r>
      <w:proofErr w:type="spellStart"/>
      <w:r w:rsidRPr="00AC570A">
        <w:rPr>
          <w:rFonts w:cstheme="minorHAnsi"/>
          <w:szCs w:val="24"/>
        </w:rPr>
        <w:t>fecha_calculo</w:t>
      </w:r>
      <w:proofErr w:type="spellEnd"/>
      <w:r w:rsidRPr="00AC570A">
        <w:rPr>
          <w:rFonts w:cstheme="minorHAnsi"/>
          <w:szCs w:val="24"/>
        </w:rPr>
        <w:t xml:space="preserve">, </w:t>
      </w:r>
      <w:proofErr w:type="spellStart"/>
      <w:r w:rsidRPr="00AC570A">
        <w:rPr>
          <w:rFonts w:cstheme="minorHAnsi"/>
          <w:szCs w:val="24"/>
        </w:rPr>
        <w:t>monto_disponible</w:t>
      </w:r>
      <w:proofErr w:type="spellEnd"/>
      <w:r w:rsidRPr="00AC570A">
        <w:rPr>
          <w:rFonts w:cstheme="minorHAnsi"/>
          <w:szCs w:val="24"/>
        </w:rPr>
        <w:t xml:space="preserve">, </w:t>
      </w:r>
      <w:proofErr w:type="spellStart"/>
      <w:r w:rsidRPr="00AC570A">
        <w:rPr>
          <w:rFonts w:cstheme="minorHAnsi"/>
          <w:szCs w:val="24"/>
        </w:rPr>
        <w:t>monto_comprometido</w:t>
      </w:r>
      <w:proofErr w:type="spellEnd"/>
      <w:r w:rsidRPr="00AC570A">
        <w:rPr>
          <w:rFonts w:cstheme="minorHAnsi"/>
          <w:szCs w:val="24"/>
        </w:rPr>
        <w:t xml:space="preserve">, </w:t>
      </w:r>
      <w:proofErr w:type="spellStart"/>
      <w:r w:rsidRPr="00AC570A">
        <w:rPr>
          <w:rFonts w:cstheme="minorHAnsi"/>
          <w:szCs w:val="24"/>
        </w:rPr>
        <w:t>monto_restante</w:t>
      </w:r>
      <w:proofErr w:type="spellEnd"/>
      <w:r w:rsidRPr="00AC570A">
        <w:rPr>
          <w:rFonts w:cstheme="minorHAnsi"/>
          <w:szCs w:val="24"/>
        </w:rPr>
        <w:t xml:space="preserve">, </w:t>
      </w:r>
      <w:proofErr w:type="spellStart"/>
      <w:r w:rsidRPr="00AC570A">
        <w:rPr>
          <w:rFonts w:cstheme="minorHAnsi"/>
          <w:szCs w:val="24"/>
        </w:rPr>
        <w:t>estado_fondo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F4DE9DD"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7B11915B" w14:textId="77777777" w:rsidR="00384247" w:rsidRPr="00AC570A" w:rsidRDefault="00384247" w:rsidP="00384247">
      <w:pPr>
        <w:spacing w:after="40" w:line="360" w:lineRule="auto"/>
        <w:jc w:val="both"/>
        <w:rPr>
          <w:rFonts w:cstheme="minorHAnsi"/>
          <w:szCs w:val="24"/>
        </w:rPr>
      </w:pPr>
      <w:r w:rsidRPr="00AC570A">
        <w:rPr>
          <w:rFonts w:cstheme="minorHAnsi"/>
          <w:szCs w:val="24"/>
        </w:rPr>
        <w:t>38. EVALUACION_CREDITO</w:t>
      </w:r>
    </w:p>
    <w:p w14:paraId="6C025A99"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EVALUACION_</w:t>
      </w:r>
      <w:proofErr w:type="gramStart"/>
      <w:r w:rsidRPr="00AC570A">
        <w:rPr>
          <w:rFonts w:cstheme="minorHAnsi"/>
          <w:szCs w:val="24"/>
        </w:rPr>
        <w:t>CREDITO(</w:t>
      </w:r>
      <w:proofErr w:type="spellStart"/>
      <w:proofErr w:type="gramEnd"/>
      <w:r w:rsidRPr="00AC570A">
        <w:rPr>
          <w:rFonts w:cstheme="minorHAnsi"/>
          <w:szCs w:val="24"/>
          <w:u w:val="single"/>
        </w:rPr>
        <w:t>id_evaluacion_credito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rPr>
        <w:t>fecha_evaluacion</w:t>
      </w:r>
      <w:proofErr w:type="spellEnd"/>
      <w:r w:rsidRPr="00AC570A">
        <w:rPr>
          <w:rFonts w:cstheme="minorHAnsi"/>
          <w:szCs w:val="24"/>
        </w:rPr>
        <w:t xml:space="preserve">, </w:t>
      </w:r>
      <w:proofErr w:type="spellStart"/>
      <w:r w:rsidRPr="00AC570A">
        <w:rPr>
          <w:rFonts w:cstheme="minorHAnsi"/>
          <w:szCs w:val="24"/>
        </w:rPr>
        <w:t>resultado_evaluacion</w:t>
      </w:r>
      <w:proofErr w:type="spellEnd"/>
      <w:r w:rsidRPr="00AC570A">
        <w:rPr>
          <w:rFonts w:cstheme="minorHAnsi"/>
          <w:szCs w:val="24"/>
        </w:rPr>
        <w:t xml:space="preserve">, </w:t>
      </w:r>
      <w:proofErr w:type="spellStart"/>
      <w:r w:rsidRPr="00AC570A">
        <w:rPr>
          <w:rFonts w:cstheme="minorHAnsi"/>
          <w:szCs w:val="24"/>
        </w:rPr>
        <w:t>puntaje_riesgo</w:t>
      </w:r>
      <w:proofErr w:type="spellEnd"/>
      <w:r w:rsidRPr="00AC570A">
        <w:rPr>
          <w:rFonts w:cstheme="minorHAnsi"/>
          <w:szCs w:val="24"/>
        </w:rPr>
        <w:t xml:space="preserve">, </w:t>
      </w:r>
      <w:proofErr w:type="spellStart"/>
      <w:r w:rsidRPr="00AC570A">
        <w:rPr>
          <w:rFonts w:cstheme="minorHAnsi"/>
          <w:szCs w:val="24"/>
        </w:rPr>
        <w:t>comportamiento_pago_evaluado</w:t>
      </w:r>
      <w:proofErr w:type="spellEnd"/>
      <w:r w:rsidRPr="00AC570A">
        <w:rPr>
          <w:rFonts w:cstheme="minorHAnsi"/>
          <w:szCs w:val="24"/>
        </w:rPr>
        <w:t xml:space="preserve">, </w:t>
      </w:r>
      <w:proofErr w:type="spellStart"/>
      <w:r w:rsidRPr="00AC570A">
        <w:rPr>
          <w:rFonts w:cstheme="minorHAnsi"/>
          <w:szCs w:val="24"/>
        </w:rPr>
        <w:t>fundamento_evaluacion</w:t>
      </w:r>
      <w:proofErr w:type="spellEnd"/>
      <w:r w:rsidRPr="00AC570A">
        <w:rPr>
          <w:rFonts w:cstheme="minorHAnsi"/>
          <w:szCs w:val="24"/>
        </w:rPr>
        <w:t xml:space="preserve">, </w:t>
      </w:r>
      <w:proofErr w:type="spellStart"/>
      <w:r w:rsidRPr="00AC570A">
        <w:rPr>
          <w:rFonts w:cstheme="minorHAnsi"/>
          <w:szCs w:val="24"/>
        </w:rPr>
        <w:t>estado_evaluacion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15A9A3E"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7BDBFD55"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evaluacion_credito.id_ficha_cliente</w:t>
      </w:r>
      <w:proofErr w:type="spellEnd"/>
      <w:r w:rsidRPr="00AC570A">
        <w:rPr>
          <w:rFonts w:cstheme="minorHAnsi"/>
          <w:szCs w:val="24"/>
        </w:rPr>
        <w:t xml:space="preserve"> (interna)</w:t>
      </w:r>
    </w:p>
    <w:p w14:paraId="4192AAA7" w14:textId="77777777" w:rsidR="00384247" w:rsidRPr="00AC570A" w:rsidRDefault="00384247" w:rsidP="00384247">
      <w:pPr>
        <w:spacing w:after="40" w:line="360" w:lineRule="auto"/>
        <w:jc w:val="both"/>
        <w:rPr>
          <w:rFonts w:cstheme="minorHAnsi"/>
          <w:szCs w:val="24"/>
        </w:rPr>
      </w:pPr>
      <w:r w:rsidRPr="00AC570A">
        <w:rPr>
          <w:rFonts w:cstheme="minorHAnsi"/>
          <w:szCs w:val="24"/>
        </w:rPr>
        <w:t>39. LIMITE_CREDITO_CLIENTE</w:t>
      </w:r>
    </w:p>
    <w:p w14:paraId="32A99D6A" w14:textId="77777777" w:rsidR="00384247" w:rsidRPr="00AC570A" w:rsidRDefault="00384247" w:rsidP="00384247">
      <w:pPr>
        <w:spacing w:after="40" w:line="360" w:lineRule="auto"/>
        <w:jc w:val="both"/>
        <w:rPr>
          <w:rFonts w:cstheme="minorHAnsi"/>
          <w:szCs w:val="24"/>
        </w:rPr>
      </w:pPr>
      <w:r w:rsidRPr="00AC570A">
        <w:rPr>
          <w:rFonts w:cstheme="minorHAnsi"/>
          <w:szCs w:val="24"/>
        </w:rPr>
        <w:t>LIMITE_CREDITO_</w:t>
      </w:r>
      <w:proofErr w:type="gramStart"/>
      <w:r w:rsidRPr="00AC570A">
        <w:rPr>
          <w:rFonts w:cstheme="minorHAnsi"/>
          <w:szCs w:val="24"/>
        </w:rPr>
        <w:t>CLIENTE(</w:t>
      </w:r>
      <w:proofErr w:type="spellStart"/>
      <w:proofErr w:type="gramEnd"/>
      <w:r w:rsidRPr="00AC570A">
        <w:rPr>
          <w:rFonts w:cstheme="minorHAnsi"/>
          <w:szCs w:val="24"/>
          <w:u w:val="single"/>
        </w:rPr>
        <w:t>id_limite_credito_cliente</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rPr>
        <w:t>monto_limite</w:t>
      </w:r>
      <w:proofErr w:type="spellEnd"/>
      <w:r w:rsidRPr="00AC570A">
        <w:rPr>
          <w:rFonts w:cstheme="minorHAnsi"/>
          <w:szCs w:val="24"/>
        </w:rPr>
        <w:t xml:space="preserve">, </w:t>
      </w:r>
      <w:proofErr w:type="spellStart"/>
      <w:r w:rsidRPr="00AC570A">
        <w:rPr>
          <w:rFonts w:cstheme="minorHAnsi"/>
          <w:szCs w:val="24"/>
        </w:rPr>
        <w:t>fecha_inicio_vigencia</w:t>
      </w:r>
      <w:proofErr w:type="spellEnd"/>
      <w:r w:rsidRPr="00AC570A">
        <w:rPr>
          <w:rFonts w:cstheme="minorHAnsi"/>
          <w:szCs w:val="24"/>
        </w:rPr>
        <w:t xml:space="preserve">, </w:t>
      </w:r>
      <w:proofErr w:type="spellStart"/>
      <w:r w:rsidRPr="00AC570A">
        <w:rPr>
          <w:rFonts w:cstheme="minorHAnsi"/>
          <w:szCs w:val="24"/>
        </w:rPr>
        <w:t>fecha_fin_vigencia</w:t>
      </w:r>
      <w:proofErr w:type="spellEnd"/>
      <w:r w:rsidRPr="00AC570A">
        <w:rPr>
          <w:rFonts w:cstheme="minorHAnsi"/>
          <w:szCs w:val="24"/>
        </w:rPr>
        <w:t xml:space="preserve">, </w:t>
      </w:r>
      <w:proofErr w:type="spellStart"/>
      <w:r w:rsidRPr="00AC570A">
        <w:rPr>
          <w:rFonts w:cstheme="minorHAnsi"/>
          <w:szCs w:val="24"/>
        </w:rPr>
        <w:t>estado_limite</w:t>
      </w:r>
      <w:proofErr w:type="spellEnd"/>
      <w:r w:rsidRPr="00AC570A">
        <w:rPr>
          <w:rFonts w:cstheme="minorHAnsi"/>
          <w:szCs w:val="24"/>
        </w:rPr>
        <w:t xml:space="preserve">, </w:t>
      </w:r>
      <w:proofErr w:type="spellStart"/>
      <w:r w:rsidRPr="00AC570A">
        <w:rPr>
          <w:rFonts w:cstheme="minorHAnsi"/>
          <w:szCs w:val="24"/>
        </w:rPr>
        <w:t>motivo_modificacion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008AFB2"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5848FE61"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limite_credito_cliente.id_ficha_cliente</w:t>
      </w:r>
      <w:proofErr w:type="spellEnd"/>
      <w:r w:rsidRPr="00AC570A">
        <w:rPr>
          <w:rFonts w:cstheme="minorHAnsi"/>
          <w:szCs w:val="24"/>
        </w:rPr>
        <w:t xml:space="preserve"> (interna)</w:t>
      </w:r>
    </w:p>
    <w:p w14:paraId="0353AA5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evaluacion_credito.id_evaluacion_credito</w:t>
      </w:r>
      <w:proofErr w:type="spellEnd"/>
      <w:r w:rsidRPr="00AC570A">
        <w:rPr>
          <w:rFonts w:cstheme="minorHAnsi"/>
          <w:szCs w:val="24"/>
        </w:rPr>
        <w:t xml:space="preserve"> → </w:t>
      </w:r>
      <w:proofErr w:type="spellStart"/>
      <w:r w:rsidRPr="00AC570A">
        <w:rPr>
          <w:rFonts w:cstheme="minorHAnsi"/>
          <w:szCs w:val="24"/>
        </w:rPr>
        <w:t>limite_credito_cliente.id_evaluacion_credito</w:t>
      </w:r>
      <w:proofErr w:type="spellEnd"/>
      <w:r w:rsidRPr="00AC570A">
        <w:rPr>
          <w:rFonts w:cstheme="minorHAnsi"/>
          <w:szCs w:val="24"/>
        </w:rPr>
        <w:t xml:space="preserve"> (interna)</w:t>
      </w:r>
    </w:p>
    <w:p w14:paraId="3BBB13BD" w14:textId="77777777" w:rsidR="00384247" w:rsidRPr="00AC570A" w:rsidRDefault="00384247" w:rsidP="00384247">
      <w:pPr>
        <w:spacing w:after="40" w:line="360" w:lineRule="auto"/>
        <w:jc w:val="both"/>
        <w:rPr>
          <w:rFonts w:cstheme="minorHAnsi"/>
          <w:szCs w:val="24"/>
        </w:rPr>
      </w:pPr>
      <w:r w:rsidRPr="00AC570A">
        <w:rPr>
          <w:rFonts w:cstheme="minorHAnsi"/>
          <w:szCs w:val="24"/>
        </w:rPr>
        <w:t>40. CREDITO_PROYECTO</w:t>
      </w:r>
    </w:p>
    <w:p w14:paraId="12F119B9" w14:textId="77777777" w:rsidR="00384247" w:rsidRPr="00AC570A" w:rsidRDefault="00384247" w:rsidP="00384247">
      <w:pPr>
        <w:spacing w:after="40" w:line="360" w:lineRule="auto"/>
        <w:jc w:val="both"/>
        <w:rPr>
          <w:rFonts w:cstheme="minorHAnsi"/>
          <w:szCs w:val="24"/>
        </w:rPr>
      </w:pPr>
      <w:r w:rsidRPr="00AC570A">
        <w:rPr>
          <w:rFonts w:cstheme="minorHAnsi"/>
          <w:szCs w:val="24"/>
        </w:rPr>
        <w:t>CREDITO_</w:t>
      </w:r>
      <w:proofErr w:type="gramStart"/>
      <w:r w:rsidRPr="00AC570A">
        <w:rPr>
          <w:rFonts w:cstheme="minorHAnsi"/>
          <w:szCs w:val="24"/>
        </w:rPr>
        <w:t>PROYECTO(</w:t>
      </w:r>
      <w:proofErr w:type="spellStart"/>
      <w:proofErr w:type="gramEnd"/>
      <w:r w:rsidRPr="00AC570A">
        <w:rPr>
          <w:rFonts w:cstheme="minorHAnsi"/>
          <w:szCs w:val="24"/>
          <w:u w:val="single"/>
        </w:rPr>
        <w:t>id_credito_proyecto</w:t>
      </w:r>
      <w:proofErr w:type="spellEnd"/>
      <w:r w:rsidRPr="00AC570A">
        <w:rPr>
          <w:rFonts w:cstheme="minorHAnsi"/>
          <w:szCs w:val="24"/>
        </w:rPr>
        <w:t xml:space="preserve">, </w:t>
      </w:r>
      <w:proofErr w:type="spellStart"/>
      <w:r w:rsidRPr="00AC570A">
        <w:rPr>
          <w:rFonts w:cstheme="minorHAnsi"/>
          <w:szCs w:val="24"/>
          <w:u w:val="dash"/>
        </w:rPr>
        <w:t>id_ficha_cliente</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id_limite_credito_cliente</w:t>
      </w:r>
      <w:proofErr w:type="spellEnd"/>
      <w:r w:rsidRPr="00AC570A">
        <w:rPr>
          <w:rFonts w:cstheme="minorHAnsi"/>
          <w:szCs w:val="24"/>
        </w:rPr>
        <w:t xml:space="preserve">, </w:t>
      </w:r>
      <w:proofErr w:type="spellStart"/>
      <w:r w:rsidRPr="00AC570A">
        <w:rPr>
          <w:rFonts w:cstheme="minorHAnsi"/>
          <w:szCs w:val="24"/>
          <w:u w:val="dash"/>
        </w:rPr>
        <w:t>id_fondo_global_credito</w:t>
      </w:r>
      <w:proofErr w:type="spellEnd"/>
      <w:r w:rsidRPr="00AC570A">
        <w:rPr>
          <w:rFonts w:cstheme="minorHAnsi"/>
          <w:szCs w:val="24"/>
        </w:rPr>
        <w:t xml:space="preserve">, </w:t>
      </w:r>
      <w:proofErr w:type="spellStart"/>
      <w:r w:rsidRPr="00AC570A">
        <w:rPr>
          <w:rFonts w:cstheme="minorHAnsi"/>
          <w:szCs w:val="24"/>
          <w:u w:val="dash"/>
        </w:rPr>
        <w:t>id_evaluacion_credito</w:t>
      </w:r>
      <w:proofErr w:type="spellEnd"/>
      <w:r w:rsidRPr="00AC570A">
        <w:rPr>
          <w:rFonts w:cstheme="minorHAnsi"/>
          <w:szCs w:val="24"/>
        </w:rPr>
        <w:t xml:space="preserve">, </w:t>
      </w:r>
      <w:proofErr w:type="spellStart"/>
      <w:r w:rsidRPr="00AC570A">
        <w:rPr>
          <w:rFonts w:cstheme="minorHAnsi"/>
          <w:szCs w:val="24"/>
        </w:rPr>
        <w:t>monto_credito</w:t>
      </w:r>
      <w:proofErr w:type="spellEnd"/>
      <w:r w:rsidRPr="00AC570A">
        <w:rPr>
          <w:rFonts w:cstheme="minorHAnsi"/>
          <w:szCs w:val="24"/>
        </w:rPr>
        <w:t xml:space="preserve">, </w:t>
      </w:r>
      <w:proofErr w:type="spellStart"/>
      <w:r w:rsidRPr="00AC570A">
        <w:rPr>
          <w:rFonts w:cstheme="minorHAnsi"/>
          <w:szCs w:val="24"/>
        </w:rPr>
        <w:t>fecha_otorgamiento</w:t>
      </w:r>
      <w:proofErr w:type="spellEnd"/>
      <w:r w:rsidRPr="00AC570A">
        <w:rPr>
          <w:rFonts w:cstheme="minorHAnsi"/>
          <w:szCs w:val="24"/>
        </w:rPr>
        <w:t xml:space="preserve">, </w:t>
      </w:r>
      <w:proofErr w:type="spellStart"/>
      <w:r w:rsidRPr="00AC570A">
        <w:rPr>
          <w:rFonts w:cstheme="minorHAnsi"/>
          <w:szCs w:val="24"/>
        </w:rPr>
        <w:t>fecha_vencimiento</w:t>
      </w:r>
      <w:proofErr w:type="spellEnd"/>
      <w:r w:rsidRPr="00AC570A">
        <w:rPr>
          <w:rFonts w:cstheme="minorHAnsi"/>
          <w:szCs w:val="24"/>
        </w:rPr>
        <w:t xml:space="preserve">, </w:t>
      </w:r>
      <w:proofErr w:type="spellStart"/>
      <w:r w:rsidRPr="00AC570A">
        <w:rPr>
          <w:rFonts w:cstheme="minorHAnsi"/>
          <w:szCs w:val="24"/>
        </w:rPr>
        <w:t>estado_credito</w:t>
      </w:r>
      <w:proofErr w:type="spellEnd"/>
      <w:r w:rsidRPr="00AC570A">
        <w:rPr>
          <w:rFonts w:cstheme="minorHAnsi"/>
          <w:szCs w:val="24"/>
        </w:rPr>
        <w:t xml:space="preserve">, </w:t>
      </w:r>
      <w:proofErr w:type="spellStart"/>
      <w:r w:rsidRPr="00AC570A">
        <w:rPr>
          <w:rFonts w:cstheme="minorHAnsi"/>
          <w:szCs w:val="24"/>
        </w:rPr>
        <w:t>motivo_aprobacion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46749371"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0149299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ficha_cliente.id_ficha_cliente</w:t>
      </w:r>
      <w:proofErr w:type="spellEnd"/>
      <w:r w:rsidRPr="00AC570A">
        <w:rPr>
          <w:rFonts w:cstheme="minorHAnsi"/>
          <w:szCs w:val="24"/>
        </w:rPr>
        <w:t xml:space="preserve"> → </w:t>
      </w:r>
      <w:proofErr w:type="spellStart"/>
      <w:r w:rsidRPr="00AC570A">
        <w:rPr>
          <w:rFonts w:cstheme="minorHAnsi"/>
          <w:szCs w:val="24"/>
        </w:rPr>
        <w:t>credito_proyecto.id_ficha_cliente</w:t>
      </w:r>
      <w:proofErr w:type="spellEnd"/>
      <w:r w:rsidRPr="00AC570A">
        <w:rPr>
          <w:rFonts w:cstheme="minorHAnsi"/>
          <w:szCs w:val="24"/>
        </w:rPr>
        <w:t xml:space="preserve"> (interna)</w:t>
      </w:r>
    </w:p>
    <w:p w14:paraId="6ECD9A5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credito_proyecto.id_proyecto_financiero</w:t>
      </w:r>
      <w:proofErr w:type="spellEnd"/>
      <w:r w:rsidRPr="00AC570A">
        <w:rPr>
          <w:rFonts w:cstheme="minorHAnsi"/>
          <w:szCs w:val="24"/>
        </w:rPr>
        <w:t xml:space="preserve"> (interna)</w:t>
      </w:r>
    </w:p>
    <w:p w14:paraId="60A7BC1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limite_credito_cliente.id_limite_credito_cliente</w:t>
      </w:r>
      <w:proofErr w:type="spellEnd"/>
      <w:r w:rsidRPr="00AC570A">
        <w:rPr>
          <w:rFonts w:cstheme="minorHAnsi"/>
          <w:szCs w:val="24"/>
        </w:rPr>
        <w:t xml:space="preserve"> → </w:t>
      </w:r>
      <w:proofErr w:type="spellStart"/>
      <w:r w:rsidRPr="00AC570A">
        <w:rPr>
          <w:rFonts w:cstheme="minorHAnsi"/>
          <w:szCs w:val="24"/>
        </w:rPr>
        <w:t>credito_proyecto.id_limite_credito_cliente</w:t>
      </w:r>
      <w:proofErr w:type="spellEnd"/>
      <w:r w:rsidRPr="00AC570A">
        <w:rPr>
          <w:rFonts w:cstheme="minorHAnsi"/>
          <w:szCs w:val="24"/>
        </w:rPr>
        <w:t xml:space="preserve"> (interna)</w:t>
      </w:r>
    </w:p>
    <w:p w14:paraId="1DE705A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fondo_global_credito.id_fondo_global_credito</w:t>
      </w:r>
      <w:proofErr w:type="spellEnd"/>
      <w:r w:rsidRPr="00AC570A">
        <w:rPr>
          <w:rFonts w:cstheme="minorHAnsi"/>
          <w:szCs w:val="24"/>
        </w:rPr>
        <w:t xml:space="preserve"> → </w:t>
      </w:r>
      <w:proofErr w:type="spellStart"/>
      <w:r w:rsidRPr="00AC570A">
        <w:rPr>
          <w:rFonts w:cstheme="minorHAnsi"/>
          <w:szCs w:val="24"/>
        </w:rPr>
        <w:t>credito_proyecto.id_fondo_global_credito</w:t>
      </w:r>
      <w:proofErr w:type="spellEnd"/>
      <w:r w:rsidRPr="00AC570A">
        <w:rPr>
          <w:rFonts w:cstheme="minorHAnsi"/>
          <w:szCs w:val="24"/>
        </w:rPr>
        <w:t xml:space="preserve"> (interna)</w:t>
      </w:r>
    </w:p>
    <w:p w14:paraId="42D004CC"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evaluacion_credito.id_evaluacion_credito</w:t>
      </w:r>
      <w:proofErr w:type="spellEnd"/>
      <w:r w:rsidRPr="00AC570A">
        <w:rPr>
          <w:rFonts w:cstheme="minorHAnsi"/>
          <w:szCs w:val="24"/>
        </w:rPr>
        <w:t xml:space="preserve"> → </w:t>
      </w:r>
      <w:proofErr w:type="spellStart"/>
      <w:r w:rsidRPr="00AC570A">
        <w:rPr>
          <w:rFonts w:cstheme="minorHAnsi"/>
          <w:szCs w:val="24"/>
        </w:rPr>
        <w:t>credito_proyecto.id_evaluacion_credito</w:t>
      </w:r>
      <w:proofErr w:type="spellEnd"/>
      <w:r w:rsidRPr="00AC570A">
        <w:rPr>
          <w:rFonts w:cstheme="minorHAnsi"/>
          <w:szCs w:val="24"/>
        </w:rPr>
        <w:t xml:space="preserve"> (interna)</w:t>
      </w:r>
    </w:p>
    <w:p w14:paraId="4154E3FF"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41. EMPLEADO</w:t>
      </w:r>
    </w:p>
    <w:p w14:paraId="70BB77F7" w14:textId="77777777" w:rsidR="00384247" w:rsidRPr="00AC570A" w:rsidRDefault="00384247" w:rsidP="00384247">
      <w:pPr>
        <w:spacing w:after="40" w:line="360" w:lineRule="auto"/>
        <w:jc w:val="both"/>
        <w:rPr>
          <w:rFonts w:cstheme="minorHAnsi"/>
          <w:szCs w:val="24"/>
        </w:rPr>
      </w:pPr>
      <w:proofErr w:type="gramStart"/>
      <w:r w:rsidRPr="00AC570A">
        <w:rPr>
          <w:rFonts w:cstheme="minorHAnsi"/>
          <w:szCs w:val="24"/>
        </w:rPr>
        <w:t>EMPLEADO(</w:t>
      </w:r>
      <w:proofErr w:type="spellStart"/>
      <w:proofErr w:type="gramEnd"/>
      <w:r w:rsidRPr="00AC570A">
        <w:rPr>
          <w:rFonts w:cstheme="minorHAnsi"/>
          <w:szCs w:val="24"/>
          <w:u w:val="single"/>
        </w:rPr>
        <w:t>rut_empleado</w:t>
      </w:r>
      <w:proofErr w:type="spellEnd"/>
      <w:r w:rsidRPr="00AC570A">
        <w:rPr>
          <w:rFonts w:cstheme="minorHAnsi"/>
          <w:szCs w:val="24"/>
        </w:rPr>
        <w:t xml:space="preserve">, </w:t>
      </w:r>
      <w:proofErr w:type="spellStart"/>
      <w:r w:rsidRPr="00AC570A">
        <w:rPr>
          <w:rFonts w:cstheme="minorHAnsi"/>
          <w:szCs w:val="24"/>
          <w:u w:val="dash"/>
        </w:rPr>
        <w:t>id_cargo</w:t>
      </w:r>
      <w:proofErr w:type="spellEnd"/>
      <w:r w:rsidRPr="00AC570A">
        <w:rPr>
          <w:rFonts w:cstheme="minorHAnsi"/>
          <w:szCs w:val="24"/>
        </w:rPr>
        <w:t xml:space="preserve">, </w:t>
      </w:r>
      <w:proofErr w:type="spellStart"/>
      <w:r w:rsidRPr="00AC570A">
        <w:rPr>
          <w:rFonts w:cstheme="minorHAnsi"/>
          <w:szCs w:val="24"/>
          <w:u w:val="dash"/>
        </w:rPr>
        <w:t>id_tipo_vinculo_laboral</w:t>
      </w:r>
      <w:proofErr w:type="spellEnd"/>
      <w:r w:rsidRPr="00AC570A">
        <w:rPr>
          <w:rFonts w:cstheme="minorHAnsi"/>
          <w:szCs w:val="24"/>
        </w:rPr>
        <w:t xml:space="preserve">, </w:t>
      </w:r>
      <w:proofErr w:type="spellStart"/>
      <w:r w:rsidRPr="00AC570A">
        <w:rPr>
          <w:rFonts w:cstheme="minorHAnsi"/>
          <w:szCs w:val="24"/>
          <w:u w:val="dash"/>
        </w:rPr>
        <w:t>id_prevision_salud</w:t>
      </w:r>
      <w:proofErr w:type="spellEnd"/>
      <w:r w:rsidRPr="00AC570A">
        <w:rPr>
          <w:rFonts w:cstheme="minorHAnsi"/>
          <w:szCs w:val="24"/>
        </w:rPr>
        <w:t xml:space="preserve">, </w:t>
      </w:r>
      <w:proofErr w:type="spellStart"/>
      <w:r w:rsidRPr="00AC570A">
        <w:rPr>
          <w:rFonts w:cstheme="minorHAnsi"/>
          <w:szCs w:val="24"/>
          <w:u w:val="dash"/>
        </w:rPr>
        <w:t>id_afp</w:t>
      </w:r>
      <w:proofErr w:type="spellEnd"/>
      <w:r w:rsidRPr="00AC570A">
        <w:rPr>
          <w:rFonts w:cstheme="minorHAnsi"/>
          <w:szCs w:val="24"/>
        </w:rPr>
        <w:t xml:space="preserve">, nombres, </w:t>
      </w:r>
      <w:proofErr w:type="spellStart"/>
      <w:r w:rsidRPr="00AC570A">
        <w:rPr>
          <w:rFonts w:cstheme="minorHAnsi"/>
          <w:szCs w:val="24"/>
        </w:rPr>
        <w:t>apellido_paterno</w:t>
      </w:r>
      <w:proofErr w:type="spellEnd"/>
      <w:r w:rsidRPr="00AC570A">
        <w:rPr>
          <w:rFonts w:cstheme="minorHAnsi"/>
          <w:szCs w:val="24"/>
        </w:rPr>
        <w:t xml:space="preserve">, </w:t>
      </w:r>
      <w:proofErr w:type="spellStart"/>
      <w:r w:rsidRPr="00AC570A">
        <w:rPr>
          <w:rFonts w:cstheme="minorHAnsi"/>
          <w:szCs w:val="24"/>
        </w:rPr>
        <w:t>apellido_materno</w:t>
      </w:r>
      <w:proofErr w:type="spellEnd"/>
      <w:r w:rsidRPr="00AC570A">
        <w:rPr>
          <w:rFonts w:cstheme="minorHAnsi"/>
          <w:szCs w:val="24"/>
        </w:rPr>
        <w:t xml:space="preserve">, </w:t>
      </w:r>
      <w:proofErr w:type="spellStart"/>
      <w:r w:rsidRPr="00AC570A">
        <w:rPr>
          <w:rFonts w:cstheme="minorHAnsi"/>
          <w:szCs w:val="24"/>
        </w:rPr>
        <w:t>fecha_nacimiento</w:t>
      </w:r>
      <w:proofErr w:type="spellEnd"/>
      <w:r w:rsidRPr="00AC570A">
        <w:rPr>
          <w:rFonts w:cstheme="minorHAnsi"/>
          <w:szCs w:val="24"/>
        </w:rPr>
        <w:t xml:space="preserve">, </w:t>
      </w:r>
      <w:proofErr w:type="spellStart"/>
      <w:r w:rsidRPr="00AC570A">
        <w:rPr>
          <w:rFonts w:cstheme="minorHAnsi"/>
          <w:szCs w:val="24"/>
        </w:rPr>
        <w:t>fecha_ingreso</w:t>
      </w:r>
      <w:proofErr w:type="spellEnd"/>
      <w:r w:rsidRPr="00AC570A">
        <w:rPr>
          <w:rFonts w:cstheme="minorHAnsi"/>
          <w:szCs w:val="24"/>
        </w:rPr>
        <w:t xml:space="preserve">, </w:t>
      </w:r>
      <w:proofErr w:type="spellStart"/>
      <w:r w:rsidRPr="00AC570A">
        <w:rPr>
          <w:rFonts w:cstheme="minorHAnsi"/>
          <w:szCs w:val="24"/>
        </w:rPr>
        <w:t>sueldo_base</w:t>
      </w:r>
      <w:proofErr w:type="spellEnd"/>
      <w:r w:rsidRPr="00AC570A">
        <w:rPr>
          <w:rFonts w:cstheme="minorHAnsi"/>
          <w:szCs w:val="24"/>
        </w:rPr>
        <w:t xml:space="preserve">, </w:t>
      </w:r>
      <w:proofErr w:type="spellStart"/>
      <w:r w:rsidRPr="00AC570A">
        <w:rPr>
          <w:rFonts w:cstheme="minorHAnsi"/>
          <w:szCs w:val="24"/>
        </w:rPr>
        <w:t>seguro_cesantia</w:t>
      </w:r>
      <w:proofErr w:type="spellEnd"/>
      <w:r w:rsidRPr="00AC570A">
        <w:rPr>
          <w:rFonts w:cstheme="minorHAnsi"/>
          <w:szCs w:val="24"/>
        </w:rPr>
        <w:t xml:space="preserve">, </w:t>
      </w:r>
      <w:proofErr w:type="spellStart"/>
      <w:r w:rsidRPr="00AC570A">
        <w:rPr>
          <w:rFonts w:cstheme="minorHAnsi"/>
          <w:szCs w:val="24"/>
        </w:rPr>
        <w:t>estado_laboral</w:t>
      </w:r>
      <w:proofErr w:type="spellEnd"/>
      <w:r w:rsidRPr="00AC570A">
        <w:rPr>
          <w:rFonts w:cstheme="minorHAnsi"/>
          <w:szCs w:val="24"/>
        </w:rPr>
        <w:t>)</w:t>
      </w:r>
    </w:p>
    <w:p w14:paraId="62F61FC3"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172D5E60"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cargo.id_cargo</w:t>
      </w:r>
      <w:proofErr w:type="spellEnd"/>
      <w:r w:rsidRPr="00AC570A">
        <w:rPr>
          <w:rFonts w:cstheme="minorHAnsi"/>
          <w:szCs w:val="24"/>
        </w:rPr>
        <w:t xml:space="preserve"> → </w:t>
      </w:r>
      <w:proofErr w:type="spellStart"/>
      <w:r w:rsidRPr="00AC570A">
        <w:rPr>
          <w:rFonts w:cstheme="minorHAnsi"/>
          <w:szCs w:val="24"/>
        </w:rPr>
        <w:t>empleado.id_cargo</w:t>
      </w:r>
      <w:proofErr w:type="spellEnd"/>
      <w:r w:rsidRPr="00AC570A">
        <w:rPr>
          <w:rFonts w:cstheme="minorHAnsi"/>
          <w:szCs w:val="24"/>
        </w:rPr>
        <w:t xml:space="preserve"> (interna)</w:t>
      </w:r>
    </w:p>
    <w:p w14:paraId="428A36E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tipo_vinculo_laboral.id_tipo_vinculo_laboral</w:t>
      </w:r>
      <w:proofErr w:type="spellEnd"/>
      <w:r w:rsidRPr="00AC570A">
        <w:rPr>
          <w:rFonts w:cstheme="minorHAnsi"/>
          <w:szCs w:val="24"/>
        </w:rPr>
        <w:t xml:space="preserve"> → </w:t>
      </w:r>
      <w:proofErr w:type="spellStart"/>
      <w:r w:rsidRPr="00AC570A">
        <w:rPr>
          <w:rFonts w:cstheme="minorHAnsi"/>
          <w:szCs w:val="24"/>
        </w:rPr>
        <w:t>empleado.id_tipo_vinculo_laboral</w:t>
      </w:r>
      <w:proofErr w:type="spellEnd"/>
      <w:r w:rsidRPr="00AC570A">
        <w:rPr>
          <w:rFonts w:cstheme="minorHAnsi"/>
          <w:szCs w:val="24"/>
        </w:rPr>
        <w:t xml:space="preserve"> (interna)</w:t>
      </w:r>
    </w:p>
    <w:p w14:paraId="4B6843CF"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prevision_salud.id_prevision_salud</w:t>
      </w:r>
      <w:proofErr w:type="spellEnd"/>
      <w:r w:rsidRPr="00AC570A">
        <w:rPr>
          <w:rFonts w:cstheme="minorHAnsi"/>
          <w:szCs w:val="24"/>
        </w:rPr>
        <w:t xml:space="preserve"> → </w:t>
      </w:r>
      <w:proofErr w:type="spellStart"/>
      <w:r w:rsidRPr="00AC570A">
        <w:rPr>
          <w:rFonts w:cstheme="minorHAnsi"/>
          <w:szCs w:val="24"/>
        </w:rPr>
        <w:t>empleado.id_prevision_salud</w:t>
      </w:r>
      <w:proofErr w:type="spellEnd"/>
      <w:r w:rsidRPr="00AC570A">
        <w:rPr>
          <w:rFonts w:cstheme="minorHAnsi"/>
          <w:szCs w:val="24"/>
        </w:rPr>
        <w:t xml:space="preserve"> (interna)</w:t>
      </w:r>
    </w:p>
    <w:p w14:paraId="79FE2F84"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afp.id_afp</w:t>
      </w:r>
      <w:proofErr w:type="spellEnd"/>
      <w:r w:rsidRPr="00AC570A">
        <w:rPr>
          <w:rFonts w:cstheme="minorHAnsi"/>
          <w:szCs w:val="24"/>
        </w:rPr>
        <w:t xml:space="preserve"> → </w:t>
      </w:r>
      <w:proofErr w:type="spellStart"/>
      <w:r w:rsidRPr="00AC570A">
        <w:rPr>
          <w:rFonts w:cstheme="minorHAnsi"/>
          <w:szCs w:val="24"/>
        </w:rPr>
        <w:t>empleado.id_afp</w:t>
      </w:r>
      <w:proofErr w:type="spellEnd"/>
      <w:r w:rsidRPr="00AC570A">
        <w:rPr>
          <w:rFonts w:cstheme="minorHAnsi"/>
          <w:szCs w:val="24"/>
        </w:rPr>
        <w:t xml:space="preserve"> (interna)</w:t>
      </w:r>
    </w:p>
    <w:p w14:paraId="2771DA8F" w14:textId="77777777" w:rsidR="00384247" w:rsidRPr="00AC570A" w:rsidRDefault="00384247" w:rsidP="00384247">
      <w:pPr>
        <w:spacing w:after="40" w:line="360" w:lineRule="auto"/>
        <w:jc w:val="both"/>
        <w:rPr>
          <w:rFonts w:cstheme="minorHAnsi"/>
          <w:szCs w:val="24"/>
        </w:rPr>
      </w:pPr>
      <w:r w:rsidRPr="00AC570A">
        <w:rPr>
          <w:rFonts w:cstheme="minorHAnsi"/>
          <w:szCs w:val="24"/>
        </w:rPr>
        <w:t>42. TAREA_CATALOGADA</w:t>
      </w:r>
    </w:p>
    <w:p w14:paraId="55DA6050"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w:t>
      </w:r>
      <w:proofErr w:type="gramStart"/>
      <w:r w:rsidRPr="00AC570A">
        <w:rPr>
          <w:rFonts w:cstheme="minorHAnsi"/>
          <w:szCs w:val="24"/>
        </w:rPr>
        <w:t>CATALOGADA(</w:t>
      </w:r>
      <w:proofErr w:type="spellStart"/>
      <w:proofErr w:type="gramEnd"/>
      <w:r w:rsidRPr="00AC570A">
        <w:rPr>
          <w:rFonts w:cstheme="minorHAnsi"/>
          <w:szCs w:val="24"/>
          <w:u w:val="single"/>
        </w:rPr>
        <w:t>id_tarea_catalogada</w:t>
      </w:r>
      <w:proofErr w:type="spellEnd"/>
      <w:r w:rsidRPr="00AC570A">
        <w:rPr>
          <w:rFonts w:cstheme="minorHAnsi"/>
          <w:szCs w:val="24"/>
        </w:rPr>
        <w:t xml:space="preserve">, </w:t>
      </w:r>
      <w:proofErr w:type="spellStart"/>
      <w:r w:rsidRPr="00AC570A">
        <w:rPr>
          <w:rFonts w:cstheme="minorHAnsi"/>
          <w:szCs w:val="24"/>
        </w:rPr>
        <w:t>nombre_tarea</w:t>
      </w:r>
      <w:proofErr w:type="spellEnd"/>
      <w:r w:rsidRPr="00AC570A">
        <w:rPr>
          <w:rFonts w:cstheme="minorHAnsi"/>
          <w:szCs w:val="24"/>
        </w:rPr>
        <w:t xml:space="preserve">, </w:t>
      </w:r>
      <w:proofErr w:type="spellStart"/>
      <w:r w:rsidRPr="00AC570A">
        <w:rPr>
          <w:rFonts w:cstheme="minorHAnsi"/>
          <w:szCs w:val="24"/>
        </w:rPr>
        <w:t>descripcion_tarea</w:t>
      </w:r>
      <w:proofErr w:type="spellEnd"/>
      <w:r w:rsidRPr="00AC570A">
        <w:rPr>
          <w:rFonts w:cstheme="minorHAnsi"/>
          <w:szCs w:val="24"/>
        </w:rPr>
        <w:t xml:space="preserve">, </w:t>
      </w:r>
      <w:proofErr w:type="spellStart"/>
      <w:r w:rsidRPr="00AC570A">
        <w:rPr>
          <w:rFonts w:cstheme="minorHAnsi"/>
          <w:szCs w:val="24"/>
        </w:rPr>
        <w:t>estado_tarea</w:t>
      </w:r>
      <w:proofErr w:type="spellEnd"/>
      <w:r w:rsidRPr="00AC570A">
        <w:rPr>
          <w:rFonts w:cstheme="minorHAnsi"/>
          <w:szCs w:val="24"/>
        </w:rPr>
        <w:t>)</w:t>
      </w:r>
    </w:p>
    <w:p w14:paraId="35ADB807"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6479ABA6" w14:textId="77777777" w:rsidR="00384247" w:rsidRPr="00AC570A" w:rsidRDefault="00384247" w:rsidP="00384247">
      <w:pPr>
        <w:spacing w:after="40" w:line="360" w:lineRule="auto"/>
        <w:jc w:val="both"/>
        <w:rPr>
          <w:rFonts w:cstheme="minorHAnsi"/>
          <w:szCs w:val="24"/>
        </w:rPr>
      </w:pPr>
      <w:r w:rsidRPr="00AC570A">
        <w:rPr>
          <w:rFonts w:cstheme="minorHAnsi"/>
          <w:szCs w:val="24"/>
        </w:rPr>
        <w:t>43. HISTORIAL_TARIFA_TAREA</w:t>
      </w:r>
    </w:p>
    <w:p w14:paraId="2ABAE79B" w14:textId="77777777" w:rsidR="00384247" w:rsidRPr="00AC570A" w:rsidRDefault="00384247" w:rsidP="00384247">
      <w:pPr>
        <w:spacing w:after="40" w:line="360" w:lineRule="auto"/>
        <w:jc w:val="both"/>
        <w:rPr>
          <w:rFonts w:cstheme="minorHAnsi"/>
          <w:szCs w:val="24"/>
        </w:rPr>
      </w:pPr>
      <w:r w:rsidRPr="00AC570A">
        <w:rPr>
          <w:rFonts w:cstheme="minorHAnsi"/>
          <w:szCs w:val="24"/>
        </w:rPr>
        <w:t>HISTORIAL_TARIFA_</w:t>
      </w:r>
      <w:proofErr w:type="gramStart"/>
      <w:r w:rsidRPr="00AC570A">
        <w:rPr>
          <w:rFonts w:cstheme="minorHAnsi"/>
          <w:szCs w:val="24"/>
        </w:rPr>
        <w:t>TAREA(</w:t>
      </w:r>
      <w:proofErr w:type="spellStart"/>
      <w:proofErr w:type="gramEnd"/>
      <w:r w:rsidRPr="00AC570A">
        <w:rPr>
          <w:rFonts w:cstheme="minorHAnsi"/>
          <w:szCs w:val="24"/>
          <w:u w:val="single"/>
        </w:rPr>
        <w:t>id_historial_tarifa_tarea</w:t>
      </w:r>
      <w:proofErr w:type="spellEnd"/>
      <w:r w:rsidRPr="00AC570A">
        <w:rPr>
          <w:rFonts w:cstheme="minorHAnsi"/>
          <w:szCs w:val="24"/>
        </w:rPr>
        <w:t xml:space="preserve">, </w:t>
      </w:r>
      <w:proofErr w:type="spellStart"/>
      <w:r w:rsidRPr="00AC570A">
        <w:rPr>
          <w:rFonts w:cstheme="minorHAnsi"/>
          <w:szCs w:val="24"/>
          <w:u w:val="dash"/>
        </w:rPr>
        <w:t>id_tarea_catalogada</w:t>
      </w:r>
      <w:proofErr w:type="spellEnd"/>
      <w:r w:rsidRPr="00AC570A">
        <w:rPr>
          <w:rFonts w:cstheme="minorHAnsi"/>
          <w:szCs w:val="24"/>
        </w:rPr>
        <w:t xml:space="preserve">, </w:t>
      </w:r>
      <w:proofErr w:type="spellStart"/>
      <w:r w:rsidRPr="00AC570A">
        <w:rPr>
          <w:rFonts w:cstheme="minorHAnsi"/>
          <w:szCs w:val="24"/>
        </w:rPr>
        <w:t>valor_unitario_tarea</w:t>
      </w:r>
      <w:proofErr w:type="spellEnd"/>
      <w:r w:rsidRPr="00AC570A">
        <w:rPr>
          <w:rFonts w:cstheme="minorHAnsi"/>
          <w:szCs w:val="24"/>
        </w:rPr>
        <w:t xml:space="preserve">, </w:t>
      </w:r>
      <w:proofErr w:type="spellStart"/>
      <w:r w:rsidRPr="00AC570A">
        <w:rPr>
          <w:rFonts w:cstheme="minorHAnsi"/>
          <w:szCs w:val="24"/>
        </w:rPr>
        <w:t>fecha_vigencia_inicio</w:t>
      </w:r>
      <w:proofErr w:type="spellEnd"/>
      <w:r w:rsidRPr="00AC570A">
        <w:rPr>
          <w:rFonts w:cstheme="minorHAnsi"/>
          <w:szCs w:val="24"/>
        </w:rPr>
        <w:t xml:space="preserve">, </w:t>
      </w:r>
      <w:proofErr w:type="spellStart"/>
      <w:r w:rsidRPr="00AC570A">
        <w:rPr>
          <w:rFonts w:cstheme="minorHAnsi"/>
          <w:szCs w:val="24"/>
        </w:rPr>
        <w:t>fecha_vigencia_fin</w:t>
      </w:r>
      <w:proofErr w:type="spellEnd"/>
      <w:r w:rsidRPr="00AC570A">
        <w:rPr>
          <w:rFonts w:cstheme="minorHAnsi"/>
          <w:szCs w:val="24"/>
        </w:rPr>
        <w:t xml:space="preserve">, </w:t>
      </w:r>
      <w:proofErr w:type="spellStart"/>
      <w:r w:rsidRPr="00AC570A">
        <w:rPr>
          <w:rFonts w:cstheme="minorHAnsi"/>
          <w:szCs w:val="24"/>
        </w:rPr>
        <w:t>estado_tarifa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F53F927"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338A30D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tarea_catalogada.id_tarea_catalogada</w:t>
      </w:r>
      <w:proofErr w:type="spellEnd"/>
      <w:r w:rsidRPr="00AC570A">
        <w:rPr>
          <w:rFonts w:cstheme="minorHAnsi"/>
          <w:szCs w:val="24"/>
        </w:rPr>
        <w:t xml:space="preserve"> → </w:t>
      </w:r>
      <w:proofErr w:type="spellStart"/>
      <w:r w:rsidRPr="00AC570A">
        <w:rPr>
          <w:rFonts w:cstheme="minorHAnsi"/>
          <w:szCs w:val="24"/>
        </w:rPr>
        <w:t>historial_tarifa_tarea.id_tarea_catalogada</w:t>
      </w:r>
      <w:proofErr w:type="spellEnd"/>
      <w:r w:rsidRPr="00AC570A">
        <w:rPr>
          <w:rFonts w:cstheme="minorHAnsi"/>
          <w:szCs w:val="24"/>
        </w:rPr>
        <w:t xml:space="preserve"> (interna)</w:t>
      </w:r>
    </w:p>
    <w:p w14:paraId="577FD875" w14:textId="77777777" w:rsidR="00384247" w:rsidRPr="00AC570A" w:rsidRDefault="00384247" w:rsidP="00384247">
      <w:pPr>
        <w:spacing w:after="40" w:line="360" w:lineRule="auto"/>
        <w:jc w:val="both"/>
        <w:rPr>
          <w:rFonts w:cstheme="minorHAnsi"/>
          <w:szCs w:val="24"/>
        </w:rPr>
      </w:pPr>
      <w:r w:rsidRPr="00AC570A">
        <w:rPr>
          <w:rFonts w:cstheme="minorHAnsi"/>
          <w:szCs w:val="24"/>
        </w:rPr>
        <w:t>44. TAREA_REMUNERABLE</w:t>
      </w:r>
    </w:p>
    <w:p w14:paraId="5E9FD71F" w14:textId="77777777" w:rsidR="00384247" w:rsidRPr="00AC570A" w:rsidRDefault="00384247" w:rsidP="00384247">
      <w:pPr>
        <w:spacing w:after="40" w:line="360" w:lineRule="auto"/>
        <w:jc w:val="both"/>
        <w:rPr>
          <w:rFonts w:cstheme="minorHAnsi"/>
          <w:szCs w:val="24"/>
        </w:rPr>
      </w:pPr>
      <w:r w:rsidRPr="00AC570A">
        <w:rPr>
          <w:rFonts w:cstheme="minorHAnsi"/>
          <w:szCs w:val="24"/>
        </w:rPr>
        <w:t>TAREA_</w:t>
      </w:r>
      <w:proofErr w:type="gramStart"/>
      <w:r w:rsidRPr="00AC570A">
        <w:rPr>
          <w:rFonts w:cstheme="minorHAnsi"/>
          <w:szCs w:val="24"/>
        </w:rPr>
        <w:t>REMUNERABLE(</w:t>
      </w:r>
      <w:proofErr w:type="spellStart"/>
      <w:proofErr w:type="gramEnd"/>
      <w:r w:rsidRPr="00AC570A">
        <w:rPr>
          <w:rFonts w:cstheme="minorHAnsi"/>
          <w:szCs w:val="24"/>
          <w:u w:val="single"/>
        </w:rPr>
        <w:t>id_tarea_remunerable</w:t>
      </w:r>
      <w:proofErr w:type="spellEnd"/>
      <w:r w:rsidRPr="00AC570A">
        <w:rPr>
          <w:rFonts w:cstheme="minorHAnsi"/>
          <w:szCs w:val="24"/>
        </w:rPr>
        <w:t xml:space="preserve">, </w:t>
      </w:r>
      <w:proofErr w:type="spellStart"/>
      <w:r w:rsidRPr="00AC570A">
        <w:rPr>
          <w:rFonts w:cstheme="minorHAnsi"/>
          <w:szCs w:val="24"/>
          <w:u w:val="dash"/>
        </w:rPr>
        <w:t>rut_empleado</w:t>
      </w:r>
      <w:proofErr w:type="spellEnd"/>
      <w:r w:rsidRPr="00AC570A">
        <w:rPr>
          <w:rFonts w:cstheme="minorHAnsi"/>
          <w:szCs w:val="24"/>
        </w:rPr>
        <w:t xml:space="preserve">, </w:t>
      </w:r>
      <w:proofErr w:type="spellStart"/>
      <w:r w:rsidRPr="00AC570A">
        <w:rPr>
          <w:rFonts w:cstheme="minorHAnsi"/>
          <w:szCs w:val="24"/>
          <w:u w:val="dash"/>
        </w:rPr>
        <w:t>id_historial_tarifa_tarea</w:t>
      </w:r>
      <w:proofErr w:type="spellEnd"/>
      <w:r w:rsidRPr="00AC570A">
        <w:rPr>
          <w:rFonts w:cstheme="minorHAnsi"/>
          <w:szCs w:val="24"/>
        </w:rPr>
        <w:t xml:space="preserve">, </w:t>
      </w:r>
      <w:proofErr w:type="spellStart"/>
      <w:r w:rsidRPr="00AC570A">
        <w:rPr>
          <w:rFonts w:cstheme="minorHAnsi"/>
          <w:szCs w:val="24"/>
          <w:u w:val="dash"/>
        </w:rPr>
        <w:t>id_proyecto_financiero</w:t>
      </w:r>
      <w:proofErr w:type="spellEnd"/>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u w:val="dash"/>
        </w:rPr>
        <w:t>id_orden_trabajo</w:t>
      </w:r>
      <w:proofErr w:type="spellEnd"/>
      <w:r w:rsidRPr="00AC570A">
        <w:rPr>
          <w:rFonts w:cstheme="minorHAnsi"/>
          <w:szCs w:val="24"/>
        </w:rPr>
        <w:t xml:space="preserve">, </w:t>
      </w:r>
      <w:proofErr w:type="spellStart"/>
      <w:r w:rsidRPr="00AC570A">
        <w:rPr>
          <w:rFonts w:cstheme="minorHAnsi"/>
          <w:szCs w:val="24"/>
        </w:rPr>
        <w:t>fecha_tarea</w:t>
      </w:r>
      <w:proofErr w:type="spellEnd"/>
      <w:r w:rsidRPr="00AC570A">
        <w:rPr>
          <w:rFonts w:cstheme="minorHAnsi"/>
          <w:szCs w:val="24"/>
        </w:rPr>
        <w:t xml:space="preserve">, </w:t>
      </w:r>
      <w:proofErr w:type="spellStart"/>
      <w:r w:rsidRPr="00AC570A">
        <w:rPr>
          <w:rFonts w:cstheme="minorHAnsi"/>
          <w:szCs w:val="24"/>
        </w:rPr>
        <w:t>cantidad_realizada</w:t>
      </w:r>
      <w:proofErr w:type="spellEnd"/>
      <w:r w:rsidRPr="00AC570A">
        <w:rPr>
          <w:rFonts w:cstheme="minorHAnsi"/>
          <w:szCs w:val="24"/>
        </w:rPr>
        <w:t xml:space="preserve">, </w:t>
      </w:r>
      <w:proofErr w:type="spellStart"/>
      <w:r w:rsidRPr="00AC570A">
        <w:rPr>
          <w:rFonts w:cstheme="minorHAnsi"/>
          <w:szCs w:val="24"/>
        </w:rPr>
        <w:t>estado_validacion</w:t>
      </w:r>
      <w:proofErr w:type="spellEnd"/>
      <w:r w:rsidRPr="00AC570A">
        <w:rPr>
          <w:rFonts w:cstheme="minorHAnsi"/>
          <w:szCs w:val="24"/>
        </w:rPr>
        <w:t xml:space="preserve">, </w:t>
      </w:r>
      <w:proofErr w:type="spellStart"/>
      <w:r w:rsidRPr="00AC570A">
        <w:rPr>
          <w:rFonts w:cstheme="minorHAnsi"/>
          <w:szCs w:val="24"/>
        </w:rPr>
        <w:t>monto_calculado</w:t>
      </w:r>
      <w:proofErr w:type="spellEnd"/>
      <w:r w:rsidRPr="00AC570A">
        <w:rPr>
          <w:rFonts w:cstheme="minorHAnsi"/>
          <w:szCs w:val="24"/>
        </w:rPr>
        <w:t xml:space="preserve">, </w:t>
      </w:r>
      <w:proofErr w:type="spellStart"/>
      <w:r w:rsidRPr="00AC570A">
        <w:rPr>
          <w:rFonts w:cstheme="minorHAnsi"/>
          <w:szCs w:val="24"/>
        </w:rPr>
        <w:t>referencia_unidad_terminada</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350C9934"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3F5E2AA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empleado.rut_empleado</w:t>
      </w:r>
      <w:proofErr w:type="spellEnd"/>
      <w:r w:rsidRPr="00AC570A">
        <w:rPr>
          <w:rFonts w:cstheme="minorHAnsi"/>
          <w:szCs w:val="24"/>
        </w:rPr>
        <w:t xml:space="preserve"> → </w:t>
      </w:r>
      <w:proofErr w:type="spellStart"/>
      <w:r w:rsidRPr="00AC570A">
        <w:rPr>
          <w:rFonts w:cstheme="minorHAnsi"/>
          <w:szCs w:val="24"/>
        </w:rPr>
        <w:t>tarea_remunerable.rut_empleado</w:t>
      </w:r>
      <w:proofErr w:type="spellEnd"/>
      <w:r w:rsidRPr="00AC570A">
        <w:rPr>
          <w:rFonts w:cstheme="minorHAnsi"/>
          <w:szCs w:val="24"/>
        </w:rPr>
        <w:t xml:space="preserve"> (interna)</w:t>
      </w:r>
    </w:p>
    <w:p w14:paraId="1A97C69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lastRenderedPageBreak/>
        <w:t>historial_tarifa_tarea.id_historial_tarifa_tarea</w:t>
      </w:r>
      <w:proofErr w:type="spellEnd"/>
      <w:r w:rsidRPr="00AC570A">
        <w:rPr>
          <w:rFonts w:cstheme="minorHAnsi"/>
          <w:szCs w:val="24"/>
        </w:rPr>
        <w:t xml:space="preserve"> → </w:t>
      </w:r>
      <w:proofErr w:type="spellStart"/>
      <w:r w:rsidRPr="00AC570A">
        <w:rPr>
          <w:rFonts w:cstheme="minorHAnsi"/>
          <w:szCs w:val="24"/>
        </w:rPr>
        <w:t>tarea_remunerable.id_historial_tarifa_tarea</w:t>
      </w:r>
      <w:proofErr w:type="spellEnd"/>
      <w:r w:rsidRPr="00AC570A">
        <w:rPr>
          <w:rFonts w:cstheme="minorHAnsi"/>
          <w:szCs w:val="24"/>
        </w:rPr>
        <w:t xml:space="preserve"> (interna)</w:t>
      </w:r>
    </w:p>
    <w:p w14:paraId="4BAACBA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proyecto_financiero.id_proyecto_financiero</w:t>
      </w:r>
      <w:proofErr w:type="spellEnd"/>
      <w:r w:rsidRPr="00AC570A">
        <w:rPr>
          <w:rFonts w:cstheme="minorHAnsi"/>
          <w:szCs w:val="24"/>
        </w:rPr>
        <w:t xml:space="preserve"> → </w:t>
      </w:r>
      <w:proofErr w:type="spellStart"/>
      <w:r w:rsidRPr="00AC570A">
        <w:rPr>
          <w:rFonts w:cstheme="minorHAnsi"/>
          <w:szCs w:val="24"/>
        </w:rPr>
        <w:t>tarea_remunerable.id_proyecto_financiero</w:t>
      </w:r>
      <w:proofErr w:type="spellEnd"/>
      <w:r w:rsidRPr="00AC570A">
        <w:rPr>
          <w:rFonts w:cstheme="minorHAnsi"/>
          <w:szCs w:val="24"/>
        </w:rPr>
        <w:t xml:space="preserve"> (interna)</w:t>
      </w:r>
    </w:p>
    <w:p w14:paraId="72547B7E"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liquidacion_remuneracion.id_liquidacion_remuneracion</w:t>
      </w:r>
      <w:proofErr w:type="spellEnd"/>
      <w:r w:rsidRPr="00AC570A">
        <w:rPr>
          <w:rFonts w:cstheme="minorHAnsi"/>
          <w:szCs w:val="24"/>
        </w:rPr>
        <w:t xml:space="preserve"> → </w:t>
      </w:r>
      <w:proofErr w:type="spellStart"/>
      <w:r w:rsidRPr="00AC570A">
        <w:rPr>
          <w:rFonts w:cstheme="minorHAnsi"/>
          <w:szCs w:val="24"/>
        </w:rPr>
        <w:t>tarea_remunerable.id_liquidacion_remuneracion</w:t>
      </w:r>
      <w:proofErr w:type="spellEnd"/>
      <w:r w:rsidRPr="00AC570A">
        <w:rPr>
          <w:rFonts w:cstheme="minorHAnsi"/>
          <w:szCs w:val="24"/>
        </w:rPr>
        <w:t xml:space="preserve"> (interna)</w:t>
      </w:r>
    </w:p>
    <w:p w14:paraId="2E129433"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orden_trabajo.id_orden_trabajo</w:t>
      </w:r>
      <w:proofErr w:type="spellEnd"/>
      <w:r w:rsidRPr="00AC570A">
        <w:rPr>
          <w:rFonts w:cstheme="minorHAnsi"/>
          <w:szCs w:val="24"/>
        </w:rPr>
        <w:t xml:space="preserve"> → </w:t>
      </w:r>
      <w:proofErr w:type="spellStart"/>
      <w:r w:rsidRPr="00AC570A">
        <w:rPr>
          <w:rFonts w:cstheme="minorHAnsi"/>
          <w:szCs w:val="24"/>
        </w:rPr>
        <w:t>tarea_remunerable.id_orden_trabajo</w:t>
      </w:r>
      <w:proofErr w:type="spellEnd"/>
      <w:r w:rsidRPr="00AC570A">
        <w:rPr>
          <w:rFonts w:cstheme="minorHAnsi"/>
          <w:szCs w:val="24"/>
        </w:rPr>
        <w:t xml:space="preserve"> (externa)</w:t>
      </w:r>
    </w:p>
    <w:p w14:paraId="19CC3315" w14:textId="77777777" w:rsidR="00384247" w:rsidRPr="00AC570A" w:rsidRDefault="00384247" w:rsidP="00384247">
      <w:pPr>
        <w:spacing w:after="40" w:line="360" w:lineRule="auto"/>
        <w:jc w:val="both"/>
        <w:rPr>
          <w:rFonts w:cstheme="minorHAnsi"/>
          <w:szCs w:val="24"/>
        </w:rPr>
      </w:pPr>
      <w:r w:rsidRPr="00AC570A">
        <w:rPr>
          <w:rFonts w:cstheme="minorHAnsi"/>
          <w:szCs w:val="24"/>
        </w:rPr>
        <w:t>45. LIQUIDACION_REMUNERACION</w:t>
      </w:r>
    </w:p>
    <w:p w14:paraId="49D07C34" w14:textId="77777777" w:rsidR="00384247" w:rsidRPr="00AC570A" w:rsidRDefault="00384247" w:rsidP="00384247">
      <w:pPr>
        <w:spacing w:after="40" w:line="360" w:lineRule="auto"/>
        <w:jc w:val="both"/>
        <w:rPr>
          <w:rFonts w:cstheme="minorHAnsi"/>
          <w:szCs w:val="24"/>
        </w:rPr>
      </w:pPr>
      <w:r w:rsidRPr="00AC570A">
        <w:rPr>
          <w:rFonts w:cstheme="minorHAnsi"/>
          <w:szCs w:val="24"/>
        </w:rPr>
        <w:t>LIQUIDACION_</w:t>
      </w:r>
      <w:proofErr w:type="gramStart"/>
      <w:r w:rsidRPr="00AC570A">
        <w:rPr>
          <w:rFonts w:cstheme="minorHAnsi"/>
          <w:szCs w:val="24"/>
        </w:rPr>
        <w:t>REMUNERACION(</w:t>
      </w:r>
      <w:proofErr w:type="spellStart"/>
      <w:proofErr w:type="gramEnd"/>
      <w:r w:rsidRPr="00AC570A">
        <w:rPr>
          <w:rFonts w:cstheme="minorHAnsi"/>
          <w:szCs w:val="24"/>
          <w:u w:val="single"/>
        </w:rPr>
        <w:t>id_liquidacion_remuneracion</w:t>
      </w:r>
      <w:proofErr w:type="spellEnd"/>
      <w:r w:rsidRPr="00AC570A">
        <w:rPr>
          <w:rFonts w:cstheme="minorHAnsi"/>
          <w:szCs w:val="24"/>
        </w:rPr>
        <w:t xml:space="preserve">, </w:t>
      </w:r>
      <w:proofErr w:type="spellStart"/>
      <w:r w:rsidRPr="00AC570A">
        <w:rPr>
          <w:rFonts w:cstheme="minorHAnsi"/>
          <w:szCs w:val="24"/>
          <w:u w:val="dash"/>
        </w:rPr>
        <w:t>rut_empleado</w:t>
      </w:r>
      <w:proofErr w:type="spellEnd"/>
      <w:r w:rsidRPr="00AC570A">
        <w:rPr>
          <w:rFonts w:cstheme="minorHAnsi"/>
          <w:szCs w:val="24"/>
        </w:rPr>
        <w:t xml:space="preserve">, </w:t>
      </w:r>
      <w:proofErr w:type="spellStart"/>
      <w:r w:rsidRPr="00AC570A">
        <w:rPr>
          <w:rFonts w:cstheme="minorHAnsi"/>
          <w:szCs w:val="24"/>
        </w:rPr>
        <w:t>periodo_liquidacion</w:t>
      </w:r>
      <w:proofErr w:type="spellEnd"/>
      <w:r w:rsidRPr="00AC570A">
        <w:rPr>
          <w:rFonts w:cstheme="minorHAnsi"/>
          <w:szCs w:val="24"/>
        </w:rPr>
        <w:t xml:space="preserve">, </w:t>
      </w:r>
      <w:proofErr w:type="spellStart"/>
      <w:r w:rsidRPr="00AC570A">
        <w:rPr>
          <w:rFonts w:cstheme="minorHAnsi"/>
          <w:szCs w:val="24"/>
        </w:rPr>
        <w:t>fecha_generacion</w:t>
      </w:r>
      <w:proofErr w:type="spellEnd"/>
      <w:r w:rsidRPr="00AC570A">
        <w:rPr>
          <w:rFonts w:cstheme="minorHAnsi"/>
          <w:szCs w:val="24"/>
        </w:rPr>
        <w:t xml:space="preserve">, </w:t>
      </w:r>
      <w:proofErr w:type="spellStart"/>
      <w:r w:rsidRPr="00AC570A">
        <w:rPr>
          <w:rFonts w:cstheme="minorHAnsi"/>
          <w:szCs w:val="24"/>
        </w:rPr>
        <w:t>fecha_aprobacion</w:t>
      </w:r>
      <w:proofErr w:type="spellEnd"/>
      <w:r w:rsidRPr="00AC570A">
        <w:rPr>
          <w:rFonts w:cstheme="minorHAnsi"/>
          <w:szCs w:val="24"/>
        </w:rPr>
        <w:t xml:space="preserve">, </w:t>
      </w:r>
      <w:proofErr w:type="spellStart"/>
      <w:r w:rsidRPr="00AC570A">
        <w:rPr>
          <w:rFonts w:cstheme="minorHAnsi"/>
          <w:szCs w:val="24"/>
        </w:rPr>
        <w:t>sueldo_base_periodo</w:t>
      </w:r>
      <w:proofErr w:type="spellEnd"/>
      <w:r w:rsidRPr="00AC570A">
        <w:rPr>
          <w:rFonts w:cstheme="minorHAnsi"/>
          <w:szCs w:val="24"/>
        </w:rPr>
        <w:t xml:space="preserve">, </w:t>
      </w:r>
      <w:proofErr w:type="spellStart"/>
      <w:r w:rsidRPr="00AC570A">
        <w:rPr>
          <w:rFonts w:cstheme="minorHAnsi"/>
          <w:szCs w:val="24"/>
        </w:rPr>
        <w:t>total_bonos</w:t>
      </w:r>
      <w:proofErr w:type="spellEnd"/>
      <w:r w:rsidRPr="00AC570A">
        <w:rPr>
          <w:rFonts w:cstheme="minorHAnsi"/>
          <w:szCs w:val="24"/>
        </w:rPr>
        <w:t xml:space="preserve">, </w:t>
      </w:r>
      <w:proofErr w:type="spellStart"/>
      <w:r w:rsidRPr="00AC570A">
        <w:rPr>
          <w:rFonts w:cstheme="minorHAnsi"/>
          <w:szCs w:val="24"/>
        </w:rPr>
        <w:t>total_descuentos</w:t>
      </w:r>
      <w:proofErr w:type="spellEnd"/>
      <w:r w:rsidRPr="00AC570A">
        <w:rPr>
          <w:rFonts w:cstheme="minorHAnsi"/>
          <w:szCs w:val="24"/>
        </w:rPr>
        <w:t xml:space="preserve">, </w:t>
      </w:r>
      <w:proofErr w:type="spellStart"/>
      <w:r w:rsidRPr="00AC570A">
        <w:rPr>
          <w:rFonts w:cstheme="minorHAnsi"/>
          <w:szCs w:val="24"/>
        </w:rPr>
        <w:t>total_haberes</w:t>
      </w:r>
      <w:proofErr w:type="spellEnd"/>
      <w:r w:rsidRPr="00AC570A">
        <w:rPr>
          <w:rFonts w:cstheme="minorHAnsi"/>
          <w:szCs w:val="24"/>
        </w:rPr>
        <w:t xml:space="preserve">, </w:t>
      </w:r>
      <w:proofErr w:type="spellStart"/>
      <w:r w:rsidRPr="00AC570A">
        <w:rPr>
          <w:rFonts w:cstheme="minorHAnsi"/>
          <w:szCs w:val="24"/>
        </w:rPr>
        <w:t>total_liquido</w:t>
      </w:r>
      <w:proofErr w:type="spellEnd"/>
      <w:r w:rsidRPr="00AC570A">
        <w:rPr>
          <w:rFonts w:cstheme="minorHAnsi"/>
          <w:szCs w:val="24"/>
        </w:rPr>
        <w:t xml:space="preserve">, </w:t>
      </w:r>
      <w:proofErr w:type="spellStart"/>
      <w:r w:rsidRPr="00AC570A">
        <w:rPr>
          <w:rFonts w:cstheme="minorHAnsi"/>
          <w:szCs w:val="24"/>
        </w:rPr>
        <w:t>estado_liquidacion</w:t>
      </w:r>
      <w:proofErr w:type="spellEnd"/>
      <w:r w:rsidRPr="00AC570A">
        <w:rPr>
          <w:rFonts w:cstheme="minorHAnsi"/>
          <w:szCs w:val="24"/>
        </w:rPr>
        <w:t xml:space="preserve">, </w:t>
      </w:r>
      <w:proofErr w:type="spellStart"/>
      <w:r w:rsidRPr="00AC570A">
        <w:rPr>
          <w:rFonts w:cstheme="minorHAnsi"/>
          <w:szCs w:val="24"/>
        </w:rPr>
        <w:t>respaldo_liquidacion</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E39ACFB"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65AE0E1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empleado.rut_empleado</w:t>
      </w:r>
      <w:proofErr w:type="spellEnd"/>
      <w:r w:rsidRPr="00AC570A">
        <w:rPr>
          <w:rFonts w:cstheme="minorHAnsi"/>
          <w:szCs w:val="24"/>
        </w:rPr>
        <w:t xml:space="preserve"> → </w:t>
      </w:r>
      <w:proofErr w:type="spellStart"/>
      <w:r w:rsidRPr="00AC570A">
        <w:rPr>
          <w:rFonts w:cstheme="minorHAnsi"/>
          <w:szCs w:val="24"/>
        </w:rPr>
        <w:t>liquidacion_remuneracion.rut_empleado</w:t>
      </w:r>
      <w:proofErr w:type="spellEnd"/>
      <w:r w:rsidRPr="00AC570A">
        <w:rPr>
          <w:rFonts w:cstheme="minorHAnsi"/>
          <w:szCs w:val="24"/>
        </w:rPr>
        <w:t xml:space="preserve"> (interna)</w:t>
      </w:r>
    </w:p>
    <w:p w14:paraId="615EB02A" w14:textId="77777777" w:rsidR="00384247" w:rsidRPr="00AC570A" w:rsidRDefault="00384247" w:rsidP="00384247">
      <w:pPr>
        <w:spacing w:after="40" w:line="360" w:lineRule="auto"/>
        <w:jc w:val="both"/>
        <w:rPr>
          <w:rFonts w:cstheme="minorHAnsi"/>
          <w:szCs w:val="24"/>
        </w:rPr>
      </w:pPr>
      <w:r w:rsidRPr="00AC570A">
        <w:rPr>
          <w:rFonts w:cstheme="minorHAnsi"/>
          <w:szCs w:val="24"/>
        </w:rPr>
        <w:t>46. DETALLE_LIQUIDACION_REMUNERACION</w:t>
      </w:r>
    </w:p>
    <w:p w14:paraId="08991D1E"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DETALLE_LIQUIDACION_</w:t>
      </w:r>
      <w:proofErr w:type="gramStart"/>
      <w:r w:rsidRPr="00AC570A">
        <w:rPr>
          <w:rFonts w:cstheme="minorHAnsi"/>
          <w:szCs w:val="24"/>
        </w:rPr>
        <w:t>REMUNERACION(</w:t>
      </w:r>
      <w:proofErr w:type="gramEnd"/>
      <w:r w:rsidRPr="00AC570A">
        <w:rPr>
          <w:rFonts w:cstheme="minorHAnsi"/>
          <w:szCs w:val="24"/>
          <w:u w:val="single"/>
        </w:rPr>
        <w:t>id_detalle_liquidacion_remuneracion</w:t>
      </w:r>
      <w:r w:rsidRPr="00AC570A">
        <w:rPr>
          <w:rFonts w:cstheme="minorHAnsi"/>
          <w:szCs w:val="24"/>
        </w:rPr>
        <w:t xml:space="preserve">, </w:t>
      </w:r>
      <w:proofErr w:type="spellStart"/>
      <w:r w:rsidRPr="00AC570A">
        <w:rPr>
          <w:rFonts w:cstheme="minorHAnsi"/>
          <w:szCs w:val="24"/>
          <w:u w:val="dash"/>
        </w:rPr>
        <w:t>id_liquidacion_remuneracion</w:t>
      </w:r>
      <w:proofErr w:type="spellEnd"/>
      <w:r w:rsidRPr="00AC570A">
        <w:rPr>
          <w:rFonts w:cstheme="minorHAnsi"/>
          <w:szCs w:val="24"/>
        </w:rPr>
        <w:t xml:space="preserve">, </w:t>
      </w:r>
      <w:proofErr w:type="spellStart"/>
      <w:r w:rsidRPr="00AC570A">
        <w:rPr>
          <w:rFonts w:cstheme="minorHAnsi"/>
          <w:szCs w:val="24"/>
          <w:u w:val="dash"/>
        </w:rPr>
        <w:t>id_concepto_remuneracion</w:t>
      </w:r>
      <w:proofErr w:type="spellEnd"/>
      <w:r w:rsidRPr="00AC570A">
        <w:rPr>
          <w:rFonts w:cstheme="minorHAnsi"/>
          <w:szCs w:val="24"/>
        </w:rPr>
        <w:t xml:space="preserve">, </w:t>
      </w:r>
      <w:proofErr w:type="spellStart"/>
      <w:r w:rsidRPr="00AC570A">
        <w:rPr>
          <w:rFonts w:cstheme="minorHAnsi"/>
          <w:szCs w:val="24"/>
        </w:rPr>
        <w:t>monto_concepto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74FEC3EA"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6CAED4CD"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liquidacion_remuneracion.id_liquidacion_remuneracion</w:t>
      </w:r>
      <w:proofErr w:type="spellEnd"/>
      <w:r w:rsidRPr="00AC570A">
        <w:rPr>
          <w:rFonts w:cstheme="minorHAnsi"/>
          <w:szCs w:val="24"/>
        </w:rPr>
        <w:t xml:space="preserve"> → </w:t>
      </w:r>
      <w:proofErr w:type="spellStart"/>
      <w:r w:rsidRPr="00AC570A">
        <w:rPr>
          <w:rFonts w:cstheme="minorHAnsi"/>
          <w:szCs w:val="24"/>
        </w:rPr>
        <w:t>detalle_liquidacion_remuneracion.id_liquidacion_remuneracion</w:t>
      </w:r>
      <w:proofErr w:type="spellEnd"/>
      <w:r w:rsidRPr="00AC570A">
        <w:rPr>
          <w:rFonts w:cstheme="minorHAnsi"/>
          <w:szCs w:val="24"/>
        </w:rPr>
        <w:t xml:space="preserve"> (interna)</w:t>
      </w:r>
    </w:p>
    <w:p w14:paraId="0A26B2CA"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concepto_remuneracion.id_concepto_remuneracion</w:t>
      </w:r>
      <w:proofErr w:type="spellEnd"/>
      <w:r w:rsidRPr="00AC570A">
        <w:rPr>
          <w:rFonts w:cstheme="minorHAnsi"/>
          <w:szCs w:val="24"/>
        </w:rPr>
        <w:t xml:space="preserve"> → </w:t>
      </w:r>
      <w:proofErr w:type="spellStart"/>
      <w:r w:rsidRPr="00AC570A">
        <w:rPr>
          <w:rFonts w:cstheme="minorHAnsi"/>
          <w:szCs w:val="24"/>
        </w:rPr>
        <w:t>detalle_liquidacion_remuneracion.id_concepto_remuneracion</w:t>
      </w:r>
      <w:proofErr w:type="spellEnd"/>
      <w:r w:rsidRPr="00AC570A">
        <w:rPr>
          <w:rFonts w:cstheme="minorHAnsi"/>
          <w:szCs w:val="24"/>
        </w:rPr>
        <w:t xml:space="preserve"> (interna)</w:t>
      </w:r>
    </w:p>
    <w:p w14:paraId="09A59BAB" w14:textId="77777777" w:rsidR="00384247" w:rsidRPr="00AC570A" w:rsidRDefault="00384247" w:rsidP="00384247">
      <w:pPr>
        <w:spacing w:after="40" w:line="360" w:lineRule="auto"/>
        <w:jc w:val="both"/>
        <w:rPr>
          <w:rFonts w:cstheme="minorHAnsi"/>
          <w:szCs w:val="24"/>
        </w:rPr>
      </w:pPr>
      <w:r w:rsidRPr="00AC570A">
        <w:rPr>
          <w:rFonts w:cstheme="minorHAnsi"/>
          <w:szCs w:val="24"/>
        </w:rPr>
        <w:t>47. ALERTA_FINANCIERA</w:t>
      </w:r>
    </w:p>
    <w:p w14:paraId="3151B003" w14:textId="77777777" w:rsidR="00384247" w:rsidRPr="00AC570A" w:rsidRDefault="00384247" w:rsidP="00384247">
      <w:pPr>
        <w:spacing w:after="40" w:line="360" w:lineRule="auto"/>
        <w:jc w:val="both"/>
        <w:rPr>
          <w:rFonts w:cstheme="minorHAnsi"/>
          <w:szCs w:val="24"/>
        </w:rPr>
      </w:pPr>
      <w:r w:rsidRPr="00AC570A">
        <w:rPr>
          <w:rFonts w:cstheme="minorHAnsi"/>
          <w:szCs w:val="24"/>
        </w:rPr>
        <w:t>ALERTA_</w:t>
      </w:r>
      <w:proofErr w:type="gramStart"/>
      <w:r w:rsidRPr="00AC570A">
        <w:rPr>
          <w:rFonts w:cstheme="minorHAnsi"/>
          <w:szCs w:val="24"/>
        </w:rPr>
        <w:t>FINANCIERA(</w:t>
      </w:r>
      <w:proofErr w:type="spellStart"/>
      <w:proofErr w:type="gramEnd"/>
      <w:r w:rsidRPr="00AC570A">
        <w:rPr>
          <w:rFonts w:cstheme="minorHAnsi"/>
          <w:szCs w:val="24"/>
          <w:u w:val="single"/>
        </w:rPr>
        <w:t>id_alerta_financiera</w:t>
      </w:r>
      <w:proofErr w:type="spellEnd"/>
      <w:r w:rsidRPr="00AC570A">
        <w:rPr>
          <w:rFonts w:cstheme="minorHAnsi"/>
          <w:szCs w:val="24"/>
        </w:rPr>
        <w:t xml:space="preserve">, </w:t>
      </w:r>
      <w:proofErr w:type="spellStart"/>
      <w:r w:rsidRPr="00AC570A">
        <w:rPr>
          <w:rFonts w:cstheme="minorHAnsi"/>
          <w:szCs w:val="24"/>
        </w:rPr>
        <w:t>tipo_alerta</w:t>
      </w:r>
      <w:proofErr w:type="spellEnd"/>
      <w:r w:rsidRPr="00AC570A">
        <w:rPr>
          <w:rFonts w:cstheme="minorHAnsi"/>
          <w:szCs w:val="24"/>
        </w:rPr>
        <w:t xml:space="preserve">, </w:t>
      </w:r>
      <w:proofErr w:type="spellStart"/>
      <w:r w:rsidRPr="00AC570A">
        <w:rPr>
          <w:rFonts w:cstheme="minorHAnsi"/>
          <w:szCs w:val="24"/>
        </w:rPr>
        <w:t>fecha_generacion</w:t>
      </w:r>
      <w:proofErr w:type="spellEnd"/>
      <w:r w:rsidRPr="00AC570A">
        <w:rPr>
          <w:rFonts w:cstheme="minorHAnsi"/>
          <w:szCs w:val="24"/>
        </w:rPr>
        <w:t xml:space="preserve">, </w:t>
      </w:r>
      <w:proofErr w:type="spellStart"/>
      <w:r w:rsidRPr="00AC570A">
        <w:rPr>
          <w:rFonts w:cstheme="minorHAnsi"/>
          <w:szCs w:val="24"/>
        </w:rPr>
        <w:t>descripcion_alerta</w:t>
      </w:r>
      <w:proofErr w:type="spellEnd"/>
      <w:r w:rsidRPr="00AC570A">
        <w:rPr>
          <w:rFonts w:cstheme="minorHAnsi"/>
          <w:szCs w:val="24"/>
        </w:rPr>
        <w:t xml:space="preserve">, </w:t>
      </w:r>
      <w:proofErr w:type="spellStart"/>
      <w:r w:rsidRPr="00AC570A">
        <w:rPr>
          <w:rFonts w:cstheme="minorHAnsi"/>
          <w:szCs w:val="24"/>
        </w:rPr>
        <w:t>nivel_alerta</w:t>
      </w:r>
      <w:proofErr w:type="spellEnd"/>
      <w:r w:rsidRPr="00AC570A">
        <w:rPr>
          <w:rFonts w:cstheme="minorHAnsi"/>
          <w:szCs w:val="24"/>
        </w:rPr>
        <w:t xml:space="preserve">, </w:t>
      </w:r>
      <w:proofErr w:type="spellStart"/>
      <w:r w:rsidRPr="00AC570A">
        <w:rPr>
          <w:rFonts w:cstheme="minorHAnsi"/>
          <w:szCs w:val="24"/>
        </w:rPr>
        <w:t>estado_alerta</w:t>
      </w:r>
      <w:proofErr w:type="spellEnd"/>
      <w:r w:rsidRPr="00AC570A">
        <w:rPr>
          <w:rFonts w:cstheme="minorHAnsi"/>
          <w:szCs w:val="24"/>
        </w:rPr>
        <w:t xml:space="preserve">, </w:t>
      </w:r>
      <w:proofErr w:type="spellStart"/>
      <w:r w:rsidRPr="00AC570A">
        <w:rPr>
          <w:rFonts w:cstheme="minorHAnsi"/>
          <w:szCs w:val="24"/>
        </w:rPr>
        <w:t>fecha_cierre</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25DA221B" w14:textId="77777777" w:rsidR="00384247" w:rsidRPr="00AC570A" w:rsidRDefault="00384247" w:rsidP="00384247">
      <w:pPr>
        <w:spacing w:after="40" w:line="360" w:lineRule="auto"/>
        <w:jc w:val="both"/>
        <w:rPr>
          <w:rFonts w:cstheme="minorHAnsi"/>
          <w:szCs w:val="24"/>
        </w:rPr>
      </w:pPr>
      <w:r w:rsidRPr="00AC570A">
        <w:rPr>
          <w:rFonts w:cstheme="minorHAnsi"/>
          <w:szCs w:val="24"/>
        </w:rPr>
        <w:t>Claves foráneas: no aplica en esta etapa.</w:t>
      </w:r>
    </w:p>
    <w:p w14:paraId="3C5B366F" w14:textId="77777777" w:rsidR="00384247" w:rsidRPr="00AC570A" w:rsidRDefault="00384247" w:rsidP="00384247">
      <w:pPr>
        <w:spacing w:after="40" w:line="360" w:lineRule="auto"/>
        <w:jc w:val="both"/>
        <w:rPr>
          <w:rFonts w:cstheme="minorHAnsi"/>
          <w:szCs w:val="24"/>
        </w:rPr>
      </w:pPr>
      <w:r w:rsidRPr="00AC570A">
        <w:rPr>
          <w:rFonts w:cstheme="minorHAnsi"/>
          <w:szCs w:val="24"/>
        </w:rPr>
        <w:t>48. ORIGEN_ALERTA_FINANCIERA</w:t>
      </w:r>
    </w:p>
    <w:p w14:paraId="124404E3" w14:textId="77777777" w:rsidR="00384247" w:rsidRPr="00AC570A" w:rsidRDefault="00384247" w:rsidP="00384247">
      <w:pPr>
        <w:spacing w:after="40" w:line="360" w:lineRule="auto"/>
        <w:jc w:val="both"/>
        <w:rPr>
          <w:rFonts w:cstheme="minorHAnsi"/>
          <w:szCs w:val="24"/>
        </w:rPr>
      </w:pPr>
      <w:r w:rsidRPr="00AC570A">
        <w:rPr>
          <w:rFonts w:cstheme="minorHAnsi"/>
          <w:szCs w:val="24"/>
        </w:rPr>
        <w:lastRenderedPageBreak/>
        <w:t>ORIGEN_ALERTA_</w:t>
      </w:r>
      <w:proofErr w:type="gramStart"/>
      <w:r w:rsidRPr="00AC570A">
        <w:rPr>
          <w:rFonts w:cstheme="minorHAnsi"/>
          <w:szCs w:val="24"/>
        </w:rPr>
        <w:t>FINANCIERA(</w:t>
      </w:r>
      <w:proofErr w:type="spellStart"/>
      <w:proofErr w:type="gramEnd"/>
      <w:r w:rsidRPr="00AC570A">
        <w:rPr>
          <w:rFonts w:cstheme="minorHAnsi"/>
          <w:szCs w:val="24"/>
          <w:u w:val="single"/>
        </w:rPr>
        <w:t>id_origen_alerta_financiera</w:t>
      </w:r>
      <w:proofErr w:type="spellEnd"/>
      <w:r w:rsidRPr="00AC570A">
        <w:rPr>
          <w:rFonts w:cstheme="minorHAnsi"/>
          <w:szCs w:val="24"/>
        </w:rPr>
        <w:t xml:space="preserve">, </w:t>
      </w:r>
      <w:proofErr w:type="spellStart"/>
      <w:r w:rsidRPr="00AC570A">
        <w:rPr>
          <w:rFonts w:cstheme="minorHAnsi"/>
          <w:szCs w:val="24"/>
          <w:u w:val="dash"/>
        </w:rPr>
        <w:t>id_alerta_financiera</w:t>
      </w:r>
      <w:proofErr w:type="spellEnd"/>
      <w:r w:rsidRPr="00AC570A">
        <w:rPr>
          <w:rFonts w:cstheme="minorHAnsi"/>
          <w:szCs w:val="24"/>
        </w:rPr>
        <w:t xml:space="preserve">, </w:t>
      </w:r>
      <w:proofErr w:type="spellStart"/>
      <w:r w:rsidRPr="00AC570A">
        <w:rPr>
          <w:rFonts w:cstheme="minorHAnsi"/>
          <w:szCs w:val="24"/>
        </w:rPr>
        <w:t>entidad_origen</w:t>
      </w:r>
      <w:proofErr w:type="spellEnd"/>
      <w:r w:rsidRPr="00AC570A">
        <w:rPr>
          <w:rFonts w:cstheme="minorHAnsi"/>
          <w:szCs w:val="24"/>
        </w:rPr>
        <w:t xml:space="preserve">, </w:t>
      </w:r>
      <w:proofErr w:type="spellStart"/>
      <w:r w:rsidRPr="00AC570A">
        <w:rPr>
          <w:rFonts w:cstheme="minorHAnsi"/>
          <w:szCs w:val="24"/>
        </w:rPr>
        <w:t>id_registro_origen</w:t>
      </w:r>
      <w:proofErr w:type="spellEnd"/>
      <w:r w:rsidRPr="00AC570A">
        <w:rPr>
          <w:rFonts w:cstheme="minorHAnsi"/>
          <w:szCs w:val="24"/>
        </w:rPr>
        <w:t xml:space="preserve">, </w:t>
      </w:r>
      <w:proofErr w:type="spellStart"/>
      <w:r w:rsidRPr="00AC570A">
        <w:rPr>
          <w:rFonts w:cstheme="minorHAnsi"/>
          <w:szCs w:val="24"/>
        </w:rPr>
        <w:t>descripcion_origen</w:t>
      </w:r>
      <w:proofErr w:type="spellEnd"/>
      <w:r w:rsidRPr="00AC570A">
        <w:rPr>
          <w:rFonts w:cstheme="minorHAnsi"/>
          <w:szCs w:val="24"/>
        </w:rPr>
        <w:t>)</w:t>
      </w:r>
    </w:p>
    <w:p w14:paraId="567C33A8"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75D6A0E6"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alerta_financiera.id_alerta_financiera</w:t>
      </w:r>
      <w:proofErr w:type="spellEnd"/>
      <w:r w:rsidRPr="00AC570A">
        <w:rPr>
          <w:rFonts w:cstheme="minorHAnsi"/>
          <w:szCs w:val="24"/>
        </w:rPr>
        <w:t xml:space="preserve"> → </w:t>
      </w:r>
      <w:proofErr w:type="spellStart"/>
      <w:r w:rsidRPr="00AC570A">
        <w:rPr>
          <w:rFonts w:cstheme="minorHAnsi"/>
          <w:szCs w:val="24"/>
        </w:rPr>
        <w:t>origen_alerta_financiera.id_alerta_financiera</w:t>
      </w:r>
      <w:proofErr w:type="spellEnd"/>
      <w:r w:rsidRPr="00AC570A">
        <w:rPr>
          <w:rFonts w:cstheme="minorHAnsi"/>
          <w:szCs w:val="24"/>
        </w:rPr>
        <w:t xml:space="preserve"> (interna)</w:t>
      </w:r>
    </w:p>
    <w:p w14:paraId="45E794D6" w14:textId="77777777" w:rsidR="00384247" w:rsidRPr="00AC570A" w:rsidRDefault="00384247" w:rsidP="00384247">
      <w:pPr>
        <w:spacing w:after="40" w:line="360" w:lineRule="auto"/>
        <w:jc w:val="both"/>
        <w:rPr>
          <w:rFonts w:cstheme="minorHAnsi"/>
          <w:szCs w:val="24"/>
        </w:rPr>
      </w:pPr>
      <w:r w:rsidRPr="00AC570A">
        <w:rPr>
          <w:rFonts w:cstheme="minorHAnsi"/>
          <w:szCs w:val="24"/>
        </w:rPr>
        <w:t>49. EVENTO_AUDITORIA</w:t>
      </w:r>
    </w:p>
    <w:p w14:paraId="6045A431" w14:textId="77777777" w:rsidR="00384247" w:rsidRPr="00AC570A" w:rsidRDefault="00384247" w:rsidP="00384247">
      <w:pPr>
        <w:spacing w:after="40" w:line="360" w:lineRule="auto"/>
        <w:jc w:val="both"/>
        <w:rPr>
          <w:rFonts w:cstheme="minorHAnsi"/>
          <w:szCs w:val="24"/>
        </w:rPr>
      </w:pPr>
      <w:r w:rsidRPr="00AC570A">
        <w:rPr>
          <w:rFonts w:cstheme="minorHAnsi"/>
          <w:szCs w:val="24"/>
        </w:rPr>
        <w:t>EVENTO_</w:t>
      </w:r>
      <w:proofErr w:type="gramStart"/>
      <w:r w:rsidRPr="00AC570A">
        <w:rPr>
          <w:rFonts w:cstheme="minorHAnsi"/>
          <w:szCs w:val="24"/>
        </w:rPr>
        <w:t>AUDITORIA(</w:t>
      </w:r>
      <w:proofErr w:type="spellStart"/>
      <w:proofErr w:type="gramEnd"/>
      <w:r w:rsidRPr="00AC570A">
        <w:rPr>
          <w:rFonts w:cstheme="minorHAnsi"/>
          <w:szCs w:val="24"/>
          <w:u w:val="single"/>
        </w:rPr>
        <w:t>id_evento_auditoria</w:t>
      </w:r>
      <w:proofErr w:type="spellEnd"/>
      <w:r w:rsidRPr="00AC570A">
        <w:rPr>
          <w:rFonts w:cstheme="minorHAnsi"/>
          <w:szCs w:val="24"/>
        </w:rPr>
        <w:t xml:space="preserve">, </w:t>
      </w:r>
      <w:proofErr w:type="spellStart"/>
      <w:r w:rsidRPr="00AC570A">
        <w:rPr>
          <w:rFonts w:cstheme="minorHAnsi"/>
          <w:szCs w:val="24"/>
          <w:u w:val="dash"/>
        </w:rPr>
        <w:t>id_usuario</w:t>
      </w:r>
      <w:proofErr w:type="spellEnd"/>
      <w:r w:rsidRPr="00AC570A">
        <w:rPr>
          <w:rFonts w:cstheme="minorHAnsi"/>
          <w:szCs w:val="24"/>
        </w:rPr>
        <w:t xml:space="preserve">, </w:t>
      </w:r>
      <w:proofErr w:type="spellStart"/>
      <w:r w:rsidRPr="00AC570A">
        <w:rPr>
          <w:rFonts w:cstheme="minorHAnsi"/>
          <w:szCs w:val="24"/>
        </w:rPr>
        <w:t>fecha_evento</w:t>
      </w:r>
      <w:proofErr w:type="spellEnd"/>
      <w:r w:rsidRPr="00AC570A">
        <w:rPr>
          <w:rFonts w:cstheme="minorHAnsi"/>
          <w:szCs w:val="24"/>
        </w:rPr>
        <w:t xml:space="preserve">, </w:t>
      </w:r>
      <w:proofErr w:type="spellStart"/>
      <w:r w:rsidRPr="00AC570A">
        <w:rPr>
          <w:rFonts w:cstheme="minorHAnsi"/>
          <w:szCs w:val="24"/>
        </w:rPr>
        <w:t>tipo_evento</w:t>
      </w:r>
      <w:proofErr w:type="spellEnd"/>
      <w:r w:rsidRPr="00AC570A">
        <w:rPr>
          <w:rFonts w:cstheme="minorHAnsi"/>
          <w:szCs w:val="24"/>
        </w:rPr>
        <w:t xml:space="preserve">, </w:t>
      </w:r>
      <w:proofErr w:type="spellStart"/>
      <w:r w:rsidRPr="00AC570A">
        <w:rPr>
          <w:rFonts w:cstheme="minorHAnsi"/>
          <w:szCs w:val="24"/>
        </w:rPr>
        <w:t>entidad_afectada</w:t>
      </w:r>
      <w:proofErr w:type="spellEnd"/>
      <w:r w:rsidRPr="00AC570A">
        <w:rPr>
          <w:rFonts w:cstheme="minorHAnsi"/>
          <w:szCs w:val="24"/>
        </w:rPr>
        <w:t xml:space="preserve">, </w:t>
      </w:r>
      <w:proofErr w:type="spellStart"/>
      <w:r w:rsidRPr="00AC570A">
        <w:rPr>
          <w:rFonts w:cstheme="minorHAnsi"/>
          <w:szCs w:val="24"/>
        </w:rPr>
        <w:t>id_registro_afectado</w:t>
      </w:r>
      <w:proofErr w:type="spellEnd"/>
      <w:r w:rsidRPr="00AC570A">
        <w:rPr>
          <w:rFonts w:cstheme="minorHAnsi"/>
          <w:szCs w:val="24"/>
        </w:rPr>
        <w:t xml:space="preserve">, </w:t>
      </w:r>
      <w:proofErr w:type="spellStart"/>
      <w:r w:rsidRPr="00AC570A">
        <w:rPr>
          <w:rFonts w:cstheme="minorHAnsi"/>
          <w:szCs w:val="24"/>
        </w:rPr>
        <w:t>accion_realizada</w:t>
      </w:r>
      <w:proofErr w:type="spellEnd"/>
      <w:r w:rsidRPr="00AC570A">
        <w:rPr>
          <w:rFonts w:cstheme="minorHAnsi"/>
          <w:szCs w:val="24"/>
        </w:rPr>
        <w:t xml:space="preserve">, </w:t>
      </w:r>
      <w:proofErr w:type="spellStart"/>
      <w:r w:rsidRPr="00AC570A">
        <w:rPr>
          <w:rFonts w:cstheme="minorHAnsi"/>
          <w:szCs w:val="24"/>
        </w:rPr>
        <w:t>descripcion_evento</w:t>
      </w:r>
      <w:proofErr w:type="spellEnd"/>
      <w:r w:rsidRPr="00AC570A">
        <w:rPr>
          <w:rFonts w:cstheme="minorHAnsi"/>
          <w:szCs w:val="24"/>
        </w:rPr>
        <w:t xml:space="preserve">, </w:t>
      </w:r>
      <w:proofErr w:type="spellStart"/>
      <w:r w:rsidRPr="00AC570A">
        <w:rPr>
          <w:rFonts w:cstheme="minorHAnsi"/>
          <w:szCs w:val="24"/>
        </w:rPr>
        <w:t>resultado_evento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6AB8CC75"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4E888A7B"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usuario.id_usuario</w:t>
      </w:r>
      <w:proofErr w:type="spellEnd"/>
      <w:r w:rsidRPr="00AC570A">
        <w:rPr>
          <w:rFonts w:cstheme="minorHAnsi"/>
          <w:szCs w:val="24"/>
        </w:rPr>
        <w:t xml:space="preserve"> → </w:t>
      </w:r>
      <w:proofErr w:type="spellStart"/>
      <w:r w:rsidRPr="00AC570A">
        <w:rPr>
          <w:rFonts w:cstheme="minorHAnsi"/>
          <w:szCs w:val="24"/>
        </w:rPr>
        <w:t>evento_auditoria.id_usuario</w:t>
      </w:r>
      <w:proofErr w:type="spellEnd"/>
      <w:r w:rsidRPr="00AC570A">
        <w:rPr>
          <w:rFonts w:cstheme="minorHAnsi"/>
          <w:szCs w:val="24"/>
        </w:rPr>
        <w:t xml:space="preserve"> (externa)</w:t>
      </w:r>
    </w:p>
    <w:p w14:paraId="673572B0" w14:textId="77777777" w:rsidR="00384247" w:rsidRPr="00AC570A" w:rsidRDefault="00384247" w:rsidP="00384247">
      <w:pPr>
        <w:spacing w:after="40" w:line="360" w:lineRule="auto"/>
        <w:jc w:val="both"/>
        <w:rPr>
          <w:rFonts w:cstheme="minorHAnsi"/>
          <w:szCs w:val="24"/>
        </w:rPr>
      </w:pPr>
      <w:r w:rsidRPr="00AC570A">
        <w:rPr>
          <w:rFonts w:cstheme="minorHAnsi"/>
          <w:szCs w:val="24"/>
        </w:rPr>
        <w:t>50. DETALLE_EVENTO_AUDITORIA</w:t>
      </w:r>
    </w:p>
    <w:p w14:paraId="087DBA42" w14:textId="77777777" w:rsidR="00384247" w:rsidRPr="00AC570A" w:rsidRDefault="00384247" w:rsidP="00384247">
      <w:pPr>
        <w:spacing w:after="40" w:line="360" w:lineRule="auto"/>
        <w:jc w:val="both"/>
        <w:rPr>
          <w:rFonts w:cstheme="minorHAnsi"/>
          <w:szCs w:val="24"/>
        </w:rPr>
      </w:pPr>
      <w:r w:rsidRPr="00AC570A">
        <w:rPr>
          <w:rFonts w:cstheme="minorHAnsi"/>
          <w:szCs w:val="24"/>
        </w:rPr>
        <w:t>DETALLE_EVENTO_</w:t>
      </w:r>
      <w:proofErr w:type="gramStart"/>
      <w:r w:rsidRPr="00AC570A">
        <w:rPr>
          <w:rFonts w:cstheme="minorHAnsi"/>
          <w:szCs w:val="24"/>
        </w:rPr>
        <w:t>AUDITORIA(</w:t>
      </w:r>
      <w:proofErr w:type="spellStart"/>
      <w:proofErr w:type="gramEnd"/>
      <w:r w:rsidRPr="00AC570A">
        <w:rPr>
          <w:rFonts w:cstheme="minorHAnsi"/>
          <w:szCs w:val="24"/>
          <w:u w:val="single"/>
        </w:rPr>
        <w:t>id_detalle_evento_auditoria</w:t>
      </w:r>
      <w:proofErr w:type="spellEnd"/>
      <w:r w:rsidRPr="00AC570A">
        <w:rPr>
          <w:rFonts w:cstheme="minorHAnsi"/>
          <w:szCs w:val="24"/>
        </w:rPr>
        <w:t xml:space="preserve">, </w:t>
      </w:r>
      <w:proofErr w:type="spellStart"/>
      <w:r w:rsidRPr="00AC570A">
        <w:rPr>
          <w:rFonts w:cstheme="minorHAnsi"/>
          <w:szCs w:val="24"/>
          <w:u w:val="dash"/>
        </w:rPr>
        <w:t>id_evento_auditoria</w:t>
      </w:r>
      <w:proofErr w:type="spellEnd"/>
      <w:r w:rsidRPr="00AC570A">
        <w:rPr>
          <w:rFonts w:cstheme="minorHAnsi"/>
          <w:szCs w:val="24"/>
        </w:rPr>
        <w:t xml:space="preserve">, </w:t>
      </w:r>
      <w:proofErr w:type="spellStart"/>
      <w:r w:rsidRPr="00AC570A">
        <w:rPr>
          <w:rFonts w:cstheme="minorHAnsi"/>
          <w:szCs w:val="24"/>
        </w:rPr>
        <w:t>atributo_modificado</w:t>
      </w:r>
      <w:proofErr w:type="spellEnd"/>
      <w:r w:rsidRPr="00AC570A">
        <w:rPr>
          <w:rFonts w:cstheme="minorHAnsi"/>
          <w:szCs w:val="24"/>
        </w:rPr>
        <w:t xml:space="preserve">, </w:t>
      </w:r>
      <w:proofErr w:type="spellStart"/>
      <w:r w:rsidRPr="00AC570A">
        <w:rPr>
          <w:rFonts w:cstheme="minorHAnsi"/>
          <w:szCs w:val="24"/>
        </w:rPr>
        <w:t>valor_anterior</w:t>
      </w:r>
      <w:proofErr w:type="spellEnd"/>
      <w:r w:rsidRPr="00AC570A">
        <w:rPr>
          <w:rFonts w:cstheme="minorHAnsi"/>
          <w:szCs w:val="24"/>
        </w:rPr>
        <w:t xml:space="preserve">, </w:t>
      </w:r>
      <w:proofErr w:type="spellStart"/>
      <w:r w:rsidRPr="00AC570A">
        <w:rPr>
          <w:rFonts w:cstheme="minorHAnsi"/>
          <w:szCs w:val="24"/>
        </w:rPr>
        <w:t>valor_nuevo</w:t>
      </w:r>
      <w:proofErr w:type="spellEnd"/>
      <w:r w:rsidRPr="00AC570A">
        <w:rPr>
          <w:rFonts w:cstheme="minorHAnsi"/>
          <w:szCs w:val="24"/>
        </w:rPr>
        <w:t xml:space="preserve">, </w:t>
      </w:r>
      <w:proofErr w:type="spellStart"/>
      <w:r w:rsidRPr="00AC570A">
        <w:rPr>
          <w:rFonts w:cstheme="minorHAnsi"/>
          <w:szCs w:val="24"/>
        </w:rPr>
        <w:t>observacion</w:t>
      </w:r>
      <w:proofErr w:type="spellEnd"/>
      <w:r w:rsidRPr="00AC570A">
        <w:rPr>
          <w:rFonts w:cstheme="minorHAnsi"/>
          <w:szCs w:val="24"/>
        </w:rPr>
        <w:t>)</w:t>
      </w:r>
    </w:p>
    <w:p w14:paraId="5A5F342A" w14:textId="77777777" w:rsidR="00384247" w:rsidRPr="00AC570A" w:rsidRDefault="00384247" w:rsidP="00384247">
      <w:pPr>
        <w:spacing w:after="40" w:line="360" w:lineRule="auto"/>
        <w:jc w:val="both"/>
        <w:rPr>
          <w:rFonts w:cstheme="minorHAnsi"/>
          <w:szCs w:val="24"/>
        </w:rPr>
      </w:pPr>
      <w:r w:rsidRPr="00AC570A">
        <w:rPr>
          <w:rFonts w:cstheme="minorHAnsi"/>
          <w:szCs w:val="24"/>
        </w:rPr>
        <w:t xml:space="preserve">Claves foráneas: </w:t>
      </w:r>
    </w:p>
    <w:p w14:paraId="11612652" w14:textId="77777777" w:rsidR="00384247" w:rsidRPr="00AC570A" w:rsidRDefault="00384247" w:rsidP="00384247">
      <w:pPr>
        <w:spacing w:after="40" w:line="360" w:lineRule="auto"/>
        <w:jc w:val="both"/>
        <w:rPr>
          <w:rFonts w:cstheme="minorHAnsi"/>
          <w:szCs w:val="24"/>
        </w:rPr>
      </w:pPr>
      <w:proofErr w:type="spellStart"/>
      <w:r w:rsidRPr="00AC570A">
        <w:rPr>
          <w:rFonts w:cstheme="minorHAnsi"/>
          <w:szCs w:val="24"/>
        </w:rPr>
        <w:t>evento_auditoria.id_evento_auditoria</w:t>
      </w:r>
      <w:proofErr w:type="spellEnd"/>
      <w:r w:rsidRPr="00AC570A">
        <w:rPr>
          <w:rFonts w:cstheme="minorHAnsi"/>
          <w:szCs w:val="24"/>
        </w:rPr>
        <w:t xml:space="preserve"> → </w:t>
      </w:r>
      <w:proofErr w:type="spellStart"/>
      <w:r w:rsidRPr="00AC570A">
        <w:rPr>
          <w:rFonts w:cstheme="minorHAnsi"/>
          <w:szCs w:val="24"/>
        </w:rPr>
        <w:t>detalle_evento_auditoria.id_evento_auditoria</w:t>
      </w:r>
      <w:proofErr w:type="spellEnd"/>
      <w:r w:rsidRPr="00AC570A">
        <w:rPr>
          <w:rFonts w:cstheme="minorHAnsi"/>
          <w:szCs w:val="24"/>
        </w:rPr>
        <w:t xml:space="preserve"> (interna)</w:t>
      </w:r>
    </w:p>
    <w:p w14:paraId="5707E351" w14:textId="4B9857A4" w:rsidR="00384247" w:rsidRPr="00AC570A" w:rsidRDefault="0D476DC8" w:rsidP="0D476DC8">
      <w:pPr>
        <w:pStyle w:val="Ttulo3"/>
        <w:rPr>
          <w:rFonts w:cstheme="minorBidi"/>
        </w:rPr>
      </w:pPr>
      <w:bookmarkStart w:id="850" w:name="_Toc232321797"/>
      <w:bookmarkStart w:id="851" w:name="_Toc232540731"/>
      <w:r>
        <w:t>9.1.</w:t>
      </w:r>
      <w:r w:rsidRPr="0D476DC8">
        <w:rPr>
          <w:rFonts w:cstheme="minorBidi"/>
        </w:rPr>
        <w:t>8. Modelo físico</w:t>
      </w:r>
      <w:bookmarkEnd w:id="850"/>
      <w:bookmarkEnd w:id="851"/>
    </w:p>
    <w:p w14:paraId="68DEDA68" w14:textId="77777777" w:rsidR="00A21A86" w:rsidRPr="00A21A86" w:rsidRDefault="00A21A86" w:rsidP="00A21A86"/>
    <w:p w14:paraId="2244D8B3" w14:textId="2F926F36" w:rsidR="00612F26" w:rsidRPr="00FE5AF5" w:rsidRDefault="00384247" w:rsidP="00384247">
      <w:pPr>
        <w:spacing w:line="360" w:lineRule="auto"/>
        <w:jc w:val="both"/>
      </w:pPr>
      <w:r w:rsidRPr="00AC570A">
        <w:rPr>
          <w:rFonts w:cstheme="minorHAnsi"/>
          <w:szCs w:val="24"/>
        </w:rPr>
        <w:t>El modelo físico corresponde a la transformación del MR final a una estructura implementable en PostgreSQL. En esta etapa las relaciones pasan a tablas físicas, se definen claves primarias, claves foráneas, tipos de dato, restricciones y dependencias externas documentadas.</w:t>
      </w:r>
    </w:p>
    <w:p w14:paraId="36812183" w14:textId="591ED733" w:rsidR="00A21A86" w:rsidRPr="00FE5AF5" w:rsidRDefault="00A21A86" w:rsidP="00A21A86">
      <w:pPr>
        <w:pStyle w:val="Cita"/>
      </w:pPr>
      <w:r>
        <w:t xml:space="preserve">Figura adjunta en sección </w:t>
      </w:r>
      <w:r w:rsidR="0059207E">
        <w:t>5 del documento.</w:t>
      </w:r>
    </w:p>
    <w:p w14:paraId="45221755" w14:textId="04CE2ACC" w:rsidR="00612F26" w:rsidRPr="00FE5AF5" w:rsidRDefault="00612F26" w:rsidP="2F5D84B4">
      <w:pPr>
        <w:spacing w:after="220"/>
        <w:ind w:right="840"/>
      </w:pPr>
    </w:p>
    <w:p w14:paraId="47E5F337" w14:textId="77777777" w:rsidR="00612F26" w:rsidRPr="00FE5AF5" w:rsidRDefault="00612F26">
      <w:pPr>
        <w:spacing w:after="220"/>
        <w:ind w:left="20" w:right="840"/>
        <w:rPr>
          <w:rFonts w:ascii="Courier New" w:eastAsia="Courier New" w:hAnsi="Courier New" w:cs="Courier New"/>
          <w:b/>
          <w:bCs/>
          <w:color w:val="19202E"/>
          <w:sz w:val="20"/>
          <w:szCs w:val="20"/>
        </w:rPr>
      </w:pPr>
    </w:p>
    <w:p w14:paraId="5BB06EED" w14:textId="42C2A2E1" w:rsidR="00612F26" w:rsidRPr="00FE5AF5" w:rsidRDefault="00612F26">
      <w:pPr>
        <w:spacing w:after="220"/>
        <w:ind w:left="20" w:right="840"/>
      </w:pPr>
    </w:p>
    <w:p w14:paraId="7F20F83F" w14:textId="55DCFBAA" w:rsidR="00612F26" w:rsidRDefault="00612F26">
      <w:pPr>
        <w:spacing w:after="220"/>
        <w:ind w:right="840"/>
      </w:pPr>
    </w:p>
    <w:sectPr w:rsidR="00612F26" w:rsidSect="00615811">
      <w:headerReference w:type="default" r:id="rId117"/>
      <w:pgSz w:w="12240" w:h="15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69481" w14:textId="77777777" w:rsidR="00CF0B79" w:rsidRPr="00FE5AF5" w:rsidRDefault="00CF0B79">
      <w:pPr>
        <w:spacing w:after="0" w:line="240" w:lineRule="auto"/>
      </w:pPr>
      <w:r w:rsidRPr="00FE5AF5">
        <w:separator/>
      </w:r>
    </w:p>
  </w:endnote>
  <w:endnote w:type="continuationSeparator" w:id="0">
    <w:p w14:paraId="34137E70" w14:textId="77777777" w:rsidR="00CF0B79" w:rsidRPr="00FE5AF5" w:rsidRDefault="00CF0B79">
      <w:pPr>
        <w:spacing w:after="0" w:line="240" w:lineRule="auto"/>
      </w:pPr>
      <w:r w:rsidRPr="00FE5A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3C4" w14:textId="77777777" w:rsidR="00612F26" w:rsidRPr="00FE5AF5" w:rsidRDefault="0006181F">
    <w:pPr>
      <w:jc w:val="right"/>
    </w:pPr>
    <w:r w:rsidRPr="00FE5AF5">
      <w:fldChar w:fldCharType="begin"/>
    </w:r>
    <w:r w:rsidRPr="00FE5AF5">
      <w:instrText>PAGE</w:instrText>
    </w:r>
    <w:r w:rsidRPr="00FE5AF5">
      <w:fldChar w:fldCharType="separate"/>
    </w:r>
    <w:r w:rsidR="00E4681D" w:rsidRPr="00FE5AF5">
      <w:t>1</w:t>
    </w:r>
    <w:r w:rsidRPr="00FE5AF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D085" w14:textId="77777777" w:rsidR="00CF0B79" w:rsidRPr="00FE5AF5" w:rsidRDefault="00CF0B79">
      <w:pPr>
        <w:spacing w:after="0" w:line="240" w:lineRule="auto"/>
      </w:pPr>
      <w:r w:rsidRPr="00FE5AF5">
        <w:separator/>
      </w:r>
    </w:p>
  </w:footnote>
  <w:footnote w:type="continuationSeparator" w:id="0">
    <w:p w14:paraId="67AE7697" w14:textId="77777777" w:rsidR="00CF0B79" w:rsidRPr="00FE5AF5" w:rsidRDefault="00CF0B79">
      <w:pPr>
        <w:spacing w:after="0" w:line="240" w:lineRule="auto"/>
      </w:pPr>
      <w:r w:rsidRPr="00FE5AF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3551" w14:textId="77777777" w:rsidR="00612F26" w:rsidRPr="00FE5AF5" w:rsidRDefault="0006181F">
    <w:r w:rsidRPr="00FE5AF5">
      <w:rPr>
        <w:noProof/>
      </w:rPr>
      <w:drawing>
        <wp:anchor distT="0" distB="0" distL="114300" distR="114300" simplePos="0" relativeHeight="251658240" behindDoc="0" locked="0" layoutInCell="1" hidden="0" allowOverlap="1" wp14:anchorId="1FCEFB6D" wp14:editId="62904136">
          <wp:simplePos x="0" y="0"/>
          <wp:positionH relativeFrom="column">
            <wp:posOffset>3533140</wp:posOffset>
          </wp:positionH>
          <wp:positionV relativeFrom="paragraph">
            <wp:posOffset>-338453</wp:posOffset>
          </wp:positionV>
          <wp:extent cx="3256280" cy="977900"/>
          <wp:effectExtent l="0" t="0" r="0" b="0"/>
          <wp:wrapTopAndBottom distT="0" distB="0"/>
          <wp:docPr id="8324404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3256280" cy="977900"/>
                  </a:xfrm>
                  <a:prstGeom prst="rect">
                    <a:avLst/>
                  </a:prstGeom>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QRT7HEs5FBcxC" int2:id="7J3Tu9tT">
      <int2:state int2:value="Rejected" int2:type="spell"/>
    </int2:textHash>
    <int2:textHash int2:hashCode="OKAHFRq+h8wBpb" int2:id="ARNSvcIm">
      <int2:state int2:value="Rejected" int2:type="spell"/>
    </int2:textHash>
    <int2:textHash int2:hashCode="v2A6mkq6cxToCl" int2:id="NGvy3gFd">
      <int2:state int2:value="Rejected" int2:type="spell"/>
    </int2:textHash>
    <int2:bookmark int2:bookmarkName="_Int_SqtAzzJr" int2:invalidationBookmarkName="" int2:hashCode="rpAPHkPLgaWCnq" int2:id="LIu6cgLM">
      <int2:state int2:value="Rejected" int2:type="gram"/>
    </int2:bookmark>
    <int2:bookmark int2:bookmarkName="_Int_RnLoX36w" int2:invalidationBookmarkName="" int2:hashCode="IoJUt/re0P1zz0" int2:id="ODCyp8j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89CECC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6B17BD"/>
    <w:multiLevelType w:val="multilevel"/>
    <w:tmpl w:val="A6FCA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4E3FD0"/>
    <w:multiLevelType w:val="hybridMultilevel"/>
    <w:tmpl w:val="FFFFFFFF"/>
    <w:lvl w:ilvl="0" w:tplc="5B1EEE70">
      <w:start w:val="1"/>
      <w:numFmt w:val="bullet"/>
      <w:lvlText w:val=""/>
      <w:lvlJc w:val="left"/>
      <w:pPr>
        <w:ind w:left="720" w:hanging="360"/>
      </w:pPr>
      <w:rPr>
        <w:rFonts w:ascii="Symbol" w:hAnsi="Symbol" w:hint="default"/>
      </w:rPr>
    </w:lvl>
    <w:lvl w:ilvl="1" w:tplc="F7BCA84A">
      <w:start w:val="1"/>
      <w:numFmt w:val="bullet"/>
      <w:lvlText w:val="o"/>
      <w:lvlJc w:val="left"/>
      <w:pPr>
        <w:ind w:left="1440" w:hanging="360"/>
      </w:pPr>
      <w:rPr>
        <w:rFonts w:ascii="Courier New" w:hAnsi="Courier New" w:hint="default"/>
      </w:rPr>
    </w:lvl>
    <w:lvl w:ilvl="2" w:tplc="C4AC723E">
      <w:start w:val="1"/>
      <w:numFmt w:val="bullet"/>
      <w:lvlText w:val=""/>
      <w:lvlJc w:val="left"/>
      <w:pPr>
        <w:ind w:left="2160" w:hanging="360"/>
      </w:pPr>
      <w:rPr>
        <w:rFonts w:ascii="Wingdings" w:hAnsi="Wingdings" w:hint="default"/>
      </w:rPr>
    </w:lvl>
    <w:lvl w:ilvl="3" w:tplc="4EE0548E">
      <w:start w:val="1"/>
      <w:numFmt w:val="bullet"/>
      <w:lvlText w:val=""/>
      <w:lvlJc w:val="left"/>
      <w:pPr>
        <w:ind w:left="2880" w:hanging="360"/>
      </w:pPr>
      <w:rPr>
        <w:rFonts w:ascii="Symbol" w:hAnsi="Symbol" w:hint="default"/>
      </w:rPr>
    </w:lvl>
    <w:lvl w:ilvl="4" w:tplc="5A0E396A">
      <w:start w:val="1"/>
      <w:numFmt w:val="bullet"/>
      <w:lvlText w:val="o"/>
      <w:lvlJc w:val="left"/>
      <w:pPr>
        <w:ind w:left="3600" w:hanging="360"/>
      </w:pPr>
      <w:rPr>
        <w:rFonts w:ascii="Courier New" w:hAnsi="Courier New" w:hint="default"/>
      </w:rPr>
    </w:lvl>
    <w:lvl w:ilvl="5" w:tplc="23249180">
      <w:start w:val="1"/>
      <w:numFmt w:val="bullet"/>
      <w:lvlText w:val=""/>
      <w:lvlJc w:val="left"/>
      <w:pPr>
        <w:ind w:left="4320" w:hanging="360"/>
      </w:pPr>
      <w:rPr>
        <w:rFonts w:ascii="Wingdings" w:hAnsi="Wingdings" w:hint="default"/>
      </w:rPr>
    </w:lvl>
    <w:lvl w:ilvl="6" w:tplc="70DAE9C0">
      <w:start w:val="1"/>
      <w:numFmt w:val="bullet"/>
      <w:lvlText w:val=""/>
      <w:lvlJc w:val="left"/>
      <w:pPr>
        <w:ind w:left="5040" w:hanging="360"/>
      </w:pPr>
      <w:rPr>
        <w:rFonts w:ascii="Symbol" w:hAnsi="Symbol" w:hint="default"/>
      </w:rPr>
    </w:lvl>
    <w:lvl w:ilvl="7" w:tplc="03AC2A48">
      <w:start w:val="1"/>
      <w:numFmt w:val="bullet"/>
      <w:lvlText w:val="o"/>
      <w:lvlJc w:val="left"/>
      <w:pPr>
        <w:ind w:left="5760" w:hanging="360"/>
      </w:pPr>
      <w:rPr>
        <w:rFonts w:ascii="Courier New" w:hAnsi="Courier New" w:hint="default"/>
      </w:rPr>
    </w:lvl>
    <w:lvl w:ilvl="8" w:tplc="7ADCABFE">
      <w:start w:val="1"/>
      <w:numFmt w:val="bullet"/>
      <w:lvlText w:val=""/>
      <w:lvlJc w:val="left"/>
      <w:pPr>
        <w:ind w:left="6480" w:hanging="360"/>
      </w:pPr>
      <w:rPr>
        <w:rFonts w:ascii="Wingdings" w:hAnsi="Wingdings" w:hint="default"/>
      </w:rPr>
    </w:lvl>
  </w:abstractNum>
  <w:abstractNum w:abstractNumId="11" w15:restartNumberingAfterBreak="0">
    <w:nsid w:val="1B8D31BA"/>
    <w:multiLevelType w:val="multilevel"/>
    <w:tmpl w:val="0BD097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85A0B60"/>
    <w:multiLevelType w:val="hybridMultilevel"/>
    <w:tmpl w:val="0B46F600"/>
    <w:lvl w:ilvl="0" w:tplc="01381158">
      <w:start w:val="1"/>
      <w:numFmt w:val="bullet"/>
      <w:lvlText w:val="·"/>
      <w:lvlJc w:val="left"/>
      <w:pPr>
        <w:ind w:left="720" w:hanging="360"/>
      </w:pPr>
      <w:rPr>
        <w:rFonts w:ascii="Symbol" w:hAnsi="Symbol" w:hint="default"/>
      </w:rPr>
    </w:lvl>
    <w:lvl w:ilvl="1" w:tplc="E3EA3A5E">
      <w:start w:val="1"/>
      <w:numFmt w:val="bullet"/>
      <w:lvlText w:val="o"/>
      <w:lvlJc w:val="left"/>
      <w:pPr>
        <w:ind w:left="1440" w:hanging="360"/>
      </w:pPr>
      <w:rPr>
        <w:rFonts w:ascii="Symbol" w:hAnsi="Symbol" w:hint="default"/>
      </w:rPr>
    </w:lvl>
    <w:lvl w:ilvl="2" w:tplc="7C0405CC">
      <w:start w:val="1"/>
      <w:numFmt w:val="bullet"/>
      <w:lvlText w:val=""/>
      <w:lvlJc w:val="left"/>
      <w:pPr>
        <w:ind w:left="2160" w:hanging="360"/>
      </w:pPr>
      <w:rPr>
        <w:rFonts w:ascii="Wingdings" w:hAnsi="Wingdings" w:hint="default"/>
      </w:rPr>
    </w:lvl>
    <w:lvl w:ilvl="3" w:tplc="DBFAB13A">
      <w:start w:val="1"/>
      <w:numFmt w:val="bullet"/>
      <w:lvlText w:val=""/>
      <w:lvlJc w:val="left"/>
      <w:pPr>
        <w:ind w:left="2880" w:hanging="360"/>
      </w:pPr>
      <w:rPr>
        <w:rFonts w:ascii="Symbol" w:hAnsi="Symbol" w:hint="default"/>
      </w:rPr>
    </w:lvl>
    <w:lvl w:ilvl="4" w:tplc="B04CC0A4">
      <w:start w:val="1"/>
      <w:numFmt w:val="bullet"/>
      <w:lvlText w:val="o"/>
      <w:lvlJc w:val="left"/>
      <w:pPr>
        <w:ind w:left="3600" w:hanging="360"/>
      </w:pPr>
      <w:rPr>
        <w:rFonts w:ascii="Courier New" w:hAnsi="Courier New" w:hint="default"/>
      </w:rPr>
    </w:lvl>
    <w:lvl w:ilvl="5" w:tplc="D76E2E2A">
      <w:start w:val="1"/>
      <w:numFmt w:val="bullet"/>
      <w:lvlText w:val=""/>
      <w:lvlJc w:val="left"/>
      <w:pPr>
        <w:ind w:left="4320" w:hanging="360"/>
      </w:pPr>
      <w:rPr>
        <w:rFonts w:ascii="Wingdings" w:hAnsi="Wingdings" w:hint="default"/>
      </w:rPr>
    </w:lvl>
    <w:lvl w:ilvl="6" w:tplc="50240DC4">
      <w:start w:val="1"/>
      <w:numFmt w:val="bullet"/>
      <w:lvlText w:val=""/>
      <w:lvlJc w:val="left"/>
      <w:pPr>
        <w:ind w:left="5040" w:hanging="360"/>
      </w:pPr>
      <w:rPr>
        <w:rFonts w:ascii="Symbol" w:hAnsi="Symbol" w:hint="default"/>
      </w:rPr>
    </w:lvl>
    <w:lvl w:ilvl="7" w:tplc="9DEC187E">
      <w:start w:val="1"/>
      <w:numFmt w:val="bullet"/>
      <w:lvlText w:val="o"/>
      <w:lvlJc w:val="left"/>
      <w:pPr>
        <w:ind w:left="5760" w:hanging="360"/>
      </w:pPr>
      <w:rPr>
        <w:rFonts w:ascii="Courier New" w:hAnsi="Courier New" w:hint="default"/>
      </w:rPr>
    </w:lvl>
    <w:lvl w:ilvl="8" w:tplc="F3605D6E">
      <w:start w:val="1"/>
      <w:numFmt w:val="bullet"/>
      <w:lvlText w:val=""/>
      <w:lvlJc w:val="left"/>
      <w:pPr>
        <w:ind w:left="6480" w:hanging="360"/>
      </w:pPr>
      <w:rPr>
        <w:rFonts w:ascii="Wingdings" w:hAnsi="Wingdings" w:hint="default"/>
      </w:rPr>
    </w:lvl>
  </w:abstractNum>
  <w:abstractNum w:abstractNumId="13" w15:restartNumberingAfterBreak="0">
    <w:nsid w:val="294FB833"/>
    <w:multiLevelType w:val="hybridMultilevel"/>
    <w:tmpl w:val="FFFFFFFF"/>
    <w:lvl w:ilvl="0" w:tplc="C7823DC0">
      <w:start w:val="1"/>
      <w:numFmt w:val="bullet"/>
      <w:lvlText w:val=""/>
      <w:lvlJc w:val="left"/>
      <w:pPr>
        <w:ind w:left="720" w:hanging="360"/>
      </w:pPr>
      <w:rPr>
        <w:rFonts w:ascii="Symbol" w:hAnsi="Symbol" w:hint="default"/>
      </w:rPr>
    </w:lvl>
    <w:lvl w:ilvl="1" w:tplc="58BA60FE">
      <w:start w:val="1"/>
      <w:numFmt w:val="bullet"/>
      <w:lvlText w:val="o"/>
      <w:lvlJc w:val="left"/>
      <w:pPr>
        <w:ind w:left="1440" w:hanging="360"/>
      </w:pPr>
      <w:rPr>
        <w:rFonts w:ascii="Courier New" w:hAnsi="Courier New" w:hint="default"/>
      </w:rPr>
    </w:lvl>
    <w:lvl w:ilvl="2" w:tplc="437EC2B4">
      <w:start w:val="1"/>
      <w:numFmt w:val="bullet"/>
      <w:lvlText w:val=""/>
      <w:lvlJc w:val="left"/>
      <w:pPr>
        <w:ind w:left="2160" w:hanging="360"/>
      </w:pPr>
      <w:rPr>
        <w:rFonts w:ascii="Wingdings" w:hAnsi="Wingdings" w:hint="default"/>
      </w:rPr>
    </w:lvl>
    <w:lvl w:ilvl="3" w:tplc="F1CA897E">
      <w:start w:val="1"/>
      <w:numFmt w:val="bullet"/>
      <w:lvlText w:val=""/>
      <w:lvlJc w:val="left"/>
      <w:pPr>
        <w:ind w:left="2880" w:hanging="360"/>
      </w:pPr>
      <w:rPr>
        <w:rFonts w:ascii="Symbol" w:hAnsi="Symbol" w:hint="default"/>
      </w:rPr>
    </w:lvl>
    <w:lvl w:ilvl="4" w:tplc="31446BB6">
      <w:start w:val="1"/>
      <w:numFmt w:val="bullet"/>
      <w:lvlText w:val="o"/>
      <w:lvlJc w:val="left"/>
      <w:pPr>
        <w:ind w:left="3600" w:hanging="360"/>
      </w:pPr>
      <w:rPr>
        <w:rFonts w:ascii="Courier New" w:hAnsi="Courier New" w:hint="default"/>
      </w:rPr>
    </w:lvl>
    <w:lvl w:ilvl="5" w:tplc="8D5EEFAA">
      <w:start w:val="1"/>
      <w:numFmt w:val="bullet"/>
      <w:lvlText w:val=""/>
      <w:lvlJc w:val="left"/>
      <w:pPr>
        <w:ind w:left="4320" w:hanging="360"/>
      </w:pPr>
      <w:rPr>
        <w:rFonts w:ascii="Wingdings" w:hAnsi="Wingdings" w:hint="default"/>
      </w:rPr>
    </w:lvl>
    <w:lvl w:ilvl="6" w:tplc="E6F85DB4">
      <w:start w:val="1"/>
      <w:numFmt w:val="bullet"/>
      <w:lvlText w:val=""/>
      <w:lvlJc w:val="left"/>
      <w:pPr>
        <w:ind w:left="5040" w:hanging="360"/>
      </w:pPr>
      <w:rPr>
        <w:rFonts w:ascii="Symbol" w:hAnsi="Symbol" w:hint="default"/>
      </w:rPr>
    </w:lvl>
    <w:lvl w:ilvl="7" w:tplc="549A13DA">
      <w:start w:val="1"/>
      <w:numFmt w:val="bullet"/>
      <w:lvlText w:val="o"/>
      <w:lvlJc w:val="left"/>
      <w:pPr>
        <w:ind w:left="5760" w:hanging="360"/>
      </w:pPr>
      <w:rPr>
        <w:rFonts w:ascii="Courier New" w:hAnsi="Courier New" w:hint="default"/>
      </w:rPr>
    </w:lvl>
    <w:lvl w:ilvl="8" w:tplc="F314EFFE">
      <w:start w:val="1"/>
      <w:numFmt w:val="bullet"/>
      <w:lvlText w:val=""/>
      <w:lvlJc w:val="left"/>
      <w:pPr>
        <w:ind w:left="6480" w:hanging="360"/>
      </w:pPr>
      <w:rPr>
        <w:rFonts w:ascii="Wingdings" w:hAnsi="Wingdings" w:hint="default"/>
      </w:rPr>
    </w:lvl>
  </w:abstractNum>
  <w:abstractNum w:abstractNumId="14" w15:restartNumberingAfterBreak="0">
    <w:nsid w:val="2FA2D4FE"/>
    <w:multiLevelType w:val="hybridMultilevel"/>
    <w:tmpl w:val="FFFFFFFF"/>
    <w:lvl w:ilvl="0" w:tplc="D3DC1D8A">
      <w:start w:val="1"/>
      <w:numFmt w:val="bullet"/>
      <w:lvlText w:val=""/>
      <w:lvlJc w:val="left"/>
      <w:pPr>
        <w:ind w:left="720" w:hanging="360"/>
      </w:pPr>
      <w:rPr>
        <w:rFonts w:ascii="Symbol" w:hAnsi="Symbol" w:hint="default"/>
      </w:rPr>
    </w:lvl>
    <w:lvl w:ilvl="1" w:tplc="A4061EE2">
      <w:start w:val="1"/>
      <w:numFmt w:val="bullet"/>
      <w:lvlText w:val="o"/>
      <w:lvlJc w:val="left"/>
      <w:pPr>
        <w:ind w:left="1440" w:hanging="360"/>
      </w:pPr>
      <w:rPr>
        <w:rFonts w:ascii="Courier New" w:hAnsi="Courier New" w:hint="default"/>
      </w:rPr>
    </w:lvl>
    <w:lvl w:ilvl="2" w:tplc="4E2E8870">
      <w:start w:val="1"/>
      <w:numFmt w:val="bullet"/>
      <w:lvlText w:val=""/>
      <w:lvlJc w:val="left"/>
      <w:pPr>
        <w:ind w:left="2160" w:hanging="360"/>
      </w:pPr>
      <w:rPr>
        <w:rFonts w:ascii="Wingdings" w:hAnsi="Wingdings" w:hint="default"/>
      </w:rPr>
    </w:lvl>
    <w:lvl w:ilvl="3" w:tplc="D888541C">
      <w:start w:val="1"/>
      <w:numFmt w:val="bullet"/>
      <w:lvlText w:val=""/>
      <w:lvlJc w:val="left"/>
      <w:pPr>
        <w:ind w:left="2880" w:hanging="360"/>
      </w:pPr>
      <w:rPr>
        <w:rFonts w:ascii="Symbol" w:hAnsi="Symbol" w:hint="default"/>
      </w:rPr>
    </w:lvl>
    <w:lvl w:ilvl="4" w:tplc="46B4CC96">
      <w:start w:val="1"/>
      <w:numFmt w:val="bullet"/>
      <w:lvlText w:val="o"/>
      <w:lvlJc w:val="left"/>
      <w:pPr>
        <w:ind w:left="3600" w:hanging="360"/>
      </w:pPr>
      <w:rPr>
        <w:rFonts w:ascii="Courier New" w:hAnsi="Courier New" w:hint="default"/>
      </w:rPr>
    </w:lvl>
    <w:lvl w:ilvl="5" w:tplc="4BC2B3E0">
      <w:start w:val="1"/>
      <w:numFmt w:val="bullet"/>
      <w:lvlText w:val=""/>
      <w:lvlJc w:val="left"/>
      <w:pPr>
        <w:ind w:left="4320" w:hanging="360"/>
      </w:pPr>
      <w:rPr>
        <w:rFonts w:ascii="Wingdings" w:hAnsi="Wingdings" w:hint="default"/>
      </w:rPr>
    </w:lvl>
    <w:lvl w:ilvl="6" w:tplc="0EF65ADA">
      <w:start w:val="1"/>
      <w:numFmt w:val="bullet"/>
      <w:lvlText w:val=""/>
      <w:lvlJc w:val="left"/>
      <w:pPr>
        <w:ind w:left="5040" w:hanging="360"/>
      </w:pPr>
      <w:rPr>
        <w:rFonts w:ascii="Symbol" w:hAnsi="Symbol" w:hint="default"/>
      </w:rPr>
    </w:lvl>
    <w:lvl w:ilvl="7" w:tplc="EA7C2DD0">
      <w:start w:val="1"/>
      <w:numFmt w:val="bullet"/>
      <w:lvlText w:val="o"/>
      <w:lvlJc w:val="left"/>
      <w:pPr>
        <w:ind w:left="5760" w:hanging="360"/>
      </w:pPr>
      <w:rPr>
        <w:rFonts w:ascii="Courier New" w:hAnsi="Courier New" w:hint="default"/>
      </w:rPr>
    </w:lvl>
    <w:lvl w:ilvl="8" w:tplc="0D90A0CA">
      <w:start w:val="1"/>
      <w:numFmt w:val="bullet"/>
      <w:lvlText w:val=""/>
      <w:lvlJc w:val="left"/>
      <w:pPr>
        <w:ind w:left="6480" w:hanging="360"/>
      </w:pPr>
      <w:rPr>
        <w:rFonts w:ascii="Wingdings" w:hAnsi="Wingdings" w:hint="default"/>
      </w:rPr>
    </w:lvl>
  </w:abstractNum>
  <w:abstractNum w:abstractNumId="15" w15:restartNumberingAfterBreak="0">
    <w:nsid w:val="394A18D0"/>
    <w:multiLevelType w:val="multilevel"/>
    <w:tmpl w:val="23328052"/>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AD82DB8"/>
    <w:multiLevelType w:val="hybridMultilevel"/>
    <w:tmpl w:val="AF84E9C4"/>
    <w:lvl w:ilvl="0" w:tplc="5FFC9F16">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F2B9928"/>
    <w:multiLevelType w:val="hybridMultilevel"/>
    <w:tmpl w:val="FFFFFFFF"/>
    <w:lvl w:ilvl="0" w:tplc="ACB08444">
      <w:start w:val="1"/>
      <w:numFmt w:val="bullet"/>
      <w:lvlText w:val=""/>
      <w:lvlJc w:val="left"/>
      <w:pPr>
        <w:ind w:left="720" w:hanging="360"/>
      </w:pPr>
      <w:rPr>
        <w:rFonts w:ascii="Symbol" w:hAnsi="Symbol" w:hint="default"/>
      </w:rPr>
    </w:lvl>
    <w:lvl w:ilvl="1" w:tplc="A474903E">
      <w:start w:val="1"/>
      <w:numFmt w:val="bullet"/>
      <w:lvlText w:val="o"/>
      <w:lvlJc w:val="left"/>
      <w:pPr>
        <w:ind w:left="1440" w:hanging="360"/>
      </w:pPr>
      <w:rPr>
        <w:rFonts w:ascii="Courier New" w:hAnsi="Courier New" w:hint="default"/>
      </w:rPr>
    </w:lvl>
    <w:lvl w:ilvl="2" w:tplc="02E8E3B0">
      <w:start w:val="1"/>
      <w:numFmt w:val="bullet"/>
      <w:lvlText w:val=""/>
      <w:lvlJc w:val="left"/>
      <w:pPr>
        <w:ind w:left="2160" w:hanging="360"/>
      </w:pPr>
      <w:rPr>
        <w:rFonts w:ascii="Wingdings" w:hAnsi="Wingdings" w:hint="default"/>
      </w:rPr>
    </w:lvl>
    <w:lvl w:ilvl="3" w:tplc="5D0AA7E4">
      <w:start w:val="1"/>
      <w:numFmt w:val="bullet"/>
      <w:lvlText w:val=""/>
      <w:lvlJc w:val="left"/>
      <w:pPr>
        <w:ind w:left="2880" w:hanging="360"/>
      </w:pPr>
      <w:rPr>
        <w:rFonts w:ascii="Symbol" w:hAnsi="Symbol" w:hint="default"/>
      </w:rPr>
    </w:lvl>
    <w:lvl w:ilvl="4" w:tplc="6EEA7DC2">
      <w:start w:val="1"/>
      <w:numFmt w:val="bullet"/>
      <w:lvlText w:val="o"/>
      <w:lvlJc w:val="left"/>
      <w:pPr>
        <w:ind w:left="3600" w:hanging="360"/>
      </w:pPr>
      <w:rPr>
        <w:rFonts w:ascii="Courier New" w:hAnsi="Courier New" w:hint="default"/>
      </w:rPr>
    </w:lvl>
    <w:lvl w:ilvl="5" w:tplc="1EBC5F1C">
      <w:start w:val="1"/>
      <w:numFmt w:val="bullet"/>
      <w:lvlText w:val=""/>
      <w:lvlJc w:val="left"/>
      <w:pPr>
        <w:ind w:left="4320" w:hanging="360"/>
      </w:pPr>
      <w:rPr>
        <w:rFonts w:ascii="Wingdings" w:hAnsi="Wingdings" w:hint="default"/>
      </w:rPr>
    </w:lvl>
    <w:lvl w:ilvl="6" w:tplc="2E0AC360">
      <w:start w:val="1"/>
      <w:numFmt w:val="bullet"/>
      <w:lvlText w:val=""/>
      <w:lvlJc w:val="left"/>
      <w:pPr>
        <w:ind w:left="5040" w:hanging="360"/>
      </w:pPr>
      <w:rPr>
        <w:rFonts w:ascii="Symbol" w:hAnsi="Symbol" w:hint="default"/>
      </w:rPr>
    </w:lvl>
    <w:lvl w:ilvl="7" w:tplc="DC2ACA76">
      <w:start w:val="1"/>
      <w:numFmt w:val="bullet"/>
      <w:lvlText w:val="o"/>
      <w:lvlJc w:val="left"/>
      <w:pPr>
        <w:ind w:left="5760" w:hanging="360"/>
      </w:pPr>
      <w:rPr>
        <w:rFonts w:ascii="Courier New" w:hAnsi="Courier New" w:hint="default"/>
      </w:rPr>
    </w:lvl>
    <w:lvl w:ilvl="8" w:tplc="8522C7FE">
      <w:start w:val="1"/>
      <w:numFmt w:val="bullet"/>
      <w:lvlText w:val=""/>
      <w:lvlJc w:val="left"/>
      <w:pPr>
        <w:ind w:left="6480" w:hanging="360"/>
      </w:pPr>
      <w:rPr>
        <w:rFonts w:ascii="Wingdings" w:hAnsi="Wingdings" w:hint="default"/>
      </w:rPr>
    </w:lvl>
  </w:abstractNum>
  <w:abstractNum w:abstractNumId="18" w15:restartNumberingAfterBreak="0">
    <w:nsid w:val="435926F9"/>
    <w:multiLevelType w:val="hybridMultilevel"/>
    <w:tmpl w:val="FFFFFFFF"/>
    <w:lvl w:ilvl="0" w:tplc="FC7CBD5A">
      <w:start w:val="1"/>
      <w:numFmt w:val="bullet"/>
      <w:lvlText w:val=""/>
      <w:lvlJc w:val="left"/>
      <w:pPr>
        <w:ind w:left="720" w:hanging="360"/>
      </w:pPr>
      <w:rPr>
        <w:rFonts w:ascii="Symbol" w:hAnsi="Symbol" w:hint="default"/>
      </w:rPr>
    </w:lvl>
    <w:lvl w:ilvl="1" w:tplc="D068AA10">
      <w:start w:val="1"/>
      <w:numFmt w:val="bullet"/>
      <w:lvlText w:val="o"/>
      <w:lvlJc w:val="left"/>
      <w:pPr>
        <w:ind w:left="1440" w:hanging="360"/>
      </w:pPr>
      <w:rPr>
        <w:rFonts w:ascii="Courier New" w:hAnsi="Courier New" w:hint="default"/>
      </w:rPr>
    </w:lvl>
    <w:lvl w:ilvl="2" w:tplc="DC566D94">
      <w:start w:val="1"/>
      <w:numFmt w:val="bullet"/>
      <w:lvlText w:val=""/>
      <w:lvlJc w:val="left"/>
      <w:pPr>
        <w:ind w:left="2160" w:hanging="360"/>
      </w:pPr>
      <w:rPr>
        <w:rFonts w:ascii="Wingdings" w:hAnsi="Wingdings" w:hint="default"/>
      </w:rPr>
    </w:lvl>
    <w:lvl w:ilvl="3" w:tplc="46A6D8AE">
      <w:start w:val="1"/>
      <w:numFmt w:val="bullet"/>
      <w:lvlText w:val=""/>
      <w:lvlJc w:val="left"/>
      <w:pPr>
        <w:ind w:left="2880" w:hanging="360"/>
      </w:pPr>
      <w:rPr>
        <w:rFonts w:ascii="Symbol" w:hAnsi="Symbol" w:hint="default"/>
      </w:rPr>
    </w:lvl>
    <w:lvl w:ilvl="4" w:tplc="07AE1504">
      <w:start w:val="1"/>
      <w:numFmt w:val="bullet"/>
      <w:lvlText w:val="o"/>
      <w:lvlJc w:val="left"/>
      <w:pPr>
        <w:ind w:left="3600" w:hanging="360"/>
      </w:pPr>
      <w:rPr>
        <w:rFonts w:ascii="Courier New" w:hAnsi="Courier New" w:hint="default"/>
      </w:rPr>
    </w:lvl>
    <w:lvl w:ilvl="5" w:tplc="8CC4C0B2">
      <w:start w:val="1"/>
      <w:numFmt w:val="bullet"/>
      <w:lvlText w:val=""/>
      <w:lvlJc w:val="left"/>
      <w:pPr>
        <w:ind w:left="4320" w:hanging="360"/>
      </w:pPr>
      <w:rPr>
        <w:rFonts w:ascii="Wingdings" w:hAnsi="Wingdings" w:hint="default"/>
      </w:rPr>
    </w:lvl>
    <w:lvl w:ilvl="6" w:tplc="2006F454">
      <w:start w:val="1"/>
      <w:numFmt w:val="bullet"/>
      <w:lvlText w:val=""/>
      <w:lvlJc w:val="left"/>
      <w:pPr>
        <w:ind w:left="5040" w:hanging="360"/>
      </w:pPr>
      <w:rPr>
        <w:rFonts w:ascii="Symbol" w:hAnsi="Symbol" w:hint="default"/>
      </w:rPr>
    </w:lvl>
    <w:lvl w:ilvl="7" w:tplc="EAE63B66">
      <w:start w:val="1"/>
      <w:numFmt w:val="bullet"/>
      <w:lvlText w:val="o"/>
      <w:lvlJc w:val="left"/>
      <w:pPr>
        <w:ind w:left="5760" w:hanging="360"/>
      </w:pPr>
      <w:rPr>
        <w:rFonts w:ascii="Courier New" w:hAnsi="Courier New" w:hint="default"/>
      </w:rPr>
    </w:lvl>
    <w:lvl w:ilvl="8" w:tplc="3FE6D564">
      <w:start w:val="1"/>
      <w:numFmt w:val="bullet"/>
      <w:lvlText w:val=""/>
      <w:lvlJc w:val="left"/>
      <w:pPr>
        <w:ind w:left="6480" w:hanging="360"/>
      </w:pPr>
      <w:rPr>
        <w:rFonts w:ascii="Wingdings" w:hAnsi="Wingdings" w:hint="default"/>
      </w:rPr>
    </w:lvl>
  </w:abstractNum>
  <w:abstractNum w:abstractNumId="19" w15:restartNumberingAfterBreak="0">
    <w:nsid w:val="4BD0408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8014C9"/>
    <w:multiLevelType w:val="hybridMultilevel"/>
    <w:tmpl w:val="FFFFFFFF"/>
    <w:lvl w:ilvl="0" w:tplc="757C7DCC">
      <w:start w:val="1"/>
      <w:numFmt w:val="bullet"/>
      <w:lvlText w:val=""/>
      <w:lvlJc w:val="left"/>
      <w:pPr>
        <w:ind w:left="720" w:hanging="360"/>
      </w:pPr>
      <w:rPr>
        <w:rFonts w:ascii="Symbol" w:hAnsi="Symbol" w:hint="default"/>
      </w:rPr>
    </w:lvl>
    <w:lvl w:ilvl="1" w:tplc="7B9EB7FE">
      <w:start w:val="1"/>
      <w:numFmt w:val="bullet"/>
      <w:lvlText w:val="o"/>
      <w:lvlJc w:val="left"/>
      <w:pPr>
        <w:ind w:left="1440" w:hanging="360"/>
      </w:pPr>
      <w:rPr>
        <w:rFonts w:ascii="Courier New" w:hAnsi="Courier New" w:hint="default"/>
      </w:rPr>
    </w:lvl>
    <w:lvl w:ilvl="2" w:tplc="226CDC58">
      <w:start w:val="1"/>
      <w:numFmt w:val="bullet"/>
      <w:lvlText w:val=""/>
      <w:lvlJc w:val="left"/>
      <w:pPr>
        <w:ind w:left="2160" w:hanging="360"/>
      </w:pPr>
      <w:rPr>
        <w:rFonts w:ascii="Wingdings" w:hAnsi="Wingdings" w:hint="default"/>
      </w:rPr>
    </w:lvl>
    <w:lvl w:ilvl="3" w:tplc="B39AC7D0">
      <w:start w:val="1"/>
      <w:numFmt w:val="bullet"/>
      <w:lvlText w:val=""/>
      <w:lvlJc w:val="left"/>
      <w:pPr>
        <w:ind w:left="2880" w:hanging="360"/>
      </w:pPr>
      <w:rPr>
        <w:rFonts w:ascii="Symbol" w:hAnsi="Symbol" w:hint="default"/>
      </w:rPr>
    </w:lvl>
    <w:lvl w:ilvl="4" w:tplc="F8A6BA3A">
      <w:start w:val="1"/>
      <w:numFmt w:val="bullet"/>
      <w:lvlText w:val="o"/>
      <w:lvlJc w:val="left"/>
      <w:pPr>
        <w:ind w:left="3600" w:hanging="360"/>
      </w:pPr>
      <w:rPr>
        <w:rFonts w:ascii="Courier New" w:hAnsi="Courier New" w:hint="default"/>
      </w:rPr>
    </w:lvl>
    <w:lvl w:ilvl="5" w:tplc="F1001212">
      <w:start w:val="1"/>
      <w:numFmt w:val="bullet"/>
      <w:lvlText w:val=""/>
      <w:lvlJc w:val="left"/>
      <w:pPr>
        <w:ind w:left="4320" w:hanging="360"/>
      </w:pPr>
      <w:rPr>
        <w:rFonts w:ascii="Wingdings" w:hAnsi="Wingdings" w:hint="default"/>
      </w:rPr>
    </w:lvl>
    <w:lvl w:ilvl="6" w:tplc="875EB04E">
      <w:start w:val="1"/>
      <w:numFmt w:val="bullet"/>
      <w:lvlText w:val=""/>
      <w:lvlJc w:val="left"/>
      <w:pPr>
        <w:ind w:left="5040" w:hanging="360"/>
      </w:pPr>
      <w:rPr>
        <w:rFonts w:ascii="Symbol" w:hAnsi="Symbol" w:hint="default"/>
      </w:rPr>
    </w:lvl>
    <w:lvl w:ilvl="7" w:tplc="268630FE">
      <w:start w:val="1"/>
      <w:numFmt w:val="bullet"/>
      <w:lvlText w:val="o"/>
      <w:lvlJc w:val="left"/>
      <w:pPr>
        <w:ind w:left="5760" w:hanging="360"/>
      </w:pPr>
      <w:rPr>
        <w:rFonts w:ascii="Courier New" w:hAnsi="Courier New" w:hint="default"/>
      </w:rPr>
    </w:lvl>
    <w:lvl w:ilvl="8" w:tplc="0DD88040">
      <w:start w:val="1"/>
      <w:numFmt w:val="bullet"/>
      <w:lvlText w:val=""/>
      <w:lvlJc w:val="left"/>
      <w:pPr>
        <w:ind w:left="6480" w:hanging="360"/>
      </w:pPr>
      <w:rPr>
        <w:rFonts w:ascii="Wingdings" w:hAnsi="Wingdings" w:hint="default"/>
      </w:rPr>
    </w:lvl>
  </w:abstractNum>
  <w:abstractNum w:abstractNumId="21" w15:restartNumberingAfterBreak="0">
    <w:nsid w:val="5800C11B"/>
    <w:multiLevelType w:val="hybridMultilevel"/>
    <w:tmpl w:val="42645FA8"/>
    <w:lvl w:ilvl="0" w:tplc="09148BA8">
      <w:start w:val="1"/>
      <w:numFmt w:val="bullet"/>
      <w:lvlText w:val="·"/>
      <w:lvlJc w:val="left"/>
      <w:pPr>
        <w:ind w:left="720" w:hanging="360"/>
      </w:pPr>
      <w:rPr>
        <w:rFonts w:ascii="Symbol" w:hAnsi="Symbol" w:hint="default"/>
      </w:rPr>
    </w:lvl>
    <w:lvl w:ilvl="1" w:tplc="3FDE7AA4">
      <w:start w:val="1"/>
      <w:numFmt w:val="bullet"/>
      <w:lvlText w:val="o"/>
      <w:lvlJc w:val="left"/>
      <w:pPr>
        <w:ind w:left="1440" w:hanging="360"/>
      </w:pPr>
      <w:rPr>
        <w:rFonts w:ascii="Courier New" w:hAnsi="Courier New" w:hint="default"/>
      </w:rPr>
    </w:lvl>
    <w:lvl w:ilvl="2" w:tplc="4968A588">
      <w:start w:val="1"/>
      <w:numFmt w:val="bullet"/>
      <w:lvlText w:val=""/>
      <w:lvlJc w:val="left"/>
      <w:pPr>
        <w:ind w:left="2160" w:hanging="360"/>
      </w:pPr>
      <w:rPr>
        <w:rFonts w:ascii="Wingdings" w:hAnsi="Wingdings" w:hint="default"/>
      </w:rPr>
    </w:lvl>
    <w:lvl w:ilvl="3" w:tplc="EEC463C6">
      <w:start w:val="1"/>
      <w:numFmt w:val="bullet"/>
      <w:lvlText w:val=""/>
      <w:lvlJc w:val="left"/>
      <w:pPr>
        <w:ind w:left="2880" w:hanging="360"/>
      </w:pPr>
      <w:rPr>
        <w:rFonts w:ascii="Symbol" w:hAnsi="Symbol" w:hint="default"/>
      </w:rPr>
    </w:lvl>
    <w:lvl w:ilvl="4" w:tplc="0E58C83C">
      <w:start w:val="1"/>
      <w:numFmt w:val="bullet"/>
      <w:lvlText w:val="o"/>
      <w:lvlJc w:val="left"/>
      <w:pPr>
        <w:ind w:left="3600" w:hanging="360"/>
      </w:pPr>
      <w:rPr>
        <w:rFonts w:ascii="Courier New" w:hAnsi="Courier New" w:hint="default"/>
      </w:rPr>
    </w:lvl>
    <w:lvl w:ilvl="5" w:tplc="25582C04">
      <w:start w:val="1"/>
      <w:numFmt w:val="bullet"/>
      <w:lvlText w:val=""/>
      <w:lvlJc w:val="left"/>
      <w:pPr>
        <w:ind w:left="4320" w:hanging="360"/>
      </w:pPr>
      <w:rPr>
        <w:rFonts w:ascii="Wingdings" w:hAnsi="Wingdings" w:hint="default"/>
      </w:rPr>
    </w:lvl>
    <w:lvl w:ilvl="6" w:tplc="FB1C0448">
      <w:start w:val="1"/>
      <w:numFmt w:val="bullet"/>
      <w:lvlText w:val=""/>
      <w:lvlJc w:val="left"/>
      <w:pPr>
        <w:ind w:left="5040" w:hanging="360"/>
      </w:pPr>
      <w:rPr>
        <w:rFonts w:ascii="Symbol" w:hAnsi="Symbol" w:hint="default"/>
      </w:rPr>
    </w:lvl>
    <w:lvl w:ilvl="7" w:tplc="AFE09A74">
      <w:start w:val="1"/>
      <w:numFmt w:val="bullet"/>
      <w:lvlText w:val="o"/>
      <w:lvlJc w:val="left"/>
      <w:pPr>
        <w:ind w:left="5760" w:hanging="360"/>
      </w:pPr>
      <w:rPr>
        <w:rFonts w:ascii="Courier New" w:hAnsi="Courier New" w:hint="default"/>
      </w:rPr>
    </w:lvl>
    <w:lvl w:ilvl="8" w:tplc="053E9586">
      <w:start w:val="1"/>
      <w:numFmt w:val="bullet"/>
      <w:lvlText w:val=""/>
      <w:lvlJc w:val="left"/>
      <w:pPr>
        <w:ind w:left="6480" w:hanging="360"/>
      </w:pPr>
      <w:rPr>
        <w:rFonts w:ascii="Wingdings" w:hAnsi="Wingdings" w:hint="default"/>
      </w:rPr>
    </w:lvl>
  </w:abstractNum>
  <w:abstractNum w:abstractNumId="22" w15:restartNumberingAfterBreak="0">
    <w:nsid w:val="58391BEB"/>
    <w:multiLevelType w:val="hybridMultilevel"/>
    <w:tmpl w:val="FFFFFFFF"/>
    <w:lvl w:ilvl="0" w:tplc="B012543E">
      <w:start w:val="1"/>
      <w:numFmt w:val="bullet"/>
      <w:lvlText w:val=""/>
      <w:lvlJc w:val="left"/>
      <w:pPr>
        <w:ind w:left="720" w:hanging="360"/>
      </w:pPr>
      <w:rPr>
        <w:rFonts w:ascii="Symbol" w:hAnsi="Symbol" w:hint="default"/>
      </w:rPr>
    </w:lvl>
    <w:lvl w:ilvl="1" w:tplc="4EE63150">
      <w:start w:val="1"/>
      <w:numFmt w:val="bullet"/>
      <w:lvlText w:val="o"/>
      <w:lvlJc w:val="left"/>
      <w:pPr>
        <w:ind w:left="1440" w:hanging="360"/>
      </w:pPr>
      <w:rPr>
        <w:rFonts w:ascii="Courier New" w:hAnsi="Courier New" w:hint="default"/>
      </w:rPr>
    </w:lvl>
    <w:lvl w:ilvl="2" w:tplc="170C977C">
      <w:start w:val="1"/>
      <w:numFmt w:val="bullet"/>
      <w:lvlText w:val=""/>
      <w:lvlJc w:val="left"/>
      <w:pPr>
        <w:ind w:left="2160" w:hanging="360"/>
      </w:pPr>
      <w:rPr>
        <w:rFonts w:ascii="Wingdings" w:hAnsi="Wingdings" w:hint="default"/>
      </w:rPr>
    </w:lvl>
    <w:lvl w:ilvl="3" w:tplc="0F0A4844">
      <w:start w:val="1"/>
      <w:numFmt w:val="bullet"/>
      <w:lvlText w:val=""/>
      <w:lvlJc w:val="left"/>
      <w:pPr>
        <w:ind w:left="2880" w:hanging="360"/>
      </w:pPr>
      <w:rPr>
        <w:rFonts w:ascii="Symbol" w:hAnsi="Symbol" w:hint="default"/>
      </w:rPr>
    </w:lvl>
    <w:lvl w:ilvl="4" w:tplc="D6F07164">
      <w:start w:val="1"/>
      <w:numFmt w:val="bullet"/>
      <w:lvlText w:val="o"/>
      <w:lvlJc w:val="left"/>
      <w:pPr>
        <w:ind w:left="3600" w:hanging="360"/>
      </w:pPr>
      <w:rPr>
        <w:rFonts w:ascii="Courier New" w:hAnsi="Courier New" w:hint="default"/>
      </w:rPr>
    </w:lvl>
    <w:lvl w:ilvl="5" w:tplc="645C8912">
      <w:start w:val="1"/>
      <w:numFmt w:val="bullet"/>
      <w:lvlText w:val=""/>
      <w:lvlJc w:val="left"/>
      <w:pPr>
        <w:ind w:left="4320" w:hanging="360"/>
      </w:pPr>
      <w:rPr>
        <w:rFonts w:ascii="Wingdings" w:hAnsi="Wingdings" w:hint="default"/>
      </w:rPr>
    </w:lvl>
    <w:lvl w:ilvl="6" w:tplc="0434B3CA">
      <w:start w:val="1"/>
      <w:numFmt w:val="bullet"/>
      <w:lvlText w:val=""/>
      <w:lvlJc w:val="left"/>
      <w:pPr>
        <w:ind w:left="5040" w:hanging="360"/>
      </w:pPr>
      <w:rPr>
        <w:rFonts w:ascii="Symbol" w:hAnsi="Symbol" w:hint="default"/>
      </w:rPr>
    </w:lvl>
    <w:lvl w:ilvl="7" w:tplc="EF925BF2">
      <w:start w:val="1"/>
      <w:numFmt w:val="bullet"/>
      <w:lvlText w:val="o"/>
      <w:lvlJc w:val="left"/>
      <w:pPr>
        <w:ind w:left="5760" w:hanging="360"/>
      </w:pPr>
      <w:rPr>
        <w:rFonts w:ascii="Courier New" w:hAnsi="Courier New" w:hint="default"/>
      </w:rPr>
    </w:lvl>
    <w:lvl w:ilvl="8" w:tplc="DB18CC82">
      <w:start w:val="1"/>
      <w:numFmt w:val="bullet"/>
      <w:lvlText w:val=""/>
      <w:lvlJc w:val="left"/>
      <w:pPr>
        <w:ind w:left="6480" w:hanging="360"/>
      </w:pPr>
      <w:rPr>
        <w:rFonts w:ascii="Wingdings" w:hAnsi="Wingdings" w:hint="default"/>
      </w:rPr>
    </w:lvl>
  </w:abstractNum>
  <w:abstractNum w:abstractNumId="23" w15:restartNumberingAfterBreak="0">
    <w:nsid w:val="65FA76C3"/>
    <w:multiLevelType w:val="multilevel"/>
    <w:tmpl w:val="B91AA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10056C8"/>
    <w:multiLevelType w:val="multilevel"/>
    <w:tmpl w:val="0BD097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495BD71"/>
    <w:multiLevelType w:val="hybridMultilevel"/>
    <w:tmpl w:val="FFFFFFFF"/>
    <w:lvl w:ilvl="0" w:tplc="E8FE14A0">
      <w:start w:val="1"/>
      <w:numFmt w:val="bullet"/>
      <w:lvlText w:val=""/>
      <w:lvlJc w:val="left"/>
      <w:pPr>
        <w:ind w:left="720" w:hanging="360"/>
      </w:pPr>
      <w:rPr>
        <w:rFonts w:ascii="Symbol" w:hAnsi="Symbol" w:hint="default"/>
      </w:rPr>
    </w:lvl>
    <w:lvl w:ilvl="1" w:tplc="A768B6C8">
      <w:start w:val="1"/>
      <w:numFmt w:val="bullet"/>
      <w:lvlText w:val="o"/>
      <w:lvlJc w:val="left"/>
      <w:pPr>
        <w:ind w:left="1440" w:hanging="360"/>
      </w:pPr>
      <w:rPr>
        <w:rFonts w:ascii="Courier New" w:hAnsi="Courier New" w:hint="default"/>
      </w:rPr>
    </w:lvl>
    <w:lvl w:ilvl="2" w:tplc="A7480DE4">
      <w:start w:val="1"/>
      <w:numFmt w:val="bullet"/>
      <w:lvlText w:val=""/>
      <w:lvlJc w:val="left"/>
      <w:pPr>
        <w:ind w:left="2160" w:hanging="360"/>
      </w:pPr>
      <w:rPr>
        <w:rFonts w:ascii="Wingdings" w:hAnsi="Wingdings" w:hint="default"/>
      </w:rPr>
    </w:lvl>
    <w:lvl w:ilvl="3" w:tplc="696EFE12">
      <w:start w:val="1"/>
      <w:numFmt w:val="bullet"/>
      <w:lvlText w:val=""/>
      <w:lvlJc w:val="left"/>
      <w:pPr>
        <w:ind w:left="2880" w:hanging="360"/>
      </w:pPr>
      <w:rPr>
        <w:rFonts w:ascii="Symbol" w:hAnsi="Symbol" w:hint="default"/>
      </w:rPr>
    </w:lvl>
    <w:lvl w:ilvl="4" w:tplc="A23EB9F4">
      <w:start w:val="1"/>
      <w:numFmt w:val="bullet"/>
      <w:lvlText w:val="o"/>
      <w:lvlJc w:val="left"/>
      <w:pPr>
        <w:ind w:left="3600" w:hanging="360"/>
      </w:pPr>
      <w:rPr>
        <w:rFonts w:ascii="Courier New" w:hAnsi="Courier New" w:hint="default"/>
      </w:rPr>
    </w:lvl>
    <w:lvl w:ilvl="5" w:tplc="55308286">
      <w:start w:val="1"/>
      <w:numFmt w:val="bullet"/>
      <w:lvlText w:val=""/>
      <w:lvlJc w:val="left"/>
      <w:pPr>
        <w:ind w:left="4320" w:hanging="360"/>
      </w:pPr>
      <w:rPr>
        <w:rFonts w:ascii="Wingdings" w:hAnsi="Wingdings" w:hint="default"/>
      </w:rPr>
    </w:lvl>
    <w:lvl w:ilvl="6" w:tplc="BF500616">
      <w:start w:val="1"/>
      <w:numFmt w:val="bullet"/>
      <w:lvlText w:val=""/>
      <w:lvlJc w:val="left"/>
      <w:pPr>
        <w:ind w:left="5040" w:hanging="360"/>
      </w:pPr>
      <w:rPr>
        <w:rFonts w:ascii="Symbol" w:hAnsi="Symbol" w:hint="default"/>
      </w:rPr>
    </w:lvl>
    <w:lvl w:ilvl="7" w:tplc="B4F0E91E">
      <w:start w:val="1"/>
      <w:numFmt w:val="bullet"/>
      <w:lvlText w:val="o"/>
      <w:lvlJc w:val="left"/>
      <w:pPr>
        <w:ind w:left="5760" w:hanging="360"/>
      </w:pPr>
      <w:rPr>
        <w:rFonts w:ascii="Courier New" w:hAnsi="Courier New" w:hint="default"/>
      </w:rPr>
    </w:lvl>
    <w:lvl w:ilvl="8" w:tplc="C50292E0">
      <w:start w:val="1"/>
      <w:numFmt w:val="bullet"/>
      <w:lvlText w:val=""/>
      <w:lvlJc w:val="left"/>
      <w:pPr>
        <w:ind w:left="6480" w:hanging="360"/>
      </w:pPr>
      <w:rPr>
        <w:rFonts w:ascii="Wingdings" w:hAnsi="Wingdings" w:hint="default"/>
      </w:rPr>
    </w:lvl>
  </w:abstractNum>
  <w:abstractNum w:abstractNumId="26" w15:restartNumberingAfterBreak="0">
    <w:nsid w:val="7FA07477"/>
    <w:multiLevelType w:val="multilevel"/>
    <w:tmpl w:val="BA5E1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9597258">
    <w:abstractNumId w:val="10"/>
  </w:num>
  <w:num w:numId="2" w16cid:durableId="1511598814">
    <w:abstractNumId w:val="17"/>
  </w:num>
  <w:num w:numId="3" w16cid:durableId="2087262658">
    <w:abstractNumId w:val="20"/>
  </w:num>
  <w:num w:numId="4" w16cid:durableId="293413491">
    <w:abstractNumId w:val="13"/>
  </w:num>
  <w:num w:numId="5" w16cid:durableId="997266365">
    <w:abstractNumId w:val="14"/>
  </w:num>
  <w:num w:numId="6" w16cid:durableId="1141922890">
    <w:abstractNumId w:val="22"/>
  </w:num>
  <w:num w:numId="7" w16cid:durableId="285934499">
    <w:abstractNumId w:val="25"/>
  </w:num>
  <w:num w:numId="8" w16cid:durableId="838344997">
    <w:abstractNumId w:val="9"/>
  </w:num>
  <w:num w:numId="9" w16cid:durableId="1785539798">
    <w:abstractNumId w:val="23"/>
  </w:num>
  <w:num w:numId="10" w16cid:durableId="2015304359">
    <w:abstractNumId w:val="26"/>
  </w:num>
  <w:num w:numId="11" w16cid:durableId="574899383">
    <w:abstractNumId w:val="24"/>
  </w:num>
  <w:num w:numId="12" w16cid:durableId="983968441">
    <w:abstractNumId w:val="19"/>
  </w:num>
  <w:num w:numId="13" w16cid:durableId="756513412">
    <w:abstractNumId w:val="15"/>
  </w:num>
  <w:num w:numId="14" w16cid:durableId="1071123344">
    <w:abstractNumId w:val="8"/>
  </w:num>
  <w:num w:numId="15" w16cid:durableId="1127508490">
    <w:abstractNumId w:val="12"/>
  </w:num>
  <w:num w:numId="16" w16cid:durableId="672027475">
    <w:abstractNumId w:val="21"/>
  </w:num>
  <w:num w:numId="17" w16cid:durableId="1205287900">
    <w:abstractNumId w:val="16"/>
  </w:num>
  <w:num w:numId="18" w16cid:durableId="905337695">
    <w:abstractNumId w:val="11"/>
  </w:num>
  <w:num w:numId="19" w16cid:durableId="890113106">
    <w:abstractNumId w:val="6"/>
  </w:num>
  <w:num w:numId="20" w16cid:durableId="1221870115">
    <w:abstractNumId w:val="5"/>
  </w:num>
  <w:num w:numId="21" w16cid:durableId="861631700">
    <w:abstractNumId w:val="4"/>
  </w:num>
  <w:num w:numId="22" w16cid:durableId="1904290160">
    <w:abstractNumId w:val="7"/>
  </w:num>
  <w:num w:numId="23" w16cid:durableId="1522281334">
    <w:abstractNumId w:val="3"/>
  </w:num>
  <w:num w:numId="24" w16cid:durableId="1142498706">
    <w:abstractNumId w:val="2"/>
  </w:num>
  <w:num w:numId="25" w16cid:durableId="1730612904">
    <w:abstractNumId w:val="1"/>
  </w:num>
  <w:num w:numId="26" w16cid:durableId="1634019052">
    <w:abstractNumId w:val="0"/>
  </w:num>
  <w:num w:numId="27" w16cid:durableId="4088172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F26"/>
    <w:rsid w:val="000001DD"/>
    <w:rsid w:val="000003C5"/>
    <w:rsid w:val="00001A37"/>
    <w:rsid w:val="00001EAA"/>
    <w:rsid w:val="0000264F"/>
    <w:rsid w:val="00003B65"/>
    <w:rsid w:val="00003C29"/>
    <w:rsid w:val="00003FBA"/>
    <w:rsid w:val="0000502F"/>
    <w:rsid w:val="00006E01"/>
    <w:rsid w:val="00006F2E"/>
    <w:rsid w:val="0000760D"/>
    <w:rsid w:val="00007642"/>
    <w:rsid w:val="000076B2"/>
    <w:rsid w:val="00007927"/>
    <w:rsid w:val="0000793E"/>
    <w:rsid w:val="00007BD6"/>
    <w:rsid w:val="00010638"/>
    <w:rsid w:val="00011413"/>
    <w:rsid w:val="00015894"/>
    <w:rsid w:val="00015D77"/>
    <w:rsid w:val="000160A3"/>
    <w:rsid w:val="0001679C"/>
    <w:rsid w:val="00016B99"/>
    <w:rsid w:val="000211D0"/>
    <w:rsid w:val="000216F4"/>
    <w:rsid w:val="00021A38"/>
    <w:rsid w:val="00021B8D"/>
    <w:rsid w:val="000226B5"/>
    <w:rsid w:val="00022D3D"/>
    <w:rsid w:val="000240C6"/>
    <w:rsid w:val="00024182"/>
    <w:rsid w:val="00024F65"/>
    <w:rsid w:val="00024FA4"/>
    <w:rsid w:val="000254B4"/>
    <w:rsid w:val="00025B8B"/>
    <w:rsid w:val="00025F4D"/>
    <w:rsid w:val="00026ABA"/>
    <w:rsid w:val="00027066"/>
    <w:rsid w:val="00027BCB"/>
    <w:rsid w:val="000305D8"/>
    <w:rsid w:val="000310EC"/>
    <w:rsid w:val="00031908"/>
    <w:rsid w:val="00031AB6"/>
    <w:rsid w:val="0003216F"/>
    <w:rsid w:val="00032817"/>
    <w:rsid w:val="00032E7F"/>
    <w:rsid w:val="0003356F"/>
    <w:rsid w:val="00033F83"/>
    <w:rsid w:val="00034F4E"/>
    <w:rsid w:val="00035859"/>
    <w:rsid w:val="000358B9"/>
    <w:rsid w:val="00035D70"/>
    <w:rsid w:val="0003604D"/>
    <w:rsid w:val="00036548"/>
    <w:rsid w:val="000367ED"/>
    <w:rsid w:val="00036FA0"/>
    <w:rsid w:val="000371B8"/>
    <w:rsid w:val="00037806"/>
    <w:rsid w:val="00037EED"/>
    <w:rsid w:val="00040CC8"/>
    <w:rsid w:val="00041B87"/>
    <w:rsid w:val="000422EE"/>
    <w:rsid w:val="000426AC"/>
    <w:rsid w:val="00042A2F"/>
    <w:rsid w:val="00042AB0"/>
    <w:rsid w:val="00043686"/>
    <w:rsid w:val="0004376D"/>
    <w:rsid w:val="00044A37"/>
    <w:rsid w:val="000452DA"/>
    <w:rsid w:val="00046082"/>
    <w:rsid w:val="000464AA"/>
    <w:rsid w:val="00047CB4"/>
    <w:rsid w:val="00050230"/>
    <w:rsid w:val="00050273"/>
    <w:rsid w:val="00050D2F"/>
    <w:rsid w:val="00051320"/>
    <w:rsid w:val="00051B9D"/>
    <w:rsid w:val="000534B6"/>
    <w:rsid w:val="000537D9"/>
    <w:rsid w:val="00053F27"/>
    <w:rsid w:val="00054250"/>
    <w:rsid w:val="000545F3"/>
    <w:rsid w:val="00055E1E"/>
    <w:rsid w:val="0005604C"/>
    <w:rsid w:val="000560A0"/>
    <w:rsid w:val="00057664"/>
    <w:rsid w:val="00060BEB"/>
    <w:rsid w:val="00060C69"/>
    <w:rsid w:val="00060F3B"/>
    <w:rsid w:val="00061668"/>
    <w:rsid w:val="0006181F"/>
    <w:rsid w:val="00062893"/>
    <w:rsid w:val="00062B0F"/>
    <w:rsid w:val="00062F58"/>
    <w:rsid w:val="0006537C"/>
    <w:rsid w:val="000666D0"/>
    <w:rsid w:val="00066A79"/>
    <w:rsid w:val="00066FA9"/>
    <w:rsid w:val="00067BEB"/>
    <w:rsid w:val="000724B5"/>
    <w:rsid w:val="000727FA"/>
    <w:rsid w:val="000728A3"/>
    <w:rsid w:val="000728A8"/>
    <w:rsid w:val="000747FD"/>
    <w:rsid w:val="00074A5D"/>
    <w:rsid w:val="0007577F"/>
    <w:rsid w:val="0007633B"/>
    <w:rsid w:val="00076E93"/>
    <w:rsid w:val="00080077"/>
    <w:rsid w:val="000801F1"/>
    <w:rsid w:val="00080E7B"/>
    <w:rsid w:val="00081AFC"/>
    <w:rsid w:val="00082507"/>
    <w:rsid w:val="000826D7"/>
    <w:rsid w:val="00082860"/>
    <w:rsid w:val="00082DDD"/>
    <w:rsid w:val="000830A2"/>
    <w:rsid w:val="000835F0"/>
    <w:rsid w:val="00084C09"/>
    <w:rsid w:val="00085844"/>
    <w:rsid w:val="00086EA9"/>
    <w:rsid w:val="0009053C"/>
    <w:rsid w:val="000907DD"/>
    <w:rsid w:val="00090C23"/>
    <w:rsid w:val="00090D2B"/>
    <w:rsid w:val="0009273F"/>
    <w:rsid w:val="00092818"/>
    <w:rsid w:val="00092F96"/>
    <w:rsid w:val="00093C53"/>
    <w:rsid w:val="00094707"/>
    <w:rsid w:val="00094C6E"/>
    <w:rsid w:val="00094DDE"/>
    <w:rsid w:val="00095929"/>
    <w:rsid w:val="00096D6A"/>
    <w:rsid w:val="00097281"/>
    <w:rsid w:val="000977A0"/>
    <w:rsid w:val="000979F0"/>
    <w:rsid w:val="000A0334"/>
    <w:rsid w:val="000A0C8A"/>
    <w:rsid w:val="000A0DCC"/>
    <w:rsid w:val="000A1DBD"/>
    <w:rsid w:val="000A283A"/>
    <w:rsid w:val="000A287E"/>
    <w:rsid w:val="000A34B3"/>
    <w:rsid w:val="000A4363"/>
    <w:rsid w:val="000A4436"/>
    <w:rsid w:val="000A5A1D"/>
    <w:rsid w:val="000A5B87"/>
    <w:rsid w:val="000A762A"/>
    <w:rsid w:val="000B01B9"/>
    <w:rsid w:val="000B03D0"/>
    <w:rsid w:val="000B0637"/>
    <w:rsid w:val="000B08E6"/>
    <w:rsid w:val="000B0B5B"/>
    <w:rsid w:val="000B1282"/>
    <w:rsid w:val="000B19D2"/>
    <w:rsid w:val="000B24D0"/>
    <w:rsid w:val="000B3AE5"/>
    <w:rsid w:val="000B3DF4"/>
    <w:rsid w:val="000B4A79"/>
    <w:rsid w:val="000B59C4"/>
    <w:rsid w:val="000B68B5"/>
    <w:rsid w:val="000B699E"/>
    <w:rsid w:val="000C1D2E"/>
    <w:rsid w:val="000C2A90"/>
    <w:rsid w:val="000C2F4D"/>
    <w:rsid w:val="000C2FAF"/>
    <w:rsid w:val="000C3CC9"/>
    <w:rsid w:val="000C3E3E"/>
    <w:rsid w:val="000C442D"/>
    <w:rsid w:val="000C4DF6"/>
    <w:rsid w:val="000C5129"/>
    <w:rsid w:val="000C67A5"/>
    <w:rsid w:val="000C7451"/>
    <w:rsid w:val="000C747D"/>
    <w:rsid w:val="000D01DF"/>
    <w:rsid w:val="000D0A41"/>
    <w:rsid w:val="000D2D5C"/>
    <w:rsid w:val="000D34BA"/>
    <w:rsid w:val="000D3DED"/>
    <w:rsid w:val="000D4527"/>
    <w:rsid w:val="000D5558"/>
    <w:rsid w:val="000D570C"/>
    <w:rsid w:val="000D5D16"/>
    <w:rsid w:val="000D638D"/>
    <w:rsid w:val="000D696F"/>
    <w:rsid w:val="000D6CBD"/>
    <w:rsid w:val="000D7AB2"/>
    <w:rsid w:val="000D7AF2"/>
    <w:rsid w:val="000D7C03"/>
    <w:rsid w:val="000E18DB"/>
    <w:rsid w:val="000E498E"/>
    <w:rsid w:val="000E5BCB"/>
    <w:rsid w:val="000E5C89"/>
    <w:rsid w:val="000E62DC"/>
    <w:rsid w:val="000E65DA"/>
    <w:rsid w:val="000F1767"/>
    <w:rsid w:val="000F1811"/>
    <w:rsid w:val="000F1DC9"/>
    <w:rsid w:val="000F29A4"/>
    <w:rsid w:val="000F2B58"/>
    <w:rsid w:val="000F44D0"/>
    <w:rsid w:val="000F466A"/>
    <w:rsid w:val="000F4D89"/>
    <w:rsid w:val="000F5CAB"/>
    <w:rsid w:val="000F6905"/>
    <w:rsid w:val="000F7428"/>
    <w:rsid w:val="00100F85"/>
    <w:rsid w:val="00101428"/>
    <w:rsid w:val="0010145E"/>
    <w:rsid w:val="00102262"/>
    <w:rsid w:val="00104667"/>
    <w:rsid w:val="00104A76"/>
    <w:rsid w:val="00105442"/>
    <w:rsid w:val="001055A1"/>
    <w:rsid w:val="0010563F"/>
    <w:rsid w:val="00106193"/>
    <w:rsid w:val="00106752"/>
    <w:rsid w:val="0011139C"/>
    <w:rsid w:val="0011186B"/>
    <w:rsid w:val="001121A5"/>
    <w:rsid w:val="001122CB"/>
    <w:rsid w:val="001125A3"/>
    <w:rsid w:val="00112605"/>
    <w:rsid w:val="00112E0E"/>
    <w:rsid w:val="00113706"/>
    <w:rsid w:val="00114220"/>
    <w:rsid w:val="0011438D"/>
    <w:rsid w:val="0011443D"/>
    <w:rsid w:val="0011444A"/>
    <w:rsid w:val="001149DE"/>
    <w:rsid w:val="00115B71"/>
    <w:rsid w:val="00115D79"/>
    <w:rsid w:val="00116808"/>
    <w:rsid w:val="00116CDA"/>
    <w:rsid w:val="00117516"/>
    <w:rsid w:val="00117E88"/>
    <w:rsid w:val="001201B2"/>
    <w:rsid w:val="00121318"/>
    <w:rsid w:val="00122D0D"/>
    <w:rsid w:val="001234EE"/>
    <w:rsid w:val="001236CB"/>
    <w:rsid w:val="00123CBC"/>
    <w:rsid w:val="00123D1C"/>
    <w:rsid w:val="00124437"/>
    <w:rsid w:val="0012474C"/>
    <w:rsid w:val="00124837"/>
    <w:rsid w:val="001253AE"/>
    <w:rsid w:val="00125907"/>
    <w:rsid w:val="00125B5E"/>
    <w:rsid w:val="001267E4"/>
    <w:rsid w:val="00126D3F"/>
    <w:rsid w:val="00127271"/>
    <w:rsid w:val="001278FE"/>
    <w:rsid w:val="0013026E"/>
    <w:rsid w:val="001307CF"/>
    <w:rsid w:val="001308E2"/>
    <w:rsid w:val="00130910"/>
    <w:rsid w:val="00131DCC"/>
    <w:rsid w:val="001327AC"/>
    <w:rsid w:val="0013328E"/>
    <w:rsid w:val="00133762"/>
    <w:rsid w:val="001338B1"/>
    <w:rsid w:val="00135357"/>
    <w:rsid w:val="001353F1"/>
    <w:rsid w:val="0013793A"/>
    <w:rsid w:val="00140391"/>
    <w:rsid w:val="00140DF1"/>
    <w:rsid w:val="00142091"/>
    <w:rsid w:val="001432A9"/>
    <w:rsid w:val="00143900"/>
    <w:rsid w:val="00143A41"/>
    <w:rsid w:val="00144FDA"/>
    <w:rsid w:val="0014602D"/>
    <w:rsid w:val="0014753C"/>
    <w:rsid w:val="00150120"/>
    <w:rsid w:val="0015067C"/>
    <w:rsid w:val="00151580"/>
    <w:rsid w:val="0015179D"/>
    <w:rsid w:val="00151C68"/>
    <w:rsid w:val="00151EBC"/>
    <w:rsid w:val="00151F95"/>
    <w:rsid w:val="00152270"/>
    <w:rsid w:val="00152E3D"/>
    <w:rsid w:val="001539F1"/>
    <w:rsid w:val="00155ACC"/>
    <w:rsid w:val="001562D9"/>
    <w:rsid w:val="00156EFE"/>
    <w:rsid w:val="001600F9"/>
    <w:rsid w:val="00160A43"/>
    <w:rsid w:val="00161A02"/>
    <w:rsid w:val="0016283F"/>
    <w:rsid w:val="00162B05"/>
    <w:rsid w:val="00163105"/>
    <w:rsid w:val="0016366B"/>
    <w:rsid w:val="00163FBE"/>
    <w:rsid w:val="00164222"/>
    <w:rsid w:val="001650FD"/>
    <w:rsid w:val="001652B7"/>
    <w:rsid w:val="001655A4"/>
    <w:rsid w:val="001659AD"/>
    <w:rsid w:val="00165AD4"/>
    <w:rsid w:val="00166051"/>
    <w:rsid w:val="00166CEE"/>
    <w:rsid w:val="0016733C"/>
    <w:rsid w:val="00167AB3"/>
    <w:rsid w:val="001705EA"/>
    <w:rsid w:val="00171343"/>
    <w:rsid w:val="00171411"/>
    <w:rsid w:val="001714A4"/>
    <w:rsid w:val="0017166E"/>
    <w:rsid w:val="001723A3"/>
    <w:rsid w:val="001731C9"/>
    <w:rsid w:val="0017329D"/>
    <w:rsid w:val="0017380C"/>
    <w:rsid w:val="00173823"/>
    <w:rsid w:val="001739C2"/>
    <w:rsid w:val="00173D0A"/>
    <w:rsid w:val="00175D11"/>
    <w:rsid w:val="001766A9"/>
    <w:rsid w:val="00176A77"/>
    <w:rsid w:val="00176C59"/>
    <w:rsid w:val="0017746B"/>
    <w:rsid w:val="0018079F"/>
    <w:rsid w:val="00184570"/>
    <w:rsid w:val="00184578"/>
    <w:rsid w:val="00184B1E"/>
    <w:rsid w:val="00185630"/>
    <w:rsid w:val="00186C86"/>
    <w:rsid w:val="00187408"/>
    <w:rsid w:val="001878A5"/>
    <w:rsid w:val="00187DBC"/>
    <w:rsid w:val="00190825"/>
    <w:rsid w:val="00190F21"/>
    <w:rsid w:val="00191695"/>
    <w:rsid w:val="001919AA"/>
    <w:rsid w:val="00192B2C"/>
    <w:rsid w:val="00193498"/>
    <w:rsid w:val="001937C9"/>
    <w:rsid w:val="00193F4C"/>
    <w:rsid w:val="00194570"/>
    <w:rsid w:val="001948E2"/>
    <w:rsid w:val="001948E8"/>
    <w:rsid w:val="00195282"/>
    <w:rsid w:val="00195E9F"/>
    <w:rsid w:val="00196199"/>
    <w:rsid w:val="001968FB"/>
    <w:rsid w:val="001975C2"/>
    <w:rsid w:val="001A0184"/>
    <w:rsid w:val="001A02C4"/>
    <w:rsid w:val="001A0FA9"/>
    <w:rsid w:val="001A19A4"/>
    <w:rsid w:val="001A19A5"/>
    <w:rsid w:val="001A3A85"/>
    <w:rsid w:val="001A4279"/>
    <w:rsid w:val="001A564E"/>
    <w:rsid w:val="001B00BD"/>
    <w:rsid w:val="001B07A2"/>
    <w:rsid w:val="001B1B43"/>
    <w:rsid w:val="001B23BA"/>
    <w:rsid w:val="001B4694"/>
    <w:rsid w:val="001B48C6"/>
    <w:rsid w:val="001B613E"/>
    <w:rsid w:val="001B6185"/>
    <w:rsid w:val="001B61B7"/>
    <w:rsid w:val="001B6920"/>
    <w:rsid w:val="001C002D"/>
    <w:rsid w:val="001C08C4"/>
    <w:rsid w:val="001C13DF"/>
    <w:rsid w:val="001C2511"/>
    <w:rsid w:val="001C276F"/>
    <w:rsid w:val="001C33A0"/>
    <w:rsid w:val="001C3CDF"/>
    <w:rsid w:val="001C46AC"/>
    <w:rsid w:val="001C48D3"/>
    <w:rsid w:val="001C4AFD"/>
    <w:rsid w:val="001C5125"/>
    <w:rsid w:val="001C62A6"/>
    <w:rsid w:val="001D2C99"/>
    <w:rsid w:val="001D3597"/>
    <w:rsid w:val="001D3B70"/>
    <w:rsid w:val="001D4F1B"/>
    <w:rsid w:val="001D5279"/>
    <w:rsid w:val="001D5AD3"/>
    <w:rsid w:val="001D6E3D"/>
    <w:rsid w:val="001D7054"/>
    <w:rsid w:val="001D77B4"/>
    <w:rsid w:val="001E033D"/>
    <w:rsid w:val="001E1340"/>
    <w:rsid w:val="001E1A01"/>
    <w:rsid w:val="001E21C7"/>
    <w:rsid w:val="001E2282"/>
    <w:rsid w:val="001E258D"/>
    <w:rsid w:val="001E2A8F"/>
    <w:rsid w:val="001E329E"/>
    <w:rsid w:val="001E34DA"/>
    <w:rsid w:val="001E3D9C"/>
    <w:rsid w:val="001E414C"/>
    <w:rsid w:val="001E4873"/>
    <w:rsid w:val="001E4EE3"/>
    <w:rsid w:val="001E4FB8"/>
    <w:rsid w:val="001E5028"/>
    <w:rsid w:val="001E5799"/>
    <w:rsid w:val="001E58E5"/>
    <w:rsid w:val="001F0E15"/>
    <w:rsid w:val="001F25D9"/>
    <w:rsid w:val="001F2C89"/>
    <w:rsid w:val="001F2CB2"/>
    <w:rsid w:val="001F3ACE"/>
    <w:rsid w:val="001F4EB6"/>
    <w:rsid w:val="001F6AB2"/>
    <w:rsid w:val="00200F53"/>
    <w:rsid w:val="00201A22"/>
    <w:rsid w:val="00201F90"/>
    <w:rsid w:val="002026F9"/>
    <w:rsid w:val="00204553"/>
    <w:rsid w:val="002057DA"/>
    <w:rsid w:val="00206198"/>
    <w:rsid w:val="002070A4"/>
    <w:rsid w:val="0020750C"/>
    <w:rsid w:val="0020783C"/>
    <w:rsid w:val="0021014B"/>
    <w:rsid w:val="00210ACA"/>
    <w:rsid w:val="00212EBA"/>
    <w:rsid w:val="00213286"/>
    <w:rsid w:val="002134D1"/>
    <w:rsid w:val="0021404A"/>
    <w:rsid w:val="002152DC"/>
    <w:rsid w:val="00215F6C"/>
    <w:rsid w:val="002203C2"/>
    <w:rsid w:val="00221AF2"/>
    <w:rsid w:val="002225AD"/>
    <w:rsid w:val="002235D7"/>
    <w:rsid w:val="002237A3"/>
    <w:rsid w:val="00223AE8"/>
    <w:rsid w:val="00224335"/>
    <w:rsid w:val="00224E7C"/>
    <w:rsid w:val="002252BE"/>
    <w:rsid w:val="00225583"/>
    <w:rsid w:val="00225672"/>
    <w:rsid w:val="0022584D"/>
    <w:rsid w:val="002259B0"/>
    <w:rsid w:val="00225DFE"/>
    <w:rsid w:val="00225E03"/>
    <w:rsid w:val="002264BB"/>
    <w:rsid w:val="002265FA"/>
    <w:rsid w:val="00226AAA"/>
    <w:rsid w:val="00226E0F"/>
    <w:rsid w:val="00227E66"/>
    <w:rsid w:val="002316AB"/>
    <w:rsid w:val="002328C6"/>
    <w:rsid w:val="00232A3E"/>
    <w:rsid w:val="00234539"/>
    <w:rsid w:val="00235393"/>
    <w:rsid w:val="00235516"/>
    <w:rsid w:val="002370FE"/>
    <w:rsid w:val="00237938"/>
    <w:rsid w:val="0023796A"/>
    <w:rsid w:val="00237B10"/>
    <w:rsid w:val="0024110D"/>
    <w:rsid w:val="0024161E"/>
    <w:rsid w:val="0024348B"/>
    <w:rsid w:val="002436F7"/>
    <w:rsid w:val="00243E8A"/>
    <w:rsid w:val="00245ADE"/>
    <w:rsid w:val="00245D85"/>
    <w:rsid w:val="002479BB"/>
    <w:rsid w:val="002517CE"/>
    <w:rsid w:val="002525B8"/>
    <w:rsid w:val="00252D55"/>
    <w:rsid w:val="00252F4C"/>
    <w:rsid w:val="00253592"/>
    <w:rsid w:val="00253995"/>
    <w:rsid w:val="00253C55"/>
    <w:rsid w:val="00254072"/>
    <w:rsid w:val="00254833"/>
    <w:rsid w:val="002569F1"/>
    <w:rsid w:val="00257260"/>
    <w:rsid w:val="00257D93"/>
    <w:rsid w:val="00260378"/>
    <w:rsid w:val="0026118A"/>
    <w:rsid w:val="00261B48"/>
    <w:rsid w:val="00261F19"/>
    <w:rsid w:val="002627F7"/>
    <w:rsid w:val="00262E80"/>
    <w:rsid w:val="00263124"/>
    <w:rsid w:val="00265446"/>
    <w:rsid w:val="002659E0"/>
    <w:rsid w:val="00265A3D"/>
    <w:rsid w:val="00265ED5"/>
    <w:rsid w:val="002673AF"/>
    <w:rsid w:val="002676A9"/>
    <w:rsid w:val="002704A3"/>
    <w:rsid w:val="002714A4"/>
    <w:rsid w:val="002721FD"/>
    <w:rsid w:val="002734CA"/>
    <w:rsid w:val="00273B56"/>
    <w:rsid w:val="002748A8"/>
    <w:rsid w:val="00277789"/>
    <w:rsid w:val="002777A1"/>
    <w:rsid w:val="00281970"/>
    <w:rsid w:val="00281D77"/>
    <w:rsid w:val="0028207F"/>
    <w:rsid w:val="00282F40"/>
    <w:rsid w:val="00284451"/>
    <w:rsid w:val="00284617"/>
    <w:rsid w:val="00285177"/>
    <w:rsid w:val="00286662"/>
    <w:rsid w:val="002875E0"/>
    <w:rsid w:val="002901F0"/>
    <w:rsid w:val="00290C0F"/>
    <w:rsid w:val="00291551"/>
    <w:rsid w:val="00292FB2"/>
    <w:rsid w:val="00293AB7"/>
    <w:rsid w:val="002941DD"/>
    <w:rsid w:val="00294240"/>
    <w:rsid w:val="00294409"/>
    <w:rsid w:val="002953C8"/>
    <w:rsid w:val="00295F0E"/>
    <w:rsid w:val="002960EE"/>
    <w:rsid w:val="00296D53"/>
    <w:rsid w:val="002979E0"/>
    <w:rsid w:val="00297B3D"/>
    <w:rsid w:val="00297D86"/>
    <w:rsid w:val="002A0CB3"/>
    <w:rsid w:val="002A0CFE"/>
    <w:rsid w:val="002A2104"/>
    <w:rsid w:val="002A22C5"/>
    <w:rsid w:val="002A2D0B"/>
    <w:rsid w:val="002A38B3"/>
    <w:rsid w:val="002A47FE"/>
    <w:rsid w:val="002A502C"/>
    <w:rsid w:val="002A5894"/>
    <w:rsid w:val="002A66A8"/>
    <w:rsid w:val="002B0BE8"/>
    <w:rsid w:val="002B0D70"/>
    <w:rsid w:val="002B1A2A"/>
    <w:rsid w:val="002B1FA1"/>
    <w:rsid w:val="002B2CC3"/>
    <w:rsid w:val="002B328C"/>
    <w:rsid w:val="002B44F8"/>
    <w:rsid w:val="002B541F"/>
    <w:rsid w:val="002B5448"/>
    <w:rsid w:val="002B586E"/>
    <w:rsid w:val="002B5969"/>
    <w:rsid w:val="002B5A6C"/>
    <w:rsid w:val="002B6065"/>
    <w:rsid w:val="002B6AE7"/>
    <w:rsid w:val="002C0535"/>
    <w:rsid w:val="002C067A"/>
    <w:rsid w:val="002C081B"/>
    <w:rsid w:val="002C098F"/>
    <w:rsid w:val="002C12DC"/>
    <w:rsid w:val="002C1788"/>
    <w:rsid w:val="002C17D0"/>
    <w:rsid w:val="002C1B9B"/>
    <w:rsid w:val="002C2414"/>
    <w:rsid w:val="002C2A5E"/>
    <w:rsid w:val="002C32A2"/>
    <w:rsid w:val="002C336D"/>
    <w:rsid w:val="002C3679"/>
    <w:rsid w:val="002C40E5"/>
    <w:rsid w:val="002C454C"/>
    <w:rsid w:val="002C5596"/>
    <w:rsid w:val="002C69E1"/>
    <w:rsid w:val="002C7FD8"/>
    <w:rsid w:val="002D0412"/>
    <w:rsid w:val="002D088A"/>
    <w:rsid w:val="002D14CC"/>
    <w:rsid w:val="002D16CB"/>
    <w:rsid w:val="002D176F"/>
    <w:rsid w:val="002D24AB"/>
    <w:rsid w:val="002D45FF"/>
    <w:rsid w:val="002D4922"/>
    <w:rsid w:val="002D49BF"/>
    <w:rsid w:val="002D61D2"/>
    <w:rsid w:val="002D7EB0"/>
    <w:rsid w:val="002E03CA"/>
    <w:rsid w:val="002E0D9E"/>
    <w:rsid w:val="002E1279"/>
    <w:rsid w:val="002E18B4"/>
    <w:rsid w:val="002E37CC"/>
    <w:rsid w:val="002E42D3"/>
    <w:rsid w:val="002E4A7C"/>
    <w:rsid w:val="002E4AEF"/>
    <w:rsid w:val="002E53FC"/>
    <w:rsid w:val="002E579C"/>
    <w:rsid w:val="002E581C"/>
    <w:rsid w:val="002E6FCD"/>
    <w:rsid w:val="002E75C1"/>
    <w:rsid w:val="002E7D07"/>
    <w:rsid w:val="002E7E05"/>
    <w:rsid w:val="002F0521"/>
    <w:rsid w:val="002F0F4E"/>
    <w:rsid w:val="002F175D"/>
    <w:rsid w:val="002F1777"/>
    <w:rsid w:val="002F1D1E"/>
    <w:rsid w:val="002F613D"/>
    <w:rsid w:val="002F651C"/>
    <w:rsid w:val="002F7583"/>
    <w:rsid w:val="00300E57"/>
    <w:rsid w:val="003019C3"/>
    <w:rsid w:val="00301B2B"/>
    <w:rsid w:val="003034F6"/>
    <w:rsid w:val="00304135"/>
    <w:rsid w:val="00304A32"/>
    <w:rsid w:val="00304EF1"/>
    <w:rsid w:val="00305DFD"/>
    <w:rsid w:val="00305F99"/>
    <w:rsid w:val="003063EC"/>
    <w:rsid w:val="003071F3"/>
    <w:rsid w:val="00307787"/>
    <w:rsid w:val="00307D15"/>
    <w:rsid w:val="003104A9"/>
    <w:rsid w:val="0031140B"/>
    <w:rsid w:val="00311E6F"/>
    <w:rsid w:val="00312F99"/>
    <w:rsid w:val="00313BD1"/>
    <w:rsid w:val="00314091"/>
    <w:rsid w:val="003149C1"/>
    <w:rsid w:val="00315146"/>
    <w:rsid w:val="00315F91"/>
    <w:rsid w:val="00316339"/>
    <w:rsid w:val="00316A64"/>
    <w:rsid w:val="00316DB4"/>
    <w:rsid w:val="0031701E"/>
    <w:rsid w:val="00317413"/>
    <w:rsid w:val="003176B3"/>
    <w:rsid w:val="00317C35"/>
    <w:rsid w:val="003204A9"/>
    <w:rsid w:val="00320892"/>
    <w:rsid w:val="003214DE"/>
    <w:rsid w:val="00321B08"/>
    <w:rsid w:val="00322FA4"/>
    <w:rsid w:val="00323C9F"/>
    <w:rsid w:val="00324CC6"/>
    <w:rsid w:val="003258A2"/>
    <w:rsid w:val="00326342"/>
    <w:rsid w:val="00326F49"/>
    <w:rsid w:val="0032753A"/>
    <w:rsid w:val="0033021F"/>
    <w:rsid w:val="00330D70"/>
    <w:rsid w:val="0033263D"/>
    <w:rsid w:val="00332FBD"/>
    <w:rsid w:val="003336C4"/>
    <w:rsid w:val="003337C6"/>
    <w:rsid w:val="00333BC2"/>
    <w:rsid w:val="00333DE9"/>
    <w:rsid w:val="00333ECB"/>
    <w:rsid w:val="003345E3"/>
    <w:rsid w:val="00334684"/>
    <w:rsid w:val="00334E98"/>
    <w:rsid w:val="003353AC"/>
    <w:rsid w:val="00335D47"/>
    <w:rsid w:val="00336632"/>
    <w:rsid w:val="00336D82"/>
    <w:rsid w:val="00336F24"/>
    <w:rsid w:val="00337381"/>
    <w:rsid w:val="0033739B"/>
    <w:rsid w:val="00337EDD"/>
    <w:rsid w:val="00340DCE"/>
    <w:rsid w:val="00341015"/>
    <w:rsid w:val="00341191"/>
    <w:rsid w:val="003415F6"/>
    <w:rsid w:val="00342262"/>
    <w:rsid w:val="00342B3F"/>
    <w:rsid w:val="00342D9A"/>
    <w:rsid w:val="00343203"/>
    <w:rsid w:val="003442D2"/>
    <w:rsid w:val="00345537"/>
    <w:rsid w:val="00345C8D"/>
    <w:rsid w:val="00345F20"/>
    <w:rsid w:val="0034798E"/>
    <w:rsid w:val="00351067"/>
    <w:rsid w:val="00351996"/>
    <w:rsid w:val="00351DA4"/>
    <w:rsid w:val="003526B0"/>
    <w:rsid w:val="00352965"/>
    <w:rsid w:val="00352B4C"/>
    <w:rsid w:val="00352E22"/>
    <w:rsid w:val="00353356"/>
    <w:rsid w:val="00354597"/>
    <w:rsid w:val="00354D7A"/>
    <w:rsid w:val="00356823"/>
    <w:rsid w:val="0036026F"/>
    <w:rsid w:val="003608E1"/>
    <w:rsid w:val="00361324"/>
    <w:rsid w:val="00361454"/>
    <w:rsid w:val="00361521"/>
    <w:rsid w:val="003619F5"/>
    <w:rsid w:val="00361D62"/>
    <w:rsid w:val="003635F6"/>
    <w:rsid w:val="00363997"/>
    <w:rsid w:val="00364DEF"/>
    <w:rsid w:val="00365445"/>
    <w:rsid w:val="00365881"/>
    <w:rsid w:val="00366536"/>
    <w:rsid w:val="00367C2F"/>
    <w:rsid w:val="00367C3B"/>
    <w:rsid w:val="00370419"/>
    <w:rsid w:val="00371FEB"/>
    <w:rsid w:val="003725B2"/>
    <w:rsid w:val="00372BDD"/>
    <w:rsid w:val="00375B41"/>
    <w:rsid w:val="00375EAB"/>
    <w:rsid w:val="00376592"/>
    <w:rsid w:val="00376D91"/>
    <w:rsid w:val="003770A4"/>
    <w:rsid w:val="00380364"/>
    <w:rsid w:val="00383E68"/>
    <w:rsid w:val="003840B1"/>
    <w:rsid w:val="00384247"/>
    <w:rsid w:val="0038474D"/>
    <w:rsid w:val="00385FD3"/>
    <w:rsid w:val="00386174"/>
    <w:rsid w:val="00386AB8"/>
    <w:rsid w:val="00387594"/>
    <w:rsid w:val="003875DC"/>
    <w:rsid w:val="00387CC4"/>
    <w:rsid w:val="0039041F"/>
    <w:rsid w:val="00390873"/>
    <w:rsid w:val="003908A1"/>
    <w:rsid w:val="00391A0C"/>
    <w:rsid w:val="00391D91"/>
    <w:rsid w:val="00392F18"/>
    <w:rsid w:val="003931A9"/>
    <w:rsid w:val="003936BF"/>
    <w:rsid w:val="00393E64"/>
    <w:rsid w:val="00393FF9"/>
    <w:rsid w:val="0039407A"/>
    <w:rsid w:val="00394B58"/>
    <w:rsid w:val="00394BCD"/>
    <w:rsid w:val="00394D7B"/>
    <w:rsid w:val="003958B1"/>
    <w:rsid w:val="00395F1D"/>
    <w:rsid w:val="00395F83"/>
    <w:rsid w:val="00396782"/>
    <w:rsid w:val="00397650"/>
    <w:rsid w:val="00397B01"/>
    <w:rsid w:val="003A017C"/>
    <w:rsid w:val="003A0325"/>
    <w:rsid w:val="003A0910"/>
    <w:rsid w:val="003A15E3"/>
    <w:rsid w:val="003A2140"/>
    <w:rsid w:val="003A31E0"/>
    <w:rsid w:val="003A32E0"/>
    <w:rsid w:val="003A397B"/>
    <w:rsid w:val="003A4220"/>
    <w:rsid w:val="003A7D10"/>
    <w:rsid w:val="003A7E35"/>
    <w:rsid w:val="003A7E4B"/>
    <w:rsid w:val="003B032D"/>
    <w:rsid w:val="003B0BE2"/>
    <w:rsid w:val="003B332A"/>
    <w:rsid w:val="003B3960"/>
    <w:rsid w:val="003B3B31"/>
    <w:rsid w:val="003B3CAD"/>
    <w:rsid w:val="003B56C5"/>
    <w:rsid w:val="003B642E"/>
    <w:rsid w:val="003B64D2"/>
    <w:rsid w:val="003B64E3"/>
    <w:rsid w:val="003B7433"/>
    <w:rsid w:val="003C01EB"/>
    <w:rsid w:val="003C1E41"/>
    <w:rsid w:val="003C27EB"/>
    <w:rsid w:val="003C4BC1"/>
    <w:rsid w:val="003C50DF"/>
    <w:rsid w:val="003C5385"/>
    <w:rsid w:val="003C58E7"/>
    <w:rsid w:val="003C628C"/>
    <w:rsid w:val="003C692B"/>
    <w:rsid w:val="003C6D80"/>
    <w:rsid w:val="003C6DFF"/>
    <w:rsid w:val="003C6EEC"/>
    <w:rsid w:val="003D0F67"/>
    <w:rsid w:val="003D1229"/>
    <w:rsid w:val="003D20B8"/>
    <w:rsid w:val="003D2DE6"/>
    <w:rsid w:val="003D352A"/>
    <w:rsid w:val="003D3F20"/>
    <w:rsid w:val="003D4990"/>
    <w:rsid w:val="003D69AF"/>
    <w:rsid w:val="003D7600"/>
    <w:rsid w:val="003D7952"/>
    <w:rsid w:val="003E03CE"/>
    <w:rsid w:val="003E0CC3"/>
    <w:rsid w:val="003E0F1D"/>
    <w:rsid w:val="003E1EDF"/>
    <w:rsid w:val="003E1F9B"/>
    <w:rsid w:val="003E1FE5"/>
    <w:rsid w:val="003E287F"/>
    <w:rsid w:val="003E2CBF"/>
    <w:rsid w:val="003E313B"/>
    <w:rsid w:val="003E3D32"/>
    <w:rsid w:val="003E4905"/>
    <w:rsid w:val="003E4A2A"/>
    <w:rsid w:val="003E5D51"/>
    <w:rsid w:val="003E71B0"/>
    <w:rsid w:val="003F0C0F"/>
    <w:rsid w:val="003F0F1F"/>
    <w:rsid w:val="003F12AE"/>
    <w:rsid w:val="003F16E6"/>
    <w:rsid w:val="003F19D6"/>
    <w:rsid w:val="003F254B"/>
    <w:rsid w:val="003F3A80"/>
    <w:rsid w:val="003F3FDA"/>
    <w:rsid w:val="003F6E5A"/>
    <w:rsid w:val="003F7B1C"/>
    <w:rsid w:val="003F7BD3"/>
    <w:rsid w:val="00400F5B"/>
    <w:rsid w:val="00402221"/>
    <w:rsid w:val="00404B2E"/>
    <w:rsid w:val="00404EEE"/>
    <w:rsid w:val="00405287"/>
    <w:rsid w:val="00405CE0"/>
    <w:rsid w:val="004071CF"/>
    <w:rsid w:val="00407A53"/>
    <w:rsid w:val="00410835"/>
    <w:rsid w:val="00410A04"/>
    <w:rsid w:val="00410BAF"/>
    <w:rsid w:val="00410D5B"/>
    <w:rsid w:val="00411504"/>
    <w:rsid w:val="0041218B"/>
    <w:rsid w:val="00412666"/>
    <w:rsid w:val="004127FE"/>
    <w:rsid w:val="00412FBA"/>
    <w:rsid w:val="00413B49"/>
    <w:rsid w:val="004151A3"/>
    <w:rsid w:val="0041561D"/>
    <w:rsid w:val="00415B3A"/>
    <w:rsid w:val="004179E1"/>
    <w:rsid w:val="00417CBF"/>
    <w:rsid w:val="004201D3"/>
    <w:rsid w:val="00420F76"/>
    <w:rsid w:val="00421ED4"/>
    <w:rsid w:val="00422A62"/>
    <w:rsid w:val="00422C00"/>
    <w:rsid w:val="00422C1C"/>
    <w:rsid w:val="00423231"/>
    <w:rsid w:val="00423F9F"/>
    <w:rsid w:val="004251FD"/>
    <w:rsid w:val="00425A06"/>
    <w:rsid w:val="004262C7"/>
    <w:rsid w:val="004262F9"/>
    <w:rsid w:val="00426800"/>
    <w:rsid w:val="00430380"/>
    <w:rsid w:val="004304C9"/>
    <w:rsid w:val="00431A14"/>
    <w:rsid w:val="00431C69"/>
    <w:rsid w:val="004320DE"/>
    <w:rsid w:val="004334D0"/>
    <w:rsid w:val="00434A16"/>
    <w:rsid w:val="00434BF9"/>
    <w:rsid w:val="00434D2B"/>
    <w:rsid w:val="00436AB7"/>
    <w:rsid w:val="00437C8F"/>
    <w:rsid w:val="004412E0"/>
    <w:rsid w:val="00441578"/>
    <w:rsid w:val="00442945"/>
    <w:rsid w:val="004429B9"/>
    <w:rsid w:val="00442F78"/>
    <w:rsid w:val="004430F3"/>
    <w:rsid w:val="00443427"/>
    <w:rsid w:val="00444DB2"/>
    <w:rsid w:val="00445BB6"/>
    <w:rsid w:val="00445F7F"/>
    <w:rsid w:val="0045094F"/>
    <w:rsid w:val="004527CA"/>
    <w:rsid w:val="00452823"/>
    <w:rsid w:val="00453693"/>
    <w:rsid w:val="00453DE8"/>
    <w:rsid w:val="00456269"/>
    <w:rsid w:val="004565BA"/>
    <w:rsid w:val="0045695B"/>
    <w:rsid w:val="00457CE2"/>
    <w:rsid w:val="0046033D"/>
    <w:rsid w:val="00460F7D"/>
    <w:rsid w:val="00461011"/>
    <w:rsid w:val="004614C0"/>
    <w:rsid w:val="004616D7"/>
    <w:rsid w:val="004619AB"/>
    <w:rsid w:val="00462038"/>
    <w:rsid w:val="004620FD"/>
    <w:rsid w:val="004621AE"/>
    <w:rsid w:val="00462E54"/>
    <w:rsid w:val="0046317C"/>
    <w:rsid w:val="00463D97"/>
    <w:rsid w:val="004648A5"/>
    <w:rsid w:val="0046547E"/>
    <w:rsid w:val="00465671"/>
    <w:rsid w:val="0046567F"/>
    <w:rsid w:val="0046571C"/>
    <w:rsid w:val="00466C16"/>
    <w:rsid w:val="00466D85"/>
    <w:rsid w:val="004700CE"/>
    <w:rsid w:val="00470257"/>
    <w:rsid w:val="00471582"/>
    <w:rsid w:val="004719D5"/>
    <w:rsid w:val="00471C5C"/>
    <w:rsid w:val="00471D54"/>
    <w:rsid w:val="00471E61"/>
    <w:rsid w:val="004721B9"/>
    <w:rsid w:val="0047393A"/>
    <w:rsid w:val="00473B2B"/>
    <w:rsid w:val="004742CD"/>
    <w:rsid w:val="00474512"/>
    <w:rsid w:val="00474F3E"/>
    <w:rsid w:val="004763F6"/>
    <w:rsid w:val="00476ABA"/>
    <w:rsid w:val="004813E7"/>
    <w:rsid w:val="0048157E"/>
    <w:rsid w:val="004816FC"/>
    <w:rsid w:val="00481A7A"/>
    <w:rsid w:val="00481D29"/>
    <w:rsid w:val="00483483"/>
    <w:rsid w:val="00483753"/>
    <w:rsid w:val="00483D37"/>
    <w:rsid w:val="004848BA"/>
    <w:rsid w:val="00484F6B"/>
    <w:rsid w:val="00486C1E"/>
    <w:rsid w:val="00490A46"/>
    <w:rsid w:val="00490E87"/>
    <w:rsid w:val="00491135"/>
    <w:rsid w:val="0049299A"/>
    <w:rsid w:val="0049310D"/>
    <w:rsid w:val="004937FB"/>
    <w:rsid w:val="00493D9D"/>
    <w:rsid w:val="00494486"/>
    <w:rsid w:val="00494560"/>
    <w:rsid w:val="004972B4"/>
    <w:rsid w:val="00497577"/>
    <w:rsid w:val="004A0603"/>
    <w:rsid w:val="004A1986"/>
    <w:rsid w:val="004A2319"/>
    <w:rsid w:val="004A29EE"/>
    <w:rsid w:val="004A37E9"/>
    <w:rsid w:val="004A4529"/>
    <w:rsid w:val="004A48D8"/>
    <w:rsid w:val="004A6316"/>
    <w:rsid w:val="004A63A0"/>
    <w:rsid w:val="004A6A15"/>
    <w:rsid w:val="004A6E9D"/>
    <w:rsid w:val="004A7394"/>
    <w:rsid w:val="004A739D"/>
    <w:rsid w:val="004A767B"/>
    <w:rsid w:val="004B00BA"/>
    <w:rsid w:val="004B04B8"/>
    <w:rsid w:val="004B17BD"/>
    <w:rsid w:val="004B2498"/>
    <w:rsid w:val="004B2D0C"/>
    <w:rsid w:val="004B3002"/>
    <w:rsid w:val="004B33C3"/>
    <w:rsid w:val="004B378F"/>
    <w:rsid w:val="004B3880"/>
    <w:rsid w:val="004B4E62"/>
    <w:rsid w:val="004B4E87"/>
    <w:rsid w:val="004B593C"/>
    <w:rsid w:val="004B68A9"/>
    <w:rsid w:val="004B75BC"/>
    <w:rsid w:val="004B76B7"/>
    <w:rsid w:val="004C1048"/>
    <w:rsid w:val="004C17EC"/>
    <w:rsid w:val="004C1D26"/>
    <w:rsid w:val="004C2264"/>
    <w:rsid w:val="004C241C"/>
    <w:rsid w:val="004C37A2"/>
    <w:rsid w:val="004C3B24"/>
    <w:rsid w:val="004C3D87"/>
    <w:rsid w:val="004C3DA7"/>
    <w:rsid w:val="004C4D51"/>
    <w:rsid w:val="004C5331"/>
    <w:rsid w:val="004C56F1"/>
    <w:rsid w:val="004C5BC2"/>
    <w:rsid w:val="004C6107"/>
    <w:rsid w:val="004C69D5"/>
    <w:rsid w:val="004C6C00"/>
    <w:rsid w:val="004D1291"/>
    <w:rsid w:val="004D1A32"/>
    <w:rsid w:val="004D22C4"/>
    <w:rsid w:val="004D28EB"/>
    <w:rsid w:val="004D36FD"/>
    <w:rsid w:val="004D3C76"/>
    <w:rsid w:val="004D3E80"/>
    <w:rsid w:val="004D3E8A"/>
    <w:rsid w:val="004D4F2E"/>
    <w:rsid w:val="004D5354"/>
    <w:rsid w:val="004E1870"/>
    <w:rsid w:val="004E1DDA"/>
    <w:rsid w:val="004E38E4"/>
    <w:rsid w:val="004E3B31"/>
    <w:rsid w:val="004E6589"/>
    <w:rsid w:val="004E6AE9"/>
    <w:rsid w:val="004E6C59"/>
    <w:rsid w:val="004E6F0B"/>
    <w:rsid w:val="004E7AC2"/>
    <w:rsid w:val="004E7F3E"/>
    <w:rsid w:val="004F0E31"/>
    <w:rsid w:val="004F0EEB"/>
    <w:rsid w:val="004F0F9E"/>
    <w:rsid w:val="004F10A9"/>
    <w:rsid w:val="004F1B60"/>
    <w:rsid w:val="004F2D66"/>
    <w:rsid w:val="004F370A"/>
    <w:rsid w:val="004F3BAF"/>
    <w:rsid w:val="004F3F9F"/>
    <w:rsid w:val="004F4395"/>
    <w:rsid w:val="004F4AD2"/>
    <w:rsid w:val="004F5D62"/>
    <w:rsid w:val="004F5D66"/>
    <w:rsid w:val="004F6049"/>
    <w:rsid w:val="004F6721"/>
    <w:rsid w:val="004F774F"/>
    <w:rsid w:val="004F7939"/>
    <w:rsid w:val="004F7D0D"/>
    <w:rsid w:val="004F7DDB"/>
    <w:rsid w:val="005003D6"/>
    <w:rsid w:val="00500647"/>
    <w:rsid w:val="00500852"/>
    <w:rsid w:val="00501190"/>
    <w:rsid w:val="005012BA"/>
    <w:rsid w:val="005014BC"/>
    <w:rsid w:val="00501DD7"/>
    <w:rsid w:val="00502C33"/>
    <w:rsid w:val="005037DA"/>
    <w:rsid w:val="00504590"/>
    <w:rsid w:val="005047F4"/>
    <w:rsid w:val="0050514E"/>
    <w:rsid w:val="005052ED"/>
    <w:rsid w:val="005064DE"/>
    <w:rsid w:val="00507927"/>
    <w:rsid w:val="005100A0"/>
    <w:rsid w:val="00510112"/>
    <w:rsid w:val="005103AB"/>
    <w:rsid w:val="00510710"/>
    <w:rsid w:val="005120DF"/>
    <w:rsid w:val="00512466"/>
    <w:rsid w:val="00513724"/>
    <w:rsid w:val="00514E6C"/>
    <w:rsid w:val="005158E3"/>
    <w:rsid w:val="00516DA9"/>
    <w:rsid w:val="005175D1"/>
    <w:rsid w:val="00517A72"/>
    <w:rsid w:val="00520137"/>
    <w:rsid w:val="005205F1"/>
    <w:rsid w:val="00520D6B"/>
    <w:rsid w:val="00522309"/>
    <w:rsid w:val="005228DA"/>
    <w:rsid w:val="0052290D"/>
    <w:rsid w:val="0052411E"/>
    <w:rsid w:val="00524909"/>
    <w:rsid w:val="00524E15"/>
    <w:rsid w:val="00525CEE"/>
    <w:rsid w:val="005263B5"/>
    <w:rsid w:val="005267FA"/>
    <w:rsid w:val="00526C5E"/>
    <w:rsid w:val="00526D9B"/>
    <w:rsid w:val="00526E1C"/>
    <w:rsid w:val="00526F79"/>
    <w:rsid w:val="005303D2"/>
    <w:rsid w:val="005307A2"/>
    <w:rsid w:val="00530D2E"/>
    <w:rsid w:val="00530F71"/>
    <w:rsid w:val="0053101B"/>
    <w:rsid w:val="00531CF5"/>
    <w:rsid w:val="00532A2D"/>
    <w:rsid w:val="00533069"/>
    <w:rsid w:val="005359AF"/>
    <w:rsid w:val="0054009A"/>
    <w:rsid w:val="005409BC"/>
    <w:rsid w:val="00540EE6"/>
    <w:rsid w:val="00541347"/>
    <w:rsid w:val="00542AC0"/>
    <w:rsid w:val="00543663"/>
    <w:rsid w:val="00543B6D"/>
    <w:rsid w:val="00544A6A"/>
    <w:rsid w:val="00544C46"/>
    <w:rsid w:val="00545528"/>
    <w:rsid w:val="00545680"/>
    <w:rsid w:val="005477D2"/>
    <w:rsid w:val="00550DD6"/>
    <w:rsid w:val="00551A4F"/>
    <w:rsid w:val="00552546"/>
    <w:rsid w:val="005525D3"/>
    <w:rsid w:val="005528E6"/>
    <w:rsid w:val="00553A99"/>
    <w:rsid w:val="00554FE5"/>
    <w:rsid w:val="005569C9"/>
    <w:rsid w:val="00557CFB"/>
    <w:rsid w:val="00560666"/>
    <w:rsid w:val="00560816"/>
    <w:rsid w:val="00560ED1"/>
    <w:rsid w:val="0056145C"/>
    <w:rsid w:val="0056211F"/>
    <w:rsid w:val="00562AA3"/>
    <w:rsid w:val="00563409"/>
    <w:rsid w:val="005639FF"/>
    <w:rsid w:val="00564C53"/>
    <w:rsid w:val="005650BA"/>
    <w:rsid w:val="005650C0"/>
    <w:rsid w:val="005659FC"/>
    <w:rsid w:val="00566C61"/>
    <w:rsid w:val="00570368"/>
    <w:rsid w:val="00570528"/>
    <w:rsid w:val="00570A01"/>
    <w:rsid w:val="00570CF5"/>
    <w:rsid w:val="00570D7B"/>
    <w:rsid w:val="00571512"/>
    <w:rsid w:val="00571BF6"/>
    <w:rsid w:val="00571D5F"/>
    <w:rsid w:val="00572F35"/>
    <w:rsid w:val="0057323B"/>
    <w:rsid w:val="00574874"/>
    <w:rsid w:val="00574BBA"/>
    <w:rsid w:val="00575A2D"/>
    <w:rsid w:val="00576753"/>
    <w:rsid w:val="00576DD0"/>
    <w:rsid w:val="0057705C"/>
    <w:rsid w:val="00577199"/>
    <w:rsid w:val="005807A1"/>
    <w:rsid w:val="00580E9C"/>
    <w:rsid w:val="00582BAA"/>
    <w:rsid w:val="00583813"/>
    <w:rsid w:val="00584A74"/>
    <w:rsid w:val="0058523A"/>
    <w:rsid w:val="00585AEA"/>
    <w:rsid w:val="00585D14"/>
    <w:rsid w:val="005864D2"/>
    <w:rsid w:val="00586A26"/>
    <w:rsid w:val="00586BB5"/>
    <w:rsid w:val="00586D27"/>
    <w:rsid w:val="005874A6"/>
    <w:rsid w:val="0058794B"/>
    <w:rsid w:val="00590787"/>
    <w:rsid w:val="0059087E"/>
    <w:rsid w:val="00590D66"/>
    <w:rsid w:val="00591851"/>
    <w:rsid w:val="00591D14"/>
    <w:rsid w:val="00591FBE"/>
    <w:rsid w:val="0059207E"/>
    <w:rsid w:val="00593A75"/>
    <w:rsid w:val="00593F48"/>
    <w:rsid w:val="0059504F"/>
    <w:rsid w:val="00595A5B"/>
    <w:rsid w:val="005A2D16"/>
    <w:rsid w:val="005A2F7F"/>
    <w:rsid w:val="005A37B2"/>
    <w:rsid w:val="005A3E93"/>
    <w:rsid w:val="005A4390"/>
    <w:rsid w:val="005A46ED"/>
    <w:rsid w:val="005A4C8C"/>
    <w:rsid w:val="005A4EB1"/>
    <w:rsid w:val="005A6F4B"/>
    <w:rsid w:val="005A7690"/>
    <w:rsid w:val="005A7B3F"/>
    <w:rsid w:val="005B093B"/>
    <w:rsid w:val="005B0B2D"/>
    <w:rsid w:val="005B10C7"/>
    <w:rsid w:val="005B2B10"/>
    <w:rsid w:val="005B2BFB"/>
    <w:rsid w:val="005B2F96"/>
    <w:rsid w:val="005B3018"/>
    <w:rsid w:val="005B334D"/>
    <w:rsid w:val="005B4405"/>
    <w:rsid w:val="005B4DAE"/>
    <w:rsid w:val="005B5413"/>
    <w:rsid w:val="005B5AD3"/>
    <w:rsid w:val="005B632E"/>
    <w:rsid w:val="005B64BD"/>
    <w:rsid w:val="005B6C5B"/>
    <w:rsid w:val="005B75FD"/>
    <w:rsid w:val="005B7A70"/>
    <w:rsid w:val="005B7CC8"/>
    <w:rsid w:val="005C0A60"/>
    <w:rsid w:val="005C1BB8"/>
    <w:rsid w:val="005C1C73"/>
    <w:rsid w:val="005C254C"/>
    <w:rsid w:val="005C2DD1"/>
    <w:rsid w:val="005C2E1B"/>
    <w:rsid w:val="005C354A"/>
    <w:rsid w:val="005C3752"/>
    <w:rsid w:val="005C3CA1"/>
    <w:rsid w:val="005C4127"/>
    <w:rsid w:val="005C4210"/>
    <w:rsid w:val="005C4405"/>
    <w:rsid w:val="005C4554"/>
    <w:rsid w:val="005C4A36"/>
    <w:rsid w:val="005C571F"/>
    <w:rsid w:val="005C600C"/>
    <w:rsid w:val="005C60C9"/>
    <w:rsid w:val="005C6D63"/>
    <w:rsid w:val="005D151D"/>
    <w:rsid w:val="005D1DA7"/>
    <w:rsid w:val="005D323F"/>
    <w:rsid w:val="005D3B7E"/>
    <w:rsid w:val="005D5290"/>
    <w:rsid w:val="005D68BA"/>
    <w:rsid w:val="005D6BB1"/>
    <w:rsid w:val="005D7422"/>
    <w:rsid w:val="005D7C69"/>
    <w:rsid w:val="005D7E65"/>
    <w:rsid w:val="005E02FC"/>
    <w:rsid w:val="005E0432"/>
    <w:rsid w:val="005E0B0B"/>
    <w:rsid w:val="005E1B1B"/>
    <w:rsid w:val="005E1F7E"/>
    <w:rsid w:val="005E23E0"/>
    <w:rsid w:val="005E263C"/>
    <w:rsid w:val="005E31E6"/>
    <w:rsid w:val="005E428B"/>
    <w:rsid w:val="005E4658"/>
    <w:rsid w:val="005E4921"/>
    <w:rsid w:val="005E49BB"/>
    <w:rsid w:val="005E4F0F"/>
    <w:rsid w:val="005E5829"/>
    <w:rsid w:val="005E7E9B"/>
    <w:rsid w:val="005F014A"/>
    <w:rsid w:val="005F0208"/>
    <w:rsid w:val="005F080F"/>
    <w:rsid w:val="005F089F"/>
    <w:rsid w:val="005F140E"/>
    <w:rsid w:val="005F17BE"/>
    <w:rsid w:val="005F26D8"/>
    <w:rsid w:val="005F26F2"/>
    <w:rsid w:val="005F3607"/>
    <w:rsid w:val="005F5259"/>
    <w:rsid w:val="005F5575"/>
    <w:rsid w:val="005F5B4A"/>
    <w:rsid w:val="005F5E26"/>
    <w:rsid w:val="005F6F0B"/>
    <w:rsid w:val="00600C76"/>
    <w:rsid w:val="00601364"/>
    <w:rsid w:val="006016D5"/>
    <w:rsid w:val="006016E8"/>
    <w:rsid w:val="00601B7C"/>
    <w:rsid w:val="00602085"/>
    <w:rsid w:val="006028E0"/>
    <w:rsid w:val="00602CC3"/>
    <w:rsid w:val="00602EDC"/>
    <w:rsid w:val="00602FF0"/>
    <w:rsid w:val="00604653"/>
    <w:rsid w:val="00604D1C"/>
    <w:rsid w:val="00604F31"/>
    <w:rsid w:val="0060568C"/>
    <w:rsid w:val="0060656B"/>
    <w:rsid w:val="0060670C"/>
    <w:rsid w:val="00606DA1"/>
    <w:rsid w:val="006104B8"/>
    <w:rsid w:val="0061118C"/>
    <w:rsid w:val="00612035"/>
    <w:rsid w:val="00612F26"/>
    <w:rsid w:val="006130D7"/>
    <w:rsid w:val="00613176"/>
    <w:rsid w:val="00613DC5"/>
    <w:rsid w:val="00614061"/>
    <w:rsid w:val="00615811"/>
    <w:rsid w:val="00615889"/>
    <w:rsid w:val="00615C72"/>
    <w:rsid w:val="00615F70"/>
    <w:rsid w:val="00616160"/>
    <w:rsid w:val="00616515"/>
    <w:rsid w:val="0062055C"/>
    <w:rsid w:val="00621751"/>
    <w:rsid w:val="00622255"/>
    <w:rsid w:val="00622BE8"/>
    <w:rsid w:val="00624654"/>
    <w:rsid w:val="0062486F"/>
    <w:rsid w:val="006259B5"/>
    <w:rsid w:val="00626158"/>
    <w:rsid w:val="00626580"/>
    <w:rsid w:val="00626947"/>
    <w:rsid w:val="006304A6"/>
    <w:rsid w:val="006321B0"/>
    <w:rsid w:val="006323E8"/>
    <w:rsid w:val="00632B30"/>
    <w:rsid w:val="006332CD"/>
    <w:rsid w:val="0063339C"/>
    <w:rsid w:val="00633699"/>
    <w:rsid w:val="0063465F"/>
    <w:rsid w:val="00635E6C"/>
    <w:rsid w:val="00637AF3"/>
    <w:rsid w:val="006409C6"/>
    <w:rsid w:val="006412D6"/>
    <w:rsid w:val="00641474"/>
    <w:rsid w:val="00641AEC"/>
    <w:rsid w:val="00641D76"/>
    <w:rsid w:val="0064271A"/>
    <w:rsid w:val="00642BA6"/>
    <w:rsid w:val="006433AE"/>
    <w:rsid w:val="00644328"/>
    <w:rsid w:val="00645334"/>
    <w:rsid w:val="00645CFD"/>
    <w:rsid w:val="00647A9E"/>
    <w:rsid w:val="00647AAC"/>
    <w:rsid w:val="0065042C"/>
    <w:rsid w:val="00650ED7"/>
    <w:rsid w:val="00650F9C"/>
    <w:rsid w:val="00651BE8"/>
    <w:rsid w:val="00651F3B"/>
    <w:rsid w:val="006529E2"/>
    <w:rsid w:val="00652AB9"/>
    <w:rsid w:val="00652FCF"/>
    <w:rsid w:val="00653102"/>
    <w:rsid w:val="0065560B"/>
    <w:rsid w:val="00655FA6"/>
    <w:rsid w:val="00657302"/>
    <w:rsid w:val="00657406"/>
    <w:rsid w:val="00660C47"/>
    <w:rsid w:val="00660CC6"/>
    <w:rsid w:val="00661BDD"/>
    <w:rsid w:val="006620AE"/>
    <w:rsid w:val="006624E6"/>
    <w:rsid w:val="00662570"/>
    <w:rsid w:val="00665447"/>
    <w:rsid w:val="006655F1"/>
    <w:rsid w:val="00666265"/>
    <w:rsid w:val="0066639B"/>
    <w:rsid w:val="00666477"/>
    <w:rsid w:val="006670C3"/>
    <w:rsid w:val="00670B54"/>
    <w:rsid w:val="006712A3"/>
    <w:rsid w:val="00671F6A"/>
    <w:rsid w:val="00672ED5"/>
    <w:rsid w:val="00673D72"/>
    <w:rsid w:val="00674B97"/>
    <w:rsid w:val="00675831"/>
    <w:rsid w:val="00675AD5"/>
    <w:rsid w:val="00676DEB"/>
    <w:rsid w:val="006771D6"/>
    <w:rsid w:val="00677345"/>
    <w:rsid w:val="0067762F"/>
    <w:rsid w:val="006776B8"/>
    <w:rsid w:val="0067777A"/>
    <w:rsid w:val="00680202"/>
    <w:rsid w:val="00680615"/>
    <w:rsid w:val="00680ACC"/>
    <w:rsid w:val="0068300D"/>
    <w:rsid w:val="00684F5A"/>
    <w:rsid w:val="00685326"/>
    <w:rsid w:val="00687686"/>
    <w:rsid w:val="00687924"/>
    <w:rsid w:val="00687AF0"/>
    <w:rsid w:val="00687C2A"/>
    <w:rsid w:val="006900AA"/>
    <w:rsid w:val="00690BE2"/>
    <w:rsid w:val="00691741"/>
    <w:rsid w:val="00691A7F"/>
    <w:rsid w:val="006928A2"/>
    <w:rsid w:val="006946AD"/>
    <w:rsid w:val="0069567D"/>
    <w:rsid w:val="006962B1"/>
    <w:rsid w:val="006962F9"/>
    <w:rsid w:val="00696980"/>
    <w:rsid w:val="00696D7B"/>
    <w:rsid w:val="00697626"/>
    <w:rsid w:val="0069D9C7"/>
    <w:rsid w:val="006A051B"/>
    <w:rsid w:val="006A0ADE"/>
    <w:rsid w:val="006A12F2"/>
    <w:rsid w:val="006A230C"/>
    <w:rsid w:val="006A29E5"/>
    <w:rsid w:val="006A48ED"/>
    <w:rsid w:val="006A52D7"/>
    <w:rsid w:val="006A54DA"/>
    <w:rsid w:val="006A74E7"/>
    <w:rsid w:val="006A7787"/>
    <w:rsid w:val="006B010D"/>
    <w:rsid w:val="006B0425"/>
    <w:rsid w:val="006B09A3"/>
    <w:rsid w:val="006B1A29"/>
    <w:rsid w:val="006B2208"/>
    <w:rsid w:val="006B274C"/>
    <w:rsid w:val="006B2F27"/>
    <w:rsid w:val="006B4547"/>
    <w:rsid w:val="006B4F6C"/>
    <w:rsid w:val="006B500F"/>
    <w:rsid w:val="006B52B7"/>
    <w:rsid w:val="006B64AB"/>
    <w:rsid w:val="006B7153"/>
    <w:rsid w:val="006B7B32"/>
    <w:rsid w:val="006C0943"/>
    <w:rsid w:val="006C3A1A"/>
    <w:rsid w:val="006C461E"/>
    <w:rsid w:val="006C48D9"/>
    <w:rsid w:val="006C4E41"/>
    <w:rsid w:val="006C4F62"/>
    <w:rsid w:val="006C67C5"/>
    <w:rsid w:val="006C7AE1"/>
    <w:rsid w:val="006C7C77"/>
    <w:rsid w:val="006C7CB1"/>
    <w:rsid w:val="006C7E28"/>
    <w:rsid w:val="006D206F"/>
    <w:rsid w:val="006D2BB3"/>
    <w:rsid w:val="006D4BD3"/>
    <w:rsid w:val="006D50C4"/>
    <w:rsid w:val="006D6715"/>
    <w:rsid w:val="006D6FD5"/>
    <w:rsid w:val="006D75AB"/>
    <w:rsid w:val="006D75BB"/>
    <w:rsid w:val="006E011B"/>
    <w:rsid w:val="006E01A9"/>
    <w:rsid w:val="006E0339"/>
    <w:rsid w:val="006E112A"/>
    <w:rsid w:val="006E235F"/>
    <w:rsid w:val="006E28A0"/>
    <w:rsid w:val="006E2C4D"/>
    <w:rsid w:val="006E3E6D"/>
    <w:rsid w:val="006E5812"/>
    <w:rsid w:val="006E5E0E"/>
    <w:rsid w:val="006E644B"/>
    <w:rsid w:val="006E6B00"/>
    <w:rsid w:val="006E6D0A"/>
    <w:rsid w:val="006E6EA5"/>
    <w:rsid w:val="006E7F47"/>
    <w:rsid w:val="006F0008"/>
    <w:rsid w:val="006F0295"/>
    <w:rsid w:val="006F0741"/>
    <w:rsid w:val="006F1883"/>
    <w:rsid w:val="006F40EA"/>
    <w:rsid w:val="006F47E1"/>
    <w:rsid w:val="006F55FB"/>
    <w:rsid w:val="006F5B2C"/>
    <w:rsid w:val="006F5BA9"/>
    <w:rsid w:val="006F6C86"/>
    <w:rsid w:val="0070041C"/>
    <w:rsid w:val="00700D5D"/>
    <w:rsid w:val="00700ECB"/>
    <w:rsid w:val="00702663"/>
    <w:rsid w:val="00703282"/>
    <w:rsid w:val="007032BF"/>
    <w:rsid w:val="00703D5D"/>
    <w:rsid w:val="00704AC2"/>
    <w:rsid w:val="00705113"/>
    <w:rsid w:val="00705CB9"/>
    <w:rsid w:val="00707025"/>
    <w:rsid w:val="007070A8"/>
    <w:rsid w:val="00707993"/>
    <w:rsid w:val="00707B65"/>
    <w:rsid w:val="00710087"/>
    <w:rsid w:val="00710BC4"/>
    <w:rsid w:val="00711251"/>
    <w:rsid w:val="00711CFB"/>
    <w:rsid w:val="0071310B"/>
    <w:rsid w:val="0071370C"/>
    <w:rsid w:val="00713787"/>
    <w:rsid w:val="00713F10"/>
    <w:rsid w:val="007143B3"/>
    <w:rsid w:val="00714CAC"/>
    <w:rsid w:val="0071560C"/>
    <w:rsid w:val="00715962"/>
    <w:rsid w:val="00715E6E"/>
    <w:rsid w:val="0071616F"/>
    <w:rsid w:val="00716F29"/>
    <w:rsid w:val="007208C8"/>
    <w:rsid w:val="00720B51"/>
    <w:rsid w:val="00720B84"/>
    <w:rsid w:val="00720C6B"/>
    <w:rsid w:val="00720EBC"/>
    <w:rsid w:val="00721776"/>
    <w:rsid w:val="00722155"/>
    <w:rsid w:val="00722D5F"/>
    <w:rsid w:val="007234D2"/>
    <w:rsid w:val="00724721"/>
    <w:rsid w:val="00726094"/>
    <w:rsid w:val="00726AE9"/>
    <w:rsid w:val="00727317"/>
    <w:rsid w:val="007274BB"/>
    <w:rsid w:val="00727CA5"/>
    <w:rsid w:val="00727E30"/>
    <w:rsid w:val="0073074D"/>
    <w:rsid w:val="007320B1"/>
    <w:rsid w:val="00732BBC"/>
    <w:rsid w:val="00733275"/>
    <w:rsid w:val="00733579"/>
    <w:rsid w:val="00733EC0"/>
    <w:rsid w:val="007348CF"/>
    <w:rsid w:val="007349C7"/>
    <w:rsid w:val="00734CFA"/>
    <w:rsid w:val="00735C6B"/>
    <w:rsid w:val="00736AEB"/>
    <w:rsid w:val="00736FBD"/>
    <w:rsid w:val="0073718B"/>
    <w:rsid w:val="0073784A"/>
    <w:rsid w:val="00737B66"/>
    <w:rsid w:val="00741478"/>
    <w:rsid w:val="00742009"/>
    <w:rsid w:val="00742021"/>
    <w:rsid w:val="00742236"/>
    <w:rsid w:val="00742A20"/>
    <w:rsid w:val="00742DD9"/>
    <w:rsid w:val="00743EA8"/>
    <w:rsid w:val="0074435E"/>
    <w:rsid w:val="007446A1"/>
    <w:rsid w:val="007458CE"/>
    <w:rsid w:val="00745949"/>
    <w:rsid w:val="00746E2F"/>
    <w:rsid w:val="00747422"/>
    <w:rsid w:val="00747CFB"/>
    <w:rsid w:val="00750619"/>
    <w:rsid w:val="0075077C"/>
    <w:rsid w:val="007515C4"/>
    <w:rsid w:val="00751CBB"/>
    <w:rsid w:val="00751D05"/>
    <w:rsid w:val="00752E7B"/>
    <w:rsid w:val="00752F13"/>
    <w:rsid w:val="00753288"/>
    <w:rsid w:val="0075486A"/>
    <w:rsid w:val="00755212"/>
    <w:rsid w:val="00755214"/>
    <w:rsid w:val="0075612B"/>
    <w:rsid w:val="007563B4"/>
    <w:rsid w:val="0075710F"/>
    <w:rsid w:val="0075751C"/>
    <w:rsid w:val="00757A77"/>
    <w:rsid w:val="00757B99"/>
    <w:rsid w:val="007606F3"/>
    <w:rsid w:val="00760702"/>
    <w:rsid w:val="007612BF"/>
    <w:rsid w:val="007613DD"/>
    <w:rsid w:val="00761593"/>
    <w:rsid w:val="0076294F"/>
    <w:rsid w:val="00762B60"/>
    <w:rsid w:val="00762B9F"/>
    <w:rsid w:val="00762E94"/>
    <w:rsid w:val="00762EBB"/>
    <w:rsid w:val="00762EE0"/>
    <w:rsid w:val="007633E6"/>
    <w:rsid w:val="007647D8"/>
    <w:rsid w:val="00764B9E"/>
    <w:rsid w:val="00765005"/>
    <w:rsid w:val="0076544D"/>
    <w:rsid w:val="00765E11"/>
    <w:rsid w:val="0077083F"/>
    <w:rsid w:val="007709DC"/>
    <w:rsid w:val="00770AF8"/>
    <w:rsid w:val="00772488"/>
    <w:rsid w:val="007725E0"/>
    <w:rsid w:val="0077288C"/>
    <w:rsid w:val="00773732"/>
    <w:rsid w:val="007737CF"/>
    <w:rsid w:val="00774733"/>
    <w:rsid w:val="00775CB6"/>
    <w:rsid w:val="00776395"/>
    <w:rsid w:val="007777EB"/>
    <w:rsid w:val="00777946"/>
    <w:rsid w:val="00777BA3"/>
    <w:rsid w:val="00780128"/>
    <w:rsid w:val="00780206"/>
    <w:rsid w:val="00780A42"/>
    <w:rsid w:val="00781866"/>
    <w:rsid w:val="007820FF"/>
    <w:rsid w:val="00782C32"/>
    <w:rsid w:val="00784CD2"/>
    <w:rsid w:val="00784E84"/>
    <w:rsid w:val="0078580F"/>
    <w:rsid w:val="0078679C"/>
    <w:rsid w:val="007867FD"/>
    <w:rsid w:val="00786E5A"/>
    <w:rsid w:val="007877C8"/>
    <w:rsid w:val="00790B69"/>
    <w:rsid w:val="00791796"/>
    <w:rsid w:val="0079353F"/>
    <w:rsid w:val="007938BA"/>
    <w:rsid w:val="00793AE1"/>
    <w:rsid w:val="00794024"/>
    <w:rsid w:val="00794EB3"/>
    <w:rsid w:val="00796518"/>
    <w:rsid w:val="00796833"/>
    <w:rsid w:val="007976C0"/>
    <w:rsid w:val="00797853"/>
    <w:rsid w:val="007A05E3"/>
    <w:rsid w:val="007A0B4F"/>
    <w:rsid w:val="007A1883"/>
    <w:rsid w:val="007A1AA2"/>
    <w:rsid w:val="007A454E"/>
    <w:rsid w:val="007A4718"/>
    <w:rsid w:val="007A4779"/>
    <w:rsid w:val="007A55FD"/>
    <w:rsid w:val="007A5D8A"/>
    <w:rsid w:val="007A5FAF"/>
    <w:rsid w:val="007A606F"/>
    <w:rsid w:val="007A61D1"/>
    <w:rsid w:val="007A66B0"/>
    <w:rsid w:val="007A67AC"/>
    <w:rsid w:val="007A6CC1"/>
    <w:rsid w:val="007A6F9F"/>
    <w:rsid w:val="007A74F2"/>
    <w:rsid w:val="007A7E65"/>
    <w:rsid w:val="007B0C69"/>
    <w:rsid w:val="007B0C6E"/>
    <w:rsid w:val="007B0CC7"/>
    <w:rsid w:val="007B0D83"/>
    <w:rsid w:val="007B0D9B"/>
    <w:rsid w:val="007B1E1C"/>
    <w:rsid w:val="007B2026"/>
    <w:rsid w:val="007B33A7"/>
    <w:rsid w:val="007B3980"/>
    <w:rsid w:val="007B46A9"/>
    <w:rsid w:val="007B4F71"/>
    <w:rsid w:val="007B5059"/>
    <w:rsid w:val="007B58E3"/>
    <w:rsid w:val="007B5BE3"/>
    <w:rsid w:val="007B6A2A"/>
    <w:rsid w:val="007B77D7"/>
    <w:rsid w:val="007B7D6C"/>
    <w:rsid w:val="007C03C3"/>
    <w:rsid w:val="007C094D"/>
    <w:rsid w:val="007C1248"/>
    <w:rsid w:val="007C1EFE"/>
    <w:rsid w:val="007C2129"/>
    <w:rsid w:val="007C2514"/>
    <w:rsid w:val="007C2D9F"/>
    <w:rsid w:val="007C3AD3"/>
    <w:rsid w:val="007C4481"/>
    <w:rsid w:val="007C4D0F"/>
    <w:rsid w:val="007C5413"/>
    <w:rsid w:val="007C561D"/>
    <w:rsid w:val="007C65ED"/>
    <w:rsid w:val="007C6840"/>
    <w:rsid w:val="007D01E5"/>
    <w:rsid w:val="007D0FCD"/>
    <w:rsid w:val="007D1304"/>
    <w:rsid w:val="007D1401"/>
    <w:rsid w:val="007D1FD7"/>
    <w:rsid w:val="007D20AA"/>
    <w:rsid w:val="007D2249"/>
    <w:rsid w:val="007D37EE"/>
    <w:rsid w:val="007D4D22"/>
    <w:rsid w:val="007D50C1"/>
    <w:rsid w:val="007D610A"/>
    <w:rsid w:val="007D6B39"/>
    <w:rsid w:val="007D6FEF"/>
    <w:rsid w:val="007D77A9"/>
    <w:rsid w:val="007D7B24"/>
    <w:rsid w:val="007E03DA"/>
    <w:rsid w:val="007E270C"/>
    <w:rsid w:val="007E284D"/>
    <w:rsid w:val="007E28E4"/>
    <w:rsid w:val="007E418F"/>
    <w:rsid w:val="007E51DA"/>
    <w:rsid w:val="007E5577"/>
    <w:rsid w:val="007E664A"/>
    <w:rsid w:val="007E6A01"/>
    <w:rsid w:val="007E7185"/>
    <w:rsid w:val="007E7DB9"/>
    <w:rsid w:val="007F0744"/>
    <w:rsid w:val="007F0C45"/>
    <w:rsid w:val="007F0C86"/>
    <w:rsid w:val="007F11CB"/>
    <w:rsid w:val="007F20FD"/>
    <w:rsid w:val="007F283E"/>
    <w:rsid w:val="007F2DB8"/>
    <w:rsid w:val="007F2DC9"/>
    <w:rsid w:val="007F315D"/>
    <w:rsid w:val="007F3DD6"/>
    <w:rsid w:val="007F40D2"/>
    <w:rsid w:val="007F4211"/>
    <w:rsid w:val="007F4913"/>
    <w:rsid w:val="007F5126"/>
    <w:rsid w:val="007F52C4"/>
    <w:rsid w:val="007F652A"/>
    <w:rsid w:val="007F784B"/>
    <w:rsid w:val="007F7CD4"/>
    <w:rsid w:val="007F7E19"/>
    <w:rsid w:val="008004D1"/>
    <w:rsid w:val="00800523"/>
    <w:rsid w:val="00802501"/>
    <w:rsid w:val="008027B2"/>
    <w:rsid w:val="008032BD"/>
    <w:rsid w:val="00803AE4"/>
    <w:rsid w:val="00803C47"/>
    <w:rsid w:val="00804161"/>
    <w:rsid w:val="0080442A"/>
    <w:rsid w:val="0080493F"/>
    <w:rsid w:val="00804BAE"/>
    <w:rsid w:val="0080531B"/>
    <w:rsid w:val="00805569"/>
    <w:rsid w:val="00805D11"/>
    <w:rsid w:val="0080648E"/>
    <w:rsid w:val="008078DB"/>
    <w:rsid w:val="00810BD7"/>
    <w:rsid w:val="00811207"/>
    <w:rsid w:val="00814A83"/>
    <w:rsid w:val="00815258"/>
    <w:rsid w:val="00815E01"/>
    <w:rsid w:val="00816C3C"/>
    <w:rsid w:val="008207C7"/>
    <w:rsid w:val="00820919"/>
    <w:rsid w:val="0082148E"/>
    <w:rsid w:val="00821551"/>
    <w:rsid w:val="008219B4"/>
    <w:rsid w:val="00821F2A"/>
    <w:rsid w:val="00822684"/>
    <w:rsid w:val="00822A50"/>
    <w:rsid w:val="00822B22"/>
    <w:rsid w:val="00823630"/>
    <w:rsid w:val="008236D8"/>
    <w:rsid w:val="008238CE"/>
    <w:rsid w:val="0082442A"/>
    <w:rsid w:val="00824470"/>
    <w:rsid w:val="00824A6B"/>
    <w:rsid w:val="0082549E"/>
    <w:rsid w:val="00825B14"/>
    <w:rsid w:val="0082611C"/>
    <w:rsid w:val="008268E9"/>
    <w:rsid w:val="00830097"/>
    <w:rsid w:val="00830FA9"/>
    <w:rsid w:val="00831935"/>
    <w:rsid w:val="00831CB3"/>
    <w:rsid w:val="00832B8B"/>
    <w:rsid w:val="008331F6"/>
    <w:rsid w:val="0083595C"/>
    <w:rsid w:val="00835CCF"/>
    <w:rsid w:val="00837934"/>
    <w:rsid w:val="00837F77"/>
    <w:rsid w:val="008400CE"/>
    <w:rsid w:val="00841D5E"/>
    <w:rsid w:val="00841F1B"/>
    <w:rsid w:val="008427E3"/>
    <w:rsid w:val="00842DFD"/>
    <w:rsid w:val="008436C4"/>
    <w:rsid w:val="00844111"/>
    <w:rsid w:val="0084420A"/>
    <w:rsid w:val="00844B2A"/>
    <w:rsid w:val="00845108"/>
    <w:rsid w:val="00845366"/>
    <w:rsid w:val="00845786"/>
    <w:rsid w:val="00845D32"/>
    <w:rsid w:val="00845FA6"/>
    <w:rsid w:val="008466CB"/>
    <w:rsid w:val="00846BF7"/>
    <w:rsid w:val="00850165"/>
    <w:rsid w:val="008503E1"/>
    <w:rsid w:val="00851F7F"/>
    <w:rsid w:val="0085224D"/>
    <w:rsid w:val="0085292E"/>
    <w:rsid w:val="00852A81"/>
    <w:rsid w:val="00853358"/>
    <w:rsid w:val="00853A27"/>
    <w:rsid w:val="00853EAC"/>
    <w:rsid w:val="00854639"/>
    <w:rsid w:val="00854951"/>
    <w:rsid w:val="00854EC2"/>
    <w:rsid w:val="00855F9E"/>
    <w:rsid w:val="00856A2D"/>
    <w:rsid w:val="0085727D"/>
    <w:rsid w:val="00857B11"/>
    <w:rsid w:val="00861711"/>
    <w:rsid w:val="008635BA"/>
    <w:rsid w:val="00864096"/>
    <w:rsid w:val="00864207"/>
    <w:rsid w:val="008648FE"/>
    <w:rsid w:val="00864D34"/>
    <w:rsid w:val="008652DE"/>
    <w:rsid w:val="00865562"/>
    <w:rsid w:val="00866303"/>
    <w:rsid w:val="00866474"/>
    <w:rsid w:val="00866B67"/>
    <w:rsid w:val="008708AE"/>
    <w:rsid w:val="00872AA4"/>
    <w:rsid w:val="0087357D"/>
    <w:rsid w:val="008746A3"/>
    <w:rsid w:val="00874774"/>
    <w:rsid w:val="00874C6B"/>
    <w:rsid w:val="00875652"/>
    <w:rsid w:val="00876090"/>
    <w:rsid w:val="008765FA"/>
    <w:rsid w:val="00880E8B"/>
    <w:rsid w:val="008815C7"/>
    <w:rsid w:val="00881713"/>
    <w:rsid w:val="00881C59"/>
    <w:rsid w:val="00882ECC"/>
    <w:rsid w:val="008837C2"/>
    <w:rsid w:val="00883A8A"/>
    <w:rsid w:val="00883E9B"/>
    <w:rsid w:val="0088434D"/>
    <w:rsid w:val="008855FA"/>
    <w:rsid w:val="00887720"/>
    <w:rsid w:val="00887A0F"/>
    <w:rsid w:val="00887D7F"/>
    <w:rsid w:val="008903EF"/>
    <w:rsid w:val="008909EA"/>
    <w:rsid w:val="00890ADA"/>
    <w:rsid w:val="00891DBF"/>
    <w:rsid w:val="008920DE"/>
    <w:rsid w:val="00892607"/>
    <w:rsid w:val="00893264"/>
    <w:rsid w:val="00893813"/>
    <w:rsid w:val="00894E93"/>
    <w:rsid w:val="00895087"/>
    <w:rsid w:val="0089546F"/>
    <w:rsid w:val="00895499"/>
    <w:rsid w:val="00895EA4"/>
    <w:rsid w:val="00896FD1"/>
    <w:rsid w:val="0089739C"/>
    <w:rsid w:val="00897975"/>
    <w:rsid w:val="008A1456"/>
    <w:rsid w:val="008A1578"/>
    <w:rsid w:val="008A4387"/>
    <w:rsid w:val="008A4724"/>
    <w:rsid w:val="008A4E62"/>
    <w:rsid w:val="008A530A"/>
    <w:rsid w:val="008A53A0"/>
    <w:rsid w:val="008A55C0"/>
    <w:rsid w:val="008A660E"/>
    <w:rsid w:val="008A696A"/>
    <w:rsid w:val="008A6D2A"/>
    <w:rsid w:val="008B00B0"/>
    <w:rsid w:val="008B04C6"/>
    <w:rsid w:val="008B0926"/>
    <w:rsid w:val="008B0A9D"/>
    <w:rsid w:val="008B0C10"/>
    <w:rsid w:val="008B0CE5"/>
    <w:rsid w:val="008B1EFB"/>
    <w:rsid w:val="008B27C0"/>
    <w:rsid w:val="008B2847"/>
    <w:rsid w:val="008B33EE"/>
    <w:rsid w:val="008B436A"/>
    <w:rsid w:val="008B5903"/>
    <w:rsid w:val="008B68C8"/>
    <w:rsid w:val="008B6BBF"/>
    <w:rsid w:val="008B7089"/>
    <w:rsid w:val="008C1911"/>
    <w:rsid w:val="008C2E71"/>
    <w:rsid w:val="008C3015"/>
    <w:rsid w:val="008C3C98"/>
    <w:rsid w:val="008C49F5"/>
    <w:rsid w:val="008C4FB0"/>
    <w:rsid w:val="008C58C5"/>
    <w:rsid w:val="008C6433"/>
    <w:rsid w:val="008C7B5B"/>
    <w:rsid w:val="008D021F"/>
    <w:rsid w:val="008D0B24"/>
    <w:rsid w:val="008D0BB9"/>
    <w:rsid w:val="008D19B1"/>
    <w:rsid w:val="008D1F8A"/>
    <w:rsid w:val="008D46B3"/>
    <w:rsid w:val="008D4A3F"/>
    <w:rsid w:val="008D537C"/>
    <w:rsid w:val="008D582E"/>
    <w:rsid w:val="008D78E7"/>
    <w:rsid w:val="008E2911"/>
    <w:rsid w:val="008E5C58"/>
    <w:rsid w:val="008E5D0D"/>
    <w:rsid w:val="008E70D6"/>
    <w:rsid w:val="008E7109"/>
    <w:rsid w:val="008E7B61"/>
    <w:rsid w:val="008F0501"/>
    <w:rsid w:val="008F08E3"/>
    <w:rsid w:val="008F0D9B"/>
    <w:rsid w:val="008F1004"/>
    <w:rsid w:val="008F15DC"/>
    <w:rsid w:val="008F20A2"/>
    <w:rsid w:val="008F3BD8"/>
    <w:rsid w:val="008F3DF4"/>
    <w:rsid w:val="008F685F"/>
    <w:rsid w:val="008F6879"/>
    <w:rsid w:val="008F69BE"/>
    <w:rsid w:val="008F6E15"/>
    <w:rsid w:val="00900F2B"/>
    <w:rsid w:val="00902089"/>
    <w:rsid w:val="009020C4"/>
    <w:rsid w:val="0090218C"/>
    <w:rsid w:val="009023BA"/>
    <w:rsid w:val="009035A5"/>
    <w:rsid w:val="00903686"/>
    <w:rsid w:val="00905F3F"/>
    <w:rsid w:val="009078BE"/>
    <w:rsid w:val="00907BE1"/>
    <w:rsid w:val="009101B6"/>
    <w:rsid w:val="00910665"/>
    <w:rsid w:val="00910E43"/>
    <w:rsid w:val="00911564"/>
    <w:rsid w:val="009115F5"/>
    <w:rsid w:val="00911AD7"/>
    <w:rsid w:val="009135D4"/>
    <w:rsid w:val="00913B66"/>
    <w:rsid w:val="00914AFE"/>
    <w:rsid w:val="009159D0"/>
    <w:rsid w:val="00916228"/>
    <w:rsid w:val="00916745"/>
    <w:rsid w:val="00916B3B"/>
    <w:rsid w:val="00916DE0"/>
    <w:rsid w:val="009172A5"/>
    <w:rsid w:val="0091781F"/>
    <w:rsid w:val="009202BE"/>
    <w:rsid w:val="00920588"/>
    <w:rsid w:val="00920701"/>
    <w:rsid w:val="00920BC1"/>
    <w:rsid w:val="00921B55"/>
    <w:rsid w:val="00923393"/>
    <w:rsid w:val="00923547"/>
    <w:rsid w:val="0092357D"/>
    <w:rsid w:val="00923DD2"/>
    <w:rsid w:val="00923FAC"/>
    <w:rsid w:val="00926302"/>
    <w:rsid w:val="00926525"/>
    <w:rsid w:val="00926720"/>
    <w:rsid w:val="0092678A"/>
    <w:rsid w:val="00926A5F"/>
    <w:rsid w:val="0092762D"/>
    <w:rsid w:val="00927DD3"/>
    <w:rsid w:val="00930126"/>
    <w:rsid w:val="00930510"/>
    <w:rsid w:val="00930C28"/>
    <w:rsid w:val="00931A27"/>
    <w:rsid w:val="0093201E"/>
    <w:rsid w:val="009322F3"/>
    <w:rsid w:val="009326FC"/>
    <w:rsid w:val="00932CF8"/>
    <w:rsid w:val="00932E47"/>
    <w:rsid w:val="00933230"/>
    <w:rsid w:val="00933E10"/>
    <w:rsid w:val="0093410F"/>
    <w:rsid w:val="009347D8"/>
    <w:rsid w:val="00934E5E"/>
    <w:rsid w:val="009378CE"/>
    <w:rsid w:val="00937CEE"/>
    <w:rsid w:val="0094009C"/>
    <w:rsid w:val="009410FF"/>
    <w:rsid w:val="00941276"/>
    <w:rsid w:val="00942179"/>
    <w:rsid w:val="00943059"/>
    <w:rsid w:val="00943784"/>
    <w:rsid w:val="00944CE3"/>
    <w:rsid w:val="009450E5"/>
    <w:rsid w:val="0094513F"/>
    <w:rsid w:val="00945E9B"/>
    <w:rsid w:val="00947EED"/>
    <w:rsid w:val="00951640"/>
    <w:rsid w:val="00951CDB"/>
    <w:rsid w:val="00952669"/>
    <w:rsid w:val="009538D5"/>
    <w:rsid w:val="00953BFA"/>
    <w:rsid w:val="00954689"/>
    <w:rsid w:val="00954C6E"/>
    <w:rsid w:val="00954F41"/>
    <w:rsid w:val="009551A7"/>
    <w:rsid w:val="00956368"/>
    <w:rsid w:val="00957C20"/>
    <w:rsid w:val="009602D2"/>
    <w:rsid w:val="009604EF"/>
    <w:rsid w:val="00960568"/>
    <w:rsid w:val="00960D33"/>
    <w:rsid w:val="00962DFE"/>
    <w:rsid w:val="00963315"/>
    <w:rsid w:val="0096335F"/>
    <w:rsid w:val="00963984"/>
    <w:rsid w:val="00963E11"/>
    <w:rsid w:val="009640E4"/>
    <w:rsid w:val="009649C7"/>
    <w:rsid w:val="00965397"/>
    <w:rsid w:val="009672B0"/>
    <w:rsid w:val="00967DBD"/>
    <w:rsid w:val="00970394"/>
    <w:rsid w:val="0097113D"/>
    <w:rsid w:val="00971E61"/>
    <w:rsid w:val="0097292D"/>
    <w:rsid w:val="0097304F"/>
    <w:rsid w:val="009732F6"/>
    <w:rsid w:val="00973B03"/>
    <w:rsid w:val="00973F03"/>
    <w:rsid w:val="0097481E"/>
    <w:rsid w:val="009748BA"/>
    <w:rsid w:val="0097552B"/>
    <w:rsid w:val="009761A7"/>
    <w:rsid w:val="00977664"/>
    <w:rsid w:val="009807BC"/>
    <w:rsid w:val="009808EB"/>
    <w:rsid w:val="00980C2C"/>
    <w:rsid w:val="00981248"/>
    <w:rsid w:val="00981CC4"/>
    <w:rsid w:val="0098226C"/>
    <w:rsid w:val="00983CC6"/>
    <w:rsid w:val="00984C01"/>
    <w:rsid w:val="009865EE"/>
    <w:rsid w:val="0099085C"/>
    <w:rsid w:val="00990AB0"/>
    <w:rsid w:val="00991376"/>
    <w:rsid w:val="009915D9"/>
    <w:rsid w:val="00991626"/>
    <w:rsid w:val="009919CB"/>
    <w:rsid w:val="00991AD0"/>
    <w:rsid w:val="00993B80"/>
    <w:rsid w:val="00995190"/>
    <w:rsid w:val="009966FA"/>
    <w:rsid w:val="0099718D"/>
    <w:rsid w:val="00997C18"/>
    <w:rsid w:val="009A0206"/>
    <w:rsid w:val="009A0A5B"/>
    <w:rsid w:val="009A286B"/>
    <w:rsid w:val="009A29A3"/>
    <w:rsid w:val="009A2F9C"/>
    <w:rsid w:val="009A3F5D"/>
    <w:rsid w:val="009A43C0"/>
    <w:rsid w:val="009A486B"/>
    <w:rsid w:val="009A51AA"/>
    <w:rsid w:val="009A533B"/>
    <w:rsid w:val="009A59C4"/>
    <w:rsid w:val="009A5AB2"/>
    <w:rsid w:val="009A6BDF"/>
    <w:rsid w:val="009A79C1"/>
    <w:rsid w:val="009B088E"/>
    <w:rsid w:val="009B16BE"/>
    <w:rsid w:val="009B2803"/>
    <w:rsid w:val="009B39A5"/>
    <w:rsid w:val="009B3F3A"/>
    <w:rsid w:val="009B4511"/>
    <w:rsid w:val="009B46D0"/>
    <w:rsid w:val="009B48FA"/>
    <w:rsid w:val="009B566A"/>
    <w:rsid w:val="009B5A07"/>
    <w:rsid w:val="009B5D57"/>
    <w:rsid w:val="009B5EB5"/>
    <w:rsid w:val="009B72D8"/>
    <w:rsid w:val="009B737D"/>
    <w:rsid w:val="009C0D02"/>
    <w:rsid w:val="009C1C1C"/>
    <w:rsid w:val="009C20BD"/>
    <w:rsid w:val="009C26D9"/>
    <w:rsid w:val="009C2B3D"/>
    <w:rsid w:val="009C2DD5"/>
    <w:rsid w:val="009C304F"/>
    <w:rsid w:val="009C3810"/>
    <w:rsid w:val="009C5949"/>
    <w:rsid w:val="009C7318"/>
    <w:rsid w:val="009C7B22"/>
    <w:rsid w:val="009D0AB2"/>
    <w:rsid w:val="009D0CF3"/>
    <w:rsid w:val="009D0E74"/>
    <w:rsid w:val="009D129D"/>
    <w:rsid w:val="009D1E9D"/>
    <w:rsid w:val="009D239B"/>
    <w:rsid w:val="009D2CC8"/>
    <w:rsid w:val="009D34C5"/>
    <w:rsid w:val="009D393F"/>
    <w:rsid w:val="009D586B"/>
    <w:rsid w:val="009D68AA"/>
    <w:rsid w:val="009D6BFF"/>
    <w:rsid w:val="009D7A4F"/>
    <w:rsid w:val="009E0258"/>
    <w:rsid w:val="009E08E1"/>
    <w:rsid w:val="009E0FB3"/>
    <w:rsid w:val="009E1008"/>
    <w:rsid w:val="009E12F7"/>
    <w:rsid w:val="009E1442"/>
    <w:rsid w:val="009E1839"/>
    <w:rsid w:val="009E1DA8"/>
    <w:rsid w:val="009E33BE"/>
    <w:rsid w:val="009E3411"/>
    <w:rsid w:val="009E3834"/>
    <w:rsid w:val="009E390B"/>
    <w:rsid w:val="009E4FD5"/>
    <w:rsid w:val="009E4FE2"/>
    <w:rsid w:val="009E5728"/>
    <w:rsid w:val="009E5979"/>
    <w:rsid w:val="009E7640"/>
    <w:rsid w:val="009E7CEB"/>
    <w:rsid w:val="009F018A"/>
    <w:rsid w:val="009F0561"/>
    <w:rsid w:val="009F0589"/>
    <w:rsid w:val="009F2964"/>
    <w:rsid w:val="009F38C3"/>
    <w:rsid w:val="009F3D95"/>
    <w:rsid w:val="009F5C2C"/>
    <w:rsid w:val="009F6E93"/>
    <w:rsid w:val="009F7404"/>
    <w:rsid w:val="009F7747"/>
    <w:rsid w:val="009F7FB0"/>
    <w:rsid w:val="00A007F2"/>
    <w:rsid w:val="00A0128F"/>
    <w:rsid w:val="00A02076"/>
    <w:rsid w:val="00A0229B"/>
    <w:rsid w:val="00A0243B"/>
    <w:rsid w:val="00A05EC4"/>
    <w:rsid w:val="00A06B92"/>
    <w:rsid w:val="00A074A2"/>
    <w:rsid w:val="00A10140"/>
    <w:rsid w:val="00A10454"/>
    <w:rsid w:val="00A10749"/>
    <w:rsid w:val="00A11281"/>
    <w:rsid w:val="00A1151D"/>
    <w:rsid w:val="00A14F87"/>
    <w:rsid w:val="00A15756"/>
    <w:rsid w:val="00A1576C"/>
    <w:rsid w:val="00A15815"/>
    <w:rsid w:val="00A15C07"/>
    <w:rsid w:val="00A20B0F"/>
    <w:rsid w:val="00A2195C"/>
    <w:rsid w:val="00A21969"/>
    <w:rsid w:val="00A21A86"/>
    <w:rsid w:val="00A21ED2"/>
    <w:rsid w:val="00A22E00"/>
    <w:rsid w:val="00A230A3"/>
    <w:rsid w:val="00A233B9"/>
    <w:rsid w:val="00A235B7"/>
    <w:rsid w:val="00A2361F"/>
    <w:rsid w:val="00A24DF6"/>
    <w:rsid w:val="00A26A06"/>
    <w:rsid w:val="00A26A6C"/>
    <w:rsid w:val="00A26C85"/>
    <w:rsid w:val="00A301C3"/>
    <w:rsid w:val="00A31043"/>
    <w:rsid w:val="00A312AB"/>
    <w:rsid w:val="00A31EA2"/>
    <w:rsid w:val="00A31F53"/>
    <w:rsid w:val="00A326D0"/>
    <w:rsid w:val="00A32B3F"/>
    <w:rsid w:val="00A336AC"/>
    <w:rsid w:val="00A3390F"/>
    <w:rsid w:val="00A33D11"/>
    <w:rsid w:val="00A342A2"/>
    <w:rsid w:val="00A35442"/>
    <w:rsid w:val="00A35943"/>
    <w:rsid w:val="00A35B44"/>
    <w:rsid w:val="00A36035"/>
    <w:rsid w:val="00A37580"/>
    <w:rsid w:val="00A40995"/>
    <w:rsid w:val="00A428DC"/>
    <w:rsid w:val="00A42AB4"/>
    <w:rsid w:val="00A42FF5"/>
    <w:rsid w:val="00A43240"/>
    <w:rsid w:val="00A438EF"/>
    <w:rsid w:val="00A4439A"/>
    <w:rsid w:val="00A4520F"/>
    <w:rsid w:val="00A45338"/>
    <w:rsid w:val="00A46A6A"/>
    <w:rsid w:val="00A472D5"/>
    <w:rsid w:val="00A47C27"/>
    <w:rsid w:val="00A504F6"/>
    <w:rsid w:val="00A5271D"/>
    <w:rsid w:val="00A53070"/>
    <w:rsid w:val="00A5370F"/>
    <w:rsid w:val="00A53957"/>
    <w:rsid w:val="00A542C5"/>
    <w:rsid w:val="00A544CE"/>
    <w:rsid w:val="00A55822"/>
    <w:rsid w:val="00A55848"/>
    <w:rsid w:val="00A5590A"/>
    <w:rsid w:val="00A55D87"/>
    <w:rsid w:val="00A56158"/>
    <w:rsid w:val="00A56C47"/>
    <w:rsid w:val="00A5711E"/>
    <w:rsid w:val="00A57C09"/>
    <w:rsid w:val="00A60B09"/>
    <w:rsid w:val="00A6109C"/>
    <w:rsid w:val="00A6132F"/>
    <w:rsid w:val="00A6179F"/>
    <w:rsid w:val="00A62B61"/>
    <w:rsid w:val="00A62B8D"/>
    <w:rsid w:val="00A64537"/>
    <w:rsid w:val="00A65D4F"/>
    <w:rsid w:val="00A65EB5"/>
    <w:rsid w:val="00A66539"/>
    <w:rsid w:val="00A665AF"/>
    <w:rsid w:val="00A70178"/>
    <w:rsid w:val="00A702CC"/>
    <w:rsid w:val="00A70836"/>
    <w:rsid w:val="00A70B20"/>
    <w:rsid w:val="00A70E2F"/>
    <w:rsid w:val="00A71201"/>
    <w:rsid w:val="00A71E37"/>
    <w:rsid w:val="00A7228C"/>
    <w:rsid w:val="00A7257F"/>
    <w:rsid w:val="00A7289D"/>
    <w:rsid w:val="00A73781"/>
    <w:rsid w:val="00A73AC4"/>
    <w:rsid w:val="00A73B71"/>
    <w:rsid w:val="00A7473B"/>
    <w:rsid w:val="00A75DD8"/>
    <w:rsid w:val="00A7689B"/>
    <w:rsid w:val="00A769C7"/>
    <w:rsid w:val="00A80C27"/>
    <w:rsid w:val="00A82072"/>
    <w:rsid w:val="00A823B0"/>
    <w:rsid w:val="00A8257F"/>
    <w:rsid w:val="00A82D88"/>
    <w:rsid w:val="00A83C46"/>
    <w:rsid w:val="00A83D44"/>
    <w:rsid w:val="00A84356"/>
    <w:rsid w:val="00A845B3"/>
    <w:rsid w:val="00A84949"/>
    <w:rsid w:val="00A86176"/>
    <w:rsid w:val="00A8701B"/>
    <w:rsid w:val="00A8773E"/>
    <w:rsid w:val="00A87969"/>
    <w:rsid w:val="00A9079D"/>
    <w:rsid w:val="00A9285D"/>
    <w:rsid w:val="00A92B95"/>
    <w:rsid w:val="00A944A9"/>
    <w:rsid w:val="00A94B3E"/>
    <w:rsid w:val="00A96A81"/>
    <w:rsid w:val="00A97046"/>
    <w:rsid w:val="00A97392"/>
    <w:rsid w:val="00AA0042"/>
    <w:rsid w:val="00AA08FC"/>
    <w:rsid w:val="00AA1181"/>
    <w:rsid w:val="00AA1733"/>
    <w:rsid w:val="00AA1E2F"/>
    <w:rsid w:val="00AA2405"/>
    <w:rsid w:val="00AA25C4"/>
    <w:rsid w:val="00AA3974"/>
    <w:rsid w:val="00AA3C35"/>
    <w:rsid w:val="00AA43BB"/>
    <w:rsid w:val="00AA4819"/>
    <w:rsid w:val="00AA522F"/>
    <w:rsid w:val="00AA550F"/>
    <w:rsid w:val="00AA558D"/>
    <w:rsid w:val="00AA5BFE"/>
    <w:rsid w:val="00AA60B8"/>
    <w:rsid w:val="00AA6D07"/>
    <w:rsid w:val="00AA71A5"/>
    <w:rsid w:val="00AA7766"/>
    <w:rsid w:val="00AA7AB8"/>
    <w:rsid w:val="00AB0279"/>
    <w:rsid w:val="00AB0683"/>
    <w:rsid w:val="00AB3EDF"/>
    <w:rsid w:val="00AB44D2"/>
    <w:rsid w:val="00AB49C0"/>
    <w:rsid w:val="00AB4D2D"/>
    <w:rsid w:val="00AB7F4F"/>
    <w:rsid w:val="00AC029C"/>
    <w:rsid w:val="00AC1962"/>
    <w:rsid w:val="00AC2455"/>
    <w:rsid w:val="00AC2A96"/>
    <w:rsid w:val="00AC37BB"/>
    <w:rsid w:val="00AC3AA4"/>
    <w:rsid w:val="00AC6115"/>
    <w:rsid w:val="00AC68EC"/>
    <w:rsid w:val="00AC6E24"/>
    <w:rsid w:val="00AC6FF3"/>
    <w:rsid w:val="00AC7462"/>
    <w:rsid w:val="00AC7904"/>
    <w:rsid w:val="00AD0097"/>
    <w:rsid w:val="00AD0317"/>
    <w:rsid w:val="00AD05B8"/>
    <w:rsid w:val="00AD07B3"/>
    <w:rsid w:val="00AD0E5C"/>
    <w:rsid w:val="00AD481C"/>
    <w:rsid w:val="00AD5228"/>
    <w:rsid w:val="00AD5978"/>
    <w:rsid w:val="00AD5A80"/>
    <w:rsid w:val="00AD728C"/>
    <w:rsid w:val="00AE0135"/>
    <w:rsid w:val="00AE0772"/>
    <w:rsid w:val="00AE1475"/>
    <w:rsid w:val="00AE162E"/>
    <w:rsid w:val="00AE183F"/>
    <w:rsid w:val="00AE1BA3"/>
    <w:rsid w:val="00AE2EB2"/>
    <w:rsid w:val="00AE4594"/>
    <w:rsid w:val="00AE491A"/>
    <w:rsid w:val="00AE63FA"/>
    <w:rsid w:val="00AE66F4"/>
    <w:rsid w:val="00AE69E6"/>
    <w:rsid w:val="00AE6C7F"/>
    <w:rsid w:val="00AE7E76"/>
    <w:rsid w:val="00AF007B"/>
    <w:rsid w:val="00AF046B"/>
    <w:rsid w:val="00AF1470"/>
    <w:rsid w:val="00AF2D9F"/>
    <w:rsid w:val="00AF37D5"/>
    <w:rsid w:val="00AF3D5E"/>
    <w:rsid w:val="00AF59BF"/>
    <w:rsid w:val="00AF65D4"/>
    <w:rsid w:val="00AF68E2"/>
    <w:rsid w:val="00AF79C6"/>
    <w:rsid w:val="00AF7CEA"/>
    <w:rsid w:val="00B00AF8"/>
    <w:rsid w:val="00B00DE2"/>
    <w:rsid w:val="00B0383A"/>
    <w:rsid w:val="00B03E30"/>
    <w:rsid w:val="00B04053"/>
    <w:rsid w:val="00B0418C"/>
    <w:rsid w:val="00B04B34"/>
    <w:rsid w:val="00B06A67"/>
    <w:rsid w:val="00B06EFB"/>
    <w:rsid w:val="00B07381"/>
    <w:rsid w:val="00B07856"/>
    <w:rsid w:val="00B07A2B"/>
    <w:rsid w:val="00B07D2B"/>
    <w:rsid w:val="00B106EE"/>
    <w:rsid w:val="00B112E1"/>
    <w:rsid w:val="00B12D75"/>
    <w:rsid w:val="00B1390F"/>
    <w:rsid w:val="00B1417E"/>
    <w:rsid w:val="00B15265"/>
    <w:rsid w:val="00B16A9D"/>
    <w:rsid w:val="00B176BE"/>
    <w:rsid w:val="00B17B2A"/>
    <w:rsid w:val="00B17B55"/>
    <w:rsid w:val="00B2192D"/>
    <w:rsid w:val="00B2205F"/>
    <w:rsid w:val="00B22C28"/>
    <w:rsid w:val="00B234FA"/>
    <w:rsid w:val="00B236ED"/>
    <w:rsid w:val="00B23B29"/>
    <w:rsid w:val="00B240D3"/>
    <w:rsid w:val="00B241E4"/>
    <w:rsid w:val="00B252FE"/>
    <w:rsid w:val="00B25389"/>
    <w:rsid w:val="00B26151"/>
    <w:rsid w:val="00B26256"/>
    <w:rsid w:val="00B279CE"/>
    <w:rsid w:val="00B29425"/>
    <w:rsid w:val="00B30774"/>
    <w:rsid w:val="00B317B1"/>
    <w:rsid w:val="00B32266"/>
    <w:rsid w:val="00B3230D"/>
    <w:rsid w:val="00B32453"/>
    <w:rsid w:val="00B32FD9"/>
    <w:rsid w:val="00B33E77"/>
    <w:rsid w:val="00B3682C"/>
    <w:rsid w:val="00B3698C"/>
    <w:rsid w:val="00B3743D"/>
    <w:rsid w:val="00B376F5"/>
    <w:rsid w:val="00B37AFA"/>
    <w:rsid w:val="00B37CF2"/>
    <w:rsid w:val="00B415FF"/>
    <w:rsid w:val="00B419C6"/>
    <w:rsid w:val="00B41EA1"/>
    <w:rsid w:val="00B42345"/>
    <w:rsid w:val="00B428DE"/>
    <w:rsid w:val="00B45502"/>
    <w:rsid w:val="00B477DB"/>
    <w:rsid w:val="00B50806"/>
    <w:rsid w:val="00B50B43"/>
    <w:rsid w:val="00B50F33"/>
    <w:rsid w:val="00B51A3A"/>
    <w:rsid w:val="00B51BB1"/>
    <w:rsid w:val="00B51D12"/>
    <w:rsid w:val="00B520E5"/>
    <w:rsid w:val="00B52290"/>
    <w:rsid w:val="00B533AB"/>
    <w:rsid w:val="00B5347F"/>
    <w:rsid w:val="00B54BA2"/>
    <w:rsid w:val="00B54E93"/>
    <w:rsid w:val="00B554C9"/>
    <w:rsid w:val="00B56838"/>
    <w:rsid w:val="00B57522"/>
    <w:rsid w:val="00B577B1"/>
    <w:rsid w:val="00B606A5"/>
    <w:rsid w:val="00B60BF1"/>
    <w:rsid w:val="00B6312A"/>
    <w:rsid w:val="00B6368F"/>
    <w:rsid w:val="00B63750"/>
    <w:rsid w:val="00B648DA"/>
    <w:rsid w:val="00B64DF8"/>
    <w:rsid w:val="00B65015"/>
    <w:rsid w:val="00B65C5E"/>
    <w:rsid w:val="00B67CCB"/>
    <w:rsid w:val="00B705CE"/>
    <w:rsid w:val="00B70903"/>
    <w:rsid w:val="00B70B92"/>
    <w:rsid w:val="00B70BCC"/>
    <w:rsid w:val="00B71FCD"/>
    <w:rsid w:val="00B73580"/>
    <w:rsid w:val="00B73648"/>
    <w:rsid w:val="00B747F5"/>
    <w:rsid w:val="00B74B3F"/>
    <w:rsid w:val="00B75C36"/>
    <w:rsid w:val="00B76B92"/>
    <w:rsid w:val="00B77D39"/>
    <w:rsid w:val="00B77E65"/>
    <w:rsid w:val="00B83451"/>
    <w:rsid w:val="00B83C90"/>
    <w:rsid w:val="00B8445E"/>
    <w:rsid w:val="00B854EE"/>
    <w:rsid w:val="00B86762"/>
    <w:rsid w:val="00B86C58"/>
    <w:rsid w:val="00B86CB6"/>
    <w:rsid w:val="00B87A88"/>
    <w:rsid w:val="00B91294"/>
    <w:rsid w:val="00B918E2"/>
    <w:rsid w:val="00B92098"/>
    <w:rsid w:val="00B932CE"/>
    <w:rsid w:val="00B933B0"/>
    <w:rsid w:val="00B9389E"/>
    <w:rsid w:val="00B9391E"/>
    <w:rsid w:val="00B93D65"/>
    <w:rsid w:val="00B94B30"/>
    <w:rsid w:val="00B95D8C"/>
    <w:rsid w:val="00B967BB"/>
    <w:rsid w:val="00B97CF4"/>
    <w:rsid w:val="00B97DB1"/>
    <w:rsid w:val="00B97F07"/>
    <w:rsid w:val="00BA19E0"/>
    <w:rsid w:val="00BA2387"/>
    <w:rsid w:val="00BA2D05"/>
    <w:rsid w:val="00BA3144"/>
    <w:rsid w:val="00BA3782"/>
    <w:rsid w:val="00BA3BE4"/>
    <w:rsid w:val="00BA3D85"/>
    <w:rsid w:val="00BA4D3A"/>
    <w:rsid w:val="00BA5069"/>
    <w:rsid w:val="00BA5FC0"/>
    <w:rsid w:val="00BA63DF"/>
    <w:rsid w:val="00BA63FE"/>
    <w:rsid w:val="00BA6757"/>
    <w:rsid w:val="00BA7385"/>
    <w:rsid w:val="00BA7640"/>
    <w:rsid w:val="00BB02E5"/>
    <w:rsid w:val="00BB04EF"/>
    <w:rsid w:val="00BB112A"/>
    <w:rsid w:val="00BB11F1"/>
    <w:rsid w:val="00BB17F7"/>
    <w:rsid w:val="00BB187A"/>
    <w:rsid w:val="00BB2011"/>
    <w:rsid w:val="00BB2B8D"/>
    <w:rsid w:val="00BB2EDE"/>
    <w:rsid w:val="00BB3D46"/>
    <w:rsid w:val="00BB4037"/>
    <w:rsid w:val="00BB4314"/>
    <w:rsid w:val="00BB4442"/>
    <w:rsid w:val="00BB4602"/>
    <w:rsid w:val="00BB52E7"/>
    <w:rsid w:val="00BB5A37"/>
    <w:rsid w:val="00BB62D9"/>
    <w:rsid w:val="00BB72F2"/>
    <w:rsid w:val="00BB799C"/>
    <w:rsid w:val="00BC1ECE"/>
    <w:rsid w:val="00BC2AF4"/>
    <w:rsid w:val="00BC2BB0"/>
    <w:rsid w:val="00BC397B"/>
    <w:rsid w:val="00BC41BA"/>
    <w:rsid w:val="00BC4796"/>
    <w:rsid w:val="00BC6976"/>
    <w:rsid w:val="00BD0E1A"/>
    <w:rsid w:val="00BD0F2A"/>
    <w:rsid w:val="00BD2E57"/>
    <w:rsid w:val="00BD3238"/>
    <w:rsid w:val="00BD3D97"/>
    <w:rsid w:val="00BD4001"/>
    <w:rsid w:val="00BD40F5"/>
    <w:rsid w:val="00BD5593"/>
    <w:rsid w:val="00BD5B2D"/>
    <w:rsid w:val="00BD6CAF"/>
    <w:rsid w:val="00BD7CB0"/>
    <w:rsid w:val="00BE0C26"/>
    <w:rsid w:val="00BE100C"/>
    <w:rsid w:val="00BE13B3"/>
    <w:rsid w:val="00BE1577"/>
    <w:rsid w:val="00BE215E"/>
    <w:rsid w:val="00BE267B"/>
    <w:rsid w:val="00BE3BC5"/>
    <w:rsid w:val="00BE559E"/>
    <w:rsid w:val="00BE785A"/>
    <w:rsid w:val="00BE7A88"/>
    <w:rsid w:val="00BE7BEF"/>
    <w:rsid w:val="00BF0A29"/>
    <w:rsid w:val="00BF1202"/>
    <w:rsid w:val="00BF191A"/>
    <w:rsid w:val="00BF1DAC"/>
    <w:rsid w:val="00BF2444"/>
    <w:rsid w:val="00BF2D62"/>
    <w:rsid w:val="00BF3044"/>
    <w:rsid w:val="00BF3861"/>
    <w:rsid w:val="00BF3AE2"/>
    <w:rsid w:val="00BF3B76"/>
    <w:rsid w:val="00BF41A3"/>
    <w:rsid w:val="00BF4463"/>
    <w:rsid w:val="00BF48C7"/>
    <w:rsid w:val="00BF5E74"/>
    <w:rsid w:val="00C0176E"/>
    <w:rsid w:val="00C019DD"/>
    <w:rsid w:val="00C02FC0"/>
    <w:rsid w:val="00C03D4E"/>
    <w:rsid w:val="00C03FD5"/>
    <w:rsid w:val="00C0427A"/>
    <w:rsid w:val="00C05376"/>
    <w:rsid w:val="00C05E02"/>
    <w:rsid w:val="00C05EB2"/>
    <w:rsid w:val="00C071AE"/>
    <w:rsid w:val="00C07817"/>
    <w:rsid w:val="00C07F43"/>
    <w:rsid w:val="00C1012D"/>
    <w:rsid w:val="00C11401"/>
    <w:rsid w:val="00C115BB"/>
    <w:rsid w:val="00C118EA"/>
    <w:rsid w:val="00C122AC"/>
    <w:rsid w:val="00C127AF"/>
    <w:rsid w:val="00C130A7"/>
    <w:rsid w:val="00C14857"/>
    <w:rsid w:val="00C154B9"/>
    <w:rsid w:val="00C15713"/>
    <w:rsid w:val="00C15BED"/>
    <w:rsid w:val="00C16AE4"/>
    <w:rsid w:val="00C16F48"/>
    <w:rsid w:val="00C17668"/>
    <w:rsid w:val="00C20606"/>
    <w:rsid w:val="00C20C55"/>
    <w:rsid w:val="00C20FC8"/>
    <w:rsid w:val="00C219F5"/>
    <w:rsid w:val="00C21F65"/>
    <w:rsid w:val="00C22265"/>
    <w:rsid w:val="00C22C81"/>
    <w:rsid w:val="00C22E12"/>
    <w:rsid w:val="00C2495C"/>
    <w:rsid w:val="00C25770"/>
    <w:rsid w:val="00C25ADF"/>
    <w:rsid w:val="00C25D70"/>
    <w:rsid w:val="00C269D3"/>
    <w:rsid w:val="00C26F03"/>
    <w:rsid w:val="00C2763B"/>
    <w:rsid w:val="00C276C1"/>
    <w:rsid w:val="00C2777D"/>
    <w:rsid w:val="00C27A7E"/>
    <w:rsid w:val="00C3010C"/>
    <w:rsid w:val="00C301FC"/>
    <w:rsid w:val="00C3100E"/>
    <w:rsid w:val="00C32522"/>
    <w:rsid w:val="00C329E3"/>
    <w:rsid w:val="00C32E3D"/>
    <w:rsid w:val="00C3468C"/>
    <w:rsid w:val="00C34C23"/>
    <w:rsid w:val="00C3645A"/>
    <w:rsid w:val="00C36997"/>
    <w:rsid w:val="00C36A4B"/>
    <w:rsid w:val="00C40286"/>
    <w:rsid w:val="00C4096F"/>
    <w:rsid w:val="00C41046"/>
    <w:rsid w:val="00C4172E"/>
    <w:rsid w:val="00C41A33"/>
    <w:rsid w:val="00C41A61"/>
    <w:rsid w:val="00C41A99"/>
    <w:rsid w:val="00C41EDB"/>
    <w:rsid w:val="00C424CA"/>
    <w:rsid w:val="00C4290C"/>
    <w:rsid w:val="00C44055"/>
    <w:rsid w:val="00C440D7"/>
    <w:rsid w:val="00C4422E"/>
    <w:rsid w:val="00C443DD"/>
    <w:rsid w:val="00C44511"/>
    <w:rsid w:val="00C44613"/>
    <w:rsid w:val="00C44972"/>
    <w:rsid w:val="00C459E3"/>
    <w:rsid w:val="00C45B9C"/>
    <w:rsid w:val="00C4640F"/>
    <w:rsid w:val="00C50ABE"/>
    <w:rsid w:val="00C50F19"/>
    <w:rsid w:val="00C51A9F"/>
    <w:rsid w:val="00C55D97"/>
    <w:rsid w:val="00C55F83"/>
    <w:rsid w:val="00C56821"/>
    <w:rsid w:val="00C56FCB"/>
    <w:rsid w:val="00C5747C"/>
    <w:rsid w:val="00C62321"/>
    <w:rsid w:val="00C623F8"/>
    <w:rsid w:val="00C62E9C"/>
    <w:rsid w:val="00C63245"/>
    <w:rsid w:val="00C63ABB"/>
    <w:rsid w:val="00C63E82"/>
    <w:rsid w:val="00C64C77"/>
    <w:rsid w:val="00C650FC"/>
    <w:rsid w:val="00C65102"/>
    <w:rsid w:val="00C662C1"/>
    <w:rsid w:val="00C66CF7"/>
    <w:rsid w:val="00C672D0"/>
    <w:rsid w:val="00C67D6A"/>
    <w:rsid w:val="00C70969"/>
    <w:rsid w:val="00C7096C"/>
    <w:rsid w:val="00C70B70"/>
    <w:rsid w:val="00C7111B"/>
    <w:rsid w:val="00C7225D"/>
    <w:rsid w:val="00C72DE0"/>
    <w:rsid w:val="00C73083"/>
    <w:rsid w:val="00C737E6"/>
    <w:rsid w:val="00C73DB6"/>
    <w:rsid w:val="00C7591F"/>
    <w:rsid w:val="00C770C5"/>
    <w:rsid w:val="00C773F8"/>
    <w:rsid w:val="00C80E5D"/>
    <w:rsid w:val="00C812F4"/>
    <w:rsid w:val="00C81399"/>
    <w:rsid w:val="00C814B6"/>
    <w:rsid w:val="00C8159C"/>
    <w:rsid w:val="00C81600"/>
    <w:rsid w:val="00C8255E"/>
    <w:rsid w:val="00C8412C"/>
    <w:rsid w:val="00C85365"/>
    <w:rsid w:val="00C8613F"/>
    <w:rsid w:val="00C862D9"/>
    <w:rsid w:val="00C8675F"/>
    <w:rsid w:val="00C86E1F"/>
    <w:rsid w:val="00C8789A"/>
    <w:rsid w:val="00C9076E"/>
    <w:rsid w:val="00C9078B"/>
    <w:rsid w:val="00C90C06"/>
    <w:rsid w:val="00C90DC9"/>
    <w:rsid w:val="00C91E50"/>
    <w:rsid w:val="00C91EDF"/>
    <w:rsid w:val="00C92D1D"/>
    <w:rsid w:val="00C9364C"/>
    <w:rsid w:val="00C93A41"/>
    <w:rsid w:val="00C94CDC"/>
    <w:rsid w:val="00C95312"/>
    <w:rsid w:val="00C963A6"/>
    <w:rsid w:val="00C9644B"/>
    <w:rsid w:val="00C97B1B"/>
    <w:rsid w:val="00CA2A40"/>
    <w:rsid w:val="00CA3BCC"/>
    <w:rsid w:val="00CA3F45"/>
    <w:rsid w:val="00CA4A2D"/>
    <w:rsid w:val="00CA57EB"/>
    <w:rsid w:val="00CA634A"/>
    <w:rsid w:val="00CA79F6"/>
    <w:rsid w:val="00CB141F"/>
    <w:rsid w:val="00CB1452"/>
    <w:rsid w:val="00CB347D"/>
    <w:rsid w:val="00CB418B"/>
    <w:rsid w:val="00CB52A5"/>
    <w:rsid w:val="00CB5766"/>
    <w:rsid w:val="00CB69FA"/>
    <w:rsid w:val="00CC10E6"/>
    <w:rsid w:val="00CC111A"/>
    <w:rsid w:val="00CC16DB"/>
    <w:rsid w:val="00CC51F6"/>
    <w:rsid w:val="00CC6B47"/>
    <w:rsid w:val="00CD392A"/>
    <w:rsid w:val="00CD4C71"/>
    <w:rsid w:val="00CD5B4C"/>
    <w:rsid w:val="00CD6BE8"/>
    <w:rsid w:val="00CD6C85"/>
    <w:rsid w:val="00CD73A7"/>
    <w:rsid w:val="00CE0111"/>
    <w:rsid w:val="00CE0430"/>
    <w:rsid w:val="00CE052D"/>
    <w:rsid w:val="00CE0625"/>
    <w:rsid w:val="00CE07FA"/>
    <w:rsid w:val="00CE091F"/>
    <w:rsid w:val="00CE19D2"/>
    <w:rsid w:val="00CE2143"/>
    <w:rsid w:val="00CE263C"/>
    <w:rsid w:val="00CE2E3A"/>
    <w:rsid w:val="00CE322C"/>
    <w:rsid w:val="00CE3D75"/>
    <w:rsid w:val="00CE4B2B"/>
    <w:rsid w:val="00CE4D30"/>
    <w:rsid w:val="00CE6C45"/>
    <w:rsid w:val="00CE760F"/>
    <w:rsid w:val="00CE7F35"/>
    <w:rsid w:val="00CF00E1"/>
    <w:rsid w:val="00CF0A08"/>
    <w:rsid w:val="00CF0B79"/>
    <w:rsid w:val="00CF174A"/>
    <w:rsid w:val="00CF1FC5"/>
    <w:rsid w:val="00CF2490"/>
    <w:rsid w:val="00CF2725"/>
    <w:rsid w:val="00CF2BE4"/>
    <w:rsid w:val="00CF3647"/>
    <w:rsid w:val="00CF391D"/>
    <w:rsid w:val="00CF5708"/>
    <w:rsid w:val="00CF6288"/>
    <w:rsid w:val="00D007F1"/>
    <w:rsid w:val="00D019B2"/>
    <w:rsid w:val="00D01AA0"/>
    <w:rsid w:val="00D02D6F"/>
    <w:rsid w:val="00D04959"/>
    <w:rsid w:val="00D05B5F"/>
    <w:rsid w:val="00D0629B"/>
    <w:rsid w:val="00D0658A"/>
    <w:rsid w:val="00D07909"/>
    <w:rsid w:val="00D07B15"/>
    <w:rsid w:val="00D07D29"/>
    <w:rsid w:val="00D07F1F"/>
    <w:rsid w:val="00D10F96"/>
    <w:rsid w:val="00D11891"/>
    <w:rsid w:val="00D11E4F"/>
    <w:rsid w:val="00D1245B"/>
    <w:rsid w:val="00D12B92"/>
    <w:rsid w:val="00D13410"/>
    <w:rsid w:val="00D14916"/>
    <w:rsid w:val="00D15DD1"/>
    <w:rsid w:val="00D16C9C"/>
    <w:rsid w:val="00D16E58"/>
    <w:rsid w:val="00D1750E"/>
    <w:rsid w:val="00D20740"/>
    <w:rsid w:val="00D2171F"/>
    <w:rsid w:val="00D2249C"/>
    <w:rsid w:val="00D233F9"/>
    <w:rsid w:val="00D23831"/>
    <w:rsid w:val="00D23AB4"/>
    <w:rsid w:val="00D23E9F"/>
    <w:rsid w:val="00D25EAD"/>
    <w:rsid w:val="00D26DAF"/>
    <w:rsid w:val="00D2703F"/>
    <w:rsid w:val="00D2710C"/>
    <w:rsid w:val="00D27670"/>
    <w:rsid w:val="00D30717"/>
    <w:rsid w:val="00D31004"/>
    <w:rsid w:val="00D367BD"/>
    <w:rsid w:val="00D37A68"/>
    <w:rsid w:val="00D37EF5"/>
    <w:rsid w:val="00D40019"/>
    <w:rsid w:val="00D40FA2"/>
    <w:rsid w:val="00D418C1"/>
    <w:rsid w:val="00D42C16"/>
    <w:rsid w:val="00D42E1E"/>
    <w:rsid w:val="00D43073"/>
    <w:rsid w:val="00D433A6"/>
    <w:rsid w:val="00D442E1"/>
    <w:rsid w:val="00D46372"/>
    <w:rsid w:val="00D4637F"/>
    <w:rsid w:val="00D46BA4"/>
    <w:rsid w:val="00D46E19"/>
    <w:rsid w:val="00D472D2"/>
    <w:rsid w:val="00D47D30"/>
    <w:rsid w:val="00D502FA"/>
    <w:rsid w:val="00D5059F"/>
    <w:rsid w:val="00D5068C"/>
    <w:rsid w:val="00D50712"/>
    <w:rsid w:val="00D51003"/>
    <w:rsid w:val="00D51743"/>
    <w:rsid w:val="00D51EAD"/>
    <w:rsid w:val="00D5246F"/>
    <w:rsid w:val="00D53471"/>
    <w:rsid w:val="00D5486F"/>
    <w:rsid w:val="00D549EB"/>
    <w:rsid w:val="00D55C4D"/>
    <w:rsid w:val="00D55CDA"/>
    <w:rsid w:val="00D55EEA"/>
    <w:rsid w:val="00D56B36"/>
    <w:rsid w:val="00D57558"/>
    <w:rsid w:val="00D57CDE"/>
    <w:rsid w:val="00D603F7"/>
    <w:rsid w:val="00D60833"/>
    <w:rsid w:val="00D608F5"/>
    <w:rsid w:val="00D60F2A"/>
    <w:rsid w:val="00D61181"/>
    <w:rsid w:val="00D619B6"/>
    <w:rsid w:val="00D626CB"/>
    <w:rsid w:val="00D629FE"/>
    <w:rsid w:val="00D62EDA"/>
    <w:rsid w:val="00D63525"/>
    <w:rsid w:val="00D64FBC"/>
    <w:rsid w:val="00D65030"/>
    <w:rsid w:val="00D6582F"/>
    <w:rsid w:val="00D6602C"/>
    <w:rsid w:val="00D6606D"/>
    <w:rsid w:val="00D674AC"/>
    <w:rsid w:val="00D701A7"/>
    <w:rsid w:val="00D711F9"/>
    <w:rsid w:val="00D71B72"/>
    <w:rsid w:val="00D71C3C"/>
    <w:rsid w:val="00D71CAB"/>
    <w:rsid w:val="00D725BB"/>
    <w:rsid w:val="00D73B78"/>
    <w:rsid w:val="00D7464A"/>
    <w:rsid w:val="00D74653"/>
    <w:rsid w:val="00D75603"/>
    <w:rsid w:val="00D76EBF"/>
    <w:rsid w:val="00D8253F"/>
    <w:rsid w:val="00D8406A"/>
    <w:rsid w:val="00D842D1"/>
    <w:rsid w:val="00D87A6B"/>
    <w:rsid w:val="00D9039C"/>
    <w:rsid w:val="00D9049A"/>
    <w:rsid w:val="00D912EC"/>
    <w:rsid w:val="00D921E2"/>
    <w:rsid w:val="00D933AD"/>
    <w:rsid w:val="00D945E5"/>
    <w:rsid w:val="00D955DA"/>
    <w:rsid w:val="00D95A4D"/>
    <w:rsid w:val="00D95F3F"/>
    <w:rsid w:val="00D96483"/>
    <w:rsid w:val="00D965EB"/>
    <w:rsid w:val="00D96998"/>
    <w:rsid w:val="00D96A87"/>
    <w:rsid w:val="00D96B33"/>
    <w:rsid w:val="00D97520"/>
    <w:rsid w:val="00D97841"/>
    <w:rsid w:val="00DA1219"/>
    <w:rsid w:val="00DA19E6"/>
    <w:rsid w:val="00DA30DC"/>
    <w:rsid w:val="00DA39A3"/>
    <w:rsid w:val="00DA3A8D"/>
    <w:rsid w:val="00DA4521"/>
    <w:rsid w:val="00DA5FFB"/>
    <w:rsid w:val="00DB138A"/>
    <w:rsid w:val="00DB1990"/>
    <w:rsid w:val="00DB398D"/>
    <w:rsid w:val="00DB48D6"/>
    <w:rsid w:val="00DB5332"/>
    <w:rsid w:val="00DB54D2"/>
    <w:rsid w:val="00DB5686"/>
    <w:rsid w:val="00DB6131"/>
    <w:rsid w:val="00DB6851"/>
    <w:rsid w:val="00DB7BF9"/>
    <w:rsid w:val="00DB7D39"/>
    <w:rsid w:val="00DC022D"/>
    <w:rsid w:val="00DC08E4"/>
    <w:rsid w:val="00DC190B"/>
    <w:rsid w:val="00DC2014"/>
    <w:rsid w:val="00DC3911"/>
    <w:rsid w:val="00DC4747"/>
    <w:rsid w:val="00DC6E2D"/>
    <w:rsid w:val="00DC76F5"/>
    <w:rsid w:val="00DC7C64"/>
    <w:rsid w:val="00DC7FF7"/>
    <w:rsid w:val="00DD0899"/>
    <w:rsid w:val="00DD17DC"/>
    <w:rsid w:val="00DD1A14"/>
    <w:rsid w:val="00DD1DC8"/>
    <w:rsid w:val="00DD469F"/>
    <w:rsid w:val="00DD496F"/>
    <w:rsid w:val="00DD4F7B"/>
    <w:rsid w:val="00DD57EA"/>
    <w:rsid w:val="00DD5FE4"/>
    <w:rsid w:val="00DD6374"/>
    <w:rsid w:val="00DD6AA8"/>
    <w:rsid w:val="00DD6C96"/>
    <w:rsid w:val="00DD70D0"/>
    <w:rsid w:val="00DD7B5E"/>
    <w:rsid w:val="00DE123B"/>
    <w:rsid w:val="00DE1249"/>
    <w:rsid w:val="00DE1F53"/>
    <w:rsid w:val="00DE3C3C"/>
    <w:rsid w:val="00DE44C1"/>
    <w:rsid w:val="00DE6606"/>
    <w:rsid w:val="00DE7300"/>
    <w:rsid w:val="00DE7BAA"/>
    <w:rsid w:val="00DF032E"/>
    <w:rsid w:val="00DF144B"/>
    <w:rsid w:val="00DF169C"/>
    <w:rsid w:val="00DF1A64"/>
    <w:rsid w:val="00DF1AD7"/>
    <w:rsid w:val="00DF1E5A"/>
    <w:rsid w:val="00DF24AD"/>
    <w:rsid w:val="00DF2BAB"/>
    <w:rsid w:val="00DF334E"/>
    <w:rsid w:val="00DF3597"/>
    <w:rsid w:val="00DF36AA"/>
    <w:rsid w:val="00DF44D2"/>
    <w:rsid w:val="00DF5154"/>
    <w:rsid w:val="00DF5D73"/>
    <w:rsid w:val="00DF6132"/>
    <w:rsid w:val="00DF62C0"/>
    <w:rsid w:val="00DF68D4"/>
    <w:rsid w:val="00DF6D0A"/>
    <w:rsid w:val="00DF71BE"/>
    <w:rsid w:val="00DF7FB8"/>
    <w:rsid w:val="00E012DB"/>
    <w:rsid w:val="00E0155D"/>
    <w:rsid w:val="00E01B68"/>
    <w:rsid w:val="00E02ACA"/>
    <w:rsid w:val="00E02AD2"/>
    <w:rsid w:val="00E03027"/>
    <w:rsid w:val="00E03566"/>
    <w:rsid w:val="00E03810"/>
    <w:rsid w:val="00E03A71"/>
    <w:rsid w:val="00E040C5"/>
    <w:rsid w:val="00E0794F"/>
    <w:rsid w:val="00E1027A"/>
    <w:rsid w:val="00E1029D"/>
    <w:rsid w:val="00E1049B"/>
    <w:rsid w:val="00E1087F"/>
    <w:rsid w:val="00E111B8"/>
    <w:rsid w:val="00E11FED"/>
    <w:rsid w:val="00E12431"/>
    <w:rsid w:val="00E1284F"/>
    <w:rsid w:val="00E12A74"/>
    <w:rsid w:val="00E12B72"/>
    <w:rsid w:val="00E12C14"/>
    <w:rsid w:val="00E12DC9"/>
    <w:rsid w:val="00E138F1"/>
    <w:rsid w:val="00E1417C"/>
    <w:rsid w:val="00E1532D"/>
    <w:rsid w:val="00E16199"/>
    <w:rsid w:val="00E16EDC"/>
    <w:rsid w:val="00E1728C"/>
    <w:rsid w:val="00E177CF"/>
    <w:rsid w:val="00E20385"/>
    <w:rsid w:val="00E20739"/>
    <w:rsid w:val="00E2148C"/>
    <w:rsid w:val="00E216E0"/>
    <w:rsid w:val="00E21846"/>
    <w:rsid w:val="00E21A0C"/>
    <w:rsid w:val="00E21C4D"/>
    <w:rsid w:val="00E23AD8"/>
    <w:rsid w:val="00E24612"/>
    <w:rsid w:val="00E24A55"/>
    <w:rsid w:val="00E250F7"/>
    <w:rsid w:val="00E25147"/>
    <w:rsid w:val="00E26294"/>
    <w:rsid w:val="00E262CC"/>
    <w:rsid w:val="00E266F8"/>
    <w:rsid w:val="00E27210"/>
    <w:rsid w:val="00E31021"/>
    <w:rsid w:val="00E32867"/>
    <w:rsid w:val="00E3437E"/>
    <w:rsid w:val="00E351CE"/>
    <w:rsid w:val="00E35278"/>
    <w:rsid w:val="00E36EFC"/>
    <w:rsid w:val="00E370E2"/>
    <w:rsid w:val="00E37E94"/>
    <w:rsid w:val="00E403A1"/>
    <w:rsid w:val="00E403B3"/>
    <w:rsid w:val="00E4074E"/>
    <w:rsid w:val="00E40B77"/>
    <w:rsid w:val="00E40C71"/>
    <w:rsid w:val="00E411B4"/>
    <w:rsid w:val="00E41347"/>
    <w:rsid w:val="00E4140E"/>
    <w:rsid w:val="00E41840"/>
    <w:rsid w:val="00E42330"/>
    <w:rsid w:val="00E42506"/>
    <w:rsid w:val="00E4284B"/>
    <w:rsid w:val="00E43270"/>
    <w:rsid w:val="00E43896"/>
    <w:rsid w:val="00E43B96"/>
    <w:rsid w:val="00E44157"/>
    <w:rsid w:val="00E442B4"/>
    <w:rsid w:val="00E446F0"/>
    <w:rsid w:val="00E451D8"/>
    <w:rsid w:val="00E45392"/>
    <w:rsid w:val="00E458E1"/>
    <w:rsid w:val="00E4618A"/>
    <w:rsid w:val="00E4647C"/>
    <w:rsid w:val="00E46502"/>
    <w:rsid w:val="00E4681D"/>
    <w:rsid w:val="00E502CA"/>
    <w:rsid w:val="00E50393"/>
    <w:rsid w:val="00E51112"/>
    <w:rsid w:val="00E5302C"/>
    <w:rsid w:val="00E53B3C"/>
    <w:rsid w:val="00E53B9C"/>
    <w:rsid w:val="00E53DC0"/>
    <w:rsid w:val="00E5507F"/>
    <w:rsid w:val="00E555FD"/>
    <w:rsid w:val="00E56DB8"/>
    <w:rsid w:val="00E57115"/>
    <w:rsid w:val="00E57694"/>
    <w:rsid w:val="00E607F9"/>
    <w:rsid w:val="00E615BF"/>
    <w:rsid w:val="00E61759"/>
    <w:rsid w:val="00E619D1"/>
    <w:rsid w:val="00E61EDD"/>
    <w:rsid w:val="00E625AA"/>
    <w:rsid w:val="00E62C42"/>
    <w:rsid w:val="00E62F4B"/>
    <w:rsid w:val="00E63149"/>
    <w:rsid w:val="00E63A41"/>
    <w:rsid w:val="00E63F8B"/>
    <w:rsid w:val="00E6547A"/>
    <w:rsid w:val="00E6589A"/>
    <w:rsid w:val="00E667DC"/>
    <w:rsid w:val="00E66ABA"/>
    <w:rsid w:val="00E672B1"/>
    <w:rsid w:val="00E67D50"/>
    <w:rsid w:val="00E7070A"/>
    <w:rsid w:val="00E714D4"/>
    <w:rsid w:val="00E7179A"/>
    <w:rsid w:val="00E71C8C"/>
    <w:rsid w:val="00E7216A"/>
    <w:rsid w:val="00E7294B"/>
    <w:rsid w:val="00E73E20"/>
    <w:rsid w:val="00E74C3C"/>
    <w:rsid w:val="00E74FC8"/>
    <w:rsid w:val="00E7536D"/>
    <w:rsid w:val="00E753CE"/>
    <w:rsid w:val="00E75CEC"/>
    <w:rsid w:val="00E7622F"/>
    <w:rsid w:val="00E819E0"/>
    <w:rsid w:val="00E81B2C"/>
    <w:rsid w:val="00E826CF"/>
    <w:rsid w:val="00E830DA"/>
    <w:rsid w:val="00E83A5D"/>
    <w:rsid w:val="00E83AFC"/>
    <w:rsid w:val="00E84724"/>
    <w:rsid w:val="00E85C8B"/>
    <w:rsid w:val="00E87A79"/>
    <w:rsid w:val="00E903BC"/>
    <w:rsid w:val="00E904DA"/>
    <w:rsid w:val="00E92089"/>
    <w:rsid w:val="00E92C73"/>
    <w:rsid w:val="00E92DCF"/>
    <w:rsid w:val="00E93D0B"/>
    <w:rsid w:val="00E93EF5"/>
    <w:rsid w:val="00E94E6F"/>
    <w:rsid w:val="00E956A4"/>
    <w:rsid w:val="00E96102"/>
    <w:rsid w:val="00E9660E"/>
    <w:rsid w:val="00E9695D"/>
    <w:rsid w:val="00E96F3E"/>
    <w:rsid w:val="00E97045"/>
    <w:rsid w:val="00E979C3"/>
    <w:rsid w:val="00EA340A"/>
    <w:rsid w:val="00EA394F"/>
    <w:rsid w:val="00EA3ACE"/>
    <w:rsid w:val="00EA3C24"/>
    <w:rsid w:val="00EA4127"/>
    <w:rsid w:val="00EA4572"/>
    <w:rsid w:val="00EA4C0C"/>
    <w:rsid w:val="00EA4CE0"/>
    <w:rsid w:val="00EA5A40"/>
    <w:rsid w:val="00EA6302"/>
    <w:rsid w:val="00EA63BE"/>
    <w:rsid w:val="00EA6495"/>
    <w:rsid w:val="00EA6AA9"/>
    <w:rsid w:val="00EA6B16"/>
    <w:rsid w:val="00EB0190"/>
    <w:rsid w:val="00EB121C"/>
    <w:rsid w:val="00EB127E"/>
    <w:rsid w:val="00EB1726"/>
    <w:rsid w:val="00EB1A1E"/>
    <w:rsid w:val="00EB2622"/>
    <w:rsid w:val="00EB315D"/>
    <w:rsid w:val="00EB3172"/>
    <w:rsid w:val="00EB3739"/>
    <w:rsid w:val="00EB43ED"/>
    <w:rsid w:val="00EB4F87"/>
    <w:rsid w:val="00EB5226"/>
    <w:rsid w:val="00EB5334"/>
    <w:rsid w:val="00EB6590"/>
    <w:rsid w:val="00EB6A56"/>
    <w:rsid w:val="00EB6B13"/>
    <w:rsid w:val="00EB7955"/>
    <w:rsid w:val="00EB7C45"/>
    <w:rsid w:val="00EC0A5D"/>
    <w:rsid w:val="00EC0B46"/>
    <w:rsid w:val="00EC10B5"/>
    <w:rsid w:val="00EC1812"/>
    <w:rsid w:val="00EC210C"/>
    <w:rsid w:val="00EC2ABF"/>
    <w:rsid w:val="00EC49BC"/>
    <w:rsid w:val="00EC5467"/>
    <w:rsid w:val="00EC6598"/>
    <w:rsid w:val="00EC7938"/>
    <w:rsid w:val="00EC7BE2"/>
    <w:rsid w:val="00ED0D42"/>
    <w:rsid w:val="00ED10BE"/>
    <w:rsid w:val="00ED18C3"/>
    <w:rsid w:val="00ED3116"/>
    <w:rsid w:val="00ED36D6"/>
    <w:rsid w:val="00ED5748"/>
    <w:rsid w:val="00ED58A4"/>
    <w:rsid w:val="00ED6404"/>
    <w:rsid w:val="00ED6557"/>
    <w:rsid w:val="00ED71AA"/>
    <w:rsid w:val="00EE0FF2"/>
    <w:rsid w:val="00EE13E5"/>
    <w:rsid w:val="00EE16A6"/>
    <w:rsid w:val="00EE1A40"/>
    <w:rsid w:val="00EE1CD1"/>
    <w:rsid w:val="00EE56EB"/>
    <w:rsid w:val="00EE5876"/>
    <w:rsid w:val="00EE628B"/>
    <w:rsid w:val="00EE685C"/>
    <w:rsid w:val="00EE7134"/>
    <w:rsid w:val="00EF141A"/>
    <w:rsid w:val="00EF2123"/>
    <w:rsid w:val="00EF2394"/>
    <w:rsid w:val="00EF2959"/>
    <w:rsid w:val="00EF2E27"/>
    <w:rsid w:val="00EF3969"/>
    <w:rsid w:val="00EF3DC1"/>
    <w:rsid w:val="00EF5128"/>
    <w:rsid w:val="00EF55C8"/>
    <w:rsid w:val="00EF560C"/>
    <w:rsid w:val="00EF68FD"/>
    <w:rsid w:val="00EF7F0E"/>
    <w:rsid w:val="00F0055D"/>
    <w:rsid w:val="00F01AD9"/>
    <w:rsid w:val="00F021D6"/>
    <w:rsid w:val="00F025BD"/>
    <w:rsid w:val="00F02A6F"/>
    <w:rsid w:val="00F03B39"/>
    <w:rsid w:val="00F03F0A"/>
    <w:rsid w:val="00F04379"/>
    <w:rsid w:val="00F04A5D"/>
    <w:rsid w:val="00F05D67"/>
    <w:rsid w:val="00F06F5F"/>
    <w:rsid w:val="00F07D2A"/>
    <w:rsid w:val="00F103E8"/>
    <w:rsid w:val="00F10DE7"/>
    <w:rsid w:val="00F11EF7"/>
    <w:rsid w:val="00F12812"/>
    <w:rsid w:val="00F12FD8"/>
    <w:rsid w:val="00F12FFE"/>
    <w:rsid w:val="00F13E86"/>
    <w:rsid w:val="00F14603"/>
    <w:rsid w:val="00F1487E"/>
    <w:rsid w:val="00F15408"/>
    <w:rsid w:val="00F15CE6"/>
    <w:rsid w:val="00F15D12"/>
    <w:rsid w:val="00F1668A"/>
    <w:rsid w:val="00F16A20"/>
    <w:rsid w:val="00F16A79"/>
    <w:rsid w:val="00F16C0D"/>
    <w:rsid w:val="00F17452"/>
    <w:rsid w:val="00F20F81"/>
    <w:rsid w:val="00F21CA6"/>
    <w:rsid w:val="00F21E5A"/>
    <w:rsid w:val="00F21EFD"/>
    <w:rsid w:val="00F21F86"/>
    <w:rsid w:val="00F230AA"/>
    <w:rsid w:val="00F238AB"/>
    <w:rsid w:val="00F2485F"/>
    <w:rsid w:val="00F252D7"/>
    <w:rsid w:val="00F25ED9"/>
    <w:rsid w:val="00F26427"/>
    <w:rsid w:val="00F2764B"/>
    <w:rsid w:val="00F278A9"/>
    <w:rsid w:val="00F31430"/>
    <w:rsid w:val="00F31F23"/>
    <w:rsid w:val="00F339A1"/>
    <w:rsid w:val="00F349F7"/>
    <w:rsid w:val="00F35ADE"/>
    <w:rsid w:val="00F365AA"/>
    <w:rsid w:val="00F37389"/>
    <w:rsid w:val="00F404FF"/>
    <w:rsid w:val="00F415F7"/>
    <w:rsid w:val="00F421B5"/>
    <w:rsid w:val="00F422EC"/>
    <w:rsid w:val="00F42F2C"/>
    <w:rsid w:val="00F43474"/>
    <w:rsid w:val="00F448E9"/>
    <w:rsid w:val="00F46121"/>
    <w:rsid w:val="00F465EF"/>
    <w:rsid w:val="00F46B57"/>
    <w:rsid w:val="00F47277"/>
    <w:rsid w:val="00F474DA"/>
    <w:rsid w:val="00F4771D"/>
    <w:rsid w:val="00F4797C"/>
    <w:rsid w:val="00F50BC6"/>
    <w:rsid w:val="00F52469"/>
    <w:rsid w:val="00F5288E"/>
    <w:rsid w:val="00F52F2A"/>
    <w:rsid w:val="00F53941"/>
    <w:rsid w:val="00F54857"/>
    <w:rsid w:val="00F55334"/>
    <w:rsid w:val="00F55424"/>
    <w:rsid w:val="00F55918"/>
    <w:rsid w:val="00F57329"/>
    <w:rsid w:val="00F57997"/>
    <w:rsid w:val="00F605F0"/>
    <w:rsid w:val="00F60A2E"/>
    <w:rsid w:val="00F60AF3"/>
    <w:rsid w:val="00F60ED9"/>
    <w:rsid w:val="00F6252A"/>
    <w:rsid w:val="00F635DF"/>
    <w:rsid w:val="00F636A7"/>
    <w:rsid w:val="00F65CBC"/>
    <w:rsid w:val="00F65ECF"/>
    <w:rsid w:val="00F7064C"/>
    <w:rsid w:val="00F71C26"/>
    <w:rsid w:val="00F7266B"/>
    <w:rsid w:val="00F72E8D"/>
    <w:rsid w:val="00F73715"/>
    <w:rsid w:val="00F73DF3"/>
    <w:rsid w:val="00F7401F"/>
    <w:rsid w:val="00F74D7D"/>
    <w:rsid w:val="00F7691A"/>
    <w:rsid w:val="00F77345"/>
    <w:rsid w:val="00F775D3"/>
    <w:rsid w:val="00F77A2F"/>
    <w:rsid w:val="00F80582"/>
    <w:rsid w:val="00F80D35"/>
    <w:rsid w:val="00F82187"/>
    <w:rsid w:val="00F83771"/>
    <w:rsid w:val="00F8438F"/>
    <w:rsid w:val="00F84574"/>
    <w:rsid w:val="00F854BF"/>
    <w:rsid w:val="00F867AC"/>
    <w:rsid w:val="00F9024E"/>
    <w:rsid w:val="00F90F2A"/>
    <w:rsid w:val="00F91EB5"/>
    <w:rsid w:val="00F9243B"/>
    <w:rsid w:val="00F92939"/>
    <w:rsid w:val="00F92B2F"/>
    <w:rsid w:val="00F93C98"/>
    <w:rsid w:val="00F941D4"/>
    <w:rsid w:val="00F94CBF"/>
    <w:rsid w:val="00F95C81"/>
    <w:rsid w:val="00F96346"/>
    <w:rsid w:val="00F97DC3"/>
    <w:rsid w:val="00FA0395"/>
    <w:rsid w:val="00FA1F69"/>
    <w:rsid w:val="00FA2BE4"/>
    <w:rsid w:val="00FA2FFF"/>
    <w:rsid w:val="00FA33C4"/>
    <w:rsid w:val="00FA3A59"/>
    <w:rsid w:val="00FA5A54"/>
    <w:rsid w:val="00FA653A"/>
    <w:rsid w:val="00FA7C22"/>
    <w:rsid w:val="00FB1DE9"/>
    <w:rsid w:val="00FB2B84"/>
    <w:rsid w:val="00FB41A6"/>
    <w:rsid w:val="00FB4F25"/>
    <w:rsid w:val="00FB6902"/>
    <w:rsid w:val="00FB6E02"/>
    <w:rsid w:val="00FB6FFA"/>
    <w:rsid w:val="00FB73D3"/>
    <w:rsid w:val="00FB74A3"/>
    <w:rsid w:val="00FB7A78"/>
    <w:rsid w:val="00FC0EF3"/>
    <w:rsid w:val="00FC113B"/>
    <w:rsid w:val="00FC1780"/>
    <w:rsid w:val="00FC28F1"/>
    <w:rsid w:val="00FC3A63"/>
    <w:rsid w:val="00FC3DAF"/>
    <w:rsid w:val="00FC3E00"/>
    <w:rsid w:val="00FC3F15"/>
    <w:rsid w:val="00FC5416"/>
    <w:rsid w:val="00FC5A7B"/>
    <w:rsid w:val="00FC5FCD"/>
    <w:rsid w:val="00FC6241"/>
    <w:rsid w:val="00FC699C"/>
    <w:rsid w:val="00FC7939"/>
    <w:rsid w:val="00FC7A39"/>
    <w:rsid w:val="00FC7B3F"/>
    <w:rsid w:val="00FD04D4"/>
    <w:rsid w:val="00FD0B86"/>
    <w:rsid w:val="00FD12D5"/>
    <w:rsid w:val="00FD254B"/>
    <w:rsid w:val="00FD2FC4"/>
    <w:rsid w:val="00FD4722"/>
    <w:rsid w:val="00FD49E1"/>
    <w:rsid w:val="00FD4EB2"/>
    <w:rsid w:val="00FD5101"/>
    <w:rsid w:val="00FD512A"/>
    <w:rsid w:val="00FD6231"/>
    <w:rsid w:val="00FD6346"/>
    <w:rsid w:val="00FD6797"/>
    <w:rsid w:val="00FD6DF3"/>
    <w:rsid w:val="00FD76B9"/>
    <w:rsid w:val="00FE0F21"/>
    <w:rsid w:val="00FE10A2"/>
    <w:rsid w:val="00FE1601"/>
    <w:rsid w:val="00FE1E86"/>
    <w:rsid w:val="00FE3101"/>
    <w:rsid w:val="00FE3A46"/>
    <w:rsid w:val="00FE51E5"/>
    <w:rsid w:val="00FE5AF5"/>
    <w:rsid w:val="00FE5B0E"/>
    <w:rsid w:val="00FE62E7"/>
    <w:rsid w:val="00FE6616"/>
    <w:rsid w:val="00FE68F4"/>
    <w:rsid w:val="00FE6BEB"/>
    <w:rsid w:val="00FE6C49"/>
    <w:rsid w:val="00FE7095"/>
    <w:rsid w:val="00FE7836"/>
    <w:rsid w:val="00FF08AB"/>
    <w:rsid w:val="00FF1D5A"/>
    <w:rsid w:val="00FF23DF"/>
    <w:rsid w:val="00FF286E"/>
    <w:rsid w:val="00FF2E7D"/>
    <w:rsid w:val="00FF3EFF"/>
    <w:rsid w:val="00FF43E8"/>
    <w:rsid w:val="00FF5E11"/>
    <w:rsid w:val="00FF6429"/>
    <w:rsid w:val="01512595"/>
    <w:rsid w:val="016CDEE2"/>
    <w:rsid w:val="017DBB38"/>
    <w:rsid w:val="0192FFA0"/>
    <w:rsid w:val="01978651"/>
    <w:rsid w:val="01A80101"/>
    <w:rsid w:val="01D6BC18"/>
    <w:rsid w:val="01D73898"/>
    <w:rsid w:val="0218D3FC"/>
    <w:rsid w:val="021C45DC"/>
    <w:rsid w:val="0247984E"/>
    <w:rsid w:val="028B02B3"/>
    <w:rsid w:val="02CAF609"/>
    <w:rsid w:val="02DC3E5C"/>
    <w:rsid w:val="034E0DFF"/>
    <w:rsid w:val="03A8ABD0"/>
    <w:rsid w:val="03D8DE7C"/>
    <w:rsid w:val="03FD11B3"/>
    <w:rsid w:val="03FF6B84"/>
    <w:rsid w:val="0402C71C"/>
    <w:rsid w:val="04265573"/>
    <w:rsid w:val="04724FDC"/>
    <w:rsid w:val="04B74D1F"/>
    <w:rsid w:val="050423F3"/>
    <w:rsid w:val="05121A2E"/>
    <w:rsid w:val="0524192C"/>
    <w:rsid w:val="0534CEA0"/>
    <w:rsid w:val="05BA13CC"/>
    <w:rsid w:val="05D11683"/>
    <w:rsid w:val="05D16C92"/>
    <w:rsid w:val="061E2B1F"/>
    <w:rsid w:val="06724BCF"/>
    <w:rsid w:val="06810026"/>
    <w:rsid w:val="0688BA82"/>
    <w:rsid w:val="06A03094"/>
    <w:rsid w:val="06BC5785"/>
    <w:rsid w:val="0736D8A3"/>
    <w:rsid w:val="0771F9F7"/>
    <w:rsid w:val="0779BB27"/>
    <w:rsid w:val="07AC54DD"/>
    <w:rsid w:val="07BA307D"/>
    <w:rsid w:val="08209B11"/>
    <w:rsid w:val="087C625F"/>
    <w:rsid w:val="087E9062"/>
    <w:rsid w:val="088FD069"/>
    <w:rsid w:val="08C38407"/>
    <w:rsid w:val="08D77F39"/>
    <w:rsid w:val="08DBB04A"/>
    <w:rsid w:val="08E5994C"/>
    <w:rsid w:val="08EAB381"/>
    <w:rsid w:val="09923747"/>
    <w:rsid w:val="09F0EF63"/>
    <w:rsid w:val="0A233FBC"/>
    <w:rsid w:val="0A92D8C2"/>
    <w:rsid w:val="0AAA9C37"/>
    <w:rsid w:val="0ABB5658"/>
    <w:rsid w:val="0B06603A"/>
    <w:rsid w:val="0B5D81F7"/>
    <w:rsid w:val="0B7C5CCF"/>
    <w:rsid w:val="0B894A79"/>
    <w:rsid w:val="0BA23E13"/>
    <w:rsid w:val="0BD9826C"/>
    <w:rsid w:val="0BF82AAE"/>
    <w:rsid w:val="0C6434F5"/>
    <w:rsid w:val="0C91A948"/>
    <w:rsid w:val="0D2A2BDB"/>
    <w:rsid w:val="0D476DC8"/>
    <w:rsid w:val="0D590B6D"/>
    <w:rsid w:val="0D8D2AC6"/>
    <w:rsid w:val="0DE1A4F4"/>
    <w:rsid w:val="0E4B2511"/>
    <w:rsid w:val="0EB58426"/>
    <w:rsid w:val="0F8AA8EC"/>
    <w:rsid w:val="0F997798"/>
    <w:rsid w:val="0FB0DF0B"/>
    <w:rsid w:val="0FC11F59"/>
    <w:rsid w:val="109071D1"/>
    <w:rsid w:val="1098A9D1"/>
    <w:rsid w:val="10B6B93C"/>
    <w:rsid w:val="10D69FAA"/>
    <w:rsid w:val="11176EF3"/>
    <w:rsid w:val="112DB061"/>
    <w:rsid w:val="113833F2"/>
    <w:rsid w:val="113A797B"/>
    <w:rsid w:val="116F1F79"/>
    <w:rsid w:val="11CB0127"/>
    <w:rsid w:val="11EFF424"/>
    <w:rsid w:val="1213693C"/>
    <w:rsid w:val="122C0527"/>
    <w:rsid w:val="1234B003"/>
    <w:rsid w:val="12470176"/>
    <w:rsid w:val="12A4006E"/>
    <w:rsid w:val="12C352BE"/>
    <w:rsid w:val="1353B10C"/>
    <w:rsid w:val="13BE5B1A"/>
    <w:rsid w:val="1420036D"/>
    <w:rsid w:val="1434F15F"/>
    <w:rsid w:val="1505ADDF"/>
    <w:rsid w:val="15113966"/>
    <w:rsid w:val="1538031A"/>
    <w:rsid w:val="154F1221"/>
    <w:rsid w:val="159D0850"/>
    <w:rsid w:val="15E9D912"/>
    <w:rsid w:val="160BC053"/>
    <w:rsid w:val="1611E1AF"/>
    <w:rsid w:val="161C83DA"/>
    <w:rsid w:val="16AB9152"/>
    <w:rsid w:val="16BAA5D1"/>
    <w:rsid w:val="16D87E46"/>
    <w:rsid w:val="16E011DC"/>
    <w:rsid w:val="16ED46C9"/>
    <w:rsid w:val="16F23B2F"/>
    <w:rsid w:val="1721EF16"/>
    <w:rsid w:val="1727399E"/>
    <w:rsid w:val="17388EF0"/>
    <w:rsid w:val="173965C4"/>
    <w:rsid w:val="175DB53C"/>
    <w:rsid w:val="17B7FE62"/>
    <w:rsid w:val="17D2712D"/>
    <w:rsid w:val="17EC1CAB"/>
    <w:rsid w:val="180D1D7F"/>
    <w:rsid w:val="189F339E"/>
    <w:rsid w:val="18B30EC4"/>
    <w:rsid w:val="18BC2E0C"/>
    <w:rsid w:val="196C0C02"/>
    <w:rsid w:val="1982AB93"/>
    <w:rsid w:val="19B0B7EC"/>
    <w:rsid w:val="19B4E96A"/>
    <w:rsid w:val="19CEA0D6"/>
    <w:rsid w:val="19F74D6D"/>
    <w:rsid w:val="1A01312D"/>
    <w:rsid w:val="1A01EA0D"/>
    <w:rsid w:val="1A1BE02D"/>
    <w:rsid w:val="1A34BAF4"/>
    <w:rsid w:val="1AB0905C"/>
    <w:rsid w:val="1B278ABD"/>
    <w:rsid w:val="1B37A9AE"/>
    <w:rsid w:val="1B4C6255"/>
    <w:rsid w:val="1B52778E"/>
    <w:rsid w:val="1B53FFFC"/>
    <w:rsid w:val="1BB6D8F8"/>
    <w:rsid w:val="1BBB6E8B"/>
    <w:rsid w:val="1C18D311"/>
    <w:rsid w:val="1C655A4E"/>
    <w:rsid w:val="1C9E0334"/>
    <w:rsid w:val="1C9FBCC5"/>
    <w:rsid w:val="1CB9A333"/>
    <w:rsid w:val="1CCF62CF"/>
    <w:rsid w:val="1CE93BDA"/>
    <w:rsid w:val="1D2BCDFB"/>
    <w:rsid w:val="1D4AE648"/>
    <w:rsid w:val="1D6384A1"/>
    <w:rsid w:val="1D912A19"/>
    <w:rsid w:val="1D9E5675"/>
    <w:rsid w:val="1DC9628B"/>
    <w:rsid w:val="1DCAEFAD"/>
    <w:rsid w:val="1E27EFCC"/>
    <w:rsid w:val="1E4876A0"/>
    <w:rsid w:val="1EAE1DE5"/>
    <w:rsid w:val="1EB7EADB"/>
    <w:rsid w:val="1ED59824"/>
    <w:rsid w:val="1EE26E87"/>
    <w:rsid w:val="1EECC9B7"/>
    <w:rsid w:val="1EFB77C7"/>
    <w:rsid w:val="1F1AB30D"/>
    <w:rsid w:val="1F23A388"/>
    <w:rsid w:val="1F27BD0A"/>
    <w:rsid w:val="1F355FA0"/>
    <w:rsid w:val="1F3E4B3D"/>
    <w:rsid w:val="1F40059A"/>
    <w:rsid w:val="1F7D6B2D"/>
    <w:rsid w:val="1FADD669"/>
    <w:rsid w:val="1FDCA0AF"/>
    <w:rsid w:val="202340F3"/>
    <w:rsid w:val="20C7E448"/>
    <w:rsid w:val="20CD4FDA"/>
    <w:rsid w:val="211025EA"/>
    <w:rsid w:val="2154CFEC"/>
    <w:rsid w:val="216B3C5F"/>
    <w:rsid w:val="226CCC62"/>
    <w:rsid w:val="227B5582"/>
    <w:rsid w:val="228F4C16"/>
    <w:rsid w:val="22BF7EFD"/>
    <w:rsid w:val="22D51446"/>
    <w:rsid w:val="231AA588"/>
    <w:rsid w:val="233422DD"/>
    <w:rsid w:val="2336F48F"/>
    <w:rsid w:val="234A4011"/>
    <w:rsid w:val="236BC02B"/>
    <w:rsid w:val="23900BE9"/>
    <w:rsid w:val="23A929FA"/>
    <w:rsid w:val="23AAB73B"/>
    <w:rsid w:val="23B1C659"/>
    <w:rsid w:val="23FE0521"/>
    <w:rsid w:val="24557BFA"/>
    <w:rsid w:val="245A8A29"/>
    <w:rsid w:val="24840B34"/>
    <w:rsid w:val="24A2F8B3"/>
    <w:rsid w:val="24AFF1A5"/>
    <w:rsid w:val="2538B0FA"/>
    <w:rsid w:val="25F65F40"/>
    <w:rsid w:val="25FDCAFE"/>
    <w:rsid w:val="2603BC46"/>
    <w:rsid w:val="262498EE"/>
    <w:rsid w:val="263256C6"/>
    <w:rsid w:val="2655A427"/>
    <w:rsid w:val="2667C8D2"/>
    <w:rsid w:val="26702B40"/>
    <w:rsid w:val="26BF0FFF"/>
    <w:rsid w:val="275E8492"/>
    <w:rsid w:val="27F3D65C"/>
    <w:rsid w:val="2819ADE1"/>
    <w:rsid w:val="2822EF49"/>
    <w:rsid w:val="2833A584"/>
    <w:rsid w:val="28360D8B"/>
    <w:rsid w:val="28B5DF7A"/>
    <w:rsid w:val="28ED7D58"/>
    <w:rsid w:val="28FEA51D"/>
    <w:rsid w:val="2941E16A"/>
    <w:rsid w:val="29491AA2"/>
    <w:rsid w:val="295E6F8F"/>
    <w:rsid w:val="29745210"/>
    <w:rsid w:val="29A27B61"/>
    <w:rsid w:val="2A20703A"/>
    <w:rsid w:val="2A513ACD"/>
    <w:rsid w:val="2A5284E0"/>
    <w:rsid w:val="2A820C5E"/>
    <w:rsid w:val="2A94FB09"/>
    <w:rsid w:val="2AD4B885"/>
    <w:rsid w:val="2AE4A367"/>
    <w:rsid w:val="2B735201"/>
    <w:rsid w:val="2B8F79DF"/>
    <w:rsid w:val="2BAADAC3"/>
    <w:rsid w:val="2BB7ADEF"/>
    <w:rsid w:val="2BC7A83D"/>
    <w:rsid w:val="2C1455EC"/>
    <w:rsid w:val="2C87BE3E"/>
    <w:rsid w:val="2D04BA8D"/>
    <w:rsid w:val="2D6920B8"/>
    <w:rsid w:val="2DB1B1DF"/>
    <w:rsid w:val="2E28827A"/>
    <w:rsid w:val="2E50C2C8"/>
    <w:rsid w:val="2E658E41"/>
    <w:rsid w:val="2E6C091F"/>
    <w:rsid w:val="2E734483"/>
    <w:rsid w:val="2E7AC4EF"/>
    <w:rsid w:val="2EB96CDE"/>
    <w:rsid w:val="2EDCF5F1"/>
    <w:rsid w:val="2F2B2E32"/>
    <w:rsid w:val="2F5D84B4"/>
    <w:rsid w:val="2F6C79E0"/>
    <w:rsid w:val="2FB23B56"/>
    <w:rsid w:val="2FBAA3C9"/>
    <w:rsid w:val="303FD20C"/>
    <w:rsid w:val="3060426A"/>
    <w:rsid w:val="3060FBAF"/>
    <w:rsid w:val="307913DB"/>
    <w:rsid w:val="3088208D"/>
    <w:rsid w:val="30CC7B79"/>
    <w:rsid w:val="31035434"/>
    <w:rsid w:val="313C34F3"/>
    <w:rsid w:val="31563C70"/>
    <w:rsid w:val="315B4A99"/>
    <w:rsid w:val="3160432E"/>
    <w:rsid w:val="318D65AC"/>
    <w:rsid w:val="31B5A836"/>
    <w:rsid w:val="31BA7F6D"/>
    <w:rsid w:val="326C3A9D"/>
    <w:rsid w:val="328959BC"/>
    <w:rsid w:val="32D81597"/>
    <w:rsid w:val="32F4F625"/>
    <w:rsid w:val="33610235"/>
    <w:rsid w:val="33B38ADD"/>
    <w:rsid w:val="33C22D8E"/>
    <w:rsid w:val="35466A7A"/>
    <w:rsid w:val="3568E70C"/>
    <w:rsid w:val="35970BD7"/>
    <w:rsid w:val="36279391"/>
    <w:rsid w:val="3648EF3C"/>
    <w:rsid w:val="36888B2B"/>
    <w:rsid w:val="369381CF"/>
    <w:rsid w:val="36DE025A"/>
    <w:rsid w:val="371D0D2A"/>
    <w:rsid w:val="372F6D0D"/>
    <w:rsid w:val="375A358C"/>
    <w:rsid w:val="37CA0158"/>
    <w:rsid w:val="37CF952B"/>
    <w:rsid w:val="387B0AB1"/>
    <w:rsid w:val="38B78E44"/>
    <w:rsid w:val="38C021EC"/>
    <w:rsid w:val="38C786AF"/>
    <w:rsid w:val="38FB3E10"/>
    <w:rsid w:val="3954D238"/>
    <w:rsid w:val="398E3049"/>
    <w:rsid w:val="39B5622E"/>
    <w:rsid w:val="3A3CFB84"/>
    <w:rsid w:val="3A651C60"/>
    <w:rsid w:val="3A85473C"/>
    <w:rsid w:val="3AA80D7B"/>
    <w:rsid w:val="3AB1A770"/>
    <w:rsid w:val="3AFBA8E5"/>
    <w:rsid w:val="3B284387"/>
    <w:rsid w:val="3B5AEB07"/>
    <w:rsid w:val="3B5D3031"/>
    <w:rsid w:val="3BE0D829"/>
    <w:rsid w:val="3BF0ACD3"/>
    <w:rsid w:val="3C0FD1F5"/>
    <w:rsid w:val="3C8DA33D"/>
    <w:rsid w:val="3CBAA89B"/>
    <w:rsid w:val="3D0C9BD1"/>
    <w:rsid w:val="3D115396"/>
    <w:rsid w:val="3D210EDD"/>
    <w:rsid w:val="3D323D81"/>
    <w:rsid w:val="3D34BC3E"/>
    <w:rsid w:val="3D395F3C"/>
    <w:rsid w:val="3D6B167E"/>
    <w:rsid w:val="3D99391A"/>
    <w:rsid w:val="3DEF70F2"/>
    <w:rsid w:val="3E1EC5D5"/>
    <w:rsid w:val="3E9F5DFD"/>
    <w:rsid w:val="3EE67990"/>
    <w:rsid w:val="3EFAE0ED"/>
    <w:rsid w:val="3F410D32"/>
    <w:rsid w:val="3F47A46F"/>
    <w:rsid w:val="3F4FC47B"/>
    <w:rsid w:val="3FEA758B"/>
    <w:rsid w:val="3FFE5EFC"/>
    <w:rsid w:val="4054D4B3"/>
    <w:rsid w:val="40A7F790"/>
    <w:rsid w:val="40C08234"/>
    <w:rsid w:val="410A65A4"/>
    <w:rsid w:val="4118BAB2"/>
    <w:rsid w:val="4156A825"/>
    <w:rsid w:val="4160E48C"/>
    <w:rsid w:val="41759441"/>
    <w:rsid w:val="419891A7"/>
    <w:rsid w:val="41A9C959"/>
    <w:rsid w:val="421E40AC"/>
    <w:rsid w:val="422A3DF7"/>
    <w:rsid w:val="423AED09"/>
    <w:rsid w:val="426587AF"/>
    <w:rsid w:val="42739D16"/>
    <w:rsid w:val="42A6131E"/>
    <w:rsid w:val="42C51427"/>
    <w:rsid w:val="42F8AEF0"/>
    <w:rsid w:val="432353E7"/>
    <w:rsid w:val="4331F92D"/>
    <w:rsid w:val="436E948A"/>
    <w:rsid w:val="43715AE0"/>
    <w:rsid w:val="438F351A"/>
    <w:rsid w:val="439CF782"/>
    <w:rsid w:val="43BF9061"/>
    <w:rsid w:val="43C756FC"/>
    <w:rsid w:val="43C89AB7"/>
    <w:rsid w:val="442786A9"/>
    <w:rsid w:val="442AC5D3"/>
    <w:rsid w:val="4436E5E0"/>
    <w:rsid w:val="447D1121"/>
    <w:rsid w:val="4480965D"/>
    <w:rsid w:val="44985F3F"/>
    <w:rsid w:val="44E27DEF"/>
    <w:rsid w:val="44F6E9E6"/>
    <w:rsid w:val="452B937B"/>
    <w:rsid w:val="45594D61"/>
    <w:rsid w:val="4562BCA4"/>
    <w:rsid w:val="4568478B"/>
    <w:rsid w:val="458AAC56"/>
    <w:rsid w:val="45DDDDE0"/>
    <w:rsid w:val="46225161"/>
    <w:rsid w:val="465214E4"/>
    <w:rsid w:val="46A0578B"/>
    <w:rsid w:val="46B0F18B"/>
    <w:rsid w:val="46BE65EA"/>
    <w:rsid w:val="46C59AD6"/>
    <w:rsid w:val="46ED1A04"/>
    <w:rsid w:val="4721C734"/>
    <w:rsid w:val="474BAB02"/>
    <w:rsid w:val="4772D169"/>
    <w:rsid w:val="4775BDAB"/>
    <w:rsid w:val="477EAAD2"/>
    <w:rsid w:val="47ACC39F"/>
    <w:rsid w:val="47D13C54"/>
    <w:rsid w:val="4816817F"/>
    <w:rsid w:val="484FB782"/>
    <w:rsid w:val="4865C13A"/>
    <w:rsid w:val="487A8DC9"/>
    <w:rsid w:val="488A28E9"/>
    <w:rsid w:val="48E66909"/>
    <w:rsid w:val="4912FA1F"/>
    <w:rsid w:val="4A17F3CD"/>
    <w:rsid w:val="4A1CA113"/>
    <w:rsid w:val="4A29C251"/>
    <w:rsid w:val="4A441F4B"/>
    <w:rsid w:val="4A6B6F3F"/>
    <w:rsid w:val="4AD01D22"/>
    <w:rsid w:val="4AD83A41"/>
    <w:rsid w:val="4B28654E"/>
    <w:rsid w:val="4B3C021D"/>
    <w:rsid w:val="4B6C7D67"/>
    <w:rsid w:val="4B7A51CB"/>
    <w:rsid w:val="4BBA413A"/>
    <w:rsid w:val="4C553686"/>
    <w:rsid w:val="4CCC7258"/>
    <w:rsid w:val="4CEC9799"/>
    <w:rsid w:val="4CF3F314"/>
    <w:rsid w:val="4D0A9ABC"/>
    <w:rsid w:val="4D33A58D"/>
    <w:rsid w:val="4D341FD3"/>
    <w:rsid w:val="4D53F9F1"/>
    <w:rsid w:val="4D8283FC"/>
    <w:rsid w:val="4E14BFB1"/>
    <w:rsid w:val="4E1939A8"/>
    <w:rsid w:val="4E3ECEB3"/>
    <w:rsid w:val="4E9038A4"/>
    <w:rsid w:val="4F0F64B3"/>
    <w:rsid w:val="4F229642"/>
    <w:rsid w:val="4F2CF1DA"/>
    <w:rsid w:val="4F30C828"/>
    <w:rsid w:val="4F3BD9E7"/>
    <w:rsid w:val="4F557A98"/>
    <w:rsid w:val="4F8E5AC6"/>
    <w:rsid w:val="4F90F291"/>
    <w:rsid w:val="4F9CAF23"/>
    <w:rsid w:val="4FBEA621"/>
    <w:rsid w:val="4FEC9A77"/>
    <w:rsid w:val="4FF67619"/>
    <w:rsid w:val="502297A3"/>
    <w:rsid w:val="502C093C"/>
    <w:rsid w:val="50D79983"/>
    <w:rsid w:val="50FD869B"/>
    <w:rsid w:val="512F760F"/>
    <w:rsid w:val="514E7026"/>
    <w:rsid w:val="517861EE"/>
    <w:rsid w:val="518767CA"/>
    <w:rsid w:val="5187AD05"/>
    <w:rsid w:val="519BCF2E"/>
    <w:rsid w:val="51E0B91D"/>
    <w:rsid w:val="5214158C"/>
    <w:rsid w:val="5225513B"/>
    <w:rsid w:val="525117FA"/>
    <w:rsid w:val="526473A0"/>
    <w:rsid w:val="528882F0"/>
    <w:rsid w:val="52AD52EE"/>
    <w:rsid w:val="52BE024C"/>
    <w:rsid w:val="52C73244"/>
    <w:rsid w:val="52EE34BD"/>
    <w:rsid w:val="530BF28C"/>
    <w:rsid w:val="532F2E2B"/>
    <w:rsid w:val="536C7226"/>
    <w:rsid w:val="53B0DF34"/>
    <w:rsid w:val="540045EA"/>
    <w:rsid w:val="541BD5D5"/>
    <w:rsid w:val="543308F6"/>
    <w:rsid w:val="543A402D"/>
    <w:rsid w:val="543B6911"/>
    <w:rsid w:val="5483BBC0"/>
    <w:rsid w:val="5502E90E"/>
    <w:rsid w:val="550AD7C3"/>
    <w:rsid w:val="556C0525"/>
    <w:rsid w:val="55837BCE"/>
    <w:rsid w:val="55AB5692"/>
    <w:rsid w:val="55B693F8"/>
    <w:rsid w:val="561BD55E"/>
    <w:rsid w:val="562B4D79"/>
    <w:rsid w:val="567F1977"/>
    <w:rsid w:val="56CBDCCC"/>
    <w:rsid w:val="5719FB7A"/>
    <w:rsid w:val="571F960E"/>
    <w:rsid w:val="5784E2D8"/>
    <w:rsid w:val="579FFF13"/>
    <w:rsid w:val="57E8F0CC"/>
    <w:rsid w:val="57FBC9E9"/>
    <w:rsid w:val="584DCF3F"/>
    <w:rsid w:val="5908C3CA"/>
    <w:rsid w:val="595DC7CD"/>
    <w:rsid w:val="59726F58"/>
    <w:rsid w:val="59752066"/>
    <w:rsid w:val="597B0F67"/>
    <w:rsid w:val="599F63F5"/>
    <w:rsid w:val="59C52CFB"/>
    <w:rsid w:val="59F5887D"/>
    <w:rsid w:val="5AEB91AC"/>
    <w:rsid w:val="5AED00CF"/>
    <w:rsid w:val="5AF23E62"/>
    <w:rsid w:val="5B0D2A15"/>
    <w:rsid w:val="5B7ED46A"/>
    <w:rsid w:val="5B7EFD30"/>
    <w:rsid w:val="5BE675BE"/>
    <w:rsid w:val="5BF3FDB4"/>
    <w:rsid w:val="5C2B3BDC"/>
    <w:rsid w:val="5C4F0B4E"/>
    <w:rsid w:val="5C86934F"/>
    <w:rsid w:val="5C994F86"/>
    <w:rsid w:val="5D1ABD9B"/>
    <w:rsid w:val="5D57D134"/>
    <w:rsid w:val="5D59E723"/>
    <w:rsid w:val="5DEE7D9E"/>
    <w:rsid w:val="5E10CD10"/>
    <w:rsid w:val="5E354AEB"/>
    <w:rsid w:val="5E52F577"/>
    <w:rsid w:val="5E721F7A"/>
    <w:rsid w:val="5E8B2590"/>
    <w:rsid w:val="5E98ACEA"/>
    <w:rsid w:val="5EBF1C4D"/>
    <w:rsid w:val="5F6A9394"/>
    <w:rsid w:val="5FE0AF08"/>
    <w:rsid w:val="60232FC3"/>
    <w:rsid w:val="603735CC"/>
    <w:rsid w:val="60D1F830"/>
    <w:rsid w:val="60EB4ADB"/>
    <w:rsid w:val="6130896D"/>
    <w:rsid w:val="61C2A9D8"/>
    <w:rsid w:val="61CC9741"/>
    <w:rsid w:val="61FFFE05"/>
    <w:rsid w:val="620B8D81"/>
    <w:rsid w:val="62276FA5"/>
    <w:rsid w:val="623CEDA2"/>
    <w:rsid w:val="624B6802"/>
    <w:rsid w:val="62A02051"/>
    <w:rsid w:val="631F5FEC"/>
    <w:rsid w:val="63267D88"/>
    <w:rsid w:val="638C5F2B"/>
    <w:rsid w:val="63DABB3C"/>
    <w:rsid w:val="63FC566F"/>
    <w:rsid w:val="64296450"/>
    <w:rsid w:val="646565E5"/>
    <w:rsid w:val="64A619E1"/>
    <w:rsid w:val="64ACD526"/>
    <w:rsid w:val="6519EE79"/>
    <w:rsid w:val="651C33BD"/>
    <w:rsid w:val="657E2FC3"/>
    <w:rsid w:val="65AB23AF"/>
    <w:rsid w:val="65C19083"/>
    <w:rsid w:val="65FAB2FC"/>
    <w:rsid w:val="662ED529"/>
    <w:rsid w:val="6662ABFB"/>
    <w:rsid w:val="66A777B9"/>
    <w:rsid w:val="66A96C22"/>
    <w:rsid w:val="66DE9F40"/>
    <w:rsid w:val="66EA124A"/>
    <w:rsid w:val="6783B0AB"/>
    <w:rsid w:val="67AA6C2E"/>
    <w:rsid w:val="67FCF521"/>
    <w:rsid w:val="6853B499"/>
    <w:rsid w:val="685D3F7E"/>
    <w:rsid w:val="68647BE3"/>
    <w:rsid w:val="68BD2962"/>
    <w:rsid w:val="68F7BA48"/>
    <w:rsid w:val="690C59FD"/>
    <w:rsid w:val="690E9CB6"/>
    <w:rsid w:val="69173206"/>
    <w:rsid w:val="694113C0"/>
    <w:rsid w:val="6947E3D6"/>
    <w:rsid w:val="695CFBCC"/>
    <w:rsid w:val="69D2ADE9"/>
    <w:rsid w:val="6A43B24A"/>
    <w:rsid w:val="6A7D1715"/>
    <w:rsid w:val="6AA5656B"/>
    <w:rsid w:val="6AD5ED86"/>
    <w:rsid w:val="6AF46708"/>
    <w:rsid w:val="6B25443A"/>
    <w:rsid w:val="6BC5FA9D"/>
    <w:rsid w:val="6BF3A016"/>
    <w:rsid w:val="6C280344"/>
    <w:rsid w:val="6CA0084E"/>
    <w:rsid w:val="6D20B8FD"/>
    <w:rsid w:val="6D37A0FF"/>
    <w:rsid w:val="6D457B08"/>
    <w:rsid w:val="6D46DECB"/>
    <w:rsid w:val="6D55ACB8"/>
    <w:rsid w:val="6E1AE146"/>
    <w:rsid w:val="6EDD4ED5"/>
    <w:rsid w:val="6EE8BCEE"/>
    <w:rsid w:val="6F1C36D9"/>
    <w:rsid w:val="6F1D773C"/>
    <w:rsid w:val="6F2E0DA1"/>
    <w:rsid w:val="6F45CBB8"/>
    <w:rsid w:val="6F7A244B"/>
    <w:rsid w:val="6FAE26E5"/>
    <w:rsid w:val="6FBB43A7"/>
    <w:rsid w:val="6FC2117B"/>
    <w:rsid w:val="6FE5F61D"/>
    <w:rsid w:val="700680F6"/>
    <w:rsid w:val="701A53A0"/>
    <w:rsid w:val="70246ABB"/>
    <w:rsid w:val="70309930"/>
    <w:rsid w:val="70D0AA38"/>
    <w:rsid w:val="70DC964D"/>
    <w:rsid w:val="7108B371"/>
    <w:rsid w:val="711A9EC0"/>
    <w:rsid w:val="711CF8BF"/>
    <w:rsid w:val="712DC35D"/>
    <w:rsid w:val="71623EC0"/>
    <w:rsid w:val="71DBFC3A"/>
    <w:rsid w:val="71ED6DBF"/>
    <w:rsid w:val="72A6E615"/>
    <w:rsid w:val="732BE77E"/>
    <w:rsid w:val="738642A7"/>
    <w:rsid w:val="738F1500"/>
    <w:rsid w:val="739A0D40"/>
    <w:rsid w:val="73D98F77"/>
    <w:rsid w:val="73DA7D73"/>
    <w:rsid w:val="7456D8C4"/>
    <w:rsid w:val="74B8477A"/>
    <w:rsid w:val="75AC6B0F"/>
    <w:rsid w:val="75B59CB6"/>
    <w:rsid w:val="75E0F5CB"/>
    <w:rsid w:val="762C7E2A"/>
    <w:rsid w:val="762CEB60"/>
    <w:rsid w:val="763B8827"/>
    <w:rsid w:val="7678193B"/>
    <w:rsid w:val="7685B612"/>
    <w:rsid w:val="76970656"/>
    <w:rsid w:val="76C3FA1C"/>
    <w:rsid w:val="76CF4FD7"/>
    <w:rsid w:val="76E3FC8A"/>
    <w:rsid w:val="76E90015"/>
    <w:rsid w:val="770BD1F0"/>
    <w:rsid w:val="77218049"/>
    <w:rsid w:val="77C61D1B"/>
    <w:rsid w:val="7800208C"/>
    <w:rsid w:val="7806714C"/>
    <w:rsid w:val="7838C4DB"/>
    <w:rsid w:val="783C7BF4"/>
    <w:rsid w:val="78414F63"/>
    <w:rsid w:val="78474CAC"/>
    <w:rsid w:val="78638384"/>
    <w:rsid w:val="78904D4C"/>
    <w:rsid w:val="78B39B2D"/>
    <w:rsid w:val="78CB5380"/>
    <w:rsid w:val="793C45E4"/>
    <w:rsid w:val="796C1E85"/>
    <w:rsid w:val="798033CD"/>
    <w:rsid w:val="7A1FD0E5"/>
    <w:rsid w:val="7A3BFBD2"/>
    <w:rsid w:val="7A6B0A94"/>
    <w:rsid w:val="7AB5CA40"/>
    <w:rsid w:val="7AC5B006"/>
    <w:rsid w:val="7ADFF742"/>
    <w:rsid w:val="7AF66DC6"/>
    <w:rsid w:val="7AF85287"/>
    <w:rsid w:val="7B08CBC1"/>
    <w:rsid w:val="7B195B24"/>
    <w:rsid w:val="7B84E61C"/>
    <w:rsid w:val="7B87B8E7"/>
    <w:rsid w:val="7BB83588"/>
    <w:rsid w:val="7C34812A"/>
    <w:rsid w:val="7C34C4C6"/>
    <w:rsid w:val="7C3F4024"/>
    <w:rsid w:val="7C415B48"/>
    <w:rsid w:val="7C5B269F"/>
    <w:rsid w:val="7C6F29A5"/>
    <w:rsid w:val="7C74DFBF"/>
    <w:rsid w:val="7CC53BA9"/>
    <w:rsid w:val="7CD2A03E"/>
    <w:rsid w:val="7D01676C"/>
    <w:rsid w:val="7D477F29"/>
    <w:rsid w:val="7DB6BF98"/>
    <w:rsid w:val="7E05EA0A"/>
    <w:rsid w:val="7E51BAEE"/>
    <w:rsid w:val="7E8871E5"/>
    <w:rsid w:val="7E9B25C0"/>
    <w:rsid w:val="7EDEB874"/>
    <w:rsid w:val="7F75E09D"/>
    <w:rsid w:val="7F7FE4BE"/>
    <w:rsid w:val="7FA983D7"/>
    <w:rsid w:val="7FB72FC0"/>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1173"/>
  <w15:docId w15:val="{E85D8458-A5C3-45D9-8B01-8D56D167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71D"/>
    <w:rPr>
      <w:sz w:val="24"/>
      <w:lang w:val="es-CL"/>
    </w:rPr>
  </w:style>
  <w:style w:type="paragraph" w:styleId="Ttulo1">
    <w:name w:val="heading 1"/>
    <w:basedOn w:val="Normal"/>
    <w:next w:val="Normal"/>
    <w:link w:val="Ttulo1Car"/>
    <w:uiPriority w:val="9"/>
    <w:qFormat/>
    <w:rsid w:val="00BB72F2"/>
    <w:pPr>
      <w:keepNext/>
      <w:keepLines/>
      <w:spacing w:before="320" w:after="0" w:line="240" w:lineRule="auto"/>
      <w:outlineLvl w:val="0"/>
    </w:pPr>
    <w:rPr>
      <w:rFonts w:asciiTheme="majorHAnsi" w:eastAsiaTheme="majorEastAsia" w:hAnsiTheme="majorHAnsi" w:cstheme="majorBidi"/>
      <w:color w:val="BE6B00" w:themeColor="accent1" w:themeShade="BF"/>
      <w:sz w:val="30"/>
      <w:szCs w:val="30"/>
    </w:rPr>
  </w:style>
  <w:style w:type="paragraph" w:styleId="Ttulo2">
    <w:name w:val="heading 2"/>
    <w:basedOn w:val="Normal"/>
    <w:next w:val="Normal"/>
    <w:link w:val="Ttulo2Car"/>
    <w:uiPriority w:val="9"/>
    <w:unhideWhenUsed/>
    <w:qFormat/>
    <w:rsid w:val="00BB72F2"/>
    <w:pPr>
      <w:keepNext/>
      <w:keepLines/>
      <w:spacing w:before="40" w:after="0" w:line="240" w:lineRule="auto"/>
      <w:outlineLvl w:val="1"/>
    </w:pPr>
    <w:rPr>
      <w:rFonts w:asciiTheme="majorHAnsi" w:eastAsiaTheme="majorEastAsia" w:hAnsiTheme="majorHAnsi" w:cstheme="majorBidi"/>
      <w:color w:val="4D4D4D" w:themeColor="accent2" w:themeShade="BF"/>
      <w:sz w:val="28"/>
      <w:szCs w:val="28"/>
    </w:rPr>
  </w:style>
  <w:style w:type="paragraph" w:styleId="Ttulo3">
    <w:name w:val="heading 3"/>
    <w:basedOn w:val="Normal"/>
    <w:next w:val="Normal"/>
    <w:link w:val="Ttulo3Car"/>
    <w:uiPriority w:val="9"/>
    <w:unhideWhenUsed/>
    <w:qFormat/>
    <w:rsid w:val="00BB72F2"/>
    <w:pPr>
      <w:keepNext/>
      <w:keepLines/>
      <w:spacing w:before="40" w:after="0" w:line="240" w:lineRule="auto"/>
      <w:outlineLvl w:val="2"/>
    </w:pPr>
    <w:rPr>
      <w:rFonts w:asciiTheme="majorHAnsi" w:eastAsiaTheme="majorEastAsia" w:hAnsiTheme="majorHAnsi" w:cstheme="majorBidi"/>
      <w:color w:val="90571E" w:themeColor="accent6" w:themeShade="BF"/>
      <w:sz w:val="26"/>
      <w:szCs w:val="26"/>
    </w:rPr>
  </w:style>
  <w:style w:type="paragraph" w:styleId="Ttulo4">
    <w:name w:val="heading 4"/>
    <w:basedOn w:val="Normal"/>
    <w:next w:val="Normal"/>
    <w:link w:val="Ttulo4Car"/>
    <w:uiPriority w:val="9"/>
    <w:unhideWhenUsed/>
    <w:qFormat/>
    <w:rsid w:val="00BB72F2"/>
    <w:pPr>
      <w:keepNext/>
      <w:keepLines/>
      <w:spacing w:before="40" w:after="0"/>
      <w:outlineLvl w:val="3"/>
    </w:pPr>
    <w:rPr>
      <w:rFonts w:asciiTheme="majorHAnsi" w:eastAsiaTheme="majorEastAsia" w:hAnsiTheme="majorHAnsi" w:cstheme="majorBidi"/>
      <w:i/>
      <w:iCs/>
      <w:color w:val="7B7053" w:themeColor="accent5" w:themeShade="BF"/>
      <w:sz w:val="25"/>
      <w:szCs w:val="25"/>
    </w:rPr>
  </w:style>
  <w:style w:type="paragraph" w:styleId="Ttulo5">
    <w:name w:val="heading 5"/>
    <w:basedOn w:val="Normal"/>
    <w:next w:val="Normal"/>
    <w:link w:val="Ttulo5Car"/>
    <w:uiPriority w:val="9"/>
    <w:unhideWhenUsed/>
    <w:qFormat/>
    <w:rsid w:val="00396782"/>
    <w:pPr>
      <w:keepNext/>
      <w:keepLines/>
      <w:spacing w:before="40" w:after="0"/>
      <w:outlineLvl w:val="4"/>
    </w:pPr>
    <w:rPr>
      <w:rFonts w:asciiTheme="majorHAnsi" w:eastAsiaTheme="majorEastAsia" w:hAnsiTheme="majorHAnsi" w:cstheme="majorBidi"/>
      <w:b/>
      <w:iCs/>
      <w:color w:val="333333" w:themeColor="accent2" w:themeShade="80"/>
      <w:szCs w:val="24"/>
    </w:rPr>
  </w:style>
  <w:style w:type="paragraph" w:styleId="Ttulo6">
    <w:name w:val="heading 6"/>
    <w:basedOn w:val="Normal"/>
    <w:next w:val="Normal"/>
    <w:link w:val="Ttulo6Car"/>
    <w:uiPriority w:val="9"/>
    <w:semiHidden/>
    <w:unhideWhenUsed/>
    <w:qFormat/>
    <w:rsid w:val="00BB72F2"/>
    <w:pPr>
      <w:keepNext/>
      <w:keepLines/>
      <w:spacing w:before="40" w:after="0"/>
      <w:outlineLvl w:val="5"/>
    </w:pPr>
    <w:rPr>
      <w:rFonts w:asciiTheme="majorHAnsi" w:eastAsiaTheme="majorEastAsia" w:hAnsiTheme="majorHAnsi" w:cstheme="majorBidi"/>
      <w:i/>
      <w:iCs/>
      <w:color w:val="603A14" w:themeColor="accent6" w:themeShade="80"/>
      <w:sz w:val="23"/>
      <w:szCs w:val="23"/>
    </w:rPr>
  </w:style>
  <w:style w:type="paragraph" w:styleId="Ttulo7">
    <w:name w:val="heading 7"/>
    <w:basedOn w:val="Normal"/>
    <w:next w:val="Normal"/>
    <w:link w:val="Ttulo7Car"/>
    <w:uiPriority w:val="9"/>
    <w:semiHidden/>
    <w:unhideWhenUsed/>
    <w:qFormat/>
    <w:rsid w:val="00BB72F2"/>
    <w:pPr>
      <w:keepNext/>
      <w:keepLines/>
      <w:spacing w:before="40" w:after="0"/>
      <w:outlineLvl w:val="6"/>
    </w:pPr>
    <w:rPr>
      <w:rFonts w:asciiTheme="majorHAnsi" w:eastAsiaTheme="majorEastAsia" w:hAnsiTheme="majorHAnsi" w:cstheme="majorBidi"/>
      <w:color w:val="7F4700" w:themeColor="accent1" w:themeShade="80"/>
    </w:rPr>
  </w:style>
  <w:style w:type="paragraph" w:styleId="Ttulo8">
    <w:name w:val="heading 8"/>
    <w:basedOn w:val="Normal"/>
    <w:next w:val="Normal"/>
    <w:link w:val="Ttulo8Car"/>
    <w:uiPriority w:val="9"/>
    <w:semiHidden/>
    <w:unhideWhenUsed/>
    <w:qFormat/>
    <w:rsid w:val="00BB72F2"/>
    <w:pPr>
      <w:keepNext/>
      <w:keepLines/>
      <w:spacing w:before="40" w:after="0"/>
      <w:outlineLvl w:val="7"/>
    </w:pPr>
    <w:rPr>
      <w:rFonts w:asciiTheme="majorHAnsi" w:eastAsiaTheme="majorEastAsia" w:hAnsiTheme="majorHAnsi" w:cstheme="majorBidi"/>
      <w:color w:val="333333" w:themeColor="accent2" w:themeShade="80"/>
      <w:sz w:val="21"/>
      <w:szCs w:val="21"/>
    </w:rPr>
  </w:style>
  <w:style w:type="paragraph" w:styleId="Ttulo9">
    <w:name w:val="heading 9"/>
    <w:basedOn w:val="Normal"/>
    <w:next w:val="Normal"/>
    <w:link w:val="Ttulo9Car"/>
    <w:uiPriority w:val="9"/>
    <w:semiHidden/>
    <w:unhideWhenUsed/>
    <w:qFormat/>
    <w:rsid w:val="00BB72F2"/>
    <w:pPr>
      <w:keepNext/>
      <w:keepLines/>
      <w:spacing w:before="40" w:after="0"/>
      <w:outlineLvl w:val="8"/>
    </w:pPr>
    <w:rPr>
      <w:rFonts w:asciiTheme="majorHAnsi" w:eastAsiaTheme="majorEastAsia" w:hAnsiTheme="majorHAnsi" w:cstheme="majorBidi"/>
      <w:color w:val="603A14"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BB72F2"/>
    <w:pPr>
      <w:spacing w:after="0" w:line="240" w:lineRule="auto"/>
      <w:contextualSpacing/>
    </w:pPr>
    <w:rPr>
      <w:rFonts w:asciiTheme="majorHAnsi" w:eastAsiaTheme="majorEastAsia" w:hAnsiTheme="majorHAnsi" w:cstheme="majorBidi"/>
      <w:color w:val="BE6B00" w:themeColor="accent1" w:themeShade="BF"/>
      <w:spacing w:val="-10"/>
      <w:sz w:val="52"/>
      <w:szCs w:val="52"/>
    </w:rPr>
  </w:style>
  <w:style w:type="paragraph" w:styleId="Subttulo">
    <w:name w:val="Subtitle"/>
    <w:basedOn w:val="Normal"/>
    <w:next w:val="Normal"/>
    <w:link w:val="SubttuloCar"/>
    <w:uiPriority w:val="11"/>
    <w:qFormat/>
    <w:rsid w:val="00BB72F2"/>
    <w:pPr>
      <w:numPr>
        <w:ilvl w:val="1"/>
      </w:numPr>
      <w:spacing w:line="240" w:lineRule="auto"/>
    </w:pPr>
    <w:rPr>
      <w:rFonts w:asciiTheme="majorHAnsi" w:eastAsiaTheme="majorEastAsia" w:hAnsiTheme="majorHAnsi" w:cstheme="majorBidi"/>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BB72F2"/>
    <w:rPr>
      <w:rFonts w:asciiTheme="majorHAnsi" w:eastAsiaTheme="majorEastAsia" w:hAnsiTheme="majorHAnsi" w:cstheme="majorBidi"/>
      <w:color w:val="BE6B00" w:themeColor="accent1" w:themeShade="BF"/>
      <w:sz w:val="30"/>
      <w:szCs w:val="30"/>
    </w:rPr>
  </w:style>
  <w:style w:type="character" w:customStyle="1" w:styleId="Ttulo2Car">
    <w:name w:val="Título 2 Car"/>
    <w:basedOn w:val="Fuentedeprrafopredeter"/>
    <w:link w:val="Ttulo2"/>
    <w:uiPriority w:val="9"/>
    <w:rsid w:val="00BB72F2"/>
    <w:rPr>
      <w:rFonts w:asciiTheme="majorHAnsi" w:eastAsiaTheme="majorEastAsia" w:hAnsiTheme="majorHAnsi" w:cstheme="majorBidi"/>
      <w:color w:val="4D4D4D" w:themeColor="accent2" w:themeShade="BF"/>
      <w:sz w:val="28"/>
      <w:szCs w:val="28"/>
    </w:rPr>
  </w:style>
  <w:style w:type="character" w:customStyle="1" w:styleId="Ttulo3Car">
    <w:name w:val="Título 3 Car"/>
    <w:basedOn w:val="Fuentedeprrafopredeter"/>
    <w:link w:val="Ttulo3"/>
    <w:uiPriority w:val="9"/>
    <w:rsid w:val="00BB72F2"/>
    <w:rPr>
      <w:rFonts w:asciiTheme="majorHAnsi" w:eastAsiaTheme="majorEastAsia" w:hAnsiTheme="majorHAnsi" w:cstheme="majorBidi"/>
      <w:color w:val="90571E" w:themeColor="accent6" w:themeShade="BF"/>
      <w:sz w:val="26"/>
      <w:szCs w:val="26"/>
    </w:rPr>
  </w:style>
  <w:style w:type="character" w:customStyle="1" w:styleId="Ttulo4Car">
    <w:name w:val="Título 4 Car"/>
    <w:basedOn w:val="Fuentedeprrafopredeter"/>
    <w:link w:val="Ttulo4"/>
    <w:uiPriority w:val="9"/>
    <w:rsid w:val="00BB72F2"/>
    <w:rPr>
      <w:rFonts w:asciiTheme="majorHAnsi" w:eastAsiaTheme="majorEastAsia" w:hAnsiTheme="majorHAnsi" w:cstheme="majorBidi"/>
      <w:i/>
      <w:iCs/>
      <w:color w:val="7B7053" w:themeColor="accent5" w:themeShade="BF"/>
      <w:sz w:val="25"/>
      <w:szCs w:val="25"/>
    </w:rPr>
  </w:style>
  <w:style w:type="character" w:customStyle="1" w:styleId="Ttulo5Car">
    <w:name w:val="Título 5 Car"/>
    <w:basedOn w:val="Fuentedeprrafopredeter"/>
    <w:link w:val="Ttulo5"/>
    <w:uiPriority w:val="9"/>
    <w:rsid w:val="00396782"/>
    <w:rPr>
      <w:rFonts w:asciiTheme="majorHAnsi" w:eastAsiaTheme="majorEastAsia" w:hAnsiTheme="majorHAnsi" w:cstheme="majorBidi"/>
      <w:b/>
      <w:iCs/>
      <w:color w:val="333333" w:themeColor="accent2" w:themeShade="80"/>
      <w:sz w:val="24"/>
      <w:szCs w:val="24"/>
      <w:lang w:val="es-CL"/>
    </w:rPr>
  </w:style>
  <w:style w:type="character" w:customStyle="1" w:styleId="Ttulo6Car">
    <w:name w:val="Título 6 Car"/>
    <w:basedOn w:val="Fuentedeprrafopredeter"/>
    <w:link w:val="Ttulo6"/>
    <w:uiPriority w:val="9"/>
    <w:semiHidden/>
    <w:rsid w:val="00BB72F2"/>
    <w:rPr>
      <w:rFonts w:asciiTheme="majorHAnsi" w:eastAsiaTheme="majorEastAsia" w:hAnsiTheme="majorHAnsi" w:cstheme="majorBidi"/>
      <w:i/>
      <w:iCs/>
      <w:color w:val="603A14" w:themeColor="accent6" w:themeShade="80"/>
      <w:sz w:val="23"/>
      <w:szCs w:val="23"/>
    </w:rPr>
  </w:style>
  <w:style w:type="character" w:customStyle="1" w:styleId="Ttulo7Car">
    <w:name w:val="Título 7 Car"/>
    <w:basedOn w:val="Fuentedeprrafopredeter"/>
    <w:link w:val="Ttulo7"/>
    <w:uiPriority w:val="9"/>
    <w:semiHidden/>
    <w:rsid w:val="00BB72F2"/>
    <w:rPr>
      <w:rFonts w:asciiTheme="majorHAnsi" w:eastAsiaTheme="majorEastAsia" w:hAnsiTheme="majorHAnsi" w:cstheme="majorBidi"/>
      <w:color w:val="7F4700" w:themeColor="accent1" w:themeShade="80"/>
    </w:rPr>
  </w:style>
  <w:style w:type="character" w:customStyle="1" w:styleId="Ttulo8Car">
    <w:name w:val="Título 8 Car"/>
    <w:basedOn w:val="Fuentedeprrafopredeter"/>
    <w:link w:val="Ttulo8"/>
    <w:uiPriority w:val="9"/>
    <w:semiHidden/>
    <w:rsid w:val="00BB72F2"/>
    <w:rPr>
      <w:rFonts w:asciiTheme="majorHAnsi" w:eastAsiaTheme="majorEastAsia" w:hAnsiTheme="majorHAnsi" w:cstheme="majorBidi"/>
      <w:color w:val="333333" w:themeColor="accent2" w:themeShade="80"/>
      <w:sz w:val="21"/>
      <w:szCs w:val="21"/>
    </w:rPr>
  </w:style>
  <w:style w:type="character" w:customStyle="1" w:styleId="Ttulo9Car">
    <w:name w:val="Título 9 Car"/>
    <w:basedOn w:val="Fuentedeprrafopredeter"/>
    <w:link w:val="Ttulo9"/>
    <w:uiPriority w:val="9"/>
    <w:semiHidden/>
    <w:rsid w:val="00BB72F2"/>
    <w:rPr>
      <w:rFonts w:asciiTheme="majorHAnsi" w:eastAsiaTheme="majorEastAsia" w:hAnsiTheme="majorHAnsi" w:cstheme="majorBidi"/>
      <w:color w:val="603A14" w:themeColor="accent6" w:themeShade="80"/>
    </w:rPr>
  </w:style>
  <w:style w:type="paragraph" w:styleId="Descripcin">
    <w:name w:val="caption"/>
    <w:basedOn w:val="Normal"/>
    <w:next w:val="Normal"/>
    <w:uiPriority w:val="35"/>
    <w:unhideWhenUsed/>
    <w:qFormat/>
    <w:rsid w:val="00BC4796"/>
    <w:pPr>
      <w:spacing w:line="240" w:lineRule="auto"/>
      <w:jc w:val="center"/>
    </w:pPr>
    <w:rPr>
      <w:b/>
      <w:bCs/>
      <w:color w:val="4D4D4D" w:themeColor="accent2" w:themeShade="BF"/>
      <w:spacing w:val="6"/>
      <w:sz w:val="18"/>
    </w:rPr>
  </w:style>
  <w:style w:type="character" w:customStyle="1" w:styleId="TtuloCar">
    <w:name w:val="Título Car"/>
    <w:basedOn w:val="Fuentedeprrafopredeter"/>
    <w:link w:val="Ttulo"/>
    <w:uiPriority w:val="10"/>
    <w:rsid w:val="00BB72F2"/>
    <w:rPr>
      <w:rFonts w:asciiTheme="majorHAnsi" w:eastAsiaTheme="majorEastAsia" w:hAnsiTheme="majorHAnsi" w:cstheme="majorBidi"/>
      <w:color w:val="BE6B00" w:themeColor="accent1" w:themeShade="BF"/>
      <w:spacing w:val="-10"/>
      <w:sz w:val="52"/>
      <w:szCs w:val="52"/>
    </w:rPr>
  </w:style>
  <w:style w:type="character" w:customStyle="1" w:styleId="SubttuloCar">
    <w:name w:val="Subtítulo Car"/>
    <w:basedOn w:val="Fuentedeprrafopredeter"/>
    <w:link w:val="Subttulo"/>
    <w:uiPriority w:val="11"/>
    <w:rsid w:val="00BB72F2"/>
    <w:rPr>
      <w:rFonts w:asciiTheme="majorHAnsi" w:eastAsiaTheme="majorEastAsia" w:hAnsiTheme="majorHAnsi" w:cstheme="majorBidi"/>
    </w:rPr>
  </w:style>
  <w:style w:type="character" w:styleId="Fuerte">
    <w:name w:val="Strong"/>
    <w:basedOn w:val="Fuentedeprrafopredeter"/>
    <w:uiPriority w:val="22"/>
    <w:qFormat/>
    <w:rsid w:val="00BB72F2"/>
    <w:rPr>
      <w:b/>
      <w:bCs/>
    </w:rPr>
  </w:style>
  <w:style w:type="character" w:styleId="nfasis">
    <w:name w:val="Emphasis"/>
    <w:basedOn w:val="Fuentedeprrafopredeter"/>
    <w:uiPriority w:val="20"/>
    <w:qFormat/>
    <w:rsid w:val="00BB72F2"/>
    <w:rPr>
      <w:i/>
      <w:iCs/>
    </w:rPr>
  </w:style>
  <w:style w:type="paragraph" w:styleId="Sinespaciado">
    <w:name w:val="No Spacing"/>
    <w:uiPriority w:val="1"/>
    <w:qFormat/>
    <w:rsid w:val="00BB72F2"/>
    <w:pPr>
      <w:spacing w:after="0" w:line="240" w:lineRule="auto"/>
    </w:pPr>
  </w:style>
  <w:style w:type="paragraph" w:styleId="Cita">
    <w:name w:val="Quote"/>
    <w:basedOn w:val="Normal"/>
    <w:next w:val="Normal"/>
    <w:link w:val="CitaCar"/>
    <w:uiPriority w:val="29"/>
    <w:qFormat/>
    <w:rsid w:val="00FE5AF5"/>
    <w:pPr>
      <w:spacing w:before="120"/>
      <w:ind w:left="720" w:right="720"/>
      <w:jc w:val="center"/>
    </w:pPr>
    <w:rPr>
      <w:i/>
      <w:iCs/>
      <w:sz w:val="18"/>
    </w:rPr>
  </w:style>
  <w:style w:type="character" w:customStyle="1" w:styleId="CitaCar">
    <w:name w:val="Cita Car"/>
    <w:basedOn w:val="Fuentedeprrafopredeter"/>
    <w:link w:val="Cita"/>
    <w:uiPriority w:val="29"/>
    <w:rsid w:val="00FE5AF5"/>
    <w:rPr>
      <w:i/>
      <w:iCs/>
      <w:sz w:val="18"/>
      <w:lang w:val="es-CL"/>
    </w:rPr>
  </w:style>
  <w:style w:type="paragraph" w:styleId="Citadestacada">
    <w:name w:val="Intense Quote"/>
    <w:basedOn w:val="Normal"/>
    <w:next w:val="Normal"/>
    <w:link w:val="CitadestacadaCar"/>
    <w:uiPriority w:val="30"/>
    <w:qFormat/>
    <w:rsid w:val="00BB72F2"/>
    <w:pPr>
      <w:spacing w:before="120" w:line="300" w:lineRule="auto"/>
      <w:ind w:left="576" w:right="576"/>
      <w:jc w:val="center"/>
    </w:pPr>
    <w:rPr>
      <w:rFonts w:asciiTheme="majorHAnsi" w:eastAsiaTheme="majorEastAsia" w:hAnsiTheme="majorHAnsi" w:cstheme="majorBidi"/>
      <w:color w:val="FE8F01" w:themeColor="accent1"/>
      <w:szCs w:val="24"/>
    </w:rPr>
  </w:style>
  <w:style w:type="character" w:customStyle="1" w:styleId="CitadestacadaCar">
    <w:name w:val="Cita destacada Car"/>
    <w:basedOn w:val="Fuentedeprrafopredeter"/>
    <w:link w:val="Citadestacada"/>
    <w:uiPriority w:val="30"/>
    <w:rsid w:val="00BB72F2"/>
    <w:rPr>
      <w:rFonts w:asciiTheme="majorHAnsi" w:eastAsiaTheme="majorEastAsia" w:hAnsiTheme="majorHAnsi" w:cstheme="majorBidi"/>
      <w:color w:val="FE8F01" w:themeColor="accent1"/>
      <w:sz w:val="24"/>
      <w:szCs w:val="24"/>
      <w:lang w:val="es-CL"/>
    </w:rPr>
  </w:style>
  <w:style w:type="character" w:styleId="nfasissutil">
    <w:name w:val="Subtle Emphasis"/>
    <w:basedOn w:val="Fuentedeprrafopredeter"/>
    <w:uiPriority w:val="19"/>
    <w:qFormat/>
    <w:rsid w:val="00BB72F2"/>
    <w:rPr>
      <w:i/>
      <w:iCs/>
      <w:color w:val="404040" w:themeColor="text1" w:themeTint="BF"/>
    </w:rPr>
  </w:style>
  <w:style w:type="character" w:styleId="nfasisintenso">
    <w:name w:val="Intense Emphasis"/>
    <w:basedOn w:val="Fuentedeprrafopredeter"/>
    <w:uiPriority w:val="21"/>
    <w:qFormat/>
    <w:rsid w:val="00BB72F2"/>
    <w:rPr>
      <w:b w:val="0"/>
      <w:bCs w:val="0"/>
      <w:i/>
      <w:iCs/>
      <w:color w:val="FE8F01" w:themeColor="accent1"/>
    </w:rPr>
  </w:style>
  <w:style w:type="character" w:styleId="Referenciasutil">
    <w:name w:val="Subtle Reference"/>
    <w:basedOn w:val="Fuentedeprrafopredeter"/>
    <w:uiPriority w:val="31"/>
    <w:qFormat/>
    <w:rsid w:val="00BB72F2"/>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B72F2"/>
    <w:rPr>
      <w:b/>
      <w:bCs/>
      <w:smallCaps/>
      <w:color w:val="FE8F01" w:themeColor="accent1"/>
      <w:spacing w:val="5"/>
      <w:u w:val="single"/>
    </w:rPr>
  </w:style>
  <w:style w:type="character" w:styleId="Ttulodellibro">
    <w:name w:val="Book Title"/>
    <w:basedOn w:val="Fuentedeprrafopredeter"/>
    <w:uiPriority w:val="33"/>
    <w:qFormat/>
    <w:rsid w:val="00BB72F2"/>
    <w:rPr>
      <w:b/>
      <w:bCs/>
      <w:smallCaps/>
    </w:rPr>
  </w:style>
  <w:style w:type="paragraph" w:styleId="TtuloTDC">
    <w:name w:val="TOC Heading"/>
    <w:basedOn w:val="Ttulo1"/>
    <w:next w:val="Normal"/>
    <w:uiPriority w:val="39"/>
    <w:unhideWhenUsed/>
    <w:qFormat/>
    <w:rsid w:val="00BB72F2"/>
    <w:pPr>
      <w:outlineLvl w:val="9"/>
    </w:pPr>
  </w:style>
  <w:style w:type="paragraph" w:styleId="Prrafodelista">
    <w:name w:val="List Paragraph"/>
    <w:basedOn w:val="Normal"/>
    <w:uiPriority w:val="34"/>
    <w:qFormat/>
    <w:rsid w:val="00BC2BB0"/>
    <w:pPr>
      <w:ind w:left="720"/>
      <w:contextualSpacing/>
    </w:pPr>
  </w:style>
  <w:style w:type="character" w:styleId="Refdecomentario">
    <w:name w:val="annotation reference"/>
    <w:basedOn w:val="Fuentedeprrafopredeter"/>
    <w:uiPriority w:val="99"/>
    <w:semiHidden/>
    <w:unhideWhenUsed/>
    <w:rsid w:val="00CF2490"/>
    <w:rPr>
      <w:sz w:val="16"/>
      <w:szCs w:val="16"/>
    </w:rPr>
  </w:style>
  <w:style w:type="paragraph" w:styleId="Textocomentario">
    <w:name w:val="annotation text"/>
    <w:basedOn w:val="Normal"/>
    <w:link w:val="TextocomentarioCar"/>
    <w:uiPriority w:val="99"/>
    <w:unhideWhenUsed/>
    <w:rsid w:val="00CF2490"/>
    <w:pPr>
      <w:spacing w:line="240" w:lineRule="auto"/>
    </w:pPr>
    <w:rPr>
      <w:sz w:val="20"/>
      <w:szCs w:val="20"/>
    </w:rPr>
  </w:style>
  <w:style w:type="character" w:customStyle="1" w:styleId="TextocomentarioCar">
    <w:name w:val="Texto comentario Car"/>
    <w:basedOn w:val="Fuentedeprrafopredeter"/>
    <w:link w:val="Textocomentario"/>
    <w:uiPriority w:val="99"/>
    <w:rsid w:val="00CF2490"/>
    <w:rPr>
      <w:sz w:val="20"/>
      <w:szCs w:val="20"/>
    </w:rPr>
  </w:style>
  <w:style w:type="paragraph" w:styleId="Asuntodelcomentario">
    <w:name w:val="annotation subject"/>
    <w:basedOn w:val="Textocomentario"/>
    <w:next w:val="Textocomentario"/>
    <w:link w:val="AsuntodelcomentarioCar"/>
    <w:uiPriority w:val="99"/>
    <w:semiHidden/>
    <w:unhideWhenUsed/>
    <w:rsid w:val="00CF2490"/>
    <w:rPr>
      <w:b/>
      <w:bCs/>
    </w:rPr>
  </w:style>
  <w:style w:type="character" w:customStyle="1" w:styleId="AsuntodelcomentarioCar">
    <w:name w:val="Asunto del comentario Car"/>
    <w:basedOn w:val="TextocomentarioCar"/>
    <w:link w:val="Asuntodelcomentario"/>
    <w:uiPriority w:val="99"/>
    <w:semiHidden/>
    <w:rsid w:val="00CF2490"/>
    <w:rPr>
      <w:b/>
      <w:bCs/>
      <w:sz w:val="20"/>
      <w:szCs w:val="20"/>
    </w:rPr>
  </w:style>
  <w:style w:type="table" w:styleId="Tablaconcuadrcula">
    <w:name w:val="Table Grid"/>
    <w:basedOn w:val="Tablanormal"/>
    <w:uiPriority w:val="59"/>
    <w:rsid w:val="00CF2490"/>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114220"/>
    <w:pPr>
      <w:spacing w:after="0"/>
    </w:pPr>
  </w:style>
  <w:style w:type="character" w:styleId="Hipervnculo">
    <w:name w:val="Hyperlink"/>
    <w:basedOn w:val="Fuentedeprrafopredeter"/>
    <w:uiPriority w:val="99"/>
    <w:unhideWhenUsed/>
    <w:rsid w:val="00CF2490"/>
    <w:rPr>
      <w:color w:val="AD1F1F" w:themeColor="hyperlink"/>
      <w:u w:val="single"/>
    </w:rPr>
  </w:style>
  <w:style w:type="paragraph" w:styleId="Listaconvietas">
    <w:name w:val="List Bullet"/>
    <w:basedOn w:val="Normal"/>
    <w:uiPriority w:val="99"/>
    <w:unhideWhenUsed/>
    <w:rsid w:val="00FE5AF5"/>
    <w:pPr>
      <w:numPr>
        <w:numId w:val="14"/>
      </w:numPr>
      <w:spacing w:after="120" w:line="276" w:lineRule="auto"/>
      <w:contextualSpacing/>
    </w:pPr>
    <w:rPr>
      <w:rFonts w:ascii="Arial" w:eastAsia="Arial" w:hAnsi="Arial"/>
      <w:sz w:val="22"/>
      <w:lang w:val="en-US" w:eastAsia="en-US"/>
    </w:rPr>
  </w:style>
  <w:style w:type="paragraph" w:styleId="TDC1">
    <w:name w:val="toc 1"/>
    <w:basedOn w:val="Normal"/>
    <w:next w:val="Normal"/>
    <w:autoRedefine/>
    <w:uiPriority w:val="39"/>
    <w:unhideWhenUsed/>
    <w:rsid w:val="00114220"/>
    <w:pPr>
      <w:spacing w:after="100"/>
    </w:pPr>
  </w:style>
  <w:style w:type="paragraph" w:styleId="TDC2">
    <w:name w:val="toc 2"/>
    <w:basedOn w:val="Normal"/>
    <w:next w:val="Normal"/>
    <w:autoRedefine/>
    <w:uiPriority w:val="39"/>
    <w:unhideWhenUsed/>
    <w:rsid w:val="00F26427"/>
    <w:pPr>
      <w:spacing w:after="100"/>
      <w:ind w:left="240"/>
    </w:pPr>
  </w:style>
  <w:style w:type="paragraph" w:styleId="TDC3">
    <w:name w:val="toc 3"/>
    <w:basedOn w:val="Normal"/>
    <w:next w:val="Normal"/>
    <w:autoRedefine/>
    <w:uiPriority w:val="39"/>
    <w:unhideWhenUsed/>
    <w:rsid w:val="00F26427"/>
    <w:pPr>
      <w:spacing w:after="100"/>
      <w:ind w:left="480"/>
    </w:pPr>
  </w:style>
  <w:style w:type="paragraph" w:styleId="Encabezado">
    <w:name w:val="header"/>
    <w:basedOn w:val="Normal"/>
    <w:link w:val="EncabezadoCar"/>
    <w:uiPriority w:val="99"/>
    <w:unhideWhenUsed/>
    <w:rsid w:val="00D975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7520"/>
    <w:rPr>
      <w:sz w:val="24"/>
      <w:lang w:val="es-CL"/>
    </w:rPr>
  </w:style>
  <w:style w:type="paragraph" w:styleId="Piedepgina">
    <w:name w:val="footer"/>
    <w:basedOn w:val="Normal"/>
    <w:link w:val="PiedepginaCar"/>
    <w:uiPriority w:val="99"/>
    <w:unhideWhenUsed/>
    <w:rsid w:val="00D975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7520"/>
    <w:rPr>
      <w:sz w:val="24"/>
      <w:lang w:val="es-CL"/>
    </w:rPr>
  </w:style>
  <w:style w:type="paragraph" w:customStyle="1" w:styleId="CaptionPB">
    <w:name w:val="Caption PB"/>
    <w:rsid w:val="00016B99"/>
    <w:pPr>
      <w:spacing w:after="200" w:line="276" w:lineRule="auto"/>
    </w:pPr>
    <w:rPr>
      <w:rFonts w:ascii="Arial" w:eastAsia="Arial" w:hAnsi="Arial"/>
      <w:sz w:val="18"/>
      <w:lang w:val="en-US" w:eastAsia="en-US"/>
    </w:rPr>
  </w:style>
  <w:style w:type="paragraph" w:styleId="TDC4">
    <w:name w:val="toc 4"/>
    <w:basedOn w:val="Normal"/>
    <w:next w:val="Normal"/>
    <w:autoRedefine/>
    <w:uiPriority w:val="39"/>
    <w:unhideWhenUsed/>
    <w:rsid w:val="00B1390F"/>
    <w:pPr>
      <w:spacing w:after="100" w:line="278" w:lineRule="auto"/>
      <w:ind w:left="720"/>
    </w:pPr>
    <w:rPr>
      <w:kern w:val="2"/>
      <w:szCs w:val="24"/>
      <w14:ligatures w14:val="standardContextual"/>
    </w:rPr>
  </w:style>
  <w:style w:type="paragraph" w:styleId="TDC5">
    <w:name w:val="toc 5"/>
    <w:basedOn w:val="Normal"/>
    <w:next w:val="Normal"/>
    <w:autoRedefine/>
    <w:uiPriority w:val="39"/>
    <w:unhideWhenUsed/>
    <w:rsid w:val="00B1390F"/>
    <w:pPr>
      <w:spacing w:after="100" w:line="278" w:lineRule="auto"/>
      <w:ind w:left="960"/>
    </w:pPr>
    <w:rPr>
      <w:kern w:val="2"/>
      <w:szCs w:val="24"/>
      <w14:ligatures w14:val="standardContextual"/>
    </w:rPr>
  </w:style>
  <w:style w:type="paragraph" w:styleId="TDC6">
    <w:name w:val="toc 6"/>
    <w:basedOn w:val="Normal"/>
    <w:next w:val="Normal"/>
    <w:autoRedefine/>
    <w:uiPriority w:val="39"/>
    <w:unhideWhenUsed/>
    <w:rsid w:val="00B1390F"/>
    <w:pPr>
      <w:spacing w:after="100" w:line="278" w:lineRule="auto"/>
      <w:ind w:left="1200"/>
    </w:pPr>
    <w:rPr>
      <w:kern w:val="2"/>
      <w:szCs w:val="24"/>
      <w14:ligatures w14:val="standardContextual"/>
    </w:rPr>
  </w:style>
  <w:style w:type="paragraph" w:styleId="TDC7">
    <w:name w:val="toc 7"/>
    <w:basedOn w:val="Normal"/>
    <w:next w:val="Normal"/>
    <w:autoRedefine/>
    <w:uiPriority w:val="39"/>
    <w:unhideWhenUsed/>
    <w:rsid w:val="00B1390F"/>
    <w:pPr>
      <w:spacing w:after="100" w:line="278" w:lineRule="auto"/>
      <w:ind w:left="1440"/>
    </w:pPr>
    <w:rPr>
      <w:kern w:val="2"/>
      <w:szCs w:val="24"/>
      <w14:ligatures w14:val="standardContextual"/>
    </w:rPr>
  </w:style>
  <w:style w:type="paragraph" w:styleId="TDC8">
    <w:name w:val="toc 8"/>
    <w:basedOn w:val="Normal"/>
    <w:next w:val="Normal"/>
    <w:autoRedefine/>
    <w:uiPriority w:val="39"/>
    <w:unhideWhenUsed/>
    <w:rsid w:val="00B1390F"/>
    <w:pPr>
      <w:spacing w:after="100" w:line="278" w:lineRule="auto"/>
      <w:ind w:left="1680"/>
    </w:pPr>
    <w:rPr>
      <w:kern w:val="2"/>
      <w:szCs w:val="24"/>
      <w14:ligatures w14:val="standardContextual"/>
    </w:rPr>
  </w:style>
  <w:style w:type="paragraph" w:styleId="TDC9">
    <w:name w:val="toc 9"/>
    <w:basedOn w:val="Normal"/>
    <w:next w:val="Normal"/>
    <w:autoRedefine/>
    <w:uiPriority w:val="39"/>
    <w:unhideWhenUsed/>
    <w:rsid w:val="00B1390F"/>
    <w:pPr>
      <w:spacing w:after="100" w:line="278" w:lineRule="auto"/>
      <w:ind w:left="1920"/>
    </w:pPr>
    <w:rPr>
      <w:kern w:val="2"/>
      <w:szCs w:val="24"/>
      <w14:ligatures w14:val="standardContextual"/>
    </w:rPr>
  </w:style>
  <w:style w:type="character" w:styleId="Mencinsinresolver">
    <w:name w:val="Unresolved Mention"/>
    <w:basedOn w:val="Fuentedeprrafopredeter"/>
    <w:uiPriority w:val="99"/>
    <w:semiHidden/>
    <w:unhideWhenUsed/>
    <w:rsid w:val="00B1390F"/>
    <w:rPr>
      <w:color w:val="605E5C"/>
      <w:shd w:val="clear" w:color="auto" w:fill="E1DFDD"/>
    </w:rPr>
  </w:style>
  <w:style w:type="paragraph" w:styleId="Textoindependiente">
    <w:name w:val="Body Text"/>
    <w:basedOn w:val="Normal"/>
    <w:link w:val="TextoindependienteCar"/>
    <w:uiPriority w:val="99"/>
    <w:unhideWhenUsed/>
    <w:rsid w:val="00384247"/>
    <w:pPr>
      <w:spacing w:after="120" w:line="252" w:lineRule="auto"/>
    </w:pPr>
    <w:rPr>
      <w:rFonts w:ascii="Arial" w:eastAsia="Arial" w:hAnsi="Arial"/>
      <w:sz w:val="19"/>
      <w:lang w:eastAsia="en-US"/>
    </w:rPr>
  </w:style>
  <w:style w:type="character" w:customStyle="1" w:styleId="TextoindependienteCar">
    <w:name w:val="Texto independiente Car"/>
    <w:basedOn w:val="Fuentedeprrafopredeter"/>
    <w:link w:val="Textoindependiente"/>
    <w:uiPriority w:val="99"/>
    <w:rsid w:val="00384247"/>
    <w:rPr>
      <w:rFonts w:ascii="Arial" w:eastAsia="Arial" w:hAnsi="Arial"/>
      <w:sz w:val="19"/>
      <w:lang w:val="es-CL" w:eastAsia="en-US"/>
    </w:rPr>
  </w:style>
  <w:style w:type="paragraph" w:styleId="Textoindependiente2">
    <w:name w:val="Body Text 2"/>
    <w:basedOn w:val="Normal"/>
    <w:link w:val="Textoindependiente2Car"/>
    <w:uiPriority w:val="99"/>
    <w:unhideWhenUsed/>
    <w:rsid w:val="00384247"/>
    <w:pPr>
      <w:spacing w:after="120" w:line="480" w:lineRule="auto"/>
    </w:pPr>
    <w:rPr>
      <w:rFonts w:ascii="Arial" w:eastAsia="Arial" w:hAnsi="Arial"/>
      <w:sz w:val="19"/>
      <w:lang w:eastAsia="en-US"/>
    </w:rPr>
  </w:style>
  <w:style w:type="character" w:customStyle="1" w:styleId="Textoindependiente2Car">
    <w:name w:val="Texto independiente 2 Car"/>
    <w:basedOn w:val="Fuentedeprrafopredeter"/>
    <w:link w:val="Textoindependiente2"/>
    <w:uiPriority w:val="99"/>
    <w:rsid w:val="00384247"/>
    <w:rPr>
      <w:rFonts w:ascii="Arial" w:eastAsia="Arial" w:hAnsi="Arial"/>
      <w:sz w:val="19"/>
      <w:lang w:val="es-CL" w:eastAsia="en-US"/>
    </w:rPr>
  </w:style>
  <w:style w:type="paragraph" w:styleId="Textoindependiente3">
    <w:name w:val="Body Text 3"/>
    <w:basedOn w:val="Normal"/>
    <w:link w:val="Textoindependiente3Car"/>
    <w:uiPriority w:val="99"/>
    <w:unhideWhenUsed/>
    <w:rsid w:val="00384247"/>
    <w:pPr>
      <w:spacing w:after="120" w:line="252" w:lineRule="auto"/>
    </w:pPr>
    <w:rPr>
      <w:rFonts w:ascii="Arial" w:eastAsia="Arial" w:hAnsi="Arial"/>
      <w:sz w:val="16"/>
      <w:szCs w:val="16"/>
      <w:lang w:eastAsia="en-US"/>
    </w:rPr>
  </w:style>
  <w:style w:type="character" w:customStyle="1" w:styleId="Textoindependiente3Car">
    <w:name w:val="Texto independiente 3 Car"/>
    <w:basedOn w:val="Fuentedeprrafopredeter"/>
    <w:link w:val="Textoindependiente3"/>
    <w:uiPriority w:val="99"/>
    <w:rsid w:val="00384247"/>
    <w:rPr>
      <w:rFonts w:ascii="Arial" w:eastAsia="Arial" w:hAnsi="Arial"/>
      <w:sz w:val="16"/>
      <w:szCs w:val="16"/>
      <w:lang w:val="es-CL" w:eastAsia="en-US"/>
    </w:rPr>
  </w:style>
  <w:style w:type="paragraph" w:styleId="Lista">
    <w:name w:val="List"/>
    <w:basedOn w:val="Normal"/>
    <w:uiPriority w:val="99"/>
    <w:unhideWhenUsed/>
    <w:rsid w:val="00384247"/>
    <w:pPr>
      <w:spacing w:after="60" w:line="252" w:lineRule="auto"/>
      <w:ind w:left="360" w:hanging="360"/>
      <w:contextualSpacing/>
    </w:pPr>
    <w:rPr>
      <w:rFonts w:ascii="Arial" w:eastAsia="Arial" w:hAnsi="Arial"/>
      <w:sz w:val="19"/>
      <w:lang w:eastAsia="en-US"/>
    </w:rPr>
  </w:style>
  <w:style w:type="paragraph" w:styleId="Lista2">
    <w:name w:val="List 2"/>
    <w:basedOn w:val="Normal"/>
    <w:uiPriority w:val="99"/>
    <w:unhideWhenUsed/>
    <w:rsid w:val="00384247"/>
    <w:pPr>
      <w:spacing w:after="60" w:line="252" w:lineRule="auto"/>
      <w:ind w:left="720" w:hanging="360"/>
      <w:contextualSpacing/>
    </w:pPr>
    <w:rPr>
      <w:rFonts w:ascii="Arial" w:eastAsia="Arial" w:hAnsi="Arial"/>
      <w:sz w:val="19"/>
      <w:lang w:eastAsia="en-US"/>
    </w:rPr>
  </w:style>
  <w:style w:type="paragraph" w:styleId="Lista3">
    <w:name w:val="List 3"/>
    <w:basedOn w:val="Normal"/>
    <w:uiPriority w:val="99"/>
    <w:unhideWhenUsed/>
    <w:rsid w:val="00384247"/>
    <w:pPr>
      <w:spacing w:after="60" w:line="252" w:lineRule="auto"/>
      <w:ind w:left="1080" w:hanging="360"/>
      <w:contextualSpacing/>
    </w:pPr>
    <w:rPr>
      <w:rFonts w:ascii="Arial" w:eastAsia="Arial" w:hAnsi="Arial"/>
      <w:sz w:val="19"/>
      <w:lang w:eastAsia="en-US"/>
    </w:rPr>
  </w:style>
  <w:style w:type="paragraph" w:styleId="Listaconvietas2">
    <w:name w:val="List Bullet 2"/>
    <w:basedOn w:val="Normal"/>
    <w:uiPriority w:val="99"/>
    <w:unhideWhenUsed/>
    <w:rsid w:val="00384247"/>
    <w:pPr>
      <w:numPr>
        <w:numId w:val="19"/>
      </w:numPr>
      <w:tabs>
        <w:tab w:val="clear" w:pos="720"/>
      </w:tabs>
      <w:spacing w:after="60" w:line="252" w:lineRule="auto"/>
      <w:ind w:left="0" w:firstLine="0"/>
      <w:contextualSpacing/>
    </w:pPr>
    <w:rPr>
      <w:rFonts w:ascii="Arial" w:eastAsia="Arial" w:hAnsi="Arial"/>
      <w:sz w:val="19"/>
      <w:lang w:eastAsia="en-US"/>
    </w:rPr>
  </w:style>
  <w:style w:type="paragraph" w:styleId="Listaconvietas3">
    <w:name w:val="List Bullet 3"/>
    <w:basedOn w:val="Normal"/>
    <w:uiPriority w:val="99"/>
    <w:unhideWhenUsed/>
    <w:rsid w:val="00384247"/>
    <w:pPr>
      <w:numPr>
        <w:numId w:val="20"/>
      </w:numPr>
      <w:tabs>
        <w:tab w:val="clear" w:pos="1080"/>
      </w:tabs>
      <w:spacing w:after="60" w:line="252" w:lineRule="auto"/>
      <w:ind w:left="0" w:firstLine="0"/>
      <w:contextualSpacing/>
    </w:pPr>
    <w:rPr>
      <w:rFonts w:ascii="Arial" w:eastAsia="Arial" w:hAnsi="Arial"/>
      <w:sz w:val="19"/>
      <w:lang w:eastAsia="en-US"/>
    </w:rPr>
  </w:style>
  <w:style w:type="paragraph" w:styleId="Listaconnmeros">
    <w:name w:val="List Number"/>
    <w:basedOn w:val="Normal"/>
    <w:uiPriority w:val="99"/>
    <w:unhideWhenUsed/>
    <w:rsid w:val="00384247"/>
    <w:pPr>
      <w:numPr>
        <w:numId w:val="22"/>
      </w:numPr>
      <w:tabs>
        <w:tab w:val="clear" w:pos="360"/>
      </w:tabs>
      <w:spacing w:after="60" w:line="252" w:lineRule="auto"/>
      <w:ind w:left="0" w:firstLine="0"/>
      <w:contextualSpacing/>
    </w:pPr>
    <w:rPr>
      <w:rFonts w:ascii="Arial" w:eastAsia="Arial" w:hAnsi="Arial"/>
      <w:sz w:val="19"/>
      <w:lang w:eastAsia="en-US"/>
    </w:rPr>
  </w:style>
  <w:style w:type="paragraph" w:styleId="Listaconnmeros2">
    <w:name w:val="List Number 2"/>
    <w:basedOn w:val="Normal"/>
    <w:uiPriority w:val="99"/>
    <w:unhideWhenUsed/>
    <w:rsid w:val="00384247"/>
    <w:pPr>
      <w:numPr>
        <w:numId w:val="23"/>
      </w:numPr>
      <w:tabs>
        <w:tab w:val="clear" w:pos="720"/>
      </w:tabs>
      <w:spacing w:after="60" w:line="252" w:lineRule="auto"/>
      <w:ind w:left="0" w:firstLine="0"/>
      <w:contextualSpacing/>
    </w:pPr>
    <w:rPr>
      <w:rFonts w:ascii="Arial" w:eastAsia="Arial" w:hAnsi="Arial"/>
      <w:sz w:val="19"/>
      <w:lang w:eastAsia="en-US"/>
    </w:rPr>
  </w:style>
  <w:style w:type="paragraph" w:styleId="Listaconnmeros3">
    <w:name w:val="List Number 3"/>
    <w:basedOn w:val="Normal"/>
    <w:uiPriority w:val="99"/>
    <w:unhideWhenUsed/>
    <w:rsid w:val="00384247"/>
    <w:pPr>
      <w:numPr>
        <w:numId w:val="24"/>
      </w:numPr>
      <w:tabs>
        <w:tab w:val="clear" w:pos="1080"/>
      </w:tabs>
      <w:spacing w:after="60" w:line="252" w:lineRule="auto"/>
      <w:ind w:left="0" w:firstLine="0"/>
      <w:contextualSpacing/>
    </w:pPr>
    <w:rPr>
      <w:rFonts w:ascii="Arial" w:eastAsia="Arial" w:hAnsi="Arial"/>
      <w:sz w:val="19"/>
      <w:lang w:eastAsia="en-US"/>
    </w:rPr>
  </w:style>
  <w:style w:type="paragraph" w:styleId="Continuarlista">
    <w:name w:val="List Continue"/>
    <w:basedOn w:val="Normal"/>
    <w:uiPriority w:val="99"/>
    <w:unhideWhenUsed/>
    <w:rsid w:val="00384247"/>
    <w:pPr>
      <w:spacing w:after="120" w:line="252" w:lineRule="auto"/>
      <w:ind w:left="360"/>
      <w:contextualSpacing/>
    </w:pPr>
    <w:rPr>
      <w:rFonts w:ascii="Arial" w:eastAsia="Arial" w:hAnsi="Arial"/>
      <w:sz w:val="19"/>
      <w:lang w:eastAsia="en-US"/>
    </w:rPr>
  </w:style>
  <w:style w:type="paragraph" w:styleId="Continuarlista2">
    <w:name w:val="List Continue 2"/>
    <w:basedOn w:val="Normal"/>
    <w:uiPriority w:val="99"/>
    <w:unhideWhenUsed/>
    <w:rsid w:val="00384247"/>
    <w:pPr>
      <w:spacing w:after="120" w:line="252" w:lineRule="auto"/>
      <w:ind w:left="720"/>
      <w:contextualSpacing/>
    </w:pPr>
    <w:rPr>
      <w:rFonts w:ascii="Arial" w:eastAsia="Arial" w:hAnsi="Arial"/>
      <w:sz w:val="19"/>
      <w:lang w:eastAsia="en-US"/>
    </w:rPr>
  </w:style>
  <w:style w:type="paragraph" w:styleId="Continuarlista3">
    <w:name w:val="List Continue 3"/>
    <w:basedOn w:val="Normal"/>
    <w:uiPriority w:val="99"/>
    <w:unhideWhenUsed/>
    <w:rsid w:val="00384247"/>
    <w:pPr>
      <w:spacing w:after="120" w:line="252" w:lineRule="auto"/>
      <w:ind w:left="1080"/>
      <w:contextualSpacing/>
    </w:pPr>
    <w:rPr>
      <w:rFonts w:ascii="Arial" w:eastAsia="Arial" w:hAnsi="Arial"/>
      <w:sz w:val="19"/>
      <w:lang w:eastAsia="en-US"/>
    </w:rPr>
  </w:style>
  <w:style w:type="paragraph" w:styleId="Textomacro">
    <w:name w:val="macro"/>
    <w:link w:val="TextomacroCar"/>
    <w:uiPriority w:val="99"/>
    <w:unhideWhenUsed/>
    <w:rsid w:val="00384247"/>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rPr>
  </w:style>
  <w:style w:type="character" w:customStyle="1" w:styleId="TextomacroCar">
    <w:name w:val="Texto macro Car"/>
    <w:basedOn w:val="Fuentedeprrafopredeter"/>
    <w:link w:val="Textomacro"/>
    <w:uiPriority w:val="99"/>
    <w:rsid w:val="00384247"/>
    <w:rPr>
      <w:rFonts w:ascii="Courier" w:hAnsi="Courier"/>
      <w:sz w:val="20"/>
      <w:szCs w:val="20"/>
      <w:lang w:val="en-US" w:eastAsia="en-US"/>
    </w:rPr>
  </w:style>
  <w:style w:type="table" w:styleId="Sombreadoclaro">
    <w:name w:val="Light Shading"/>
    <w:basedOn w:val="Tablanormal"/>
    <w:uiPriority w:val="60"/>
    <w:rsid w:val="00384247"/>
    <w:pPr>
      <w:spacing w:after="0" w:line="240" w:lineRule="auto"/>
    </w:pPr>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384247"/>
    <w:pPr>
      <w:spacing w:after="0" w:line="240" w:lineRule="auto"/>
    </w:pPr>
    <w:rPr>
      <w:color w:val="BE6B00" w:themeColor="accent1" w:themeShade="BF"/>
      <w:lang w:val="en-US" w:eastAsia="en-US"/>
    </w:rPr>
    <w:tblPr>
      <w:tblStyleRowBandSize w:val="1"/>
      <w:tblStyleColBandSize w:val="1"/>
      <w:tblBorders>
        <w:top w:val="single" w:sz="8" w:space="0" w:color="FE8F01" w:themeColor="accent1"/>
        <w:bottom w:val="single" w:sz="8" w:space="0" w:color="FE8F01" w:themeColor="accent1"/>
      </w:tblBorders>
    </w:tblPr>
    <w:tblStylePr w:type="fir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la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left w:val="nil"/>
          <w:right w:val="nil"/>
          <w:insideH w:val="nil"/>
          <w:insideV w:val="nil"/>
        </w:tcBorders>
        <w:shd w:val="clear" w:color="auto" w:fill="FEE3C0" w:themeFill="accent1" w:themeFillTint="3F"/>
      </w:tcPr>
    </w:tblStylePr>
  </w:style>
  <w:style w:type="table" w:styleId="Sombreadoclaro-nfasis2">
    <w:name w:val="Light Shading Accent 2"/>
    <w:basedOn w:val="Tablanormal"/>
    <w:uiPriority w:val="60"/>
    <w:rsid w:val="00384247"/>
    <w:pPr>
      <w:spacing w:after="0" w:line="240" w:lineRule="auto"/>
    </w:pPr>
    <w:rPr>
      <w:color w:val="4D4D4D" w:themeColor="accent2" w:themeShade="BF"/>
      <w:lang w:val="en-US" w:eastAsia="en-US"/>
    </w:rPr>
    <w:tblPr>
      <w:tblStyleRowBandSize w:val="1"/>
      <w:tblStyleColBandSize w:val="1"/>
      <w:tblBorders>
        <w:top w:val="single" w:sz="8" w:space="0" w:color="676767" w:themeColor="accent2"/>
        <w:bottom w:val="single" w:sz="8" w:space="0" w:color="676767" w:themeColor="accent2"/>
      </w:tblBorders>
    </w:tblPr>
    <w:tblStylePr w:type="fir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la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left w:val="nil"/>
          <w:right w:val="nil"/>
          <w:insideH w:val="nil"/>
          <w:insideV w:val="nil"/>
        </w:tcBorders>
        <w:shd w:val="clear" w:color="auto" w:fill="D9D9D9" w:themeFill="accent2" w:themeFillTint="3F"/>
      </w:tcPr>
    </w:tblStylePr>
  </w:style>
  <w:style w:type="table" w:styleId="Sombreadoclaro-nfasis3">
    <w:name w:val="Light Shading Accent 3"/>
    <w:basedOn w:val="Tablanormal"/>
    <w:uiPriority w:val="60"/>
    <w:rsid w:val="00384247"/>
    <w:pPr>
      <w:spacing w:after="0" w:line="240" w:lineRule="auto"/>
    </w:pPr>
    <w:rPr>
      <w:color w:val="E98501" w:themeColor="accent3" w:themeShade="BF"/>
      <w:lang w:val="en-US" w:eastAsia="en-US"/>
    </w:rPr>
    <w:tblPr>
      <w:tblStyleRowBandSize w:val="1"/>
      <w:tblStyleColBandSize w:val="1"/>
      <w:tblBorders>
        <w:top w:val="single" w:sz="8" w:space="0" w:color="FEAB3C" w:themeColor="accent3"/>
        <w:bottom w:val="single" w:sz="8" w:space="0" w:color="FEAB3C" w:themeColor="accent3"/>
      </w:tblBorders>
    </w:tblPr>
    <w:tblStylePr w:type="fir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la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left w:val="nil"/>
          <w:right w:val="nil"/>
          <w:insideH w:val="nil"/>
          <w:insideV w:val="nil"/>
        </w:tcBorders>
        <w:shd w:val="clear" w:color="auto" w:fill="FEE9CE" w:themeFill="accent3" w:themeFillTint="3F"/>
      </w:tcPr>
    </w:tblStylePr>
  </w:style>
  <w:style w:type="table" w:styleId="Sombreadoclaro-nfasis4">
    <w:name w:val="Light Shading Accent 4"/>
    <w:basedOn w:val="Tablanormal"/>
    <w:uiPriority w:val="60"/>
    <w:rsid w:val="00384247"/>
    <w:pPr>
      <w:spacing w:after="0" w:line="240" w:lineRule="auto"/>
    </w:pPr>
    <w:rPr>
      <w:color w:val="707070" w:themeColor="accent4" w:themeShade="BF"/>
      <w:lang w:val="en-US" w:eastAsia="en-US"/>
    </w:rPr>
    <w:tblPr>
      <w:tblStyleRowBandSize w:val="1"/>
      <w:tblStyleColBandSize w:val="1"/>
      <w:tblBorders>
        <w:top w:val="single" w:sz="8" w:space="0" w:color="969696" w:themeColor="accent4"/>
        <w:bottom w:val="single" w:sz="8" w:space="0" w:color="969696" w:themeColor="accent4"/>
      </w:tblBorders>
    </w:tblPr>
    <w:tblStylePr w:type="fir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la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left w:val="nil"/>
          <w:right w:val="nil"/>
          <w:insideH w:val="nil"/>
          <w:insideV w:val="nil"/>
        </w:tcBorders>
        <w:shd w:val="clear" w:color="auto" w:fill="E5E5E5" w:themeFill="accent4" w:themeFillTint="3F"/>
      </w:tcPr>
    </w:tblStylePr>
  </w:style>
  <w:style w:type="table" w:styleId="Sombreadoclaro-nfasis5">
    <w:name w:val="Light Shading Accent 5"/>
    <w:basedOn w:val="Tablanormal"/>
    <w:uiPriority w:val="60"/>
    <w:rsid w:val="00384247"/>
    <w:pPr>
      <w:spacing w:after="0" w:line="240" w:lineRule="auto"/>
    </w:pPr>
    <w:rPr>
      <w:color w:val="7B7053" w:themeColor="accent5" w:themeShade="BF"/>
      <w:lang w:val="en-US" w:eastAsia="en-US"/>
    </w:rPr>
    <w:tblPr>
      <w:tblStyleRowBandSize w:val="1"/>
      <w:tblStyleColBandSize w:val="1"/>
      <w:tblBorders>
        <w:top w:val="single" w:sz="8" w:space="0" w:color="A19574" w:themeColor="accent5"/>
        <w:bottom w:val="single" w:sz="8" w:space="0" w:color="A19574" w:themeColor="accent5"/>
      </w:tblBorders>
    </w:tblPr>
    <w:tblStylePr w:type="fir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la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left w:val="nil"/>
          <w:right w:val="nil"/>
          <w:insideH w:val="nil"/>
          <w:insideV w:val="nil"/>
        </w:tcBorders>
        <w:shd w:val="clear" w:color="auto" w:fill="E7E4DC" w:themeFill="accent5" w:themeFillTint="3F"/>
      </w:tcPr>
    </w:tblStylePr>
  </w:style>
  <w:style w:type="table" w:styleId="Sombreadoclaro-nfasis6">
    <w:name w:val="Light Shading Accent 6"/>
    <w:basedOn w:val="Tablanormal"/>
    <w:uiPriority w:val="60"/>
    <w:rsid w:val="00384247"/>
    <w:pPr>
      <w:spacing w:after="0" w:line="240" w:lineRule="auto"/>
    </w:pPr>
    <w:rPr>
      <w:color w:val="90571E" w:themeColor="accent6" w:themeShade="BF"/>
      <w:lang w:val="en-US" w:eastAsia="en-US"/>
    </w:rPr>
    <w:tblPr>
      <w:tblStyleRowBandSize w:val="1"/>
      <w:tblStyleColBandSize w:val="1"/>
      <w:tblBorders>
        <w:top w:val="single" w:sz="8" w:space="0" w:color="C17529" w:themeColor="accent6"/>
        <w:bottom w:val="single" w:sz="8" w:space="0" w:color="C17529" w:themeColor="accent6"/>
      </w:tblBorders>
    </w:tblPr>
    <w:tblStylePr w:type="fir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la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left w:val="nil"/>
          <w:right w:val="nil"/>
          <w:insideH w:val="nil"/>
          <w:insideV w:val="nil"/>
        </w:tcBorders>
        <w:shd w:val="clear" w:color="auto" w:fill="F3DCC6" w:themeFill="accent6" w:themeFillTint="3F"/>
      </w:tcPr>
    </w:tblStylePr>
  </w:style>
  <w:style w:type="table" w:styleId="Listaclara">
    <w:name w:val="Light List"/>
    <w:basedOn w:val="Tablanormal"/>
    <w:uiPriority w:val="61"/>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pPr>
        <w:spacing w:before="0" w:after="0" w:line="240" w:lineRule="auto"/>
      </w:pPr>
      <w:rPr>
        <w:b/>
        <w:bCs/>
        <w:color w:val="FFFFFF" w:themeColor="background1"/>
      </w:rPr>
      <w:tblPr/>
      <w:tcPr>
        <w:shd w:val="clear" w:color="auto" w:fill="FE8F01" w:themeFill="accent1"/>
      </w:tcPr>
    </w:tblStylePr>
    <w:tblStylePr w:type="lastRow">
      <w:pPr>
        <w:spacing w:before="0" w:after="0" w:line="240" w:lineRule="auto"/>
      </w:pPr>
      <w:rPr>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tcBorders>
      </w:tcPr>
    </w:tblStylePr>
    <w:tblStylePr w:type="firstCol">
      <w:rPr>
        <w:b/>
        <w:bCs/>
      </w:rPr>
    </w:tblStylePr>
    <w:tblStylePr w:type="lastCol">
      <w:rPr>
        <w:b/>
        <w:bCs/>
      </w:r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style>
  <w:style w:type="table" w:styleId="Listaclara-nfasis2">
    <w:name w:val="Light List Accent 2"/>
    <w:basedOn w:val="Tablanormal"/>
    <w:uiPriority w:val="61"/>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pPr>
        <w:spacing w:before="0" w:after="0" w:line="240" w:lineRule="auto"/>
      </w:pPr>
      <w:rPr>
        <w:b/>
        <w:bCs/>
        <w:color w:val="FFFFFF" w:themeColor="background1"/>
      </w:rPr>
      <w:tblPr/>
      <w:tcPr>
        <w:shd w:val="clear" w:color="auto" w:fill="676767" w:themeFill="accent2"/>
      </w:tcPr>
    </w:tblStylePr>
    <w:tblStylePr w:type="lastRow">
      <w:pPr>
        <w:spacing w:before="0" w:after="0" w:line="240" w:lineRule="auto"/>
      </w:pPr>
      <w:rPr>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tcBorders>
      </w:tcPr>
    </w:tblStylePr>
    <w:tblStylePr w:type="firstCol">
      <w:rPr>
        <w:b/>
        <w:bCs/>
      </w:rPr>
    </w:tblStylePr>
    <w:tblStylePr w:type="lastCol">
      <w:rPr>
        <w:b/>
        <w:bCs/>
      </w:r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style>
  <w:style w:type="table" w:styleId="Listaclara-nfasis3">
    <w:name w:val="Light List Accent 3"/>
    <w:basedOn w:val="Tablanormal"/>
    <w:uiPriority w:val="61"/>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pPr>
        <w:spacing w:before="0" w:after="0" w:line="240" w:lineRule="auto"/>
      </w:pPr>
      <w:rPr>
        <w:b/>
        <w:bCs/>
        <w:color w:val="FFFFFF" w:themeColor="background1"/>
      </w:rPr>
      <w:tblPr/>
      <w:tcPr>
        <w:shd w:val="clear" w:color="auto" w:fill="FEAB3C" w:themeFill="accent3"/>
      </w:tcPr>
    </w:tblStylePr>
    <w:tblStylePr w:type="lastRow">
      <w:pPr>
        <w:spacing w:before="0" w:after="0" w:line="240" w:lineRule="auto"/>
      </w:pPr>
      <w:rPr>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tcBorders>
      </w:tcPr>
    </w:tblStylePr>
    <w:tblStylePr w:type="firstCol">
      <w:rPr>
        <w:b/>
        <w:bCs/>
      </w:rPr>
    </w:tblStylePr>
    <w:tblStylePr w:type="lastCol">
      <w:rPr>
        <w:b/>
        <w:bCs/>
      </w:r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style>
  <w:style w:type="table" w:styleId="Listaclara-nfasis4">
    <w:name w:val="Light List Accent 4"/>
    <w:basedOn w:val="Tablanormal"/>
    <w:uiPriority w:val="61"/>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pPr>
        <w:spacing w:before="0" w:after="0" w:line="240" w:lineRule="auto"/>
      </w:pPr>
      <w:rPr>
        <w:b/>
        <w:bCs/>
        <w:color w:val="FFFFFF" w:themeColor="background1"/>
      </w:rPr>
      <w:tblPr/>
      <w:tcPr>
        <w:shd w:val="clear" w:color="auto" w:fill="969696" w:themeFill="accent4"/>
      </w:tcPr>
    </w:tblStylePr>
    <w:tblStylePr w:type="lastRow">
      <w:pPr>
        <w:spacing w:before="0" w:after="0" w:line="240" w:lineRule="auto"/>
      </w:pPr>
      <w:rPr>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tcBorders>
      </w:tcPr>
    </w:tblStylePr>
    <w:tblStylePr w:type="firstCol">
      <w:rPr>
        <w:b/>
        <w:bCs/>
      </w:rPr>
    </w:tblStylePr>
    <w:tblStylePr w:type="lastCol">
      <w:rPr>
        <w:b/>
        <w:bCs/>
      </w:r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style>
  <w:style w:type="table" w:styleId="Listaclara-nfasis5">
    <w:name w:val="Light List Accent 5"/>
    <w:basedOn w:val="Tablanormal"/>
    <w:uiPriority w:val="61"/>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pPr>
        <w:spacing w:before="0" w:after="0" w:line="240" w:lineRule="auto"/>
      </w:pPr>
      <w:rPr>
        <w:b/>
        <w:bCs/>
        <w:color w:val="FFFFFF" w:themeColor="background1"/>
      </w:rPr>
      <w:tblPr/>
      <w:tcPr>
        <w:shd w:val="clear" w:color="auto" w:fill="A19574" w:themeFill="accent5"/>
      </w:tcPr>
    </w:tblStylePr>
    <w:tblStylePr w:type="lastRow">
      <w:pPr>
        <w:spacing w:before="0" w:after="0" w:line="240" w:lineRule="auto"/>
      </w:pPr>
      <w:rPr>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tcBorders>
      </w:tcPr>
    </w:tblStylePr>
    <w:tblStylePr w:type="firstCol">
      <w:rPr>
        <w:b/>
        <w:bCs/>
      </w:rPr>
    </w:tblStylePr>
    <w:tblStylePr w:type="lastCol">
      <w:rPr>
        <w:b/>
        <w:bCs/>
      </w:r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style>
  <w:style w:type="table" w:styleId="Listaclara-nfasis6">
    <w:name w:val="Light List Accent 6"/>
    <w:basedOn w:val="Tablanormal"/>
    <w:uiPriority w:val="61"/>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pPr>
        <w:spacing w:before="0" w:after="0" w:line="240" w:lineRule="auto"/>
      </w:pPr>
      <w:rPr>
        <w:b/>
        <w:bCs/>
        <w:color w:val="FFFFFF" w:themeColor="background1"/>
      </w:rPr>
      <w:tblPr/>
      <w:tcPr>
        <w:shd w:val="clear" w:color="auto" w:fill="C17529" w:themeFill="accent6"/>
      </w:tcPr>
    </w:tblStylePr>
    <w:tblStylePr w:type="lastRow">
      <w:pPr>
        <w:spacing w:before="0" w:after="0" w:line="240" w:lineRule="auto"/>
      </w:pPr>
      <w:rPr>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tcBorders>
      </w:tcPr>
    </w:tblStylePr>
    <w:tblStylePr w:type="firstCol">
      <w:rPr>
        <w:b/>
        <w:bCs/>
      </w:rPr>
    </w:tblStylePr>
    <w:tblStylePr w:type="lastCol">
      <w:rPr>
        <w:b/>
        <w:bCs/>
      </w:r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style>
  <w:style w:type="table" w:styleId="Cuadrculaclara">
    <w:name w:val="Light Grid"/>
    <w:basedOn w:val="Tablanormal"/>
    <w:uiPriority w:val="62"/>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18" w:space="0" w:color="FE8F01" w:themeColor="accent1"/>
          <w:right w:val="single" w:sz="8" w:space="0" w:color="FE8F01" w:themeColor="accent1"/>
          <w:insideH w:val="nil"/>
          <w:insideV w:val="single" w:sz="8" w:space="0" w:color="FE8F0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insideH w:val="nil"/>
          <w:insideV w:val="single" w:sz="8" w:space="0" w:color="FE8F0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shd w:val="clear" w:color="auto" w:fill="FEE3C0" w:themeFill="accent1" w:themeFillTint="3F"/>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shd w:val="clear" w:color="auto" w:fill="FEE3C0" w:themeFill="accent1" w:themeFillTint="3F"/>
      </w:tcPr>
    </w:tblStylePr>
    <w:tblStylePr w:type="band2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tcPr>
    </w:tblStylePr>
  </w:style>
  <w:style w:type="table" w:styleId="Cuadrculaclara-nfasis2">
    <w:name w:val="Light Grid Accent 2"/>
    <w:basedOn w:val="Tablanormal"/>
    <w:uiPriority w:val="62"/>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18" w:space="0" w:color="676767" w:themeColor="accent2"/>
          <w:right w:val="single" w:sz="8" w:space="0" w:color="676767" w:themeColor="accent2"/>
          <w:insideH w:val="nil"/>
          <w:insideV w:val="single" w:sz="8" w:space="0" w:color="67676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insideH w:val="nil"/>
          <w:insideV w:val="single" w:sz="8" w:space="0" w:color="67676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D9D9D9" w:themeFill="accent2" w:themeFillTint="3F"/>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shd w:val="clear" w:color="auto" w:fill="D9D9D9" w:themeFill="accent2" w:themeFillTint="3F"/>
      </w:tcPr>
    </w:tblStylePr>
    <w:tblStylePr w:type="band2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tcPr>
    </w:tblStylePr>
  </w:style>
  <w:style w:type="table" w:styleId="Cuadrculaclara-nfasis3">
    <w:name w:val="Light Grid Accent 3"/>
    <w:basedOn w:val="Tablanormal"/>
    <w:uiPriority w:val="62"/>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18" w:space="0" w:color="FEAB3C" w:themeColor="accent3"/>
          <w:right w:val="single" w:sz="8" w:space="0" w:color="FEAB3C" w:themeColor="accent3"/>
          <w:insideH w:val="nil"/>
          <w:insideV w:val="single" w:sz="8" w:space="0" w:color="FEAB3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insideH w:val="nil"/>
          <w:insideV w:val="single" w:sz="8" w:space="0" w:color="FEAB3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shd w:val="clear" w:color="auto" w:fill="FEE9CE" w:themeFill="accent3" w:themeFillTint="3F"/>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shd w:val="clear" w:color="auto" w:fill="FEE9CE" w:themeFill="accent3" w:themeFillTint="3F"/>
      </w:tcPr>
    </w:tblStylePr>
    <w:tblStylePr w:type="band2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tcPr>
    </w:tblStylePr>
  </w:style>
  <w:style w:type="table" w:styleId="Cuadrculaclara-nfasis4">
    <w:name w:val="Light Grid Accent 4"/>
    <w:basedOn w:val="Tablanormal"/>
    <w:uiPriority w:val="62"/>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18" w:space="0" w:color="969696" w:themeColor="accent4"/>
          <w:right w:val="single" w:sz="8" w:space="0" w:color="969696" w:themeColor="accent4"/>
          <w:insideH w:val="nil"/>
          <w:insideV w:val="single" w:sz="8" w:space="0" w:color="96969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insideH w:val="nil"/>
          <w:insideV w:val="single" w:sz="8" w:space="0" w:color="96969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shd w:val="clear" w:color="auto" w:fill="E5E5E5" w:themeFill="accent4" w:themeFillTint="3F"/>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shd w:val="clear" w:color="auto" w:fill="E5E5E5" w:themeFill="accent4" w:themeFillTint="3F"/>
      </w:tcPr>
    </w:tblStylePr>
    <w:tblStylePr w:type="band2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tcPr>
    </w:tblStylePr>
  </w:style>
  <w:style w:type="table" w:styleId="Cuadrculaclara-nfasis5">
    <w:name w:val="Light Grid Accent 5"/>
    <w:basedOn w:val="Tablanormal"/>
    <w:uiPriority w:val="62"/>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18" w:space="0" w:color="A19574" w:themeColor="accent5"/>
          <w:right w:val="single" w:sz="8" w:space="0" w:color="A19574" w:themeColor="accent5"/>
          <w:insideH w:val="nil"/>
          <w:insideV w:val="single" w:sz="8" w:space="0" w:color="A1957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insideH w:val="nil"/>
          <w:insideV w:val="single" w:sz="8" w:space="0" w:color="A1957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shd w:val="clear" w:color="auto" w:fill="E7E4DC" w:themeFill="accent5" w:themeFillTint="3F"/>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shd w:val="clear" w:color="auto" w:fill="E7E4DC" w:themeFill="accent5" w:themeFillTint="3F"/>
      </w:tcPr>
    </w:tblStylePr>
    <w:tblStylePr w:type="band2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tcPr>
    </w:tblStylePr>
  </w:style>
  <w:style w:type="table" w:styleId="Cuadrculaclara-nfasis6">
    <w:name w:val="Light Grid Accent 6"/>
    <w:basedOn w:val="Tablanormal"/>
    <w:uiPriority w:val="62"/>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18" w:space="0" w:color="C17529" w:themeColor="accent6"/>
          <w:right w:val="single" w:sz="8" w:space="0" w:color="C17529" w:themeColor="accent6"/>
          <w:insideH w:val="nil"/>
          <w:insideV w:val="single" w:sz="8" w:space="0" w:color="C1752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insideH w:val="nil"/>
          <w:insideV w:val="single" w:sz="8" w:space="0" w:color="C1752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shd w:val="clear" w:color="auto" w:fill="F3DCC6" w:themeFill="accent6" w:themeFillTint="3F"/>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shd w:val="clear" w:color="auto" w:fill="F3DCC6" w:themeFill="accent6" w:themeFillTint="3F"/>
      </w:tcPr>
    </w:tblStylePr>
    <w:tblStylePr w:type="band2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tcPr>
    </w:tblStylePr>
  </w:style>
  <w:style w:type="table" w:styleId="Sombreadomedio1">
    <w:name w:val="Medium Shading 1"/>
    <w:basedOn w:val="Tablanormal"/>
    <w:uiPriority w:val="63"/>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tblBorders>
    </w:tblPr>
    <w:tblStylePr w:type="firstRow">
      <w:pPr>
        <w:spacing w:before="0" w:after="0" w:line="240" w:lineRule="auto"/>
      </w:pPr>
      <w:rPr>
        <w:b/>
        <w:bCs/>
        <w:color w:val="FFFFFF" w:themeColor="background1"/>
      </w:rPr>
      <w:tblPr/>
      <w:tcPr>
        <w:tc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shd w:val="clear" w:color="auto" w:fill="FE8F01" w:themeFill="accent1"/>
      </w:tcPr>
    </w:tblStylePr>
    <w:tblStylePr w:type="lastRow">
      <w:pPr>
        <w:spacing w:before="0" w:after="0" w:line="240" w:lineRule="auto"/>
      </w:pPr>
      <w:rPr>
        <w:b/>
        <w:bCs/>
      </w:rPr>
      <w:tblPr/>
      <w:tcPr>
        <w:tcBorders>
          <w:top w:val="double" w:sz="6"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E3C0" w:themeFill="accent1" w:themeFillTint="3F"/>
      </w:tcPr>
    </w:tblStylePr>
    <w:tblStylePr w:type="band1Horz">
      <w:tblPr/>
      <w:tcPr>
        <w:tcBorders>
          <w:insideH w:val="nil"/>
          <w:insideV w:val="nil"/>
        </w:tcBorders>
        <w:shd w:val="clear" w:color="auto" w:fill="FEE3C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tblBorders>
    </w:tblPr>
    <w:tblStylePr w:type="firstRow">
      <w:pPr>
        <w:spacing w:before="0" w:after="0" w:line="240" w:lineRule="auto"/>
      </w:pPr>
      <w:rPr>
        <w:b/>
        <w:bCs/>
        <w:color w:val="FFFFFF" w:themeColor="background1"/>
      </w:rPr>
      <w:tblPr/>
      <w:tcPr>
        <w:tc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shd w:val="clear" w:color="auto" w:fill="676767" w:themeFill="accent2"/>
      </w:tcPr>
    </w:tblStylePr>
    <w:tblStylePr w:type="lastRow">
      <w:pPr>
        <w:spacing w:before="0" w:after="0" w:line="240" w:lineRule="auto"/>
      </w:pPr>
      <w:rPr>
        <w:b/>
        <w:bCs/>
      </w:rPr>
      <w:tblPr/>
      <w:tcPr>
        <w:tcBorders>
          <w:top w:val="double" w:sz="6"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2" w:themeFillTint="3F"/>
      </w:tcPr>
    </w:tblStylePr>
    <w:tblStylePr w:type="band1Horz">
      <w:tblPr/>
      <w:tcPr>
        <w:tcBorders>
          <w:insideH w:val="nil"/>
          <w:insideV w:val="nil"/>
        </w:tcBorders>
        <w:shd w:val="clear" w:color="auto" w:fill="D9D9D9"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tblBorders>
    </w:tblPr>
    <w:tblStylePr w:type="firstRow">
      <w:pPr>
        <w:spacing w:before="0" w:after="0" w:line="240" w:lineRule="auto"/>
      </w:pPr>
      <w:rPr>
        <w:b/>
        <w:bCs/>
        <w:color w:val="FFFFFF" w:themeColor="background1"/>
      </w:rPr>
      <w:tblPr/>
      <w:tcPr>
        <w:tc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shd w:val="clear" w:color="auto" w:fill="FEAB3C" w:themeFill="accent3"/>
      </w:tcPr>
    </w:tblStylePr>
    <w:tblStylePr w:type="lastRow">
      <w:pPr>
        <w:spacing w:before="0" w:after="0" w:line="240" w:lineRule="auto"/>
      </w:pPr>
      <w:rPr>
        <w:b/>
        <w:bCs/>
      </w:rPr>
      <w:tblPr/>
      <w:tcPr>
        <w:tcBorders>
          <w:top w:val="double" w:sz="6"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9CE" w:themeFill="accent3" w:themeFillTint="3F"/>
      </w:tcPr>
    </w:tblStylePr>
    <w:tblStylePr w:type="band1Horz">
      <w:tblPr/>
      <w:tcPr>
        <w:tcBorders>
          <w:insideH w:val="nil"/>
          <w:insideV w:val="nil"/>
        </w:tcBorders>
        <w:shd w:val="clear" w:color="auto" w:fill="FEE9CE"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tblBorders>
    </w:tblPr>
    <w:tblStylePr w:type="firstRow">
      <w:pPr>
        <w:spacing w:before="0" w:after="0" w:line="240" w:lineRule="auto"/>
      </w:pPr>
      <w:rPr>
        <w:b/>
        <w:bCs/>
        <w:color w:val="FFFFFF" w:themeColor="background1"/>
      </w:rPr>
      <w:tblPr/>
      <w:tcPr>
        <w:tc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shd w:val="clear" w:color="auto" w:fill="969696" w:themeFill="accent4"/>
      </w:tcPr>
    </w:tblStylePr>
    <w:tblStylePr w:type="lastRow">
      <w:pPr>
        <w:spacing w:before="0" w:after="0" w:line="240" w:lineRule="auto"/>
      </w:pPr>
      <w:rPr>
        <w:b/>
        <w:bCs/>
      </w:rPr>
      <w:tblPr/>
      <w:tcPr>
        <w:tcBorders>
          <w:top w:val="double" w:sz="6"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4" w:themeFillTint="3F"/>
      </w:tcPr>
    </w:tblStylePr>
    <w:tblStylePr w:type="band1Horz">
      <w:tblPr/>
      <w:tcPr>
        <w:tcBorders>
          <w:insideH w:val="nil"/>
          <w:insideV w:val="nil"/>
        </w:tcBorders>
        <w:shd w:val="clear" w:color="auto" w:fill="E5E5E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tblBorders>
    </w:tblPr>
    <w:tblStylePr w:type="firstRow">
      <w:pPr>
        <w:spacing w:before="0" w:after="0" w:line="240" w:lineRule="auto"/>
      </w:pPr>
      <w:rPr>
        <w:b/>
        <w:bCs/>
        <w:color w:val="FFFFFF" w:themeColor="background1"/>
      </w:rPr>
      <w:tblPr/>
      <w:tcPr>
        <w:tc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shd w:val="clear" w:color="auto" w:fill="A19574" w:themeFill="accent5"/>
      </w:tcPr>
    </w:tblStylePr>
    <w:tblStylePr w:type="lastRow">
      <w:pPr>
        <w:spacing w:before="0" w:after="0" w:line="240" w:lineRule="auto"/>
      </w:pPr>
      <w:rPr>
        <w:b/>
        <w:bCs/>
      </w:rPr>
      <w:tblPr/>
      <w:tcPr>
        <w:tcBorders>
          <w:top w:val="double" w:sz="6"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E4DC" w:themeFill="accent5" w:themeFillTint="3F"/>
      </w:tcPr>
    </w:tblStylePr>
    <w:tblStylePr w:type="band1Horz">
      <w:tblPr/>
      <w:tcPr>
        <w:tcBorders>
          <w:insideH w:val="nil"/>
          <w:insideV w:val="nil"/>
        </w:tcBorders>
        <w:shd w:val="clear" w:color="auto" w:fill="E7E4DC"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tblBorders>
    </w:tblPr>
    <w:tblStylePr w:type="firstRow">
      <w:pPr>
        <w:spacing w:before="0" w:after="0" w:line="240" w:lineRule="auto"/>
      </w:pPr>
      <w:rPr>
        <w:b/>
        <w:bCs/>
        <w:color w:val="FFFFFF" w:themeColor="background1"/>
      </w:rPr>
      <w:tblPr/>
      <w:tcPr>
        <w:tc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shd w:val="clear" w:color="auto" w:fill="C17529" w:themeFill="accent6"/>
      </w:tcPr>
    </w:tblStylePr>
    <w:tblStylePr w:type="lastRow">
      <w:pPr>
        <w:spacing w:before="0" w:after="0" w:line="240" w:lineRule="auto"/>
      </w:pPr>
      <w:rPr>
        <w:b/>
        <w:bCs/>
      </w:rPr>
      <w:tblPr/>
      <w:tcPr>
        <w:tcBorders>
          <w:top w:val="double" w:sz="6"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DCC6" w:themeFill="accent6" w:themeFillTint="3F"/>
      </w:tcPr>
    </w:tblStylePr>
    <w:tblStylePr w:type="band1Horz">
      <w:tblPr/>
      <w:tcPr>
        <w:tcBorders>
          <w:insideH w:val="nil"/>
          <w:insideV w:val="nil"/>
        </w:tcBorders>
        <w:shd w:val="clear" w:color="auto" w:fill="F3DCC6"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8F0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8F01" w:themeFill="accent1"/>
      </w:tcPr>
    </w:tblStylePr>
    <w:tblStylePr w:type="lastCol">
      <w:rPr>
        <w:b/>
        <w:bCs/>
        <w:color w:val="FFFFFF" w:themeColor="background1"/>
      </w:rPr>
      <w:tblPr/>
      <w:tcPr>
        <w:tcBorders>
          <w:left w:val="nil"/>
          <w:right w:val="nil"/>
          <w:insideH w:val="nil"/>
          <w:insideV w:val="nil"/>
        </w:tcBorders>
        <w:shd w:val="clear" w:color="auto" w:fill="FE8F0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676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6767" w:themeFill="accent2"/>
      </w:tcPr>
    </w:tblStylePr>
    <w:tblStylePr w:type="lastCol">
      <w:rPr>
        <w:b/>
        <w:bCs/>
        <w:color w:val="FFFFFF" w:themeColor="background1"/>
      </w:rPr>
      <w:tblPr/>
      <w:tcPr>
        <w:tcBorders>
          <w:left w:val="nil"/>
          <w:right w:val="nil"/>
          <w:insideH w:val="nil"/>
          <w:insideV w:val="nil"/>
        </w:tcBorders>
        <w:shd w:val="clear" w:color="auto" w:fill="67676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AB3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AB3C" w:themeFill="accent3"/>
      </w:tcPr>
    </w:tblStylePr>
    <w:tblStylePr w:type="lastCol">
      <w:rPr>
        <w:b/>
        <w:bCs/>
        <w:color w:val="FFFFFF" w:themeColor="background1"/>
      </w:rPr>
      <w:tblPr/>
      <w:tcPr>
        <w:tcBorders>
          <w:left w:val="nil"/>
          <w:right w:val="nil"/>
          <w:insideH w:val="nil"/>
          <w:insideV w:val="nil"/>
        </w:tcBorders>
        <w:shd w:val="clear" w:color="auto" w:fill="FEAB3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4"/>
      </w:tcPr>
    </w:tblStylePr>
    <w:tblStylePr w:type="lastCol">
      <w:rPr>
        <w:b/>
        <w:bCs/>
        <w:color w:val="FFFFFF" w:themeColor="background1"/>
      </w:rPr>
      <w:tblPr/>
      <w:tcPr>
        <w:tcBorders>
          <w:left w:val="nil"/>
          <w:right w:val="nil"/>
          <w:insideH w:val="nil"/>
          <w:insideV w:val="nil"/>
        </w:tcBorders>
        <w:shd w:val="clear" w:color="auto" w:fill="96969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957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9574" w:themeFill="accent5"/>
      </w:tcPr>
    </w:tblStylePr>
    <w:tblStylePr w:type="lastCol">
      <w:rPr>
        <w:b/>
        <w:bCs/>
        <w:color w:val="FFFFFF" w:themeColor="background1"/>
      </w:rPr>
      <w:tblPr/>
      <w:tcPr>
        <w:tcBorders>
          <w:left w:val="nil"/>
          <w:right w:val="nil"/>
          <w:insideH w:val="nil"/>
          <w:insideV w:val="nil"/>
        </w:tcBorders>
        <w:shd w:val="clear" w:color="auto" w:fill="A1957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752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7529" w:themeFill="accent6"/>
      </w:tcPr>
    </w:tblStylePr>
    <w:tblStylePr w:type="lastCol">
      <w:rPr>
        <w:b/>
        <w:bCs/>
        <w:color w:val="FFFFFF" w:themeColor="background1"/>
      </w:rPr>
      <w:tblPr/>
      <w:tcPr>
        <w:tcBorders>
          <w:left w:val="nil"/>
          <w:right w:val="nil"/>
          <w:insideH w:val="nil"/>
          <w:insideV w:val="nil"/>
        </w:tcBorders>
        <w:shd w:val="clear" w:color="auto" w:fill="C1752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3B3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8F01" w:themeColor="accent1"/>
        <w:bottom w:val="single" w:sz="8" w:space="0" w:color="FE8F01" w:themeColor="accent1"/>
      </w:tblBorders>
    </w:tblPr>
    <w:tblStylePr w:type="firstRow">
      <w:rPr>
        <w:rFonts w:asciiTheme="majorHAnsi" w:eastAsiaTheme="majorEastAsia" w:hAnsiTheme="majorHAnsi" w:cstheme="majorBidi"/>
      </w:rPr>
      <w:tblPr/>
      <w:tcPr>
        <w:tcBorders>
          <w:top w:val="nil"/>
          <w:bottom w:val="single" w:sz="8" w:space="0" w:color="FE8F01" w:themeColor="accent1"/>
        </w:tcBorders>
      </w:tcPr>
    </w:tblStylePr>
    <w:tblStylePr w:type="lastRow">
      <w:rPr>
        <w:b/>
        <w:bCs/>
        <w:color w:val="4E3B30" w:themeColor="text2"/>
      </w:rPr>
      <w:tblPr/>
      <w:tcPr>
        <w:tcBorders>
          <w:top w:val="single" w:sz="8" w:space="0" w:color="FE8F01" w:themeColor="accent1"/>
          <w:bottom w:val="single" w:sz="8" w:space="0" w:color="FE8F01" w:themeColor="accent1"/>
        </w:tcBorders>
      </w:tcPr>
    </w:tblStylePr>
    <w:tblStylePr w:type="firstCol">
      <w:rPr>
        <w:b/>
        <w:bCs/>
      </w:rPr>
    </w:tblStylePr>
    <w:tblStylePr w:type="lastCol">
      <w:rPr>
        <w:b/>
        <w:bCs/>
      </w:rPr>
      <w:tblPr/>
      <w:tcPr>
        <w:tcBorders>
          <w:top w:val="single" w:sz="8" w:space="0" w:color="FE8F01" w:themeColor="accent1"/>
          <w:bottom w:val="single" w:sz="8" w:space="0" w:color="FE8F01" w:themeColor="accent1"/>
        </w:tcBorders>
      </w:tcPr>
    </w:tblStylePr>
    <w:tblStylePr w:type="band1Vert">
      <w:tblPr/>
      <w:tcPr>
        <w:shd w:val="clear" w:color="auto" w:fill="FEE3C0" w:themeFill="accent1" w:themeFillTint="3F"/>
      </w:tcPr>
    </w:tblStylePr>
    <w:tblStylePr w:type="band1Horz">
      <w:tblPr/>
      <w:tcPr>
        <w:shd w:val="clear" w:color="auto" w:fill="FEE3C0" w:themeFill="accent1" w:themeFillTint="3F"/>
      </w:tcPr>
    </w:tblStylePr>
  </w:style>
  <w:style w:type="table" w:styleId="Listamedia1-nfasis2">
    <w:name w:val="Medium List 1 Accent 2"/>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676767" w:themeColor="accent2"/>
        <w:bottom w:val="single" w:sz="8" w:space="0" w:color="676767" w:themeColor="accent2"/>
      </w:tblBorders>
    </w:tblPr>
    <w:tblStylePr w:type="firstRow">
      <w:rPr>
        <w:rFonts w:asciiTheme="majorHAnsi" w:eastAsiaTheme="majorEastAsia" w:hAnsiTheme="majorHAnsi" w:cstheme="majorBidi"/>
      </w:rPr>
      <w:tblPr/>
      <w:tcPr>
        <w:tcBorders>
          <w:top w:val="nil"/>
          <w:bottom w:val="single" w:sz="8" w:space="0" w:color="676767" w:themeColor="accent2"/>
        </w:tcBorders>
      </w:tcPr>
    </w:tblStylePr>
    <w:tblStylePr w:type="lastRow">
      <w:rPr>
        <w:b/>
        <w:bCs/>
        <w:color w:val="4E3B30" w:themeColor="text2"/>
      </w:rPr>
      <w:tblPr/>
      <w:tcPr>
        <w:tcBorders>
          <w:top w:val="single" w:sz="8" w:space="0" w:color="676767" w:themeColor="accent2"/>
          <w:bottom w:val="single" w:sz="8" w:space="0" w:color="676767" w:themeColor="accent2"/>
        </w:tcBorders>
      </w:tcPr>
    </w:tblStylePr>
    <w:tblStylePr w:type="firstCol">
      <w:rPr>
        <w:b/>
        <w:bCs/>
      </w:rPr>
    </w:tblStylePr>
    <w:tblStylePr w:type="lastCol">
      <w:rPr>
        <w:b/>
        <w:bCs/>
      </w:rPr>
      <w:tblPr/>
      <w:tcPr>
        <w:tcBorders>
          <w:top w:val="single" w:sz="8" w:space="0" w:color="676767" w:themeColor="accent2"/>
          <w:bottom w:val="single" w:sz="8" w:space="0" w:color="676767" w:themeColor="accent2"/>
        </w:tcBorders>
      </w:tcPr>
    </w:tblStylePr>
    <w:tblStylePr w:type="band1Vert">
      <w:tblPr/>
      <w:tcPr>
        <w:shd w:val="clear" w:color="auto" w:fill="D9D9D9" w:themeFill="accent2" w:themeFillTint="3F"/>
      </w:tcPr>
    </w:tblStylePr>
    <w:tblStylePr w:type="band1Horz">
      <w:tblPr/>
      <w:tcPr>
        <w:shd w:val="clear" w:color="auto" w:fill="D9D9D9" w:themeFill="accent2" w:themeFillTint="3F"/>
      </w:tcPr>
    </w:tblStylePr>
  </w:style>
  <w:style w:type="table" w:styleId="Listamedia1-nfasis3">
    <w:name w:val="Medium List 1 Accent 3"/>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AB3C" w:themeColor="accent3"/>
        <w:bottom w:val="single" w:sz="8" w:space="0" w:color="FEAB3C" w:themeColor="accent3"/>
      </w:tblBorders>
    </w:tblPr>
    <w:tblStylePr w:type="firstRow">
      <w:rPr>
        <w:rFonts w:asciiTheme="majorHAnsi" w:eastAsiaTheme="majorEastAsia" w:hAnsiTheme="majorHAnsi" w:cstheme="majorBidi"/>
      </w:rPr>
      <w:tblPr/>
      <w:tcPr>
        <w:tcBorders>
          <w:top w:val="nil"/>
          <w:bottom w:val="single" w:sz="8" w:space="0" w:color="FEAB3C" w:themeColor="accent3"/>
        </w:tcBorders>
      </w:tcPr>
    </w:tblStylePr>
    <w:tblStylePr w:type="lastRow">
      <w:rPr>
        <w:b/>
        <w:bCs/>
        <w:color w:val="4E3B30" w:themeColor="text2"/>
      </w:rPr>
      <w:tblPr/>
      <w:tcPr>
        <w:tcBorders>
          <w:top w:val="single" w:sz="8" w:space="0" w:color="FEAB3C" w:themeColor="accent3"/>
          <w:bottom w:val="single" w:sz="8" w:space="0" w:color="FEAB3C" w:themeColor="accent3"/>
        </w:tcBorders>
      </w:tcPr>
    </w:tblStylePr>
    <w:tblStylePr w:type="firstCol">
      <w:rPr>
        <w:b/>
        <w:bCs/>
      </w:rPr>
    </w:tblStylePr>
    <w:tblStylePr w:type="lastCol">
      <w:rPr>
        <w:b/>
        <w:bCs/>
      </w:rPr>
      <w:tblPr/>
      <w:tcPr>
        <w:tcBorders>
          <w:top w:val="single" w:sz="8" w:space="0" w:color="FEAB3C" w:themeColor="accent3"/>
          <w:bottom w:val="single" w:sz="8" w:space="0" w:color="FEAB3C" w:themeColor="accent3"/>
        </w:tcBorders>
      </w:tcPr>
    </w:tblStylePr>
    <w:tblStylePr w:type="band1Vert">
      <w:tblPr/>
      <w:tcPr>
        <w:shd w:val="clear" w:color="auto" w:fill="FEE9CE" w:themeFill="accent3" w:themeFillTint="3F"/>
      </w:tcPr>
    </w:tblStylePr>
    <w:tblStylePr w:type="band1Horz">
      <w:tblPr/>
      <w:tcPr>
        <w:shd w:val="clear" w:color="auto" w:fill="FEE9CE" w:themeFill="accent3" w:themeFillTint="3F"/>
      </w:tcPr>
    </w:tblStylePr>
  </w:style>
  <w:style w:type="table" w:styleId="Listamedia1-nfasis4">
    <w:name w:val="Medium List 1 Accent 4"/>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969696" w:themeColor="accent4"/>
        <w:bottom w:val="single" w:sz="8" w:space="0" w:color="969696" w:themeColor="accent4"/>
      </w:tblBorders>
    </w:tblPr>
    <w:tblStylePr w:type="firstRow">
      <w:rPr>
        <w:rFonts w:asciiTheme="majorHAnsi" w:eastAsiaTheme="majorEastAsia" w:hAnsiTheme="majorHAnsi" w:cstheme="majorBidi"/>
      </w:rPr>
      <w:tblPr/>
      <w:tcPr>
        <w:tcBorders>
          <w:top w:val="nil"/>
          <w:bottom w:val="single" w:sz="8" w:space="0" w:color="969696" w:themeColor="accent4"/>
        </w:tcBorders>
      </w:tcPr>
    </w:tblStylePr>
    <w:tblStylePr w:type="lastRow">
      <w:rPr>
        <w:b/>
        <w:bCs/>
        <w:color w:val="4E3B30" w:themeColor="text2"/>
      </w:rPr>
      <w:tblPr/>
      <w:tcPr>
        <w:tcBorders>
          <w:top w:val="single" w:sz="8" w:space="0" w:color="969696" w:themeColor="accent4"/>
          <w:bottom w:val="single" w:sz="8" w:space="0" w:color="969696" w:themeColor="accent4"/>
        </w:tcBorders>
      </w:tcPr>
    </w:tblStylePr>
    <w:tblStylePr w:type="firstCol">
      <w:rPr>
        <w:b/>
        <w:bCs/>
      </w:rPr>
    </w:tblStylePr>
    <w:tblStylePr w:type="lastCol">
      <w:rPr>
        <w:b/>
        <w:bCs/>
      </w:rPr>
      <w:tblPr/>
      <w:tcPr>
        <w:tcBorders>
          <w:top w:val="single" w:sz="8" w:space="0" w:color="969696" w:themeColor="accent4"/>
          <w:bottom w:val="single" w:sz="8" w:space="0" w:color="969696" w:themeColor="accent4"/>
        </w:tcBorders>
      </w:tcPr>
    </w:tblStylePr>
    <w:tblStylePr w:type="band1Vert">
      <w:tblPr/>
      <w:tcPr>
        <w:shd w:val="clear" w:color="auto" w:fill="E5E5E5" w:themeFill="accent4" w:themeFillTint="3F"/>
      </w:tcPr>
    </w:tblStylePr>
    <w:tblStylePr w:type="band1Horz">
      <w:tblPr/>
      <w:tcPr>
        <w:shd w:val="clear" w:color="auto" w:fill="E5E5E5" w:themeFill="accent4" w:themeFillTint="3F"/>
      </w:tcPr>
    </w:tblStylePr>
  </w:style>
  <w:style w:type="table" w:styleId="Listamedia1-nfasis5">
    <w:name w:val="Medium List 1 Accent 5"/>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A19574" w:themeColor="accent5"/>
        <w:bottom w:val="single" w:sz="8" w:space="0" w:color="A19574" w:themeColor="accent5"/>
      </w:tblBorders>
    </w:tblPr>
    <w:tblStylePr w:type="firstRow">
      <w:rPr>
        <w:rFonts w:asciiTheme="majorHAnsi" w:eastAsiaTheme="majorEastAsia" w:hAnsiTheme="majorHAnsi" w:cstheme="majorBidi"/>
      </w:rPr>
      <w:tblPr/>
      <w:tcPr>
        <w:tcBorders>
          <w:top w:val="nil"/>
          <w:bottom w:val="single" w:sz="8" w:space="0" w:color="A19574" w:themeColor="accent5"/>
        </w:tcBorders>
      </w:tcPr>
    </w:tblStylePr>
    <w:tblStylePr w:type="lastRow">
      <w:rPr>
        <w:b/>
        <w:bCs/>
        <w:color w:val="4E3B30" w:themeColor="text2"/>
      </w:rPr>
      <w:tblPr/>
      <w:tcPr>
        <w:tcBorders>
          <w:top w:val="single" w:sz="8" w:space="0" w:color="A19574" w:themeColor="accent5"/>
          <w:bottom w:val="single" w:sz="8" w:space="0" w:color="A19574" w:themeColor="accent5"/>
        </w:tcBorders>
      </w:tcPr>
    </w:tblStylePr>
    <w:tblStylePr w:type="firstCol">
      <w:rPr>
        <w:b/>
        <w:bCs/>
      </w:rPr>
    </w:tblStylePr>
    <w:tblStylePr w:type="lastCol">
      <w:rPr>
        <w:b/>
        <w:bCs/>
      </w:rPr>
      <w:tblPr/>
      <w:tcPr>
        <w:tcBorders>
          <w:top w:val="single" w:sz="8" w:space="0" w:color="A19574" w:themeColor="accent5"/>
          <w:bottom w:val="single" w:sz="8" w:space="0" w:color="A19574" w:themeColor="accent5"/>
        </w:tcBorders>
      </w:tcPr>
    </w:tblStylePr>
    <w:tblStylePr w:type="band1Vert">
      <w:tblPr/>
      <w:tcPr>
        <w:shd w:val="clear" w:color="auto" w:fill="E7E4DC" w:themeFill="accent5" w:themeFillTint="3F"/>
      </w:tcPr>
    </w:tblStylePr>
    <w:tblStylePr w:type="band1Horz">
      <w:tblPr/>
      <w:tcPr>
        <w:shd w:val="clear" w:color="auto" w:fill="E7E4DC" w:themeFill="accent5" w:themeFillTint="3F"/>
      </w:tcPr>
    </w:tblStylePr>
  </w:style>
  <w:style w:type="table" w:styleId="Listamedia1-nfasis6">
    <w:name w:val="Medium List 1 Accent 6"/>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C17529" w:themeColor="accent6"/>
        <w:bottom w:val="single" w:sz="8" w:space="0" w:color="C17529" w:themeColor="accent6"/>
      </w:tblBorders>
    </w:tblPr>
    <w:tblStylePr w:type="firstRow">
      <w:rPr>
        <w:rFonts w:asciiTheme="majorHAnsi" w:eastAsiaTheme="majorEastAsia" w:hAnsiTheme="majorHAnsi" w:cstheme="majorBidi"/>
      </w:rPr>
      <w:tblPr/>
      <w:tcPr>
        <w:tcBorders>
          <w:top w:val="nil"/>
          <w:bottom w:val="single" w:sz="8" w:space="0" w:color="C17529" w:themeColor="accent6"/>
        </w:tcBorders>
      </w:tcPr>
    </w:tblStylePr>
    <w:tblStylePr w:type="lastRow">
      <w:rPr>
        <w:b/>
        <w:bCs/>
        <w:color w:val="4E3B30" w:themeColor="text2"/>
      </w:rPr>
      <w:tblPr/>
      <w:tcPr>
        <w:tcBorders>
          <w:top w:val="single" w:sz="8" w:space="0" w:color="C17529" w:themeColor="accent6"/>
          <w:bottom w:val="single" w:sz="8" w:space="0" w:color="C17529" w:themeColor="accent6"/>
        </w:tcBorders>
      </w:tcPr>
    </w:tblStylePr>
    <w:tblStylePr w:type="firstCol">
      <w:rPr>
        <w:b/>
        <w:bCs/>
      </w:rPr>
    </w:tblStylePr>
    <w:tblStylePr w:type="lastCol">
      <w:rPr>
        <w:b/>
        <w:bCs/>
      </w:rPr>
      <w:tblPr/>
      <w:tcPr>
        <w:tcBorders>
          <w:top w:val="single" w:sz="8" w:space="0" w:color="C17529" w:themeColor="accent6"/>
          <w:bottom w:val="single" w:sz="8" w:space="0" w:color="C17529" w:themeColor="accent6"/>
        </w:tcBorders>
      </w:tcPr>
    </w:tblStylePr>
    <w:tblStylePr w:type="band1Vert">
      <w:tblPr/>
      <w:tcPr>
        <w:shd w:val="clear" w:color="auto" w:fill="F3DCC6" w:themeFill="accent6" w:themeFillTint="3F"/>
      </w:tcPr>
    </w:tblStylePr>
    <w:tblStylePr w:type="band1Horz">
      <w:tblPr/>
      <w:tcPr>
        <w:shd w:val="clear" w:color="auto" w:fill="F3DCC6" w:themeFill="accent6" w:themeFillTint="3F"/>
      </w:tcPr>
    </w:tblStylePr>
  </w:style>
  <w:style w:type="table" w:styleId="Listamedia2">
    <w:name w:val="Medium Lis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rPr>
        <w:sz w:val="24"/>
        <w:szCs w:val="24"/>
      </w:rPr>
      <w:tblPr/>
      <w:tcPr>
        <w:tcBorders>
          <w:top w:val="nil"/>
          <w:left w:val="nil"/>
          <w:bottom w:val="single" w:sz="24" w:space="0" w:color="FE8F01" w:themeColor="accent1"/>
          <w:right w:val="nil"/>
          <w:insideH w:val="nil"/>
          <w:insideV w:val="nil"/>
        </w:tcBorders>
        <w:shd w:val="clear" w:color="auto" w:fill="FFFFFF" w:themeFill="background1"/>
      </w:tcPr>
    </w:tblStylePr>
    <w:tblStylePr w:type="lastRow">
      <w:tblPr/>
      <w:tcPr>
        <w:tcBorders>
          <w:top w:val="single" w:sz="8" w:space="0" w:color="FE8F0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8F01" w:themeColor="accent1"/>
          <w:insideH w:val="nil"/>
          <w:insideV w:val="nil"/>
        </w:tcBorders>
        <w:shd w:val="clear" w:color="auto" w:fill="FFFFFF" w:themeFill="background1"/>
      </w:tcPr>
    </w:tblStylePr>
    <w:tblStylePr w:type="lastCol">
      <w:tblPr/>
      <w:tcPr>
        <w:tcBorders>
          <w:top w:val="nil"/>
          <w:left w:val="single" w:sz="8" w:space="0" w:color="FE8F0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top w:val="nil"/>
          <w:bottom w:val="nil"/>
          <w:insideH w:val="nil"/>
          <w:insideV w:val="nil"/>
        </w:tcBorders>
        <w:shd w:val="clear" w:color="auto" w:fill="FEE3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rPr>
        <w:sz w:val="24"/>
        <w:szCs w:val="24"/>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tblPr/>
      <w:tcPr>
        <w:tcBorders>
          <w:top w:val="single" w:sz="8" w:space="0" w:color="67676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6767" w:themeColor="accent2"/>
          <w:insideH w:val="nil"/>
          <w:insideV w:val="nil"/>
        </w:tcBorders>
        <w:shd w:val="clear" w:color="auto" w:fill="FFFFFF" w:themeFill="background1"/>
      </w:tcPr>
    </w:tblStylePr>
    <w:tblStylePr w:type="lastCol">
      <w:tblPr/>
      <w:tcPr>
        <w:tcBorders>
          <w:top w:val="nil"/>
          <w:left w:val="single" w:sz="8" w:space="0" w:color="67676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top w:val="nil"/>
          <w:bottom w:val="nil"/>
          <w:insideH w:val="nil"/>
          <w:insideV w:val="nil"/>
        </w:tcBorders>
        <w:shd w:val="clear" w:color="auto" w:fill="D9D9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rPr>
        <w:sz w:val="24"/>
        <w:szCs w:val="24"/>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tblPr/>
      <w:tcPr>
        <w:tcBorders>
          <w:top w:val="single" w:sz="8" w:space="0" w:color="FEAB3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AB3C" w:themeColor="accent3"/>
          <w:insideH w:val="nil"/>
          <w:insideV w:val="nil"/>
        </w:tcBorders>
        <w:shd w:val="clear" w:color="auto" w:fill="FFFFFF" w:themeFill="background1"/>
      </w:tcPr>
    </w:tblStylePr>
    <w:tblStylePr w:type="lastCol">
      <w:tblPr/>
      <w:tcPr>
        <w:tcBorders>
          <w:top w:val="nil"/>
          <w:left w:val="single" w:sz="8" w:space="0" w:color="FEAB3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top w:val="nil"/>
          <w:bottom w:val="nil"/>
          <w:insideH w:val="nil"/>
          <w:insideV w:val="nil"/>
        </w:tcBorders>
        <w:shd w:val="clear" w:color="auto" w:fill="FEE9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rPr>
        <w:sz w:val="24"/>
        <w:szCs w:val="24"/>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tblPr/>
      <w:tcPr>
        <w:tcBorders>
          <w:top w:val="single" w:sz="8" w:space="0" w:color="96969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4"/>
          <w:insideH w:val="nil"/>
          <w:insideV w:val="nil"/>
        </w:tcBorders>
        <w:shd w:val="clear" w:color="auto" w:fill="FFFFFF" w:themeFill="background1"/>
      </w:tcPr>
    </w:tblStylePr>
    <w:tblStylePr w:type="lastCol">
      <w:tblPr/>
      <w:tcPr>
        <w:tcBorders>
          <w:top w:val="nil"/>
          <w:left w:val="single" w:sz="8" w:space="0" w:color="96969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top w:val="nil"/>
          <w:bottom w:val="nil"/>
          <w:insideH w:val="nil"/>
          <w:insideV w:val="nil"/>
        </w:tcBorders>
        <w:shd w:val="clear" w:color="auto" w:fill="E5E5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rPr>
        <w:sz w:val="24"/>
        <w:szCs w:val="24"/>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tblPr/>
      <w:tcPr>
        <w:tcBorders>
          <w:top w:val="single" w:sz="8" w:space="0" w:color="A1957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9574" w:themeColor="accent5"/>
          <w:insideH w:val="nil"/>
          <w:insideV w:val="nil"/>
        </w:tcBorders>
        <w:shd w:val="clear" w:color="auto" w:fill="FFFFFF" w:themeFill="background1"/>
      </w:tcPr>
    </w:tblStylePr>
    <w:tblStylePr w:type="lastCol">
      <w:tblPr/>
      <w:tcPr>
        <w:tcBorders>
          <w:top w:val="nil"/>
          <w:left w:val="single" w:sz="8" w:space="0" w:color="A1957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top w:val="nil"/>
          <w:bottom w:val="nil"/>
          <w:insideH w:val="nil"/>
          <w:insideV w:val="nil"/>
        </w:tcBorders>
        <w:shd w:val="clear" w:color="auto" w:fill="E7E4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rPr>
        <w:sz w:val="24"/>
        <w:szCs w:val="24"/>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tblPr/>
      <w:tcPr>
        <w:tcBorders>
          <w:top w:val="single" w:sz="8" w:space="0" w:color="C1752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7529" w:themeColor="accent6"/>
          <w:insideH w:val="nil"/>
          <w:insideV w:val="nil"/>
        </w:tcBorders>
        <w:shd w:val="clear" w:color="auto" w:fill="FFFFFF" w:themeFill="background1"/>
      </w:tcPr>
    </w:tblStylePr>
    <w:tblStylePr w:type="lastCol">
      <w:tblPr/>
      <w:tcPr>
        <w:tcBorders>
          <w:top w:val="nil"/>
          <w:left w:val="single" w:sz="8" w:space="0" w:color="C1752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top w:val="nil"/>
          <w:bottom w:val="nil"/>
          <w:insideH w:val="nil"/>
          <w:insideV w:val="nil"/>
        </w:tcBorders>
        <w:shd w:val="clear" w:color="auto" w:fill="F3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insideV w:val="single" w:sz="8" w:space="0" w:color="FEAB40" w:themeColor="accent1" w:themeTint="BF"/>
      </w:tblBorders>
    </w:tblPr>
    <w:tcPr>
      <w:shd w:val="clear" w:color="auto" w:fill="FEE3C0" w:themeFill="accent1" w:themeFillTint="3F"/>
    </w:tcPr>
    <w:tblStylePr w:type="firstRow">
      <w:rPr>
        <w:b/>
        <w:bCs/>
      </w:rPr>
    </w:tblStylePr>
    <w:tblStylePr w:type="lastRow">
      <w:rPr>
        <w:b/>
        <w:bCs/>
      </w:rPr>
      <w:tblPr/>
      <w:tcPr>
        <w:tcBorders>
          <w:top w:val="single" w:sz="18" w:space="0" w:color="FEAB40" w:themeColor="accent1" w:themeTint="BF"/>
        </w:tcBorders>
      </w:tcPr>
    </w:tblStylePr>
    <w:tblStylePr w:type="firstCol">
      <w:rPr>
        <w:b/>
        <w:bCs/>
      </w:rPr>
    </w:tblStylePr>
    <w:tblStylePr w:type="lastCol">
      <w:rPr>
        <w:b/>
        <w:bCs/>
      </w:r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media1-nfasis2">
    <w:name w:val="Medium Grid 1 Accent 2"/>
    <w:basedOn w:val="Tablanormal"/>
    <w:uiPriority w:val="67"/>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insideV w:val="single" w:sz="8" w:space="0" w:color="8D8D8D" w:themeColor="accent2" w:themeTint="BF"/>
      </w:tblBorders>
    </w:tblPr>
    <w:tcPr>
      <w:shd w:val="clear" w:color="auto" w:fill="D9D9D9" w:themeFill="accent2" w:themeFillTint="3F"/>
    </w:tcPr>
    <w:tblStylePr w:type="firstRow">
      <w:rPr>
        <w:b/>
        <w:bCs/>
      </w:rPr>
    </w:tblStylePr>
    <w:tblStylePr w:type="lastRow">
      <w:rPr>
        <w:b/>
        <w:bCs/>
      </w:rPr>
      <w:tblPr/>
      <w:tcPr>
        <w:tcBorders>
          <w:top w:val="single" w:sz="18" w:space="0" w:color="8D8D8D" w:themeColor="accent2" w:themeTint="BF"/>
        </w:tcBorders>
      </w:tcPr>
    </w:tblStylePr>
    <w:tblStylePr w:type="firstCol">
      <w:rPr>
        <w:b/>
        <w:bCs/>
      </w:rPr>
    </w:tblStylePr>
    <w:tblStylePr w:type="lastCol">
      <w:rPr>
        <w:b/>
        <w:bCs/>
      </w:r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media1-nfasis3">
    <w:name w:val="Medium Grid 1 Accent 3"/>
    <w:basedOn w:val="Tablanormal"/>
    <w:uiPriority w:val="67"/>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insideV w:val="single" w:sz="8" w:space="0" w:color="FEBF6C" w:themeColor="accent3" w:themeTint="BF"/>
      </w:tblBorders>
    </w:tblPr>
    <w:tcPr>
      <w:shd w:val="clear" w:color="auto" w:fill="FEE9CE" w:themeFill="accent3" w:themeFillTint="3F"/>
    </w:tcPr>
    <w:tblStylePr w:type="firstRow">
      <w:rPr>
        <w:b/>
        <w:bCs/>
      </w:rPr>
    </w:tblStylePr>
    <w:tblStylePr w:type="lastRow">
      <w:rPr>
        <w:b/>
        <w:bCs/>
      </w:rPr>
      <w:tblPr/>
      <w:tcPr>
        <w:tcBorders>
          <w:top w:val="single" w:sz="18" w:space="0" w:color="FEBF6C" w:themeColor="accent3" w:themeTint="BF"/>
        </w:tcBorders>
      </w:tcPr>
    </w:tblStylePr>
    <w:tblStylePr w:type="firstCol">
      <w:rPr>
        <w:b/>
        <w:bCs/>
      </w:rPr>
    </w:tblStylePr>
    <w:tblStylePr w:type="lastCol">
      <w:rPr>
        <w:b/>
        <w:bCs/>
      </w:r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media1-nfasis4">
    <w:name w:val="Medium Grid 1 Accent 4"/>
    <w:basedOn w:val="Tablanormal"/>
    <w:uiPriority w:val="67"/>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insideV w:val="single" w:sz="8" w:space="0" w:color="B0B0B0" w:themeColor="accent4" w:themeTint="BF"/>
      </w:tblBorders>
    </w:tblPr>
    <w:tcPr>
      <w:shd w:val="clear" w:color="auto" w:fill="E5E5E5" w:themeFill="accent4" w:themeFillTint="3F"/>
    </w:tcPr>
    <w:tblStylePr w:type="firstRow">
      <w:rPr>
        <w:b/>
        <w:bCs/>
      </w:rPr>
    </w:tblStylePr>
    <w:tblStylePr w:type="lastRow">
      <w:rPr>
        <w:b/>
        <w:bCs/>
      </w:rPr>
      <w:tblPr/>
      <w:tcPr>
        <w:tcBorders>
          <w:top w:val="single" w:sz="18" w:space="0" w:color="B0B0B0" w:themeColor="accent4" w:themeTint="BF"/>
        </w:tcBorders>
      </w:tcPr>
    </w:tblStylePr>
    <w:tblStylePr w:type="firstCol">
      <w:rPr>
        <w:b/>
        <w:bCs/>
      </w:rPr>
    </w:tblStylePr>
    <w:tblStylePr w:type="lastCol">
      <w:rPr>
        <w:b/>
        <w:bCs/>
      </w:r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media1-nfasis5">
    <w:name w:val="Medium Grid 1 Accent 5"/>
    <w:basedOn w:val="Tablanormal"/>
    <w:uiPriority w:val="67"/>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insideV w:val="single" w:sz="8" w:space="0" w:color="B8AF96" w:themeColor="accent5" w:themeTint="BF"/>
      </w:tblBorders>
    </w:tblPr>
    <w:tcPr>
      <w:shd w:val="clear" w:color="auto" w:fill="E7E4DC" w:themeFill="accent5" w:themeFillTint="3F"/>
    </w:tcPr>
    <w:tblStylePr w:type="firstRow">
      <w:rPr>
        <w:b/>
        <w:bCs/>
      </w:rPr>
    </w:tblStylePr>
    <w:tblStylePr w:type="lastRow">
      <w:rPr>
        <w:b/>
        <w:bCs/>
      </w:rPr>
      <w:tblPr/>
      <w:tcPr>
        <w:tcBorders>
          <w:top w:val="single" w:sz="18" w:space="0" w:color="B8AF96" w:themeColor="accent5" w:themeTint="BF"/>
        </w:tcBorders>
      </w:tcPr>
    </w:tblStylePr>
    <w:tblStylePr w:type="firstCol">
      <w:rPr>
        <w:b/>
        <w:bCs/>
      </w:rPr>
    </w:tblStylePr>
    <w:tblStylePr w:type="lastCol">
      <w:rPr>
        <w:b/>
        <w:bCs/>
      </w:r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media1-nfasis6">
    <w:name w:val="Medium Grid 1 Accent 6"/>
    <w:basedOn w:val="Tablanormal"/>
    <w:uiPriority w:val="67"/>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insideV w:val="single" w:sz="8" w:space="0" w:color="DA9754" w:themeColor="accent6" w:themeTint="BF"/>
      </w:tblBorders>
    </w:tblPr>
    <w:tcPr>
      <w:shd w:val="clear" w:color="auto" w:fill="F3DCC6" w:themeFill="accent6" w:themeFillTint="3F"/>
    </w:tcPr>
    <w:tblStylePr w:type="firstRow">
      <w:rPr>
        <w:b/>
        <w:bCs/>
      </w:rPr>
    </w:tblStylePr>
    <w:tblStylePr w:type="lastRow">
      <w:rPr>
        <w:b/>
        <w:bCs/>
      </w:rPr>
      <w:tblPr/>
      <w:tcPr>
        <w:tcBorders>
          <w:top w:val="single" w:sz="18" w:space="0" w:color="DA9754" w:themeColor="accent6" w:themeTint="BF"/>
        </w:tcBorders>
      </w:tcPr>
    </w:tblStylePr>
    <w:tblStylePr w:type="firstCol">
      <w:rPr>
        <w:b/>
        <w:bCs/>
      </w:rPr>
    </w:tblStylePr>
    <w:tblStylePr w:type="lastCol">
      <w:rPr>
        <w:b/>
        <w:bCs/>
      </w:r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styleId="Cuadrculamedia2">
    <w:name w:val="Medium Grid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cPr>
      <w:shd w:val="clear" w:color="auto" w:fill="FEE3C0" w:themeFill="accent1" w:themeFillTint="3F"/>
    </w:tcPr>
    <w:tblStylePr w:type="firstRow">
      <w:rPr>
        <w:b/>
        <w:bCs/>
        <w:color w:val="000000" w:themeColor="text1"/>
      </w:rPr>
      <w:tblPr/>
      <w:tcPr>
        <w:shd w:val="clear" w:color="auto" w:fill="FFF4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8CC" w:themeFill="accent1" w:themeFillTint="33"/>
      </w:tcPr>
    </w:tblStylePr>
    <w:tblStylePr w:type="band1Vert">
      <w:tblPr/>
      <w:tcPr>
        <w:shd w:val="clear" w:color="auto" w:fill="FEC780" w:themeFill="accent1" w:themeFillTint="7F"/>
      </w:tcPr>
    </w:tblStylePr>
    <w:tblStylePr w:type="band1Horz">
      <w:tblPr/>
      <w:tcPr>
        <w:tcBorders>
          <w:insideH w:val="single" w:sz="6" w:space="0" w:color="FE8F01" w:themeColor="accent1"/>
          <w:insideV w:val="single" w:sz="6" w:space="0" w:color="FE8F01" w:themeColor="accent1"/>
        </w:tcBorders>
        <w:shd w:val="clear" w:color="auto" w:fill="FEC780"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cPr>
      <w:shd w:val="clear" w:color="auto" w:fill="D9D9D9" w:themeFill="accent2" w:themeFillTint="3F"/>
    </w:tcPr>
    <w:tblStylePr w:type="firstRow">
      <w:rPr>
        <w:b/>
        <w:bCs/>
        <w:color w:val="000000" w:themeColor="text1"/>
      </w:rPr>
      <w:tblPr/>
      <w:tcPr>
        <w:shd w:val="clear" w:color="auto" w:fill="F0F0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2" w:themeFillTint="33"/>
      </w:tcPr>
    </w:tblStylePr>
    <w:tblStylePr w:type="band1Vert">
      <w:tblPr/>
      <w:tcPr>
        <w:shd w:val="clear" w:color="auto" w:fill="B3B3B3" w:themeFill="accent2" w:themeFillTint="7F"/>
      </w:tcPr>
    </w:tblStylePr>
    <w:tblStylePr w:type="band1Horz">
      <w:tblPr/>
      <w:tcPr>
        <w:tcBorders>
          <w:insideH w:val="single" w:sz="6" w:space="0" w:color="676767" w:themeColor="accent2"/>
          <w:insideV w:val="single" w:sz="6" w:space="0" w:color="676767" w:themeColor="accent2"/>
        </w:tcBorders>
        <w:shd w:val="clear" w:color="auto" w:fill="B3B3B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cPr>
      <w:shd w:val="clear" w:color="auto" w:fill="FEE9CE" w:themeFill="accent3" w:themeFillTint="3F"/>
    </w:tcPr>
    <w:tblStylePr w:type="firstRow">
      <w:rPr>
        <w:b/>
        <w:bCs/>
        <w:color w:val="000000" w:themeColor="text1"/>
      </w:rPr>
      <w:tblPr/>
      <w:tcPr>
        <w:shd w:val="clear" w:color="auto" w:fill="FFF6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ED7" w:themeFill="accent3" w:themeFillTint="33"/>
      </w:tcPr>
    </w:tblStylePr>
    <w:tblStylePr w:type="band1Vert">
      <w:tblPr/>
      <w:tcPr>
        <w:shd w:val="clear" w:color="auto" w:fill="FED49D" w:themeFill="accent3" w:themeFillTint="7F"/>
      </w:tcPr>
    </w:tblStylePr>
    <w:tblStylePr w:type="band1Horz">
      <w:tblPr/>
      <w:tcPr>
        <w:tcBorders>
          <w:insideH w:val="single" w:sz="6" w:space="0" w:color="FEAB3C" w:themeColor="accent3"/>
          <w:insideV w:val="single" w:sz="6" w:space="0" w:color="FEAB3C" w:themeColor="accent3"/>
        </w:tcBorders>
        <w:shd w:val="clear" w:color="auto" w:fill="FED49D"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cPr>
      <w:shd w:val="clear" w:color="auto" w:fill="E5E5E5" w:themeFill="accent4" w:themeFillTint="3F"/>
    </w:tcPr>
    <w:tblStylePr w:type="firstRow">
      <w:rPr>
        <w:b/>
        <w:bCs/>
        <w:color w:val="000000" w:themeColor="text1"/>
      </w:rPr>
      <w:tblPr/>
      <w:tcPr>
        <w:shd w:val="clear" w:color="auto" w:fill="F4F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4" w:themeFillTint="33"/>
      </w:tcPr>
    </w:tblStylePr>
    <w:tblStylePr w:type="band1Vert">
      <w:tblPr/>
      <w:tcPr>
        <w:shd w:val="clear" w:color="auto" w:fill="CACACA" w:themeFill="accent4" w:themeFillTint="7F"/>
      </w:tcPr>
    </w:tblStylePr>
    <w:tblStylePr w:type="band1Horz">
      <w:tblPr/>
      <w:tcPr>
        <w:tcBorders>
          <w:insideH w:val="single" w:sz="6" w:space="0" w:color="969696" w:themeColor="accent4"/>
          <w:insideV w:val="single" w:sz="6" w:space="0" w:color="969696" w:themeColor="accent4"/>
        </w:tcBorders>
        <w:shd w:val="clear" w:color="auto" w:fill="CACACA"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cPr>
      <w:shd w:val="clear" w:color="auto" w:fill="E7E4DC" w:themeFill="accent5" w:themeFillTint="3F"/>
    </w:tcPr>
    <w:tblStylePr w:type="firstRow">
      <w:rPr>
        <w:b/>
        <w:bCs/>
        <w:color w:val="000000" w:themeColor="text1"/>
      </w:rPr>
      <w:tblPr/>
      <w:tcPr>
        <w:shd w:val="clear" w:color="auto" w:fill="F5F4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9E3" w:themeFill="accent5" w:themeFillTint="33"/>
      </w:tcPr>
    </w:tblStylePr>
    <w:tblStylePr w:type="band1Vert">
      <w:tblPr/>
      <w:tcPr>
        <w:shd w:val="clear" w:color="auto" w:fill="D0CAB9" w:themeFill="accent5" w:themeFillTint="7F"/>
      </w:tcPr>
    </w:tblStylePr>
    <w:tblStylePr w:type="band1Horz">
      <w:tblPr/>
      <w:tcPr>
        <w:tcBorders>
          <w:insideH w:val="single" w:sz="6" w:space="0" w:color="A19574" w:themeColor="accent5"/>
          <w:insideV w:val="single" w:sz="6" w:space="0" w:color="A19574" w:themeColor="accent5"/>
        </w:tcBorders>
        <w:shd w:val="clear" w:color="auto" w:fill="D0CAB9"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cPr>
      <w:shd w:val="clear" w:color="auto" w:fill="F3DCC6" w:themeFill="accent6" w:themeFillTint="3F"/>
    </w:tcPr>
    <w:tblStylePr w:type="firstRow">
      <w:rPr>
        <w:b/>
        <w:bCs/>
        <w:color w:val="000000" w:themeColor="text1"/>
      </w:rPr>
      <w:tblPr/>
      <w:tcPr>
        <w:shd w:val="clear" w:color="auto" w:fill="FA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3D1" w:themeFill="accent6" w:themeFillTint="33"/>
      </w:tcPr>
    </w:tblStylePr>
    <w:tblStylePr w:type="band1Vert">
      <w:tblPr/>
      <w:tcPr>
        <w:shd w:val="clear" w:color="auto" w:fill="E7B98D" w:themeFill="accent6" w:themeFillTint="7F"/>
      </w:tcPr>
    </w:tblStylePr>
    <w:tblStylePr w:type="band1Horz">
      <w:tblPr/>
      <w:tcPr>
        <w:tcBorders>
          <w:insideH w:val="single" w:sz="6" w:space="0" w:color="C17529" w:themeColor="accent6"/>
          <w:insideV w:val="single" w:sz="6" w:space="0" w:color="C17529" w:themeColor="accent6"/>
        </w:tcBorders>
        <w:shd w:val="clear" w:color="auto" w:fill="E7B98D"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3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8F0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8F0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C7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C780" w:themeFill="accent1" w:themeFillTint="7F"/>
      </w:tcPr>
    </w:tblStylePr>
  </w:style>
  <w:style w:type="table" w:styleId="Cuadrculamedia3-nfasis2">
    <w:name w:val="Medium Grid 3 Accent 2"/>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676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676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3B3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3B3B3" w:themeFill="accent2" w:themeFillTint="7F"/>
      </w:tcPr>
    </w:tblStylePr>
  </w:style>
  <w:style w:type="table" w:styleId="Cuadrculamedia3-nfasis3">
    <w:name w:val="Medium Grid 3 Accent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9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AB3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AB3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49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49D" w:themeFill="accent3" w:themeFillTint="7F"/>
      </w:tcPr>
    </w:tblStylePr>
  </w:style>
  <w:style w:type="table" w:styleId="Cuadrculamedia3-nfasis4">
    <w:name w:val="Medium Grid 3 Accent 4"/>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4" w:themeFillTint="7F"/>
      </w:tcPr>
    </w:tblStylePr>
  </w:style>
  <w:style w:type="table" w:styleId="Cuadrculamedia3-nfasis5">
    <w:name w:val="Medium Grid 3 Accent 5"/>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4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957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957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AB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AB9" w:themeFill="accent5" w:themeFillTint="7F"/>
      </w:tcPr>
    </w:tblStylePr>
  </w:style>
  <w:style w:type="table" w:styleId="Cuadrculamedia3-nfasis6">
    <w:name w:val="Medium Grid 3 Accent 6"/>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752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752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98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98D" w:themeFill="accent6" w:themeFillTint="7F"/>
      </w:tcPr>
    </w:tblStylePr>
  </w:style>
  <w:style w:type="table" w:styleId="Listaoscura">
    <w:name w:val="Dark List"/>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8F0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47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E6B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E6B00" w:themeFill="accent1" w:themeFillShade="BF"/>
      </w:tcPr>
    </w:tblStylePr>
    <w:tblStylePr w:type="band1Vert">
      <w:tblPr/>
      <w:tcPr>
        <w:tcBorders>
          <w:top w:val="nil"/>
          <w:left w:val="nil"/>
          <w:bottom w:val="nil"/>
          <w:right w:val="nil"/>
          <w:insideH w:val="nil"/>
          <w:insideV w:val="nil"/>
        </w:tcBorders>
        <w:shd w:val="clear" w:color="auto" w:fill="BE6B00" w:themeFill="accent1" w:themeFillShade="BF"/>
      </w:tcPr>
    </w:tblStylePr>
    <w:tblStylePr w:type="band1Horz">
      <w:tblPr/>
      <w:tcPr>
        <w:tcBorders>
          <w:top w:val="nil"/>
          <w:left w:val="nil"/>
          <w:bottom w:val="nil"/>
          <w:right w:val="nil"/>
          <w:insideH w:val="nil"/>
          <w:insideV w:val="nil"/>
        </w:tcBorders>
        <w:shd w:val="clear" w:color="auto" w:fill="BE6B00" w:themeFill="accent1" w:themeFillShade="BF"/>
      </w:tcPr>
    </w:tblStylePr>
  </w:style>
  <w:style w:type="table" w:styleId="Listaoscura-nfasis2">
    <w:name w:val="Dark List Accent 2"/>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67676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33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D4D4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D4D4D" w:themeFill="accent2" w:themeFillShade="BF"/>
      </w:tcPr>
    </w:tblStylePr>
    <w:tblStylePr w:type="band1Vert">
      <w:tblPr/>
      <w:tcPr>
        <w:tcBorders>
          <w:top w:val="nil"/>
          <w:left w:val="nil"/>
          <w:bottom w:val="nil"/>
          <w:right w:val="nil"/>
          <w:insideH w:val="nil"/>
          <w:insideV w:val="nil"/>
        </w:tcBorders>
        <w:shd w:val="clear" w:color="auto" w:fill="4D4D4D" w:themeFill="accent2" w:themeFillShade="BF"/>
      </w:tcPr>
    </w:tblStylePr>
    <w:tblStylePr w:type="band1Horz">
      <w:tblPr/>
      <w:tcPr>
        <w:tcBorders>
          <w:top w:val="nil"/>
          <w:left w:val="nil"/>
          <w:bottom w:val="nil"/>
          <w:right w:val="nil"/>
          <w:insideH w:val="nil"/>
          <w:insideV w:val="nil"/>
        </w:tcBorders>
        <w:shd w:val="clear" w:color="auto" w:fill="4D4D4D" w:themeFill="accent2" w:themeFillShade="BF"/>
      </w:tcPr>
    </w:tblStylePr>
  </w:style>
  <w:style w:type="table" w:styleId="Listaoscura-nfasis3">
    <w:name w:val="Dark List Accent 3"/>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AB3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B5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985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98501" w:themeFill="accent3" w:themeFillShade="BF"/>
      </w:tcPr>
    </w:tblStylePr>
    <w:tblStylePr w:type="band1Vert">
      <w:tblPr/>
      <w:tcPr>
        <w:tcBorders>
          <w:top w:val="nil"/>
          <w:left w:val="nil"/>
          <w:bottom w:val="nil"/>
          <w:right w:val="nil"/>
          <w:insideH w:val="nil"/>
          <w:insideV w:val="nil"/>
        </w:tcBorders>
        <w:shd w:val="clear" w:color="auto" w:fill="E98501" w:themeFill="accent3" w:themeFillShade="BF"/>
      </w:tcPr>
    </w:tblStylePr>
    <w:tblStylePr w:type="band1Horz">
      <w:tblPr/>
      <w:tcPr>
        <w:tcBorders>
          <w:top w:val="nil"/>
          <w:left w:val="nil"/>
          <w:bottom w:val="nil"/>
          <w:right w:val="nil"/>
          <w:insideH w:val="nil"/>
          <w:insideV w:val="nil"/>
        </w:tcBorders>
        <w:shd w:val="clear" w:color="auto" w:fill="E98501" w:themeFill="accent3" w:themeFillShade="BF"/>
      </w:tcPr>
    </w:tblStylePr>
  </w:style>
  <w:style w:type="table" w:styleId="Listaoscura-nfasis4">
    <w:name w:val="Dark List Accent 4"/>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96969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4" w:themeFillShade="BF"/>
      </w:tcPr>
    </w:tblStylePr>
    <w:tblStylePr w:type="band1Vert">
      <w:tblPr/>
      <w:tcPr>
        <w:tcBorders>
          <w:top w:val="nil"/>
          <w:left w:val="nil"/>
          <w:bottom w:val="nil"/>
          <w:right w:val="nil"/>
          <w:insideH w:val="nil"/>
          <w:insideV w:val="nil"/>
        </w:tcBorders>
        <w:shd w:val="clear" w:color="auto" w:fill="707070" w:themeFill="accent4" w:themeFillShade="BF"/>
      </w:tcPr>
    </w:tblStylePr>
    <w:tblStylePr w:type="band1Horz">
      <w:tblPr/>
      <w:tcPr>
        <w:tcBorders>
          <w:top w:val="nil"/>
          <w:left w:val="nil"/>
          <w:bottom w:val="nil"/>
          <w:right w:val="nil"/>
          <w:insideH w:val="nil"/>
          <w:insideV w:val="nil"/>
        </w:tcBorders>
        <w:shd w:val="clear" w:color="auto" w:fill="707070" w:themeFill="accent4" w:themeFillShade="BF"/>
      </w:tcPr>
    </w:tblStylePr>
  </w:style>
  <w:style w:type="table" w:styleId="Listaoscura-nfasis5">
    <w:name w:val="Dark List Accent 5"/>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A1957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A3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B705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B7053" w:themeFill="accent5" w:themeFillShade="BF"/>
      </w:tcPr>
    </w:tblStylePr>
    <w:tblStylePr w:type="band1Vert">
      <w:tblPr/>
      <w:tcPr>
        <w:tcBorders>
          <w:top w:val="nil"/>
          <w:left w:val="nil"/>
          <w:bottom w:val="nil"/>
          <w:right w:val="nil"/>
          <w:insideH w:val="nil"/>
          <w:insideV w:val="nil"/>
        </w:tcBorders>
        <w:shd w:val="clear" w:color="auto" w:fill="7B7053" w:themeFill="accent5" w:themeFillShade="BF"/>
      </w:tcPr>
    </w:tblStylePr>
    <w:tblStylePr w:type="band1Horz">
      <w:tblPr/>
      <w:tcPr>
        <w:tcBorders>
          <w:top w:val="nil"/>
          <w:left w:val="nil"/>
          <w:bottom w:val="nil"/>
          <w:right w:val="nil"/>
          <w:insideH w:val="nil"/>
          <w:insideV w:val="nil"/>
        </w:tcBorders>
        <w:shd w:val="clear" w:color="auto" w:fill="7B7053" w:themeFill="accent5" w:themeFillShade="BF"/>
      </w:tcPr>
    </w:tblStylePr>
  </w:style>
  <w:style w:type="table" w:styleId="Listaoscura-nfasis6">
    <w:name w:val="Dark List Accent 6"/>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C1752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3A1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0571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0571E" w:themeFill="accent6" w:themeFillShade="BF"/>
      </w:tcPr>
    </w:tblStylePr>
    <w:tblStylePr w:type="band1Vert">
      <w:tblPr/>
      <w:tcPr>
        <w:tcBorders>
          <w:top w:val="nil"/>
          <w:left w:val="nil"/>
          <w:bottom w:val="nil"/>
          <w:right w:val="nil"/>
          <w:insideH w:val="nil"/>
          <w:insideV w:val="nil"/>
        </w:tcBorders>
        <w:shd w:val="clear" w:color="auto" w:fill="90571E" w:themeFill="accent6" w:themeFillShade="BF"/>
      </w:tcPr>
    </w:tblStylePr>
    <w:tblStylePr w:type="band1Horz">
      <w:tblPr/>
      <w:tcPr>
        <w:tcBorders>
          <w:top w:val="nil"/>
          <w:left w:val="nil"/>
          <w:bottom w:val="nil"/>
          <w:right w:val="nil"/>
          <w:insideH w:val="nil"/>
          <w:insideV w:val="nil"/>
        </w:tcBorders>
        <w:shd w:val="clear" w:color="auto" w:fill="90571E" w:themeFill="accent6" w:themeFillShade="BF"/>
      </w:tcPr>
    </w:tblStylePr>
  </w:style>
  <w:style w:type="table" w:styleId="Sombreadovistoso">
    <w:name w:val="Colorful Shading"/>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FE8F01" w:themeColor="accent1"/>
        <w:bottom w:val="single" w:sz="4" w:space="0" w:color="FE8F01" w:themeColor="accent1"/>
        <w:right w:val="single" w:sz="4" w:space="0" w:color="FE8F01" w:themeColor="accent1"/>
        <w:insideH w:val="single" w:sz="4" w:space="0" w:color="FFFFFF" w:themeColor="background1"/>
        <w:insideV w:val="single" w:sz="4" w:space="0" w:color="FFFFFF" w:themeColor="background1"/>
      </w:tblBorders>
    </w:tblPr>
    <w:tcPr>
      <w:shd w:val="clear" w:color="auto" w:fill="FFF4E6" w:themeFill="accen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5500" w:themeFill="accent1" w:themeFillShade="99"/>
      </w:tcPr>
    </w:tblStylePr>
    <w:tblStylePr w:type="firstCol">
      <w:rPr>
        <w:color w:val="FFFFFF" w:themeColor="background1"/>
      </w:rPr>
      <w:tblPr/>
      <w:tcPr>
        <w:tcBorders>
          <w:top w:val="nil"/>
          <w:left w:val="nil"/>
          <w:bottom w:val="nil"/>
          <w:right w:val="nil"/>
          <w:insideH w:val="single" w:sz="4" w:space="0" w:color="985500" w:themeColor="accent1" w:themeShade="99"/>
          <w:insideV w:val="nil"/>
        </w:tcBorders>
        <w:shd w:val="clear" w:color="auto" w:fill="9855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85500" w:themeFill="accent1" w:themeFillShade="99"/>
      </w:tcPr>
    </w:tblStylePr>
    <w:tblStylePr w:type="band1Vert">
      <w:tblPr/>
      <w:tcPr>
        <w:shd w:val="clear" w:color="auto" w:fill="FED299" w:themeFill="accent1" w:themeFillTint="66"/>
      </w:tcPr>
    </w:tblStylePr>
    <w:tblStylePr w:type="band1Horz">
      <w:tblPr/>
      <w:tcPr>
        <w:shd w:val="clear" w:color="auto" w:fill="FEC780"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676767" w:themeColor="accent2"/>
        <w:bottom w:val="single" w:sz="4" w:space="0" w:color="676767" w:themeColor="accent2"/>
        <w:right w:val="single" w:sz="4" w:space="0" w:color="676767" w:themeColor="accent2"/>
        <w:insideH w:val="single" w:sz="4" w:space="0" w:color="FFFFFF" w:themeColor="background1"/>
        <w:insideV w:val="single" w:sz="4" w:space="0" w:color="FFFFFF" w:themeColor="background1"/>
      </w:tblBorders>
    </w:tblPr>
    <w:tcPr>
      <w:shd w:val="clear" w:color="auto" w:fill="F0F0F0" w:themeFill="accent2"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2" w:themeFillShade="99"/>
      </w:tcPr>
    </w:tblStylePr>
    <w:tblStylePr w:type="firstCol">
      <w:rPr>
        <w:color w:val="FFFFFF" w:themeColor="background1"/>
      </w:rPr>
      <w:tblPr/>
      <w:tcPr>
        <w:tcBorders>
          <w:top w:val="nil"/>
          <w:left w:val="nil"/>
          <w:bottom w:val="nil"/>
          <w:right w:val="nil"/>
          <w:insideH w:val="single" w:sz="4" w:space="0" w:color="3D3D3D" w:themeColor="accent2" w:themeShade="99"/>
          <w:insideV w:val="nil"/>
        </w:tcBorders>
        <w:shd w:val="clear" w:color="auto" w:fill="3D3D3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2" w:themeFillShade="99"/>
      </w:tcPr>
    </w:tblStylePr>
    <w:tblStylePr w:type="band1Vert">
      <w:tblPr/>
      <w:tcPr>
        <w:shd w:val="clear" w:color="auto" w:fill="C2C2C2" w:themeFill="accent2" w:themeFillTint="66"/>
      </w:tcPr>
    </w:tblStylePr>
    <w:tblStylePr w:type="band1Horz">
      <w:tblPr/>
      <w:tcPr>
        <w:shd w:val="clear" w:color="auto" w:fill="B3B3B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969696" w:themeColor="accent4"/>
        <w:left w:val="single" w:sz="4" w:space="0" w:color="FEAB3C" w:themeColor="accent3"/>
        <w:bottom w:val="single" w:sz="4" w:space="0" w:color="FEAB3C" w:themeColor="accent3"/>
        <w:right w:val="single" w:sz="4" w:space="0" w:color="FEAB3C" w:themeColor="accent3"/>
        <w:insideH w:val="single" w:sz="4" w:space="0" w:color="FFFFFF" w:themeColor="background1"/>
        <w:insideV w:val="single" w:sz="4" w:space="0" w:color="FFFFFF" w:themeColor="background1"/>
      </w:tblBorders>
    </w:tblPr>
    <w:tcPr>
      <w:shd w:val="clear" w:color="auto" w:fill="FFF6EB" w:themeFill="accent3" w:themeFillTint="19"/>
    </w:tcPr>
    <w:tblStylePr w:type="firstRow">
      <w:rPr>
        <w:b/>
        <w:bCs/>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6A01" w:themeFill="accent3" w:themeFillShade="99"/>
      </w:tcPr>
    </w:tblStylePr>
    <w:tblStylePr w:type="firstCol">
      <w:rPr>
        <w:color w:val="FFFFFF" w:themeColor="background1"/>
      </w:rPr>
      <w:tblPr/>
      <w:tcPr>
        <w:tcBorders>
          <w:top w:val="nil"/>
          <w:left w:val="nil"/>
          <w:bottom w:val="nil"/>
          <w:right w:val="nil"/>
          <w:insideH w:val="single" w:sz="4" w:space="0" w:color="BB6A01" w:themeColor="accent3" w:themeShade="99"/>
          <w:insideV w:val="nil"/>
        </w:tcBorders>
        <w:shd w:val="clear" w:color="auto" w:fill="BB6A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B6A01" w:themeFill="accent3" w:themeFillShade="99"/>
      </w:tcPr>
    </w:tblStylePr>
    <w:tblStylePr w:type="band1Vert">
      <w:tblPr/>
      <w:tcPr>
        <w:shd w:val="clear" w:color="auto" w:fill="FEDDB0" w:themeFill="accent3" w:themeFillTint="66"/>
      </w:tcPr>
    </w:tblStylePr>
    <w:tblStylePr w:type="band1Horz">
      <w:tblPr/>
      <w:tcPr>
        <w:shd w:val="clear" w:color="auto" w:fill="FED49D" w:themeFill="accent3" w:themeFillTint="7F"/>
      </w:tcPr>
    </w:tblStylePr>
  </w:style>
  <w:style w:type="table" w:styleId="Sombreadovistoso-nfasis4">
    <w:name w:val="Colorful Shading Accent 4"/>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FEAB3C" w:themeColor="accent3"/>
        <w:left w:val="single" w:sz="4" w:space="0" w:color="969696" w:themeColor="accent4"/>
        <w:bottom w:val="single" w:sz="4" w:space="0" w:color="969696" w:themeColor="accent4"/>
        <w:right w:val="single" w:sz="4" w:space="0" w:color="969696" w:themeColor="accent4"/>
        <w:insideH w:val="single" w:sz="4" w:space="0" w:color="FFFFFF" w:themeColor="background1"/>
        <w:insideV w:val="single" w:sz="4" w:space="0" w:color="FFFFFF" w:themeColor="background1"/>
      </w:tblBorders>
    </w:tblPr>
    <w:tcPr>
      <w:shd w:val="clear" w:color="auto" w:fill="F4F4F4" w:themeFill="accent4" w:themeFillTint="19"/>
    </w:tcPr>
    <w:tblStylePr w:type="firstRow">
      <w:rPr>
        <w:b/>
        <w:bCs/>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4" w:themeFillShade="99"/>
      </w:tcPr>
    </w:tblStylePr>
    <w:tblStylePr w:type="firstCol">
      <w:rPr>
        <w:color w:val="FFFFFF" w:themeColor="background1"/>
      </w:rPr>
      <w:tblPr/>
      <w:tcPr>
        <w:tcBorders>
          <w:top w:val="nil"/>
          <w:left w:val="nil"/>
          <w:bottom w:val="nil"/>
          <w:right w:val="nil"/>
          <w:insideH w:val="single" w:sz="4" w:space="0" w:color="5A5A5A" w:themeColor="accent4" w:themeShade="99"/>
          <w:insideV w:val="nil"/>
        </w:tcBorders>
        <w:shd w:val="clear" w:color="auto" w:fill="5A5A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4" w:themeFillShade="99"/>
      </w:tcPr>
    </w:tblStylePr>
    <w:tblStylePr w:type="band1Vert">
      <w:tblPr/>
      <w:tcPr>
        <w:shd w:val="clear" w:color="auto" w:fill="D5D5D5" w:themeFill="accent4" w:themeFillTint="66"/>
      </w:tcPr>
    </w:tblStylePr>
    <w:tblStylePr w:type="band1Horz">
      <w:tblPr/>
      <w:tcPr>
        <w:shd w:val="clear" w:color="auto" w:fill="CACACA"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C17529" w:themeColor="accent6"/>
        <w:left w:val="single" w:sz="4" w:space="0" w:color="A19574" w:themeColor="accent5"/>
        <w:bottom w:val="single" w:sz="4" w:space="0" w:color="A19574" w:themeColor="accent5"/>
        <w:right w:val="single" w:sz="4" w:space="0" w:color="A19574" w:themeColor="accent5"/>
        <w:insideH w:val="single" w:sz="4" w:space="0" w:color="FFFFFF" w:themeColor="background1"/>
        <w:insideV w:val="single" w:sz="4" w:space="0" w:color="FFFFFF" w:themeColor="background1"/>
      </w:tblBorders>
    </w:tblPr>
    <w:tcPr>
      <w:shd w:val="clear" w:color="auto" w:fill="F5F4F1" w:themeFill="accent5" w:themeFillTint="19"/>
    </w:tcPr>
    <w:tblStylePr w:type="firstRow">
      <w:rPr>
        <w:b/>
        <w:bCs/>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5A43" w:themeFill="accent5" w:themeFillShade="99"/>
      </w:tcPr>
    </w:tblStylePr>
    <w:tblStylePr w:type="firstCol">
      <w:rPr>
        <w:color w:val="FFFFFF" w:themeColor="background1"/>
      </w:rPr>
      <w:tblPr/>
      <w:tcPr>
        <w:tcBorders>
          <w:top w:val="nil"/>
          <w:left w:val="nil"/>
          <w:bottom w:val="nil"/>
          <w:right w:val="nil"/>
          <w:insideH w:val="single" w:sz="4" w:space="0" w:color="635A43" w:themeColor="accent5" w:themeShade="99"/>
          <w:insideV w:val="nil"/>
        </w:tcBorders>
        <w:shd w:val="clear" w:color="auto" w:fill="635A4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5A43" w:themeFill="accent5" w:themeFillShade="99"/>
      </w:tcPr>
    </w:tblStylePr>
    <w:tblStylePr w:type="band1Vert">
      <w:tblPr/>
      <w:tcPr>
        <w:shd w:val="clear" w:color="auto" w:fill="D9D4C7" w:themeFill="accent5" w:themeFillTint="66"/>
      </w:tcPr>
    </w:tblStylePr>
    <w:tblStylePr w:type="band1Horz">
      <w:tblPr/>
      <w:tcPr>
        <w:shd w:val="clear" w:color="auto" w:fill="D0CAB9"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A19574" w:themeColor="accent5"/>
        <w:left w:val="single" w:sz="4" w:space="0" w:color="C17529" w:themeColor="accent6"/>
        <w:bottom w:val="single" w:sz="4" w:space="0" w:color="C17529" w:themeColor="accent6"/>
        <w:right w:val="single" w:sz="4" w:space="0" w:color="C17529" w:themeColor="accent6"/>
        <w:insideH w:val="single" w:sz="4" w:space="0" w:color="FFFFFF" w:themeColor="background1"/>
        <w:insideV w:val="single" w:sz="4" w:space="0" w:color="FFFFFF" w:themeColor="background1"/>
      </w:tblBorders>
    </w:tblPr>
    <w:tcPr>
      <w:shd w:val="clear" w:color="auto" w:fill="FAF1E8" w:themeFill="accent6" w:themeFillTint="19"/>
    </w:tcPr>
    <w:tblStylePr w:type="firstRow">
      <w:rPr>
        <w:b/>
        <w:bCs/>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4518" w:themeFill="accent6" w:themeFillShade="99"/>
      </w:tcPr>
    </w:tblStylePr>
    <w:tblStylePr w:type="firstCol">
      <w:rPr>
        <w:color w:val="FFFFFF" w:themeColor="background1"/>
      </w:rPr>
      <w:tblPr/>
      <w:tcPr>
        <w:tcBorders>
          <w:top w:val="nil"/>
          <w:left w:val="nil"/>
          <w:bottom w:val="nil"/>
          <w:right w:val="nil"/>
          <w:insideH w:val="single" w:sz="4" w:space="0" w:color="734518" w:themeColor="accent6" w:themeShade="99"/>
          <w:insideV w:val="nil"/>
        </w:tcBorders>
        <w:shd w:val="clear" w:color="auto" w:fill="73451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34518" w:themeFill="accent6" w:themeFillShade="99"/>
      </w:tcPr>
    </w:tblStylePr>
    <w:tblStylePr w:type="band1Vert">
      <w:tblPr/>
      <w:tcPr>
        <w:shd w:val="clear" w:color="auto" w:fill="EBC7A3" w:themeFill="accent6" w:themeFillTint="66"/>
      </w:tcPr>
    </w:tblStylePr>
    <w:tblStylePr w:type="band1Horz">
      <w:tblPr/>
      <w:tcPr>
        <w:shd w:val="clear" w:color="auto" w:fill="E7B98D"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4E6" w:themeFill="accen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3C0" w:themeFill="accent1" w:themeFillTint="3F"/>
      </w:tcPr>
    </w:tblStylePr>
    <w:tblStylePr w:type="band1Horz">
      <w:tblPr/>
      <w:tcPr>
        <w:shd w:val="clear" w:color="auto" w:fill="FEE8CC" w:themeFill="accent1" w:themeFillTint="33"/>
      </w:tcPr>
    </w:tblStylePr>
  </w:style>
  <w:style w:type="table" w:styleId="Listavistosa-nfasis2">
    <w:name w:val="Colorful List Accent 2"/>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0F0F0" w:themeFill="accent2"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2" w:themeFillTint="3F"/>
      </w:tcPr>
    </w:tblStylePr>
    <w:tblStylePr w:type="band1Horz">
      <w:tblPr/>
      <w:tcPr>
        <w:shd w:val="clear" w:color="auto" w:fill="E0E0E0" w:themeFill="accent2" w:themeFillTint="33"/>
      </w:tcPr>
    </w:tblStylePr>
  </w:style>
  <w:style w:type="table" w:styleId="Listavistosa-nfasis3">
    <w:name w:val="Colorful List Accent 3"/>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6EB" w:themeFill="accent3" w:themeFillTint="19"/>
    </w:tcPr>
    <w:tblStylePr w:type="firstRow">
      <w:rPr>
        <w:b/>
        <w:bCs/>
        <w:color w:val="FFFFFF" w:themeColor="background1"/>
      </w:rPr>
      <w:tblPr/>
      <w:tcPr>
        <w:tcBorders>
          <w:bottom w:val="single" w:sz="12" w:space="0" w:color="FFFFFF" w:themeColor="background1"/>
        </w:tcBorders>
        <w:shd w:val="clear" w:color="auto" w:fill="787878" w:themeFill="accent4" w:themeFillShade="CC"/>
      </w:tcPr>
    </w:tblStylePr>
    <w:tblStylePr w:type="lastRow">
      <w:rPr>
        <w:b/>
        <w:bCs/>
        <w:color w:val="7878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9CE" w:themeFill="accent3" w:themeFillTint="3F"/>
      </w:tcPr>
    </w:tblStylePr>
    <w:tblStylePr w:type="band1Horz">
      <w:tblPr/>
      <w:tcPr>
        <w:shd w:val="clear" w:color="auto" w:fill="FEEED7" w:themeFill="accent3" w:themeFillTint="33"/>
      </w:tcPr>
    </w:tblStylePr>
  </w:style>
  <w:style w:type="table" w:styleId="Listavistosa-nfasis4">
    <w:name w:val="Colorful List Accent 4"/>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4F4F4" w:themeFill="accent4" w:themeFillTint="19"/>
    </w:tcPr>
    <w:tblStylePr w:type="firstRow">
      <w:rPr>
        <w:b/>
        <w:bCs/>
        <w:color w:val="FFFFFF" w:themeColor="background1"/>
      </w:rPr>
      <w:tblPr/>
      <w:tcPr>
        <w:tcBorders>
          <w:bottom w:val="single" w:sz="12" w:space="0" w:color="FFFFFF" w:themeColor="background1"/>
        </w:tcBorders>
        <w:shd w:val="clear" w:color="auto" w:fill="F98E01" w:themeFill="accent3" w:themeFillShade="CC"/>
      </w:tcPr>
    </w:tblStylePr>
    <w:tblStylePr w:type="lastRow">
      <w:rPr>
        <w:b/>
        <w:bCs/>
        <w:color w:val="F98E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4" w:themeFillTint="3F"/>
      </w:tcPr>
    </w:tblStylePr>
    <w:tblStylePr w:type="band1Horz">
      <w:tblPr/>
      <w:tcPr>
        <w:shd w:val="clear" w:color="auto" w:fill="EAEAEA" w:themeFill="accent4" w:themeFillTint="33"/>
      </w:tcPr>
    </w:tblStylePr>
  </w:style>
  <w:style w:type="table" w:styleId="Listavistosa-nfasis5">
    <w:name w:val="Colorful List Accent 5"/>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5F4F1" w:themeFill="accent5" w:themeFillTint="19"/>
    </w:tcPr>
    <w:tblStylePr w:type="firstRow">
      <w:rPr>
        <w:b/>
        <w:bCs/>
        <w:color w:val="FFFFFF" w:themeColor="background1"/>
      </w:rPr>
      <w:tblPr/>
      <w:tcPr>
        <w:tcBorders>
          <w:bottom w:val="single" w:sz="12" w:space="0" w:color="FFFFFF" w:themeColor="background1"/>
        </w:tcBorders>
        <w:shd w:val="clear" w:color="auto" w:fill="9A5D20" w:themeFill="accent6" w:themeFillShade="CC"/>
      </w:tcPr>
    </w:tblStylePr>
    <w:tblStylePr w:type="lastRow">
      <w:rPr>
        <w:b/>
        <w:bCs/>
        <w:color w:val="9A5D2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4DC" w:themeFill="accent5" w:themeFillTint="3F"/>
      </w:tcPr>
    </w:tblStylePr>
    <w:tblStylePr w:type="band1Horz">
      <w:tblPr/>
      <w:tcPr>
        <w:shd w:val="clear" w:color="auto" w:fill="ECE9E3" w:themeFill="accent5" w:themeFillTint="33"/>
      </w:tcPr>
    </w:tblStylePr>
  </w:style>
  <w:style w:type="table" w:styleId="Listavistosa-nfasis6">
    <w:name w:val="Colorful List Accent 6"/>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AF1E8" w:themeFill="accent6" w:themeFillTint="19"/>
    </w:tcPr>
    <w:tblStylePr w:type="firstRow">
      <w:rPr>
        <w:b/>
        <w:bCs/>
        <w:color w:val="FFFFFF" w:themeColor="background1"/>
      </w:rPr>
      <w:tblPr/>
      <w:tcPr>
        <w:tcBorders>
          <w:bottom w:val="single" w:sz="12" w:space="0" w:color="FFFFFF" w:themeColor="background1"/>
        </w:tcBorders>
        <w:shd w:val="clear" w:color="auto" w:fill="847859" w:themeFill="accent5" w:themeFillShade="CC"/>
      </w:tcPr>
    </w:tblStylePr>
    <w:tblStylePr w:type="lastRow">
      <w:rPr>
        <w:b/>
        <w:bCs/>
        <w:color w:val="84785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CC6" w:themeFill="accent6" w:themeFillTint="3F"/>
      </w:tcPr>
    </w:tblStylePr>
    <w:tblStylePr w:type="band1Horz">
      <w:tblPr/>
      <w:tcPr>
        <w:shd w:val="clear" w:color="auto" w:fill="F5E3D1" w:themeFill="accent6" w:themeFillTint="33"/>
      </w:tcPr>
    </w:tblStylePr>
  </w:style>
  <w:style w:type="table" w:styleId="Cuadrculavistosa">
    <w:name w:val="Colorful Grid"/>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8CC" w:themeFill="accent1" w:themeFillTint="33"/>
    </w:tcPr>
    <w:tblStylePr w:type="firstRow">
      <w:rPr>
        <w:b/>
        <w:bCs/>
      </w:rPr>
      <w:tblPr/>
      <w:tcPr>
        <w:shd w:val="clear" w:color="auto" w:fill="FED299" w:themeFill="accent1" w:themeFillTint="66"/>
      </w:tcPr>
    </w:tblStylePr>
    <w:tblStylePr w:type="lastRow">
      <w:rPr>
        <w:b/>
        <w:bCs/>
        <w:color w:val="000000" w:themeColor="text1"/>
      </w:rPr>
      <w:tblPr/>
      <w:tcPr>
        <w:shd w:val="clear" w:color="auto" w:fill="FED299" w:themeFill="accent1" w:themeFillTint="66"/>
      </w:tcPr>
    </w:tblStylePr>
    <w:tblStylePr w:type="firstCol">
      <w:rPr>
        <w:color w:val="FFFFFF" w:themeColor="background1"/>
      </w:rPr>
      <w:tblPr/>
      <w:tcPr>
        <w:shd w:val="clear" w:color="auto" w:fill="BE6B00" w:themeFill="accent1" w:themeFillShade="BF"/>
      </w:tcPr>
    </w:tblStylePr>
    <w:tblStylePr w:type="lastCol">
      <w:rPr>
        <w:color w:val="FFFFFF" w:themeColor="background1"/>
      </w:rPr>
      <w:tblPr/>
      <w:tcPr>
        <w:shd w:val="clear" w:color="auto" w:fill="BE6B00" w:themeFill="accent1" w:themeFillShade="BF"/>
      </w:tc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vistosa-nfasis2">
    <w:name w:val="Colorful Grid Accent 2"/>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0E0E0" w:themeFill="accent2" w:themeFillTint="33"/>
    </w:tcPr>
    <w:tblStylePr w:type="firstRow">
      <w:rPr>
        <w:b/>
        <w:bCs/>
      </w:rPr>
      <w:tblPr/>
      <w:tcPr>
        <w:shd w:val="clear" w:color="auto" w:fill="C2C2C2" w:themeFill="accent2" w:themeFillTint="66"/>
      </w:tcPr>
    </w:tblStylePr>
    <w:tblStylePr w:type="lastRow">
      <w:rPr>
        <w:b/>
        <w:bCs/>
        <w:color w:val="000000" w:themeColor="text1"/>
      </w:rPr>
      <w:tblPr/>
      <w:tcPr>
        <w:shd w:val="clear" w:color="auto" w:fill="C2C2C2" w:themeFill="accent2" w:themeFillTint="66"/>
      </w:tcPr>
    </w:tblStylePr>
    <w:tblStylePr w:type="firstCol">
      <w:rPr>
        <w:color w:val="FFFFFF" w:themeColor="background1"/>
      </w:rPr>
      <w:tblPr/>
      <w:tcPr>
        <w:shd w:val="clear" w:color="auto" w:fill="4D4D4D" w:themeFill="accent2" w:themeFillShade="BF"/>
      </w:tcPr>
    </w:tblStylePr>
    <w:tblStylePr w:type="lastCol">
      <w:rPr>
        <w:color w:val="FFFFFF" w:themeColor="background1"/>
      </w:rPr>
      <w:tblPr/>
      <w:tcPr>
        <w:shd w:val="clear" w:color="auto" w:fill="4D4D4D" w:themeFill="accent2" w:themeFillShade="BF"/>
      </w:tc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vistosa-nfasis3">
    <w:name w:val="Colorful Grid Accent 3"/>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ED7" w:themeFill="accent3" w:themeFillTint="33"/>
    </w:tcPr>
    <w:tblStylePr w:type="firstRow">
      <w:rPr>
        <w:b/>
        <w:bCs/>
      </w:rPr>
      <w:tblPr/>
      <w:tcPr>
        <w:shd w:val="clear" w:color="auto" w:fill="FEDDB0" w:themeFill="accent3" w:themeFillTint="66"/>
      </w:tcPr>
    </w:tblStylePr>
    <w:tblStylePr w:type="lastRow">
      <w:rPr>
        <w:b/>
        <w:bCs/>
        <w:color w:val="000000" w:themeColor="text1"/>
      </w:rPr>
      <w:tblPr/>
      <w:tcPr>
        <w:shd w:val="clear" w:color="auto" w:fill="FEDDB0" w:themeFill="accent3" w:themeFillTint="66"/>
      </w:tcPr>
    </w:tblStylePr>
    <w:tblStylePr w:type="firstCol">
      <w:rPr>
        <w:color w:val="FFFFFF" w:themeColor="background1"/>
      </w:rPr>
      <w:tblPr/>
      <w:tcPr>
        <w:shd w:val="clear" w:color="auto" w:fill="E98501" w:themeFill="accent3" w:themeFillShade="BF"/>
      </w:tcPr>
    </w:tblStylePr>
    <w:tblStylePr w:type="lastCol">
      <w:rPr>
        <w:color w:val="FFFFFF" w:themeColor="background1"/>
      </w:rPr>
      <w:tblPr/>
      <w:tcPr>
        <w:shd w:val="clear" w:color="auto" w:fill="E98501" w:themeFill="accent3" w:themeFillShade="BF"/>
      </w:tc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vistosa-nfasis4">
    <w:name w:val="Colorful Grid Accent 4"/>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AEAEA" w:themeFill="accent4" w:themeFillTint="33"/>
    </w:tcPr>
    <w:tblStylePr w:type="firstRow">
      <w:rPr>
        <w:b/>
        <w:bCs/>
      </w:rPr>
      <w:tblPr/>
      <w:tcPr>
        <w:shd w:val="clear" w:color="auto" w:fill="D5D5D5" w:themeFill="accent4" w:themeFillTint="66"/>
      </w:tcPr>
    </w:tblStylePr>
    <w:tblStylePr w:type="lastRow">
      <w:rPr>
        <w:b/>
        <w:bCs/>
        <w:color w:val="000000" w:themeColor="text1"/>
      </w:rPr>
      <w:tblPr/>
      <w:tcPr>
        <w:shd w:val="clear" w:color="auto" w:fill="D5D5D5" w:themeFill="accent4" w:themeFillTint="66"/>
      </w:tcPr>
    </w:tblStylePr>
    <w:tblStylePr w:type="firstCol">
      <w:rPr>
        <w:color w:val="FFFFFF" w:themeColor="background1"/>
      </w:rPr>
      <w:tblPr/>
      <w:tcPr>
        <w:shd w:val="clear" w:color="auto" w:fill="707070" w:themeFill="accent4" w:themeFillShade="BF"/>
      </w:tcPr>
    </w:tblStylePr>
    <w:tblStylePr w:type="lastCol">
      <w:rPr>
        <w:color w:val="FFFFFF" w:themeColor="background1"/>
      </w:rPr>
      <w:tblPr/>
      <w:tcPr>
        <w:shd w:val="clear" w:color="auto" w:fill="707070" w:themeFill="accent4" w:themeFillShade="BF"/>
      </w:tc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vistosa-nfasis5">
    <w:name w:val="Colorful Grid Accent 5"/>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CE9E3" w:themeFill="accent5" w:themeFillTint="33"/>
    </w:tcPr>
    <w:tblStylePr w:type="firstRow">
      <w:rPr>
        <w:b/>
        <w:bCs/>
      </w:rPr>
      <w:tblPr/>
      <w:tcPr>
        <w:shd w:val="clear" w:color="auto" w:fill="D9D4C7" w:themeFill="accent5" w:themeFillTint="66"/>
      </w:tcPr>
    </w:tblStylePr>
    <w:tblStylePr w:type="lastRow">
      <w:rPr>
        <w:b/>
        <w:bCs/>
        <w:color w:val="000000" w:themeColor="text1"/>
      </w:rPr>
      <w:tblPr/>
      <w:tcPr>
        <w:shd w:val="clear" w:color="auto" w:fill="D9D4C7" w:themeFill="accent5" w:themeFillTint="66"/>
      </w:tcPr>
    </w:tblStylePr>
    <w:tblStylePr w:type="firstCol">
      <w:rPr>
        <w:color w:val="FFFFFF" w:themeColor="background1"/>
      </w:rPr>
      <w:tblPr/>
      <w:tcPr>
        <w:shd w:val="clear" w:color="auto" w:fill="7B7053" w:themeFill="accent5" w:themeFillShade="BF"/>
      </w:tcPr>
    </w:tblStylePr>
    <w:tblStylePr w:type="lastCol">
      <w:rPr>
        <w:color w:val="FFFFFF" w:themeColor="background1"/>
      </w:rPr>
      <w:tblPr/>
      <w:tcPr>
        <w:shd w:val="clear" w:color="auto" w:fill="7B7053" w:themeFill="accent5" w:themeFillShade="BF"/>
      </w:tc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vistosa-nfasis6">
    <w:name w:val="Colorful Grid Accent 6"/>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5E3D1" w:themeFill="accent6" w:themeFillTint="33"/>
    </w:tcPr>
    <w:tblStylePr w:type="firstRow">
      <w:rPr>
        <w:b/>
        <w:bCs/>
      </w:rPr>
      <w:tblPr/>
      <w:tcPr>
        <w:shd w:val="clear" w:color="auto" w:fill="EBC7A3" w:themeFill="accent6" w:themeFillTint="66"/>
      </w:tcPr>
    </w:tblStylePr>
    <w:tblStylePr w:type="lastRow">
      <w:rPr>
        <w:b/>
        <w:bCs/>
        <w:color w:val="000000" w:themeColor="text1"/>
      </w:rPr>
      <w:tblPr/>
      <w:tcPr>
        <w:shd w:val="clear" w:color="auto" w:fill="EBC7A3" w:themeFill="accent6" w:themeFillTint="66"/>
      </w:tcPr>
    </w:tblStylePr>
    <w:tblStylePr w:type="firstCol">
      <w:rPr>
        <w:color w:val="FFFFFF" w:themeColor="background1"/>
      </w:rPr>
      <w:tblPr/>
      <w:tcPr>
        <w:shd w:val="clear" w:color="auto" w:fill="90571E" w:themeFill="accent6" w:themeFillShade="BF"/>
      </w:tcPr>
    </w:tblStylePr>
    <w:tblStylePr w:type="lastCol">
      <w:rPr>
        <w:color w:val="FFFFFF" w:themeColor="background1"/>
      </w:rPr>
      <w:tblPr/>
      <w:tcPr>
        <w:shd w:val="clear" w:color="auto" w:fill="90571E" w:themeFill="accent6" w:themeFillShade="BF"/>
      </w:tc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eader" Target="header1.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jp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jp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jpg"/><Relationship Id="rId5" Type="http://schemas.openxmlformats.org/officeDocument/2006/relationships/settings" Target="settings.xml"/><Relationship Id="rId90" Type="http://schemas.openxmlformats.org/officeDocument/2006/relationships/image" Target="media/image81.jpg"/><Relationship Id="rId95" Type="http://schemas.openxmlformats.org/officeDocument/2006/relationships/image" Target="media/image86.jp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fontTable" Target="fontTable.xml"/><Relationship Id="rId80" Type="http://schemas.openxmlformats.org/officeDocument/2006/relationships/image" Target="media/image71.png"/><Relationship Id="rId85" Type="http://schemas.openxmlformats.org/officeDocument/2006/relationships/image" Target="media/image76.jp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jpg"/><Relationship Id="rId108" Type="http://schemas.openxmlformats.org/officeDocument/2006/relationships/image" Target="media/image99.jp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jpg"/><Relationship Id="rId96" Type="http://schemas.openxmlformats.org/officeDocument/2006/relationships/image" Target="media/image87.jp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jpg"/><Relationship Id="rId94" Type="http://schemas.openxmlformats.org/officeDocument/2006/relationships/image" Target="media/image85.jpg"/><Relationship Id="rId99" Type="http://schemas.openxmlformats.org/officeDocument/2006/relationships/image" Target="media/image90.jpg"/><Relationship Id="rId101" Type="http://schemas.openxmlformats.org/officeDocument/2006/relationships/image" Target="media/image92.jp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jp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jpg"/><Relationship Id="rId104" Type="http://schemas.openxmlformats.org/officeDocument/2006/relationships/image" Target="media/image95.jpg"/><Relationship Id="rId120" Type="http://schemas.microsoft.com/office/2020/10/relationships/intelligence" Target="intelligence2.xml"/><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jp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jpg"/><Relationship Id="rId110" Type="http://schemas.openxmlformats.org/officeDocument/2006/relationships/image" Target="media/image101.jp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jpg"/><Relationship Id="rId105" Type="http://schemas.openxmlformats.org/officeDocument/2006/relationships/image" Target="media/image96.jp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jpg"/><Relationship Id="rId98" Type="http://schemas.openxmlformats.org/officeDocument/2006/relationships/image" Target="media/image89.jp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jpg"/><Relationship Id="rId111" Type="http://schemas.openxmlformats.org/officeDocument/2006/relationships/image" Target="media/image102.jp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jpg"/></Relationships>
</file>

<file path=word/_rels/header1.xml.rels><?xml version="1.0" encoding="UTF-8" standalone="yes"?>
<Relationships xmlns="http://schemas.openxmlformats.org/package/2006/relationships"><Relationship Id="rId1" Type="http://schemas.openxmlformats.org/officeDocument/2006/relationships/image" Target="media/image108.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E3B30"/>
      </a:dk2>
      <a:lt2>
        <a:srgbClr val="FBEEC9"/>
      </a:lt2>
      <a:accent1>
        <a:srgbClr val="FE8F01"/>
      </a:accent1>
      <a:accent2>
        <a:srgbClr val="676767"/>
      </a:accent2>
      <a:accent3>
        <a:srgbClr val="FEAB3C"/>
      </a:accent3>
      <a:accent4>
        <a:srgbClr val="969696"/>
      </a:accent4>
      <a:accent5>
        <a:srgbClr val="A19574"/>
      </a:accent5>
      <a:accent6>
        <a:srgbClr val="C17529"/>
      </a:accent6>
      <a:hlink>
        <a:srgbClr val="AD1F1F"/>
      </a:hlink>
      <a:folHlink>
        <a:srgbClr val="FFC42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fhnJbkMis1mWmaMspzXrjr/pqg==">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966EF88-B0DD-4C87-BC8A-B62874A27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225</Pages>
  <Words>37310</Words>
  <Characters>205208</Characters>
  <Application>Microsoft Office Word</Application>
  <DocSecurity>0</DocSecurity>
  <Lines>1710</Lines>
  <Paragraphs>484</Paragraphs>
  <ScaleCrop>false</ScaleCrop>
  <Company/>
  <LinksUpToDate>false</LinksUpToDate>
  <CharactersWithSpaces>242034</CharactersWithSpaces>
  <SharedDoc>false</SharedDoc>
  <HLinks>
    <vt:vector size="1338" baseType="variant">
      <vt:variant>
        <vt:i4>1376316</vt:i4>
      </vt:variant>
      <vt:variant>
        <vt:i4>1340</vt:i4>
      </vt:variant>
      <vt:variant>
        <vt:i4>0</vt:i4>
      </vt:variant>
      <vt:variant>
        <vt:i4>5</vt:i4>
      </vt:variant>
      <vt:variant>
        <vt:lpwstr/>
      </vt:variant>
      <vt:variant>
        <vt:lpwstr>_Toc232540841</vt:lpwstr>
      </vt:variant>
      <vt:variant>
        <vt:i4>1376316</vt:i4>
      </vt:variant>
      <vt:variant>
        <vt:i4>1334</vt:i4>
      </vt:variant>
      <vt:variant>
        <vt:i4>0</vt:i4>
      </vt:variant>
      <vt:variant>
        <vt:i4>5</vt:i4>
      </vt:variant>
      <vt:variant>
        <vt:lpwstr/>
      </vt:variant>
      <vt:variant>
        <vt:lpwstr>_Toc232540840</vt:lpwstr>
      </vt:variant>
      <vt:variant>
        <vt:i4>1179708</vt:i4>
      </vt:variant>
      <vt:variant>
        <vt:i4>1328</vt:i4>
      </vt:variant>
      <vt:variant>
        <vt:i4>0</vt:i4>
      </vt:variant>
      <vt:variant>
        <vt:i4>5</vt:i4>
      </vt:variant>
      <vt:variant>
        <vt:lpwstr/>
      </vt:variant>
      <vt:variant>
        <vt:lpwstr>_Toc232540839</vt:lpwstr>
      </vt:variant>
      <vt:variant>
        <vt:i4>1179708</vt:i4>
      </vt:variant>
      <vt:variant>
        <vt:i4>1322</vt:i4>
      </vt:variant>
      <vt:variant>
        <vt:i4>0</vt:i4>
      </vt:variant>
      <vt:variant>
        <vt:i4>5</vt:i4>
      </vt:variant>
      <vt:variant>
        <vt:lpwstr/>
      </vt:variant>
      <vt:variant>
        <vt:lpwstr>_Toc232540838</vt:lpwstr>
      </vt:variant>
      <vt:variant>
        <vt:i4>1179708</vt:i4>
      </vt:variant>
      <vt:variant>
        <vt:i4>1316</vt:i4>
      </vt:variant>
      <vt:variant>
        <vt:i4>0</vt:i4>
      </vt:variant>
      <vt:variant>
        <vt:i4>5</vt:i4>
      </vt:variant>
      <vt:variant>
        <vt:lpwstr/>
      </vt:variant>
      <vt:variant>
        <vt:lpwstr>_Toc232540837</vt:lpwstr>
      </vt:variant>
      <vt:variant>
        <vt:i4>1179708</vt:i4>
      </vt:variant>
      <vt:variant>
        <vt:i4>1310</vt:i4>
      </vt:variant>
      <vt:variant>
        <vt:i4>0</vt:i4>
      </vt:variant>
      <vt:variant>
        <vt:i4>5</vt:i4>
      </vt:variant>
      <vt:variant>
        <vt:lpwstr/>
      </vt:variant>
      <vt:variant>
        <vt:lpwstr>_Toc232540836</vt:lpwstr>
      </vt:variant>
      <vt:variant>
        <vt:i4>1179708</vt:i4>
      </vt:variant>
      <vt:variant>
        <vt:i4>1304</vt:i4>
      </vt:variant>
      <vt:variant>
        <vt:i4>0</vt:i4>
      </vt:variant>
      <vt:variant>
        <vt:i4>5</vt:i4>
      </vt:variant>
      <vt:variant>
        <vt:lpwstr/>
      </vt:variant>
      <vt:variant>
        <vt:lpwstr>_Toc232540835</vt:lpwstr>
      </vt:variant>
      <vt:variant>
        <vt:i4>1179708</vt:i4>
      </vt:variant>
      <vt:variant>
        <vt:i4>1298</vt:i4>
      </vt:variant>
      <vt:variant>
        <vt:i4>0</vt:i4>
      </vt:variant>
      <vt:variant>
        <vt:i4>5</vt:i4>
      </vt:variant>
      <vt:variant>
        <vt:lpwstr/>
      </vt:variant>
      <vt:variant>
        <vt:lpwstr>_Toc232540834</vt:lpwstr>
      </vt:variant>
      <vt:variant>
        <vt:i4>1179708</vt:i4>
      </vt:variant>
      <vt:variant>
        <vt:i4>1292</vt:i4>
      </vt:variant>
      <vt:variant>
        <vt:i4>0</vt:i4>
      </vt:variant>
      <vt:variant>
        <vt:i4>5</vt:i4>
      </vt:variant>
      <vt:variant>
        <vt:lpwstr/>
      </vt:variant>
      <vt:variant>
        <vt:lpwstr>_Toc232540833</vt:lpwstr>
      </vt:variant>
      <vt:variant>
        <vt:i4>1179708</vt:i4>
      </vt:variant>
      <vt:variant>
        <vt:i4>1286</vt:i4>
      </vt:variant>
      <vt:variant>
        <vt:i4>0</vt:i4>
      </vt:variant>
      <vt:variant>
        <vt:i4>5</vt:i4>
      </vt:variant>
      <vt:variant>
        <vt:lpwstr/>
      </vt:variant>
      <vt:variant>
        <vt:lpwstr>_Toc232540832</vt:lpwstr>
      </vt:variant>
      <vt:variant>
        <vt:i4>1179708</vt:i4>
      </vt:variant>
      <vt:variant>
        <vt:i4>1280</vt:i4>
      </vt:variant>
      <vt:variant>
        <vt:i4>0</vt:i4>
      </vt:variant>
      <vt:variant>
        <vt:i4>5</vt:i4>
      </vt:variant>
      <vt:variant>
        <vt:lpwstr/>
      </vt:variant>
      <vt:variant>
        <vt:lpwstr>_Toc232540831</vt:lpwstr>
      </vt:variant>
      <vt:variant>
        <vt:i4>1179708</vt:i4>
      </vt:variant>
      <vt:variant>
        <vt:i4>1274</vt:i4>
      </vt:variant>
      <vt:variant>
        <vt:i4>0</vt:i4>
      </vt:variant>
      <vt:variant>
        <vt:i4>5</vt:i4>
      </vt:variant>
      <vt:variant>
        <vt:lpwstr/>
      </vt:variant>
      <vt:variant>
        <vt:lpwstr>_Toc232540830</vt:lpwstr>
      </vt:variant>
      <vt:variant>
        <vt:i4>1245244</vt:i4>
      </vt:variant>
      <vt:variant>
        <vt:i4>1268</vt:i4>
      </vt:variant>
      <vt:variant>
        <vt:i4>0</vt:i4>
      </vt:variant>
      <vt:variant>
        <vt:i4>5</vt:i4>
      </vt:variant>
      <vt:variant>
        <vt:lpwstr/>
      </vt:variant>
      <vt:variant>
        <vt:lpwstr>_Toc232540829</vt:lpwstr>
      </vt:variant>
      <vt:variant>
        <vt:i4>1245244</vt:i4>
      </vt:variant>
      <vt:variant>
        <vt:i4>1262</vt:i4>
      </vt:variant>
      <vt:variant>
        <vt:i4>0</vt:i4>
      </vt:variant>
      <vt:variant>
        <vt:i4>5</vt:i4>
      </vt:variant>
      <vt:variant>
        <vt:lpwstr/>
      </vt:variant>
      <vt:variant>
        <vt:lpwstr>_Toc232540828</vt:lpwstr>
      </vt:variant>
      <vt:variant>
        <vt:i4>1245244</vt:i4>
      </vt:variant>
      <vt:variant>
        <vt:i4>1256</vt:i4>
      </vt:variant>
      <vt:variant>
        <vt:i4>0</vt:i4>
      </vt:variant>
      <vt:variant>
        <vt:i4>5</vt:i4>
      </vt:variant>
      <vt:variant>
        <vt:lpwstr/>
      </vt:variant>
      <vt:variant>
        <vt:lpwstr>_Toc232540827</vt:lpwstr>
      </vt:variant>
      <vt:variant>
        <vt:i4>1245244</vt:i4>
      </vt:variant>
      <vt:variant>
        <vt:i4>1250</vt:i4>
      </vt:variant>
      <vt:variant>
        <vt:i4>0</vt:i4>
      </vt:variant>
      <vt:variant>
        <vt:i4>5</vt:i4>
      </vt:variant>
      <vt:variant>
        <vt:lpwstr/>
      </vt:variant>
      <vt:variant>
        <vt:lpwstr>_Toc232540826</vt:lpwstr>
      </vt:variant>
      <vt:variant>
        <vt:i4>1245244</vt:i4>
      </vt:variant>
      <vt:variant>
        <vt:i4>1244</vt:i4>
      </vt:variant>
      <vt:variant>
        <vt:i4>0</vt:i4>
      </vt:variant>
      <vt:variant>
        <vt:i4>5</vt:i4>
      </vt:variant>
      <vt:variant>
        <vt:lpwstr/>
      </vt:variant>
      <vt:variant>
        <vt:lpwstr>_Toc232540825</vt:lpwstr>
      </vt:variant>
      <vt:variant>
        <vt:i4>1245244</vt:i4>
      </vt:variant>
      <vt:variant>
        <vt:i4>1238</vt:i4>
      </vt:variant>
      <vt:variant>
        <vt:i4>0</vt:i4>
      </vt:variant>
      <vt:variant>
        <vt:i4>5</vt:i4>
      </vt:variant>
      <vt:variant>
        <vt:lpwstr/>
      </vt:variant>
      <vt:variant>
        <vt:lpwstr>_Toc232540824</vt:lpwstr>
      </vt:variant>
      <vt:variant>
        <vt:i4>1245244</vt:i4>
      </vt:variant>
      <vt:variant>
        <vt:i4>1232</vt:i4>
      </vt:variant>
      <vt:variant>
        <vt:i4>0</vt:i4>
      </vt:variant>
      <vt:variant>
        <vt:i4>5</vt:i4>
      </vt:variant>
      <vt:variant>
        <vt:lpwstr/>
      </vt:variant>
      <vt:variant>
        <vt:lpwstr>_Toc232540823</vt:lpwstr>
      </vt:variant>
      <vt:variant>
        <vt:i4>1245244</vt:i4>
      </vt:variant>
      <vt:variant>
        <vt:i4>1226</vt:i4>
      </vt:variant>
      <vt:variant>
        <vt:i4>0</vt:i4>
      </vt:variant>
      <vt:variant>
        <vt:i4>5</vt:i4>
      </vt:variant>
      <vt:variant>
        <vt:lpwstr/>
      </vt:variant>
      <vt:variant>
        <vt:lpwstr>_Toc232540822</vt:lpwstr>
      </vt:variant>
      <vt:variant>
        <vt:i4>1245244</vt:i4>
      </vt:variant>
      <vt:variant>
        <vt:i4>1220</vt:i4>
      </vt:variant>
      <vt:variant>
        <vt:i4>0</vt:i4>
      </vt:variant>
      <vt:variant>
        <vt:i4>5</vt:i4>
      </vt:variant>
      <vt:variant>
        <vt:lpwstr/>
      </vt:variant>
      <vt:variant>
        <vt:lpwstr>_Toc232540821</vt:lpwstr>
      </vt:variant>
      <vt:variant>
        <vt:i4>1245244</vt:i4>
      </vt:variant>
      <vt:variant>
        <vt:i4>1214</vt:i4>
      </vt:variant>
      <vt:variant>
        <vt:i4>0</vt:i4>
      </vt:variant>
      <vt:variant>
        <vt:i4>5</vt:i4>
      </vt:variant>
      <vt:variant>
        <vt:lpwstr/>
      </vt:variant>
      <vt:variant>
        <vt:lpwstr>_Toc232540820</vt:lpwstr>
      </vt:variant>
      <vt:variant>
        <vt:i4>1048636</vt:i4>
      </vt:variant>
      <vt:variant>
        <vt:i4>1208</vt:i4>
      </vt:variant>
      <vt:variant>
        <vt:i4>0</vt:i4>
      </vt:variant>
      <vt:variant>
        <vt:i4>5</vt:i4>
      </vt:variant>
      <vt:variant>
        <vt:lpwstr/>
      </vt:variant>
      <vt:variant>
        <vt:lpwstr>_Toc232540819</vt:lpwstr>
      </vt:variant>
      <vt:variant>
        <vt:i4>1048636</vt:i4>
      </vt:variant>
      <vt:variant>
        <vt:i4>1202</vt:i4>
      </vt:variant>
      <vt:variant>
        <vt:i4>0</vt:i4>
      </vt:variant>
      <vt:variant>
        <vt:i4>5</vt:i4>
      </vt:variant>
      <vt:variant>
        <vt:lpwstr/>
      </vt:variant>
      <vt:variant>
        <vt:lpwstr>_Toc232540818</vt:lpwstr>
      </vt:variant>
      <vt:variant>
        <vt:i4>1048636</vt:i4>
      </vt:variant>
      <vt:variant>
        <vt:i4>1196</vt:i4>
      </vt:variant>
      <vt:variant>
        <vt:i4>0</vt:i4>
      </vt:variant>
      <vt:variant>
        <vt:i4>5</vt:i4>
      </vt:variant>
      <vt:variant>
        <vt:lpwstr/>
      </vt:variant>
      <vt:variant>
        <vt:lpwstr>_Toc232540817</vt:lpwstr>
      </vt:variant>
      <vt:variant>
        <vt:i4>1048636</vt:i4>
      </vt:variant>
      <vt:variant>
        <vt:i4>1190</vt:i4>
      </vt:variant>
      <vt:variant>
        <vt:i4>0</vt:i4>
      </vt:variant>
      <vt:variant>
        <vt:i4>5</vt:i4>
      </vt:variant>
      <vt:variant>
        <vt:lpwstr/>
      </vt:variant>
      <vt:variant>
        <vt:lpwstr>_Toc232540816</vt:lpwstr>
      </vt:variant>
      <vt:variant>
        <vt:i4>1048636</vt:i4>
      </vt:variant>
      <vt:variant>
        <vt:i4>1184</vt:i4>
      </vt:variant>
      <vt:variant>
        <vt:i4>0</vt:i4>
      </vt:variant>
      <vt:variant>
        <vt:i4>5</vt:i4>
      </vt:variant>
      <vt:variant>
        <vt:lpwstr/>
      </vt:variant>
      <vt:variant>
        <vt:lpwstr>_Toc232540815</vt:lpwstr>
      </vt:variant>
      <vt:variant>
        <vt:i4>1048636</vt:i4>
      </vt:variant>
      <vt:variant>
        <vt:i4>1178</vt:i4>
      </vt:variant>
      <vt:variant>
        <vt:i4>0</vt:i4>
      </vt:variant>
      <vt:variant>
        <vt:i4>5</vt:i4>
      </vt:variant>
      <vt:variant>
        <vt:lpwstr/>
      </vt:variant>
      <vt:variant>
        <vt:lpwstr>_Toc232540814</vt:lpwstr>
      </vt:variant>
      <vt:variant>
        <vt:i4>1048636</vt:i4>
      </vt:variant>
      <vt:variant>
        <vt:i4>1172</vt:i4>
      </vt:variant>
      <vt:variant>
        <vt:i4>0</vt:i4>
      </vt:variant>
      <vt:variant>
        <vt:i4>5</vt:i4>
      </vt:variant>
      <vt:variant>
        <vt:lpwstr/>
      </vt:variant>
      <vt:variant>
        <vt:lpwstr>_Toc232540813</vt:lpwstr>
      </vt:variant>
      <vt:variant>
        <vt:i4>1048636</vt:i4>
      </vt:variant>
      <vt:variant>
        <vt:i4>1166</vt:i4>
      </vt:variant>
      <vt:variant>
        <vt:i4>0</vt:i4>
      </vt:variant>
      <vt:variant>
        <vt:i4>5</vt:i4>
      </vt:variant>
      <vt:variant>
        <vt:lpwstr/>
      </vt:variant>
      <vt:variant>
        <vt:lpwstr>_Toc232540812</vt:lpwstr>
      </vt:variant>
      <vt:variant>
        <vt:i4>1048636</vt:i4>
      </vt:variant>
      <vt:variant>
        <vt:i4>1160</vt:i4>
      </vt:variant>
      <vt:variant>
        <vt:i4>0</vt:i4>
      </vt:variant>
      <vt:variant>
        <vt:i4>5</vt:i4>
      </vt:variant>
      <vt:variant>
        <vt:lpwstr/>
      </vt:variant>
      <vt:variant>
        <vt:lpwstr>_Toc232540811</vt:lpwstr>
      </vt:variant>
      <vt:variant>
        <vt:i4>1048636</vt:i4>
      </vt:variant>
      <vt:variant>
        <vt:i4>1154</vt:i4>
      </vt:variant>
      <vt:variant>
        <vt:i4>0</vt:i4>
      </vt:variant>
      <vt:variant>
        <vt:i4>5</vt:i4>
      </vt:variant>
      <vt:variant>
        <vt:lpwstr/>
      </vt:variant>
      <vt:variant>
        <vt:lpwstr>_Toc232540810</vt:lpwstr>
      </vt:variant>
      <vt:variant>
        <vt:i4>1114172</vt:i4>
      </vt:variant>
      <vt:variant>
        <vt:i4>1148</vt:i4>
      </vt:variant>
      <vt:variant>
        <vt:i4>0</vt:i4>
      </vt:variant>
      <vt:variant>
        <vt:i4>5</vt:i4>
      </vt:variant>
      <vt:variant>
        <vt:lpwstr/>
      </vt:variant>
      <vt:variant>
        <vt:lpwstr>_Toc232540809</vt:lpwstr>
      </vt:variant>
      <vt:variant>
        <vt:i4>1114172</vt:i4>
      </vt:variant>
      <vt:variant>
        <vt:i4>1142</vt:i4>
      </vt:variant>
      <vt:variant>
        <vt:i4>0</vt:i4>
      </vt:variant>
      <vt:variant>
        <vt:i4>5</vt:i4>
      </vt:variant>
      <vt:variant>
        <vt:lpwstr/>
      </vt:variant>
      <vt:variant>
        <vt:lpwstr>_Toc232540808</vt:lpwstr>
      </vt:variant>
      <vt:variant>
        <vt:i4>1114172</vt:i4>
      </vt:variant>
      <vt:variant>
        <vt:i4>1136</vt:i4>
      </vt:variant>
      <vt:variant>
        <vt:i4>0</vt:i4>
      </vt:variant>
      <vt:variant>
        <vt:i4>5</vt:i4>
      </vt:variant>
      <vt:variant>
        <vt:lpwstr/>
      </vt:variant>
      <vt:variant>
        <vt:lpwstr>_Toc232540807</vt:lpwstr>
      </vt:variant>
      <vt:variant>
        <vt:i4>1114172</vt:i4>
      </vt:variant>
      <vt:variant>
        <vt:i4>1130</vt:i4>
      </vt:variant>
      <vt:variant>
        <vt:i4>0</vt:i4>
      </vt:variant>
      <vt:variant>
        <vt:i4>5</vt:i4>
      </vt:variant>
      <vt:variant>
        <vt:lpwstr/>
      </vt:variant>
      <vt:variant>
        <vt:lpwstr>_Toc232540806</vt:lpwstr>
      </vt:variant>
      <vt:variant>
        <vt:i4>1114172</vt:i4>
      </vt:variant>
      <vt:variant>
        <vt:i4>1124</vt:i4>
      </vt:variant>
      <vt:variant>
        <vt:i4>0</vt:i4>
      </vt:variant>
      <vt:variant>
        <vt:i4>5</vt:i4>
      </vt:variant>
      <vt:variant>
        <vt:lpwstr/>
      </vt:variant>
      <vt:variant>
        <vt:lpwstr>_Toc232540805</vt:lpwstr>
      </vt:variant>
      <vt:variant>
        <vt:i4>1114172</vt:i4>
      </vt:variant>
      <vt:variant>
        <vt:i4>1118</vt:i4>
      </vt:variant>
      <vt:variant>
        <vt:i4>0</vt:i4>
      </vt:variant>
      <vt:variant>
        <vt:i4>5</vt:i4>
      </vt:variant>
      <vt:variant>
        <vt:lpwstr/>
      </vt:variant>
      <vt:variant>
        <vt:lpwstr>_Toc232540804</vt:lpwstr>
      </vt:variant>
      <vt:variant>
        <vt:i4>1114172</vt:i4>
      </vt:variant>
      <vt:variant>
        <vt:i4>1112</vt:i4>
      </vt:variant>
      <vt:variant>
        <vt:i4>0</vt:i4>
      </vt:variant>
      <vt:variant>
        <vt:i4>5</vt:i4>
      </vt:variant>
      <vt:variant>
        <vt:lpwstr/>
      </vt:variant>
      <vt:variant>
        <vt:lpwstr>_Toc232540803</vt:lpwstr>
      </vt:variant>
      <vt:variant>
        <vt:i4>1114172</vt:i4>
      </vt:variant>
      <vt:variant>
        <vt:i4>1106</vt:i4>
      </vt:variant>
      <vt:variant>
        <vt:i4>0</vt:i4>
      </vt:variant>
      <vt:variant>
        <vt:i4>5</vt:i4>
      </vt:variant>
      <vt:variant>
        <vt:lpwstr/>
      </vt:variant>
      <vt:variant>
        <vt:lpwstr>_Toc232540802</vt:lpwstr>
      </vt:variant>
      <vt:variant>
        <vt:i4>1114172</vt:i4>
      </vt:variant>
      <vt:variant>
        <vt:i4>1100</vt:i4>
      </vt:variant>
      <vt:variant>
        <vt:i4>0</vt:i4>
      </vt:variant>
      <vt:variant>
        <vt:i4>5</vt:i4>
      </vt:variant>
      <vt:variant>
        <vt:lpwstr/>
      </vt:variant>
      <vt:variant>
        <vt:lpwstr>_Toc232540801</vt:lpwstr>
      </vt:variant>
      <vt:variant>
        <vt:i4>1114172</vt:i4>
      </vt:variant>
      <vt:variant>
        <vt:i4>1094</vt:i4>
      </vt:variant>
      <vt:variant>
        <vt:i4>0</vt:i4>
      </vt:variant>
      <vt:variant>
        <vt:i4>5</vt:i4>
      </vt:variant>
      <vt:variant>
        <vt:lpwstr/>
      </vt:variant>
      <vt:variant>
        <vt:lpwstr>_Toc232540800</vt:lpwstr>
      </vt:variant>
      <vt:variant>
        <vt:i4>1572915</vt:i4>
      </vt:variant>
      <vt:variant>
        <vt:i4>1088</vt:i4>
      </vt:variant>
      <vt:variant>
        <vt:i4>0</vt:i4>
      </vt:variant>
      <vt:variant>
        <vt:i4>5</vt:i4>
      </vt:variant>
      <vt:variant>
        <vt:lpwstr/>
      </vt:variant>
      <vt:variant>
        <vt:lpwstr>_Toc232540799</vt:lpwstr>
      </vt:variant>
      <vt:variant>
        <vt:i4>1572915</vt:i4>
      </vt:variant>
      <vt:variant>
        <vt:i4>1082</vt:i4>
      </vt:variant>
      <vt:variant>
        <vt:i4>0</vt:i4>
      </vt:variant>
      <vt:variant>
        <vt:i4>5</vt:i4>
      </vt:variant>
      <vt:variant>
        <vt:lpwstr/>
      </vt:variant>
      <vt:variant>
        <vt:lpwstr>_Toc232540798</vt:lpwstr>
      </vt:variant>
      <vt:variant>
        <vt:i4>1572915</vt:i4>
      </vt:variant>
      <vt:variant>
        <vt:i4>1076</vt:i4>
      </vt:variant>
      <vt:variant>
        <vt:i4>0</vt:i4>
      </vt:variant>
      <vt:variant>
        <vt:i4>5</vt:i4>
      </vt:variant>
      <vt:variant>
        <vt:lpwstr/>
      </vt:variant>
      <vt:variant>
        <vt:lpwstr>_Toc232540797</vt:lpwstr>
      </vt:variant>
      <vt:variant>
        <vt:i4>1572915</vt:i4>
      </vt:variant>
      <vt:variant>
        <vt:i4>1070</vt:i4>
      </vt:variant>
      <vt:variant>
        <vt:i4>0</vt:i4>
      </vt:variant>
      <vt:variant>
        <vt:i4>5</vt:i4>
      </vt:variant>
      <vt:variant>
        <vt:lpwstr/>
      </vt:variant>
      <vt:variant>
        <vt:lpwstr>_Toc232540796</vt:lpwstr>
      </vt:variant>
      <vt:variant>
        <vt:i4>1572915</vt:i4>
      </vt:variant>
      <vt:variant>
        <vt:i4>1064</vt:i4>
      </vt:variant>
      <vt:variant>
        <vt:i4>0</vt:i4>
      </vt:variant>
      <vt:variant>
        <vt:i4>5</vt:i4>
      </vt:variant>
      <vt:variant>
        <vt:lpwstr/>
      </vt:variant>
      <vt:variant>
        <vt:lpwstr>_Toc232540795</vt:lpwstr>
      </vt:variant>
      <vt:variant>
        <vt:i4>1572915</vt:i4>
      </vt:variant>
      <vt:variant>
        <vt:i4>1058</vt:i4>
      </vt:variant>
      <vt:variant>
        <vt:i4>0</vt:i4>
      </vt:variant>
      <vt:variant>
        <vt:i4>5</vt:i4>
      </vt:variant>
      <vt:variant>
        <vt:lpwstr/>
      </vt:variant>
      <vt:variant>
        <vt:lpwstr>_Toc232540794</vt:lpwstr>
      </vt:variant>
      <vt:variant>
        <vt:i4>1572915</vt:i4>
      </vt:variant>
      <vt:variant>
        <vt:i4>1052</vt:i4>
      </vt:variant>
      <vt:variant>
        <vt:i4>0</vt:i4>
      </vt:variant>
      <vt:variant>
        <vt:i4>5</vt:i4>
      </vt:variant>
      <vt:variant>
        <vt:lpwstr/>
      </vt:variant>
      <vt:variant>
        <vt:lpwstr>_Toc232540793</vt:lpwstr>
      </vt:variant>
      <vt:variant>
        <vt:i4>1572915</vt:i4>
      </vt:variant>
      <vt:variant>
        <vt:i4>1046</vt:i4>
      </vt:variant>
      <vt:variant>
        <vt:i4>0</vt:i4>
      </vt:variant>
      <vt:variant>
        <vt:i4>5</vt:i4>
      </vt:variant>
      <vt:variant>
        <vt:lpwstr/>
      </vt:variant>
      <vt:variant>
        <vt:lpwstr>_Toc232540792</vt:lpwstr>
      </vt:variant>
      <vt:variant>
        <vt:i4>1572915</vt:i4>
      </vt:variant>
      <vt:variant>
        <vt:i4>1040</vt:i4>
      </vt:variant>
      <vt:variant>
        <vt:i4>0</vt:i4>
      </vt:variant>
      <vt:variant>
        <vt:i4>5</vt:i4>
      </vt:variant>
      <vt:variant>
        <vt:lpwstr/>
      </vt:variant>
      <vt:variant>
        <vt:lpwstr>_Toc232540791</vt:lpwstr>
      </vt:variant>
      <vt:variant>
        <vt:i4>1572915</vt:i4>
      </vt:variant>
      <vt:variant>
        <vt:i4>1034</vt:i4>
      </vt:variant>
      <vt:variant>
        <vt:i4>0</vt:i4>
      </vt:variant>
      <vt:variant>
        <vt:i4>5</vt:i4>
      </vt:variant>
      <vt:variant>
        <vt:lpwstr/>
      </vt:variant>
      <vt:variant>
        <vt:lpwstr>_Toc232540790</vt:lpwstr>
      </vt:variant>
      <vt:variant>
        <vt:i4>1638451</vt:i4>
      </vt:variant>
      <vt:variant>
        <vt:i4>1028</vt:i4>
      </vt:variant>
      <vt:variant>
        <vt:i4>0</vt:i4>
      </vt:variant>
      <vt:variant>
        <vt:i4>5</vt:i4>
      </vt:variant>
      <vt:variant>
        <vt:lpwstr/>
      </vt:variant>
      <vt:variant>
        <vt:lpwstr>_Toc232540789</vt:lpwstr>
      </vt:variant>
      <vt:variant>
        <vt:i4>1638451</vt:i4>
      </vt:variant>
      <vt:variant>
        <vt:i4>1022</vt:i4>
      </vt:variant>
      <vt:variant>
        <vt:i4>0</vt:i4>
      </vt:variant>
      <vt:variant>
        <vt:i4>5</vt:i4>
      </vt:variant>
      <vt:variant>
        <vt:lpwstr/>
      </vt:variant>
      <vt:variant>
        <vt:lpwstr>_Toc232540788</vt:lpwstr>
      </vt:variant>
      <vt:variant>
        <vt:i4>1638451</vt:i4>
      </vt:variant>
      <vt:variant>
        <vt:i4>1016</vt:i4>
      </vt:variant>
      <vt:variant>
        <vt:i4>0</vt:i4>
      </vt:variant>
      <vt:variant>
        <vt:i4>5</vt:i4>
      </vt:variant>
      <vt:variant>
        <vt:lpwstr/>
      </vt:variant>
      <vt:variant>
        <vt:lpwstr>_Toc232540787</vt:lpwstr>
      </vt:variant>
      <vt:variant>
        <vt:i4>1638451</vt:i4>
      </vt:variant>
      <vt:variant>
        <vt:i4>1010</vt:i4>
      </vt:variant>
      <vt:variant>
        <vt:i4>0</vt:i4>
      </vt:variant>
      <vt:variant>
        <vt:i4>5</vt:i4>
      </vt:variant>
      <vt:variant>
        <vt:lpwstr/>
      </vt:variant>
      <vt:variant>
        <vt:lpwstr>_Toc232540786</vt:lpwstr>
      </vt:variant>
      <vt:variant>
        <vt:i4>1638451</vt:i4>
      </vt:variant>
      <vt:variant>
        <vt:i4>1004</vt:i4>
      </vt:variant>
      <vt:variant>
        <vt:i4>0</vt:i4>
      </vt:variant>
      <vt:variant>
        <vt:i4>5</vt:i4>
      </vt:variant>
      <vt:variant>
        <vt:lpwstr/>
      </vt:variant>
      <vt:variant>
        <vt:lpwstr>_Toc232540785</vt:lpwstr>
      </vt:variant>
      <vt:variant>
        <vt:i4>1638451</vt:i4>
      </vt:variant>
      <vt:variant>
        <vt:i4>998</vt:i4>
      </vt:variant>
      <vt:variant>
        <vt:i4>0</vt:i4>
      </vt:variant>
      <vt:variant>
        <vt:i4>5</vt:i4>
      </vt:variant>
      <vt:variant>
        <vt:lpwstr/>
      </vt:variant>
      <vt:variant>
        <vt:lpwstr>_Toc232540784</vt:lpwstr>
      </vt:variant>
      <vt:variant>
        <vt:i4>1638451</vt:i4>
      </vt:variant>
      <vt:variant>
        <vt:i4>992</vt:i4>
      </vt:variant>
      <vt:variant>
        <vt:i4>0</vt:i4>
      </vt:variant>
      <vt:variant>
        <vt:i4>5</vt:i4>
      </vt:variant>
      <vt:variant>
        <vt:lpwstr/>
      </vt:variant>
      <vt:variant>
        <vt:lpwstr>_Toc232540783</vt:lpwstr>
      </vt:variant>
      <vt:variant>
        <vt:i4>1638451</vt:i4>
      </vt:variant>
      <vt:variant>
        <vt:i4>986</vt:i4>
      </vt:variant>
      <vt:variant>
        <vt:i4>0</vt:i4>
      </vt:variant>
      <vt:variant>
        <vt:i4>5</vt:i4>
      </vt:variant>
      <vt:variant>
        <vt:lpwstr/>
      </vt:variant>
      <vt:variant>
        <vt:lpwstr>_Toc232540782</vt:lpwstr>
      </vt:variant>
      <vt:variant>
        <vt:i4>1638451</vt:i4>
      </vt:variant>
      <vt:variant>
        <vt:i4>980</vt:i4>
      </vt:variant>
      <vt:variant>
        <vt:i4>0</vt:i4>
      </vt:variant>
      <vt:variant>
        <vt:i4>5</vt:i4>
      </vt:variant>
      <vt:variant>
        <vt:lpwstr/>
      </vt:variant>
      <vt:variant>
        <vt:lpwstr>_Toc232540781</vt:lpwstr>
      </vt:variant>
      <vt:variant>
        <vt:i4>1638451</vt:i4>
      </vt:variant>
      <vt:variant>
        <vt:i4>974</vt:i4>
      </vt:variant>
      <vt:variant>
        <vt:i4>0</vt:i4>
      </vt:variant>
      <vt:variant>
        <vt:i4>5</vt:i4>
      </vt:variant>
      <vt:variant>
        <vt:lpwstr/>
      </vt:variant>
      <vt:variant>
        <vt:lpwstr>_Toc232540780</vt:lpwstr>
      </vt:variant>
      <vt:variant>
        <vt:i4>1441843</vt:i4>
      </vt:variant>
      <vt:variant>
        <vt:i4>968</vt:i4>
      </vt:variant>
      <vt:variant>
        <vt:i4>0</vt:i4>
      </vt:variant>
      <vt:variant>
        <vt:i4>5</vt:i4>
      </vt:variant>
      <vt:variant>
        <vt:lpwstr/>
      </vt:variant>
      <vt:variant>
        <vt:lpwstr>_Toc232540779</vt:lpwstr>
      </vt:variant>
      <vt:variant>
        <vt:i4>1441843</vt:i4>
      </vt:variant>
      <vt:variant>
        <vt:i4>962</vt:i4>
      </vt:variant>
      <vt:variant>
        <vt:i4>0</vt:i4>
      </vt:variant>
      <vt:variant>
        <vt:i4>5</vt:i4>
      </vt:variant>
      <vt:variant>
        <vt:lpwstr/>
      </vt:variant>
      <vt:variant>
        <vt:lpwstr>_Toc232540778</vt:lpwstr>
      </vt:variant>
      <vt:variant>
        <vt:i4>1441843</vt:i4>
      </vt:variant>
      <vt:variant>
        <vt:i4>956</vt:i4>
      </vt:variant>
      <vt:variant>
        <vt:i4>0</vt:i4>
      </vt:variant>
      <vt:variant>
        <vt:i4>5</vt:i4>
      </vt:variant>
      <vt:variant>
        <vt:lpwstr/>
      </vt:variant>
      <vt:variant>
        <vt:lpwstr>_Toc232540777</vt:lpwstr>
      </vt:variant>
      <vt:variant>
        <vt:i4>1441843</vt:i4>
      </vt:variant>
      <vt:variant>
        <vt:i4>950</vt:i4>
      </vt:variant>
      <vt:variant>
        <vt:i4>0</vt:i4>
      </vt:variant>
      <vt:variant>
        <vt:i4>5</vt:i4>
      </vt:variant>
      <vt:variant>
        <vt:lpwstr/>
      </vt:variant>
      <vt:variant>
        <vt:lpwstr>_Toc232540776</vt:lpwstr>
      </vt:variant>
      <vt:variant>
        <vt:i4>1441843</vt:i4>
      </vt:variant>
      <vt:variant>
        <vt:i4>944</vt:i4>
      </vt:variant>
      <vt:variant>
        <vt:i4>0</vt:i4>
      </vt:variant>
      <vt:variant>
        <vt:i4>5</vt:i4>
      </vt:variant>
      <vt:variant>
        <vt:lpwstr/>
      </vt:variant>
      <vt:variant>
        <vt:lpwstr>_Toc232540775</vt:lpwstr>
      </vt:variant>
      <vt:variant>
        <vt:i4>1441843</vt:i4>
      </vt:variant>
      <vt:variant>
        <vt:i4>938</vt:i4>
      </vt:variant>
      <vt:variant>
        <vt:i4>0</vt:i4>
      </vt:variant>
      <vt:variant>
        <vt:i4>5</vt:i4>
      </vt:variant>
      <vt:variant>
        <vt:lpwstr/>
      </vt:variant>
      <vt:variant>
        <vt:lpwstr>_Toc232540774</vt:lpwstr>
      </vt:variant>
      <vt:variant>
        <vt:i4>1441843</vt:i4>
      </vt:variant>
      <vt:variant>
        <vt:i4>932</vt:i4>
      </vt:variant>
      <vt:variant>
        <vt:i4>0</vt:i4>
      </vt:variant>
      <vt:variant>
        <vt:i4>5</vt:i4>
      </vt:variant>
      <vt:variant>
        <vt:lpwstr/>
      </vt:variant>
      <vt:variant>
        <vt:lpwstr>_Toc232540773</vt:lpwstr>
      </vt:variant>
      <vt:variant>
        <vt:i4>1441843</vt:i4>
      </vt:variant>
      <vt:variant>
        <vt:i4>926</vt:i4>
      </vt:variant>
      <vt:variant>
        <vt:i4>0</vt:i4>
      </vt:variant>
      <vt:variant>
        <vt:i4>5</vt:i4>
      </vt:variant>
      <vt:variant>
        <vt:lpwstr/>
      </vt:variant>
      <vt:variant>
        <vt:lpwstr>_Toc232540772</vt:lpwstr>
      </vt:variant>
      <vt:variant>
        <vt:i4>1441843</vt:i4>
      </vt:variant>
      <vt:variant>
        <vt:i4>920</vt:i4>
      </vt:variant>
      <vt:variant>
        <vt:i4>0</vt:i4>
      </vt:variant>
      <vt:variant>
        <vt:i4>5</vt:i4>
      </vt:variant>
      <vt:variant>
        <vt:lpwstr/>
      </vt:variant>
      <vt:variant>
        <vt:lpwstr>_Toc232540771</vt:lpwstr>
      </vt:variant>
      <vt:variant>
        <vt:i4>1441843</vt:i4>
      </vt:variant>
      <vt:variant>
        <vt:i4>914</vt:i4>
      </vt:variant>
      <vt:variant>
        <vt:i4>0</vt:i4>
      </vt:variant>
      <vt:variant>
        <vt:i4>5</vt:i4>
      </vt:variant>
      <vt:variant>
        <vt:lpwstr/>
      </vt:variant>
      <vt:variant>
        <vt:lpwstr>_Toc232540770</vt:lpwstr>
      </vt:variant>
      <vt:variant>
        <vt:i4>1507379</vt:i4>
      </vt:variant>
      <vt:variant>
        <vt:i4>908</vt:i4>
      </vt:variant>
      <vt:variant>
        <vt:i4>0</vt:i4>
      </vt:variant>
      <vt:variant>
        <vt:i4>5</vt:i4>
      </vt:variant>
      <vt:variant>
        <vt:lpwstr/>
      </vt:variant>
      <vt:variant>
        <vt:lpwstr>_Toc232540769</vt:lpwstr>
      </vt:variant>
      <vt:variant>
        <vt:i4>1507379</vt:i4>
      </vt:variant>
      <vt:variant>
        <vt:i4>902</vt:i4>
      </vt:variant>
      <vt:variant>
        <vt:i4>0</vt:i4>
      </vt:variant>
      <vt:variant>
        <vt:i4>5</vt:i4>
      </vt:variant>
      <vt:variant>
        <vt:lpwstr/>
      </vt:variant>
      <vt:variant>
        <vt:lpwstr>_Toc232540768</vt:lpwstr>
      </vt:variant>
      <vt:variant>
        <vt:i4>1507379</vt:i4>
      </vt:variant>
      <vt:variant>
        <vt:i4>896</vt:i4>
      </vt:variant>
      <vt:variant>
        <vt:i4>0</vt:i4>
      </vt:variant>
      <vt:variant>
        <vt:i4>5</vt:i4>
      </vt:variant>
      <vt:variant>
        <vt:lpwstr/>
      </vt:variant>
      <vt:variant>
        <vt:lpwstr>_Toc232540767</vt:lpwstr>
      </vt:variant>
      <vt:variant>
        <vt:i4>1507379</vt:i4>
      </vt:variant>
      <vt:variant>
        <vt:i4>890</vt:i4>
      </vt:variant>
      <vt:variant>
        <vt:i4>0</vt:i4>
      </vt:variant>
      <vt:variant>
        <vt:i4>5</vt:i4>
      </vt:variant>
      <vt:variant>
        <vt:lpwstr/>
      </vt:variant>
      <vt:variant>
        <vt:lpwstr>_Toc232540766</vt:lpwstr>
      </vt:variant>
      <vt:variant>
        <vt:i4>1507379</vt:i4>
      </vt:variant>
      <vt:variant>
        <vt:i4>884</vt:i4>
      </vt:variant>
      <vt:variant>
        <vt:i4>0</vt:i4>
      </vt:variant>
      <vt:variant>
        <vt:i4>5</vt:i4>
      </vt:variant>
      <vt:variant>
        <vt:lpwstr/>
      </vt:variant>
      <vt:variant>
        <vt:lpwstr>_Toc232540765</vt:lpwstr>
      </vt:variant>
      <vt:variant>
        <vt:i4>1507379</vt:i4>
      </vt:variant>
      <vt:variant>
        <vt:i4>878</vt:i4>
      </vt:variant>
      <vt:variant>
        <vt:i4>0</vt:i4>
      </vt:variant>
      <vt:variant>
        <vt:i4>5</vt:i4>
      </vt:variant>
      <vt:variant>
        <vt:lpwstr/>
      </vt:variant>
      <vt:variant>
        <vt:lpwstr>_Toc232540764</vt:lpwstr>
      </vt:variant>
      <vt:variant>
        <vt:i4>1507379</vt:i4>
      </vt:variant>
      <vt:variant>
        <vt:i4>872</vt:i4>
      </vt:variant>
      <vt:variant>
        <vt:i4>0</vt:i4>
      </vt:variant>
      <vt:variant>
        <vt:i4>5</vt:i4>
      </vt:variant>
      <vt:variant>
        <vt:lpwstr/>
      </vt:variant>
      <vt:variant>
        <vt:lpwstr>_Toc232540763</vt:lpwstr>
      </vt:variant>
      <vt:variant>
        <vt:i4>1507379</vt:i4>
      </vt:variant>
      <vt:variant>
        <vt:i4>866</vt:i4>
      </vt:variant>
      <vt:variant>
        <vt:i4>0</vt:i4>
      </vt:variant>
      <vt:variant>
        <vt:i4>5</vt:i4>
      </vt:variant>
      <vt:variant>
        <vt:lpwstr/>
      </vt:variant>
      <vt:variant>
        <vt:lpwstr>_Toc232540762</vt:lpwstr>
      </vt:variant>
      <vt:variant>
        <vt:i4>1507379</vt:i4>
      </vt:variant>
      <vt:variant>
        <vt:i4>860</vt:i4>
      </vt:variant>
      <vt:variant>
        <vt:i4>0</vt:i4>
      </vt:variant>
      <vt:variant>
        <vt:i4>5</vt:i4>
      </vt:variant>
      <vt:variant>
        <vt:lpwstr/>
      </vt:variant>
      <vt:variant>
        <vt:lpwstr>_Toc232540761</vt:lpwstr>
      </vt:variant>
      <vt:variant>
        <vt:i4>1507379</vt:i4>
      </vt:variant>
      <vt:variant>
        <vt:i4>854</vt:i4>
      </vt:variant>
      <vt:variant>
        <vt:i4>0</vt:i4>
      </vt:variant>
      <vt:variant>
        <vt:i4>5</vt:i4>
      </vt:variant>
      <vt:variant>
        <vt:lpwstr/>
      </vt:variant>
      <vt:variant>
        <vt:lpwstr>_Toc232540760</vt:lpwstr>
      </vt:variant>
      <vt:variant>
        <vt:i4>1310771</vt:i4>
      </vt:variant>
      <vt:variant>
        <vt:i4>848</vt:i4>
      </vt:variant>
      <vt:variant>
        <vt:i4>0</vt:i4>
      </vt:variant>
      <vt:variant>
        <vt:i4>5</vt:i4>
      </vt:variant>
      <vt:variant>
        <vt:lpwstr/>
      </vt:variant>
      <vt:variant>
        <vt:lpwstr>_Toc232540759</vt:lpwstr>
      </vt:variant>
      <vt:variant>
        <vt:i4>1310771</vt:i4>
      </vt:variant>
      <vt:variant>
        <vt:i4>842</vt:i4>
      </vt:variant>
      <vt:variant>
        <vt:i4>0</vt:i4>
      </vt:variant>
      <vt:variant>
        <vt:i4>5</vt:i4>
      </vt:variant>
      <vt:variant>
        <vt:lpwstr/>
      </vt:variant>
      <vt:variant>
        <vt:lpwstr>_Toc232540758</vt:lpwstr>
      </vt:variant>
      <vt:variant>
        <vt:i4>1310771</vt:i4>
      </vt:variant>
      <vt:variant>
        <vt:i4>836</vt:i4>
      </vt:variant>
      <vt:variant>
        <vt:i4>0</vt:i4>
      </vt:variant>
      <vt:variant>
        <vt:i4>5</vt:i4>
      </vt:variant>
      <vt:variant>
        <vt:lpwstr/>
      </vt:variant>
      <vt:variant>
        <vt:lpwstr>_Toc232540757</vt:lpwstr>
      </vt:variant>
      <vt:variant>
        <vt:i4>1310771</vt:i4>
      </vt:variant>
      <vt:variant>
        <vt:i4>830</vt:i4>
      </vt:variant>
      <vt:variant>
        <vt:i4>0</vt:i4>
      </vt:variant>
      <vt:variant>
        <vt:i4>5</vt:i4>
      </vt:variant>
      <vt:variant>
        <vt:lpwstr/>
      </vt:variant>
      <vt:variant>
        <vt:lpwstr>_Toc232540756</vt:lpwstr>
      </vt:variant>
      <vt:variant>
        <vt:i4>1310771</vt:i4>
      </vt:variant>
      <vt:variant>
        <vt:i4>824</vt:i4>
      </vt:variant>
      <vt:variant>
        <vt:i4>0</vt:i4>
      </vt:variant>
      <vt:variant>
        <vt:i4>5</vt:i4>
      </vt:variant>
      <vt:variant>
        <vt:lpwstr/>
      </vt:variant>
      <vt:variant>
        <vt:lpwstr>_Toc232540755</vt:lpwstr>
      </vt:variant>
      <vt:variant>
        <vt:i4>1310771</vt:i4>
      </vt:variant>
      <vt:variant>
        <vt:i4>818</vt:i4>
      </vt:variant>
      <vt:variant>
        <vt:i4>0</vt:i4>
      </vt:variant>
      <vt:variant>
        <vt:i4>5</vt:i4>
      </vt:variant>
      <vt:variant>
        <vt:lpwstr/>
      </vt:variant>
      <vt:variant>
        <vt:lpwstr>_Toc232540754</vt:lpwstr>
      </vt:variant>
      <vt:variant>
        <vt:i4>1310771</vt:i4>
      </vt:variant>
      <vt:variant>
        <vt:i4>812</vt:i4>
      </vt:variant>
      <vt:variant>
        <vt:i4>0</vt:i4>
      </vt:variant>
      <vt:variant>
        <vt:i4>5</vt:i4>
      </vt:variant>
      <vt:variant>
        <vt:lpwstr/>
      </vt:variant>
      <vt:variant>
        <vt:lpwstr>_Toc232540753</vt:lpwstr>
      </vt:variant>
      <vt:variant>
        <vt:i4>1310771</vt:i4>
      </vt:variant>
      <vt:variant>
        <vt:i4>806</vt:i4>
      </vt:variant>
      <vt:variant>
        <vt:i4>0</vt:i4>
      </vt:variant>
      <vt:variant>
        <vt:i4>5</vt:i4>
      </vt:variant>
      <vt:variant>
        <vt:lpwstr/>
      </vt:variant>
      <vt:variant>
        <vt:lpwstr>_Toc232540752</vt:lpwstr>
      </vt:variant>
      <vt:variant>
        <vt:i4>1310771</vt:i4>
      </vt:variant>
      <vt:variant>
        <vt:i4>800</vt:i4>
      </vt:variant>
      <vt:variant>
        <vt:i4>0</vt:i4>
      </vt:variant>
      <vt:variant>
        <vt:i4>5</vt:i4>
      </vt:variant>
      <vt:variant>
        <vt:lpwstr/>
      </vt:variant>
      <vt:variant>
        <vt:lpwstr>_Toc232540751</vt:lpwstr>
      </vt:variant>
      <vt:variant>
        <vt:i4>1310771</vt:i4>
      </vt:variant>
      <vt:variant>
        <vt:i4>794</vt:i4>
      </vt:variant>
      <vt:variant>
        <vt:i4>0</vt:i4>
      </vt:variant>
      <vt:variant>
        <vt:i4>5</vt:i4>
      </vt:variant>
      <vt:variant>
        <vt:lpwstr/>
      </vt:variant>
      <vt:variant>
        <vt:lpwstr>_Toc232540750</vt:lpwstr>
      </vt:variant>
      <vt:variant>
        <vt:i4>1376307</vt:i4>
      </vt:variant>
      <vt:variant>
        <vt:i4>788</vt:i4>
      </vt:variant>
      <vt:variant>
        <vt:i4>0</vt:i4>
      </vt:variant>
      <vt:variant>
        <vt:i4>5</vt:i4>
      </vt:variant>
      <vt:variant>
        <vt:lpwstr/>
      </vt:variant>
      <vt:variant>
        <vt:lpwstr>_Toc232540749</vt:lpwstr>
      </vt:variant>
      <vt:variant>
        <vt:i4>1376307</vt:i4>
      </vt:variant>
      <vt:variant>
        <vt:i4>782</vt:i4>
      </vt:variant>
      <vt:variant>
        <vt:i4>0</vt:i4>
      </vt:variant>
      <vt:variant>
        <vt:i4>5</vt:i4>
      </vt:variant>
      <vt:variant>
        <vt:lpwstr/>
      </vt:variant>
      <vt:variant>
        <vt:lpwstr>_Toc232540748</vt:lpwstr>
      </vt:variant>
      <vt:variant>
        <vt:i4>1376307</vt:i4>
      </vt:variant>
      <vt:variant>
        <vt:i4>776</vt:i4>
      </vt:variant>
      <vt:variant>
        <vt:i4>0</vt:i4>
      </vt:variant>
      <vt:variant>
        <vt:i4>5</vt:i4>
      </vt:variant>
      <vt:variant>
        <vt:lpwstr/>
      </vt:variant>
      <vt:variant>
        <vt:lpwstr>_Toc232540747</vt:lpwstr>
      </vt:variant>
      <vt:variant>
        <vt:i4>1376307</vt:i4>
      </vt:variant>
      <vt:variant>
        <vt:i4>770</vt:i4>
      </vt:variant>
      <vt:variant>
        <vt:i4>0</vt:i4>
      </vt:variant>
      <vt:variant>
        <vt:i4>5</vt:i4>
      </vt:variant>
      <vt:variant>
        <vt:lpwstr/>
      </vt:variant>
      <vt:variant>
        <vt:lpwstr>_Toc232540746</vt:lpwstr>
      </vt:variant>
      <vt:variant>
        <vt:i4>1376307</vt:i4>
      </vt:variant>
      <vt:variant>
        <vt:i4>764</vt:i4>
      </vt:variant>
      <vt:variant>
        <vt:i4>0</vt:i4>
      </vt:variant>
      <vt:variant>
        <vt:i4>5</vt:i4>
      </vt:variant>
      <vt:variant>
        <vt:lpwstr/>
      </vt:variant>
      <vt:variant>
        <vt:lpwstr>_Toc232540745</vt:lpwstr>
      </vt:variant>
      <vt:variant>
        <vt:i4>1376307</vt:i4>
      </vt:variant>
      <vt:variant>
        <vt:i4>758</vt:i4>
      </vt:variant>
      <vt:variant>
        <vt:i4>0</vt:i4>
      </vt:variant>
      <vt:variant>
        <vt:i4>5</vt:i4>
      </vt:variant>
      <vt:variant>
        <vt:lpwstr/>
      </vt:variant>
      <vt:variant>
        <vt:lpwstr>_Toc232540744</vt:lpwstr>
      </vt:variant>
      <vt:variant>
        <vt:i4>1376307</vt:i4>
      </vt:variant>
      <vt:variant>
        <vt:i4>752</vt:i4>
      </vt:variant>
      <vt:variant>
        <vt:i4>0</vt:i4>
      </vt:variant>
      <vt:variant>
        <vt:i4>5</vt:i4>
      </vt:variant>
      <vt:variant>
        <vt:lpwstr/>
      </vt:variant>
      <vt:variant>
        <vt:lpwstr>_Toc232540743</vt:lpwstr>
      </vt:variant>
      <vt:variant>
        <vt:i4>1376307</vt:i4>
      </vt:variant>
      <vt:variant>
        <vt:i4>746</vt:i4>
      </vt:variant>
      <vt:variant>
        <vt:i4>0</vt:i4>
      </vt:variant>
      <vt:variant>
        <vt:i4>5</vt:i4>
      </vt:variant>
      <vt:variant>
        <vt:lpwstr/>
      </vt:variant>
      <vt:variant>
        <vt:lpwstr>_Toc232540742</vt:lpwstr>
      </vt:variant>
      <vt:variant>
        <vt:i4>1376307</vt:i4>
      </vt:variant>
      <vt:variant>
        <vt:i4>740</vt:i4>
      </vt:variant>
      <vt:variant>
        <vt:i4>0</vt:i4>
      </vt:variant>
      <vt:variant>
        <vt:i4>5</vt:i4>
      </vt:variant>
      <vt:variant>
        <vt:lpwstr/>
      </vt:variant>
      <vt:variant>
        <vt:lpwstr>_Toc232540741</vt:lpwstr>
      </vt:variant>
      <vt:variant>
        <vt:i4>1376307</vt:i4>
      </vt:variant>
      <vt:variant>
        <vt:i4>734</vt:i4>
      </vt:variant>
      <vt:variant>
        <vt:i4>0</vt:i4>
      </vt:variant>
      <vt:variant>
        <vt:i4>5</vt:i4>
      </vt:variant>
      <vt:variant>
        <vt:lpwstr/>
      </vt:variant>
      <vt:variant>
        <vt:lpwstr>_Toc232540740</vt:lpwstr>
      </vt:variant>
      <vt:variant>
        <vt:i4>1179699</vt:i4>
      </vt:variant>
      <vt:variant>
        <vt:i4>728</vt:i4>
      </vt:variant>
      <vt:variant>
        <vt:i4>0</vt:i4>
      </vt:variant>
      <vt:variant>
        <vt:i4>5</vt:i4>
      </vt:variant>
      <vt:variant>
        <vt:lpwstr/>
      </vt:variant>
      <vt:variant>
        <vt:lpwstr>_Toc232540739</vt:lpwstr>
      </vt:variant>
      <vt:variant>
        <vt:i4>1179699</vt:i4>
      </vt:variant>
      <vt:variant>
        <vt:i4>719</vt:i4>
      </vt:variant>
      <vt:variant>
        <vt:i4>0</vt:i4>
      </vt:variant>
      <vt:variant>
        <vt:i4>5</vt:i4>
      </vt:variant>
      <vt:variant>
        <vt:lpwstr/>
      </vt:variant>
      <vt:variant>
        <vt:lpwstr>_Toc232540738</vt:lpwstr>
      </vt:variant>
      <vt:variant>
        <vt:i4>1179699</vt:i4>
      </vt:variant>
      <vt:variant>
        <vt:i4>713</vt:i4>
      </vt:variant>
      <vt:variant>
        <vt:i4>0</vt:i4>
      </vt:variant>
      <vt:variant>
        <vt:i4>5</vt:i4>
      </vt:variant>
      <vt:variant>
        <vt:lpwstr/>
      </vt:variant>
      <vt:variant>
        <vt:lpwstr>_Toc232540737</vt:lpwstr>
      </vt:variant>
      <vt:variant>
        <vt:i4>1179699</vt:i4>
      </vt:variant>
      <vt:variant>
        <vt:i4>707</vt:i4>
      </vt:variant>
      <vt:variant>
        <vt:i4>0</vt:i4>
      </vt:variant>
      <vt:variant>
        <vt:i4>5</vt:i4>
      </vt:variant>
      <vt:variant>
        <vt:lpwstr/>
      </vt:variant>
      <vt:variant>
        <vt:lpwstr>_Toc232540736</vt:lpwstr>
      </vt:variant>
      <vt:variant>
        <vt:i4>1179699</vt:i4>
      </vt:variant>
      <vt:variant>
        <vt:i4>701</vt:i4>
      </vt:variant>
      <vt:variant>
        <vt:i4>0</vt:i4>
      </vt:variant>
      <vt:variant>
        <vt:i4>5</vt:i4>
      </vt:variant>
      <vt:variant>
        <vt:lpwstr/>
      </vt:variant>
      <vt:variant>
        <vt:lpwstr>_Toc232540735</vt:lpwstr>
      </vt:variant>
      <vt:variant>
        <vt:i4>1179699</vt:i4>
      </vt:variant>
      <vt:variant>
        <vt:i4>695</vt:i4>
      </vt:variant>
      <vt:variant>
        <vt:i4>0</vt:i4>
      </vt:variant>
      <vt:variant>
        <vt:i4>5</vt:i4>
      </vt:variant>
      <vt:variant>
        <vt:lpwstr/>
      </vt:variant>
      <vt:variant>
        <vt:lpwstr>_Toc232540734</vt:lpwstr>
      </vt:variant>
      <vt:variant>
        <vt:i4>1179699</vt:i4>
      </vt:variant>
      <vt:variant>
        <vt:i4>689</vt:i4>
      </vt:variant>
      <vt:variant>
        <vt:i4>0</vt:i4>
      </vt:variant>
      <vt:variant>
        <vt:i4>5</vt:i4>
      </vt:variant>
      <vt:variant>
        <vt:lpwstr/>
      </vt:variant>
      <vt:variant>
        <vt:lpwstr>_Toc232540733</vt:lpwstr>
      </vt:variant>
      <vt:variant>
        <vt:i4>1179699</vt:i4>
      </vt:variant>
      <vt:variant>
        <vt:i4>683</vt:i4>
      </vt:variant>
      <vt:variant>
        <vt:i4>0</vt:i4>
      </vt:variant>
      <vt:variant>
        <vt:i4>5</vt:i4>
      </vt:variant>
      <vt:variant>
        <vt:lpwstr/>
      </vt:variant>
      <vt:variant>
        <vt:lpwstr>_Toc232540732</vt:lpwstr>
      </vt:variant>
      <vt:variant>
        <vt:i4>1179699</vt:i4>
      </vt:variant>
      <vt:variant>
        <vt:i4>674</vt:i4>
      </vt:variant>
      <vt:variant>
        <vt:i4>0</vt:i4>
      </vt:variant>
      <vt:variant>
        <vt:i4>5</vt:i4>
      </vt:variant>
      <vt:variant>
        <vt:lpwstr/>
      </vt:variant>
      <vt:variant>
        <vt:lpwstr>_Toc232540731</vt:lpwstr>
      </vt:variant>
      <vt:variant>
        <vt:i4>1179699</vt:i4>
      </vt:variant>
      <vt:variant>
        <vt:i4>668</vt:i4>
      </vt:variant>
      <vt:variant>
        <vt:i4>0</vt:i4>
      </vt:variant>
      <vt:variant>
        <vt:i4>5</vt:i4>
      </vt:variant>
      <vt:variant>
        <vt:lpwstr/>
      </vt:variant>
      <vt:variant>
        <vt:lpwstr>_Toc232540730</vt:lpwstr>
      </vt:variant>
      <vt:variant>
        <vt:i4>1245235</vt:i4>
      </vt:variant>
      <vt:variant>
        <vt:i4>662</vt:i4>
      </vt:variant>
      <vt:variant>
        <vt:i4>0</vt:i4>
      </vt:variant>
      <vt:variant>
        <vt:i4>5</vt:i4>
      </vt:variant>
      <vt:variant>
        <vt:lpwstr/>
      </vt:variant>
      <vt:variant>
        <vt:lpwstr>_Toc232540729</vt:lpwstr>
      </vt:variant>
      <vt:variant>
        <vt:i4>1245235</vt:i4>
      </vt:variant>
      <vt:variant>
        <vt:i4>656</vt:i4>
      </vt:variant>
      <vt:variant>
        <vt:i4>0</vt:i4>
      </vt:variant>
      <vt:variant>
        <vt:i4>5</vt:i4>
      </vt:variant>
      <vt:variant>
        <vt:lpwstr/>
      </vt:variant>
      <vt:variant>
        <vt:lpwstr>_Toc232540728</vt:lpwstr>
      </vt:variant>
      <vt:variant>
        <vt:i4>1245235</vt:i4>
      </vt:variant>
      <vt:variant>
        <vt:i4>650</vt:i4>
      </vt:variant>
      <vt:variant>
        <vt:i4>0</vt:i4>
      </vt:variant>
      <vt:variant>
        <vt:i4>5</vt:i4>
      </vt:variant>
      <vt:variant>
        <vt:lpwstr/>
      </vt:variant>
      <vt:variant>
        <vt:lpwstr>_Toc232540727</vt:lpwstr>
      </vt:variant>
      <vt:variant>
        <vt:i4>1245235</vt:i4>
      </vt:variant>
      <vt:variant>
        <vt:i4>644</vt:i4>
      </vt:variant>
      <vt:variant>
        <vt:i4>0</vt:i4>
      </vt:variant>
      <vt:variant>
        <vt:i4>5</vt:i4>
      </vt:variant>
      <vt:variant>
        <vt:lpwstr/>
      </vt:variant>
      <vt:variant>
        <vt:lpwstr>_Toc232540726</vt:lpwstr>
      </vt:variant>
      <vt:variant>
        <vt:i4>1245235</vt:i4>
      </vt:variant>
      <vt:variant>
        <vt:i4>638</vt:i4>
      </vt:variant>
      <vt:variant>
        <vt:i4>0</vt:i4>
      </vt:variant>
      <vt:variant>
        <vt:i4>5</vt:i4>
      </vt:variant>
      <vt:variant>
        <vt:lpwstr/>
      </vt:variant>
      <vt:variant>
        <vt:lpwstr>_Toc232540725</vt:lpwstr>
      </vt:variant>
      <vt:variant>
        <vt:i4>1245235</vt:i4>
      </vt:variant>
      <vt:variant>
        <vt:i4>632</vt:i4>
      </vt:variant>
      <vt:variant>
        <vt:i4>0</vt:i4>
      </vt:variant>
      <vt:variant>
        <vt:i4>5</vt:i4>
      </vt:variant>
      <vt:variant>
        <vt:lpwstr/>
      </vt:variant>
      <vt:variant>
        <vt:lpwstr>_Toc232540724</vt:lpwstr>
      </vt:variant>
      <vt:variant>
        <vt:i4>1245235</vt:i4>
      </vt:variant>
      <vt:variant>
        <vt:i4>626</vt:i4>
      </vt:variant>
      <vt:variant>
        <vt:i4>0</vt:i4>
      </vt:variant>
      <vt:variant>
        <vt:i4>5</vt:i4>
      </vt:variant>
      <vt:variant>
        <vt:lpwstr/>
      </vt:variant>
      <vt:variant>
        <vt:lpwstr>_Toc232540723</vt:lpwstr>
      </vt:variant>
      <vt:variant>
        <vt:i4>1245235</vt:i4>
      </vt:variant>
      <vt:variant>
        <vt:i4>620</vt:i4>
      </vt:variant>
      <vt:variant>
        <vt:i4>0</vt:i4>
      </vt:variant>
      <vt:variant>
        <vt:i4>5</vt:i4>
      </vt:variant>
      <vt:variant>
        <vt:lpwstr/>
      </vt:variant>
      <vt:variant>
        <vt:lpwstr>_Toc232540722</vt:lpwstr>
      </vt:variant>
      <vt:variant>
        <vt:i4>1245235</vt:i4>
      </vt:variant>
      <vt:variant>
        <vt:i4>614</vt:i4>
      </vt:variant>
      <vt:variant>
        <vt:i4>0</vt:i4>
      </vt:variant>
      <vt:variant>
        <vt:i4>5</vt:i4>
      </vt:variant>
      <vt:variant>
        <vt:lpwstr/>
      </vt:variant>
      <vt:variant>
        <vt:lpwstr>_Toc232540721</vt:lpwstr>
      </vt:variant>
      <vt:variant>
        <vt:i4>1245235</vt:i4>
      </vt:variant>
      <vt:variant>
        <vt:i4>608</vt:i4>
      </vt:variant>
      <vt:variant>
        <vt:i4>0</vt:i4>
      </vt:variant>
      <vt:variant>
        <vt:i4>5</vt:i4>
      </vt:variant>
      <vt:variant>
        <vt:lpwstr/>
      </vt:variant>
      <vt:variant>
        <vt:lpwstr>_Toc232540720</vt:lpwstr>
      </vt:variant>
      <vt:variant>
        <vt:i4>1048627</vt:i4>
      </vt:variant>
      <vt:variant>
        <vt:i4>602</vt:i4>
      </vt:variant>
      <vt:variant>
        <vt:i4>0</vt:i4>
      </vt:variant>
      <vt:variant>
        <vt:i4>5</vt:i4>
      </vt:variant>
      <vt:variant>
        <vt:lpwstr/>
      </vt:variant>
      <vt:variant>
        <vt:lpwstr>_Toc232540719</vt:lpwstr>
      </vt:variant>
      <vt:variant>
        <vt:i4>1048627</vt:i4>
      </vt:variant>
      <vt:variant>
        <vt:i4>596</vt:i4>
      </vt:variant>
      <vt:variant>
        <vt:i4>0</vt:i4>
      </vt:variant>
      <vt:variant>
        <vt:i4>5</vt:i4>
      </vt:variant>
      <vt:variant>
        <vt:lpwstr/>
      </vt:variant>
      <vt:variant>
        <vt:lpwstr>_Toc232540718</vt:lpwstr>
      </vt:variant>
      <vt:variant>
        <vt:i4>1048627</vt:i4>
      </vt:variant>
      <vt:variant>
        <vt:i4>590</vt:i4>
      </vt:variant>
      <vt:variant>
        <vt:i4>0</vt:i4>
      </vt:variant>
      <vt:variant>
        <vt:i4>5</vt:i4>
      </vt:variant>
      <vt:variant>
        <vt:lpwstr/>
      </vt:variant>
      <vt:variant>
        <vt:lpwstr>_Toc232540717</vt:lpwstr>
      </vt:variant>
      <vt:variant>
        <vt:i4>1048627</vt:i4>
      </vt:variant>
      <vt:variant>
        <vt:i4>584</vt:i4>
      </vt:variant>
      <vt:variant>
        <vt:i4>0</vt:i4>
      </vt:variant>
      <vt:variant>
        <vt:i4>5</vt:i4>
      </vt:variant>
      <vt:variant>
        <vt:lpwstr/>
      </vt:variant>
      <vt:variant>
        <vt:lpwstr>_Toc232540716</vt:lpwstr>
      </vt:variant>
      <vt:variant>
        <vt:i4>1048627</vt:i4>
      </vt:variant>
      <vt:variant>
        <vt:i4>578</vt:i4>
      </vt:variant>
      <vt:variant>
        <vt:i4>0</vt:i4>
      </vt:variant>
      <vt:variant>
        <vt:i4>5</vt:i4>
      </vt:variant>
      <vt:variant>
        <vt:lpwstr/>
      </vt:variant>
      <vt:variant>
        <vt:lpwstr>_Toc232540715</vt:lpwstr>
      </vt:variant>
      <vt:variant>
        <vt:i4>1048627</vt:i4>
      </vt:variant>
      <vt:variant>
        <vt:i4>572</vt:i4>
      </vt:variant>
      <vt:variant>
        <vt:i4>0</vt:i4>
      </vt:variant>
      <vt:variant>
        <vt:i4>5</vt:i4>
      </vt:variant>
      <vt:variant>
        <vt:lpwstr/>
      </vt:variant>
      <vt:variant>
        <vt:lpwstr>_Toc232540714</vt:lpwstr>
      </vt:variant>
      <vt:variant>
        <vt:i4>1048627</vt:i4>
      </vt:variant>
      <vt:variant>
        <vt:i4>566</vt:i4>
      </vt:variant>
      <vt:variant>
        <vt:i4>0</vt:i4>
      </vt:variant>
      <vt:variant>
        <vt:i4>5</vt:i4>
      </vt:variant>
      <vt:variant>
        <vt:lpwstr/>
      </vt:variant>
      <vt:variant>
        <vt:lpwstr>_Toc232540713</vt:lpwstr>
      </vt:variant>
      <vt:variant>
        <vt:i4>1048627</vt:i4>
      </vt:variant>
      <vt:variant>
        <vt:i4>560</vt:i4>
      </vt:variant>
      <vt:variant>
        <vt:i4>0</vt:i4>
      </vt:variant>
      <vt:variant>
        <vt:i4>5</vt:i4>
      </vt:variant>
      <vt:variant>
        <vt:lpwstr/>
      </vt:variant>
      <vt:variant>
        <vt:lpwstr>_Toc232540712</vt:lpwstr>
      </vt:variant>
      <vt:variant>
        <vt:i4>1048627</vt:i4>
      </vt:variant>
      <vt:variant>
        <vt:i4>554</vt:i4>
      </vt:variant>
      <vt:variant>
        <vt:i4>0</vt:i4>
      </vt:variant>
      <vt:variant>
        <vt:i4>5</vt:i4>
      </vt:variant>
      <vt:variant>
        <vt:lpwstr/>
      </vt:variant>
      <vt:variant>
        <vt:lpwstr>_Toc232540711</vt:lpwstr>
      </vt:variant>
      <vt:variant>
        <vt:i4>1048627</vt:i4>
      </vt:variant>
      <vt:variant>
        <vt:i4>548</vt:i4>
      </vt:variant>
      <vt:variant>
        <vt:i4>0</vt:i4>
      </vt:variant>
      <vt:variant>
        <vt:i4>5</vt:i4>
      </vt:variant>
      <vt:variant>
        <vt:lpwstr/>
      </vt:variant>
      <vt:variant>
        <vt:lpwstr>_Toc232540710</vt:lpwstr>
      </vt:variant>
      <vt:variant>
        <vt:i4>1114163</vt:i4>
      </vt:variant>
      <vt:variant>
        <vt:i4>542</vt:i4>
      </vt:variant>
      <vt:variant>
        <vt:i4>0</vt:i4>
      </vt:variant>
      <vt:variant>
        <vt:i4>5</vt:i4>
      </vt:variant>
      <vt:variant>
        <vt:lpwstr/>
      </vt:variant>
      <vt:variant>
        <vt:lpwstr>_Toc232540709</vt:lpwstr>
      </vt:variant>
      <vt:variant>
        <vt:i4>1114163</vt:i4>
      </vt:variant>
      <vt:variant>
        <vt:i4>536</vt:i4>
      </vt:variant>
      <vt:variant>
        <vt:i4>0</vt:i4>
      </vt:variant>
      <vt:variant>
        <vt:i4>5</vt:i4>
      </vt:variant>
      <vt:variant>
        <vt:lpwstr/>
      </vt:variant>
      <vt:variant>
        <vt:lpwstr>_Toc232540708</vt:lpwstr>
      </vt:variant>
      <vt:variant>
        <vt:i4>1114163</vt:i4>
      </vt:variant>
      <vt:variant>
        <vt:i4>530</vt:i4>
      </vt:variant>
      <vt:variant>
        <vt:i4>0</vt:i4>
      </vt:variant>
      <vt:variant>
        <vt:i4>5</vt:i4>
      </vt:variant>
      <vt:variant>
        <vt:lpwstr/>
      </vt:variant>
      <vt:variant>
        <vt:lpwstr>_Toc232540707</vt:lpwstr>
      </vt:variant>
      <vt:variant>
        <vt:i4>1114163</vt:i4>
      </vt:variant>
      <vt:variant>
        <vt:i4>524</vt:i4>
      </vt:variant>
      <vt:variant>
        <vt:i4>0</vt:i4>
      </vt:variant>
      <vt:variant>
        <vt:i4>5</vt:i4>
      </vt:variant>
      <vt:variant>
        <vt:lpwstr/>
      </vt:variant>
      <vt:variant>
        <vt:lpwstr>_Toc232540706</vt:lpwstr>
      </vt:variant>
      <vt:variant>
        <vt:i4>1114163</vt:i4>
      </vt:variant>
      <vt:variant>
        <vt:i4>518</vt:i4>
      </vt:variant>
      <vt:variant>
        <vt:i4>0</vt:i4>
      </vt:variant>
      <vt:variant>
        <vt:i4>5</vt:i4>
      </vt:variant>
      <vt:variant>
        <vt:lpwstr/>
      </vt:variant>
      <vt:variant>
        <vt:lpwstr>_Toc232540705</vt:lpwstr>
      </vt:variant>
      <vt:variant>
        <vt:i4>1114163</vt:i4>
      </vt:variant>
      <vt:variant>
        <vt:i4>512</vt:i4>
      </vt:variant>
      <vt:variant>
        <vt:i4>0</vt:i4>
      </vt:variant>
      <vt:variant>
        <vt:i4>5</vt:i4>
      </vt:variant>
      <vt:variant>
        <vt:lpwstr/>
      </vt:variant>
      <vt:variant>
        <vt:lpwstr>_Toc232540704</vt:lpwstr>
      </vt:variant>
      <vt:variant>
        <vt:i4>1114163</vt:i4>
      </vt:variant>
      <vt:variant>
        <vt:i4>506</vt:i4>
      </vt:variant>
      <vt:variant>
        <vt:i4>0</vt:i4>
      </vt:variant>
      <vt:variant>
        <vt:i4>5</vt:i4>
      </vt:variant>
      <vt:variant>
        <vt:lpwstr/>
      </vt:variant>
      <vt:variant>
        <vt:lpwstr>_Toc232540703</vt:lpwstr>
      </vt:variant>
      <vt:variant>
        <vt:i4>1114163</vt:i4>
      </vt:variant>
      <vt:variant>
        <vt:i4>500</vt:i4>
      </vt:variant>
      <vt:variant>
        <vt:i4>0</vt:i4>
      </vt:variant>
      <vt:variant>
        <vt:i4>5</vt:i4>
      </vt:variant>
      <vt:variant>
        <vt:lpwstr/>
      </vt:variant>
      <vt:variant>
        <vt:lpwstr>_Toc232540702</vt:lpwstr>
      </vt:variant>
      <vt:variant>
        <vt:i4>1114163</vt:i4>
      </vt:variant>
      <vt:variant>
        <vt:i4>494</vt:i4>
      </vt:variant>
      <vt:variant>
        <vt:i4>0</vt:i4>
      </vt:variant>
      <vt:variant>
        <vt:i4>5</vt:i4>
      </vt:variant>
      <vt:variant>
        <vt:lpwstr/>
      </vt:variant>
      <vt:variant>
        <vt:lpwstr>_Toc232540701</vt:lpwstr>
      </vt:variant>
      <vt:variant>
        <vt:i4>1114163</vt:i4>
      </vt:variant>
      <vt:variant>
        <vt:i4>488</vt:i4>
      </vt:variant>
      <vt:variant>
        <vt:i4>0</vt:i4>
      </vt:variant>
      <vt:variant>
        <vt:i4>5</vt:i4>
      </vt:variant>
      <vt:variant>
        <vt:lpwstr/>
      </vt:variant>
      <vt:variant>
        <vt:lpwstr>_Toc232540700</vt:lpwstr>
      </vt:variant>
      <vt:variant>
        <vt:i4>1572914</vt:i4>
      </vt:variant>
      <vt:variant>
        <vt:i4>482</vt:i4>
      </vt:variant>
      <vt:variant>
        <vt:i4>0</vt:i4>
      </vt:variant>
      <vt:variant>
        <vt:i4>5</vt:i4>
      </vt:variant>
      <vt:variant>
        <vt:lpwstr/>
      </vt:variant>
      <vt:variant>
        <vt:lpwstr>_Toc232540699</vt:lpwstr>
      </vt:variant>
      <vt:variant>
        <vt:i4>1572914</vt:i4>
      </vt:variant>
      <vt:variant>
        <vt:i4>476</vt:i4>
      </vt:variant>
      <vt:variant>
        <vt:i4>0</vt:i4>
      </vt:variant>
      <vt:variant>
        <vt:i4>5</vt:i4>
      </vt:variant>
      <vt:variant>
        <vt:lpwstr/>
      </vt:variant>
      <vt:variant>
        <vt:lpwstr>_Toc232540698</vt:lpwstr>
      </vt:variant>
      <vt:variant>
        <vt:i4>1572914</vt:i4>
      </vt:variant>
      <vt:variant>
        <vt:i4>470</vt:i4>
      </vt:variant>
      <vt:variant>
        <vt:i4>0</vt:i4>
      </vt:variant>
      <vt:variant>
        <vt:i4>5</vt:i4>
      </vt:variant>
      <vt:variant>
        <vt:lpwstr/>
      </vt:variant>
      <vt:variant>
        <vt:lpwstr>_Toc232540697</vt:lpwstr>
      </vt:variant>
      <vt:variant>
        <vt:i4>1572914</vt:i4>
      </vt:variant>
      <vt:variant>
        <vt:i4>464</vt:i4>
      </vt:variant>
      <vt:variant>
        <vt:i4>0</vt:i4>
      </vt:variant>
      <vt:variant>
        <vt:i4>5</vt:i4>
      </vt:variant>
      <vt:variant>
        <vt:lpwstr/>
      </vt:variant>
      <vt:variant>
        <vt:lpwstr>_Toc232540696</vt:lpwstr>
      </vt:variant>
      <vt:variant>
        <vt:i4>1572914</vt:i4>
      </vt:variant>
      <vt:variant>
        <vt:i4>458</vt:i4>
      </vt:variant>
      <vt:variant>
        <vt:i4>0</vt:i4>
      </vt:variant>
      <vt:variant>
        <vt:i4>5</vt:i4>
      </vt:variant>
      <vt:variant>
        <vt:lpwstr/>
      </vt:variant>
      <vt:variant>
        <vt:lpwstr>_Toc232540695</vt:lpwstr>
      </vt:variant>
      <vt:variant>
        <vt:i4>1572914</vt:i4>
      </vt:variant>
      <vt:variant>
        <vt:i4>452</vt:i4>
      </vt:variant>
      <vt:variant>
        <vt:i4>0</vt:i4>
      </vt:variant>
      <vt:variant>
        <vt:i4>5</vt:i4>
      </vt:variant>
      <vt:variant>
        <vt:lpwstr/>
      </vt:variant>
      <vt:variant>
        <vt:lpwstr>_Toc232540694</vt:lpwstr>
      </vt:variant>
      <vt:variant>
        <vt:i4>1572914</vt:i4>
      </vt:variant>
      <vt:variant>
        <vt:i4>446</vt:i4>
      </vt:variant>
      <vt:variant>
        <vt:i4>0</vt:i4>
      </vt:variant>
      <vt:variant>
        <vt:i4>5</vt:i4>
      </vt:variant>
      <vt:variant>
        <vt:lpwstr/>
      </vt:variant>
      <vt:variant>
        <vt:lpwstr>_Toc232540693</vt:lpwstr>
      </vt:variant>
      <vt:variant>
        <vt:i4>1572914</vt:i4>
      </vt:variant>
      <vt:variant>
        <vt:i4>440</vt:i4>
      </vt:variant>
      <vt:variant>
        <vt:i4>0</vt:i4>
      </vt:variant>
      <vt:variant>
        <vt:i4>5</vt:i4>
      </vt:variant>
      <vt:variant>
        <vt:lpwstr/>
      </vt:variant>
      <vt:variant>
        <vt:lpwstr>_Toc232540692</vt:lpwstr>
      </vt:variant>
      <vt:variant>
        <vt:i4>1572914</vt:i4>
      </vt:variant>
      <vt:variant>
        <vt:i4>434</vt:i4>
      </vt:variant>
      <vt:variant>
        <vt:i4>0</vt:i4>
      </vt:variant>
      <vt:variant>
        <vt:i4>5</vt:i4>
      </vt:variant>
      <vt:variant>
        <vt:lpwstr/>
      </vt:variant>
      <vt:variant>
        <vt:lpwstr>_Toc232540691</vt:lpwstr>
      </vt:variant>
      <vt:variant>
        <vt:i4>1572914</vt:i4>
      </vt:variant>
      <vt:variant>
        <vt:i4>428</vt:i4>
      </vt:variant>
      <vt:variant>
        <vt:i4>0</vt:i4>
      </vt:variant>
      <vt:variant>
        <vt:i4>5</vt:i4>
      </vt:variant>
      <vt:variant>
        <vt:lpwstr/>
      </vt:variant>
      <vt:variant>
        <vt:lpwstr>_Toc232540690</vt:lpwstr>
      </vt:variant>
      <vt:variant>
        <vt:i4>1638450</vt:i4>
      </vt:variant>
      <vt:variant>
        <vt:i4>422</vt:i4>
      </vt:variant>
      <vt:variant>
        <vt:i4>0</vt:i4>
      </vt:variant>
      <vt:variant>
        <vt:i4>5</vt:i4>
      </vt:variant>
      <vt:variant>
        <vt:lpwstr/>
      </vt:variant>
      <vt:variant>
        <vt:lpwstr>_Toc232540689</vt:lpwstr>
      </vt:variant>
      <vt:variant>
        <vt:i4>1638450</vt:i4>
      </vt:variant>
      <vt:variant>
        <vt:i4>416</vt:i4>
      </vt:variant>
      <vt:variant>
        <vt:i4>0</vt:i4>
      </vt:variant>
      <vt:variant>
        <vt:i4>5</vt:i4>
      </vt:variant>
      <vt:variant>
        <vt:lpwstr/>
      </vt:variant>
      <vt:variant>
        <vt:lpwstr>_Toc232540688</vt:lpwstr>
      </vt:variant>
      <vt:variant>
        <vt:i4>1638450</vt:i4>
      </vt:variant>
      <vt:variant>
        <vt:i4>410</vt:i4>
      </vt:variant>
      <vt:variant>
        <vt:i4>0</vt:i4>
      </vt:variant>
      <vt:variant>
        <vt:i4>5</vt:i4>
      </vt:variant>
      <vt:variant>
        <vt:lpwstr/>
      </vt:variant>
      <vt:variant>
        <vt:lpwstr>_Toc232540687</vt:lpwstr>
      </vt:variant>
      <vt:variant>
        <vt:i4>1638450</vt:i4>
      </vt:variant>
      <vt:variant>
        <vt:i4>404</vt:i4>
      </vt:variant>
      <vt:variant>
        <vt:i4>0</vt:i4>
      </vt:variant>
      <vt:variant>
        <vt:i4>5</vt:i4>
      </vt:variant>
      <vt:variant>
        <vt:lpwstr/>
      </vt:variant>
      <vt:variant>
        <vt:lpwstr>_Toc232540686</vt:lpwstr>
      </vt:variant>
      <vt:variant>
        <vt:i4>1638450</vt:i4>
      </vt:variant>
      <vt:variant>
        <vt:i4>398</vt:i4>
      </vt:variant>
      <vt:variant>
        <vt:i4>0</vt:i4>
      </vt:variant>
      <vt:variant>
        <vt:i4>5</vt:i4>
      </vt:variant>
      <vt:variant>
        <vt:lpwstr/>
      </vt:variant>
      <vt:variant>
        <vt:lpwstr>_Toc232540685</vt:lpwstr>
      </vt:variant>
      <vt:variant>
        <vt:i4>1638450</vt:i4>
      </vt:variant>
      <vt:variant>
        <vt:i4>392</vt:i4>
      </vt:variant>
      <vt:variant>
        <vt:i4>0</vt:i4>
      </vt:variant>
      <vt:variant>
        <vt:i4>5</vt:i4>
      </vt:variant>
      <vt:variant>
        <vt:lpwstr/>
      </vt:variant>
      <vt:variant>
        <vt:lpwstr>_Toc232540684</vt:lpwstr>
      </vt:variant>
      <vt:variant>
        <vt:i4>1638450</vt:i4>
      </vt:variant>
      <vt:variant>
        <vt:i4>386</vt:i4>
      </vt:variant>
      <vt:variant>
        <vt:i4>0</vt:i4>
      </vt:variant>
      <vt:variant>
        <vt:i4>5</vt:i4>
      </vt:variant>
      <vt:variant>
        <vt:lpwstr/>
      </vt:variant>
      <vt:variant>
        <vt:lpwstr>_Toc232540683</vt:lpwstr>
      </vt:variant>
      <vt:variant>
        <vt:i4>1638450</vt:i4>
      </vt:variant>
      <vt:variant>
        <vt:i4>380</vt:i4>
      </vt:variant>
      <vt:variant>
        <vt:i4>0</vt:i4>
      </vt:variant>
      <vt:variant>
        <vt:i4>5</vt:i4>
      </vt:variant>
      <vt:variant>
        <vt:lpwstr/>
      </vt:variant>
      <vt:variant>
        <vt:lpwstr>_Toc232540682</vt:lpwstr>
      </vt:variant>
      <vt:variant>
        <vt:i4>1638450</vt:i4>
      </vt:variant>
      <vt:variant>
        <vt:i4>374</vt:i4>
      </vt:variant>
      <vt:variant>
        <vt:i4>0</vt:i4>
      </vt:variant>
      <vt:variant>
        <vt:i4>5</vt:i4>
      </vt:variant>
      <vt:variant>
        <vt:lpwstr/>
      </vt:variant>
      <vt:variant>
        <vt:lpwstr>_Toc232540681</vt:lpwstr>
      </vt:variant>
      <vt:variant>
        <vt:i4>1638450</vt:i4>
      </vt:variant>
      <vt:variant>
        <vt:i4>368</vt:i4>
      </vt:variant>
      <vt:variant>
        <vt:i4>0</vt:i4>
      </vt:variant>
      <vt:variant>
        <vt:i4>5</vt:i4>
      </vt:variant>
      <vt:variant>
        <vt:lpwstr/>
      </vt:variant>
      <vt:variant>
        <vt:lpwstr>_Toc232540680</vt:lpwstr>
      </vt:variant>
      <vt:variant>
        <vt:i4>1441842</vt:i4>
      </vt:variant>
      <vt:variant>
        <vt:i4>362</vt:i4>
      </vt:variant>
      <vt:variant>
        <vt:i4>0</vt:i4>
      </vt:variant>
      <vt:variant>
        <vt:i4>5</vt:i4>
      </vt:variant>
      <vt:variant>
        <vt:lpwstr/>
      </vt:variant>
      <vt:variant>
        <vt:lpwstr>_Toc232540679</vt:lpwstr>
      </vt:variant>
      <vt:variant>
        <vt:i4>1441842</vt:i4>
      </vt:variant>
      <vt:variant>
        <vt:i4>356</vt:i4>
      </vt:variant>
      <vt:variant>
        <vt:i4>0</vt:i4>
      </vt:variant>
      <vt:variant>
        <vt:i4>5</vt:i4>
      </vt:variant>
      <vt:variant>
        <vt:lpwstr/>
      </vt:variant>
      <vt:variant>
        <vt:lpwstr>_Toc232540678</vt:lpwstr>
      </vt:variant>
      <vt:variant>
        <vt:i4>1441842</vt:i4>
      </vt:variant>
      <vt:variant>
        <vt:i4>350</vt:i4>
      </vt:variant>
      <vt:variant>
        <vt:i4>0</vt:i4>
      </vt:variant>
      <vt:variant>
        <vt:i4>5</vt:i4>
      </vt:variant>
      <vt:variant>
        <vt:lpwstr/>
      </vt:variant>
      <vt:variant>
        <vt:lpwstr>_Toc232540677</vt:lpwstr>
      </vt:variant>
      <vt:variant>
        <vt:i4>1441842</vt:i4>
      </vt:variant>
      <vt:variant>
        <vt:i4>344</vt:i4>
      </vt:variant>
      <vt:variant>
        <vt:i4>0</vt:i4>
      </vt:variant>
      <vt:variant>
        <vt:i4>5</vt:i4>
      </vt:variant>
      <vt:variant>
        <vt:lpwstr/>
      </vt:variant>
      <vt:variant>
        <vt:lpwstr>_Toc232540676</vt:lpwstr>
      </vt:variant>
      <vt:variant>
        <vt:i4>1441842</vt:i4>
      </vt:variant>
      <vt:variant>
        <vt:i4>338</vt:i4>
      </vt:variant>
      <vt:variant>
        <vt:i4>0</vt:i4>
      </vt:variant>
      <vt:variant>
        <vt:i4>5</vt:i4>
      </vt:variant>
      <vt:variant>
        <vt:lpwstr/>
      </vt:variant>
      <vt:variant>
        <vt:lpwstr>_Toc232540675</vt:lpwstr>
      </vt:variant>
      <vt:variant>
        <vt:i4>1441842</vt:i4>
      </vt:variant>
      <vt:variant>
        <vt:i4>332</vt:i4>
      </vt:variant>
      <vt:variant>
        <vt:i4>0</vt:i4>
      </vt:variant>
      <vt:variant>
        <vt:i4>5</vt:i4>
      </vt:variant>
      <vt:variant>
        <vt:lpwstr/>
      </vt:variant>
      <vt:variant>
        <vt:lpwstr>_Toc232540674</vt:lpwstr>
      </vt:variant>
      <vt:variant>
        <vt:i4>1441842</vt:i4>
      </vt:variant>
      <vt:variant>
        <vt:i4>326</vt:i4>
      </vt:variant>
      <vt:variant>
        <vt:i4>0</vt:i4>
      </vt:variant>
      <vt:variant>
        <vt:i4>5</vt:i4>
      </vt:variant>
      <vt:variant>
        <vt:lpwstr/>
      </vt:variant>
      <vt:variant>
        <vt:lpwstr>_Toc232540673</vt:lpwstr>
      </vt:variant>
      <vt:variant>
        <vt:i4>1441842</vt:i4>
      </vt:variant>
      <vt:variant>
        <vt:i4>320</vt:i4>
      </vt:variant>
      <vt:variant>
        <vt:i4>0</vt:i4>
      </vt:variant>
      <vt:variant>
        <vt:i4>5</vt:i4>
      </vt:variant>
      <vt:variant>
        <vt:lpwstr/>
      </vt:variant>
      <vt:variant>
        <vt:lpwstr>_Toc232540672</vt:lpwstr>
      </vt:variant>
      <vt:variant>
        <vt:i4>1441842</vt:i4>
      </vt:variant>
      <vt:variant>
        <vt:i4>314</vt:i4>
      </vt:variant>
      <vt:variant>
        <vt:i4>0</vt:i4>
      </vt:variant>
      <vt:variant>
        <vt:i4>5</vt:i4>
      </vt:variant>
      <vt:variant>
        <vt:lpwstr/>
      </vt:variant>
      <vt:variant>
        <vt:lpwstr>_Toc232540671</vt:lpwstr>
      </vt:variant>
      <vt:variant>
        <vt:i4>1441842</vt:i4>
      </vt:variant>
      <vt:variant>
        <vt:i4>308</vt:i4>
      </vt:variant>
      <vt:variant>
        <vt:i4>0</vt:i4>
      </vt:variant>
      <vt:variant>
        <vt:i4>5</vt:i4>
      </vt:variant>
      <vt:variant>
        <vt:lpwstr/>
      </vt:variant>
      <vt:variant>
        <vt:lpwstr>_Toc232540670</vt:lpwstr>
      </vt:variant>
      <vt:variant>
        <vt:i4>1507378</vt:i4>
      </vt:variant>
      <vt:variant>
        <vt:i4>302</vt:i4>
      </vt:variant>
      <vt:variant>
        <vt:i4>0</vt:i4>
      </vt:variant>
      <vt:variant>
        <vt:i4>5</vt:i4>
      </vt:variant>
      <vt:variant>
        <vt:lpwstr/>
      </vt:variant>
      <vt:variant>
        <vt:lpwstr>_Toc232540669</vt:lpwstr>
      </vt:variant>
      <vt:variant>
        <vt:i4>1507378</vt:i4>
      </vt:variant>
      <vt:variant>
        <vt:i4>296</vt:i4>
      </vt:variant>
      <vt:variant>
        <vt:i4>0</vt:i4>
      </vt:variant>
      <vt:variant>
        <vt:i4>5</vt:i4>
      </vt:variant>
      <vt:variant>
        <vt:lpwstr/>
      </vt:variant>
      <vt:variant>
        <vt:lpwstr>_Toc232540668</vt:lpwstr>
      </vt:variant>
      <vt:variant>
        <vt:i4>1507378</vt:i4>
      </vt:variant>
      <vt:variant>
        <vt:i4>290</vt:i4>
      </vt:variant>
      <vt:variant>
        <vt:i4>0</vt:i4>
      </vt:variant>
      <vt:variant>
        <vt:i4>5</vt:i4>
      </vt:variant>
      <vt:variant>
        <vt:lpwstr/>
      </vt:variant>
      <vt:variant>
        <vt:lpwstr>_Toc232540667</vt:lpwstr>
      </vt:variant>
      <vt:variant>
        <vt:i4>1507378</vt:i4>
      </vt:variant>
      <vt:variant>
        <vt:i4>284</vt:i4>
      </vt:variant>
      <vt:variant>
        <vt:i4>0</vt:i4>
      </vt:variant>
      <vt:variant>
        <vt:i4>5</vt:i4>
      </vt:variant>
      <vt:variant>
        <vt:lpwstr/>
      </vt:variant>
      <vt:variant>
        <vt:lpwstr>_Toc232540666</vt:lpwstr>
      </vt:variant>
      <vt:variant>
        <vt:i4>1507378</vt:i4>
      </vt:variant>
      <vt:variant>
        <vt:i4>278</vt:i4>
      </vt:variant>
      <vt:variant>
        <vt:i4>0</vt:i4>
      </vt:variant>
      <vt:variant>
        <vt:i4>5</vt:i4>
      </vt:variant>
      <vt:variant>
        <vt:lpwstr/>
      </vt:variant>
      <vt:variant>
        <vt:lpwstr>_Toc232540665</vt:lpwstr>
      </vt:variant>
      <vt:variant>
        <vt:i4>1507378</vt:i4>
      </vt:variant>
      <vt:variant>
        <vt:i4>272</vt:i4>
      </vt:variant>
      <vt:variant>
        <vt:i4>0</vt:i4>
      </vt:variant>
      <vt:variant>
        <vt:i4>5</vt:i4>
      </vt:variant>
      <vt:variant>
        <vt:lpwstr/>
      </vt:variant>
      <vt:variant>
        <vt:lpwstr>_Toc232540664</vt:lpwstr>
      </vt:variant>
      <vt:variant>
        <vt:i4>1507378</vt:i4>
      </vt:variant>
      <vt:variant>
        <vt:i4>266</vt:i4>
      </vt:variant>
      <vt:variant>
        <vt:i4>0</vt:i4>
      </vt:variant>
      <vt:variant>
        <vt:i4>5</vt:i4>
      </vt:variant>
      <vt:variant>
        <vt:lpwstr/>
      </vt:variant>
      <vt:variant>
        <vt:lpwstr>_Toc232540663</vt:lpwstr>
      </vt:variant>
      <vt:variant>
        <vt:i4>1507378</vt:i4>
      </vt:variant>
      <vt:variant>
        <vt:i4>260</vt:i4>
      </vt:variant>
      <vt:variant>
        <vt:i4>0</vt:i4>
      </vt:variant>
      <vt:variant>
        <vt:i4>5</vt:i4>
      </vt:variant>
      <vt:variant>
        <vt:lpwstr/>
      </vt:variant>
      <vt:variant>
        <vt:lpwstr>_Toc232540662</vt:lpwstr>
      </vt:variant>
      <vt:variant>
        <vt:i4>1507378</vt:i4>
      </vt:variant>
      <vt:variant>
        <vt:i4>254</vt:i4>
      </vt:variant>
      <vt:variant>
        <vt:i4>0</vt:i4>
      </vt:variant>
      <vt:variant>
        <vt:i4>5</vt:i4>
      </vt:variant>
      <vt:variant>
        <vt:lpwstr/>
      </vt:variant>
      <vt:variant>
        <vt:lpwstr>_Toc232540661</vt:lpwstr>
      </vt:variant>
      <vt:variant>
        <vt:i4>1507378</vt:i4>
      </vt:variant>
      <vt:variant>
        <vt:i4>248</vt:i4>
      </vt:variant>
      <vt:variant>
        <vt:i4>0</vt:i4>
      </vt:variant>
      <vt:variant>
        <vt:i4>5</vt:i4>
      </vt:variant>
      <vt:variant>
        <vt:lpwstr/>
      </vt:variant>
      <vt:variant>
        <vt:lpwstr>_Toc232540660</vt:lpwstr>
      </vt:variant>
      <vt:variant>
        <vt:i4>1310770</vt:i4>
      </vt:variant>
      <vt:variant>
        <vt:i4>242</vt:i4>
      </vt:variant>
      <vt:variant>
        <vt:i4>0</vt:i4>
      </vt:variant>
      <vt:variant>
        <vt:i4>5</vt:i4>
      </vt:variant>
      <vt:variant>
        <vt:lpwstr/>
      </vt:variant>
      <vt:variant>
        <vt:lpwstr>_Toc232540659</vt:lpwstr>
      </vt:variant>
      <vt:variant>
        <vt:i4>1310770</vt:i4>
      </vt:variant>
      <vt:variant>
        <vt:i4>236</vt:i4>
      </vt:variant>
      <vt:variant>
        <vt:i4>0</vt:i4>
      </vt:variant>
      <vt:variant>
        <vt:i4>5</vt:i4>
      </vt:variant>
      <vt:variant>
        <vt:lpwstr/>
      </vt:variant>
      <vt:variant>
        <vt:lpwstr>_Toc232540658</vt:lpwstr>
      </vt:variant>
      <vt:variant>
        <vt:i4>1310770</vt:i4>
      </vt:variant>
      <vt:variant>
        <vt:i4>230</vt:i4>
      </vt:variant>
      <vt:variant>
        <vt:i4>0</vt:i4>
      </vt:variant>
      <vt:variant>
        <vt:i4>5</vt:i4>
      </vt:variant>
      <vt:variant>
        <vt:lpwstr/>
      </vt:variant>
      <vt:variant>
        <vt:lpwstr>_Toc232540657</vt:lpwstr>
      </vt:variant>
      <vt:variant>
        <vt:i4>1310770</vt:i4>
      </vt:variant>
      <vt:variant>
        <vt:i4>224</vt:i4>
      </vt:variant>
      <vt:variant>
        <vt:i4>0</vt:i4>
      </vt:variant>
      <vt:variant>
        <vt:i4>5</vt:i4>
      </vt:variant>
      <vt:variant>
        <vt:lpwstr/>
      </vt:variant>
      <vt:variant>
        <vt:lpwstr>_Toc232540656</vt:lpwstr>
      </vt:variant>
      <vt:variant>
        <vt:i4>1310770</vt:i4>
      </vt:variant>
      <vt:variant>
        <vt:i4>218</vt:i4>
      </vt:variant>
      <vt:variant>
        <vt:i4>0</vt:i4>
      </vt:variant>
      <vt:variant>
        <vt:i4>5</vt:i4>
      </vt:variant>
      <vt:variant>
        <vt:lpwstr/>
      </vt:variant>
      <vt:variant>
        <vt:lpwstr>_Toc232540655</vt:lpwstr>
      </vt:variant>
      <vt:variant>
        <vt:i4>1310770</vt:i4>
      </vt:variant>
      <vt:variant>
        <vt:i4>212</vt:i4>
      </vt:variant>
      <vt:variant>
        <vt:i4>0</vt:i4>
      </vt:variant>
      <vt:variant>
        <vt:i4>5</vt:i4>
      </vt:variant>
      <vt:variant>
        <vt:lpwstr/>
      </vt:variant>
      <vt:variant>
        <vt:lpwstr>_Toc232540654</vt:lpwstr>
      </vt:variant>
      <vt:variant>
        <vt:i4>1310770</vt:i4>
      </vt:variant>
      <vt:variant>
        <vt:i4>206</vt:i4>
      </vt:variant>
      <vt:variant>
        <vt:i4>0</vt:i4>
      </vt:variant>
      <vt:variant>
        <vt:i4>5</vt:i4>
      </vt:variant>
      <vt:variant>
        <vt:lpwstr/>
      </vt:variant>
      <vt:variant>
        <vt:lpwstr>_Toc232540653</vt:lpwstr>
      </vt:variant>
      <vt:variant>
        <vt:i4>1310770</vt:i4>
      </vt:variant>
      <vt:variant>
        <vt:i4>200</vt:i4>
      </vt:variant>
      <vt:variant>
        <vt:i4>0</vt:i4>
      </vt:variant>
      <vt:variant>
        <vt:i4>5</vt:i4>
      </vt:variant>
      <vt:variant>
        <vt:lpwstr/>
      </vt:variant>
      <vt:variant>
        <vt:lpwstr>_Toc232540652</vt:lpwstr>
      </vt:variant>
      <vt:variant>
        <vt:i4>1310770</vt:i4>
      </vt:variant>
      <vt:variant>
        <vt:i4>194</vt:i4>
      </vt:variant>
      <vt:variant>
        <vt:i4>0</vt:i4>
      </vt:variant>
      <vt:variant>
        <vt:i4>5</vt:i4>
      </vt:variant>
      <vt:variant>
        <vt:lpwstr/>
      </vt:variant>
      <vt:variant>
        <vt:lpwstr>_Toc232540651</vt:lpwstr>
      </vt:variant>
      <vt:variant>
        <vt:i4>1310770</vt:i4>
      </vt:variant>
      <vt:variant>
        <vt:i4>188</vt:i4>
      </vt:variant>
      <vt:variant>
        <vt:i4>0</vt:i4>
      </vt:variant>
      <vt:variant>
        <vt:i4>5</vt:i4>
      </vt:variant>
      <vt:variant>
        <vt:lpwstr/>
      </vt:variant>
      <vt:variant>
        <vt:lpwstr>_Toc232540650</vt:lpwstr>
      </vt:variant>
      <vt:variant>
        <vt:i4>1376306</vt:i4>
      </vt:variant>
      <vt:variant>
        <vt:i4>182</vt:i4>
      </vt:variant>
      <vt:variant>
        <vt:i4>0</vt:i4>
      </vt:variant>
      <vt:variant>
        <vt:i4>5</vt:i4>
      </vt:variant>
      <vt:variant>
        <vt:lpwstr/>
      </vt:variant>
      <vt:variant>
        <vt:lpwstr>_Toc232540649</vt:lpwstr>
      </vt:variant>
      <vt:variant>
        <vt:i4>1376306</vt:i4>
      </vt:variant>
      <vt:variant>
        <vt:i4>176</vt:i4>
      </vt:variant>
      <vt:variant>
        <vt:i4>0</vt:i4>
      </vt:variant>
      <vt:variant>
        <vt:i4>5</vt:i4>
      </vt:variant>
      <vt:variant>
        <vt:lpwstr/>
      </vt:variant>
      <vt:variant>
        <vt:lpwstr>_Toc232540648</vt:lpwstr>
      </vt:variant>
      <vt:variant>
        <vt:i4>1376306</vt:i4>
      </vt:variant>
      <vt:variant>
        <vt:i4>170</vt:i4>
      </vt:variant>
      <vt:variant>
        <vt:i4>0</vt:i4>
      </vt:variant>
      <vt:variant>
        <vt:i4>5</vt:i4>
      </vt:variant>
      <vt:variant>
        <vt:lpwstr/>
      </vt:variant>
      <vt:variant>
        <vt:lpwstr>_Toc232540647</vt:lpwstr>
      </vt:variant>
      <vt:variant>
        <vt:i4>1376306</vt:i4>
      </vt:variant>
      <vt:variant>
        <vt:i4>164</vt:i4>
      </vt:variant>
      <vt:variant>
        <vt:i4>0</vt:i4>
      </vt:variant>
      <vt:variant>
        <vt:i4>5</vt:i4>
      </vt:variant>
      <vt:variant>
        <vt:lpwstr/>
      </vt:variant>
      <vt:variant>
        <vt:lpwstr>_Toc232540646</vt:lpwstr>
      </vt:variant>
      <vt:variant>
        <vt:i4>1376306</vt:i4>
      </vt:variant>
      <vt:variant>
        <vt:i4>158</vt:i4>
      </vt:variant>
      <vt:variant>
        <vt:i4>0</vt:i4>
      </vt:variant>
      <vt:variant>
        <vt:i4>5</vt:i4>
      </vt:variant>
      <vt:variant>
        <vt:lpwstr/>
      </vt:variant>
      <vt:variant>
        <vt:lpwstr>_Toc232540645</vt:lpwstr>
      </vt:variant>
      <vt:variant>
        <vt:i4>1376306</vt:i4>
      </vt:variant>
      <vt:variant>
        <vt:i4>152</vt:i4>
      </vt:variant>
      <vt:variant>
        <vt:i4>0</vt:i4>
      </vt:variant>
      <vt:variant>
        <vt:i4>5</vt:i4>
      </vt:variant>
      <vt:variant>
        <vt:lpwstr/>
      </vt:variant>
      <vt:variant>
        <vt:lpwstr>_Toc232540644</vt:lpwstr>
      </vt:variant>
      <vt:variant>
        <vt:i4>1376306</vt:i4>
      </vt:variant>
      <vt:variant>
        <vt:i4>146</vt:i4>
      </vt:variant>
      <vt:variant>
        <vt:i4>0</vt:i4>
      </vt:variant>
      <vt:variant>
        <vt:i4>5</vt:i4>
      </vt:variant>
      <vt:variant>
        <vt:lpwstr/>
      </vt:variant>
      <vt:variant>
        <vt:lpwstr>_Toc232540643</vt:lpwstr>
      </vt:variant>
      <vt:variant>
        <vt:i4>1376306</vt:i4>
      </vt:variant>
      <vt:variant>
        <vt:i4>140</vt:i4>
      </vt:variant>
      <vt:variant>
        <vt:i4>0</vt:i4>
      </vt:variant>
      <vt:variant>
        <vt:i4>5</vt:i4>
      </vt:variant>
      <vt:variant>
        <vt:lpwstr/>
      </vt:variant>
      <vt:variant>
        <vt:lpwstr>_Toc232540642</vt:lpwstr>
      </vt:variant>
      <vt:variant>
        <vt:i4>1376306</vt:i4>
      </vt:variant>
      <vt:variant>
        <vt:i4>134</vt:i4>
      </vt:variant>
      <vt:variant>
        <vt:i4>0</vt:i4>
      </vt:variant>
      <vt:variant>
        <vt:i4>5</vt:i4>
      </vt:variant>
      <vt:variant>
        <vt:lpwstr/>
      </vt:variant>
      <vt:variant>
        <vt:lpwstr>_Toc232540641</vt:lpwstr>
      </vt:variant>
      <vt:variant>
        <vt:i4>1376306</vt:i4>
      </vt:variant>
      <vt:variant>
        <vt:i4>128</vt:i4>
      </vt:variant>
      <vt:variant>
        <vt:i4>0</vt:i4>
      </vt:variant>
      <vt:variant>
        <vt:i4>5</vt:i4>
      </vt:variant>
      <vt:variant>
        <vt:lpwstr/>
      </vt:variant>
      <vt:variant>
        <vt:lpwstr>_Toc232540640</vt:lpwstr>
      </vt:variant>
      <vt:variant>
        <vt:i4>1179698</vt:i4>
      </vt:variant>
      <vt:variant>
        <vt:i4>122</vt:i4>
      </vt:variant>
      <vt:variant>
        <vt:i4>0</vt:i4>
      </vt:variant>
      <vt:variant>
        <vt:i4>5</vt:i4>
      </vt:variant>
      <vt:variant>
        <vt:lpwstr/>
      </vt:variant>
      <vt:variant>
        <vt:lpwstr>_Toc232540639</vt:lpwstr>
      </vt:variant>
      <vt:variant>
        <vt:i4>1179698</vt:i4>
      </vt:variant>
      <vt:variant>
        <vt:i4>116</vt:i4>
      </vt:variant>
      <vt:variant>
        <vt:i4>0</vt:i4>
      </vt:variant>
      <vt:variant>
        <vt:i4>5</vt:i4>
      </vt:variant>
      <vt:variant>
        <vt:lpwstr/>
      </vt:variant>
      <vt:variant>
        <vt:lpwstr>_Toc232540638</vt:lpwstr>
      </vt:variant>
      <vt:variant>
        <vt:i4>1179698</vt:i4>
      </vt:variant>
      <vt:variant>
        <vt:i4>110</vt:i4>
      </vt:variant>
      <vt:variant>
        <vt:i4>0</vt:i4>
      </vt:variant>
      <vt:variant>
        <vt:i4>5</vt:i4>
      </vt:variant>
      <vt:variant>
        <vt:lpwstr/>
      </vt:variant>
      <vt:variant>
        <vt:lpwstr>_Toc232540637</vt:lpwstr>
      </vt:variant>
      <vt:variant>
        <vt:i4>1179698</vt:i4>
      </vt:variant>
      <vt:variant>
        <vt:i4>104</vt:i4>
      </vt:variant>
      <vt:variant>
        <vt:i4>0</vt:i4>
      </vt:variant>
      <vt:variant>
        <vt:i4>5</vt:i4>
      </vt:variant>
      <vt:variant>
        <vt:lpwstr/>
      </vt:variant>
      <vt:variant>
        <vt:lpwstr>_Toc232540636</vt:lpwstr>
      </vt:variant>
      <vt:variant>
        <vt:i4>1179698</vt:i4>
      </vt:variant>
      <vt:variant>
        <vt:i4>98</vt:i4>
      </vt:variant>
      <vt:variant>
        <vt:i4>0</vt:i4>
      </vt:variant>
      <vt:variant>
        <vt:i4>5</vt:i4>
      </vt:variant>
      <vt:variant>
        <vt:lpwstr/>
      </vt:variant>
      <vt:variant>
        <vt:lpwstr>_Toc232540635</vt:lpwstr>
      </vt:variant>
      <vt:variant>
        <vt:i4>1179698</vt:i4>
      </vt:variant>
      <vt:variant>
        <vt:i4>92</vt:i4>
      </vt:variant>
      <vt:variant>
        <vt:i4>0</vt:i4>
      </vt:variant>
      <vt:variant>
        <vt:i4>5</vt:i4>
      </vt:variant>
      <vt:variant>
        <vt:lpwstr/>
      </vt:variant>
      <vt:variant>
        <vt:lpwstr>_Toc232540634</vt:lpwstr>
      </vt:variant>
      <vt:variant>
        <vt:i4>1179698</vt:i4>
      </vt:variant>
      <vt:variant>
        <vt:i4>86</vt:i4>
      </vt:variant>
      <vt:variant>
        <vt:i4>0</vt:i4>
      </vt:variant>
      <vt:variant>
        <vt:i4>5</vt:i4>
      </vt:variant>
      <vt:variant>
        <vt:lpwstr/>
      </vt:variant>
      <vt:variant>
        <vt:lpwstr>_Toc232540633</vt:lpwstr>
      </vt:variant>
      <vt:variant>
        <vt:i4>1179698</vt:i4>
      </vt:variant>
      <vt:variant>
        <vt:i4>80</vt:i4>
      </vt:variant>
      <vt:variant>
        <vt:i4>0</vt:i4>
      </vt:variant>
      <vt:variant>
        <vt:i4>5</vt:i4>
      </vt:variant>
      <vt:variant>
        <vt:lpwstr/>
      </vt:variant>
      <vt:variant>
        <vt:lpwstr>_Toc232540632</vt:lpwstr>
      </vt:variant>
      <vt:variant>
        <vt:i4>1179698</vt:i4>
      </vt:variant>
      <vt:variant>
        <vt:i4>74</vt:i4>
      </vt:variant>
      <vt:variant>
        <vt:i4>0</vt:i4>
      </vt:variant>
      <vt:variant>
        <vt:i4>5</vt:i4>
      </vt:variant>
      <vt:variant>
        <vt:lpwstr/>
      </vt:variant>
      <vt:variant>
        <vt:lpwstr>_Toc232540631</vt:lpwstr>
      </vt:variant>
      <vt:variant>
        <vt:i4>1179698</vt:i4>
      </vt:variant>
      <vt:variant>
        <vt:i4>68</vt:i4>
      </vt:variant>
      <vt:variant>
        <vt:i4>0</vt:i4>
      </vt:variant>
      <vt:variant>
        <vt:i4>5</vt:i4>
      </vt:variant>
      <vt:variant>
        <vt:lpwstr/>
      </vt:variant>
      <vt:variant>
        <vt:lpwstr>_Toc232540630</vt:lpwstr>
      </vt:variant>
      <vt:variant>
        <vt:i4>1245234</vt:i4>
      </vt:variant>
      <vt:variant>
        <vt:i4>62</vt:i4>
      </vt:variant>
      <vt:variant>
        <vt:i4>0</vt:i4>
      </vt:variant>
      <vt:variant>
        <vt:i4>5</vt:i4>
      </vt:variant>
      <vt:variant>
        <vt:lpwstr/>
      </vt:variant>
      <vt:variant>
        <vt:lpwstr>_Toc232540629</vt:lpwstr>
      </vt:variant>
      <vt:variant>
        <vt:i4>1245234</vt:i4>
      </vt:variant>
      <vt:variant>
        <vt:i4>56</vt:i4>
      </vt:variant>
      <vt:variant>
        <vt:i4>0</vt:i4>
      </vt:variant>
      <vt:variant>
        <vt:i4>5</vt:i4>
      </vt:variant>
      <vt:variant>
        <vt:lpwstr/>
      </vt:variant>
      <vt:variant>
        <vt:lpwstr>_Toc232540628</vt:lpwstr>
      </vt:variant>
      <vt:variant>
        <vt:i4>1245234</vt:i4>
      </vt:variant>
      <vt:variant>
        <vt:i4>50</vt:i4>
      </vt:variant>
      <vt:variant>
        <vt:i4>0</vt:i4>
      </vt:variant>
      <vt:variant>
        <vt:i4>5</vt:i4>
      </vt:variant>
      <vt:variant>
        <vt:lpwstr/>
      </vt:variant>
      <vt:variant>
        <vt:lpwstr>_Toc232540627</vt:lpwstr>
      </vt:variant>
      <vt:variant>
        <vt:i4>1245234</vt:i4>
      </vt:variant>
      <vt:variant>
        <vt:i4>44</vt:i4>
      </vt:variant>
      <vt:variant>
        <vt:i4>0</vt:i4>
      </vt:variant>
      <vt:variant>
        <vt:i4>5</vt:i4>
      </vt:variant>
      <vt:variant>
        <vt:lpwstr/>
      </vt:variant>
      <vt:variant>
        <vt:lpwstr>_Toc232540626</vt:lpwstr>
      </vt:variant>
      <vt:variant>
        <vt:i4>1245234</vt:i4>
      </vt:variant>
      <vt:variant>
        <vt:i4>38</vt:i4>
      </vt:variant>
      <vt:variant>
        <vt:i4>0</vt:i4>
      </vt:variant>
      <vt:variant>
        <vt:i4>5</vt:i4>
      </vt:variant>
      <vt:variant>
        <vt:lpwstr/>
      </vt:variant>
      <vt:variant>
        <vt:lpwstr>_Toc232540625</vt:lpwstr>
      </vt:variant>
      <vt:variant>
        <vt:i4>1245234</vt:i4>
      </vt:variant>
      <vt:variant>
        <vt:i4>32</vt:i4>
      </vt:variant>
      <vt:variant>
        <vt:i4>0</vt:i4>
      </vt:variant>
      <vt:variant>
        <vt:i4>5</vt:i4>
      </vt:variant>
      <vt:variant>
        <vt:lpwstr/>
      </vt:variant>
      <vt:variant>
        <vt:lpwstr>_Toc232540624</vt:lpwstr>
      </vt:variant>
      <vt:variant>
        <vt:i4>1245234</vt:i4>
      </vt:variant>
      <vt:variant>
        <vt:i4>26</vt:i4>
      </vt:variant>
      <vt:variant>
        <vt:i4>0</vt:i4>
      </vt:variant>
      <vt:variant>
        <vt:i4>5</vt:i4>
      </vt:variant>
      <vt:variant>
        <vt:lpwstr/>
      </vt:variant>
      <vt:variant>
        <vt:lpwstr>_Toc232540623</vt:lpwstr>
      </vt:variant>
      <vt:variant>
        <vt:i4>1245234</vt:i4>
      </vt:variant>
      <vt:variant>
        <vt:i4>20</vt:i4>
      </vt:variant>
      <vt:variant>
        <vt:i4>0</vt:i4>
      </vt:variant>
      <vt:variant>
        <vt:i4>5</vt:i4>
      </vt:variant>
      <vt:variant>
        <vt:lpwstr/>
      </vt:variant>
      <vt:variant>
        <vt:lpwstr>_Toc232540622</vt:lpwstr>
      </vt:variant>
      <vt:variant>
        <vt:i4>1245234</vt:i4>
      </vt:variant>
      <vt:variant>
        <vt:i4>14</vt:i4>
      </vt:variant>
      <vt:variant>
        <vt:i4>0</vt:i4>
      </vt:variant>
      <vt:variant>
        <vt:i4>5</vt:i4>
      </vt:variant>
      <vt:variant>
        <vt:lpwstr/>
      </vt:variant>
      <vt:variant>
        <vt:lpwstr>_Toc232540621</vt:lpwstr>
      </vt:variant>
      <vt:variant>
        <vt:i4>1245234</vt:i4>
      </vt:variant>
      <vt:variant>
        <vt:i4>8</vt:i4>
      </vt:variant>
      <vt:variant>
        <vt:i4>0</vt:i4>
      </vt:variant>
      <vt:variant>
        <vt:i4>5</vt:i4>
      </vt:variant>
      <vt:variant>
        <vt:lpwstr/>
      </vt:variant>
      <vt:variant>
        <vt:lpwstr>_Toc232540620</vt:lpwstr>
      </vt:variant>
      <vt:variant>
        <vt:i4>1048626</vt:i4>
      </vt:variant>
      <vt:variant>
        <vt:i4>2</vt:i4>
      </vt:variant>
      <vt:variant>
        <vt:i4>0</vt:i4>
      </vt:variant>
      <vt:variant>
        <vt:i4>5</vt:i4>
      </vt:variant>
      <vt:variant>
        <vt:lpwstr/>
      </vt:variant>
      <vt:variant>
        <vt:lpwstr>_Toc232540619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Lecanda</dc:creator>
  <cp:keywords/>
  <cp:lastModifiedBy>CATALÁN CANALES GIANELLA B</cp:lastModifiedBy>
  <cp:revision>2</cp:revision>
  <dcterms:created xsi:type="dcterms:W3CDTF">2026-06-17T02:54:00Z</dcterms:created>
  <dcterms:modified xsi:type="dcterms:W3CDTF">2026-06-17T02:54:00Z</dcterms:modified>
</cp:coreProperties>
</file>