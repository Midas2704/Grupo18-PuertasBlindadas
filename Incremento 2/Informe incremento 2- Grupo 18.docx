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CFAD9B" w14:textId="77777777" w:rsidR="007D6E97" w:rsidRDefault="00B143B5">
      <w:pPr>
        <w:spacing w:line="360" w:lineRule="auto"/>
      </w:pPr>
      <w:r>
        <w:rPr>
          <w:noProof/>
        </w:rPr>
        <w:drawing>
          <wp:anchor distT="0" distB="0" distL="0" distR="0" simplePos="0" relativeHeight="251658240" behindDoc="1" locked="0" layoutInCell="1" hidden="0" allowOverlap="1" wp14:anchorId="13B1DF6A" wp14:editId="29D4A80C">
            <wp:simplePos x="0" y="0"/>
            <wp:positionH relativeFrom="column">
              <wp:posOffset>1653926</wp:posOffset>
            </wp:positionH>
            <wp:positionV relativeFrom="paragraph">
              <wp:posOffset>-2234</wp:posOffset>
            </wp:positionV>
            <wp:extent cx="2663687" cy="2337683"/>
            <wp:effectExtent l="0" t="0" r="0" b="0"/>
            <wp:wrapNone/>
            <wp:docPr id="2131285709" name="image85.png"/>
            <wp:cNvGraphicFramePr/>
            <a:graphic xmlns:a="http://schemas.openxmlformats.org/drawingml/2006/main">
              <a:graphicData uri="http://schemas.openxmlformats.org/drawingml/2006/picture">
                <pic:pic xmlns:pic="http://schemas.openxmlformats.org/drawingml/2006/picture">
                  <pic:nvPicPr>
                    <pic:cNvPr id="0" name="image85.png"/>
                    <pic:cNvPicPr preferRelativeResize="0"/>
                  </pic:nvPicPr>
                  <pic:blipFill>
                    <a:blip r:embed="rId9"/>
                    <a:srcRect/>
                    <a:stretch>
                      <a:fillRect/>
                    </a:stretch>
                  </pic:blipFill>
                  <pic:spPr>
                    <a:xfrm>
                      <a:off x="0" y="0"/>
                      <a:ext cx="2663687" cy="2337683"/>
                    </a:xfrm>
                    <a:prstGeom prst="rect">
                      <a:avLst/>
                    </a:prstGeom>
                    <a:ln/>
                  </pic:spPr>
                </pic:pic>
              </a:graphicData>
            </a:graphic>
          </wp:anchor>
        </w:drawing>
      </w:r>
    </w:p>
    <w:p w14:paraId="0443F445" w14:textId="77777777" w:rsidR="007D6E97" w:rsidRDefault="007D6E97">
      <w:pPr>
        <w:spacing w:line="360" w:lineRule="auto"/>
      </w:pPr>
    </w:p>
    <w:p w14:paraId="3DFEB031" w14:textId="77777777" w:rsidR="007D6E97" w:rsidRDefault="007D6E97">
      <w:pPr>
        <w:spacing w:line="360" w:lineRule="auto"/>
      </w:pPr>
    </w:p>
    <w:p w14:paraId="6EBA1952" w14:textId="77777777" w:rsidR="007D6E97" w:rsidRDefault="007D6E97">
      <w:pPr>
        <w:spacing w:line="360" w:lineRule="auto"/>
      </w:pPr>
    </w:p>
    <w:p w14:paraId="746A509A" w14:textId="77777777" w:rsidR="007D6E97" w:rsidRDefault="007D6E97">
      <w:pPr>
        <w:spacing w:line="360" w:lineRule="auto"/>
      </w:pPr>
    </w:p>
    <w:p w14:paraId="2DA320DA" w14:textId="77777777" w:rsidR="007D6E97" w:rsidRDefault="007D6E97">
      <w:pPr>
        <w:spacing w:line="360" w:lineRule="auto"/>
      </w:pPr>
    </w:p>
    <w:p w14:paraId="66301D3D" w14:textId="77777777" w:rsidR="007D6E97" w:rsidRDefault="007D6E97">
      <w:pPr>
        <w:spacing w:line="360" w:lineRule="auto"/>
      </w:pPr>
    </w:p>
    <w:p w14:paraId="5EDEA964" w14:textId="77777777" w:rsidR="007D6E97" w:rsidRDefault="00B143B5">
      <w:pPr>
        <w:pStyle w:val="Ttulo"/>
        <w:spacing w:line="360" w:lineRule="auto"/>
      </w:pPr>
      <w:r>
        <w:t>Puertas Blindadas: Módulo de Finanzas</w:t>
      </w:r>
    </w:p>
    <w:p w14:paraId="1F154150" w14:textId="77777777" w:rsidR="007D6E97" w:rsidRDefault="00B143B5">
      <w:pPr>
        <w:pStyle w:val="Ttulo"/>
        <w:spacing w:line="360" w:lineRule="auto"/>
        <w:jc w:val="center"/>
      </w:pPr>
      <w:r>
        <w:t>Desarrollo de Software I: Incremento 2 Grupo 18</w:t>
      </w:r>
    </w:p>
    <w:p w14:paraId="0D7767B1" w14:textId="77777777" w:rsidR="007D6E97" w:rsidRDefault="00B143B5">
      <w:pPr>
        <w:spacing w:after="120" w:line="360" w:lineRule="auto"/>
        <w:ind w:left="20" w:right="840"/>
        <w:jc w:val="center"/>
        <w:rPr>
          <w:color w:val="19202E"/>
        </w:rPr>
      </w:pPr>
      <w:r>
        <w:rPr>
          <w:color w:val="19202E"/>
        </w:rPr>
        <w:t>Integrantes:</w:t>
      </w:r>
    </w:p>
    <w:p w14:paraId="38D1ABAC" w14:textId="77777777" w:rsidR="007D6E97" w:rsidRDefault="00B143B5">
      <w:pPr>
        <w:spacing w:after="120" w:line="360" w:lineRule="auto"/>
        <w:ind w:left="20" w:right="840"/>
        <w:jc w:val="center"/>
        <w:rPr>
          <w:color w:val="19202E"/>
        </w:rPr>
      </w:pPr>
      <w:r>
        <w:rPr>
          <w:color w:val="19202E"/>
        </w:rPr>
        <w:t>Sebastián Benjamín Bravo Núñez</w:t>
      </w:r>
    </w:p>
    <w:p w14:paraId="5EB3AC11" w14:textId="77777777" w:rsidR="007D6E97" w:rsidRDefault="00B143B5">
      <w:pPr>
        <w:spacing w:after="120" w:line="360" w:lineRule="auto"/>
        <w:ind w:left="20" w:right="840"/>
        <w:jc w:val="center"/>
        <w:rPr>
          <w:color w:val="19202E"/>
        </w:rPr>
      </w:pPr>
      <w:r>
        <w:rPr>
          <w:color w:val="19202E"/>
        </w:rPr>
        <w:t xml:space="preserve">Gianella Belén Catalán Canales  </w:t>
      </w:r>
    </w:p>
    <w:p w14:paraId="2DDCE610" w14:textId="1E6E335A" w:rsidR="007D6E97" w:rsidRDefault="00B143B5">
      <w:pPr>
        <w:spacing w:after="120" w:line="360" w:lineRule="auto"/>
        <w:ind w:left="20" w:right="840"/>
        <w:jc w:val="center"/>
        <w:rPr>
          <w:color w:val="19202E"/>
        </w:rPr>
      </w:pPr>
      <w:r>
        <w:rPr>
          <w:color w:val="19202E"/>
        </w:rPr>
        <w:t xml:space="preserve">Valentín </w:t>
      </w:r>
      <w:r w:rsidR="2677E486" w:rsidRPr="2677E486">
        <w:rPr>
          <w:color w:val="19202E"/>
        </w:rPr>
        <w:t xml:space="preserve">Ignacio </w:t>
      </w:r>
      <w:r>
        <w:rPr>
          <w:color w:val="19202E"/>
        </w:rPr>
        <w:t>García Farías</w:t>
      </w:r>
    </w:p>
    <w:p w14:paraId="0E72BE25" w14:textId="77777777" w:rsidR="007D6E97" w:rsidRDefault="00B143B5">
      <w:pPr>
        <w:spacing w:after="120" w:line="360" w:lineRule="auto"/>
        <w:ind w:left="20" w:right="840"/>
        <w:jc w:val="center"/>
        <w:rPr>
          <w:color w:val="19202E"/>
        </w:rPr>
      </w:pPr>
      <w:r>
        <w:rPr>
          <w:color w:val="19202E"/>
        </w:rPr>
        <w:t>Vicente Andrés Hernández Olea</w:t>
      </w:r>
    </w:p>
    <w:p w14:paraId="62F54C1C" w14:textId="77777777" w:rsidR="007D6E97" w:rsidRDefault="00B143B5">
      <w:pPr>
        <w:spacing w:after="120" w:line="360" w:lineRule="auto"/>
        <w:ind w:left="20" w:right="840"/>
        <w:jc w:val="center"/>
        <w:rPr>
          <w:color w:val="19202E"/>
        </w:rPr>
      </w:pPr>
      <w:proofErr w:type="spellStart"/>
      <w:r>
        <w:rPr>
          <w:color w:val="19202E"/>
        </w:rPr>
        <w:t>Daniella</w:t>
      </w:r>
      <w:proofErr w:type="spellEnd"/>
      <w:r>
        <w:rPr>
          <w:color w:val="19202E"/>
        </w:rPr>
        <w:t xml:space="preserve"> Rosa Catalina Lecanda </w:t>
      </w:r>
      <w:proofErr w:type="spellStart"/>
      <w:r>
        <w:rPr>
          <w:color w:val="19202E"/>
        </w:rPr>
        <w:t>Garnham</w:t>
      </w:r>
      <w:proofErr w:type="spellEnd"/>
      <w:r>
        <w:rPr>
          <w:color w:val="19202E"/>
        </w:rPr>
        <w:t xml:space="preserve"> </w:t>
      </w:r>
    </w:p>
    <w:p w14:paraId="7775B0A0" w14:textId="77777777" w:rsidR="007D6E97" w:rsidRDefault="00B143B5">
      <w:pPr>
        <w:spacing w:after="120" w:line="360" w:lineRule="auto"/>
        <w:ind w:left="20" w:right="840"/>
        <w:jc w:val="center"/>
        <w:rPr>
          <w:color w:val="19202E"/>
        </w:rPr>
      </w:pPr>
      <w:proofErr w:type="spellStart"/>
      <w:r>
        <w:rPr>
          <w:color w:val="19202E"/>
        </w:rPr>
        <w:t>Angella</w:t>
      </w:r>
      <w:proofErr w:type="spellEnd"/>
      <w:r>
        <w:rPr>
          <w:color w:val="19202E"/>
        </w:rPr>
        <w:t xml:space="preserve"> Javiera Sánchez </w:t>
      </w:r>
      <w:proofErr w:type="spellStart"/>
      <w:r>
        <w:rPr>
          <w:color w:val="19202E"/>
        </w:rPr>
        <w:t>Lopéz</w:t>
      </w:r>
      <w:proofErr w:type="spellEnd"/>
    </w:p>
    <w:p w14:paraId="7905DDE3" w14:textId="77777777" w:rsidR="007D6E97" w:rsidRDefault="00B143B5">
      <w:pPr>
        <w:spacing w:after="120" w:line="360" w:lineRule="auto"/>
        <w:ind w:left="20" w:right="840"/>
        <w:jc w:val="center"/>
        <w:rPr>
          <w:color w:val="19202E"/>
        </w:rPr>
      </w:pPr>
      <w:r>
        <w:rPr>
          <w:color w:val="19202E"/>
        </w:rPr>
        <w:t>Curso: Ingeniería de Software I</w:t>
      </w:r>
    </w:p>
    <w:p w14:paraId="711E3FBA" w14:textId="77777777" w:rsidR="007D6E97" w:rsidRDefault="00B143B5">
      <w:pPr>
        <w:spacing w:after="120" w:line="360" w:lineRule="auto"/>
        <w:ind w:left="20" w:right="840"/>
        <w:jc w:val="center"/>
        <w:rPr>
          <w:color w:val="19202E"/>
        </w:rPr>
      </w:pPr>
      <w:r>
        <w:rPr>
          <w:color w:val="19202E"/>
        </w:rPr>
        <w:t xml:space="preserve">Profesor: Paulo </w:t>
      </w:r>
      <w:proofErr w:type="spellStart"/>
      <w:r>
        <w:rPr>
          <w:color w:val="19202E"/>
        </w:rPr>
        <w:t>Quinsacara</w:t>
      </w:r>
      <w:proofErr w:type="spellEnd"/>
      <w:r>
        <w:rPr>
          <w:color w:val="19202E"/>
        </w:rPr>
        <w:t xml:space="preserve"> Jofré.</w:t>
      </w:r>
    </w:p>
    <w:p w14:paraId="307FC2EC" w14:textId="77777777" w:rsidR="007D6E97" w:rsidRDefault="00B143B5">
      <w:pPr>
        <w:spacing w:after="120" w:line="360" w:lineRule="auto"/>
        <w:ind w:left="20" w:right="840"/>
        <w:jc w:val="center"/>
        <w:rPr>
          <w:color w:val="19202E"/>
        </w:rPr>
      </w:pPr>
      <w:r>
        <w:rPr>
          <w:color w:val="19202E"/>
        </w:rPr>
        <w:t>NRC:8501</w:t>
      </w:r>
    </w:p>
    <w:p w14:paraId="3065B76B" w14:textId="77777777" w:rsidR="007D6E97" w:rsidRDefault="00B143B5">
      <w:pPr>
        <w:spacing w:after="220" w:line="360" w:lineRule="auto"/>
        <w:ind w:left="20" w:right="840"/>
        <w:jc w:val="center"/>
        <w:rPr>
          <w:color w:val="19202E"/>
        </w:rPr>
        <w:sectPr w:rsidR="007D6E97">
          <w:footerReference w:type="default" r:id="rId10"/>
          <w:pgSz w:w="12240" w:h="15840"/>
          <w:pgMar w:top="1418" w:right="1418" w:bottom="1418" w:left="1418" w:header="720" w:footer="720" w:gutter="0"/>
          <w:pgNumType w:start="1"/>
          <w:cols w:space="720"/>
        </w:sectPr>
      </w:pPr>
      <w:r>
        <w:rPr>
          <w:color w:val="19202E"/>
        </w:rPr>
        <w:t>Fecha:12/09/2026</w:t>
      </w:r>
    </w:p>
    <w:p w14:paraId="493A5BFD" w14:textId="77777777" w:rsidR="007D6E97" w:rsidRDefault="00B143B5">
      <w:pPr>
        <w:keepNext/>
        <w:keepLines/>
        <w:pBdr>
          <w:top w:val="nil"/>
          <w:left w:val="nil"/>
          <w:bottom w:val="nil"/>
          <w:right w:val="nil"/>
          <w:between w:val="nil"/>
        </w:pBdr>
        <w:spacing w:before="320" w:after="40" w:line="360" w:lineRule="auto"/>
        <w:rPr>
          <w:b/>
          <w:bCs/>
          <w:smallCaps/>
          <w:color w:val="000000"/>
          <w:sz w:val="28"/>
          <w:szCs w:val="28"/>
        </w:rPr>
      </w:pPr>
      <w:r>
        <w:rPr>
          <w:b/>
          <w:bCs/>
          <w:smallCaps/>
          <w:color w:val="000000"/>
          <w:sz w:val="28"/>
          <w:szCs w:val="28"/>
        </w:rPr>
        <w:lastRenderedPageBreak/>
        <w:t>Índice de contenidos</w:t>
      </w:r>
    </w:p>
    <w:sdt>
      <w:sdtPr>
        <w:rPr>
          <w:lang w:val="es-ES"/>
        </w:rPr>
        <w:id w:val="-1707481183"/>
        <w:docPartObj>
          <w:docPartGallery w:val="Table of Contents"/>
          <w:docPartUnique/>
        </w:docPartObj>
      </w:sdtPr>
      <w:sdtEndPr>
        <w:rPr>
          <w:b/>
          <w:bCs/>
        </w:rPr>
      </w:sdtEndPr>
      <w:sdtContent>
        <w:p w14:paraId="5E782354" w14:textId="79EB25FC" w:rsidR="005E2843" w:rsidRDefault="005E2843">
          <w:pPr>
            <w:pStyle w:val="TtuloTDC"/>
          </w:pPr>
          <w:r>
            <w:rPr>
              <w:lang w:val="es-ES"/>
            </w:rPr>
            <w:t>Contenido</w:t>
          </w:r>
        </w:p>
        <w:p w14:paraId="1A6691D1" w14:textId="5A0F0E2B" w:rsidR="005E2843" w:rsidRDefault="005E2843">
          <w:pPr>
            <w:pStyle w:val="TDC1"/>
            <w:tabs>
              <w:tab w:val="left" w:pos="480"/>
              <w:tab w:val="right" w:leader="dot" w:pos="9394"/>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40236392" w:history="1">
            <w:r w:rsidRPr="002B0EE9">
              <w:rPr>
                <w:rStyle w:val="Hipervnculo"/>
                <w:noProof/>
              </w:rPr>
              <w:t>1.</w:t>
            </w:r>
            <w:r>
              <w:rPr>
                <w:rFonts w:asciiTheme="minorHAnsi" w:eastAsiaTheme="minorEastAsia" w:hAnsiTheme="minorHAnsi" w:cstheme="minorBidi"/>
                <w:noProof/>
                <w:kern w:val="2"/>
                <w14:ligatures w14:val="standardContextual"/>
              </w:rPr>
              <w:tab/>
            </w:r>
            <w:r w:rsidRPr="002B0EE9">
              <w:rPr>
                <w:rStyle w:val="Hipervnculo"/>
                <w:rFonts w:ascii="Times New Roman" w:eastAsia="Times New Roman" w:hAnsi="Times New Roman" w:cs="Times New Roman"/>
                <w:noProof/>
              </w:rPr>
              <w:t>Introducción</w:t>
            </w:r>
            <w:r>
              <w:rPr>
                <w:noProof/>
                <w:webHidden/>
              </w:rPr>
              <w:tab/>
            </w:r>
            <w:r>
              <w:rPr>
                <w:noProof/>
                <w:webHidden/>
              </w:rPr>
              <w:fldChar w:fldCharType="begin"/>
            </w:r>
            <w:r>
              <w:rPr>
                <w:noProof/>
                <w:webHidden/>
              </w:rPr>
              <w:instrText xml:space="preserve"> PAGEREF _Toc240236392 \h </w:instrText>
            </w:r>
            <w:r>
              <w:rPr>
                <w:noProof/>
                <w:webHidden/>
              </w:rPr>
            </w:r>
            <w:r>
              <w:rPr>
                <w:noProof/>
                <w:webHidden/>
              </w:rPr>
              <w:fldChar w:fldCharType="separate"/>
            </w:r>
            <w:r>
              <w:rPr>
                <w:noProof/>
                <w:webHidden/>
              </w:rPr>
              <w:t>6</w:t>
            </w:r>
            <w:r>
              <w:rPr>
                <w:noProof/>
                <w:webHidden/>
              </w:rPr>
              <w:fldChar w:fldCharType="end"/>
            </w:r>
          </w:hyperlink>
        </w:p>
        <w:p w14:paraId="6BF4BD90" w14:textId="37AC7F98" w:rsidR="005E2843" w:rsidRDefault="005E2843">
          <w:pPr>
            <w:pStyle w:val="TDC2"/>
            <w:tabs>
              <w:tab w:val="left" w:pos="960"/>
              <w:tab w:val="right" w:leader="dot" w:pos="9394"/>
            </w:tabs>
            <w:rPr>
              <w:rFonts w:asciiTheme="minorHAnsi" w:eastAsiaTheme="minorEastAsia" w:hAnsiTheme="minorHAnsi" w:cstheme="minorBidi"/>
              <w:noProof/>
              <w:kern w:val="2"/>
              <w14:ligatures w14:val="standardContextual"/>
            </w:rPr>
          </w:pPr>
          <w:hyperlink w:anchor="_Toc240236393" w:history="1">
            <w:r w:rsidRPr="002B0EE9">
              <w:rPr>
                <w:rStyle w:val="Hipervnculo"/>
                <w:rFonts w:ascii="Times New Roman" w:eastAsia="Times New Roman" w:hAnsi="Times New Roman" w:cs="Times New Roman"/>
                <w:noProof/>
              </w:rPr>
              <w:t>1.1.</w:t>
            </w:r>
            <w:r>
              <w:rPr>
                <w:rFonts w:asciiTheme="minorHAnsi" w:eastAsiaTheme="minorEastAsia" w:hAnsiTheme="minorHAnsi" w:cstheme="minorBidi"/>
                <w:noProof/>
                <w:kern w:val="2"/>
                <w14:ligatures w14:val="standardContextual"/>
              </w:rPr>
              <w:tab/>
            </w:r>
            <w:r w:rsidRPr="002B0EE9">
              <w:rPr>
                <w:rStyle w:val="Hipervnculo"/>
                <w:rFonts w:ascii="Times New Roman" w:eastAsia="Times New Roman" w:hAnsi="Times New Roman" w:cs="Times New Roman"/>
                <w:noProof/>
              </w:rPr>
              <w:t>Contextualización del informe</w:t>
            </w:r>
            <w:r>
              <w:rPr>
                <w:noProof/>
                <w:webHidden/>
              </w:rPr>
              <w:tab/>
            </w:r>
            <w:r>
              <w:rPr>
                <w:noProof/>
                <w:webHidden/>
              </w:rPr>
              <w:fldChar w:fldCharType="begin"/>
            </w:r>
            <w:r>
              <w:rPr>
                <w:noProof/>
                <w:webHidden/>
              </w:rPr>
              <w:instrText xml:space="preserve"> PAGEREF _Toc240236393 \h </w:instrText>
            </w:r>
            <w:r>
              <w:rPr>
                <w:noProof/>
                <w:webHidden/>
              </w:rPr>
            </w:r>
            <w:r>
              <w:rPr>
                <w:noProof/>
                <w:webHidden/>
              </w:rPr>
              <w:fldChar w:fldCharType="separate"/>
            </w:r>
            <w:r>
              <w:rPr>
                <w:noProof/>
                <w:webHidden/>
              </w:rPr>
              <w:t>6</w:t>
            </w:r>
            <w:r>
              <w:rPr>
                <w:noProof/>
                <w:webHidden/>
              </w:rPr>
              <w:fldChar w:fldCharType="end"/>
            </w:r>
          </w:hyperlink>
        </w:p>
        <w:p w14:paraId="271937D2" w14:textId="21C36DFE" w:rsidR="005E2843" w:rsidRDefault="005E2843">
          <w:pPr>
            <w:pStyle w:val="TDC2"/>
            <w:tabs>
              <w:tab w:val="left" w:pos="960"/>
              <w:tab w:val="right" w:leader="dot" w:pos="9394"/>
            </w:tabs>
            <w:rPr>
              <w:rFonts w:asciiTheme="minorHAnsi" w:eastAsiaTheme="minorEastAsia" w:hAnsiTheme="minorHAnsi" w:cstheme="minorBidi"/>
              <w:noProof/>
              <w:kern w:val="2"/>
              <w14:ligatures w14:val="standardContextual"/>
            </w:rPr>
          </w:pPr>
          <w:hyperlink w:anchor="_Toc240236394" w:history="1">
            <w:r w:rsidRPr="002B0EE9">
              <w:rPr>
                <w:rStyle w:val="Hipervnculo"/>
                <w:noProof/>
              </w:rPr>
              <w:t>1.2.</w:t>
            </w:r>
            <w:r>
              <w:rPr>
                <w:rFonts w:asciiTheme="minorHAnsi" w:eastAsiaTheme="minorEastAsia" w:hAnsiTheme="minorHAnsi" w:cstheme="minorBidi"/>
                <w:noProof/>
                <w:kern w:val="2"/>
                <w14:ligatures w14:val="standardContextual"/>
              </w:rPr>
              <w:tab/>
            </w:r>
            <w:r w:rsidRPr="002B0EE9">
              <w:rPr>
                <w:rStyle w:val="Hipervnculo"/>
                <w:rFonts w:ascii="Times New Roman" w:eastAsia="Times New Roman" w:hAnsi="Times New Roman" w:cs="Times New Roman"/>
                <w:noProof/>
              </w:rPr>
              <w:t>Propuesta del incremento</w:t>
            </w:r>
            <w:r>
              <w:rPr>
                <w:noProof/>
                <w:webHidden/>
              </w:rPr>
              <w:tab/>
            </w:r>
            <w:r>
              <w:rPr>
                <w:noProof/>
                <w:webHidden/>
              </w:rPr>
              <w:fldChar w:fldCharType="begin"/>
            </w:r>
            <w:r>
              <w:rPr>
                <w:noProof/>
                <w:webHidden/>
              </w:rPr>
              <w:instrText xml:space="preserve"> PAGEREF _Toc240236394 \h </w:instrText>
            </w:r>
            <w:r>
              <w:rPr>
                <w:noProof/>
                <w:webHidden/>
              </w:rPr>
            </w:r>
            <w:r>
              <w:rPr>
                <w:noProof/>
                <w:webHidden/>
              </w:rPr>
              <w:fldChar w:fldCharType="separate"/>
            </w:r>
            <w:r>
              <w:rPr>
                <w:noProof/>
                <w:webHidden/>
              </w:rPr>
              <w:t>6</w:t>
            </w:r>
            <w:r>
              <w:rPr>
                <w:noProof/>
                <w:webHidden/>
              </w:rPr>
              <w:fldChar w:fldCharType="end"/>
            </w:r>
          </w:hyperlink>
        </w:p>
        <w:p w14:paraId="0D7F4C88" w14:textId="7C9199BD" w:rsidR="005E2843" w:rsidRDefault="005E2843">
          <w:pPr>
            <w:pStyle w:val="TDC2"/>
            <w:tabs>
              <w:tab w:val="left" w:pos="960"/>
              <w:tab w:val="right" w:leader="dot" w:pos="9394"/>
            </w:tabs>
            <w:rPr>
              <w:rFonts w:asciiTheme="minorHAnsi" w:eastAsiaTheme="minorEastAsia" w:hAnsiTheme="minorHAnsi" w:cstheme="minorBidi"/>
              <w:noProof/>
              <w:kern w:val="2"/>
              <w14:ligatures w14:val="standardContextual"/>
            </w:rPr>
          </w:pPr>
          <w:hyperlink w:anchor="_Toc240236395" w:history="1">
            <w:r w:rsidRPr="002B0EE9">
              <w:rPr>
                <w:rStyle w:val="Hipervnculo"/>
                <w:noProof/>
              </w:rPr>
              <w:t>1.3.</w:t>
            </w:r>
            <w:r>
              <w:rPr>
                <w:rFonts w:asciiTheme="minorHAnsi" w:eastAsiaTheme="minorEastAsia" w:hAnsiTheme="minorHAnsi" w:cstheme="minorBidi"/>
                <w:noProof/>
                <w:kern w:val="2"/>
                <w14:ligatures w14:val="standardContextual"/>
              </w:rPr>
              <w:tab/>
            </w:r>
            <w:r w:rsidRPr="002B0EE9">
              <w:rPr>
                <w:rStyle w:val="Hipervnculo"/>
                <w:rFonts w:ascii="Times New Roman" w:eastAsia="Times New Roman" w:hAnsi="Times New Roman" w:cs="Times New Roman"/>
                <w:noProof/>
              </w:rPr>
              <w:t>Distribución de incrementos del proyecto</w:t>
            </w:r>
            <w:r>
              <w:rPr>
                <w:noProof/>
                <w:webHidden/>
              </w:rPr>
              <w:tab/>
            </w:r>
            <w:r>
              <w:rPr>
                <w:noProof/>
                <w:webHidden/>
              </w:rPr>
              <w:fldChar w:fldCharType="begin"/>
            </w:r>
            <w:r>
              <w:rPr>
                <w:noProof/>
                <w:webHidden/>
              </w:rPr>
              <w:instrText xml:space="preserve"> PAGEREF _Toc240236395 \h </w:instrText>
            </w:r>
            <w:r>
              <w:rPr>
                <w:noProof/>
                <w:webHidden/>
              </w:rPr>
            </w:r>
            <w:r>
              <w:rPr>
                <w:noProof/>
                <w:webHidden/>
              </w:rPr>
              <w:fldChar w:fldCharType="separate"/>
            </w:r>
            <w:r>
              <w:rPr>
                <w:noProof/>
                <w:webHidden/>
              </w:rPr>
              <w:t>7</w:t>
            </w:r>
            <w:r>
              <w:rPr>
                <w:noProof/>
                <w:webHidden/>
              </w:rPr>
              <w:fldChar w:fldCharType="end"/>
            </w:r>
          </w:hyperlink>
        </w:p>
        <w:p w14:paraId="67A7BDB1" w14:textId="732157D7" w:rsidR="005E2843" w:rsidRDefault="005E2843">
          <w:pPr>
            <w:pStyle w:val="TDC2"/>
            <w:tabs>
              <w:tab w:val="left" w:pos="960"/>
              <w:tab w:val="right" w:leader="dot" w:pos="9394"/>
            </w:tabs>
            <w:rPr>
              <w:rFonts w:asciiTheme="minorHAnsi" w:eastAsiaTheme="minorEastAsia" w:hAnsiTheme="minorHAnsi" w:cstheme="minorBidi"/>
              <w:noProof/>
              <w:kern w:val="2"/>
              <w14:ligatures w14:val="standardContextual"/>
            </w:rPr>
          </w:pPr>
          <w:hyperlink w:anchor="_Toc240236396" w:history="1">
            <w:r w:rsidRPr="002B0EE9">
              <w:rPr>
                <w:rStyle w:val="Hipervnculo"/>
                <w:noProof/>
              </w:rPr>
              <w:t>1.4.</w:t>
            </w:r>
            <w:r>
              <w:rPr>
                <w:rFonts w:asciiTheme="minorHAnsi" w:eastAsiaTheme="minorEastAsia" w:hAnsiTheme="minorHAnsi" w:cstheme="minorBidi"/>
                <w:noProof/>
                <w:kern w:val="2"/>
                <w14:ligatures w14:val="standardContextual"/>
              </w:rPr>
              <w:tab/>
            </w:r>
            <w:r w:rsidRPr="002B0EE9">
              <w:rPr>
                <w:rStyle w:val="Hipervnculo"/>
                <w:rFonts w:ascii="Times New Roman" w:eastAsia="Times New Roman" w:hAnsi="Times New Roman" w:cs="Times New Roman"/>
                <w:noProof/>
              </w:rPr>
              <w:t>Alcance del Incremento</w:t>
            </w:r>
            <w:r>
              <w:rPr>
                <w:noProof/>
                <w:webHidden/>
              </w:rPr>
              <w:tab/>
            </w:r>
            <w:r>
              <w:rPr>
                <w:noProof/>
                <w:webHidden/>
              </w:rPr>
              <w:fldChar w:fldCharType="begin"/>
            </w:r>
            <w:r>
              <w:rPr>
                <w:noProof/>
                <w:webHidden/>
              </w:rPr>
              <w:instrText xml:space="preserve"> PAGEREF _Toc240236396 \h </w:instrText>
            </w:r>
            <w:r>
              <w:rPr>
                <w:noProof/>
                <w:webHidden/>
              </w:rPr>
            </w:r>
            <w:r>
              <w:rPr>
                <w:noProof/>
                <w:webHidden/>
              </w:rPr>
              <w:fldChar w:fldCharType="separate"/>
            </w:r>
            <w:r>
              <w:rPr>
                <w:noProof/>
                <w:webHidden/>
              </w:rPr>
              <w:t>8</w:t>
            </w:r>
            <w:r>
              <w:rPr>
                <w:noProof/>
                <w:webHidden/>
              </w:rPr>
              <w:fldChar w:fldCharType="end"/>
            </w:r>
          </w:hyperlink>
        </w:p>
        <w:p w14:paraId="292529A9" w14:textId="6E81E6EE" w:rsidR="005E2843" w:rsidRDefault="005E2843">
          <w:pPr>
            <w:pStyle w:val="TDC2"/>
            <w:tabs>
              <w:tab w:val="left" w:pos="960"/>
              <w:tab w:val="right" w:leader="dot" w:pos="9394"/>
            </w:tabs>
            <w:rPr>
              <w:rFonts w:asciiTheme="minorHAnsi" w:eastAsiaTheme="minorEastAsia" w:hAnsiTheme="minorHAnsi" w:cstheme="minorBidi"/>
              <w:noProof/>
              <w:kern w:val="2"/>
              <w14:ligatures w14:val="standardContextual"/>
            </w:rPr>
          </w:pPr>
          <w:hyperlink w:anchor="_Toc240236397" w:history="1">
            <w:r w:rsidRPr="002B0EE9">
              <w:rPr>
                <w:rStyle w:val="Hipervnculo"/>
                <w:noProof/>
              </w:rPr>
              <w:t>1.5.</w:t>
            </w:r>
            <w:r>
              <w:rPr>
                <w:rFonts w:asciiTheme="minorHAnsi" w:eastAsiaTheme="minorEastAsia" w:hAnsiTheme="minorHAnsi" w:cstheme="minorBidi"/>
                <w:noProof/>
                <w:kern w:val="2"/>
                <w14:ligatures w14:val="standardContextual"/>
              </w:rPr>
              <w:tab/>
            </w:r>
            <w:r w:rsidRPr="002B0EE9">
              <w:rPr>
                <w:rStyle w:val="Hipervnculo"/>
                <w:rFonts w:ascii="Times New Roman" w:eastAsia="Times New Roman" w:hAnsi="Times New Roman" w:cs="Times New Roman"/>
                <w:noProof/>
              </w:rPr>
              <w:t>Requerimientos considerados en el Incremento 2</w:t>
            </w:r>
            <w:r>
              <w:rPr>
                <w:noProof/>
                <w:webHidden/>
              </w:rPr>
              <w:tab/>
            </w:r>
            <w:r>
              <w:rPr>
                <w:noProof/>
                <w:webHidden/>
              </w:rPr>
              <w:fldChar w:fldCharType="begin"/>
            </w:r>
            <w:r>
              <w:rPr>
                <w:noProof/>
                <w:webHidden/>
              </w:rPr>
              <w:instrText xml:space="preserve"> PAGEREF _Toc240236397 \h </w:instrText>
            </w:r>
            <w:r>
              <w:rPr>
                <w:noProof/>
                <w:webHidden/>
              </w:rPr>
            </w:r>
            <w:r>
              <w:rPr>
                <w:noProof/>
                <w:webHidden/>
              </w:rPr>
              <w:fldChar w:fldCharType="separate"/>
            </w:r>
            <w:r>
              <w:rPr>
                <w:noProof/>
                <w:webHidden/>
              </w:rPr>
              <w:t>9</w:t>
            </w:r>
            <w:r>
              <w:rPr>
                <w:noProof/>
                <w:webHidden/>
              </w:rPr>
              <w:fldChar w:fldCharType="end"/>
            </w:r>
          </w:hyperlink>
        </w:p>
        <w:p w14:paraId="11BC03A0" w14:textId="01F636B2" w:rsidR="005E2843" w:rsidRDefault="005E2843">
          <w:pPr>
            <w:pStyle w:val="TDC2"/>
            <w:tabs>
              <w:tab w:val="left" w:pos="960"/>
              <w:tab w:val="right" w:leader="dot" w:pos="9394"/>
            </w:tabs>
            <w:rPr>
              <w:rFonts w:asciiTheme="minorHAnsi" w:eastAsiaTheme="minorEastAsia" w:hAnsiTheme="minorHAnsi" w:cstheme="minorBidi"/>
              <w:noProof/>
              <w:kern w:val="2"/>
              <w14:ligatures w14:val="standardContextual"/>
            </w:rPr>
          </w:pPr>
          <w:hyperlink w:anchor="_Toc240236398" w:history="1">
            <w:r w:rsidRPr="002B0EE9">
              <w:rPr>
                <w:rStyle w:val="Hipervnculo"/>
                <w:rFonts w:ascii="Times New Roman" w:eastAsia="Times New Roman" w:hAnsi="Times New Roman" w:cs="Times New Roman"/>
                <w:noProof/>
              </w:rPr>
              <w:t>1.6.</w:t>
            </w:r>
            <w:r>
              <w:rPr>
                <w:rFonts w:asciiTheme="minorHAnsi" w:eastAsiaTheme="minorEastAsia" w:hAnsiTheme="minorHAnsi" w:cstheme="minorBidi"/>
                <w:noProof/>
                <w:kern w:val="2"/>
                <w14:ligatures w14:val="standardContextual"/>
              </w:rPr>
              <w:tab/>
            </w:r>
            <w:r w:rsidRPr="002B0EE9">
              <w:rPr>
                <w:rStyle w:val="Hipervnculo"/>
                <w:rFonts w:ascii="Times New Roman" w:eastAsia="Times New Roman" w:hAnsi="Times New Roman" w:cs="Times New Roman"/>
                <w:noProof/>
              </w:rPr>
              <w:t>Requerimientos</w:t>
            </w:r>
            <w:r>
              <w:rPr>
                <w:noProof/>
                <w:webHidden/>
              </w:rPr>
              <w:tab/>
            </w:r>
            <w:r>
              <w:rPr>
                <w:noProof/>
                <w:webHidden/>
              </w:rPr>
              <w:fldChar w:fldCharType="begin"/>
            </w:r>
            <w:r>
              <w:rPr>
                <w:noProof/>
                <w:webHidden/>
              </w:rPr>
              <w:instrText xml:space="preserve"> PAGEREF _Toc240236398 \h </w:instrText>
            </w:r>
            <w:r>
              <w:rPr>
                <w:noProof/>
                <w:webHidden/>
              </w:rPr>
            </w:r>
            <w:r>
              <w:rPr>
                <w:noProof/>
                <w:webHidden/>
              </w:rPr>
              <w:fldChar w:fldCharType="separate"/>
            </w:r>
            <w:r>
              <w:rPr>
                <w:noProof/>
                <w:webHidden/>
              </w:rPr>
              <w:t>9</w:t>
            </w:r>
            <w:r>
              <w:rPr>
                <w:noProof/>
                <w:webHidden/>
              </w:rPr>
              <w:fldChar w:fldCharType="end"/>
            </w:r>
          </w:hyperlink>
        </w:p>
        <w:p w14:paraId="74E3D2AF" w14:textId="4012D973" w:rsidR="005E2843" w:rsidRDefault="005E2843">
          <w:pPr>
            <w:pStyle w:val="TDC3"/>
            <w:tabs>
              <w:tab w:val="left" w:pos="1440"/>
              <w:tab w:val="right" w:leader="dot" w:pos="9394"/>
            </w:tabs>
            <w:rPr>
              <w:rFonts w:asciiTheme="minorHAnsi" w:eastAsiaTheme="minorEastAsia" w:hAnsiTheme="minorHAnsi" w:cstheme="minorBidi"/>
              <w:noProof/>
              <w:kern w:val="2"/>
              <w14:ligatures w14:val="standardContextual"/>
            </w:rPr>
          </w:pPr>
          <w:hyperlink w:anchor="_Toc240236399" w:history="1">
            <w:r w:rsidRPr="002B0EE9">
              <w:rPr>
                <w:rStyle w:val="Hipervnculo"/>
                <w:noProof/>
              </w:rPr>
              <w:t>1.6.1.</w:t>
            </w:r>
            <w:r>
              <w:rPr>
                <w:rFonts w:asciiTheme="minorHAnsi" w:eastAsiaTheme="minorEastAsia" w:hAnsiTheme="minorHAnsi" w:cstheme="minorBidi"/>
                <w:noProof/>
                <w:kern w:val="2"/>
                <w14:ligatures w14:val="standardContextual"/>
              </w:rPr>
              <w:tab/>
            </w:r>
            <w:r w:rsidRPr="002B0EE9">
              <w:rPr>
                <w:rStyle w:val="Hipervnculo"/>
                <w:rFonts w:ascii="Times New Roman" w:eastAsia="Times New Roman" w:hAnsi="Times New Roman" w:cs="Times New Roman"/>
                <w:noProof/>
              </w:rPr>
              <w:t>Anexo Requerimientos.</w:t>
            </w:r>
            <w:r>
              <w:rPr>
                <w:noProof/>
                <w:webHidden/>
              </w:rPr>
              <w:tab/>
            </w:r>
            <w:r>
              <w:rPr>
                <w:noProof/>
                <w:webHidden/>
              </w:rPr>
              <w:fldChar w:fldCharType="begin"/>
            </w:r>
            <w:r>
              <w:rPr>
                <w:noProof/>
                <w:webHidden/>
              </w:rPr>
              <w:instrText xml:space="preserve"> PAGEREF _Toc240236399 \h </w:instrText>
            </w:r>
            <w:r>
              <w:rPr>
                <w:noProof/>
                <w:webHidden/>
              </w:rPr>
            </w:r>
            <w:r>
              <w:rPr>
                <w:noProof/>
                <w:webHidden/>
              </w:rPr>
              <w:fldChar w:fldCharType="separate"/>
            </w:r>
            <w:r>
              <w:rPr>
                <w:noProof/>
                <w:webHidden/>
              </w:rPr>
              <w:t>9</w:t>
            </w:r>
            <w:r>
              <w:rPr>
                <w:noProof/>
                <w:webHidden/>
              </w:rPr>
              <w:fldChar w:fldCharType="end"/>
            </w:r>
          </w:hyperlink>
        </w:p>
        <w:p w14:paraId="6316814D" w14:textId="0F6543AF" w:rsidR="005E2843" w:rsidRDefault="005E2843">
          <w:pPr>
            <w:pStyle w:val="TDC3"/>
            <w:tabs>
              <w:tab w:val="left" w:pos="1440"/>
              <w:tab w:val="right" w:leader="dot" w:pos="9394"/>
            </w:tabs>
            <w:rPr>
              <w:rFonts w:asciiTheme="minorHAnsi" w:eastAsiaTheme="minorEastAsia" w:hAnsiTheme="minorHAnsi" w:cstheme="minorBidi"/>
              <w:noProof/>
              <w:kern w:val="2"/>
              <w14:ligatures w14:val="standardContextual"/>
            </w:rPr>
          </w:pPr>
          <w:hyperlink w:anchor="_Toc240236400" w:history="1">
            <w:r w:rsidRPr="002B0EE9">
              <w:rPr>
                <w:rStyle w:val="Hipervnculo"/>
                <w:rFonts w:ascii="Times New Roman" w:eastAsia="Times New Roman" w:hAnsi="Times New Roman" w:cs="Times New Roman"/>
                <w:noProof/>
              </w:rPr>
              <w:t>1.6.2.</w:t>
            </w:r>
            <w:r>
              <w:rPr>
                <w:rFonts w:asciiTheme="minorHAnsi" w:eastAsiaTheme="minorEastAsia" w:hAnsiTheme="minorHAnsi" w:cstheme="minorBidi"/>
                <w:noProof/>
                <w:kern w:val="2"/>
                <w14:ligatures w14:val="standardContextual"/>
              </w:rPr>
              <w:tab/>
            </w:r>
            <w:r w:rsidRPr="002B0EE9">
              <w:rPr>
                <w:rStyle w:val="Hipervnculo"/>
                <w:rFonts w:ascii="Times New Roman" w:eastAsia="Times New Roman" w:hAnsi="Times New Roman" w:cs="Times New Roman"/>
                <w:noProof/>
              </w:rPr>
              <w:t>Requerimientos Funcionales</w:t>
            </w:r>
            <w:r>
              <w:rPr>
                <w:noProof/>
                <w:webHidden/>
              </w:rPr>
              <w:tab/>
            </w:r>
            <w:r>
              <w:rPr>
                <w:noProof/>
                <w:webHidden/>
              </w:rPr>
              <w:fldChar w:fldCharType="begin"/>
            </w:r>
            <w:r>
              <w:rPr>
                <w:noProof/>
                <w:webHidden/>
              </w:rPr>
              <w:instrText xml:space="preserve"> PAGEREF _Toc240236400 \h </w:instrText>
            </w:r>
            <w:r>
              <w:rPr>
                <w:noProof/>
                <w:webHidden/>
              </w:rPr>
            </w:r>
            <w:r>
              <w:rPr>
                <w:noProof/>
                <w:webHidden/>
              </w:rPr>
              <w:fldChar w:fldCharType="separate"/>
            </w:r>
            <w:r>
              <w:rPr>
                <w:noProof/>
                <w:webHidden/>
              </w:rPr>
              <w:t>16</w:t>
            </w:r>
            <w:r>
              <w:rPr>
                <w:noProof/>
                <w:webHidden/>
              </w:rPr>
              <w:fldChar w:fldCharType="end"/>
            </w:r>
          </w:hyperlink>
        </w:p>
        <w:p w14:paraId="716B5F61" w14:textId="41CDBCCA" w:rsidR="005E2843" w:rsidRDefault="005E2843">
          <w:pPr>
            <w:pStyle w:val="TDC3"/>
            <w:tabs>
              <w:tab w:val="left" w:pos="1680"/>
              <w:tab w:val="right" w:leader="dot" w:pos="9394"/>
            </w:tabs>
            <w:rPr>
              <w:rFonts w:asciiTheme="minorHAnsi" w:eastAsiaTheme="minorEastAsia" w:hAnsiTheme="minorHAnsi" w:cstheme="minorBidi"/>
              <w:noProof/>
              <w:kern w:val="2"/>
              <w14:ligatures w14:val="standardContextual"/>
            </w:rPr>
          </w:pPr>
          <w:hyperlink w:anchor="_Toc240236401" w:history="1">
            <w:r w:rsidRPr="002B0EE9">
              <w:rPr>
                <w:rStyle w:val="Hipervnculo"/>
                <w:rFonts w:ascii="Times New Roman" w:eastAsia="Times New Roman" w:hAnsi="Times New Roman" w:cs="Times New Roman"/>
                <w:noProof/>
              </w:rPr>
              <w:t>1.6.2.1.</w:t>
            </w:r>
            <w:r>
              <w:rPr>
                <w:rFonts w:asciiTheme="minorHAnsi" w:eastAsiaTheme="minorEastAsia" w:hAnsiTheme="minorHAnsi" w:cstheme="minorBidi"/>
                <w:noProof/>
                <w:kern w:val="2"/>
                <w14:ligatures w14:val="standardContextual"/>
              </w:rPr>
              <w:tab/>
            </w:r>
            <w:r w:rsidRPr="002B0EE9">
              <w:rPr>
                <w:rStyle w:val="Hipervnculo"/>
                <w:rFonts w:ascii="Times New Roman" w:eastAsia="Times New Roman" w:hAnsi="Times New Roman" w:cs="Times New Roman"/>
                <w:noProof/>
              </w:rPr>
              <w:t>Módulo: Integración y Ficha de Clientes</w:t>
            </w:r>
            <w:r>
              <w:rPr>
                <w:noProof/>
                <w:webHidden/>
              </w:rPr>
              <w:tab/>
            </w:r>
            <w:r>
              <w:rPr>
                <w:noProof/>
                <w:webHidden/>
              </w:rPr>
              <w:fldChar w:fldCharType="begin"/>
            </w:r>
            <w:r>
              <w:rPr>
                <w:noProof/>
                <w:webHidden/>
              </w:rPr>
              <w:instrText xml:space="preserve"> PAGEREF _Toc240236401 \h </w:instrText>
            </w:r>
            <w:r>
              <w:rPr>
                <w:noProof/>
                <w:webHidden/>
              </w:rPr>
            </w:r>
            <w:r>
              <w:rPr>
                <w:noProof/>
                <w:webHidden/>
              </w:rPr>
              <w:fldChar w:fldCharType="separate"/>
            </w:r>
            <w:r>
              <w:rPr>
                <w:noProof/>
                <w:webHidden/>
              </w:rPr>
              <w:t>17</w:t>
            </w:r>
            <w:r>
              <w:rPr>
                <w:noProof/>
                <w:webHidden/>
              </w:rPr>
              <w:fldChar w:fldCharType="end"/>
            </w:r>
          </w:hyperlink>
        </w:p>
        <w:p w14:paraId="3F370878" w14:textId="2298B817" w:rsidR="005E2843" w:rsidRDefault="005E2843">
          <w:pPr>
            <w:pStyle w:val="TDC3"/>
            <w:tabs>
              <w:tab w:val="left" w:pos="1680"/>
              <w:tab w:val="right" w:leader="dot" w:pos="9394"/>
            </w:tabs>
            <w:rPr>
              <w:rFonts w:asciiTheme="minorHAnsi" w:eastAsiaTheme="minorEastAsia" w:hAnsiTheme="minorHAnsi" w:cstheme="minorBidi"/>
              <w:noProof/>
              <w:kern w:val="2"/>
              <w14:ligatures w14:val="standardContextual"/>
            </w:rPr>
          </w:pPr>
          <w:hyperlink w:anchor="_Toc240236402" w:history="1">
            <w:r w:rsidRPr="002B0EE9">
              <w:rPr>
                <w:rStyle w:val="Hipervnculo"/>
                <w:rFonts w:ascii="Times New Roman" w:eastAsia="Times New Roman" w:hAnsi="Times New Roman" w:cs="Times New Roman"/>
                <w:noProof/>
              </w:rPr>
              <w:t>1.6.2.2.</w:t>
            </w:r>
            <w:r>
              <w:rPr>
                <w:rFonts w:asciiTheme="minorHAnsi" w:eastAsiaTheme="minorEastAsia" w:hAnsiTheme="minorHAnsi" w:cstheme="minorBidi"/>
                <w:noProof/>
                <w:kern w:val="2"/>
                <w14:ligatures w14:val="standardContextual"/>
              </w:rPr>
              <w:tab/>
            </w:r>
            <w:r w:rsidRPr="002B0EE9">
              <w:rPr>
                <w:rStyle w:val="Hipervnculo"/>
                <w:rFonts w:ascii="Times New Roman" w:eastAsia="Times New Roman" w:hAnsi="Times New Roman" w:cs="Times New Roman"/>
                <w:noProof/>
              </w:rPr>
              <w:t>Módulo: Cotizaciones y Notas de Venta</w:t>
            </w:r>
            <w:r>
              <w:rPr>
                <w:noProof/>
                <w:webHidden/>
              </w:rPr>
              <w:tab/>
            </w:r>
            <w:r>
              <w:rPr>
                <w:noProof/>
                <w:webHidden/>
              </w:rPr>
              <w:fldChar w:fldCharType="begin"/>
            </w:r>
            <w:r>
              <w:rPr>
                <w:noProof/>
                <w:webHidden/>
              </w:rPr>
              <w:instrText xml:space="preserve"> PAGEREF _Toc240236402 \h </w:instrText>
            </w:r>
            <w:r>
              <w:rPr>
                <w:noProof/>
                <w:webHidden/>
              </w:rPr>
            </w:r>
            <w:r>
              <w:rPr>
                <w:noProof/>
                <w:webHidden/>
              </w:rPr>
              <w:fldChar w:fldCharType="separate"/>
            </w:r>
            <w:r>
              <w:rPr>
                <w:noProof/>
                <w:webHidden/>
              </w:rPr>
              <w:t>18</w:t>
            </w:r>
            <w:r>
              <w:rPr>
                <w:noProof/>
                <w:webHidden/>
              </w:rPr>
              <w:fldChar w:fldCharType="end"/>
            </w:r>
          </w:hyperlink>
        </w:p>
        <w:p w14:paraId="3D4CC3BA" w14:textId="321FD56B" w:rsidR="005E2843" w:rsidRDefault="005E2843">
          <w:pPr>
            <w:pStyle w:val="TDC3"/>
            <w:tabs>
              <w:tab w:val="left" w:pos="1440"/>
              <w:tab w:val="right" w:leader="dot" w:pos="9394"/>
            </w:tabs>
            <w:rPr>
              <w:rFonts w:asciiTheme="minorHAnsi" w:eastAsiaTheme="minorEastAsia" w:hAnsiTheme="minorHAnsi" w:cstheme="minorBidi"/>
              <w:noProof/>
              <w:kern w:val="2"/>
              <w14:ligatures w14:val="standardContextual"/>
            </w:rPr>
          </w:pPr>
          <w:hyperlink w:anchor="_Toc240236403" w:history="1">
            <w:r w:rsidRPr="002B0EE9">
              <w:rPr>
                <w:rStyle w:val="Hipervnculo"/>
                <w:rFonts w:ascii="Times New Roman" w:eastAsia="Times New Roman" w:hAnsi="Times New Roman" w:cs="Times New Roman"/>
                <w:noProof/>
              </w:rPr>
              <w:t>1.6.3.</w:t>
            </w:r>
            <w:r>
              <w:rPr>
                <w:rFonts w:asciiTheme="minorHAnsi" w:eastAsiaTheme="minorEastAsia" w:hAnsiTheme="minorHAnsi" w:cstheme="minorBidi"/>
                <w:noProof/>
                <w:kern w:val="2"/>
                <w14:ligatures w14:val="standardContextual"/>
              </w:rPr>
              <w:tab/>
            </w:r>
            <w:r w:rsidRPr="002B0EE9">
              <w:rPr>
                <w:rStyle w:val="Hipervnculo"/>
                <w:rFonts w:ascii="Times New Roman" w:eastAsia="Times New Roman" w:hAnsi="Times New Roman" w:cs="Times New Roman"/>
                <w:noProof/>
              </w:rPr>
              <w:t>Requerimientos Funcionales en UR</w:t>
            </w:r>
            <w:r>
              <w:rPr>
                <w:noProof/>
                <w:webHidden/>
              </w:rPr>
              <w:tab/>
            </w:r>
            <w:r>
              <w:rPr>
                <w:noProof/>
                <w:webHidden/>
              </w:rPr>
              <w:fldChar w:fldCharType="begin"/>
            </w:r>
            <w:r>
              <w:rPr>
                <w:noProof/>
                <w:webHidden/>
              </w:rPr>
              <w:instrText xml:space="preserve"> PAGEREF _Toc240236403 \h </w:instrText>
            </w:r>
            <w:r>
              <w:rPr>
                <w:noProof/>
                <w:webHidden/>
              </w:rPr>
            </w:r>
            <w:r>
              <w:rPr>
                <w:noProof/>
                <w:webHidden/>
              </w:rPr>
              <w:fldChar w:fldCharType="separate"/>
            </w:r>
            <w:r>
              <w:rPr>
                <w:noProof/>
                <w:webHidden/>
              </w:rPr>
              <w:t>27</w:t>
            </w:r>
            <w:r>
              <w:rPr>
                <w:noProof/>
                <w:webHidden/>
              </w:rPr>
              <w:fldChar w:fldCharType="end"/>
            </w:r>
          </w:hyperlink>
        </w:p>
        <w:p w14:paraId="44FD9222" w14:textId="7D961032" w:rsidR="005E2843" w:rsidRDefault="005E2843">
          <w:pPr>
            <w:pStyle w:val="TDC3"/>
            <w:tabs>
              <w:tab w:val="left" w:pos="1440"/>
              <w:tab w:val="right" w:leader="dot" w:pos="9394"/>
            </w:tabs>
            <w:rPr>
              <w:rFonts w:asciiTheme="minorHAnsi" w:eastAsiaTheme="minorEastAsia" w:hAnsiTheme="minorHAnsi" w:cstheme="minorBidi"/>
              <w:noProof/>
              <w:kern w:val="2"/>
              <w14:ligatures w14:val="standardContextual"/>
            </w:rPr>
          </w:pPr>
          <w:hyperlink w:anchor="_Toc240236404" w:history="1">
            <w:r w:rsidRPr="002B0EE9">
              <w:rPr>
                <w:rStyle w:val="Hipervnculo"/>
                <w:rFonts w:ascii="Times New Roman" w:eastAsia="Times New Roman" w:hAnsi="Times New Roman" w:cs="Times New Roman"/>
                <w:noProof/>
              </w:rPr>
              <w:t>1.6.4.</w:t>
            </w:r>
            <w:r>
              <w:rPr>
                <w:rFonts w:asciiTheme="minorHAnsi" w:eastAsiaTheme="minorEastAsia" w:hAnsiTheme="minorHAnsi" w:cstheme="minorBidi"/>
                <w:noProof/>
                <w:kern w:val="2"/>
                <w14:ligatures w14:val="standardContextual"/>
              </w:rPr>
              <w:tab/>
            </w:r>
            <w:r w:rsidRPr="002B0EE9">
              <w:rPr>
                <w:rStyle w:val="Hipervnculo"/>
                <w:rFonts w:ascii="Times New Roman" w:eastAsia="Times New Roman" w:hAnsi="Times New Roman" w:cs="Times New Roman"/>
                <w:noProof/>
              </w:rPr>
              <w:t>Casos de Uso</w:t>
            </w:r>
            <w:r>
              <w:rPr>
                <w:noProof/>
                <w:webHidden/>
              </w:rPr>
              <w:tab/>
            </w:r>
            <w:r>
              <w:rPr>
                <w:noProof/>
                <w:webHidden/>
              </w:rPr>
              <w:fldChar w:fldCharType="begin"/>
            </w:r>
            <w:r>
              <w:rPr>
                <w:noProof/>
                <w:webHidden/>
              </w:rPr>
              <w:instrText xml:space="preserve"> PAGEREF _Toc240236404 \h </w:instrText>
            </w:r>
            <w:r>
              <w:rPr>
                <w:noProof/>
                <w:webHidden/>
              </w:rPr>
            </w:r>
            <w:r>
              <w:rPr>
                <w:noProof/>
                <w:webHidden/>
              </w:rPr>
              <w:fldChar w:fldCharType="separate"/>
            </w:r>
            <w:r>
              <w:rPr>
                <w:noProof/>
                <w:webHidden/>
              </w:rPr>
              <w:t>37</w:t>
            </w:r>
            <w:r>
              <w:rPr>
                <w:noProof/>
                <w:webHidden/>
              </w:rPr>
              <w:fldChar w:fldCharType="end"/>
            </w:r>
          </w:hyperlink>
        </w:p>
        <w:p w14:paraId="4EDBFAD7" w14:textId="46C54AE5" w:rsidR="005E2843" w:rsidRDefault="005E2843">
          <w:pPr>
            <w:pStyle w:val="TDC3"/>
            <w:tabs>
              <w:tab w:val="left" w:pos="1440"/>
              <w:tab w:val="right" w:leader="dot" w:pos="9394"/>
            </w:tabs>
            <w:rPr>
              <w:rFonts w:asciiTheme="minorHAnsi" w:eastAsiaTheme="minorEastAsia" w:hAnsiTheme="minorHAnsi" w:cstheme="minorBidi"/>
              <w:noProof/>
              <w:kern w:val="2"/>
              <w14:ligatures w14:val="standardContextual"/>
            </w:rPr>
          </w:pPr>
          <w:hyperlink w:anchor="_Toc240236405" w:history="1">
            <w:r w:rsidRPr="002B0EE9">
              <w:rPr>
                <w:rStyle w:val="Hipervnculo"/>
                <w:rFonts w:ascii="Times New Roman" w:eastAsia="Times New Roman" w:hAnsi="Times New Roman" w:cs="Times New Roman"/>
                <w:noProof/>
              </w:rPr>
              <w:t>1.6.5.</w:t>
            </w:r>
            <w:r>
              <w:rPr>
                <w:rFonts w:asciiTheme="minorHAnsi" w:eastAsiaTheme="minorEastAsia" w:hAnsiTheme="minorHAnsi" w:cstheme="minorBidi"/>
                <w:noProof/>
                <w:kern w:val="2"/>
                <w14:ligatures w14:val="standardContextual"/>
              </w:rPr>
              <w:tab/>
            </w:r>
            <w:r w:rsidRPr="002B0EE9">
              <w:rPr>
                <w:rStyle w:val="Hipervnculo"/>
                <w:rFonts w:ascii="Times New Roman" w:eastAsia="Times New Roman" w:hAnsi="Times New Roman" w:cs="Times New Roman"/>
                <w:noProof/>
              </w:rPr>
              <w:t>Diagramas de Casos de Uso</w:t>
            </w:r>
            <w:r>
              <w:rPr>
                <w:noProof/>
                <w:webHidden/>
              </w:rPr>
              <w:tab/>
            </w:r>
            <w:r>
              <w:rPr>
                <w:noProof/>
                <w:webHidden/>
              </w:rPr>
              <w:fldChar w:fldCharType="begin"/>
            </w:r>
            <w:r>
              <w:rPr>
                <w:noProof/>
                <w:webHidden/>
              </w:rPr>
              <w:instrText xml:space="preserve"> PAGEREF _Toc240236405 \h </w:instrText>
            </w:r>
            <w:r>
              <w:rPr>
                <w:noProof/>
                <w:webHidden/>
              </w:rPr>
            </w:r>
            <w:r>
              <w:rPr>
                <w:noProof/>
                <w:webHidden/>
              </w:rPr>
              <w:fldChar w:fldCharType="separate"/>
            </w:r>
            <w:r>
              <w:rPr>
                <w:noProof/>
                <w:webHidden/>
              </w:rPr>
              <w:t>88</w:t>
            </w:r>
            <w:r>
              <w:rPr>
                <w:noProof/>
                <w:webHidden/>
              </w:rPr>
              <w:fldChar w:fldCharType="end"/>
            </w:r>
          </w:hyperlink>
        </w:p>
        <w:p w14:paraId="6832F7CC" w14:textId="0C0BEB7D" w:rsidR="005E2843" w:rsidRDefault="005E2843">
          <w:pPr>
            <w:pStyle w:val="TDC1"/>
            <w:tabs>
              <w:tab w:val="left" w:pos="480"/>
              <w:tab w:val="right" w:leader="dot" w:pos="9394"/>
            </w:tabs>
            <w:rPr>
              <w:rFonts w:asciiTheme="minorHAnsi" w:eastAsiaTheme="minorEastAsia" w:hAnsiTheme="minorHAnsi" w:cstheme="minorBidi"/>
              <w:noProof/>
              <w:kern w:val="2"/>
              <w14:ligatures w14:val="standardContextual"/>
            </w:rPr>
          </w:pPr>
          <w:hyperlink w:anchor="_Toc240236406" w:history="1">
            <w:r w:rsidRPr="002B0EE9">
              <w:rPr>
                <w:rStyle w:val="Hipervnculo"/>
                <w:noProof/>
              </w:rPr>
              <w:t>2.</w:t>
            </w:r>
            <w:r>
              <w:rPr>
                <w:rFonts w:asciiTheme="minorHAnsi" w:eastAsiaTheme="minorEastAsia" w:hAnsiTheme="minorHAnsi" w:cstheme="minorBidi"/>
                <w:noProof/>
                <w:kern w:val="2"/>
                <w14:ligatures w14:val="standardContextual"/>
              </w:rPr>
              <w:tab/>
            </w:r>
            <w:r w:rsidRPr="002B0EE9">
              <w:rPr>
                <w:rStyle w:val="Hipervnculo"/>
                <w:noProof/>
              </w:rPr>
              <w:t>Backlog</w:t>
            </w:r>
            <w:r>
              <w:rPr>
                <w:noProof/>
                <w:webHidden/>
              </w:rPr>
              <w:tab/>
            </w:r>
            <w:r>
              <w:rPr>
                <w:noProof/>
                <w:webHidden/>
              </w:rPr>
              <w:fldChar w:fldCharType="begin"/>
            </w:r>
            <w:r>
              <w:rPr>
                <w:noProof/>
                <w:webHidden/>
              </w:rPr>
              <w:instrText xml:space="preserve"> PAGEREF _Toc240236406 \h </w:instrText>
            </w:r>
            <w:r>
              <w:rPr>
                <w:noProof/>
                <w:webHidden/>
              </w:rPr>
            </w:r>
            <w:r>
              <w:rPr>
                <w:noProof/>
                <w:webHidden/>
              </w:rPr>
              <w:fldChar w:fldCharType="separate"/>
            </w:r>
            <w:r>
              <w:rPr>
                <w:noProof/>
                <w:webHidden/>
              </w:rPr>
              <w:t>133</w:t>
            </w:r>
            <w:r>
              <w:rPr>
                <w:noProof/>
                <w:webHidden/>
              </w:rPr>
              <w:fldChar w:fldCharType="end"/>
            </w:r>
          </w:hyperlink>
        </w:p>
        <w:p w14:paraId="06594A52" w14:textId="375FAA7C" w:rsidR="005E2843" w:rsidRDefault="005E2843">
          <w:pPr>
            <w:pStyle w:val="TDC1"/>
            <w:tabs>
              <w:tab w:val="left" w:pos="480"/>
              <w:tab w:val="right" w:leader="dot" w:pos="9394"/>
            </w:tabs>
            <w:rPr>
              <w:rFonts w:asciiTheme="minorHAnsi" w:eastAsiaTheme="minorEastAsia" w:hAnsiTheme="minorHAnsi" w:cstheme="minorBidi"/>
              <w:noProof/>
              <w:kern w:val="2"/>
              <w14:ligatures w14:val="standardContextual"/>
            </w:rPr>
          </w:pPr>
          <w:hyperlink w:anchor="_Toc240236407" w:history="1">
            <w:r w:rsidRPr="002B0EE9">
              <w:rPr>
                <w:rStyle w:val="Hipervnculo"/>
                <w:rFonts w:ascii="Times New Roman" w:eastAsia="Times New Roman" w:hAnsi="Times New Roman" w:cs="Times New Roman"/>
                <w:noProof/>
              </w:rPr>
              <w:t>3.</w:t>
            </w:r>
            <w:r>
              <w:rPr>
                <w:rFonts w:asciiTheme="minorHAnsi" w:eastAsiaTheme="minorEastAsia" w:hAnsiTheme="minorHAnsi" w:cstheme="minorBidi"/>
                <w:noProof/>
                <w:kern w:val="2"/>
                <w14:ligatures w14:val="standardContextual"/>
              </w:rPr>
              <w:tab/>
            </w:r>
            <w:r w:rsidRPr="002B0EE9">
              <w:rPr>
                <w:rStyle w:val="Hipervnculo"/>
                <w:rFonts w:ascii="Times New Roman" w:eastAsia="Times New Roman" w:hAnsi="Times New Roman" w:cs="Times New Roman"/>
                <w:noProof/>
              </w:rPr>
              <w:t>Diagrama de Componentes</w:t>
            </w:r>
            <w:r>
              <w:rPr>
                <w:noProof/>
                <w:webHidden/>
              </w:rPr>
              <w:tab/>
            </w:r>
            <w:r>
              <w:rPr>
                <w:noProof/>
                <w:webHidden/>
              </w:rPr>
              <w:fldChar w:fldCharType="begin"/>
            </w:r>
            <w:r>
              <w:rPr>
                <w:noProof/>
                <w:webHidden/>
              </w:rPr>
              <w:instrText xml:space="preserve"> PAGEREF _Toc240236407 \h </w:instrText>
            </w:r>
            <w:r>
              <w:rPr>
                <w:noProof/>
                <w:webHidden/>
              </w:rPr>
            </w:r>
            <w:r>
              <w:rPr>
                <w:noProof/>
                <w:webHidden/>
              </w:rPr>
              <w:fldChar w:fldCharType="separate"/>
            </w:r>
            <w:r>
              <w:rPr>
                <w:noProof/>
                <w:webHidden/>
              </w:rPr>
              <w:t>135</w:t>
            </w:r>
            <w:r>
              <w:rPr>
                <w:noProof/>
                <w:webHidden/>
              </w:rPr>
              <w:fldChar w:fldCharType="end"/>
            </w:r>
          </w:hyperlink>
        </w:p>
        <w:p w14:paraId="2A84CCE9" w14:textId="7FFFFE02" w:rsidR="005E2843" w:rsidRDefault="005E2843">
          <w:pPr>
            <w:pStyle w:val="TDC1"/>
            <w:tabs>
              <w:tab w:val="left" w:pos="480"/>
              <w:tab w:val="right" w:leader="dot" w:pos="9394"/>
            </w:tabs>
            <w:rPr>
              <w:rFonts w:asciiTheme="minorHAnsi" w:eastAsiaTheme="minorEastAsia" w:hAnsiTheme="minorHAnsi" w:cstheme="minorBidi"/>
              <w:noProof/>
              <w:kern w:val="2"/>
              <w14:ligatures w14:val="standardContextual"/>
            </w:rPr>
          </w:pPr>
          <w:hyperlink w:anchor="_Toc240236408" w:history="1">
            <w:r w:rsidRPr="002B0EE9">
              <w:rPr>
                <w:rStyle w:val="Hipervnculo"/>
                <w:rFonts w:ascii="Times New Roman" w:eastAsia="Times New Roman" w:hAnsi="Times New Roman" w:cs="Times New Roman"/>
                <w:noProof/>
              </w:rPr>
              <w:t>4.</w:t>
            </w:r>
            <w:r>
              <w:rPr>
                <w:rFonts w:asciiTheme="minorHAnsi" w:eastAsiaTheme="minorEastAsia" w:hAnsiTheme="minorHAnsi" w:cstheme="minorBidi"/>
                <w:noProof/>
                <w:kern w:val="2"/>
                <w14:ligatures w14:val="standardContextual"/>
              </w:rPr>
              <w:tab/>
            </w:r>
            <w:r w:rsidRPr="002B0EE9">
              <w:rPr>
                <w:rStyle w:val="Hipervnculo"/>
                <w:rFonts w:ascii="Times New Roman" w:eastAsia="Times New Roman" w:hAnsi="Times New Roman" w:cs="Times New Roman"/>
                <w:noProof/>
              </w:rPr>
              <w:t>Diagrama de Despliegue</w:t>
            </w:r>
            <w:r>
              <w:rPr>
                <w:noProof/>
                <w:webHidden/>
              </w:rPr>
              <w:tab/>
            </w:r>
            <w:r>
              <w:rPr>
                <w:noProof/>
                <w:webHidden/>
              </w:rPr>
              <w:fldChar w:fldCharType="begin"/>
            </w:r>
            <w:r>
              <w:rPr>
                <w:noProof/>
                <w:webHidden/>
              </w:rPr>
              <w:instrText xml:space="preserve"> PAGEREF _Toc240236408 \h </w:instrText>
            </w:r>
            <w:r>
              <w:rPr>
                <w:noProof/>
                <w:webHidden/>
              </w:rPr>
            </w:r>
            <w:r>
              <w:rPr>
                <w:noProof/>
                <w:webHidden/>
              </w:rPr>
              <w:fldChar w:fldCharType="separate"/>
            </w:r>
            <w:r>
              <w:rPr>
                <w:noProof/>
                <w:webHidden/>
              </w:rPr>
              <w:t>137</w:t>
            </w:r>
            <w:r>
              <w:rPr>
                <w:noProof/>
                <w:webHidden/>
              </w:rPr>
              <w:fldChar w:fldCharType="end"/>
            </w:r>
          </w:hyperlink>
        </w:p>
        <w:p w14:paraId="43B5C50F" w14:textId="551E4966" w:rsidR="005E2843" w:rsidRDefault="005E2843">
          <w:pPr>
            <w:pStyle w:val="TDC1"/>
            <w:tabs>
              <w:tab w:val="left" w:pos="480"/>
              <w:tab w:val="right" w:leader="dot" w:pos="9394"/>
            </w:tabs>
            <w:rPr>
              <w:rFonts w:asciiTheme="minorHAnsi" w:eastAsiaTheme="minorEastAsia" w:hAnsiTheme="minorHAnsi" w:cstheme="minorBidi"/>
              <w:noProof/>
              <w:kern w:val="2"/>
              <w14:ligatures w14:val="standardContextual"/>
            </w:rPr>
          </w:pPr>
          <w:hyperlink w:anchor="_Toc240236409" w:history="1">
            <w:r w:rsidRPr="002B0EE9">
              <w:rPr>
                <w:rStyle w:val="Hipervnculo"/>
                <w:rFonts w:ascii="Times New Roman" w:eastAsia="Times New Roman" w:hAnsi="Times New Roman" w:cs="Times New Roman"/>
                <w:noProof/>
              </w:rPr>
              <w:t>5.</w:t>
            </w:r>
            <w:r>
              <w:rPr>
                <w:rFonts w:asciiTheme="minorHAnsi" w:eastAsiaTheme="minorEastAsia" w:hAnsiTheme="minorHAnsi" w:cstheme="minorBidi"/>
                <w:noProof/>
                <w:kern w:val="2"/>
                <w14:ligatures w14:val="standardContextual"/>
              </w:rPr>
              <w:tab/>
            </w:r>
            <w:r w:rsidRPr="002B0EE9">
              <w:rPr>
                <w:rStyle w:val="Hipervnculo"/>
                <w:rFonts w:ascii="Times New Roman" w:eastAsia="Times New Roman" w:hAnsi="Times New Roman" w:cs="Times New Roman"/>
                <w:noProof/>
              </w:rPr>
              <w:t>Modelo de Datos</w:t>
            </w:r>
            <w:r>
              <w:rPr>
                <w:noProof/>
                <w:webHidden/>
              </w:rPr>
              <w:tab/>
            </w:r>
            <w:r>
              <w:rPr>
                <w:noProof/>
                <w:webHidden/>
              </w:rPr>
              <w:fldChar w:fldCharType="begin"/>
            </w:r>
            <w:r>
              <w:rPr>
                <w:noProof/>
                <w:webHidden/>
              </w:rPr>
              <w:instrText xml:space="preserve"> PAGEREF _Toc240236409 \h </w:instrText>
            </w:r>
            <w:r>
              <w:rPr>
                <w:noProof/>
                <w:webHidden/>
              </w:rPr>
            </w:r>
            <w:r>
              <w:rPr>
                <w:noProof/>
                <w:webHidden/>
              </w:rPr>
              <w:fldChar w:fldCharType="separate"/>
            </w:r>
            <w:r>
              <w:rPr>
                <w:noProof/>
                <w:webHidden/>
              </w:rPr>
              <w:t>139</w:t>
            </w:r>
            <w:r>
              <w:rPr>
                <w:noProof/>
                <w:webHidden/>
              </w:rPr>
              <w:fldChar w:fldCharType="end"/>
            </w:r>
          </w:hyperlink>
        </w:p>
        <w:p w14:paraId="2F55B60E" w14:textId="1305F548" w:rsidR="005E2843" w:rsidRDefault="005E2843">
          <w:pPr>
            <w:pStyle w:val="TDC1"/>
            <w:tabs>
              <w:tab w:val="left" w:pos="480"/>
              <w:tab w:val="right" w:leader="dot" w:pos="9394"/>
            </w:tabs>
            <w:rPr>
              <w:rFonts w:asciiTheme="minorHAnsi" w:eastAsiaTheme="minorEastAsia" w:hAnsiTheme="minorHAnsi" w:cstheme="minorBidi"/>
              <w:noProof/>
              <w:kern w:val="2"/>
              <w14:ligatures w14:val="standardContextual"/>
            </w:rPr>
          </w:pPr>
          <w:hyperlink w:anchor="_Toc240236410" w:history="1">
            <w:r w:rsidRPr="002B0EE9">
              <w:rPr>
                <w:rStyle w:val="Hipervnculo"/>
                <w:rFonts w:ascii="Times New Roman" w:eastAsia="Times New Roman" w:hAnsi="Times New Roman" w:cs="Times New Roman"/>
                <w:noProof/>
              </w:rPr>
              <w:t>6.</w:t>
            </w:r>
            <w:r>
              <w:rPr>
                <w:rFonts w:asciiTheme="minorHAnsi" w:eastAsiaTheme="minorEastAsia" w:hAnsiTheme="minorHAnsi" w:cstheme="minorBidi"/>
                <w:noProof/>
                <w:kern w:val="2"/>
                <w14:ligatures w14:val="standardContextual"/>
              </w:rPr>
              <w:tab/>
            </w:r>
            <w:r w:rsidRPr="002B0EE9">
              <w:rPr>
                <w:rStyle w:val="Hipervnculo"/>
                <w:rFonts w:ascii="Times New Roman" w:eastAsia="Times New Roman" w:hAnsi="Times New Roman" w:cs="Times New Roman"/>
                <w:noProof/>
              </w:rPr>
              <w:t>Diagramas Secuencia</w:t>
            </w:r>
            <w:r>
              <w:rPr>
                <w:noProof/>
                <w:webHidden/>
              </w:rPr>
              <w:tab/>
            </w:r>
            <w:r>
              <w:rPr>
                <w:noProof/>
                <w:webHidden/>
              </w:rPr>
              <w:fldChar w:fldCharType="begin"/>
            </w:r>
            <w:r>
              <w:rPr>
                <w:noProof/>
                <w:webHidden/>
              </w:rPr>
              <w:instrText xml:space="preserve"> PAGEREF _Toc240236410 \h </w:instrText>
            </w:r>
            <w:r>
              <w:rPr>
                <w:noProof/>
                <w:webHidden/>
              </w:rPr>
            </w:r>
            <w:r>
              <w:rPr>
                <w:noProof/>
                <w:webHidden/>
              </w:rPr>
              <w:fldChar w:fldCharType="separate"/>
            </w:r>
            <w:r>
              <w:rPr>
                <w:noProof/>
                <w:webHidden/>
              </w:rPr>
              <w:t>142</w:t>
            </w:r>
            <w:r>
              <w:rPr>
                <w:noProof/>
                <w:webHidden/>
              </w:rPr>
              <w:fldChar w:fldCharType="end"/>
            </w:r>
          </w:hyperlink>
        </w:p>
        <w:p w14:paraId="0635F641" w14:textId="5A6F7DFC" w:rsidR="005E2843" w:rsidRDefault="005E2843">
          <w:pPr>
            <w:pStyle w:val="TDC2"/>
            <w:tabs>
              <w:tab w:val="right" w:leader="dot" w:pos="9394"/>
            </w:tabs>
            <w:rPr>
              <w:rFonts w:asciiTheme="minorHAnsi" w:eastAsiaTheme="minorEastAsia" w:hAnsiTheme="minorHAnsi" w:cstheme="minorBidi"/>
              <w:noProof/>
              <w:kern w:val="2"/>
              <w14:ligatures w14:val="standardContextual"/>
            </w:rPr>
          </w:pPr>
          <w:hyperlink w:anchor="_Toc240236411" w:history="1">
            <w:r w:rsidRPr="002B0EE9">
              <w:rPr>
                <w:rStyle w:val="Hipervnculo"/>
                <w:rFonts w:ascii="Times New Roman" w:eastAsia="Times New Roman" w:hAnsi="Times New Roman" w:cs="Times New Roman"/>
                <w:noProof/>
              </w:rPr>
              <w:t>CU01 – Registrando Cliente</w:t>
            </w:r>
            <w:r>
              <w:rPr>
                <w:noProof/>
                <w:webHidden/>
              </w:rPr>
              <w:tab/>
            </w:r>
            <w:r>
              <w:rPr>
                <w:noProof/>
                <w:webHidden/>
              </w:rPr>
              <w:fldChar w:fldCharType="begin"/>
            </w:r>
            <w:r>
              <w:rPr>
                <w:noProof/>
                <w:webHidden/>
              </w:rPr>
              <w:instrText xml:space="preserve"> PAGEREF _Toc240236411 \h </w:instrText>
            </w:r>
            <w:r>
              <w:rPr>
                <w:noProof/>
                <w:webHidden/>
              </w:rPr>
            </w:r>
            <w:r>
              <w:rPr>
                <w:noProof/>
                <w:webHidden/>
              </w:rPr>
              <w:fldChar w:fldCharType="separate"/>
            </w:r>
            <w:r>
              <w:rPr>
                <w:noProof/>
                <w:webHidden/>
              </w:rPr>
              <w:t>142</w:t>
            </w:r>
            <w:r>
              <w:rPr>
                <w:noProof/>
                <w:webHidden/>
              </w:rPr>
              <w:fldChar w:fldCharType="end"/>
            </w:r>
          </w:hyperlink>
        </w:p>
        <w:p w14:paraId="5F34D3CF" w14:textId="6094AC2E" w:rsidR="005E2843" w:rsidRDefault="005E2843">
          <w:pPr>
            <w:pStyle w:val="TDC2"/>
            <w:tabs>
              <w:tab w:val="right" w:leader="dot" w:pos="9394"/>
            </w:tabs>
            <w:rPr>
              <w:rFonts w:asciiTheme="minorHAnsi" w:eastAsiaTheme="minorEastAsia" w:hAnsiTheme="minorHAnsi" w:cstheme="minorBidi"/>
              <w:noProof/>
              <w:kern w:val="2"/>
              <w14:ligatures w14:val="standardContextual"/>
            </w:rPr>
          </w:pPr>
          <w:hyperlink w:anchor="_Toc240236412" w:history="1">
            <w:r w:rsidRPr="002B0EE9">
              <w:rPr>
                <w:rStyle w:val="Hipervnculo"/>
                <w:rFonts w:ascii="Times New Roman" w:eastAsia="Times New Roman" w:hAnsi="Times New Roman" w:cs="Times New Roman"/>
                <w:noProof/>
              </w:rPr>
              <w:t>CU02 - Actualizando información de cliente</w:t>
            </w:r>
            <w:r>
              <w:rPr>
                <w:noProof/>
                <w:webHidden/>
              </w:rPr>
              <w:tab/>
            </w:r>
            <w:r>
              <w:rPr>
                <w:noProof/>
                <w:webHidden/>
              </w:rPr>
              <w:fldChar w:fldCharType="begin"/>
            </w:r>
            <w:r>
              <w:rPr>
                <w:noProof/>
                <w:webHidden/>
              </w:rPr>
              <w:instrText xml:space="preserve"> PAGEREF _Toc240236412 \h </w:instrText>
            </w:r>
            <w:r>
              <w:rPr>
                <w:noProof/>
                <w:webHidden/>
              </w:rPr>
            </w:r>
            <w:r>
              <w:rPr>
                <w:noProof/>
                <w:webHidden/>
              </w:rPr>
              <w:fldChar w:fldCharType="separate"/>
            </w:r>
            <w:r>
              <w:rPr>
                <w:noProof/>
                <w:webHidden/>
              </w:rPr>
              <w:t>143</w:t>
            </w:r>
            <w:r>
              <w:rPr>
                <w:noProof/>
                <w:webHidden/>
              </w:rPr>
              <w:fldChar w:fldCharType="end"/>
            </w:r>
          </w:hyperlink>
        </w:p>
        <w:p w14:paraId="08AE8EE2" w14:textId="0E673CC8" w:rsidR="005E2843" w:rsidRDefault="005E2843">
          <w:pPr>
            <w:pStyle w:val="TDC2"/>
            <w:tabs>
              <w:tab w:val="right" w:leader="dot" w:pos="9394"/>
            </w:tabs>
            <w:rPr>
              <w:rFonts w:asciiTheme="minorHAnsi" w:eastAsiaTheme="minorEastAsia" w:hAnsiTheme="minorHAnsi" w:cstheme="minorBidi"/>
              <w:noProof/>
              <w:kern w:val="2"/>
              <w14:ligatures w14:val="standardContextual"/>
            </w:rPr>
          </w:pPr>
          <w:hyperlink w:anchor="_Toc240236413" w:history="1">
            <w:r w:rsidRPr="002B0EE9">
              <w:rPr>
                <w:rStyle w:val="Hipervnculo"/>
                <w:rFonts w:ascii="Times New Roman" w:eastAsia="Times New Roman" w:hAnsi="Times New Roman" w:cs="Times New Roman"/>
                <w:noProof/>
              </w:rPr>
              <w:t>CU03 - Desactivando cliente</w:t>
            </w:r>
            <w:r>
              <w:rPr>
                <w:noProof/>
                <w:webHidden/>
              </w:rPr>
              <w:tab/>
            </w:r>
            <w:r>
              <w:rPr>
                <w:noProof/>
                <w:webHidden/>
              </w:rPr>
              <w:fldChar w:fldCharType="begin"/>
            </w:r>
            <w:r>
              <w:rPr>
                <w:noProof/>
                <w:webHidden/>
              </w:rPr>
              <w:instrText xml:space="preserve"> PAGEREF _Toc240236413 \h </w:instrText>
            </w:r>
            <w:r>
              <w:rPr>
                <w:noProof/>
                <w:webHidden/>
              </w:rPr>
            </w:r>
            <w:r>
              <w:rPr>
                <w:noProof/>
                <w:webHidden/>
              </w:rPr>
              <w:fldChar w:fldCharType="separate"/>
            </w:r>
            <w:r>
              <w:rPr>
                <w:noProof/>
                <w:webHidden/>
              </w:rPr>
              <w:t>144</w:t>
            </w:r>
            <w:r>
              <w:rPr>
                <w:noProof/>
                <w:webHidden/>
              </w:rPr>
              <w:fldChar w:fldCharType="end"/>
            </w:r>
          </w:hyperlink>
        </w:p>
        <w:p w14:paraId="2BAC300C" w14:textId="13F36376" w:rsidR="005E2843" w:rsidRDefault="005E2843">
          <w:pPr>
            <w:pStyle w:val="TDC2"/>
            <w:tabs>
              <w:tab w:val="right" w:leader="dot" w:pos="9394"/>
            </w:tabs>
            <w:rPr>
              <w:rFonts w:asciiTheme="minorHAnsi" w:eastAsiaTheme="minorEastAsia" w:hAnsiTheme="minorHAnsi" w:cstheme="minorBidi"/>
              <w:noProof/>
              <w:kern w:val="2"/>
              <w14:ligatures w14:val="standardContextual"/>
            </w:rPr>
          </w:pPr>
          <w:hyperlink w:anchor="_Toc240236414" w:history="1">
            <w:r w:rsidRPr="002B0EE9">
              <w:rPr>
                <w:rStyle w:val="Hipervnculo"/>
                <w:rFonts w:ascii="Times New Roman" w:eastAsia="Times New Roman" w:hAnsi="Times New Roman" w:cs="Times New Roman"/>
                <w:noProof/>
              </w:rPr>
              <w:t>CU04 - Reactivando cliente</w:t>
            </w:r>
            <w:r>
              <w:rPr>
                <w:noProof/>
                <w:webHidden/>
              </w:rPr>
              <w:tab/>
            </w:r>
            <w:r>
              <w:rPr>
                <w:noProof/>
                <w:webHidden/>
              </w:rPr>
              <w:fldChar w:fldCharType="begin"/>
            </w:r>
            <w:r>
              <w:rPr>
                <w:noProof/>
                <w:webHidden/>
              </w:rPr>
              <w:instrText xml:space="preserve"> PAGEREF _Toc240236414 \h </w:instrText>
            </w:r>
            <w:r>
              <w:rPr>
                <w:noProof/>
                <w:webHidden/>
              </w:rPr>
            </w:r>
            <w:r>
              <w:rPr>
                <w:noProof/>
                <w:webHidden/>
              </w:rPr>
              <w:fldChar w:fldCharType="separate"/>
            </w:r>
            <w:r>
              <w:rPr>
                <w:noProof/>
                <w:webHidden/>
              </w:rPr>
              <w:t>145</w:t>
            </w:r>
            <w:r>
              <w:rPr>
                <w:noProof/>
                <w:webHidden/>
              </w:rPr>
              <w:fldChar w:fldCharType="end"/>
            </w:r>
          </w:hyperlink>
        </w:p>
        <w:p w14:paraId="07BBFBD4" w14:textId="389D6763" w:rsidR="005E2843" w:rsidRDefault="005E2843">
          <w:pPr>
            <w:pStyle w:val="TDC2"/>
            <w:tabs>
              <w:tab w:val="right" w:leader="dot" w:pos="9394"/>
            </w:tabs>
            <w:rPr>
              <w:rFonts w:asciiTheme="minorHAnsi" w:eastAsiaTheme="minorEastAsia" w:hAnsiTheme="minorHAnsi" w:cstheme="minorBidi"/>
              <w:noProof/>
              <w:kern w:val="2"/>
              <w14:ligatures w14:val="standardContextual"/>
            </w:rPr>
          </w:pPr>
          <w:hyperlink w:anchor="_Toc240236415" w:history="1">
            <w:r w:rsidRPr="002B0EE9">
              <w:rPr>
                <w:rStyle w:val="Hipervnculo"/>
                <w:rFonts w:ascii="Times New Roman" w:eastAsia="Times New Roman" w:hAnsi="Times New Roman" w:cs="Times New Roman"/>
                <w:noProof/>
              </w:rPr>
              <w:t>CU13 - Registrando cliente desde Cotización</w:t>
            </w:r>
            <w:r>
              <w:rPr>
                <w:noProof/>
                <w:webHidden/>
              </w:rPr>
              <w:tab/>
            </w:r>
            <w:r>
              <w:rPr>
                <w:noProof/>
                <w:webHidden/>
              </w:rPr>
              <w:fldChar w:fldCharType="begin"/>
            </w:r>
            <w:r>
              <w:rPr>
                <w:noProof/>
                <w:webHidden/>
              </w:rPr>
              <w:instrText xml:space="preserve"> PAGEREF _Toc240236415 \h </w:instrText>
            </w:r>
            <w:r>
              <w:rPr>
                <w:noProof/>
                <w:webHidden/>
              </w:rPr>
            </w:r>
            <w:r>
              <w:rPr>
                <w:noProof/>
                <w:webHidden/>
              </w:rPr>
              <w:fldChar w:fldCharType="separate"/>
            </w:r>
            <w:r>
              <w:rPr>
                <w:noProof/>
                <w:webHidden/>
              </w:rPr>
              <w:t>146</w:t>
            </w:r>
            <w:r>
              <w:rPr>
                <w:noProof/>
                <w:webHidden/>
              </w:rPr>
              <w:fldChar w:fldCharType="end"/>
            </w:r>
          </w:hyperlink>
        </w:p>
        <w:p w14:paraId="51B8A1B9" w14:textId="7B54E79A" w:rsidR="005E2843" w:rsidRDefault="005E2843">
          <w:pPr>
            <w:pStyle w:val="TDC2"/>
            <w:tabs>
              <w:tab w:val="right" w:leader="dot" w:pos="9394"/>
            </w:tabs>
            <w:rPr>
              <w:rFonts w:asciiTheme="minorHAnsi" w:eastAsiaTheme="minorEastAsia" w:hAnsiTheme="minorHAnsi" w:cstheme="minorBidi"/>
              <w:noProof/>
              <w:kern w:val="2"/>
              <w14:ligatures w14:val="standardContextual"/>
            </w:rPr>
          </w:pPr>
          <w:hyperlink w:anchor="_Toc240236416" w:history="1">
            <w:r w:rsidRPr="002B0EE9">
              <w:rPr>
                <w:rStyle w:val="Hipervnculo"/>
                <w:rFonts w:ascii="Times New Roman" w:eastAsia="Times New Roman" w:hAnsi="Times New Roman" w:cs="Times New Roman"/>
                <w:noProof/>
              </w:rPr>
              <w:t>CU18 - Emitiendo Cotización</w:t>
            </w:r>
            <w:r>
              <w:rPr>
                <w:noProof/>
                <w:webHidden/>
              </w:rPr>
              <w:tab/>
            </w:r>
            <w:r>
              <w:rPr>
                <w:noProof/>
                <w:webHidden/>
              </w:rPr>
              <w:fldChar w:fldCharType="begin"/>
            </w:r>
            <w:r>
              <w:rPr>
                <w:noProof/>
                <w:webHidden/>
              </w:rPr>
              <w:instrText xml:space="preserve"> PAGEREF _Toc240236416 \h </w:instrText>
            </w:r>
            <w:r>
              <w:rPr>
                <w:noProof/>
                <w:webHidden/>
              </w:rPr>
            </w:r>
            <w:r>
              <w:rPr>
                <w:noProof/>
                <w:webHidden/>
              </w:rPr>
              <w:fldChar w:fldCharType="separate"/>
            </w:r>
            <w:r>
              <w:rPr>
                <w:noProof/>
                <w:webHidden/>
              </w:rPr>
              <w:t>147</w:t>
            </w:r>
            <w:r>
              <w:rPr>
                <w:noProof/>
                <w:webHidden/>
              </w:rPr>
              <w:fldChar w:fldCharType="end"/>
            </w:r>
          </w:hyperlink>
        </w:p>
        <w:p w14:paraId="33210868" w14:textId="2CB80775" w:rsidR="005E2843" w:rsidRDefault="005E2843">
          <w:pPr>
            <w:pStyle w:val="TDC2"/>
            <w:tabs>
              <w:tab w:val="right" w:leader="dot" w:pos="9394"/>
            </w:tabs>
            <w:rPr>
              <w:rFonts w:asciiTheme="minorHAnsi" w:eastAsiaTheme="minorEastAsia" w:hAnsiTheme="minorHAnsi" w:cstheme="minorBidi"/>
              <w:noProof/>
              <w:kern w:val="2"/>
              <w14:ligatures w14:val="standardContextual"/>
            </w:rPr>
          </w:pPr>
          <w:hyperlink w:anchor="_Toc240236417" w:history="1">
            <w:r w:rsidRPr="002B0EE9">
              <w:rPr>
                <w:rStyle w:val="Hipervnculo"/>
                <w:rFonts w:ascii="Times New Roman" w:eastAsia="Times New Roman" w:hAnsi="Times New Roman" w:cs="Times New Roman"/>
                <w:noProof/>
              </w:rPr>
              <w:t>CU21 - Reactivando Cotización vencida</w:t>
            </w:r>
            <w:r>
              <w:rPr>
                <w:noProof/>
                <w:webHidden/>
              </w:rPr>
              <w:tab/>
            </w:r>
            <w:r>
              <w:rPr>
                <w:noProof/>
                <w:webHidden/>
              </w:rPr>
              <w:fldChar w:fldCharType="begin"/>
            </w:r>
            <w:r>
              <w:rPr>
                <w:noProof/>
                <w:webHidden/>
              </w:rPr>
              <w:instrText xml:space="preserve"> PAGEREF _Toc240236417 \h </w:instrText>
            </w:r>
            <w:r>
              <w:rPr>
                <w:noProof/>
                <w:webHidden/>
              </w:rPr>
            </w:r>
            <w:r>
              <w:rPr>
                <w:noProof/>
                <w:webHidden/>
              </w:rPr>
              <w:fldChar w:fldCharType="separate"/>
            </w:r>
            <w:r>
              <w:rPr>
                <w:noProof/>
                <w:webHidden/>
              </w:rPr>
              <w:t>148</w:t>
            </w:r>
            <w:r>
              <w:rPr>
                <w:noProof/>
                <w:webHidden/>
              </w:rPr>
              <w:fldChar w:fldCharType="end"/>
            </w:r>
          </w:hyperlink>
        </w:p>
        <w:p w14:paraId="154C3B3A" w14:textId="46AC15B9" w:rsidR="005E2843" w:rsidRDefault="005E2843">
          <w:pPr>
            <w:pStyle w:val="TDC2"/>
            <w:tabs>
              <w:tab w:val="right" w:leader="dot" w:pos="9394"/>
            </w:tabs>
            <w:rPr>
              <w:rFonts w:asciiTheme="minorHAnsi" w:eastAsiaTheme="minorEastAsia" w:hAnsiTheme="minorHAnsi" w:cstheme="minorBidi"/>
              <w:noProof/>
              <w:kern w:val="2"/>
              <w14:ligatures w14:val="standardContextual"/>
            </w:rPr>
          </w:pPr>
          <w:hyperlink w:anchor="_Toc240236418" w:history="1">
            <w:r w:rsidRPr="002B0EE9">
              <w:rPr>
                <w:rStyle w:val="Hipervnculo"/>
                <w:rFonts w:ascii="Times New Roman" w:eastAsia="Times New Roman" w:hAnsi="Times New Roman" w:cs="Times New Roman"/>
                <w:noProof/>
              </w:rPr>
              <w:t>CU23 - Formalizando cliente B2C provisional</w:t>
            </w:r>
            <w:r>
              <w:rPr>
                <w:noProof/>
                <w:webHidden/>
              </w:rPr>
              <w:tab/>
            </w:r>
            <w:r>
              <w:rPr>
                <w:noProof/>
                <w:webHidden/>
              </w:rPr>
              <w:fldChar w:fldCharType="begin"/>
            </w:r>
            <w:r>
              <w:rPr>
                <w:noProof/>
                <w:webHidden/>
              </w:rPr>
              <w:instrText xml:space="preserve"> PAGEREF _Toc240236418 \h </w:instrText>
            </w:r>
            <w:r>
              <w:rPr>
                <w:noProof/>
                <w:webHidden/>
              </w:rPr>
            </w:r>
            <w:r>
              <w:rPr>
                <w:noProof/>
                <w:webHidden/>
              </w:rPr>
              <w:fldChar w:fldCharType="separate"/>
            </w:r>
            <w:r>
              <w:rPr>
                <w:noProof/>
                <w:webHidden/>
              </w:rPr>
              <w:t>149</w:t>
            </w:r>
            <w:r>
              <w:rPr>
                <w:noProof/>
                <w:webHidden/>
              </w:rPr>
              <w:fldChar w:fldCharType="end"/>
            </w:r>
          </w:hyperlink>
        </w:p>
        <w:p w14:paraId="2888D173" w14:textId="1E1F9315" w:rsidR="005E2843" w:rsidRDefault="005E2843">
          <w:pPr>
            <w:pStyle w:val="TDC2"/>
            <w:tabs>
              <w:tab w:val="right" w:leader="dot" w:pos="9394"/>
            </w:tabs>
            <w:rPr>
              <w:rFonts w:asciiTheme="minorHAnsi" w:eastAsiaTheme="minorEastAsia" w:hAnsiTheme="minorHAnsi" w:cstheme="minorBidi"/>
              <w:noProof/>
              <w:kern w:val="2"/>
              <w14:ligatures w14:val="standardContextual"/>
            </w:rPr>
          </w:pPr>
          <w:hyperlink w:anchor="_Toc240236419" w:history="1">
            <w:r w:rsidRPr="002B0EE9">
              <w:rPr>
                <w:rStyle w:val="Hipervnculo"/>
                <w:rFonts w:ascii="Times New Roman" w:eastAsia="Times New Roman" w:hAnsi="Times New Roman" w:cs="Times New Roman"/>
                <w:noProof/>
              </w:rPr>
              <w:t>CU39 - Definiendo condiciones y fecha final de vencimiento de cobro B2B</w:t>
            </w:r>
            <w:r>
              <w:rPr>
                <w:noProof/>
                <w:webHidden/>
              </w:rPr>
              <w:tab/>
            </w:r>
            <w:r>
              <w:rPr>
                <w:noProof/>
                <w:webHidden/>
              </w:rPr>
              <w:fldChar w:fldCharType="begin"/>
            </w:r>
            <w:r>
              <w:rPr>
                <w:noProof/>
                <w:webHidden/>
              </w:rPr>
              <w:instrText xml:space="preserve"> PAGEREF _Toc240236419 \h </w:instrText>
            </w:r>
            <w:r>
              <w:rPr>
                <w:noProof/>
                <w:webHidden/>
              </w:rPr>
            </w:r>
            <w:r>
              <w:rPr>
                <w:noProof/>
                <w:webHidden/>
              </w:rPr>
              <w:fldChar w:fldCharType="separate"/>
            </w:r>
            <w:r>
              <w:rPr>
                <w:noProof/>
                <w:webHidden/>
              </w:rPr>
              <w:t>151</w:t>
            </w:r>
            <w:r>
              <w:rPr>
                <w:noProof/>
                <w:webHidden/>
              </w:rPr>
              <w:fldChar w:fldCharType="end"/>
            </w:r>
          </w:hyperlink>
        </w:p>
        <w:p w14:paraId="23D7F728" w14:textId="174C33F1" w:rsidR="005E2843" w:rsidRDefault="005E2843">
          <w:pPr>
            <w:pStyle w:val="TDC2"/>
            <w:tabs>
              <w:tab w:val="right" w:leader="dot" w:pos="9394"/>
            </w:tabs>
            <w:rPr>
              <w:rFonts w:asciiTheme="minorHAnsi" w:eastAsiaTheme="minorEastAsia" w:hAnsiTheme="minorHAnsi" w:cstheme="minorBidi"/>
              <w:noProof/>
              <w:kern w:val="2"/>
              <w14:ligatures w14:val="standardContextual"/>
            </w:rPr>
          </w:pPr>
          <w:hyperlink w:anchor="_Toc240236420" w:history="1">
            <w:r w:rsidRPr="002B0EE9">
              <w:rPr>
                <w:rStyle w:val="Hipervnculo"/>
                <w:rFonts w:ascii="Times New Roman" w:eastAsia="Times New Roman" w:hAnsi="Times New Roman" w:cs="Times New Roman"/>
                <w:noProof/>
              </w:rPr>
              <w:t>CU40 - Gestionando etapas de cobro B2C</w:t>
            </w:r>
            <w:r>
              <w:rPr>
                <w:noProof/>
                <w:webHidden/>
              </w:rPr>
              <w:tab/>
            </w:r>
            <w:r>
              <w:rPr>
                <w:noProof/>
                <w:webHidden/>
              </w:rPr>
              <w:fldChar w:fldCharType="begin"/>
            </w:r>
            <w:r>
              <w:rPr>
                <w:noProof/>
                <w:webHidden/>
              </w:rPr>
              <w:instrText xml:space="preserve"> PAGEREF _Toc240236420 \h </w:instrText>
            </w:r>
            <w:r>
              <w:rPr>
                <w:noProof/>
                <w:webHidden/>
              </w:rPr>
            </w:r>
            <w:r>
              <w:rPr>
                <w:noProof/>
                <w:webHidden/>
              </w:rPr>
              <w:fldChar w:fldCharType="separate"/>
            </w:r>
            <w:r>
              <w:rPr>
                <w:noProof/>
                <w:webHidden/>
              </w:rPr>
              <w:t>152</w:t>
            </w:r>
            <w:r>
              <w:rPr>
                <w:noProof/>
                <w:webHidden/>
              </w:rPr>
              <w:fldChar w:fldCharType="end"/>
            </w:r>
          </w:hyperlink>
        </w:p>
        <w:p w14:paraId="2F316CDC" w14:textId="6F3EDEA0" w:rsidR="005E2843" w:rsidRDefault="005E2843">
          <w:pPr>
            <w:pStyle w:val="TDC2"/>
            <w:tabs>
              <w:tab w:val="right" w:leader="dot" w:pos="9394"/>
            </w:tabs>
            <w:rPr>
              <w:rFonts w:asciiTheme="minorHAnsi" w:eastAsiaTheme="minorEastAsia" w:hAnsiTheme="minorHAnsi" w:cstheme="minorBidi"/>
              <w:noProof/>
              <w:kern w:val="2"/>
              <w14:ligatures w14:val="standardContextual"/>
            </w:rPr>
          </w:pPr>
          <w:hyperlink w:anchor="_Toc240236421" w:history="1">
            <w:r w:rsidRPr="002B0EE9">
              <w:rPr>
                <w:rStyle w:val="Hipervnculo"/>
                <w:rFonts w:ascii="Times New Roman" w:eastAsia="Times New Roman" w:hAnsi="Times New Roman" w:cs="Times New Roman"/>
                <w:noProof/>
              </w:rPr>
              <w:t>CU41 - Configurando umbral Por vencer</w:t>
            </w:r>
            <w:r>
              <w:rPr>
                <w:noProof/>
                <w:webHidden/>
              </w:rPr>
              <w:tab/>
            </w:r>
            <w:r>
              <w:rPr>
                <w:noProof/>
                <w:webHidden/>
              </w:rPr>
              <w:fldChar w:fldCharType="begin"/>
            </w:r>
            <w:r>
              <w:rPr>
                <w:noProof/>
                <w:webHidden/>
              </w:rPr>
              <w:instrText xml:space="preserve"> PAGEREF _Toc240236421 \h </w:instrText>
            </w:r>
            <w:r>
              <w:rPr>
                <w:noProof/>
                <w:webHidden/>
              </w:rPr>
            </w:r>
            <w:r>
              <w:rPr>
                <w:noProof/>
                <w:webHidden/>
              </w:rPr>
              <w:fldChar w:fldCharType="separate"/>
            </w:r>
            <w:r>
              <w:rPr>
                <w:noProof/>
                <w:webHidden/>
              </w:rPr>
              <w:t>153</w:t>
            </w:r>
            <w:r>
              <w:rPr>
                <w:noProof/>
                <w:webHidden/>
              </w:rPr>
              <w:fldChar w:fldCharType="end"/>
            </w:r>
          </w:hyperlink>
        </w:p>
        <w:p w14:paraId="1629F7A9" w14:textId="3EC7F406" w:rsidR="005E2843" w:rsidRDefault="005E2843">
          <w:pPr>
            <w:pStyle w:val="TDC2"/>
            <w:tabs>
              <w:tab w:val="right" w:leader="dot" w:pos="9394"/>
            </w:tabs>
            <w:rPr>
              <w:rFonts w:asciiTheme="minorHAnsi" w:eastAsiaTheme="minorEastAsia" w:hAnsiTheme="minorHAnsi" w:cstheme="minorBidi"/>
              <w:noProof/>
              <w:kern w:val="2"/>
              <w14:ligatures w14:val="standardContextual"/>
            </w:rPr>
          </w:pPr>
          <w:hyperlink w:anchor="_Toc240236422" w:history="1">
            <w:r w:rsidRPr="002B0EE9">
              <w:rPr>
                <w:rStyle w:val="Hipervnculo"/>
                <w:rFonts w:ascii="Times New Roman" w:eastAsia="Times New Roman" w:hAnsi="Times New Roman" w:cs="Times New Roman"/>
                <w:noProof/>
              </w:rPr>
              <w:t>CU42 - Buscando y seleccionando cliente para registrar pago</w:t>
            </w:r>
            <w:r>
              <w:rPr>
                <w:noProof/>
                <w:webHidden/>
              </w:rPr>
              <w:tab/>
            </w:r>
            <w:r>
              <w:rPr>
                <w:noProof/>
                <w:webHidden/>
              </w:rPr>
              <w:fldChar w:fldCharType="begin"/>
            </w:r>
            <w:r>
              <w:rPr>
                <w:noProof/>
                <w:webHidden/>
              </w:rPr>
              <w:instrText xml:space="preserve"> PAGEREF _Toc240236422 \h </w:instrText>
            </w:r>
            <w:r>
              <w:rPr>
                <w:noProof/>
                <w:webHidden/>
              </w:rPr>
            </w:r>
            <w:r>
              <w:rPr>
                <w:noProof/>
                <w:webHidden/>
              </w:rPr>
              <w:fldChar w:fldCharType="separate"/>
            </w:r>
            <w:r>
              <w:rPr>
                <w:noProof/>
                <w:webHidden/>
              </w:rPr>
              <w:t>154</w:t>
            </w:r>
            <w:r>
              <w:rPr>
                <w:noProof/>
                <w:webHidden/>
              </w:rPr>
              <w:fldChar w:fldCharType="end"/>
            </w:r>
          </w:hyperlink>
        </w:p>
        <w:p w14:paraId="630EC9A9" w14:textId="1782BEC7" w:rsidR="005E2843" w:rsidRDefault="005E2843">
          <w:pPr>
            <w:pStyle w:val="TDC2"/>
            <w:tabs>
              <w:tab w:val="right" w:leader="dot" w:pos="9394"/>
            </w:tabs>
            <w:rPr>
              <w:rFonts w:asciiTheme="minorHAnsi" w:eastAsiaTheme="minorEastAsia" w:hAnsiTheme="minorHAnsi" w:cstheme="minorBidi"/>
              <w:noProof/>
              <w:kern w:val="2"/>
              <w14:ligatures w14:val="standardContextual"/>
            </w:rPr>
          </w:pPr>
          <w:hyperlink w:anchor="_Toc240236423" w:history="1">
            <w:r w:rsidRPr="002B0EE9">
              <w:rPr>
                <w:rStyle w:val="Hipervnculo"/>
                <w:rFonts w:ascii="Times New Roman" w:eastAsia="Times New Roman" w:hAnsi="Times New Roman" w:cs="Times New Roman"/>
                <w:noProof/>
              </w:rPr>
              <w:t>CU43 - Asociando pago a Nota de Venta</w:t>
            </w:r>
            <w:r>
              <w:rPr>
                <w:noProof/>
                <w:webHidden/>
              </w:rPr>
              <w:tab/>
            </w:r>
            <w:r>
              <w:rPr>
                <w:noProof/>
                <w:webHidden/>
              </w:rPr>
              <w:fldChar w:fldCharType="begin"/>
            </w:r>
            <w:r>
              <w:rPr>
                <w:noProof/>
                <w:webHidden/>
              </w:rPr>
              <w:instrText xml:space="preserve"> PAGEREF _Toc240236423 \h </w:instrText>
            </w:r>
            <w:r>
              <w:rPr>
                <w:noProof/>
                <w:webHidden/>
              </w:rPr>
            </w:r>
            <w:r>
              <w:rPr>
                <w:noProof/>
                <w:webHidden/>
              </w:rPr>
              <w:fldChar w:fldCharType="separate"/>
            </w:r>
            <w:r>
              <w:rPr>
                <w:noProof/>
                <w:webHidden/>
              </w:rPr>
              <w:t>155</w:t>
            </w:r>
            <w:r>
              <w:rPr>
                <w:noProof/>
                <w:webHidden/>
              </w:rPr>
              <w:fldChar w:fldCharType="end"/>
            </w:r>
          </w:hyperlink>
        </w:p>
        <w:p w14:paraId="495B4C3C" w14:textId="4A0F1D3F" w:rsidR="005E2843" w:rsidRDefault="005E2843">
          <w:pPr>
            <w:pStyle w:val="TDC2"/>
            <w:tabs>
              <w:tab w:val="right" w:leader="dot" w:pos="9394"/>
            </w:tabs>
            <w:rPr>
              <w:rFonts w:asciiTheme="minorHAnsi" w:eastAsiaTheme="minorEastAsia" w:hAnsiTheme="minorHAnsi" w:cstheme="minorBidi"/>
              <w:noProof/>
              <w:kern w:val="2"/>
              <w14:ligatures w14:val="standardContextual"/>
            </w:rPr>
          </w:pPr>
          <w:hyperlink w:anchor="_Toc240236424" w:history="1">
            <w:r w:rsidRPr="002B0EE9">
              <w:rPr>
                <w:rStyle w:val="Hipervnculo"/>
                <w:rFonts w:ascii="Times New Roman" w:eastAsia="Times New Roman" w:hAnsi="Times New Roman" w:cs="Times New Roman"/>
                <w:noProof/>
              </w:rPr>
              <w:t>CU44 - Clasificando pago mediante categoría sugerida</w:t>
            </w:r>
            <w:r>
              <w:rPr>
                <w:noProof/>
                <w:webHidden/>
              </w:rPr>
              <w:tab/>
            </w:r>
            <w:r>
              <w:rPr>
                <w:noProof/>
                <w:webHidden/>
              </w:rPr>
              <w:fldChar w:fldCharType="begin"/>
            </w:r>
            <w:r>
              <w:rPr>
                <w:noProof/>
                <w:webHidden/>
              </w:rPr>
              <w:instrText xml:space="preserve"> PAGEREF _Toc240236424 \h </w:instrText>
            </w:r>
            <w:r>
              <w:rPr>
                <w:noProof/>
                <w:webHidden/>
              </w:rPr>
            </w:r>
            <w:r>
              <w:rPr>
                <w:noProof/>
                <w:webHidden/>
              </w:rPr>
              <w:fldChar w:fldCharType="separate"/>
            </w:r>
            <w:r>
              <w:rPr>
                <w:noProof/>
                <w:webHidden/>
              </w:rPr>
              <w:t>155</w:t>
            </w:r>
            <w:r>
              <w:rPr>
                <w:noProof/>
                <w:webHidden/>
              </w:rPr>
              <w:fldChar w:fldCharType="end"/>
            </w:r>
          </w:hyperlink>
        </w:p>
        <w:p w14:paraId="4E886C98" w14:textId="1C7E574D" w:rsidR="005E2843" w:rsidRDefault="005E2843">
          <w:pPr>
            <w:pStyle w:val="TDC2"/>
            <w:tabs>
              <w:tab w:val="right" w:leader="dot" w:pos="9394"/>
            </w:tabs>
            <w:rPr>
              <w:rFonts w:asciiTheme="minorHAnsi" w:eastAsiaTheme="minorEastAsia" w:hAnsiTheme="minorHAnsi" w:cstheme="minorBidi"/>
              <w:noProof/>
              <w:kern w:val="2"/>
              <w14:ligatures w14:val="standardContextual"/>
            </w:rPr>
          </w:pPr>
          <w:hyperlink w:anchor="_Toc240236425" w:history="1">
            <w:r w:rsidRPr="002B0EE9">
              <w:rPr>
                <w:rStyle w:val="Hipervnculo"/>
                <w:rFonts w:ascii="Times New Roman" w:eastAsia="Times New Roman" w:hAnsi="Times New Roman" w:cs="Times New Roman"/>
                <w:noProof/>
              </w:rPr>
              <w:t>CU45 - Seleccionando medio de pago</w:t>
            </w:r>
            <w:r>
              <w:rPr>
                <w:noProof/>
                <w:webHidden/>
              </w:rPr>
              <w:tab/>
            </w:r>
            <w:r>
              <w:rPr>
                <w:noProof/>
                <w:webHidden/>
              </w:rPr>
              <w:fldChar w:fldCharType="begin"/>
            </w:r>
            <w:r>
              <w:rPr>
                <w:noProof/>
                <w:webHidden/>
              </w:rPr>
              <w:instrText xml:space="preserve"> PAGEREF _Toc240236425 \h </w:instrText>
            </w:r>
            <w:r>
              <w:rPr>
                <w:noProof/>
                <w:webHidden/>
              </w:rPr>
            </w:r>
            <w:r>
              <w:rPr>
                <w:noProof/>
                <w:webHidden/>
              </w:rPr>
              <w:fldChar w:fldCharType="separate"/>
            </w:r>
            <w:r>
              <w:rPr>
                <w:noProof/>
                <w:webHidden/>
              </w:rPr>
              <w:t>156</w:t>
            </w:r>
            <w:r>
              <w:rPr>
                <w:noProof/>
                <w:webHidden/>
              </w:rPr>
              <w:fldChar w:fldCharType="end"/>
            </w:r>
          </w:hyperlink>
        </w:p>
        <w:p w14:paraId="62BAD20B" w14:textId="70D20213" w:rsidR="005E2843" w:rsidRDefault="005E2843">
          <w:pPr>
            <w:pStyle w:val="TDC2"/>
            <w:tabs>
              <w:tab w:val="right" w:leader="dot" w:pos="9394"/>
            </w:tabs>
            <w:rPr>
              <w:rFonts w:asciiTheme="minorHAnsi" w:eastAsiaTheme="minorEastAsia" w:hAnsiTheme="minorHAnsi" w:cstheme="minorBidi"/>
              <w:noProof/>
              <w:kern w:val="2"/>
              <w14:ligatures w14:val="standardContextual"/>
            </w:rPr>
          </w:pPr>
          <w:hyperlink w:anchor="_Toc240236426" w:history="1">
            <w:r w:rsidRPr="002B0EE9">
              <w:rPr>
                <w:rStyle w:val="Hipervnculo"/>
                <w:rFonts w:ascii="Times New Roman" w:eastAsia="Times New Roman" w:hAnsi="Times New Roman" w:cs="Times New Roman"/>
                <w:noProof/>
              </w:rPr>
              <w:t>CU46 - Seleccionando cuotas para pago con tarjeta de crédito</w:t>
            </w:r>
            <w:r>
              <w:rPr>
                <w:noProof/>
                <w:webHidden/>
              </w:rPr>
              <w:tab/>
            </w:r>
            <w:r>
              <w:rPr>
                <w:noProof/>
                <w:webHidden/>
              </w:rPr>
              <w:fldChar w:fldCharType="begin"/>
            </w:r>
            <w:r>
              <w:rPr>
                <w:noProof/>
                <w:webHidden/>
              </w:rPr>
              <w:instrText xml:space="preserve"> PAGEREF _Toc240236426 \h </w:instrText>
            </w:r>
            <w:r>
              <w:rPr>
                <w:noProof/>
                <w:webHidden/>
              </w:rPr>
            </w:r>
            <w:r>
              <w:rPr>
                <w:noProof/>
                <w:webHidden/>
              </w:rPr>
              <w:fldChar w:fldCharType="separate"/>
            </w:r>
            <w:r>
              <w:rPr>
                <w:noProof/>
                <w:webHidden/>
              </w:rPr>
              <w:t>157</w:t>
            </w:r>
            <w:r>
              <w:rPr>
                <w:noProof/>
                <w:webHidden/>
              </w:rPr>
              <w:fldChar w:fldCharType="end"/>
            </w:r>
          </w:hyperlink>
        </w:p>
        <w:p w14:paraId="3418CD22" w14:textId="46B2E24A" w:rsidR="005E2843" w:rsidRDefault="005E2843">
          <w:pPr>
            <w:pStyle w:val="TDC2"/>
            <w:tabs>
              <w:tab w:val="right" w:leader="dot" w:pos="9394"/>
            </w:tabs>
            <w:rPr>
              <w:rFonts w:asciiTheme="minorHAnsi" w:eastAsiaTheme="minorEastAsia" w:hAnsiTheme="minorHAnsi" w:cstheme="minorBidi"/>
              <w:noProof/>
              <w:kern w:val="2"/>
              <w14:ligatures w14:val="standardContextual"/>
            </w:rPr>
          </w:pPr>
          <w:hyperlink w:anchor="_Toc240236427" w:history="1">
            <w:r w:rsidRPr="002B0EE9">
              <w:rPr>
                <w:rStyle w:val="Hipervnculo"/>
                <w:rFonts w:ascii="Times New Roman" w:eastAsia="Times New Roman" w:hAnsi="Times New Roman" w:cs="Times New Roman"/>
                <w:noProof/>
              </w:rPr>
              <w:t>CU48 - Asociando documento tributario existente al pago</w:t>
            </w:r>
            <w:r>
              <w:rPr>
                <w:noProof/>
                <w:webHidden/>
              </w:rPr>
              <w:tab/>
            </w:r>
            <w:r>
              <w:rPr>
                <w:noProof/>
                <w:webHidden/>
              </w:rPr>
              <w:fldChar w:fldCharType="begin"/>
            </w:r>
            <w:r>
              <w:rPr>
                <w:noProof/>
                <w:webHidden/>
              </w:rPr>
              <w:instrText xml:space="preserve"> PAGEREF _Toc240236427 \h </w:instrText>
            </w:r>
            <w:r>
              <w:rPr>
                <w:noProof/>
                <w:webHidden/>
              </w:rPr>
            </w:r>
            <w:r>
              <w:rPr>
                <w:noProof/>
                <w:webHidden/>
              </w:rPr>
              <w:fldChar w:fldCharType="separate"/>
            </w:r>
            <w:r>
              <w:rPr>
                <w:noProof/>
                <w:webHidden/>
              </w:rPr>
              <w:t>158</w:t>
            </w:r>
            <w:r>
              <w:rPr>
                <w:noProof/>
                <w:webHidden/>
              </w:rPr>
              <w:fldChar w:fldCharType="end"/>
            </w:r>
          </w:hyperlink>
        </w:p>
        <w:p w14:paraId="368262B9" w14:textId="38920887" w:rsidR="005E2843" w:rsidRDefault="005E2843">
          <w:pPr>
            <w:pStyle w:val="TDC2"/>
            <w:tabs>
              <w:tab w:val="right" w:leader="dot" w:pos="9394"/>
            </w:tabs>
            <w:rPr>
              <w:rFonts w:asciiTheme="minorHAnsi" w:eastAsiaTheme="minorEastAsia" w:hAnsiTheme="minorHAnsi" w:cstheme="minorBidi"/>
              <w:noProof/>
              <w:kern w:val="2"/>
              <w14:ligatures w14:val="standardContextual"/>
            </w:rPr>
          </w:pPr>
          <w:hyperlink w:anchor="_Toc240236428" w:history="1">
            <w:r w:rsidRPr="002B0EE9">
              <w:rPr>
                <w:rStyle w:val="Hipervnculo"/>
                <w:rFonts w:ascii="Times New Roman" w:eastAsia="Times New Roman" w:hAnsi="Times New Roman" w:cs="Times New Roman"/>
                <w:noProof/>
              </w:rPr>
              <w:t>CU49 - Recalculando saldo pendiente de Nota de Venta</w:t>
            </w:r>
            <w:r>
              <w:rPr>
                <w:noProof/>
                <w:webHidden/>
              </w:rPr>
              <w:tab/>
            </w:r>
            <w:r>
              <w:rPr>
                <w:noProof/>
                <w:webHidden/>
              </w:rPr>
              <w:fldChar w:fldCharType="begin"/>
            </w:r>
            <w:r>
              <w:rPr>
                <w:noProof/>
                <w:webHidden/>
              </w:rPr>
              <w:instrText xml:space="preserve"> PAGEREF _Toc240236428 \h </w:instrText>
            </w:r>
            <w:r>
              <w:rPr>
                <w:noProof/>
                <w:webHidden/>
              </w:rPr>
            </w:r>
            <w:r>
              <w:rPr>
                <w:noProof/>
                <w:webHidden/>
              </w:rPr>
              <w:fldChar w:fldCharType="separate"/>
            </w:r>
            <w:r>
              <w:rPr>
                <w:noProof/>
                <w:webHidden/>
              </w:rPr>
              <w:t>159</w:t>
            </w:r>
            <w:r>
              <w:rPr>
                <w:noProof/>
                <w:webHidden/>
              </w:rPr>
              <w:fldChar w:fldCharType="end"/>
            </w:r>
          </w:hyperlink>
        </w:p>
        <w:p w14:paraId="43123716" w14:textId="41A7D04C" w:rsidR="005E2843" w:rsidRDefault="005E2843">
          <w:pPr>
            <w:pStyle w:val="TDC2"/>
            <w:tabs>
              <w:tab w:val="right" w:leader="dot" w:pos="9394"/>
            </w:tabs>
            <w:rPr>
              <w:rFonts w:asciiTheme="minorHAnsi" w:eastAsiaTheme="minorEastAsia" w:hAnsiTheme="minorHAnsi" w:cstheme="minorBidi"/>
              <w:noProof/>
              <w:kern w:val="2"/>
              <w14:ligatures w14:val="standardContextual"/>
            </w:rPr>
          </w:pPr>
          <w:hyperlink w:anchor="_Toc240236429" w:history="1">
            <w:r w:rsidRPr="002B0EE9">
              <w:rPr>
                <w:rStyle w:val="Hipervnculo"/>
                <w:rFonts w:ascii="Times New Roman" w:eastAsia="Times New Roman" w:hAnsi="Times New Roman" w:cs="Times New Roman"/>
                <w:noProof/>
              </w:rPr>
              <w:t>CU50 - Actualizando estado de pago de Nota de Venta</w:t>
            </w:r>
            <w:r>
              <w:rPr>
                <w:noProof/>
                <w:webHidden/>
              </w:rPr>
              <w:tab/>
            </w:r>
            <w:r>
              <w:rPr>
                <w:noProof/>
                <w:webHidden/>
              </w:rPr>
              <w:fldChar w:fldCharType="begin"/>
            </w:r>
            <w:r>
              <w:rPr>
                <w:noProof/>
                <w:webHidden/>
              </w:rPr>
              <w:instrText xml:space="preserve"> PAGEREF _Toc240236429 \h </w:instrText>
            </w:r>
            <w:r>
              <w:rPr>
                <w:noProof/>
                <w:webHidden/>
              </w:rPr>
            </w:r>
            <w:r>
              <w:rPr>
                <w:noProof/>
                <w:webHidden/>
              </w:rPr>
              <w:fldChar w:fldCharType="separate"/>
            </w:r>
            <w:r>
              <w:rPr>
                <w:noProof/>
                <w:webHidden/>
              </w:rPr>
              <w:t>160</w:t>
            </w:r>
            <w:r>
              <w:rPr>
                <w:noProof/>
                <w:webHidden/>
              </w:rPr>
              <w:fldChar w:fldCharType="end"/>
            </w:r>
          </w:hyperlink>
        </w:p>
        <w:p w14:paraId="2CD825B4" w14:textId="56668209" w:rsidR="005E2843" w:rsidRDefault="005E2843">
          <w:pPr>
            <w:pStyle w:val="TDC2"/>
            <w:tabs>
              <w:tab w:val="right" w:leader="dot" w:pos="9394"/>
            </w:tabs>
            <w:rPr>
              <w:rFonts w:asciiTheme="minorHAnsi" w:eastAsiaTheme="minorEastAsia" w:hAnsiTheme="minorHAnsi" w:cstheme="minorBidi"/>
              <w:noProof/>
              <w:kern w:val="2"/>
              <w14:ligatures w14:val="standardContextual"/>
            </w:rPr>
          </w:pPr>
          <w:hyperlink w:anchor="_Toc240236430" w:history="1">
            <w:r w:rsidRPr="002B0EE9">
              <w:rPr>
                <w:rStyle w:val="Hipervnculo"/>
                <w:rFonts w:ascii="Times New Roman" w:eastAsia="Times New Roman" w:hAnsi="Times New Roman" w:cs="Times New Roman"/>
                <w:noProof/>
              </w:rPr>
              <w:t>CU51 - Anulando registro de pago de cliente</w:t>
            </w:r>
            <w:r>
              <w:rPr>
                <w:noProof/>
                <w:webHidden/>
              </w:rPr>
              <w:tab/>
            </w:r>
            <w:r>
              <w:rPr>
                <w:noProof/>
                <w:webHidden/>
              </w:rPr>
              <w:fldChar w:fldCharType="begin"/>
            </w:r>
            <w:r>
              <w:rPr>
                <w:noProof/>
                <w:webHidden/>
              </w:rPr>
              <w:instrText xml:space="preserve"> PAGEREF _Toc240236430 \h </w:instrText>
            </w:r>
            <w:r>
              <w:rPr>
                <w:noProof/>
                <w:webHidden/>
              </w:rPr>
            </w:r>
            <w:r>
              <w:rPr>
                <w:noProof/>
                <w:webHidden/>
              </w:rPr>
              <w:fldChar w:fldCharType="separate"/>
            </w:r>
            <w:r>
              <w:rPr>
                <w:noProof/>
                <w:webHidden/>
              </w:rPr>
              <w:t>161</w:t>
            </w:r>
            <w:r>
              <w:rPr>
                <w:noProof/>
                <w:webHidden/>
              </w:rPr>
              <w:fldChar w:fldCharType="end"/>
            </w:r>
          </w:hyperlink>
        </w:p>
        <w:p w14:paraId="7B2B34A4" w14:textId="13271132" w:rsidR="005E2843" w:rsidRDefault="005E2843">
          <w:pPr>
            <w:pStyle w:val="TDC2"/>
            <w:tabs>
              <w:tab w:val="right" w:leader="dot" w:pos="9394"/>
            </w:tabs>
            <w:rPr>
              <w:rFonts w:asciiTheme="minorHAnsi" w:eastAsiaTheme="minorEastAsia" w:hAnsiTheme="minorHAnsi" w:cstheme="minorBidi"/>
              <w:noProof/>
              <w:kern w:val="2"/>
              <w14:ligatures w14:val="standardContextual"/>
            </w:rPr>
          </w:pPr>
          <w:hyperlink w:anchor="_Toc240236431" w:history="1">
            <w:r w:rsidRPr="002B0EE9">
              <w:rPr>
                <w:rStyle w:val="Hipervnculo"/>
                <w:rFonts w:ascii="Times New Roman" w:eastAsia="Times New Roman" w:hAnsi="Times New Roman" w:cs="Times New Roman"/>
                <w:noProof/>
              </w:rPr>
              <w:t>CU52 - Revirtiendo pago de cliente</w:t>
            </w:r>
            <w:r>
              <w:rPr>
                <w:noProof/>
                <w:webHidden/>
              </w:rPr>
              <w:tab/>
            </w:r>
            <w:r>
              <w:rPr>
                <w:noProof/>
                <w:webHidden/>
              </w:rPr>
              <w:fldChar w:fldCharType="begin"/>
            </w:r>
            <w:r>
              <w:rPr>
                <w:noProof/>
                <w:webHidden/>
              </w:rPr>
              <w:instrText xml:space="preserve"> PAGEREF _Toc240236431 \h </w:instrText>
            </w:r>
            <w:r>
              <w:rPr>
                <w:noProof/>
                <w:webHidden/>
              </w:rPr>
            </w:r>
            <w:r>
              <w:rPr>
                <w:noProof/>
                <w:webHidden/>
              </w:rPr>
              <w:fldChar w:fldCharType="separate"/>
            </w:r>
            <w:r>
              <w:rPr>
                <w:noProof/>
                <w:webHidden/>
              </w:rPr>
              <w:t>162</w:t>
            </w:r>
            <w:r>
              <w:rPr>
                <w:noProof/>
                <w:webHidden/>
              </w:rPr>
              <w:fldChar w:fldCharType="end"/>
            </w:r>
          </w:hyperlink>
        </w:p>
        <w:p w14:paraId="438F7801" w14:textId="6733ED3E" w:rsidR="005E2843" w:rsidRDefault="005E2843">
          <w:pPr>
            <w:pStyle w:val="TDC2"/>
            <w:tabs>
              <w:tab w:val="right" w:leader="dot" w:pos="9394"/>
            </w:tabs>
            <w:rPr>
              <w:rFonts w:asciiTheme="minorHAnsi" w:eastAsiaTheme="minorEastAsia" w:hAnsiTheme="minorHAnsi" w:cstheme="minorBidi"/>
              <w:noProof/>
              <w:kern w:val="2"/>
              <w14:ligatures w14:val="standardContextual"/>
            </w:rPr>
          </w:pPr>
          <w:hyperlink w:anchor="_Toc240236432" w:history="1">
            <w:r w:rsidRPr="002B0EE9">
              <w:rPr>
                <w:rStyle w:val="Hipervnculo"/>
                <w:rFonts w:ascii="Times New Roman" w:eastAsia="Times New Roman" w:hAnsi="Times New Roman" w:cs="Times New Roman"/>
                <w:noProof/>
              </w:rPr>
              <w:t>CU53 - Registrando saldo a favor de cliente</w:t>
            </w:r>
            <w:r>
              <w:rPr>
                <w:noProof/>
                <w:webHidden/>
              </w:rPr>
              <w:tab/>
            </w:r>
            <w:r>
              <w:rPr>
                <w:noProof/>
                <w:webHidden/>
              </w:rPr>
              <w:fldChar w:fldCharType="begin"/>
            </w:r>
            <w:r>
              <w:rPr>
                <w:noProof/>
                <w:webHidden/>
              </w:rPr>
              <w:instrText xml:space="preserve"> PAGEREF _Toc240236432 \h </w:instrText>
            </w:r>
            <w:r>
              <w:rPr>
                <w:noProof/>
                <w:webHidden/>
              </w:rPr>
            </w:r>
            <w:r>
              <w:rPr>
                <w:noProof/>
                <w:webHidden/>
              </w:rPr>
              <w:fldChar w:fldCharType="separate"/>
            </w:r>
            <w:r>
              <w:rPr>
                <w:noProof/>
                <w:webHidden/>
              </w:rPr>
              <w:t>163</w:t>
            </w:r>
            <w:r>
              <w:rPr>
                <w:noProof/>
                <w:webHidden/>
              </w:rPr>
              <w:fldChar w:fldCharType="end"/>
            </w:r>
          </w:hyperlink>
        </w:p>
        <w:p w14:paraId="71FBA516" w14:textId="35A7AAD3" w:rsidR="005E2843" w:rsidRDefault="005E2843">
          <w:pPr>
            <w:pStyle w:val="TDC2"/>
            <w:tabs>
              <w:tab w:val="right" w:leader="dot" w:pos="9394"/>
            </w:tabs>
            <w:rPr>
              <w:rFonts w:asciiTheme="minorHAnsi" w:eastAsiaTheme="minorEastAsia" w:hAnsiTheme="minorHAnsi" w:cstheme="minorBidi"/>
              <w:noProof/>
              <w:kern w:val="2"/>
              <w14:ligatures w14:val="standardContextual"/>
            </w:rPr>
          </w:pPr>
          <w:hyperlink w:anchor="_Toc240236433" w:history="1">
            <w:r w:rsidRPr="002B0EE9">
              <w:rPr>
                <w:rStyle w:val="Hipervnculo"/>
                <w:rFonts w:ascii="Times New Roman" w:eastAsia="Times New Roman" w:hAnsi="Times New Roman" w:cs="Times New Roman"/>
                <w:noProof/>
              </w:rPr>
              <w:t>CU54 - Aplicando saldo a favor de Nota de Venta</w:t>
            </w:r>
            <w:r>
              <w:rPr>
                <w:noProof/>
                <w:webHidden/>
              </w:rPr>
              <w:tab/>
            </w:r>
            <w:r>
              <w:rPr>
                <w:noProof/>
                <w:webHidden/>
              </w:rPr>
              <w:fldChar w:fldCharType="begin"/>
            </w:r>
            <w:r>
              <w:rPr>
                <w:noProof/>
                <w:webHidden/>
              </w:rPr>
              <w:instrText xml:space="preserve"> PAGEREF _Toc240236433 \h </w:instrText>
            </w:r>
            <w:r>
              <w:rPr>
                <w:noProof/>
                <w:webHidden/>
              </w:rPr>
            </w:r>
            <w:r>
              <w:rPr>
                <w:noProof/>
                <w:webHidden/>
              </w:rPr>
              <w:fldChar w:fldCharType="separate"/>
            </w:r>
            <w:r>
              <w:rPr>
                <w:noProof/>
                <w:webHidden/>
              </w:rPr>
              <w:t>164</w:t>
            </w:r>
            <w:r>
              <w:rPr>
                <w:noProof/>
                <w:webHidden/>
              </w:rPr>
              <w:fldChar w:fldCharType="end"/>
            </w:r>
          </w:hyperlink>
        </w:p>
        <w:p w14:paraId="5DF93E51" w14:textId="19B13584" w:rsidR="005E2843" w:rsidRDefault="005E2843">
          <w:pPr>
            <w:pStyle w:val="TDC2"/>
            <w:tabs>
              <w:tab w:val="right" w:leader="dot" w:pos="9394"/>
            </w:tabs>
            <w:rPr>
              <w:rFonts w:asciiTheme="minorHAnsi" w:eastAsiaTheme="minorEastAsia" w:hAnsiTheme="minorHAnsi" w:cstheme="minorBidi"/>
              <w:noProof/>
              <w:kern w:val="2"/>
              <w14:ligatures w14:val="standardContextual"/>
            </w:rPr>
          </w:pPr>
          <w:hyperlink w:anchor="_Toc240236434" w:history="1">
            <w:r w:rsidRPr="002B0EE9">
              <w:rPr>
                <w:rStyle w:val="Hipervnculo"/>
                <w:rFonts w:ascii="Times New Roman" w:eastAsia="Times New Roman" w:hAnsi="Times New Roman" w:cs="Times New Roman"/>
                <w:noProof/>
              </w:rPr>
              <w:t>CU55 - Consultando detalle de pago de cliente</w:t>
            </w:r>
            <w:r>
              <w:rPr>
                <w:noProof/>
                <w:webHidden/>
              </w:rPr>
              <w:tab/>
            </w:r>
            <w:r>
              <w:rPr>
                <w:noProof/>
                <w:webHidden/>
              </w:rPr>
              <w:fldChar w:fldCharType="begin"/>
            </w:r>
            <w:r>
              <w:rPr>
                <w:noProof/>
                <w:webHidden/>
              </w:rPr>
              <w:instrText xml:space="preserve"> PAGEREF _Toc240236434 \h </w:instrText>
            </w:r>
            <w:r>
              <w:rPr>
                <w:noProof/>
                <w:webHidden/>
              </w:rPr>
            </w:r>
            <w:r>
              <w:rPr>
                <w:noProof/>
                <w:webHidden/>
              </w:rPr>
              <w:fldChar w:fldCharType="separate"/>
            </w:r>
            <w:r>
              <w:rPr>
                <w:noProof/>
                <w:webHidden/>
              </w:rPr>
              <w:t>165</w:t>
            </w:r>
            <w:r>
              <w:rPr>
                <w:noProof/>
                <w:webHidden/>
              </w:rPr>
              <w:fldChar w:fldCharType="end"/>
            </w:r>
          </w:hyperlink>
        </w:p>
        <w:p w14:paraId="3DD8970C" w14:textId="5037DBA9" w:rsidR="005E2843" w:rsidRDefault="005E2843">
          <w:pPr>
            <w:pStyle w:val="TDC2"/>
            <w:tabs>
              <w:tab w:val="right" w:leader="dot" w:pos="9394"/>
            </w:tabs>
            <w:rPr>
              <w:rFonts w:asciiTheme="minorHAnsi" w:eastAsiaTheme="minorEastAsia" w:hAnsiTheme="minorHAnsi" w:cstheme="minorBidi"/>
              <w:noProof/>
              <w:kern w:val="2"/>
              <w14:ligatures w14:val="standardContextual"/>
            </w:rPr>
          </w:pPr>
          <w:hyperlink w:anchor="_Toc240236435" w:history="1">
            <w:r w:rsidRPr="002B0EE9">
              <w:rPr>
                <w:rStyle w:val="Hipervnculo"/>
                <w:rFonts w:ascii="Times New Roman" w:eastAsia="Times New Roman" w:hAnsi="Times New Roman" w:cs="Times New Roman"/>
                <w:noProof/>
              </w:rPr>
              <w:t>CU56 - Consultando condición de morosidad</w:t>
            </w:r>
            <w:r>
              <w:rPr>
                <w:noProof/>
                <w:webHidden/>
              </w:rPr>
              <w:tab/>
            </w:r>
            <w:r>
              <w:rPr>
                <w:noProof/>
                <w:webHidden/>
              </w:rPr>
              <w:fldChar w:fldCharType="begin"/>
            </w:r>
            <w:r>
              <w:rPr>
                <w:noProof/>
                <w:webHidden/>
              </w:rPr>
              <w:instrText xml:space="preserve"> PAGEREF _Toc240236435 \h </w:instrText>
            </w:r>
            <w:r>
              <w:rPr>
                <w:noProof/>
                <w:webHidden/>
              </w:rPr>
            </w:r>
            <w:r>
              <w:rPr>
                <w:noProof/>
                <w:webHidden/>
              </w:rPr>
              <w:fldChar w:fldCharType="separate"/>
            </w:r>
            <w:r>
              <w:rPr>
                <w:noProof/>
                <w:webHidden/>
              </w:rPr>
              <w:t>166</w:t>
            </w:r>
            <w:r>
              <w:rPr>
                <w:noProof/>
                <w:webHidden/>
              </w:rPr>
              <w:fldChar w:fldCharType="end"/>
            </w:r>
          </w:hyperlink>
        </w:p>
        <w:p w14:paraId="3927773C" w14:textId="67730F0B" w:rsidR="005E2843" w:rsidRDefault="005E2843">
          <w:pPr>
            <w:pStyle w:val="TDC2"/>
            <w:tabs>
              <w:tab w:val="right" w:leader="dot" w:pos="9394"/>
            </w:tabs>
            <w:rPr>
              <w:rFonts w:asciiTheme="minorHAnsi" w:eastAsiaTheme="minorEastAsia" w:hAnsiTheme="minorHAnsi" w:cstheme="minorBidi"/>
              <w:noProof/>
              <w:kern w:val="2"/>
              <w14:ligatures w14:val="standardContextual"/>
            </w:rPr>
          </w:pPr>
          <w:hyperlink w:anchor="_Toc240236436" w:history="1">
            <w:r w:rsidRPr="002B0EE9">
              <w:rPr>
                <w:rStyle w:val="Hipervnculo"/>
                <w:rFonts w:ascii="Times New Roman" w:eastAsia="Times New Roman" w:hAnsi="Times New Roman" w:cs="Times New Roman"/>
                <w:noProof/>
              </w:rPr>
              <w:t>CU57 - Generando comprobante de pago</w:t>
            </w:r>
            <w:r>
              <w:rPr>
                <w:noProof/>
                <w:webHidden/>
              </w:rPr>
              <w:tab/>
            </w:r>
            <w:r>
              <w:rPr>
                <w:noProof/>
                <w:webHidden/>
              </w:rPr>
              <w:fldChar w:fldCharType="begin"/>
            </w:r>
            <w:r>
              <w:rPr>
                <w:noProof/>
                <w:webHidden/>
              </w:rPr>
              <w:instrText xml:space="preserve"> PAGEREF _Toc240236436 \h </w:instrText>
            </w:r>
            <w:r>
              <w:rPr>
                <w:noProof/>
                <w:webHidden/>
              </w:rPr>
            </w:r>
            <w:r>
              <w:rPr>
                <w:noProof/>
                <w:webHidden/>
              </w:rPr>
              <w:fldChar w:fldCharType="separate"/>
            </w:r>
            <w:r>
              <w:rPr>
                <w:noProof/>
                <w:webHidden/>
              </w:rPr>
              <w:t>167</w:t>
            </w:r>
            <w:r>
              <w:rPr>
                <w:noProof/>
                <w:webHidden/>
              </w:rPr>
              <w:fldChar w:fldCharType="end"/>
            </w:r>
          </w:hyperlink>
        </w:p>
        <w:p w14:paraId="3A160466" w14:textId="16E8F72D" w:rsidR="005E2843" w:rsidRDefault="005E2843">
          <w:pPr>
            <w:pStyle w:val="TDC2"/>
            <w:tabs>
              <w:tab w:val="right" w:leader="dot" w:pos="9394"/>
            </w:tabs>
            <w:rPr>
              <w:rFonts w:asciiTheme="minorHAnsi" w:eastAsiaTheme="minorEastAsia" w:hAnsiTheme="minorHAnsi" w:cstheme="minorBidi"/>
              <w:noProof/>
              <w:kern w:val="2"/>
              <w14:ligatures w14:val="standardContextual"/>
            </w:rPr>
          </w:pPr>
          <w:hyperlink w:anchor="_Toc240236437" w:history="1">
            <w:r w:rsidRPr="002B0EE9">
              <w:rPr>
                <w:rStyle w:val="Hipervnculo"/>
                <w:rFonts w:ascii="Times New Roman" w:eastAsia="Times New Roman" w:hAnsi="Times New Roman" w:cs="Times New Roman"/>
                <w:noProof/>
              </w:rPr>
              <w:t xml:space="preserve">CU58 - </w:t>
            </w:r>
            <w:r w:rsidRPr="005E2843">
              <w:t>Conciliando pago de cliente</w:t>
            </w:r>
            <w:r>
              <w:rPr>
                <w:noProof/>
                <w:webHidden/>
              </w:rPr>
              <w:tab/>
            </w:r>
            <w:r>
              <w:rPr>
                <w:noProof/>
                <w:webHidden/>
              </w:rPr>
              <w:fldChar w:fldCharType="begin"/>
            </w:r>
            <w:r>
              <w:rPr>
                <w:noProof/>
                <w:webHidden/>
              </w:rPr>
              <w:instrText xml:space="preserve"> PAGEREF _Toc240236437 \h </w:instrText>
            </w:r>
            <w:r>
              <w:rPr>
                <w:noProof/>
                <w:webHidden/>
              </w:rPr>
            </w:r>
            <w:r>
              <w:rPr>
                <w:noProof/>
                <w:webHidden/>
              </w:rPr>
              <w:fldChar w:fldCharType="separate"/>
            </w:r>
            <w:r>
              <w:rPr>
                <w:noProof/>
                <w:webHidden/>
              </w:rPr>
              <w:t>168</w:t>
            </w:r>
            <w:r>
              <w:rPr>
                <w:noProof/>
                <w:webHidden/>
              </w:rPr>
              <w:fldChar w:fldCharType="end"/>
            </w:r>
          </w:hyperlink>
        </w:p>
        <w:p w14:paraId="79B3A175" w14:textId="65C5779A" w:rsidR="005E2843" w:rsidRDefault="005E2843">
          <w:pPr>
            <w:pStyle w:val="TDC2"/>
            <w:tabs>
              <w:tab w:val="right" w:leader="dot" w:pos="9394"/>
            </w:tabs>
            <w:rPr>
              <w:rFonts w:asciiTheme="minorHAnsi" w:eastAsiaTheme="minorEastAsia" w:hAnsiTheme="minorHAnsi" w:cstheme="minorBidi"/>
              <w:noProof/>
              <w:kern w:val="2"/>
              <w14:ligatures w14:val="standardContextual"/>
            </w:rPr>
          </w:pPr>
          <w:hyperlink w:anchor="_Toc240236438" w:history="1">
            <w:r w:rsidRPr="002B0EE9">
              <w:rPr>
                <w:rStyle w:val="Hipervnculo"/>
                <w:rFonts w:ascii="Times New Roman" w:eastAsia="Times New Roman" w:hAnsi="Times New Roman" w:cs="Times New Roman"/>
                <w:noProof/>
              </w:rPr>
              <w:t>CU59 - Registrando usuario</w:t>
            </w:r>
            <w:r>
              <w:rPr>
                <w:noProof/>
                <w:webHidden/>
              </w:rPr>
              <w:tab/>
            </w:r>
            <w:r>
              <w:rPr>
                <w:noProof/>
                <w:webHidden/>
              </w:rPr>
              <w:fldChar w:fldCharType="begin"/>
            </w:r>
            <w:r>
              <w:rPr>
                <w:noProof/>
                <w:webHidden/>
              </w:rPr>
              <w:instrText xml:space="preserve"> PAGEREF _Toc240236438 \h </w:instrText>
            </w:r>
            <w:r>
              <w:rPr>
                <w:noProof/>
                <w:webHidden/>
              </w:rPr>
            </w:r>
            <w:r>
              <w:rPr>
                <w:noProof/>
                <w:webHidden/>
              </w:rPr>
              <w:fldChar w:fldCharType="separate"/>
            </w:r>
            <w:r>
              <w:rPr>
                <w:noProof/>
                <w:webHidden/>
              </w:rPr>
              <w:t>169</w:t>
            </w:r>
            <w:r>
              <w:rPr>
                <w:noProof/>
                <w:webHidden/>
              </w:rPr>
              <w:fldChar w:fldCharType="end"/>
            </w:r>
          </w:hyperlink>
        </w:p>
        <w:p w14:paraId="7B45EEA0" w14:textId="387E5963" w:rsidR="005E2843" w:rsidRDefault="005E2843">
          <w:pPr>
            <w:pStyle w:val="TDC2"/>
            <w:tabs>
              <w:tab w:val="right" w:leader="dot" w:pos="9394"/>
            </w:tabs>
            <w:rPr>
              <w:rFonts w:asciiTheme="minorHAnsi" w:eastAsiaTheme="minorEastAsia" w:hAnsiTheme="minorHAnsi" w:cstheme="minorBidi"/>
              <w:noProof/>
              <w:kern w:val="2"/>
              <w14:ligatures w14:val="standardContextual"/>
            </w:rPr>
          </w:pPr>
          <w:hyperlink w:anchor="_Toc240236439" w:history="1">
            <w:r w:rsidRPr="002B0EE9">
              <w:rPr>
                <w:rStyle w:val="Hipervnculo"/>
                <w:rFonts w:ascii="Times New Roman" w:eastAsia="Times New Roman" w:hAnsi="Times New Roman" w:cs="Times New Roman"/>
                <w:noProof/>
              </w:rPr>
              <w:t>CU60 - Desactivando usuario</w:t>
            </w:r>
            <w:r>
              <w:rPr>
                <w:noProof/>
                <w:webHidden/>
              </w:rPr>
              <w:tab/>
            </w:r>
            <w:r>
              <w:rPr>
                <w:noProof/>
                <w:webHidden/>
              </w:rPr>
              <w:fldChar w:fldCharType="begin"/>
            </w:r>
            <w:r>
              <w:rPr>
                <w:noProof/>
                <w:webHidden/>
              </w:rPr>
              <w:instrText xml:space="preserve"> PAGEREF _Toc240236439 \h </w:instrText>
            </w:r>
            <w:r>
              <w:rPr>
                <w:noProof/>
                <w:webHidden/>
              </w:rPr>
            </w:r>
            <w:r>
              <w:rPr>
                <w:noProof/>
                <w:webHidden/>
              </w:rPr>
              <w:fldChar w:fldCharType="separate"/>
            </w:r>
            <w:r>
              <w:rPr>
                <w:noProof/>
                <w:webHidden/>
              </w:rPr>
              <w:t>170</w:t>
            </w:r>
            <w:r>
              <w:rPr>
                <w:noProof/>
                <w:webHidden/>
              </w:rPr>
              <w:fldChar w:fldCharType="end"/>
            </w:r>
          </w:hyperlink>
        </w:p>
        <w:p w14:paraId="44E06A55" w14:textId="6D52A400" w:rsidR="005E2843" w:rsidRDefault="005E2843">
          <w:pPr>
            <w:pStyle w:val="TDC2"/>
            <w:tabs>
              <w:tab w:val="right" w:leader="dot" w:pos="9394"/>
            </w:tabs>
            <w:rPr>
              <w:rFonts w:asciiTheme="minorHAnsi" w:eastAsiaTheme="minorEastAsia" w:hAnsiTheme="minorHAnsi" w:cstheme="minorBidi"/>
              <w:noProof/>
              <w:kern w:val="2"/>
              <w14:ligatures w14:val="standardContextual"/>
            </w:rPr>
          </w:pPr>
          <w:hyperlink w:anchor="_Toc240236440" w:history="1">
            <w:r w:rsidRPr="002B0EE9">
              <w:rPr>
                <w:rStyle w:val="Hipervnculo"/>
                <w:rFonts w:ascii="Times New Roman" w:eastAsia="Times New Roman" w:hAnsi="Times New Roman" w:cs="Times New Roman"/>
                <w:noProof/>
              </w:rPr>
              <w:t>CU61 - Reactivando usuario</w:t>
            </w:r>
            <w:r>
              <w:rPr>
                <w:noProof/>
                <w:webHidden/>
              </w:rPr>
              <w:tab/>
            </w:r>
            <w:r>
              <w:rPr>
                <w:noProof/>
                <w:webHidden/>
              </w:rPr>
              <w:fldChar w:fldCharType="begin"/>
            </w:r>
            <w:r>
              <w:rPr>
                <w:noProof/>
                <w:webHidden/>
              </w:rPr>
              <w:instrText xml:space="preserve"> PAGEREF _Toc240236440 \h </w:instrText>
            </w:r>
            <w:r>
              <w:rPr>
                <w:noProof/>
                <w:webHidden/>
              </w:rPr>
            </w:r>
            <w:r>
              <w:rPr>
                <w:noProof/>
                <w:webHidden/>
              </w:rPr>
              <w:fldChar w:fldCharType="separate"/>
            </w:r>
            <w:r>
              <w:rPr>
                <w:noProof/>
                <w:webHidden/>
              </w:rPr>
              <w:t>171</w:t>
            </w:r>
            <w:r>
              <w:rPr>
                <w:noProof/>
                <w:webHidden/>
              </w:rPr>
              <w:fldChar w:fldCharType="end"/>
            </w:r>
          </w:hyperlink>
        </w:p>
        <w:p w14:paraId="705C229B" w14:textId="09430177" w:rsidR="005E2843" w:rsidRDefault="005E2843">
          <w:pPr>
            <w:pStyle w:val="TDC2"/>
            <w:tabs>
              <w:tab w:val="right" w:leader="dot" w:pos="9394"/>
            </w:tabs>
            <w:rPr>
              <w:rFonts w:asciiTheme="minorHAnsi" w:eastAsiaTheme="minorEastAsia" w:hAnsiTheme="minorHAnsi" w:cstheme="minorBidi"/>
              <w:noProof/>
              <w:kern w:val="2"/>
              <w14:ligatures w14:val="standardContextual"/>
            </w:rPr>
          </w:pPr>
          <w:hyperlink w:anchor="_Toc240236441" w:history="1">
            <w:r w:rsidRPr="002B0EE9">
              <w:rPr>
                <w:rStyle w:val="Hipervnculo"/>
                <w:rFonts w:ascii="Times New Roman" w:eastAsia="Times New Roman" w:hAnsi="Times New Roman" w:cs="Times New Roman"/>
                <w:noProof/>
              </w:rPr>
              <w:t>CU62 - Cambiando configuración base de usuario</w:t>
            </w:r>
            <w:r>
              <w:rPr>
                <w:noProof/>
                <w:webHidden/>
              </w:rPr>
              <w:tab/>
            </w:r>
            <w:r>
              <w:rPr>
                <w:noProof/>
                <w:webHidden/>
              </w:rPr>
              <w:fldChar w:fldCharType="begin"/>
            </w:r>
            <w:r>
              <w:rPr>
                <w:noProof/>
                <w:webHidden/>
              </w:rPr>
              <w:instrText xml:space="preserve"> PAGEREF _Toc240236441 \h </w:instrText>
            </w:r>
            <w:r>
              <w:rPr>
                <w:noProof/>
                <w:webHidden/>
              </w:rPr>
            </w:r>
            <w:r>
              <w:rPr>
                <w:noProof/>
                <w:webHidden/>
              </w:rPr>
              <w:fldChar w:fldCharType="separate"/>
            </w:r>
            <w:r>
              <w:rPr>
                <w:noProof/>
                <w:webHidden/>
              </w:rPr>
              <w:t>172</w:t>
            </w:r>
            <w:r>
              <w:rPr>
                <w:noProof/>
                <w:webHidden/>
              </w:rPr>
              <w:fldChar w:fldCharType="end"/>
            </w:r>
          </w:hyperlink>
        </w:p>
        <w:p w14:paraId="19A88B72" w14:textId="79DFB77D" w:rsidR="005E2843" w:rsidRDefault="005E2843">
          <w:pPr>
            <w:pStyle w:val="TDC2"/>
            <w:tabs>
              <w:tab w:val="right" w:leader="dot" w:pos="9394"/>
            </w:tabs>
            <w:rPr>
              <w:rFonts w:asciiTheme="minorHAnsi" w:eastAsiaTheme="minorEastAsia" w:hAnsiTheme="minorHAnsi" w:cstheme="minorBidi"/>
              <w:noProof/>
              <w:kern w:val="2"/>
              <w14:ligatures w14:val="standardContextual"/>
            </w:rPr>
          </w:pPr>
          <w:hyperlink w:anchor="_Toc240236442" w:history="1">
            <w:r w:rsidRPr="002B0EE9">
              <w:rPr>
                <w:rStyle w:val="Hipervnculo"/>
                <w:rFonts w:ascii="Times New Roman" w:eastAsia="Times New Roman" w:hAnsi="Times New Roman" w:cs="Times New Roman"/>
                <w:noProof/>
              </w:rPr>
              <w:t>CU63 - Asignando permisos a usuario</w:t>
            </w:r>
            <w:r>
              <w:rPr>
                <w:noProof/>
                <w:webHidden/>
              </w:rPr>
              <w:tab/>
            </w:r>
            <w:r>
              <w:rPr>
                <w:noProof/>
                <w:webHidden/>
              </w:rPr>
              <w:fldChar w:fldCharType="begin"/>
            </w:r>
            <w:r>
              <w:rPr>
                <w:noProof/>
                <w:webHidden/>
              </w:rPr>
              <w:instrText xml:space="preserve"> PAGEREF _Toc240236442 \h </w:instrText>
            </w:r>
            <w:r>
              <w:rPr>
                <w:noProof/>
                <w:webHidden/>
              </w:rPr>
            </w:r>
            <w:r>
              <w:rPr>
                <w:noProof/>
                <w:webHidden/>
              </w:rPr>
              <w:fldChar w:fldCharType="separate"/>
            </w:r>
            <w:r>
              <w:rPr>
                <w:noProof/>
                <w:webHidden/>
              </w:rPr>
              <w:t>173</w:t>
            </w:r>
            <w:r>
              <w:rPr>
                <w:noProof/>
                <w:webHidden/>
              </w:rPr>
              <w:fldChar w:fldCharType="end"/>
            </w:r>
          </w:hyperlink>
        </w:p>
        <w:p w14:paraId="71FA670F" w14:textId="5099A45D" w:rsidR="005E2843" w:rsidRDefault="005E2843">
          <w:pPr>
            <w:pStyle w:val="TDC2"/>
            <w:tabs>
              <w:tab w:val="right" w:leader="dot" w:pos="9394"/>
            </w:tabs>
            <w:rPr>
              <w:rFonts w:asciiTheme="minorHAnsi" w:eastAsiaTheme="minorEastAsia" w:hAnsiTheme="minorHAnsi" w:cstheme="minorBidi"/>
              <w:noProof/>
              <w:kern w:val="2"/>
              <w14:ligatures w14:val="standardContextual"/>
            </w:rPr>
          </w:pPr>
          <w:hyperlink w:anchor="_Toc240236443" w:history="1">
            <w:r w:rsidRPr="002B0EE9">
              <w:rPr>
                <w:rStyle w:val="Hipervnculo"/>
                <w:rFonts w:ascii="Times New Roman" w:eastAsia="Times New Roman" w:hAnsi="Times New Roman" w:cs="Times New Roman"/>
                <w:noProof/>
              </w:rPr>
              <w:t>CU64 - Retirando permisos de usuario</w:t>
            </w:r>
            <w:r>
              <w:rPr>
                <w:noProof/>
                <w:webHidden/>
              </w:rPr>
              <w:tab/>
            </w:r>
            <w:r>
              <w:rPr>
                <w:noProof/>
                <w:webHidden/>
              </w:rPr>
              <w:fldChar w:fldCharType="begin"/>
            </w:r>
            <w:r>
              <w:rPr>
                <w:noProof/>
                <w:webHidden/>
              </w:rPr>
              <w:instrText xml:space="preserve"> PAGEREF _Toc240236443 \h </w:instrText>
            </w:r>
            <w:r>
              <w:rPr>
                <w:noProof/>
                <w:webHidden/>
              </w:rPr>
            </w:r>
            <w:r>
              <w:rPr>
                <w:noProof/>
                <w:webHidden/>
              </w:rPr>
              <w:fldChar w:fldCharType="separate"/>
            </w:r>
            <w:r>
              <w:rPr>
                <w:noProof/>
                <w:webHidden/>
              </w:rPr>
              <w:t>174</w:t>
            </w:r>
            <w:r>
              <w:rPr>
                <w:noProof/>
                <w:webHidden/>
              </w:rPr>
              <w:fldChar w:fldCharType="end"/>
            </w:r>
          </w:hyperlink>
        </w:p>
        <w:p w14:paraId="2E5091B4" w14:textId="53EAAD2F" w:rsidR="005E2843" w:rsidRDefault="005E2843">
          <w:pPr>
            <w:pStyle w:val="TDC2"/>
            <w:tabs>
              <w:tab w:val="right" w:leader="dot" w:pos="9394"/>
            </w:tabs>
            <w:rPr>
              <w:rFonts w:asciiTheme="minorHAnsi" w:eastAsiaTheme="minorEastAsia" w:hAnsiTheme="minorHAnsi" w:cstheme="minorBidi"/>
              <w:noProof/>
              <w:kern w:val="2"/>
              <w14:ligatures w14:val="standardContextual"/>
            </w:rPr>
          </w:pPr>
          <w:hyperlink w:anchor="_Toc240236444" w:history="1">
            <w:r w:rsidRPr="002B0EE9">
              <w:rPr>
                <w:rStyle w:val="Hipervnculo"/>
                <w:rFonts w:ascii="Times New Roman" w:eastAsia="Times New Roman" w:hAnsi="Times New Roman" w:cs="Times New Roman"/>
                <w:noProof/>
              </w:rPr>
              <w:t>CU65 - Asignando rol Administrador</w:t>
            </w:r>
            <w:r>
              <w:rPr>
                <w:noProof/>
                <w:webHidden/>
              </w:rPr>
              <w:tab/>
            </w:r>
            <w:r>
              <w:rPr>
                <w:noProof/>
                <w:webHidden/>
              </w:rPr>
              <w:fldChar w:fldCharType="begin"/>
            </w:r>
            <w:r>
              <w:rPr>
                <w:noProof/>
                <w:webHidden/>
              </w:rPr>
              <w:instrText xml:space="preserve"> PAGEREF _Toc240236444 \h </w:instrText>
            </w:r>
            <w:r>
              <w:rPr>
                <w:noProof/>
                <w:webHidden/>
              </w:rPr>
            </w:r>
            <w:r>
              <w:rPr>
                <w:noProof/>
                <w:webHidden/>
              </w:rPr>
              <w:fldChar w:fldCharType="separate"/>
            </w:r>
            <w:r>
              <w:rPr>
                <w:noProof/>
                <w:webHidden/>
              </w:rPr>
              <w:t>175</w:t>
            </w:r>
            <w:r>
              <w:rPr>
                <w:noProof/>
                <w:webHidden/>
              </w:rPr>
              <w:fldChar w:fldCharType="end"/>
            </w:r>
          </w:hyperlink>
        </w:p>
        <w:p w14:paraId="63F2658E" w14:textId="6DBBF4E2" w:rsidR="005E2843" w:rsidRDefault="005E2843">
          <w:pPr>
            <w:pStyle w:val="TDC2"/>
            <w:tabs>
              <w:tab w:val="right" w:leader="dot" w:pos="9394"/>
            </w:tabs>
            <w:rPr>
              <w:rFonts w:asciiTheme="minorHAnsi" w:eastAsiaTheme="minorEastAsia" w:hAnsiTheme="minorHAnsi" w:cstheme="minorBidi"/>
              <w:noProof/>
              <w:kern w:val="2"/>
              <w14:ligatures w14:val="standardContextual"/>
            </w:rPr>
          </w:pPr>
          <w:hyperlink w:anchor="_Toc240236445" w:history="1">
            <w:r w:rsidRPr="002B0EE9">
              <w:rPr>
                <w:rStyle w:val="Hipervnculo"/>
                <w:rFonts w:ascii="Times New Roman" w:eastAsia="Times New Roman" w:hAnsi="Times New Roman" w:cs="Times New Roman"/>
                <w:noProof/>
              </w:rPr>
              <w:t>CU66 - Retirando rol Administrador</w:t>
            </w:r>
            <w:r>
              <w:rPr>
                <w:noProof/>
                <w:webHidden/>
              </w:rPr>
              <w:tab/>
            </w:r>
            <w:r>
              <w:rPr>
                <w:noProof/>
                <w:webHidden/>
              </w:rPr>
              <w:fldChar w:fldCharType="begin"/>
            </w:r>
            <w:r>
              <w:rPr>
                <w:noProof/>
                <w:webHidden/>
              </w:rPr>
              <w:instrText xml:space="preserve"> PAGEREF _Toc240236445 \h </w:instrText>
            </w:r>
            <w:r>
              <w:rPr>
                <w:noProof/>
                <w:webHidden/>
              </w:rPr>
            </w:r>
            <w:r>
              <w:rPr>
                <w:noProof/>
                <w:webHidden/>
              </w:rPr>
              <w:fldChar w:fldCharType="separate"/>
            </w:r>
            <w:r>
              <w:rPr>
                <w:noProof/>
                <w:webHidden/>
              </w:rPr>
              <w:t>176</w:t>
            </w:r>
            <w:r>
              <w:rPr>
                <w:noProof/>
                <w:webHidden/>
              </w:rPr>
              <w:fldChar w:fldCharType="end"/>
            </w:r>
          </w:hyperlink>
        </w:p>
        <w:p w14:paraId="652ED725" w14:textId="0294FB37" w:rsidR="005E2843" w:rsidRDefault="005E2843">
          <w:pPr>
            <w:pStyle w:val="TDC2"/>
            <w:tabs>
              <w:tab w:val="right" w:leader="dot" w:pos="9394"/>
            </w:tabs>
            <w:rPr>
              <w:rFonts w:asciiTheme="minorHAnsi" w:eastAsiaTheme="minorEastAsia" w:hAnsiTheme="minorHAnsi" w:cstheme="minorBidi"/>
              <w:noProof/>
              <w:kern w:val="2"/>
              <w14:ligatures w14:val="standardContextual"/>
            </w:rPr>
          </w:pPr>
          <w:hyperlink w:anchor="_Toc240236446" w:history="1">
            <w:r w:rsidRPr="002B0EE9">
              <w:rPr>
                <w:rStyle w:val="Hipervnculo"/>
                <w:rFonts w:ascii="Times New Roman" w:eastAsia="Times New Roman" w:hAnsi="Times New Roman" w:cs="Times New Roman"/>
                <w:noProof/>
              </w:rPr>
              <w:t>CU67 - Consultando usuarios y accesos</w:t>
            </w:r>
            <w:r>
              <w:rPr>
                <w:noProof/>
                <w:webHidden/>
              </w:rPr>
              <w:tab/>
            </w:r>
            <w:r>
              <w:rPr>
                <w:noProof/>
                <w:webHidden/>
              </w:rPr>
              <w:fldChar w:fldCharType="begin"/>
            </w:r>
            <w:r>
              <w:rPr>
                <w:noProof/>
                <w:webHidden/>
              </w:rPr>
              <w:instrText xml:space="preserve"> PAGEREF _Toc240236446 \h </w:instrText>
            </w:r>
            <w:r>
              <w:rPr>
                <w:noProof/>
                <w:webHidden/>
              </w:rPr>
            </w:r>
            <w:r>
              <w:rPr>
                <w:noProof/>
                <w:webHidden/>
              </w:rPr>
              <w:fldChar w:fldCharType="separate"/>
            </w:r>
            <w:r>
              <w:rPr>
                <w:noProof/>
                <w:webHidden/>
              </w:rPr>
              <w:t>177</w:t>
            </w:r>
            <w:r>
              <w:rPr>
                <w:noProof/>
                <w:webHidden/>
              </w:rPr>
              <w:fldChar w:fldCharType="end"/>
            </w:r>
          </w:hyperlink>
        </w:p>
        <w:p w14:paraId="5100891F" w14:textId="0A2D6285" w:rsidR="005E2843" w:rsidRDefault="005E2843">
          <w:pPr>
            <w:pStyle w:val="TDC2"/>
            <w:tabs>
              <w:tab w:val="right" w:leader="dot" w:pos="9394"/>
            </w:tabs>
            <w:rPr>
              <w:rFonts w:asciiTheme="minorHAnsi" w:eastAsiaTheme="minorEastAsia" w:hAnsiTheme="minorHAnsi" w:cstheme="minorBidi"/>
              <w:noProof/>
              <w:kern w:val="2"/>
              <w14:ligatures w14:val="standardContextual"/>
            </w:rPr>
          </w:pPr>
          <w:hyperlink w:anchor="_Toc240236447" w:history="1">
            <w:r w:rsidRPr="002B0EE9">
              <w:rPr>
                <w:rStyle w:val="Hipervnculo"/>
                <w:rFonts w:ascii="Times New Roman" w:eastAsia="Times New Roman" w:hAnsi="Times New Roman" w:cs="Times New Roman"/>
                <w:noProof/>
              </w:rPr>
              <w:t>CU68 - Iniciando sesión</w:t>
            </w:r>
            <w:r>
              <w:rPr>
                <w:noProof/>
                <w:webHidden/>
              </w:rPr>
              <w:tab/>
            </w:r>
            <w:r>
              <w:rPr>
                <w:noProof/>
                <w:webHidden/>
              </w:rPr>
              <w:fldChar w:fldCharType="begin"/>
            </w:r>
            <w:r>
              <w:rPr>
                <w:noProof/>
                <w:webHidden/>
              </w:rPr>
              <w:instrText xml:space="preserve"> PAGEREF _Toc240236447 \h </w:instrText>
            </w:r>
            <w:r>
              <w:rPr>
                <w:noProof/>
                <w:webHidden/>
              </w:rPr>
            </w:r>
            <w:r>
              <w:rPr>
                <w:noProof/>
                <w:webHidden/>
              </w:rPr>
              <w:fldChar w:fldCharType="separate"/>
            </w:r>
            <w:r>
              <w:rPr>
                <w:noProof/>
                <w:webHidden/>
              </w:rPr>
              <w:t>178</w:t>
            </w:r>
            <w:r>
              <w:rPr>
                <w:noProof/>
                <w:webHidden/>
              </w:rPr>
              <w:fldChar w:fldCharType="end"/>
            </w:r>
          </w:hyperlink>
        </w:p>
        <w:p w14:paraId="1C994C92" w14:textId="29432D5C" w:rsidR="005E2843" w:rsidRDefault="005E2843">
          <w:pPr>
            <w:pStyle w:val="TDC2"/>
            <w:tabs>
              <w:tab w:val="right" w:leader="dot" w:pos="9394"/>
            </w:tabs>
            <w:rPr>
              <w:rFonts w:asciiTheme="minorHAnsi" w:eastAsiaTheme="minorEastAsia" w:hAnsiTheme="minorHAnsi" w:cstheme="minorBidi"/>
              <w:noProof/>
              <w:kern w:val="2"/>
              <w14:ligatures w14:val="standardContextual"/>
            </w:rPr>
          </w:pPr>
          <w:hyperlink w:anchor="_Toc240236448" w:history="1">
            <w:r w:rsidRPr="002B0EE9">
              <w:rPr>
                <w:rStyle w:val="Hipervnculo"/>
                <w:rFonts w:ascii="Times New Roman" w:eastAsia="Times New Roman" w:hAnsi="Times New Roman" w:cs="Times New Roman"/>
                <w:noProof/>
              </w:rPr>
              <w:t>CU69 - Cambiando contraseña</w:t>
            </w:r>
            <w:r>
              <w:rPr>
                <w:noProof/>
                <w:webHidden/>
              </w:rPr>
              <w:tab/>
            </w:r>
            <w:r>
              <w:rPr>
                <w:noProof/>
                <w:webHidden/>
              </w:rPr>
              <w:fldChar w:fldCharType="begin"/>
            </w:r>
            <w:r>
              <w:rPr>
                <w:noProof/>
                <w:webHidden/>
              </w:rPr>
              <w:instrText xml:space="preserve"> PAGEREF _Toc240236448 \h </w:instrText>
            </w:r>
            <w:r>
              <w:rPr>
                <w:noProof/>
                <w:webHidden/>
              </w:rPr>
            </w:r>
            <w:r>
              <w:rPr>
                <w:noProof/>
                <w:webHidden/>
              </w:rPr>
              <w:fldChar w:fldCharType="separate"/>
            </w:r>
            <w:r>
              <w:rPr>
                <w:noProof/>
                <w:webHidden/>
              </w:rPr>
              <w:t>179</w:t>
            </w:r>
            <w:r>
              <w:rPr>
                <w:noProof/>
                <w:webHidden/>
              </w:rPr>
              <w:fldChar w:fldCharType="end"/>
            </w:r>
          </w:hyperlink>
        </w:p>
        <w:p w14:paraId="401B3C81" w14:textId="09D4A4CB" w:rsidR="005E2843" w:rsidRDefault="005E2843">
          <w:pPr>
            <w:pStyle w:val="TDC2"/>
            <w:tabs>
              <w:tab w:val="right" w:leader="dot" w:pos="9394"/>
            </w:tabs>
            <w:rPr>
              <w:rFonts w:asciiTheme="minorHAnsi" w:eastAsiaTheme="minorEastAsia" w:hAnsiTheme="minorHAnsi" w:cstheme="minorBidi"/>
              <w:noProof/>
              <w:kern w:val="2"/>
              <w14:ligatures w14:val="standardContextual"/>
            </w:rPr>
          </w:pPr>
          <w:hyperlink w:anchor="_Toc240236449" w:history="1">
            <w:r w:rsidRPr="002B0EE9">
              <w:rPr>
                <w:rStyle w:val="Hipervnculo"/>
                <w:rFonts w:ascii="Times New Roman" w:eastAsia="Times New Roman" w:hAnsi="Times New Roman" w:cs="Times New Roman"/>
                <w:noProof/>
              </w:rPr>
              <w:t>CU70 - Recuperando contraseña por correo</w:t>
            </w:r>
            <w:r>
              <w:rPr>
                <w:noProof/>
                <w:webHidden/>
              </w:rPr>
              <w:tab/>
            </w:r>
            <w:r>
              <w:rPr>
                <w:noProof/>
                <w:webHidden/>
              </w:rPr>
              <w:fldChar w:fldCharType="begin"/>
            </w:r>
            <w:r>
              <w:rPr>
                <w:noProof/>
                <w:webHidden/>
              </w:rPr>
              <w:instrText xml:space="preserve"> PAGEREF _Toc240236449 \h </w:instrText>
            </w:r>
            <w:r>
              <w:rPr>
                <w:noProof/>
                <w:webHidden/>
              </w:rPr>
            </w:r>
            <w:r>
              <w:rPr>
                <w:noProof/>
                <w:webHidden/>
              </w:rPr>
              <w:fldChar w:fldCharType="separate"/>
            </w:r>
            <w:r>
              <w:rPr>
                <w:noProof/>
                <w:webHidden/>
              </w:rPr>
              <w:t>180</w:t>
            </w:r>
            <w:r>
              <w:rPr>
                <w:noProof/>
                <w:webHidden/>
              </w:rPr>
              <w:fldChar w:fldCharType="end"/>
            </w:r>
          </w:hyperlink>
        </w:p>
        <w:p w14:paraId="6FECF4EE" w14:textId="6C7E4008" w:rsidR="005E2843" w:rsidRDefault="005E2843">
          <w:pPr>
            <w:pStyle w:val="TDC2"/>
            <w:tabs>
              <w:tab w:val="right" w:leader="dot" w:pos="9394"/>
            </w:tabs>
            <w:rPr>
              <w:rFonts w:asciiTheme="minorHAnsi" w:eastAsiaTheme="minorEastAsia" w:hAnsiTheme="minorHAnsi" w:cstheme="minorBidi"/>
              <w:noProof/>
              <w:kern w:val="2"/>
              <w14:ligatures w14:val="standardContextual"/>
            </w:rPr>
          </w:pPr>
          <w:hyperlink w:anchor="_Toc240236450" w:history="1">
            <w:r w:rsidRPr="002B0EE9">
              <w:rPr>
                <w:rStyle w:val="Hipervnculo"/>
                <w:rFonts w:ascii="Times New Roman" w:eastAsia="Times New Roman" w:hAnsi="Times New Roman" w:cs="Times New Roman"/>
                <w:noProof/>
              </w:rPr>
              <w:t>CU71 - Restableciendo contraseña de usuario</w:t>
            </w:r>
            <w:r>
              <w:rPr>
                <w:noProof/>
                <w:webHidden/>
              </w:rPr>
              <w:tab/>
            </w:r>
            <w:r>
              <w:rPr>
                <w:noProof/>
                <w:webHidden/>
              </w:rPr>
              <w:fldChar w:fldCharType="begin"/>
            </w:r>
            <w:r>
              <w:rPr>
                <w:noProof/>
                <w:webHidden/>
              </w:rPr>
              <w:instrText xml:space="preserve"> PAGEREF _Toc240236450 \h </w:instrText>
            </w:r>
            <w:r>
              <w:rPr>
                <w:noProof/>
                <w:webHidden/>
              </w:rPr>
            </w:r>
            <w:r>
              <w:rPr>
                <w:noProof/>
                <w:webHidden/>
              </w:rPr>
              <w:fldChar w:fldCharType="separate"/>
            </w:r>
            <w:r>
              <w:rPr>
                <w:noProof/>
                <w:webHidden/>
              </w:rPr>
              <w:t>181</w:t>
            </w:r>
            <w:r>
              <w:rPr>
                <w:noProof/>
                <w:webHidden/>
              </w:rPr>
              <w:fldChar w:fldCharType="end"/>
            </w:r>
          </w:hyperlink>
        </w:p>
        <w:p w14:paraId="707D4705" w14:textId="05774699" w:rsidR="005E2843" w:rsidRDefault="005E2843">
          <w:pPr>
            <w:pStyle w:val="TDC2"/>
            <w:tabs>
              <w:tab w:val="right" w:leader="dot" w:pos="9394"/>
            </w:tabs>
            <w:rPr>
              <w:rFonts w:asciiTheme="minorHAnsi" w:eastAsiaTheme="minorEastAsia" w:hAnsiTheme="minorHAnsi" w:cstheme="minorBidi"/>
              <w:noProof/>
              <w:kern w:val="2"/>
              <w14:ligatures w14:val="standardContextual"/>
            </w:rPr>
          </w:pPr>
          <w:hyperlink w:anchor="_Toc240236451" w:history="1">
            <w:r w:rsidRPr="002B0EE9">
              <w:rPr>
                <w:rStyle w:val="Hipervnculo"/>
                <w:rFonts w:ascii="Times New Roman" w:eastAsia="Times New Roman" w:hAnsi="Times New Roman" w:cs="Times New Roman"/>
                <w:noProof/>
              </w:rPr>
              <w:t>CU72 - Desbloqueando cuenta de usuario</w:t>
            </w:r>
            <w:r>
              <w:rPr>
                <w:noProof/>
                <w:webHidden/>
              </w:rPr>
              <w:tab/>
            </w:r>
            <w:r>
              <w:rPr>
                <w:noProof/>
                <w:webHidden/>
              </w:rPr>
              <w:fldChar w:fldCharType="begin"/>
            </w:r>
            <w:r>
              <w:rPr>
                <w:noProof/>
                <w:webHidden/>
              </w:rPr>
              <w:instrText xml:space="preserve"> PAGEREF _Toc240236451 \h </w:instrText>
            </w:r>
            <w:r>
              <w:rPr>
                <w:noProof/>
                <w:webHidden/>
              </w:rPr>
            </w:r>
            <w:r>
              <w:rPr>
                <w:noProof/>
                <w:webHidden/>
              </w:rPr>
              <w:fldChar w:fldCharType="separate"/>
            </w:r>
            <w:r>
              <w:rPr>
                <w:noProof/>
                <w:webHidden/>
              </w:rPr>
              <w:t>182</w:t>
            </w:r>
            <w:r>
              <w:rPr>
                <w:noProof/>
                <w:webHidden/>
              </w:rPr>
              <w:fldChar w:fldCharType="end"/>
            </w:r>
          </w:hyperlink>
        </w:p>
        <w:p w14:paraId="111A6EB3" w14:textId="7991EDFE" w:rsidR="005E2843" w:rsidRDefault="005E2843">
          <w:pPr>
            <w:pStyle w:val="TDC2"/>
            <w:tabs>
              <w:tab w:val="right" w:leader="dot" w:pos="9394"/>
            </w:tabs>
            <w:rPr>
              <w:rFonts w:asciiTheme="minorHAnsi" w:eastAsiaTheme="minorEastAsia" w:hAnsiTheme="minorHAnsi" w:cstheme="minorBidi"/>
              <w:noProof/>
              <w:kern w:val="2"/>
              <w14:ligatures w14:val="standardContextual"/>
            </w:rPr>
          </w:pPr>
          <w:hyperlink w:anchor="_Toc240236452" w:history="1">
            <w:r w:rsidRPr="002B0EE9">
              <w:rPr>
                <w:rStyle w:val="Hipervnculo"/>
                <w:rFonts w:ascii="Times New Roman" w:eastAsia="Times New Roman" w:hAnsi="Times New Roman" w:cs="Times New Roman"/>
                <w:noProof/>
              </w:rPr>
              <w:t>CU73 - Consultando sesiones de usuarios</w:t>
            </w:r>
            <w:r>
              <w:rPr>
                <w:noProof/>
                <w:webHidden/>
              </w:rPr>
              <w:tab/>
            </w:r>
            <w:r>
              <w:rPr>
                <w:noProof/>
                <w:webHidden/>
              </w:rPr>
              <w:fldChar w:fldCharType="begin"/>
            </w:r>
            <w:r>
              <w:rPr>
                <w:noProof/>
                <w:webHidden/>
              </w:rPr>
              <w:instrText xml:space="preserve"> PAGEREF _Toc240236452 \h </w:instrText>
            </w:r>
            <w:r>
              <w:rPr>
                <w:noProof/>
                <w:webHidden/>
              </w:rPr>
            </w:r>
            <w:r>
              <w:rPr>
                <w:noProof/>
                <w:webHidden/>
              </w:rPr>
              <w:fldChar w:fldCharType="separate"/>
            </w:r>
            <w:r>
              <w:rPr>
                <w:noProof/>
                <w:webHidden/>
              </w:rPr>
              <w:t>183</w:t>
            </w:r>
            <w:r>
              <w:rPr>
                <w:noProof/>
                <w:webHidden/>
              </w:rPr>
              <w:fldChar w:fldCharType="end"/>
            </w:r>
          </w:hyperlink>
        </w:p>
        <w:p w14:paraId="3E158173" w14:textId="70C23B25" w:rsidR="005E2843" w:rsidRDefault="005E2843">
          <w:pPr>
            <w:pStyle w:val="TDC2"/>
            <w:tabs>
              <w:tab w:val="right" w:leader="dot" w:pos="9394"/>
            </w:tabs>
            <w:rPr>
              <w:rFonts w:asciiTheme="minorHAnsi" w:eastAsiaTheme="minorEastAsia" w:hAnsiTheme="minorHAnsi" w:cstheme="minorBidi"/>
              <w:noProof/>
              <w:kern w:val="2"/>
              <w14:ligatures w14:val="standardContextual"/>
            </w:rPr>
          </w:pPr>
          <w:hyperlink w:anchor="_Toc240236453" w:history="1">
            <w:r w:rsidRPr="002B0EE9">
              <w:rPr>
                <w:rStyle w:val="Hipervnculo"/>
                <w:rFonts w:ascii="Times New Roman" w:eastAsia="Times New Roman" w:hAnsi="Times New Roman" w:cs="Times New Roman"/>
                <w:noProof/>
              </w:rPr>
              <w:t>CU74 - Cerrando administrativamente sesión de usuario</w:t>
            </w:r>
            <w:r>
              <w:rPr>
                <w:noProof/>
                <w:webHidden/>
              </w:rPr>
              <w:tab/>
            </w:r>
            <w:r>
              <w:rPr>
                <w:noProof/>
                <w:webHidden/>
              </w:rPr>
              <w:fldChar w:fldCharType="begin"/>
            </w:r>
            <w:r>
              <w:rPr>
                <w:noProof/>
                <w:webHidden/>
              </w:rPr>
              <w:instrText xml:space="preserve"> PAGEREF _Toc240236453 \h </w:instrText>
            </w:r>
            <w:r>
              <w:rPr>
                <w:noProof/>
                <w:webHidden/>
              </w:rPr>
            </w:r>
            <w:r>
              <w:rPr>
                <w:noProof/>
                <w:webHidden/>
              </w:rPr>
              <w:fldChar w:fldCharType="separate"/>
            </w:r>
            <w:r>
              <w:rPr>
                <w:noProof/>
                <w:webHidden/>
              </w:rPr>
              <w:t>184</w:t>
            </w:r>
            <w:r>
              <w:rPr>
                <w:noProof/>
                <w:webHidden/>
              </w:rPr>
              <w:fldChar w:fldCharType="end"/>
            </w:r>
          </w:hyperlink>
        </w:p>
        <w:p w14:paraId="5A13EA00" w14:textId="001D0655" w:rsidR="005E2843" w:rsidRDefault="005E2843">
          <w:pPr>
            <w:pStyle w:val="TDC1"/>
            <w:tabs>
              <w:tab w:val="left" w:pos="480"/>
              <w:tab w:val="right" w:leader="dot" w:pos="9394"/>
            </w:tabs>
            <w:rPr>
              <w:rFonts w:asciiTheme="minorHAnsi" w:eastAsiaTheme="minorEastAsia" w:hAnsiTheme="minorHAnsi" w:cstheme="minorBidi"/>
              <w:noProof/>
              <w:kern w:val="2"/>
              <w14:ligatures w14:val="standardContextual"/>
            </w:rPr>
          </w:pPr>
          <w:hyperlink w:anchor="_Toc240236454" w:history="1">
            <w:r w:rsidRPr="002B0EE9">
              <w:rPr>
                <w:rStyle w:val="Hipervnculo"/>
                <w:rFonts w:ascii="Times New Roman" w:eastAsia="Times New Roman" w:hAnsi="Times New Roman" w:cs="Times New Roman"/>
                <w:noProof/>
              </w:rPr>
              <w:t>7.</w:t>
            </w:r>
            <w:r>
              <w:rPr>
                <w:rFonts w:asciiTheme="minorHAnsi" w:eastAsiaTheme="minorEastAsia" w:hAnsiTheme="minorHAnsi" w:cstheme="minorBidi"/>
                <w:noProof/>
                <w:kern w:val="2"/>
                <w14:ligatures w14:val="standardContextual"/>
              </w:rPr>
              <w:tab/>
            </w:r>
            <w:r w:rsidRPr="002B0EE9">
              <w:rPr>
                <w:rStyle w:val="Hipervnculo"/>
                <w:rFonts w:ascii="Times New Roman" w:eastAsia="Times New Roman" w:hAnsi="Times New Roman" w:cs="Times New Roman"/>
                <w:noProof/>
              </w:rPr>
              <w:t>Árbol de Navegación</w:t>
            </w:r>
            <w:r>
              <w:rPr>
                <w:noProof/>
                <w:webHidden/>
              </w:rPr>
              <w:tab/>
            </w:r>
            <w:r>
              <w:rPr>
                <w:noProof/>
                <w:webHidden/>
              </w:rPr>
              <w:fldChar w:fldCharType="begin"/>
            </w:r>
            <w:r>
              <w:rPr>
                <w:noProof/>
                <w:webHidden/>
              </w:rPr>
              <w:instrText xml:space="preserve"> PAGEREF _Toc240236454 \h </w:instrText>
            </w:r>
            <w:r>
              <w:rPr>
                <w:noProof/>
                <w:webHidden/>
              </w:rPr>
            </w:r>
            <w:r>
              <w:rPr>
                <w:noProof/>
                <w:webHidden/>
              </w:rPr>
              <w:fldChar w:fldCharType="separate"/>
            </w:r>
            <w:r>
              <w:rPr>
                <w:noProof/>
                <w:webHidden/>
              </w:rPr>
              <w:t>186</w:t>
            </w:r>
            <w:r>
              <w:rPr>
                <w:noProof/>
                <w:webHidden/>
              </w:rPr>
              <w:fldChar w:fldCharType="end"/>
            </w:r>
          </w:hyperlink>
        </w:p>
        <w:p w14:paraId="4904D7F1" w14:textId="488B6C8C" w:rsidR="005E2843" w:rsidRDefault="005E2843">
          <w:pPr>
            <w:pStyle w:val="TDC3"/>
            <w:tabs>
              <w:tab w:val="right" w:leader="dot" w:pos="9394"/>
            </w:tabs>
            <w:rPr>
              <w:rFonts w:asciiTheme="minorHAnsi" w:eastAsiaTheme="minorEastAsia" w:hAnsiTheme="minorHAnsi" w:cstheme="minorBidi"/>
              <w:noProof/>
              <w:kern w:val="2"/>
              <w14:ligatures w14:val="standardContextual"/>
            </w:rPr>
          </w:pPr>
          <w:hyperlink w:anchor="_Toc240236455" w:history="1">
            <w:r w:rsidRPr="002B0EE9">
              <w:rPr>
                <w:rStyle w:val="Hipervnculo"/>
                <w:noProof/>
              </w:rPr>
              <w:t xml:space="preserve">7.1.1. </w:t>
            </w:r>
            <w:r w:rsidRPr="002B0EE9">
              <w:rPr>
                <w:rStyle w:val="Hipervnculo"/>
                <w:rFonts w:ascii="Times New Roman" w:eastAsia="Times New Roman" w:hAnsi="Times New Roman" w:cs="Times New Roman"/>
                <w:noProof/>
              </w:rPr>
              <w:t>Vista Catálogo de Clientes:</w:t>
            </w:r>
            <w:r>
              <w:rPr>
                <w:noProof/>
                <w:webHidden/>
              </w:rPr>
              <w:tab/>
            </w:r>
            <w:r>
              <w:rPr>
                <w:noProof/>
                <w:webHidden/>
              </w:rPr>
              <w:fldChar w:fldCharType="begin"/>
            </w:r>
            <w:r>
              <w:rPr>
                <w:noProof/>
                <w:webHidden/>
              </w:rPr>
              <w:instrText xml:space="preserve"> PAGEREF _Toc240236455 \h </w:instrText>
            </w:r>
            <w:r>
              <w:rPr>
                <w:noProof/>
                <w:webHidden/>
              </w:rPr>
            </w:r>
            <w:r>
              <w:rPr>
                <w:noProof/>
                <w:webHidden/>
              </w:rPr>
              <w:fldChar w:fldCharType="separate"/>
            </w:r>
            <w:r>
              <w:rPr>
                <w:noProof/>
                <w:webHidden/>
              </w:rPr>
              <w:t>187</w:t>
            </w:r>
            <w:r>
              <w:rPr>
                <w:noProof/>
                <w:webHidden/>
              </w:rPr>
              <w:fldChar w:fldCharType="end"/>
            </w:r>
          </w:hyperlink>
        </w:p>
        <w:p w14:paraId="59DD1F80" w14:textId="3CB34A97" w:rsidR="005E2843" w:rsidRDefault="005E2843">
          <w:pPr>
            <w:pStyle w:val="TDC3"/>
            <w:tabs>
              <w:tab w:val="right" w:leader="dot" w:pos="9394"/>
            </w:tabs>
            <w:rPr>
              <w:rFonts w:asciiTheme="minorHAnsi" w:eastAsiaTheme="minorEastAsia" w:hAnsiTheme="minorHAnsi" w:cstheme="minorBidi"/>
              <w:noProof/>
              <w:kern w:val="2"/>
              <w14:ligatures w14:val="standardContextual"/>
            </w:rPr>
          </w:pPr>
          <w:hyperlink w:anchor="_Toc240236456" w:history="1">
            <w:r w:rsidRPr="002B0EE9">
              <w:rPr>
                <w:rStyle w:val="Hipervnculo"/>
                <w:rFonts w:ascii="Times New Roman" w:eastAsia="Times New Roman" w:hAnsi="Times New Roman" w:cs="Times New Roman"/>
                <w:noProof/>
              </w:rPr>
              <w:t>7.1.2. Vista Ficha Cliente:</w:t>
            </w:r>
            <w:r>
              <w:rPr>
                <w:noProof/>
                <w:webHidden/>
              </w:rPr>
              <w:tab/>
            </w:r>
            <w:r>
              <w:rPr>
                <w:noProof/>
                <w:webHidden/>
              </w:rPr>
              <w:fldChar w:fldCharType="begin"/>
            </w:r>
            <w:r>
              <w:rPr>
                <w:noProof/>
                <w:webHidden/>
              </w:rPr>
              <w:instrText xml:space="preserve"> PAGEREF _Toc240236456 \h </w:instrText>
            </w:r>
            <w:r>
              <w:rPr>
                <w:noProof/>
                <w:webHidden/>
              </w:rPr>
            </w:r>
            <w:r>
              <w:rPr>
                <w:noProof/>
                <w:webHidden/>
              </w:rPr>
              <w:fldChar w:fldCharType="separate"/>
            </w:r>
            <w:r>
              <w:rPr>
                <w:noProof/>
                <w:webHidden/>
              </w:rPr>
              <w:t>188</w:t>
            </w:r>
            <w:r>
              <w:rPr>
                <w:noProof/>
                <w:webHidden/>
              </w:rPr>
              <w:fldChar w:fldCharType="end"/>
            </w:r>
          </w:hyperlink>
        </w:p>
        <w:p w14:paraId="130E615F" w14:textId="37E40472" w:rsidR="005E2843" w:rsidRDefault="005E2843">
          <w:pPr>
            <w:pStyle w:val="TDC3"/>
            <w:tabs>
              <w:tab w:val="right" w:leader="dot" w:pos="9394"/>
            </w:tabs>
            <w:rPr>
              <w:rFonts w:asciiTheme="minorHAnsi" w:eastAsiaTheme="minorEastAsia" w:hAnsiTheme="minorHAnsi" w:cstheme="minorBidi"/>
              <w:noProof/>
              <w:kern w:val="2"/>
              <w14:ligatures w14:val="standardContextual"/>
            </w:rPr>
          </w:pPr>
          <w:hyperlink w:anchor="_Toc240236457" w:history="1">
            <w:r w:rsidRPr="002B0EE9">
              <w:rPr>
                <w:rStyle w:val="Hipervnculo"/>
                <w:rFonts w:ascii="Times New Roman" w:eastAsia="Times New Roman" w:hAnsi="Times New Roman" w:cs="Times New Roman"/>
                <w:noProof/>
              </w:rPr>
              <w:t>7.1.3. Vista Cotización:</w:t>
            </w:r>
            <w:r>
              <w:rPr>
                <w:noProof/>
                <w:webHidden/>
              </w:rPr>
              <w:tab/>
            </w:r>
            <w:r>
              <w:rPr>
                <w:noProof/>
                <w:webHidden/>
              </w:rPr>
              <w:fldChar w:fldCharType="begin"/>
            </w:r>
            <w:r>
              <w:rPr>
                <w:noProof/>
                <w:webHidden/>
              </w:rPr>
              <w:instrText xml:space="preserve"> PAGEREF _Toc240236457 \h </w:instrText>
            </w:r>
            <w:r>
              <w:rPr>
                <w:noProof/>
                <w:webHidden/>
              </w:rPr>
            </w:r>
            <w:r>
              <w:rPr>
                <w:noProof/>
                <w:webHidden/>
              </w:rPr>
              <w:fldChar w:fldCharType="separate"/>
            </w:r>
            <w:r>
              <w:rPr>
                <w:noProof/>
                <w:webHidden/>
              </w:rPr>
              <w:t>190</w:t>
            </w:r>
            <w:r>
              <w:rPr>
                <w:noProof/>
                <w:webHidden/>
              </w:rPr>
              <w:fldChar w:fldCharType="end"/>
            </w:r>
          </w:hyperlink>
        </w:p>
        <w:p w14:paraId="29BA3442" w14:textId="443121D0" w:rsidR="005E2843" w:rsidRDefault="005E2843">
          <w:pPr>
            <w:pStyle w:val="TDC3"/>
            <w:tabs>
              <w:tab w:val="right" w:leader="dot" w:pos="9394"/>
            </w:tabs>
            <w:rPr>
              <w:rFonts w:asciiTheme="minorHAnsi" w:eastAsiaTheme="minorEastAsia" w:hAnsiTheme="minorHAnsi" w:cstheme="minorBidi"/>
              <w:noProof/>
              <w:kern w:val="2"/>
              <w14:ligatures w14:val="standardContextual"/>
            </w:rPr>
          </w:pPr>
          <w:hyperlink w:anchor="_Toc240236458" w:history="1">
            <w:r w:rsidRPr="002B0EE9">
              <w:rPr>
                <w:rStyle w:val="Hipervnculo"/>
                <w:rFonts w:ascii="Times New Roman" w:eastAsia="Times New Roman" w:hAnsi="Times New Roman" w:cs="Times New Roman"/>
                <w:noProof/>
              </w:rPr>
              <w:t>7.1.4. Vista Nota de Venta:</w:t>
            </w:r>
            <w:r>
              <w:rPr>
                <w:noProof/>
                <w:webHidden/>
              </w:rPr>
              <w:tab/>
            </w:r>
            <w:r>
              <w:rPr>
                <w:noProof/>
                <w:webHidden/>
              </w:rPr>
              <w:fldChar w:fldCharType="begin"/>
            </w:r>
            <w:r>
              <w:rPr>
                <w:noProof/>
                <w:webHidden/>
              </w:rPr>
              <w:instrText xml:space="preserve"> PAGEREF _Toc240236458 \h </w:instrText>
            </w:r>
            <w:r>
              <w:rPr>
                <w:noProof/>
                <w:webHidden/>
              </w:rPr>
            </w:r>
            <w:r>
              <w:rPr>
                <w:noProof/>
                <w:webHidden/>
              </w:rPr>
              <w:fldChar w:fldCharType="separate"/>
            </w:r>
            <w:r>
              <w:rPr>
                <w:noProof/>
                <w:webHidden/>
              </w:rPr>
              <w:t>191</w:t>
            </w:r>
            <w:r>
              <w:rPr>
                <w:noProof/>
                <w:webHidden/>
              </w:rPr>
              <w:fldChar w:fldCharType="end"/>
            </w:r>
          </w:hyperlink>
        </w:p>
        <w:p w14:paraId="67738B09" w14:textId="19E6773C" w:rsidR="005E2843" w:rsidRDefault="005E2843">
          <w:pPr>
            <w:pStyle w:val="TDC3"/>
            <w:tabs>
              <w:tab w:val="right" w:leader="dot" w:pos="9394"/>
            </w:tabs>
            <w:rPr>
              <w:rFonts w:asciiTheme="minorHAnsi" w:eastAsiaTheme="minorEastAsia" w:hAnsiTheme="minorHAnsi" w:cstheme="minorBidi"/>
              <w:noProof/>
              <w:kern w:val="2"/>
              <w14:ligatures w14:val="standardContextual"/>
            </w:rPr>
          </w:pPr>
          <w:hyperlink w:anchor="_Toc240236459" w:history="1">
            <w:r w:rsidRPr="002B0EE9">
              <w:rPr>
                <w:rStyle w:val="Hipervnculo"/>
                <w:rFonts w:ascii="Times New Roman" w:eastAsia="Times New Roman" w:hAnsi="Times New Roman" w:cs="Times New Roman"/>
                <w:noProof/>
              </w:rPr>
              <w:t>7.1.5. Vista Mantenedor de Parámetros:</w:t>
            </w:r>
            <w:r>
              <w:rPr>
                <w:noProof/>
                <w:webHidden/>
              </w:rPr>
              <w:tab/>
            </w:r>
            <w:r>
              <w:rPr>
                <w:noProof/>
                <w:webHidden/>
              </w:rPr>
              <w:fldChar w:fldCharType="begin"/>
            </w:r>
            <w:r>
              <w:rPr>
                <w:noProof/>
                <w:webHidden/>
              </w:rPr>
              <w:instrText xml:space="preserve"> PAGEREF _Toc240236459 \h </w:instrText>
            </w:r>
            <w:r>
              <w:rPr>
                <w:noProof/>
                <w:webHidden/>
              </w:rPr>
            </w:r>
            <w:r>
              <w:rPr>
                <w:noProof/>
                <w:webHidden/>
              </w:rPr>
              <w:fldChar w:fldCharType="separate"/>
            </w:r>
            <w:r>
              <w:rPr>
                <w:noProof/>
                <w:webHidden/>
              </w:rPr>
              <w:t>193</w:t>
            </w:r>
            <w:r>
              <w:rPr>
                <w:noProof/>
                <w:webHidden/>
              </w:rPr>
              <w:fldChar w:fldCharType="end"/>
            </w:r>
          </w:hyperlink>
        </w:p>
        <w:p w14:paraId="56A9C7E9" w14:textId="7F738F38" w:rsidR="005E2843" w:rsidRDefault="005E2843">
          <w:pPr>
            <w:pStyle w:val="TDC3"/>
            <w:tabs>
              <w:tab w:val="right" w:leader="dot" w:pos="9394"/>
            </w:tabs>
            <w:rPr>
              <w:rFonts w:asciiTheme="minorHAnsi" w:eastAsiaTheme="minorEastAsia" w:hAnsiTheme="minorHAnsi" w:cstheme="minorBidi"/>
              <w:noProof/>
              <w:kern w:val="2"/>
              <w14:ligatures w14:val="standardContextual"/>
            </w:rPr>
          </w:pPr>
          <w:hyperlink w:anchor="_Toc240236460" w:history="1">
            <w:r w:rsidRPr="002B0EE9">
              <w:rPr>
                <w:rStyle w:val="Hipervnculo"/>
                <w:rFonts w:ascii="Times New Roman" w:eastAsia="Times New Roman" w:hAnsi="Times New Roman" w:cs="Times New Roman"/>
                <w:noProof/>
              </w:rPr>
              <w:t>7.1.6. Vista Registro de Pago:</w:t>
            </w:r>
            <w:r>
              <w:rPr>
                <w:noProof/>
                <w:webHidden/>
              </w:rPr>
              <w:tab/>
            </w:r>
            <w:r>
              <w:rPr>
                <w:noProof/>
                <w:webHidden/>
              </w:rPr>
              <w:fldChar w:fldCharType="begin"/>
            </w:r>
            <w:r>
              <w:rPr>
                <w:noProof/>
                <w:webHidden/>
              </w:rPr>
              <w:instrText xml:space="preserve"> PAGEREF _Toc240236460 \h </w:instrText>
            </w:r>
            <w:r>
              <w:rPr>
                <w:noProof/>
                <w:webHidden/>
              </w:rPr>
            </w:r>
            <w:r>
              <w:rPr>
                <w:noProof/>
                <w:webHidden/>
              </w:rPr>
              <w:fldChar w:fldCharType="separate"/>
            </w:r>
            <w:r>
              <w:rPr>
                <w:noProof/>
                <w:webHidden/>
              </w:rPr>
              <w:t>195</w:t>
            </w:r>
            <w:r>
              <w:rPr>
                <w:noProof/>
                <w:webHidden/>
              </w:rPr>
              <w:fldChar w:fldCharType="end"/>
            </w:r>
          </w:hyperlink>
        </w:p>
        <w:p w14:paraId="4A672836" w14:textId="5B88915F" w:rsidR="005E2843" w:rsidRDefault="005E2843">
          <w:pPr>
            <w:pStyle w:val="TDC3"/>
            <w:tabs>
              <w:tab w:val="right" w:leader="dot" w:pos="9394"/>
            </w:tabs>
            <w:rPr>
              <w:rFonts w:asciiTheme="minorHAnsi" w:eastAsiaTheme="minorEastAsia" w:hAnsiTheme="minorHAnsi" w:cstheme="minorBidi"/>
              <w:noProof/>
              <w:kern w:val="2"/>
              <w14:ligatures w14:val="standardContextual"/>
            </w:rPr>
          </w:pPr>
          <w:hyperlink w:anchor="_Toc240236461" w:history="1">
            <w:r w:rsidRPr="002B0EE9">
              <w:rPr>
                <w:rStyle w:val="Hipervnculo"/>
                <w:rFonts w:ascii="Times New Roman" w:eastAsia="Times New Roman" w:hAnsi="Times New Roman" w:cs="Times New Roman"/>
                <w:noProof/>
              </w:rPr>
              <w:t>7.1.7. Vista Detalle de Pago:</w:t>
            </w:r>
            <w:r>
              <w:rPr>
                <w:noProof/>
                <w:webHidden/>
              </w:rPr>
              <w:tab/>
            </w:r>
            <w:r>
              <w:rPr>
                <w:noProof/>
                <w:webHidden/>
              </w:rPr>
              <w:fldChar w:fldCharType="begin"/>
            </w:r>
            <w:r>
              <w:rPr>
                <w:noProof/>
                <w:webHidden/>
              </w:rPr>
              <w:instrText xml:space="preserve"> PAGEREF _Toc240236461 \h </w:instrText>
            </w:r>
            <w:r>
              <w:rPr>
                <w:noProof/>
                <w:webHidden/>
              </w:rPr>
            </w:r>
            <w:r>
              <w:rPr>
                <w:noProof/>
                <w:webHidden/>
              </w:rPr>
              <w:fldChar w:fldCharType="separate"/>
            </w:r>
            <w:r>
              <w:rPr>
                <w:noProof/>
                <w:webHidden/>
              </w:rPr>
              <w:t>196</w:t>
            </w:r>
            <w:r>
              <w:rPr>
                <w:noProof/>
                <w:webHidden/>
              </w:rPr>
              <w:fldChar w:fldCharType="end"/>
            </w:r>
          </w:hyperlink>
        </w:p>
        <w:p w14:paraId="727E6F0A" w14:textId="2D6ADE1E" w:rsidR="005E2843" w:rsidRDefault="005E2843">
          <w:pPr>
            <w:pStyle w:val="TDC3"/>
            <w:tabs>
              <w:tab w:val="right" w:leader="dot" w:pos="9394"/>
            </w:tabs>
            <w:rPr>
              <w:rFonts w:asciiTheme="minorHAnsi" w:eastAsiaTheme="minorEastAsia" w:hAnsiTheme="minorHAnsi" w:cstheme="minorBidi"/>
              <w:noProof/>
              <w:kern w:val="2"/>
              <w14:ligatures w14:val="standardContextual"/>
            </w:rPr>
          </w:pPr>
          <w:hyperlink w:anchor="_Toc240236462" w:history="1">
            <w:r w:rsidRPr="002B0EE9">
              <w:rPr>
                <w:rStyle w:val="Hipervnculo"/>
                <w:rFonts w:ascii="Times New Roman" w:eastAsia="Times New Roman" w:hAnsi="Times New Roman" w:cs="Times New Roman"/>
                <w:noProof/>
              </w:rPr>
              <w:t>7.1.8. Vista Gestión de Usuarios:</w:t>
            </w:r>
            <w:r>
              <w:rPr>
                <w:noProof/>
                <w:webHidden/>
              </w:rPr>
              <w:tab/>
            </w:r>
            <w:r>
              <w:rPr>
                <w:noProof/>
                <w:webHidden/>
              </w:rPr>
              <w:fldChar w:fldCharType="begin"/>
            </w:r>
            <w:r>
              <w:rPr>
                <w:noProof/>
                <w:webHidden/>
              </w:rPr>
              <w:instrText xml:space="preserve"> PAGEREF _Toc240236462 \h </w:instrText>
            </w:r>
            <w:r>
              <w:rPr>
                <w:noProof/>
                <w:webHidden/>
              </w:rPr>
            </w:r>
            <w:r>
              <w:rPr>
                <w:noProof/>
                <w:webHidden/>
              </w:rPr>
              <w:fldChar w:fldCharType="separate"/>
            </w:r>
            <w:r>
              <w:rPr>
                <w:noProof/>
                <w:webHidden/>
              </w:rPr>
              <w:t>197</w:t>
            </w:r>
            <w:r>
              <w:rPr>
                <w:noProof/>
                <w:webHidden/>
              </w:rPr>
              <w:fldChar w:fldCharType="end"/>
            </w:r>
          </w:hyperlink>
        </w:p>
        <w:p w14:paraId="7776C126" w14:textId="5B294F19" w:rsidR="005E2843" w:rsidRDefault="005E2843">
          <w:pPr>
            <w:pStyle w:val="TDC3"/>
            <w:tabs>
              <w:tab w:val="right" w:leader="dot" w:pos="9394"/>
            </w:tabs>
            <w:rPr>
              <w:rFonts w:asciiTheme="minorHAnsi" w:eastAsiaTheme="minorEastAsia" w:hAnsiTheme="minorHAnsi" w:cstheme="minorBidi"/>
              <w:noProof/>
              <w:kern w:val="2"/>
              <w14:ligatures w14:val="standardContextual"/>
            </w:rPr>
          </w:pPr>
          <w:hyperlink w:anchor="_Toc240236463" w:history="1">
            <w:r w:rsidRPr="002B0EE9">
              <w:rPr>
                <w:rStyle w:val="Hipervnculo"/>
                <w:rFonts w:ascii="Times New Roman" w:eastAsia="Times New Roman" w:hAnsi="Times New Roman" w:cs="Times New Roman"/>
                <w:noProof/>
              </w:rPr>
              <w:t>7.1.9. Vista Consulta de Usuarios:</w:t>
            </w:r>
            <w:r>
              <w:rPr>
                <w:noProof/>
                <w:webHidden/>
              </w:rPr>
              <w:tab/>
            </w:r>
            <w:r>
              <w:rPr>
                <w:noProof/>
                <w:webHidden/>
              </w:rPr>
              <w:fldChar w:fldCharType="begin"/>
            </w:r>
            <w:r>
              <w:rPr>
                <w:noProof/>
                <w:webHidden/>
              </w:rPr>
              <w:instrText xml:space="preserve"> PAGEREF _Toc240236463 \h </w:instrText>
            </w:r>
            <w:r>
              <w:rPr>
                <w:noProof/>
                <w:webHidden/>
              </w:rPr>
            </w:r>
            <w:r>
              <w:rPr>
                <w:noProof/>
                <w:webHidden/>
              </w:rPr>
              <w:fldChar w:fldCharType="separate"/>
            </w:r>
            <w:r>
              <w:rPr>
                <w:noProof/>
                <w:webHidden/>
              </w:rPr>
              <w:t>198</w:t>
            </w:r>
            <w:r>
              <w:rPr>
                <w:noProof/>
                <w:webHidden/>
              </w:rPr>
              <w:fldChar w:fldCharType="end"/>
            </w:r>
          </w:hyperlink>
        </w:p>
        <w:p w14:paraId="21DCCC03" w14:textId="331929CA" w:rsidR="005E2843" w:rsidRDefault="005E2843">
          <w:pPr>
            <w:pStyle w:val="TDC3"/>
            <w:tabs>
              <w:tab w:val="right" w:leader="dot" w:pos="9394"/>
            </w:tabs>
            <w:rPr>
              <w:rFonts w:asciiTheme="minorHAnsi" w:eastAsiaTheme="minorEastAsia" w:hAnsiTheme="minorHAnsi" w:cstheme="minorBidi"/>
              <w:noProof/>
              <w:kern w:val="2"/>
              <w14:ligatures w14:val="standardContextual"/>
            </w:rPr>
          </w:pPr>
          <w:hyperlink w:anchor="_Toc240236464" w:history="1">
            <w:r w:rsidRPr="002B0EE9">
              <w:rPr>
                <w:rStyle w:val="Hipervnculo"/>
                <w:rFonts w:ascii="Times New Roman" w:eastAsia="Times New Roman" w:hAnsi="Times New Roman" w:cs="Times New Roman"/>
                <w:noProof/>
              </w:rPr>
              <w:t>7.1.10. Vista Cuenta:</w:t>
            </w:r>
            <w:r>
              <w:rPr>
                <w:noProof/>
                <w:webHidden/>
              </w:rPr>
              <w:tab/>
            </w:r>
            <w:r>
              <w:rPr>
                <w:noProof/>
                <w:webHidden/>
              </w:rPr>
              <w:fldChar w:fldCharType="begin"/>
            </w:r>
            <w:r>
              <w:rPr>
                <w:noProof/>
                <w:webHidden/>
              </w:rPr>
              <w:instrText xml:space="preserve"> PAGEREF _Toc240236464 \h </w:instrText>
            </w:r>
            <w:r>
              <w:rPr>
                <w:noProof/>
                <w:webHidden/>
              </w:rPr>
            </w:r>
            <w:r>
              <w:rPr>
                <w:noProof/>
                <w:webHidden/>
              </w:rPr>
              <w:fldChar w:fldCharType="separate"/>
            </w:r>
            <w:r>
              <w:rPr>
                <w:noProof/>
                <w:webHidden/>
              </w:rPr>
              <w:t>199</w:t>
            </w:r>
            <w:r>
              <w:rPr>
                <w:noProof/>
                <w:webHidden/>
              </w:rPr>
              <w:fldChar w:fldCharType="end"/>
            </w:r>
          </w:hyperlink>
        </w:p>
        <w:p w14:paraId="2E8B56A6" w14:textId="722B1C9C" w:rsidR="005E2843" w:rsidRDefault="005E2843">
          <w:pPr>
            <w:pStyle w:val="TDC3"/>
            <w:tabs>
              <w:tab w:val="right" w:leader="dot" w:pos="9394"/>
            </w:tabs>
            <w:rPr>
              <w:rFonts w:asciiTheme="minorHAnsi" w:eastAsiaTheme="minorEastAsia" w:hAnsiTheme="minorHAnsi" w:cstheme="minorBidi"/>
              <w:noProof/>
              <w:kern w:val="2"/>
              <w14:ligatures w14:val="standardContextual"/>
            </w:rPr>
          </w:pPr>
          <w:hyperlink w:anchor="_Toc240236465" w:history="1">
            <w:r w:rsidRPr="002B0EE9">
              <w:rPr>
                <w:rStyle w:val="Hipervnculo"/>
                <w:rFonts w:ascii="Times New Roman" w:eastAsia="Times New Roman" w:hAnsi="Times New Roman" w:cs="Times New Roman"/>
                <w:noProof/>
              </w:rPr>
              <w:t>7.1.11. Vista Recuperación de Contraseña:</w:t>
            </w:r>
            <w:r>
              <w:rPr>
                <w:noProof/>
                <w:webHidden/>
              </w:rPr>
              <w:tab/>
            </w:r>
            <w:r>
              <w:rPr>
                <w:noProof/>
                <w:webHidden/>
              </w:rPr>
              <w:fldChar w:fldCharType="begin"/>
            </w:r>
            <w:r>
              <w:rPr>
                <w:noProof/>
                <w:webHidden/>
              </w:rPr>
              <w:instrText xml:space="preserve"> PAGEREF _Toc240236465 \h </w:instrText>
            </w:r>
            <w:r>
              <w:rPr>
                <w:noProof/>
                <w:webHidden/>
              </w:rPr>
            </w:r>
            <w:r>
              <w:rPr>
                <w:noProof/>
                <w:webHidden/>
              </w:rPr>
              <w:fldChar w:fldCharType="separate"/>
            </w:r>
            <w:r>
              <w:rPr>
                <w:noProof/>
                <w:webHidden/>
              </w:rPr>
              <w:t>200</w:t>
            </w:r>
            <w:r>
              <w:rPr>
                <w:noProof/>
                <w:webHidden/>
              </w:rPr>
              <w:fldChar w:fldCharType="end"/>
            </w:r>
          </w:hyperlink>
        </w:p>
        <w:p w14:paraId="3287E3B0" w14:textId="03545DC8" w:rsidR="005E2843" w:rsidRDefault="005E2843">
          <w:pPr>
            <w:pStyle w:val="TDC3"/>
            <w:tabs>
              <w:tab w:val="right" w:leader="dot" w:pos="9394"/>
            </w:tabs>
            <w:rPr>
              <w:rFonts w:asciiTheme="minorHAnsi" w:eastAsiaTheme="minorEastAsia" w:hAnsiTheme="minorHAnsi" w:cstheme="minorBidi"/>
              <w:noProof/>
              <w:kern w:val="2"/>
              <w14:ligatures w14:val="standardContextual"/>
            </w:rPr>
          </w:pPr>
          <w:hyperlink w:anchor="_Toc240236466" w:history="1">
            <w:r w:rsidRPr="002B0EE9">
              <w:rPr>
                <w:rStyle w:val="Hipervnculo"/>
                <w:rFonts w:ascii="Times New Roman" w:eastAsia="Times New Roman" w:hAnsi="Times New Roman" w:cs="Times New Roman"/>
                <w:noProof/>
              </w:rPr>
              <w:t>7.1.12. Vista Panel de Gerencia:</w:t>
            </w:r>
            <w:r>
              <w:rPr>
                <w:noProof/>
                <w:webHidden/>
              </w:rPr>
              <w:tab/>
            </w:r>
            <w:r>
              <w:rPr>
                <w:noProof/>
                <w:webHidden/>
              </w:rPr>
              <w:fldChar w:fldCharType="begin"/>
            </w:r>
            <w:r>
              <w:rPr>
                <w:noProof/>
                <w:webHidden/>
              </w:rPr>
              <w:instrText xml:space="preserve"> PAGEREF _Toc240236466 \h </w:instrText>
            </w:r>
            <w:r>
              <w:rPr>
                <w:noProof/>
                <w:webHidden/>
              </w:rPr>
            </w:r>
            <w:r>
              <w:rPr>
                <w:noProof/>
                <w:webHidden/>
              </w:rPr>
              <w:fldChar w:fldCharType="separate"/>
            </w:r>
            <w:r>
              <w:rPr>
                <w:noProof/>
                <w:webHidden/>
              </w:rPr>
              <w:t>201</w:t>
            </w:r>
            <w:r>
              <w:rPr>
                <w:noProof/>
                <w:webHidden/>
              </w:rPr>
              <w:fldChar w:fldCharType="end"/>
            </w:r>
          </w:hyperlink>
        </w:p>
        <w:p w14:paraId="2236B86C" w14:textId="06E7391E" w:rsidR="005E2843" w:rsidRDefault="005E2843">
          <w:pPr>
            <w:pStyle w:val="TDC3"/>
            <w:tabs>
              <w:tab w:val="right" w:leader="dot" w:pos="9394"/>
            </w:tabs>
            <w:rPr>
              <w:rFonts w:asciiTheme="minorHAnsi" w:eastAsiaTheme="minorEastAsia" w:hAnsiTheme="minorHAnsi" w:cstheme="minorBidi"/>
              <w:noProof/>
              <w:kern w:val="2"/>
              <w14:ligatures w14:val="standardContextual"/>
            </w:rPr>
          </w:pPr>
          <w:hyperlink w:anchor="_Toc240236467" w:history="1">
            <w:r w:rsidRPr="002B0EE9">
              <w:rPr>
                <w:rStyle w:val="Hipervnculo"/>
                <w:rFonts w:ascii="Times New Roman" w:eastAsia="Times New Roman" w:hAnsi="Times New Roman" w:cs="Times New Roman"/>
                <w:noProof/>
              </w:rPr>
              <w:t>7.1.13. Vista Gestión de Sesiones:</w:t>
            </w:r>
            <w:r>
              <w:rPr>
                <w:noProof/>
                <w:webHidden/>
              </w:rPr>
              <w:tab/>
            </w:r>
            <w:r>
              <w:rPr>
                <w:noProof/>
                <w:webHidden/>
              </w:rPr>
              <w:fldChar w:fldCharType="begin"/>
            </w:r>
            <w:r>
              <w:rPr>
                <w:noProof/>
                <w:webHidden/>
              </w:rPr>
              <w:instrText xml:space="preserve"> PAGEREF _Toc240236467 \h </w:instrText>
            </w:r>
            <w:r>
              <w:rPr>
                <w:noProof/>
                <w:webHidden/>
              </w:rPr>
            </w:r>
            <w:r>
              <w:rPr>
                <w:noProof/>
                <w:webHidden/>
              </w:rPr>
              <w:fldChar w:fldCharType="separate"/>
            </w:r>
            <w:r>
              <w:rPr>
                <w:noProof/>
                <w:webHidden/>
              </w:rPr>
              <w:t>202</w:t>
            </w:r>
            <w:r>
              <w:rPr>
                <w:noProof/>
                <w:webHidden/>
              </w:rPr>
              <w:fldChar w:fldCharType="end"/>
            </w:r>
          </w:hyperlink>
        </w:p>
        <w:p w14:paraId="284DC6C6" w14:textId="69020F3C" w:rsidR="005E2843" w:rsidRDefault="005E2843">
          <w:pPr>
            <w:pStyle w:val="TDC1"/>
            <w:tabs>
              <w:tab w:val="left" w:pos="480"/>
              <w:tab w:val="right" w:leader="dot" w:pos="9394"/>
            </w:tabs>
            <w:rPr>
              <w:rFonts w:asciiTheme="minorHAnsi" w:eastAsiaTheme="minorEastAsia" w:hAnsiTheme="minorHAnsi" w:cstheme="minorBidi"/>
              <w:noProof/>
              <w:kern w:val="2"/>
              <w14:ligatures w14:val="standardContextual"/>
            </w:rPr>
          </w:pPr>
          <w:hyperlink w:anchor="_Toc240236468" w:history="1">
            <w:r w:rsidRPr="002B0EE9">
              <w:rPr>
                <w:rStyle w:val="Hipervnculo"/>
                <w:rFonts w:ascii="Times New Roman" w:eastAsia="Times New Roman" w:hAnsi="Times New Roman" w:cs="Times New Roman"/>
                <w:noProof/>
              </w:rPr>
              <w:t>8.</w:t>
            </w:r>
            <w:r>
              <w:rPr>
                <w:rFonts w:asciiTheme="minorHAnsi" w:eastAsiaTheme="minorEastAsia" w:hAnsiTheme="minorHAnsi" w:cstheme="minorBidi"/>
                <w:noProof/>
                <w:kern w:val="2"/>
                <w14:ligatures w14:val="standardContextual"/>
              </w:rPr>
              <w:tab/>
            </w:r>
            <w:r w:rsidRPr="002B0EE9">
              <w:rPr>
                <w:rStyle w:val="Hipervnculo"/>
                <w:rFonts w:ascii="Times New Roman" w:eastAsia="Times New Roman" w:hAnsi="Times New Roman" w:cs="Times New Roman"/>
                <w:noProof/>
              </w:rPr>
              <w:t>Retrospectiva</w:t>
            </w:r>
            <w:r>
              <w:rPr>
                <w:noProof/>
                <w:webHidden/>
              </w:rPr>
              <w:tab/>
            </w:r>
            <w:r>
              <w:rPr>
                <w:noProof/>
                <w:webHidden/>
              </w:rPr>
              <w:fldChar w:fldCharType="begin"/>
            </w:r>
            <w:r>
              <w:rPr>
                <w:noProof/>
                <w:webHidden/>
              </w:rPr>
              <w:instrText xml:space="preserve"> PAGEREF _Toc240236468 \h </w:instrText>
            </w:r>
            <w:r>
              <w:rPr>
                <w:noProof/>
                <w:webHidden/>
              </w:rPr>
            </w:r>
            <w:r>
              <w:rPr>
                <w:noProof/>
                <w:webHidden/>
              </w:rPr>
              <w:fldChar w:fldCharType="separate"/>
            </w:r>
            <w:r>
              <w:rPr>
                <w:noProof/>
                <w:webHidden/>
              </w:rPr>
              <w:t>203</w:t>
            </w:r>
            <w:r>
              <w:rPr>
                <w:noProof/>
                <w:webHidden/>
              </w:rPr>
              <w:fldChar w:fldCharType="end"/>
            </w:r>
          </w:hyperlink>
        </w:p>
        <w:p w14:paraId="4ACF74F8" w14:textId="4F0B0841" w:rsidR="005E2843" w:rsidRDefault="005E2843">
          <w:pPr>
            <w:pStyle w:val="TDC2"/>
            <w:tabs>
              <w:tab w:val="right" w:leader="dot" w:pos="9394"/>
            </w:tabs>
            <w:rPr>
              <w:rFonts w:asciiTheme="minorHAnsi" w:eastAsiaTheme="minorEastAsia" w:hAnsiTheme="minorHAnsi" w:cstheme="minorBidi"/>
              <w:noProof/>
              <w:kern w:val="2"/>
              <w14:ligatures w14:val="standardContextual"/>
            </w:rPr>
          </w:pPr>
          <w:hyperlink w:anchor="_Toc240236469" w:history="1">
            <w:r w:rsidRPr="002B0EE9">
              <w:rPr>
                <w:rStyle w:val="Hipervnculo"/>
                <w:rFonts w:ascii="Times New Roman" w:eastAsia="Times New Roman" w:hAnsi="Times New Roman" w:cs="Times New Roman"/>
                <w:noProof/>
              </w:rPr>
              <w:t>8.1. Backlog</w:t>
            </w:r>
            <w:r>
              <w:rPr>
                <w:noProof/>
                <w:webHidden/>
              </w:rPr>
              <w:tab/>
            </w:r>
            <w:r>
              <w:rPr>
                <w:noProof/>
                <w:webHidden/>
              </w:rPr>
              <w:fldChar w:fldCharType="begin"/>
            </w:r>
            <w:r>
              <w:rPr>
                <w:noProof/>
                <w:webHidden/>
              </w:rPr>
              <w:instrText xml:space="preserve"> PAGEREF _Toc240236469 \h </w:instrText>
            </w:r>
            <w:r>
              <w:rPr>
                <w:noProof/>
                <w:webHidden/>
              </w:rPr>
            </w:r>
            <w:r>
              <w:rPr>
                <w:noProof/>
                <w:webHidden/>
              </w:rPr>
              <w:fldChar w:fldCharType="separate"/>
            </w:r>
            <w:r>
              <w:rPr>
                <w:noProof/>
                <w:webHidden/>
              </w:rPr>
              <w:t>203</w:t>
            </w:r>
            <w:r>
              <w:rPr>
                <w:noProof/>
                <w:webHidden/>
              </w:rPr>
              <w:fldChar w:fldCharType="end"/>
            </w:r>
          </w:hyperlink>
        </w:p>
        <w:p w14:paraId="13C71C2C" w14:textId="628F49DE" w:rsidR="005E2843" w:rsidRDefault="005E2843">
          <w:pPr>
            <w:pStyle w:val="TDC2"/>
            <w:tabs>
              <w:tab w:val="left" w:pos="960"/>
              <w:tab w:val="right" w:leader="dot" w:pos="9394"/>
            </w:tabs>
            <w:rPr>
              <w:rFonts w:asciiTheme="minorHAnsi" w:eastAsiaTheme="minorEastAsia" w:hAnsiTheme="minorHAnsi" w:cstheme="minorBidi"/>
              <w:noProof/>
              <w:kern w:val="2"/>
              <w14:ligatures w14:val="standardContextual"/>
            </w:rPr>
          </w:pPr>
          <w:hyperlink w:anchor="_Toc240236470" w:history="1">
            <w:r w:rsidRPr="002B0EE9">
              <w:rPr>
                <w:rStyle w:val="Hipervnculo"/>
                <w:rFonts w:ascii="Times New Roman" w:eastAsia="Times New Roman" w:hAnsi="Times New Roman" w:cs="Times New Roman"/>
                <w:noProof/>
              </w:rPr>
              <w:t>8.1.</w:t>
            </w:r>
            <w:r>
              <w:rPr>
                <w:rFonts w:asciiTheme="minorHAnsi" w:eastAsiaTheme="minorEastAsia" w:hAnsiTheme="minorHAnsi" w:cstheme="minorBidi"/>
                <w:noProof/>
                <w:kern w:val="2"/>
                <w14:ligatures w14:val="standardContextual"/>
              </w:rPr>
              <w:tab/>
            </w:r>
            <w:r w:rsidRPr="002B0EE9">
              <w:rPr>
                <w:rStyle w:val="Hipervnculo"/>
                <w:rFonts w:ascii="Times New Roman" w:eastAsia="Times New Roman" w:hAnsi="Times New Roman" w:cs="Times New Roman"/>
                <w:noProof/>
              </w:rPr>
              <w:t>Burn-Up del Incremento 2</w:t>
            </w:r>
            <w:r>
              <w:rPr>
                <w:noProof/>
                <w:webHidden/>
              </w:rPr>
              <w:tab/>
            </w:r>
            <w:r>
              <w:rPr>
                <w:noProof/>
                <w:webHidden/>
              </w:rPr>
              <w:fldChar w:fldCharType="begin"/>
            </w:r>
            <w:r>
              <w:rPr>
                <w:noProof/>
                <w:webHidden/>
              </w:rPr>
              <w:instrText xml:space="preserve"> PAGEREF _Toc240236470 \h </w:instrText>
            </w:r>
            <w:r>
              <w:rPr>
                <w:noProof/>
                <w:webHidden/>
              </w:rPr>
            </w:r>
            <w:r>
              <w:rPr>
                <w:noProof/>
                <w:webHidden/>
              </w:rPr>
              <w:fldChar w:fldCharType="separate"/>
            </w:r>
            <w:r>
              <w:rPr>
                <w:noProof/>
                <w:webHidden/>
              </w:rPr>
              <w:t>204</w:t>
            </w:r>
            <w:r>
              <w:rPr>
                <w:noProof/>
                <w:webHidden/>
              </w:rPr>
              <w:fldChar w:fldCharType="end"/>
            </w:r>
          </w:hyperlink>
        </w:p>
        <w:p w14:paraId="589081CD" w14:textId="6C731266" w:rsidR="005E2843" w:rsidRDefault="005E2843">
          <w:pPr>
            <w:pStyle w:val="TDC2"/>
            <w:tabs>
              <w:tab w:val="right" w:leader="dot" w:pos="9394"/>
            </w:tabs>
            <w:rPr>
              <w:rFonts w:asciiTheme="minorHAnsi" w:eastAsiaTheme="minorEastAsia" w:hAnsiTheme="minorHAnsi" w:cstheme="minorBidi"/>
              <w:noProof/>
              <w:kern w:val="2"/>
              <w14:ligatures w14:val="standardContextual"/>
            </w:rPr>
          </w:pPr>
          <w:hyperlink w:anchor="_Toc240236471" w:history="1">
            <w:r w:rsidRPr="002B0EE9">
              <w:rPr>
                <w:rStyle w:val="Hipervnculo"/>
                <w:rFonts w:ascii="Times New Roman" w:eastAsia="Times New Roman" w:hAnsi="Times New Roman" w:cs="Times New Roman"/>
                <w:noProof/>
              </w:rPr>
              <w:t>8.2. Burn-Down del incremento 2</w:t>
            </w:r>
            <w:r>
              <w:rPr>
                <w:noProof/>
                <w:webHidden/>
              </w:rPr>
              <w:tab/>
            </w:r>
            <w:r>
              <w:rPr>
                <w:noProof/>
                <w:webHidden/>
              </w:rPr>
              <w:fldChar w:fldCharType="begin"/>
            </w:r>
            <w:r>
              <w:rPr>
                <w:noProof/>
                <w:webHidden/>
              </w:rPr>
              <w:instrText xml:space="preserve"> PAGEREF _Toc240236471 \h </w:instrText>
            </w:r>
            <w:r>
              <w:rPr>
                <w:noProof/>
                <w:webHidden/>
              </w:rPr>
            </w:r>
            <w:r>
              <w:rPr>
                <w:noProof/>
                <w:webHidden/>
              </w:rPr>
              <w:fldChar w:fldCharType="separate"/>
            </w:r>
            <w:r>
              <w:rPr>
                <w:noProof/>
                <w:webHidden/>
              </w:rPr>
              <w:t>205</w:t>
            </w:r>
            <w:r>
              <w:rPr>
                <w:noProof/>
                <w:webHidden/>
              </w:rPr>
              <w:fldChar w:fldCharType="end"/>
            </w:r>
          </w:hyperlink>
        </w:p>
        <w:p w14:paraId="3AD069B1" w14:textId="3EB71F45" w:rsidR="005E2843" w:rsidRDefault="005E2843">
          <w:pPr>
            <w:pStyle w:val="TDC2"/>
            <w:tabs>
              <w:tab w:val="right" w:leader="dot" w:pos="9394"/>
            </w:tabs>
            <w:rPr>
              <w:rFonts w:asciiTheme="minorHAnsi" w:eastAsiaTheme="minorEastAsia" w:hAnsiTheme="minorHAnsi" w:cstheme="minorBidi"/>
              <w:noProof/>
              <w:kern w:val="2"/>
              <w14:ligatures w14:val="standardContextual"/>
            </w:rPr>
          </w:pPr>
          <w:hyperlink w:anchor="_Toc240236472" w:history="1">
            <w:r w:rsidRPr="002B0EE9">
              <w:rPr>
                <w:rStyle w:val="Hipervnculo"/>
                <w:rFonts w:ascii="Times New Roman" w:eastAsia="Times New Roman" w:hAnsi="Times New Roman" w:cs="Times New Roman"/>
                <w:noProof/>
              </w:rPr>
              <w:t>8.3. Burn Up acumulado de Incremento 1 e Incremento 2</w:t>
            </w:r>
            <w:r>
              <w:rPr>
                <w:noProof/>
                <w:webHidden/>
              </w:rPr>
              <w:tab/>
            </w:r>
            <w:r>
              <w:rPr>
                <w:noProof/>
                <w:webHidden/>
              </w:rPr>
              <w:fldChar w:fldCharType="begin"/>
            </w:r>
            <w:r>
              <w:rPr>
                <w:noProof/>
                <w:webHidden/>
              </w:rPr>
              <w:instrText xml:space="preserve"> PAGEREF _Toc240236472 \h </w:instrText>
            </w:r>
            <w:r>
              <w:rPr>
                <w:noProof/>
                <w:webHidden/>
              </w:rPr>
            </w:r>
            <w:r>
              <w:rPr>
                <w:noProof/>
                <w:webHidden/>
              </w:rPr>
              <w:fldChar w:fldCharType="separate"/>
            </w:r>
            <w:r>
              <w:rPr>
                <w:noProof/>
                <w:webHidden/>
              </w:rPr>
              <w:t>206</w:t>
            </w:r>
            <w:r>
              <w:rPr>
                <w:noProof/>
                <w:webHidden/>
              </w:rPr>
              <w:fldChar w:fldCharType="end"/>
            </w:r>
          </w:hyperlink>
        </w:p>
        <w:p w14:paraId="68738B6E" w14:textId="08B89996" w:rsidR="005E2843" w:rsidRDefault="005E2843">
          <w:pPr>
            <w:pStyle w:val="TDC2"/>
            <w:tabs>
              <w:tab w:val="right" w:leader="dot" w:pos="9394"/>
            </w:tabs>
            <w:rPr>
              <w:rFonts w:asciiTheme="minorHAnsi" w:eastAsiaTheme="minorEastAsia" w:hAnsiTheme="minorHAnsi" w:cstheme="minorBidi"/>
              <w:noProof/>
              <w:kern w:val="2"/>
              <w14:ligatures w14:val="standardContextual"/>
            </w:rPr>
          </w:pPr>
          <w:hyperlink w:anchor="_Toc240236473" w:history="1">
            <w:r w:rsidRPr="002B0EE9">
              <w:rPr>
                <w:rStyle w:val="Hipervnculo"/>
                <w:rFonts w:ascii="Times New Roman" w:eastAsia="Times New Roman" w:hAnsi="Times New Roman" w:cs="Times New Roman"/>
                <w:noProof/>
              </w:rPr>
              <w:t>8.4. Burn Up acumulado de Incremento 1 e Incremento 2</w:t>
            </w:r>
            <w:r>
              <w:rPr>
                <w:noProof/>
                <w:webHidden/>
              </w:rPr>
              <w:tab/>
            </w:r>
            <w:r>
              <w:rPr>
                <w:noProof/>
                <w:webHidden/>
              </w:rPr>
              <w:fldChar w:fldCharType="begin"/>
            </w:r>
            <w:r>
              <w:rPr>
                <w:noProof/>
                <w:webHidden/>
              </w:rPr>
              <w:instrText xml:space="preserve"> PAGEREF _Toc240236473 \h </w:instrText>
            </w:r>
            <w:r>
              <w:rPr>
                <w:noProof/>
                <w:webHidden/>
              </w:rPr>
            </w:r>
            <w:r>
              <w:rPr>
                <w:noProof/>
                <w:webHidden/>
              </w:rPr>
              <w:fldChar w:fldCharType="separate"/>
            </w:r>
            <w:r>
              <w:rPr>
                <w:noProof/>
                <w:webHidden/>
              </w:rPr>
              <w:t>207</w:t>
            </w:r>
            <w:r>
              <w:rPr>
                <w:noProof/>
                <w:webHidden/>
              </w:rPr>
              <w:fldChar w:fldCharType="end"/>
            </w:r>
          </w:hyperlink>
        </w:p>
        <w:p w14:paraId="41F0372A" w14:textId="2CE8CC1C" w:rsidR="005E2843" w:rsidRDefault="005E2843">
          <w:r>
            <w:rPr>
              <w:b/>
              <w:bCs/>
              <w:lang w:val="es-ES"/>
            </w:rPr>
            <w:fldChar w:fldCharType="end"/>
          </w:r>
        </w:p>
      </w:sdtContent>
    </w:sdt>
    <w:p w14:paraId="11A00DC6" w14:textId="77777777" w:rsidR="005E2843" w:rsidRDefault="005E2843">
      <w:pPr>
        <w:pStyle w:val="Tabladeilustraciones"/>
        <w:tabs>
          <w:tab w:val="right" w:leader="dot" w:pos="9394"/>
        </w:tabs>
        <w:rPr>
          <w:b/>
          <w:bCs/>
          <w:smallCaps/>
          <w:sz w:val="28"/>
          <w:szCs w:val="28"/>
        </w:rPr>
      </w:pPr>
    </w:p>
    <w:p w14:paraId="7A47F823" w14:textId="77777777" w:rsidR="005E2843" w:rsidRDefault="005E2843">
      <w:pPr>
        <w:pStyle w:val="Tabladeilustraciones"/>
        <w:tabs>
          <w:tab w:val="right" w:leader="dot" w:pos="9394"/>
        </w:tabs>
        <w:rPr>
          <w:b/>
          <w:bCs/>
          <w:smallCaps/>
          <w:sz w:val="28"/>
          <w:szCs w:val="28"/>
        </w:rPr>
      </w:pPr>
    </w:p>
    <w:p w14:paraId="4EC73359" w14:textId="77777777" w:rsidR="005E2843" w:rsidRDefault="005E2843">
      <w:pPr>
        <w:pStyle w:val="Tabladeilustraciones"/>
        <w:tabs>
          <w:tab w:val="right" w:leader="dot" w:pos="9394"/>
        </w:tabs>
        <w:rPr>
          <w:b/>
          <w:bCs/>
          <w:smallCaps/>
          <w:sz w:val="28"/>
          <w:szCs w:val="28"/>
        </w:rPr>
      </w:pPr>
    </w:p>
    <w:p w14:paraId="4E3DCABC" w14:textId="77777777" w:rsidR="005E2843" w:rsidRDefault="005E2843">
      <w:pPr>
        <w:pStyle w:val="Tabladeilustraciones"/>
        <w:tabs>
          <w:tab w:val="right" w:leader="dot" w:pos="9394"/>
        </w:tabs>
        <w:rPr>
          <w:b/>
          <w:bCs/>
          <w:smallCaps/>
          <w:sz w:val="28"/>
          <w:szCs w:val="28"/>
        </w:rPr>
      </w:pPr>
    </w:p>
    <w:p w14:paraId="52B975EE" w14:textId="77777777" w:rsidR="005E2843" w:rsidRDefault="005E2843">
      <w:pPr>
        <w:pStyle w:val="Tabladeilustraciones"/>
        <w:tabs>
          <w:tab w:val="right" w:leader="dot" w:pos="9394"/>
        </w:tabs>
        <w:rPr>
          <w:b/>
          <w:bCs/>
          <w:smallCaps/>
          <w:sz w:val="28"/>
          <w:szCs w:val="28"/>
        </w:rPr>
      </w:pPr>
    </w:p>
    <w:p w14:paraId="59009023" w14:textId="77777777" w:rsidR="005E2843" w:rsidRDefault="005E2843">
      <w:pPr>
        <w:pStyle w:val="Tabladeilustraciones"/>
        <w:tabs>
          <w:tab w:val="right" w:leader="dot" w:pos="9394"/>
        </w:tabs>
        <w:rPr>
          <w:b/>
          <w:bCs/>
          <w:smallCaps/>
          <w:sz w:val="28"/>
          <w:szCs w:val="28"/>
        </w:rPr>
      </w:pPr>
    </w:p>
    <w:p w14:paraId="566EFF53" w14:textId="3D0401B9" w:rsidR="00F06961" w:rsidRDefault="00F06961">
      <w:pPr>
        <w:pStyle w:val="Tabladeilustraciones"/>
        <w:tabs>
          <w:tab w:val="right" w:leader="dot" w:pos="9394"/>
        </w:tabs>
        <w:rPr>
          <w:b/>
          <w:bCs/>
          <w:smallCaps/>
          <w:sz w:val="28"/>
          <w:szCs w:val="28"/>
        </w:rPr>
      </w:pPr>
      <w:proofErr w:type="spellStart"/>
      <w:r>
        <w:rPr>
          <w:b/>
          <w:bCs/>
          <w:smallCaps/>
          <w:sz w:val="28"/>
          <w:szCs w:val="28"/>
        </w:rPr>
        <w:lastRenderedPageBreak/>
        <w:t>Indice</w:t>
      </w:r>
      <w:proofErr w:type="spellEnd"/>
      <w:r>
        <w:rPr>
          <w:b/>
          <w:bCs/>
          <w:smallCaps/>
          <w:sz w:val="28"/>
          <w:szCs w:val="28"/>
        </w:rPr>
        <w:t xml:space="preserve"> de tabla</w:t>
      </w:r>
    </w:p>
    <w:p w14:paraId="647F6BE0" w14:textId="299BBB59" w:rsidR="00F06961" w:rsidRDefault="005E2843">
      <w:pPr>
        <w:pStyle w:val="Tabladeilustraciones"/>
        <w:tabs>
          <w:tab w:val="right" w:leader="dot" w:pos="9394"/>
        </w:tabs>
        <w:rPr>
          <w:rStyle w:val="Hipervnculo"/>
          <w:noProof/>
        </w:rPr>
      </w:pPr>
      <w:r>
        <w:rPr>
          <w:b/>
          <w:bCs/>
          <w:smallCaps/>
          <w:sz w:val="28"/>
          <w:szCs w:val="28"/>
        </w:rPr>
        <w:fldChar w:fldCharType="begin"/>
      </w:r>
      <w:r>
        <w:rPr>
          <w:b/>
          <w:bCs/>
          <w:smallCaps/>
          <w:sz w:val="28"/>
          <w:szCs w:val="28"/>
        </w:rPr>
        <w:instrText xml:space="preserve"> TOC \h \z \c "Tabla" </w:instrText>
      </w:r>
      <w:r>
        <w:rPr>
          <w:b/>
          <w:bCs/>
          <w:smallCaps/>
          <w:sz w:val="28"/>
          <w:szCs w:val="28"/>
        </w:rPr>
        <w:fldChar w:fldCharType="separate"/>
      </w:r>
      <w:hyperlink w:anchor="_Toc240236623" w:history="1">
        <w:r w:rsidR="00F06961" w:rsidRPr="00190C52">
          <w:rPr>
            <w:rStyle w:val="Hipervnculo"/>
            <w:noProof/>
          </w:rPr>
          <w:t>Tabla 1.2 “Tabla de Requerimientos Funcionales en UR bajo el estándar ESA correspondiente al módulo 1 de Requerimientos”.</w:t>
        </w:r>
        <w:r w:rsidR="00F06961">
          <w:rPr>
            <w:noProof/>
            <w:webHidden/>
          </w:rPr>
          <w:tab/>
        </w:r>
        <w:r w:rsidR="00F06961">
          <w:rPr>
            <w:noProof/>
            <w:webHidden/>
          </w:rPr>
          <w:fldChar w:fldCharType="begin"/>
        </w:r>
        <w:r w:rsidR="00F06961">
          <w:rPr>
            <w:noProof/>
            <w:webHidden/>
          </w:rPr>
          <w:instrText xml:space="preserve"> PAGEREF _Toc240236623 \h </w:instrText>
        </w:r>
        <w:r w:rsidR="00F06961">
          <w:rPr>
            <w:noProof/>
            <w:webHidden/>
          </w:rPr>
        </w:r>
        <w:r w:rsidR="00F06961">
          <w:rPr>
            <w:noProof/>
            <w:webHidden/>
          </w:rPr>
          <w:fldChar w:fldCharType="separate"/>
        </w:r>
        <w:r w:rsidR="00F06961">
          <w:rPr>
            <w:noProof/>
            <w:webHidden/>
          </w:rPr>
          <w:t>31</w:t>
        </w:r>
        <w:r w:rsidR="00F06961">
          <w:rPr>
            <w:noProof/>
            <w:webHidden/>
          </w:rPr>
          <w:fldChar w:fldCharType="end"/>
        </w:r>
      </w:hyperlink>
    </w:p>
    <w:p w14:paraId="7AF0C35E" w14:textId="3D6BE781" w:rsidR="00F06961" w:rsidRPr="00F06961" w:rsidRDefault="00F06961" w:rsidP="00F0696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0236629" w:history="1">
        <w:r w:rsidRPr="000D6508">
          <w:rPr>
            <w:rStyle w:val="Hipervnculo"/>
            <w:noProof/>
          </w:rPr>
          <w:t>Tabla 1.3 “Tabla de Requerimientos Funcionales en UR bajo el estándar ESA correspondiente al módulo 2 de Requerimientos”.</w:t>
        </w:r>
        <w:r>
          <w:rPr>
            <w:noProof/>
            <w:webHidden/>
          </w:rPr>
          <w:tab/>
        </w:r>
        <w:r>
          <w:rPr>
            <w:noProof/>
            <w:webHidden/>
          </w:rPr>
          <w:fldChar w:fldCharType="begin"/>
        </w:r>
        <w:r>
          <w:rPr>
            <w:noProof/>
            <w:webHidden/>
          </w:rPr>
          <w:instrText xml:space="preserve"> PAGEREF _Toc240236629 \h </w:instrText>
        </w:r>
        <w:r>
          <w:rPr>
            <w:noProof/>
            <w:webHidden/>
          </w:rPr>
        </w:r>
        <w:r>
          <w:rPr>
            <w:noProof/>
            <w:webHidden/>
          </w:rPr>
          <w:fldChar w:fldCharType="separate"/>
        </w:r>
        <w:r>
          <w:rPr>
            <w:noProof/>
            <w:webHidden/>
          </w:rPr>
          <w:t>31</w:t>
        </w:r>
        <w:r>
          <w:rPr>
            <w:noProof/>
            <w:webHidden/>
          </w:rPr>
          <w:fldChar w:fldCharType="end"/>
        </w:r>
      </w:hyperlink>
    </w:p>
    <w:p w14:paraId="075A6A83" w14:textId="2D167FA8" w:rsidR="00F06961" w:rsidRDefault="00F0696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0236624" w:history="1">
        <w:r w:rsidRPr="00190C52">
          <w:rPr>
            <w:rStyle w:val="Hipervnculo"/>
            <w:noProof/>
          </w:rPr>
          <w:t>Tabla 2.1  “Parte 1 tabla del product backlog del Incremento 2, parte 1”.</w:t>
        </w:r>
        <w:r>
          <w:rPr>
            <w:noProof/>
            <w:webHidden/>
          </w:rPr>
          <w:tab/>
        </w:r>
        <w:r>
          <w:rPr>
            <w:noProof/>
            <w:webHidden/>
          </w:rPr>
          <w:fldChar w:fldCharType="begin"/>
        </w:r>
        <w:r>
          <w:rPr>
            <w:noProof/>
            <w:webHidden/>
          </w:rPr>
          <w:instrText xml:space="preserve"> PAGEREF _Toc240236624 \h </w:instrText>
        </w:r>
        <w:r>
          <w:rPr>
            <w:noProof/>
            <w:webHidden/>
          </w:rPr>
        </w:r>
        <w:r>
          <w:rPr>
            <w:noProof/>
            <w:webHidden/>
          </w:rPr>
          <w:fldChar w:fldCharType="separate"/>
        </w:r>
        <w:r>
          <w:rPr>
            <w:noProof/>
            <w:webHidden/>
          </w:rPr>
          <w:t>135</w:t>
        </w:r>
        <w:r>
          <w:rPr>
            <w:noProof/>
            <w:webHidden/>
          </w:rPr>
          <w:fldChar w:fldCharType="end"/>
        </w:r>
      </w:hyperlink>
    </w:p>
    <w:p w14:paraId="32B4D9EA" w14:textId="07ECCFF4" w:rsidR="00F06961" w:rsidRDefault="00F0696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0236625" w:history="1">
        <w:r w:rsidRPr="00190C52">
          <w:rPr>
            <w:rStyle w:val="Hipervnculo"/>
            <w:noProof/>
          </w:rPr>
          <w:t>Tabla 2.2  “Parte 2 tabla del product backlog del Incremento 2”.</w:t>
        </w:r>
        <w:r>
          <w:rPr>
            <w:noProof/>
            <w:webHidden/>
          </w:rPr>
          <w:tab/>
        </w:r>
        <w:r>
          <w:rPr>
            <w:noProof/>
            <w:webHidden/>
          </w:rPr>
          <w:fldChar w:fldCharType="begin"/>
        </w:r>
        <w:r>
          <w:rPr>
            <w:noProof/>
            <w:webHidden/>
          </w:rPr>
          <w:instrText xml:space="preserve"> PAGEREF _Toc240236625 \h </w:instrText>
        </w:r>
        <w:r>
          <w:rPr>
            <w:noProof/>
            <w:webHidden/>
          </w:rPr>
        </w:r>
        <w:r>
          <w:rPr>
            <w:noProof/>
            <w:webHidden/>
          </w:rPr>
          <w:fldChar w:fldCharType="separate"/>
        </w:r>
        <w:r>
          <w:rPr>
            <w:noProof/>
            <w:webHidden/>
          </w:rPr>
          <w:t>136</w:t>
        </w:r>
        <w:r>
          <w:rPr>
            <w:noProof/>
            <w:webHidden/>
          </w:rPr>
          <w:fldChar w:fldCharType="end"/>
        </w:r>
      </w:hyperlink>
    </w:p>
    <w:p w14:paraId="5F18B3EF" w14:textId="6E88DC4E" w:rsidR="00F06961" w:rsidRDefault="00F0696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0236626" w:history="1">
        <w:r w:rsidRPr="00190C52">
          <w:rPr>
            <w:rStyle w:val="Hipervnculo"/>
            <w:noProof/>
          </w:rPr>
          <w:t>Tabla 8.1 “Tabla del product backlog del proyecto con estimación de horas reales, parte 1”.</w:t>
        </w:r>
        <w:r>
          <w:rPr>
            <w:noProof/>
            <w:webHidden/>
          </w:rPr>
          <w:tab/>
        </w:r>
        <w:r>
          <w:rPr>
            <w:noProof/>
            <w:webHidden/>
          </w:rPr>
          <w:fldChar w:fldCharType="begin"/>
        </w:r>
        <w:r>
          <w:rPr>
            <w:noProof/>
            <w:webHidden/>
          </w:rPr>
          <w:instrText xml:space="preserve"> PAGEREF _Toc240236626 \h </w:instrText>
        </w:r>
        <w:r>
          <w:rPr>
            <w:noProof/>
            <w:webHidden/>
          </w:rPr>
        </w:r>
        <w:r>
          <w:rPr>
            <w:noProof/>
            <w:webHidden/>
          </w:rPr>
          <w:fldChar w:fldCharType="separate"/>
        </w:r>
        <w:r>
          <w:rPr>
            <w:noProof/>
            <w:webHidden/>
          </w:rPr>
          <w:t>205</w:t>
        </w:r>
        <w:r>
          <w:rPr>
            <w:noProof/>
            <w:webHidden/>
          </w:rPr>
          <w:fldChar w:fldCharType="end"/>
        </w:r>
      </w:hyperlink>
    </w:p>
    <w:p w14:paraId="51BBAE11" w14:textId="4BA1A08D" w:rsidR="00F06961" w:rsidRDefault="00F0696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0236627" w:history="1">
        <w:r w:rsidRPr="00190C52">
          <w:rPr>
            <w:rStyle w:val="Hipervnculo"/>
            <w:noProof/>
          </w:rPr>
          <w:t>Tabla 8.2“Figura del product backlog del proyecto con estimación de horas reales, parte 2”.</w:t>
        </w:r>
        <w:r>
          <w:rPr>
            <w:noProof/>
            <w:webHidden/>
          </w:rPr>
          <w:tab/>
        </w:r>
        <w:r>
          <w:rPr>
            <w:noProof/>
            <w:webHidden/>
          </w:rPr>
          <w:fldChar w:fldCharType="begin"/>
        </w:r>
        <w:r>
          <w:rPr>
            <w:noProof/>
            <w:webHidden/>
          </w:rPr>
          <w:instrText xml:space="preserve"> PAGEREF _Toc240236627 \h </w:instrText>
        </w:r>
        <w:r>
          <w:rPr>
            <w:noProof/>
            <w:webHidden/>
          </w:rPr>
        </w:r>
        <w:r>
          <w:rPr>
            <w:noProof/>
            <w:webHidden/>
          </w:rPr>
          <w:fldChar w:fldCharType="separate"/>
        </w:r>
        <w:r>
          <w:rPr>
            <w:noProof/>
            <w:webHidden/>
          </w:rPr>
          <w:t>206</w:t>
        </w:r>
        <w:r>
          <w:rPr>
            <w:noProof/>
            <w:webHidden/>
          </w:rPr>
          <w:fldChar w:fldCharType="end"/>
        </w:r>
      </w:hyperlink>
    </w:p>
    <w:p w14:paraId="4425FD9F" w14:textId="17568B55" w:rsidR="00F06961" w:rsidRDefault="005E2843" w:rsidP="005E2843">
      <w:pPr>
        <w:keepNext/>
        <w:keepLines/>
        <w:pBdr>
          <w:top w:val="nil"/>
          <w:left w:val="nil"/>
          <w:bottom w:val="nil"/>
          <w:right w:val="nil"/>
          <w:between w:val="nil"/>
        </w:pBdr>
        <w:spacing w:before="320" w:after="40" w:line="360" w:lineRule="auto"/>
        <w:rPr>
          <w:noProof/>
        </w:rPr>
      </w:pPr>
      <w:r>
        <w:rPr>
          <w:b/>
          <w:bCs/>
          <w:smallCaps/>
          <w:sz w:val="28"/>
          <w:szCs w:val="28"/>
        </w:rPr>
        <w:fldChar w:fldCharType="end"/>
      </w:r>
      <w:proofErr w:type="spellStart"/>
      <w:r w:rsidR="00F06961">
        <w:rPr>
          <w:b/>
          <w:bCs/>
          <w:smallCaps/>
          <w:sz w:val="28"/>
          <w:szCs w:val="28"/>
        </w:rPr>
        <w:t>Indice</w:t>
      </w:r>
      <w:proofErr w:type="spellEnd"/>
      <w:r w:rsidR="00F06961">
        <w:rPr>
          <w:b/>
          <w:bCs/>
          <w:smallCaps/>
          <w:sz w:val="28"/>
          <w:szCs w:val="28"/>
        </w:rPr>
        <w:t xml:space="preserve"> de figura</w:t>
      </w:r>
      <w:r>
        <w:rPr>
          <w:b/>
          <w:bCs/>
          <w:smallCaps/>
          <w:sz w:val="28"/>
          <w:szCs w:val="28"/>
        </w:rPr>
        <w:fldChar w:fldCharType="begin"/>
      </w:r>
      <w:r>
        <w:rPr>
          <w:b/>
          <w:bCs/>
          <w:smallCaps/>
          <w:sz w:val="28"/>
          <w:szCs w:val="28"/>
        </w:rPr>
        <w:instrText xml:space="preserve"> TOC \h \z \c "Figura" </w:instrText>
      </w:r>
      <w:r>
        <w:rPr>
          <w:b/>
          <w:bCs/>
          <w:smallCaps/>
          <w:sz w:val="28"/>
          <w:szCs w:val="28"/>
        </w:rPr>
        <w:fldChar w:fldCharType="separate"/>
      </w:r>
    </w:p>
    <w:p w14:paraId="3A653C3F" w14:textId="0B5AF761" w:rsidR="00F06961" w:rsidRDefault="00F0696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0236628" w:history="1">
        <w:r w:rsidRPr="000D6508">
          <w:rPr>
            <w:rStyle w:val="Hipervnculo"/>
            <w:noProof/>
          </w:rPr>
          <w:t>Figura 1.1 “Distribución de requerimientos funcionales por incremento”.</w:t>
        </w:r>
        <w:r>
          <w:rPr>
            <w:noProof/>
            <w:webHidden/>
          </w:rPr>
          <w:tab/>
        </w:r>
        <w:r>
          <w:rPr>
            <w:noProof/>
            <w:webHidden/>
          </w:rPr>
          <w:fldChar w:fldCharType="begin"/>
        </w:r>
        <w:r>
          <w:rPr>
            <w:noProof/>
            <w:webHidden/>
          </w:rPr>
          <w:instrText xml:space="preserve"> PAGEREF _Toc240236628 \h </w:instrText>
        </w:r>
        <w:r>
          <w:rPr>
            <w:noProof/>
            <w:webHidden/>
          </w:rPr>
        </w:r>
        <w:r>
          <w:rPr>
            <w:noProof/>
            <w:webHidden/>
          </w:rPr>
          <w:fldChar w:fldCharType="separate"/>
        </w:r>
        <w:r>
          <w:rPr>
            <w:noProof/>
            <w:webHidden/>
          </w:rPr>
          <w:t>8</w:t>
        </w:r>
        <w:r>
          <w:rPr>
            <w:noProof/>
            <w:webHidden/>
          </w:rPr>
          <w:fldChar w:fldCharType="end"/>
        </w:r>
      </w:hyperlink>
    </w:p>
    <w:p w14:paraId="1B3F63A2" w14:textId="68B4A4A5" w:rsidR="00F06961" w:rsidRDefault="00F0696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0236630" w:history="1">
        <w:r w:rsidRPr="000D6508">
          <w:rPr>
            <w:rStyle w:val="Hipervnculo"/>
            <w:noProof/>
          </w:rPr>
          <w:t>Figura 1.4 “Diagrama de Caso de Uso 1”.</w:t>
        </w:r>
        <w:r>
          <w:rPr>
            <w:noProof/>
            <w:webHidden/>
          </w:rPr>
          <w:tab/>
        </w:r>
        <w:r>
          <w:rPr>
            <w:noProof/>
            <w:webHidden/>
          </w:rPr>
          <w:fldChar w:fldCharType="begin"/>
        </w:r>
        <w:r>
          <w:rPr>
            <w:noProof/>
            <w:webHidden/>
          </w:rPr>
          <w:instrText xml:space="preserve"> PAGEREF _Toc240236630 \h </w:instrText>
        </w:r>
        <w:r>
          <w:rPr>
            <w:noProof/>
            <w:webHidden/>
          </w:rPr>
        </w:r>
        <w:r>
          <w:rPr>
            <w:noProof/>
            <w:webHidden/>
          </w:rPr>
          <w:fldChar w:fldCharType="separate"/>
        </w:r>
        <w:r>
          <w:rPr>
            <w:noProof/>
            <w:webHidden/>
          </w:rPr>
          <w:t>90</w:t>
        </w:r>
        <w:r>
          <w:rPr>
            <w:noProof/>
            <w:webHidden/>
          </w:rPr>
          <w:fldChar w:fldCharType="end"/>
        </w:r>
      </w:hyperlink>
    </w:p>
    <w:p w14:paraId="69DDF8AB" w14:textId="776F7D1E" w:rsidR="00F06961" w:rsidRDefault="00F0696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0236631" w:history="1">
        <w:r w:rsidRPr="000D6508">
          <w:rPr>
            <w:rStyle w:val="Hipervnculo"/>
            <w:noProof/>
          </w:rPr>
          <w:t>Figura 1.5 “Diagrama de Caso de Uso 2”.</w:t>
        </w:r>
        <w:r>
          <w:rPr>
            <w:noProof/>
            <w:webHidden/>
          </w:rPr>
          <w:tab/>
        </w:r>
        <w:r>
          <w:rPr>
            <w:noProof/>
            <w:webHidden/>
          </w:rPr>
          <w:fldChar w:fldCharType="begin"/>
        </w:r>
        <w:r>
          <w:rPr>
            <w:noProof/>
            <w:webHidden/>
          </w:rPr>
          <w:instrText xml:space="preserve"> PAGEREF _Toc240236631 \h </w:instrText>
        </w:r>
        <w:r>
          <w:rPr>
            <w:noProof/>
            <w:webHidden/>
          </w:rPr>
        </w:r>
        <w:r>
          <w:rPr>
            <w:noProof/>
            <w:webHidden/>
          </w:rPr>
          <w:fldChar w:fldCharType="separate"/>
        </w:r>
        <w:r>
          <w:rPr>
            <w:noProof/>
            <w:webHidden/>
          </w:rPr>
          <w:t>90</w:t>
        </w:r>
        <w:r>
          <w:rPr>
            <w:noProof/>
            <w:webHidden/>
          </w:rPr>
          <w:fldChar w:fldCharType="end"/>
        </w:r>
      </w:hyperlink>
    </w:p>
    <w:p w14:paraId="0399A884" w14:textId="0B09BF48" w:rsidR="00F06961" w:rsidRDefault="00F0696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0236632" w:history="1">
        <w:r w:rsidRPr="000D6508">
          <w:rPr>
            <w:rStyle w:val="Hipervnculo"/>
            <w:noProof/>
          </w:rPr>
          <w:t>Figura 1.6 “Diagrama de Caso de Uso 3”.</w:t>
        </w:r>
        <w:r>
          <w:rPr>
            <w:noProof/>
            <w:webHidden/>
          </w:rPr>
          <w:tab/>
        </w:r>
        <w:r>
          <w:rPr>
            <w:noProof/>
            <w:webHidden/>
          </w:rPr>
          <w:fldChar w:fldCharType="begin"/>
        </w:r>
        <w:r>
          <w:rPr>
            <w:noProof/>
            <w:webHidden/>
          </w:rPr>
          <w:instrText xml:space="preserve"> PAGEREF _Toc240236632 \h </w:instrText>
        </w:r>
        <w:r>
          <w:rPr>
            <w:noProof/>
            <w:webHidden/>
          </w:rPr>
        </w:r>
        <w:r>
          <w:rPr>
            <w:noProof/>
            <w:webHidden/>
          </w:rPr>
          <w:fldChar w:fldCharType="separate"/>
        </w:r>
        <w:r>
          <w:rPr>
            <w:noProof/>
            <w:webHidden/>
          </w:rPr>
          <w:t>92</w:t>
        </w:r>
        <w:r>
          <w:rPr>
            <w:noProof/>
            <w:webHidden/>
          </w:rPr>
          <w:fldChar w:fldCharType="end"/>
        </w:r>
      </w:hyperlink>
    </w:p>
    <w:p w14:paraId="38E2951D" w14:textId="7125ADA8" w:rsidR="00F06961" w:rsidRDefault="00F0696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0236633" w:history="1">
        <w:r w:rsidRPr="000D6508">
          <w:rPr>
            <w:rStyle w:val="Hipervnculo"/>
            <w:noProof/>
          </w:rPr>
          <w:t>Figura 1.7 “Diagrama de Caso de Uso 4”.</w:t>
        </w:r>
        <w:r>
          <w:rPr>
            <w:noProof/>
            <w:webHidden/>
          </w:rPr>
          <w:tab/>
        </w:r>
        <w:r>
          <w:rPr>
            <w:noProof/>
            <w:webHidden/>
          </w:rPr>
          <w:fldChar w:fldCharType="begin"/>
        </w:r>
        <w:r>
          <w:rPr>
            <w:noProof/>
            <w:webHidden/>
          </w:rPr>
          <w:instrText xml:space="preserve"> PAGEREF _Toc240236633 \h </w:instrText>
        </w:r>
        <w:r>
          <w:rPr>
            <w:noProof/>
            <w:webHidden/>
          </w:rPr>
        </w:r>
        <w:r>
          <w:rPr>
            <w:noProof/>
            <w:webHidden/>
          </w:rPr>
          <w:fldChar w:fldCharType="separate"/>
        </w:r>
        <w:r>
          <w:rPr>
            <w:noProof/>
            <w:webHidden/>
          </w:rPr>
          <w:t>93</w:t>
        </w:r>
        <w:r>
          <w:rPr>
            <w:noProof/>
            <w:webHidden/>
          </w:rPr>
          <w:fldChar w:fldCharType="end"/>
        </w:r>
      </w:hyperlink>
    </w:p>
    <w:p w14:paraId="677F461C" w14:textId="784BEEA3" w:rsidR="00F06961" w:rsidRDefault="00F0696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0236634" w:history="1">
        <w:r w:rsidRPr="000D6508">
          <w:rPr>
            <w:rStyle w:val="Hipervnculo"/>
            <w:noProof/>
          </w:rPr>
          <w:t>Figura 1.8 “Diagrama de Caso de Uso 13”.</w:t>
        </w:r>
        <w:r>
          <w:rPr>
            <w:noProof/>
            <w:webHidden/>
          </w:rPr>
          <w:tab/>
        </w:r>
        <w:r>
          <w:rPr>
            <w:noProof/>
            <w:webHidden/>
          </w:rPr>
          <w:fldChar w:fldCharType="begin"/>
        </w:r>
        <w:r>
          <w:rPr>
            <w:noProof/>
            <w:webHidden/>
          </w:rPr>
          <w:instrText xml:space="preserve"> PAGEREF _Toc240236634 \h </w:instrText>
        </w:r>
        <w:r>
          <w:rPr>
            <w:noProof/>
            <w:webHidden/>
          </w:rPr>
        </w:r>
        <w:r>
          <w:rPr>
            <w:noProof/>
            <w:webHidden/>
          </w:rPr>
          <w:fldChar w:fldCharType="separate"/>
        </w:r>
        <w:r>
          <w:rPr>
            <w:noProof/>
            <w:webHidden/>
          </w:rPr>
          <w:t>94</w:t>
        </w:r>
        <w:r>
          <w:rPr>
            <w:noProof/>
            <w:webHidden/>
          </w:rPr>
          <w:fldChar w:fldCharType="end"/>
        </w:r>
      </w:hyperlink>
    </w:p>
    <w:p w14:paraId="18B19271" w14:textId="2E1B2259" w:rsidR="00F06961" w:rsidRDefault="00F0696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0236635" w:history="1">
        <w:r w:rsidRPr="000D6508">
          <w:rPr>
            <w:rStyle w:val="Hipervnculo"/>
            <w:noProof/>
          </w:rPr>
          <w:t>Figura 1.9 “Diagrama de Caso de Uso 18”.</w:t>
        </w:r>
        <w:r>
          <w:rPr>
            <w:noProof/>
            <w:webHidden/>
          </w:rPr>
          <w:tab/>
        </w:r>
        <w:r>
          <w:rPr>
            <w:noProof/>
            <w:webHidden/>
          </w:rPr>
          <w:fldChar w:fldCharType="begin"/>
        </w:r>
        <w:r>
          <w:rPr>
            <w:noProof/>
            <w:webHidden/>
          </w:rPr>
          <w:instrText xml:space="preserve"> PAGEREF _Toc240236635 \h </w:instrText>
        </w:r>
        <w:r>
          <w:rPr>
            <w:noProof/>
            <w:webHidden/>
          </w:rPr>
        </w:r>
        <w:r>
          <w:rPr>
            <w:noProof/>
            <w:webHidden/>
          </w:rPr>
          <w:fldChar w:fldCharType="separate"/>
        </w:r>
        <w:r>
          <w:rPr>
            <w:noProof/>
            <w:webHidden/>
          </w:rPr>
          <w:t>95</w:t>
        </w:r>
        <w:r>
          <w:rPr>
            <w:noProof/>
            <w:webHidden/>
          </w:rPr>
          <w:fldChar w:fldCharType="end"/>
        </w:r>
      </w:hyperlink>
    </w:p>
    <w:p w14:paraId="6F4BAC99" w14:textId="282A365A" w:rsidR="00F06961" w:rsidRDefault="00F0696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0236636" w:history="1">
        <w:r w:rsidRPr="000D6508">
          <w:rPr>
            <w:rStyle w:val="Hipervnculo"/>
            <w:noProof/>
          </w:rPr>
          <w:t xml:space="preserve">Figura 1.10 </w:t>
        </w:r>
        <w:r w:rsidRPr="000D6508">
          <w:rPr>
            <w:rStyle w:val="Hipervnculo"/>
            <w:rFonts w:eastAsia="Times New Roman" w:cs="Times New Roman"/>
            <w:noProof/>
          </w:rPr>
          <w:t>“Diagrama de Caso De Uso 7 (21)”.</w:t>
        </w:r>
        <w:r>
          <w:rPr>
            <w:noProof/>
            <w:webHidden/>
          </w:rPr>
          <w:tab/>
        </w:r>
        <w:r>
          <w:rPr>
            <w:noProof/>
            <w:webHidden/>
          </w:rPr>
          <w:fldChar w:fldCharType="begin"/>
        </w:r>
        <w:r>
          <w:rPr>
            <w:noProof/>
            <w:webHidden/>
          </w:rPr>
          <w:instrText xml:space="preserve"> PAGEREF _Toc240236636 \h </w:instrText>
        </w:r>
        <w:r>
          <w:rPr>
            <w:noProof/>
            <w:webHidden/>
          </w:rPr>
        </w:r>
        <w:r>
          <w:rPr>
            <w:noProof/>
            <w:webHidden/>
          </w:rPr>
          <w:fldChar w:fldCharType="separate"/>
        </w:r>
        <w:r>
          <w:rPr>
            <w:noProof/>
            <w:webHidden/>
          </w:rPr>
          <w:t>96</w:t>
        </w:r>
        <w:r>
          <w:rPr>
            <w:noProof/>
            <w:webHidden/>
          </w:rPr>
          <w:fldChar w:fldCharType="end"/>
        </w:r>
      </w:hyperlink>
    </w:p>
    <w:p w14:paraId="45296896" w14:textId="435C02F6" w:rsidR="00F06961" w:rsidRDefault="00F0696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0236637" w:history="1">
        <w:r w:rsidRPr="000D6508">
          <w:rPr>
            <w:rStyle w:val="Hipervnculo"/>
            <w:noProof/>
          </w:rPr>
          <w:t>Figura 3.1  “Diagrama Componentes correspondiente al Incremento 2”.</w:t>
        </w:r>
        <w:r>
          <w:rPr>
            <w:noProof/>
            <w:webHidden/>
          </w:rPr>
          <w:tab/>
        </w:r>
        <w:r>
          <w:rPr>
            <w:noProof/>
            <w:webHidden/>
          </w:rPr>
          <w:fldChar w:fldCharType="begin"/>
        </w:r>
        <w:r>
          <w:rPr>
            <w:noProof/>
            <w:webHidden/>
          </w:rPr>
          <w:instrText xml:space="preserve"> PAGEREF _Toc240236637 \h </w:instrText>
        </w:r>
        <w:r>
          <w:rPr>
            <w:noProof/>
            <w:webHidden/>
          </w:rPr>
        </w:r>
        <w:r>
          <w:rPr>
            <w:noProof/>
            <w:webHidden/>
          </w:rPr>
          <w:fldChar w:fldCharType="separate"/>
        </w:r>
        <w:r>
          <w:rPr>
            <w:noProof/>
            <w:webHidden/>
          </w:rPr>
          <w:t>137</w:t>
        </w:r>
        <w:r>
          <w:rPr>
            <w:noProof/>
            <w:webHidden/>
          </w:rPr>
          <w:fldChar w:fldCharType="end"/>
        </w:r>
      </w:hyperlink>
    </w:p>
    <w:p w14:paraId="609E17D5" w14:textId="508D6319" w:rsidR="00F06961" w:rsidRDefault="00F0696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0236638" w:history="1">
        <w:r w:rsidRPr="000D6508">
          <w:rPr>
            <w:rStyle w:val="Hipervnculo"/>
            <w:noProof/>
          </w:rPr>
          <w:t xml:space="preserve">Figura 4.1  “Diagrama Despliegue correspondiente a la Vista Física del sistema”. </w:t>
        </w:r>
        <w:r>
          <w:rPr>
            <w:noProof/>
            <w:webHidden/>
          </w:rPr>
          <w:tab/>
        </w:r>
        <w:r>
          <w:rPr>
            <w:noProof/>
            <w:webHidden/>
          </w:rPr>
          <w:fldChar w:fldCharType="begin"/>
        </w:r>
        <w:r>
          <w:rPr>
            <w:noProof/>
            <w:webHidden/>
          </w:rPr>
          <w:instrText xml:space="preserve"> PAGEREF _Toc240236638 \h </w:instrText>
        </w:r>
        <w:r>
          <w:rPr>
            <w:noProof/>
            <w:webHidden/>
          </w:rPr>
        </w:r>
        <w:r>
          <w:rPr>
            <w:noProof/>
            <w:webHidden/>
          </w:rPr>
          <w:fldChar w:fldCharType="separate"/>
        </w:r>
        <w:r>
          <w:rPr>
            <w:noProof/>
            <w:webHidden/>
          </w:rPr>
          <w:t>140</w:t>
        </w:r>
        <w:r>
          <w:rPr>
            <w:noProof/>
            <w:webHidden/>
          </w:rPr>
          <w:fldChar w:fldCharType="end"/>
        </w:r>
      </w:hyperlink>
    </w:p>
    <w:p w14:paraId="2C054250" w14:textId="2BF1C92C" w:rsidR="00F06961" w:rsidRDefault="00F0696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0236639" w:history="1">
        <w:r w:rsidRPr="000D6508">
          <w:rPr>
            <w:rStyle w:val="Hipervnculo"/>
            <w:noProof/>
          </w:rPr>
          <w:t xml:space="preserve">Figura 5.1 </w:t>
        </w:r>
        <w:r w:rsidRPr="000D6508">
          <w:rPr>
            <w:rStyle w:val="Hipervnculo"/>
            <w:rFonts w:eastAsia="Times New Roman" w:cs="Times New Roman"/>
            <w:noProof/>
          </w:rPr>
          <w:t>“Modelo físico de datos acumulado correspondiente al Incremento 2”.</w:t>
        </w:r>
        <w:r>
          <w:rPr>
            <w:noProof/>
            <w:webHidden/>
          </w:rPr>
          <w:tab/>
        </w:r>
        <w:r>
          <w:rPr>
            <w:noProof/>
            <w:webHidden/>
          </w:rPr>
          <w:fldChar w:fldCharType="begin"/>
        </w:r>
        <w:r>
          <w:rPr>
            <w:noProof/>
            <w:webHidden/>
          </w:rPr>
          <w:instrText xml:space="preserve"> PAGEREF _Toc240236639 \h </w:instrText>
        </w:r>
        <w:r>
          <w:rPr>
            <w:noProof/>
            <w:webHidden/>
          </w:rPr>
        </w:r>
        <w:r>
          <w:rPr>
            <w:noProof/>
            <w:webHidden/>
          </w:rPr>
          <w:fldChar w:fldCharType="separate"/>
        </w:r>
        <w:r>
          <w:rPr>
            <w:noProof/>
            <w:webHidden/>
          </w:rPr>
          <w:t>141</w:t>
        </w:r>
        <w:r>
          <w:rPr>
            <w:noProof/>
            <w:webHidden/>
          </w:rPr>
          <w:fldChar w:fldCharType="end"/>
        </w:r>
      </w:hyperlink>
    </w:p>
    <w:p w14:paraId="60CDBB2C" w14:textId="25AD8291" w:rsidR="00F06961" w:rsidRDefault="00F0696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0236640" w:history="1">
        <w:r w:rsidRPr="000D6508">
          <w:rPr>
            <w:rStyle w:val="Hipervnculo"/>
            <w:noProof/>
          </w:rPr>
          <w:t>Figura 6.1 “DS-CU01 - Diagrama de secuencia: Registrando Cliente”.</w:t>
        </w:r>
        <w:r>
          <w:rPr>
            <w:noProof/>
            <w:webHidden/>
          </w:rPr>
          <w:tab/>
        </w:r>
        <w:r>
          <w:rPr>
            <w:noProof/>
            <w:webHidden/>
          </w:rPr>
          <w:fldChar w:fldCharType="begin"/>
        </w:r>
        <w:r>
          <w:rPr>
            <w:noProof/>
            <w:webHidden/>
          </w:rPr>
          <w:instrText xml:space="preserve"> PAGEREF _Toc240236640 \h </w:instrText>
        </w:r>
        <w:r>
          <w:rPr>
            <w:noProof/>
            <w:webHidden/>
          </w:rPr>
        </w:r>
        <w:r>
          <w:rPr>
            <w:noProof/>
            <w:webHidden/>
          </w:rPr>
          <w:fldChar w:fldCharType="separate"/>
        </w:r>
        <w:r>
          <w:rPr>
            <w:noProof/>
            <w:webHidden/>
          </w:rPr>
          <w:t>144</w:t>
        </w:r>
        <w:r>
          <w:rPr>
            <w:noProof/>
            <w:webHidden/>
          </w:rPr>
          <w:fldChar w:fldCharType="end"/>
        </w:r>
      </w:hyperlink>
    </w:p>
    <w:p w14:paraId="4F926518" w14:textId="7EABB80C" w:rsidR="00F06961" w:rsidRDefault="00F0696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0236641" w:history="1">
        <w:r w:rsidRPr="000D6508">
          <w:rPr>
            <w:rStyle w:val="Hipervnculo"/>
            <w:noProof/>
          </w:rPr>
          <w:t>Figura 6.2 “DS-CU02 - Diagrama de secuencia: Actualizando información de Cliente”.</w:t>
        </w:r>
        <w:r>
          <w:rPr>
            <w:noProof/>
            <w:webHidden/>
          </w:rPr>
          <w:tab/>
        </w:r>
        <w:r>
          <w:rPr>
            <w:noProof/>
            <w:webHidden/>
          </w:rPr>
          <w:fldChar w:fldCharType="begin"/>
        </w:r>
        <w:r>
          <w:rPr>
            <w:noProof/>
            <w:webHidden/>
          </w:rPr>
          <w:instrText xml:space="preserve"> PAGEREF _Toc240236641 \h </w:instrText>
        </w:r>
        <w:r>
          <w:rPr>
            <w:noProof/>
            <w:webHidden/>
          </w:rPr>
        </w:r>
        <w:r>
          <w:rPr>
            <w:noProof/>
            <w:webHidden/>
          </w:rPr>
          <w:fldChar w:fldCharType="separate"/>
        </w:r>
        <w:r>
          <w:rPr>
            <w:noProof/>
            <w:webHidden/>
          </w:rPr>
          <w:t>144</w:t>
        </w:r>
        <w:r>
          <w:rPr>
            <w:noProof/>
            <w:webHidden/>
          </w:rPr>
          <w:fldChar w:fldCharType="end"/>
        </w:r>
      </w:hyperlink>
    </w:p>
    <w:p w14:paraId="3E3D28F4" w14:textId="1EEA047D" w:rsidR="00F06961" w:rsidRDefault="00F0696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0236642" w:history="1">
        <w:r w:rsidRPr="000D6508">
          <w:rPr>
            <w:rStyle w:val="Hipervnculo"/>
            <w:noProof/>
          </w:rPr>
          <w:t>Figura 6.3 : “DS-CU02 - Diagrama de secuencia Actualizando información de Cliente”.</w:t>
        </w:r>
        <w:r>
          <w:rPr>
            <w:noProof/>
            <w:webHidden/>
          </w:rPr>
          <w:tab/>
        </w:r>
        <w:r>
          <w:rPr>
            <w:noProof/>
            <w:webHidden/>
          </w:rPr>
          <w:fldChar w:fldCharType="begin"/>
        </w:r>
        <w:r>
          <w:rPr>
            <w:noProof/>
            <w:webHidden/>
          </w:rPr>
          <w:instrText xml:space="preserve"> PAGEREF _Toc240236642 \h </w:instrText>
        </w:r>
        <w:r>
          <w:rPr>
            <w:noProof/>
            <w:webHidden/>
          </w:rPr>
        </w:r>
        <w:r>
          <w:rPr>
            <w:noProof/>
            <w:webHidden/>
          </w:rPr>
          <w:fldChar w:fldCharType="separate"/>
        </w:r>
        <w:r>
          <w:rPr>
            <w:noProof/>
            <w:webHidden/>
          </w:rPr>
          <w:t>144</w:t>
        </w:r>
        <w:r>
          <w:rPr>
            <w:noProof/>
            <w:webHidden/>
          </w:rPr>
          <w:fldChar w:fldCharType="end"/>
        </w:r>
      </w:hyperlink>
    </w:p>
    <w:p w14:paraId="4B58ED4F" w14:textId="63972083" w:rsidR="00F06961" w:rsidRDefault="00F0696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0236643" w:history="1">
        <w:r w:rsidRPr="000D6508">
          <w:rPr>
            <w:rStyle w:val="Hipervnculo"/>
            <w:noProof/>
          </w:rPr>
          <w:t xml:space="preserve">Figura 6.4 </w:t>
        </w:r>
        <w:r w:rsidRPr="000D6508">
          <w:rPr>
            <w:rStyle w:val="Hipervnculo"/>
            <w:rFonts w:eastAsia="Times New Roman" w:cs="Times New Roman"/>
            <w:noProof/>
          </w:rPr>
          <w:t>“DS-CU04 - Diagrama de secuencia: Reactivando Cliente”.</w:t>
        </w:r>
        <w:r>
          <w:rPr>
            <w:noProof/>
            <w:webHidden/>
          </w:rPr>
          <w:tab/>
        </w:r>
        <w:r>
          <w:rPr>
            <w:noProof/>
            <w:webHidden/>
          </w:rPr>
          <w:fldChar w:fldCharType="begin"/>
        </w:r>
        <w:r>
          <w:rPr>
            <w:noProof/>
            <w:webHidden/>
          </w:rPr>
          <w:instrText xml:space="preserve"> PAGEREF _Toc240236643 \h </w:instrText>
        </w:r>
        <w:r>
          <w:rPr>
            <w:noProof/>
            <w:webHidden/>
          </w:rPr>
        </w:r>
        <w:r>
          <w:rPr>
            <w:noProof/>
            <w:webHidden/>
          </w:rPr>
          <w:fldChar w:fldCharType="separate"/>
        </w:r>
        <w:r>
          <w:rPr>
            <w:noProof/>
            <w:webHidden/>
          </w:rPr>
          <w:t>146</w:t>
        </w:r>
        <w:r>
          <w:rPr>
            <w:noProof/>
            <w:webHidden/>
          </w:rPr>
          <w:fldChar w:fldCharType="end"/>
        </w:r>
      </w:hyperlink>
    </w:p>
    <w:p w14:paraId="2D94D348" w14:textId="46A0693D" w:rsidR="00F06961" w:rsidRDefault="00F0696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0236644" w:history="1">
        <w:r w:rsidRPr="000D6508">
          <w:rPr>
            <w:rStyle w:val="Hipervnculo"/>
            <w:noProof/>
          </w:rPr>
          <w:t xml:space="preserve">Figura 6.5 </w:t>
        </w:r>
        <w:r w:rsidRPr="000D6508">
          <w:rPr>
            <w:rStyle w:val="Hipervnculo"/>
            <w:rFonts w:eastAsia="Times New Roman" w:cs="Times New Roman"/>
            <w:noProof/>
          </w:rPr>
          <w:t>“DS-CU13 - Diagrama de secuencia: Registrando cliente desde Cotización”.</w:t>
        </w:r>
        <w:r>
          <w:rPr>
            <w:noProof/>
            <w:webHidden/>
          </w:rPr>
          <w:tab/>
        </w:r>
        <w:r>
          <w:rPr>
            <w:noProof/>
            <w:webHidden/>
          </w:rPr>
          <w:fldChar w:fldCharType="begin"/>
        </w:r>
        <w:r>
          <w:rPr>
            <w:noProof/>
            <w:webHidden/>
          </w:rPr>
          <w:instrText xml:space="preserve"> PAGEREF _Toc240236644 \h </w:instrText>
        </w:r>
        <w:r>
          <w:rPr>
            <w:noProof/>
            <w:webHidden/>
          </w:rPr>
        </w:r>
        <w:r>
          <w:rPr>
            <w:noProof/>
            <w:webHidden/>
          </w:rPr>
          <w:fldChar w:fldCharType="separate"/>
        </w:r>
        <w:r>
          <w:rPr>
            <w:noProof/>
            <w:webHidden/>
          </w:rPr>
          <w:t>147</w:t>
        </w:r>
        <w:r>
          <w:rPr>
            <w:noProof/>
            <w:webHidden/>
          </w:rPr>
          <w:fldChar w:fldCharType="end"/>
        </w:r>
      </w:hyperlink>
    </w:p>
    <w:p w14:paraId="417A33FE" w14:textId="596523C1" w:rsidR="00F06961" w:rsidRDefault="00F0696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0236645" w:history="1">
        <w:r w:rsidRPr="000D6508">
          <w:rPr>
            <w:rStyle w:val="Hipervnculo"/>
            <w:noProof/>
          </w:rPr>
          <w:t xml:space="preserve">Figura 6.6 </w:t>
        </w:r>
        <w:r w:rsidRPr="000D6508">
          <w:rPr>
            <w:rStyle w:val="Hipervnculo"/>
            <w:rFonts w:eastAsia="Times New Roman" w:cs="Times New Roman"/>
            <w:noProof/>
          </w:rPr>
          <w:t>“DS-CU18 - Diagrama de secuencia: Emitiendo Cotización ”.</w:t>
        </w:r>
        <w:r>
          <w:rPr>
            <w:noProof/>
            <w:webHidden/>
          </w:rPr>
          <w:tab/>
        </w:r>
        <w:r>
          <w:rPr>
            <w:noProof/>
            <w:webHidden/>
          </w:rPr>
          <w:fldChar w:fldCharType="begin"/>
        </w:r>
        <w:r>
          <w:rPr>
            <w:noProof/>
            <w:webHidden/>
          </w:rPr>
          <w:instrText xml:space="preserve"> PAGEREF _Toc240236645 \h </w:instrText>
        </w:r>
        <w:r>
          <w:rPr>
            <w:noProof/>
            <w:webHidden/>
          </w:rPr>
        </w:r>
        <w:r>
          <w:rPr>
            <w:noProof/>
            <w:webHidden/>
          </w:rPr>
          <w:fldChar w:fldCharType="separate"/>
        </w:r>
        <w:r>
          <w:rPr>
            <w:noProof/>
            <w:webHidden/>
          </w:rPr>
          <w:t>149</w:t>
        </w:r>
        <w:r>
          <w:rPr>
            <w:noProof/>
            <w:webHidden/>
          </w:rPr>
          <w:fldChar w:fldCharType="end"/>
        </w:r>
      </w:hyperlink>
    </w:p>
    <w:p w14:paraId="08297204" w14:textId="7B00DCAD" w:rsidR="00F06961" w:rsidRDefault="00F0696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0236646" w:history="1">
        <w:r w:rsidRPr="000D6508">
          <w:rPr>
            <w:rStyle w:val="Hipervnculo"/>
            <w:noProof/>
          </w:rPr>
          <w:t xml:space="preserve">Figura 6.7 </w:t>
        </w:r>
        <w:r w:rsidRPr="000D6508">
          <w:rPr>
            <w:rStyle w:val="Hipervnculo"/>
            <w:rFonts w:eastAsia="Times New Roman" w:cs="Times New Roman"/>
            <w:noProof/>
          </w:rPr>
          <w:t>“DS-CU21 - Diagrama de secuencia: Reactivando Cotización vencida”.</w:t>
        </w:r>
        <w:r>
          <w:rPr>
            <w:noProof/>
            <w:webHidden/>
          </w:rPr>
          <w:tab/>
        </w:r>
        <w:r>
          <w:rPr>
            <w:noProof/>
            <w:webHidden/>
          </w:rPr>
          <w:fldChar w:fldCharType="begin"/>
        </w:r>
        <w:r>
          <w:rPr>
            <w:noProof/>
            <w:webHidden/>
          </w:rPr>
          <w:instrText xml:space="preserve"> PAGEREF _Toc240236646 \h </w:instrText>
        </w:r>
        <w:r>
          <w:rPr>
            <w:noProof/>
            <w:webHidden/>
          </w:rPr>
        </w:r>
        <w:r>
          <w:rPr>
            <w:noProof/>
            <w:webHidden/>
          </w:rPr>
          <w:fldChar w:fldCharType="separate"/>
        </w:r>
        <w:r>
          <w:rPr>
            <w:noProof/>
            <w:webHidden/>
          </w:rPr>
          <w:t>150</w:t>
        </w:r>
        <w:r>
          <w:rPr>
            <w:noProof/>
            <w:webHidden/>
          </w:rPr>
          <w:fldChar w:fldCharType="end"/>
        </w:r>
      </w:hyperlink>
    </w:p>
    <w:p w14:paraId="3907B5A8" w14:textId="1C0BF4F3" w:rsidR="00F06961" w:rsidRDefault="00F0696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0236647" w:history="1">
        <w:r w:rsidRPr="000D6508">
          <w:rPr>
            <w:rStyle w:val="Hipervnculo"/>
            <w:noProof/>
          </w:rPr>
          <w:t xml:space="preserve">Figura 6.8 </w:t>
        </w:r>
        <w:r w:rsidRPr="000D6508">
          <w:rPr>
            <w:rStyle w:val="Hipervnculo"/>
            <w:rFonts w:eastAsia="Times New Roman" w:cs="Times New Roman"/>
            <w:noProof/>
          </w:rPr>
          <w:t>“DS-CU23 - Diagrama de secuencia: Formalizando cliente B2C provisional”.</w:t>
        </w:r>
        <w:r>
          <w:rPr>
            <w:noProof/>
            <w:webHidden/>
          </w:rPr>
          <w:tab/>
        </w:r>
        <w:r>
          <w:rPr>
            <w:noProof/>
            <w:webHidden/>
          </w:rPr>
          <w:fldChar w:fldCharType="begin"/>
        </w:r>
        <w:r>
          <w:rPr>
            <w:noProof/>
            <w:webHidden/>
          </w:rPr>
          <w:instrText xml:space="preserve"> PAGEREF _Toc240236647 \h </w:instrText>
        </w:r>
        <w:r>
          <w:rPr>
            <w:noProof/>
            <w:webHidden/>
          </w:rPr>
        </w:r>
        <w:r>
          <w:rPr>
            <w:noProof/>
            <w:webHidden/>
          </w:rPr>
          <w:fldChar w:fldCharType="separate"/>
        </w:r>
        <w:r>
          <w:rPr>
            <w:noProof/>
            <w:webHidden/>
          </w:rPr>
          <w:t>151</w:t>
        </w:r>
        <w:r>
          <w:rPr>
            <w:noProof/>
            <w:webHidden/>
          </w:rPr>
          <w:fldChar w:fldCharType="end"/>
        </w:r>
      </w:hyperlink>
    </w:p>
    <w:p w14:paraId="77D0BC54" w14:textId="510E3977" w:rsidR="00F06961" w:rsidRDefault="00F0696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0236648" w:history="1">
        <w:r w:rsidRPr="000D6508">
          <w:rPr>
            <w:rStyle w:val="Hipervnculo"/>
            <w:noProof/>
          </w:rPr>
          <w:t>Figura 6.9 “DS-CU39 - Diagrama de secuencia: Definiendo condiciones y fecha final de vencimiento de cobro B2B”.</w:t>
        </w:r>
        <w:r>
          <w:rPr>
            <w:noProof/>
            <w:webHidden/>
          </w:rPr>
          <w:tab/>
        </w:r>
        <w:r>
          <w:rPr>
            <w:noProof/>
            <w:webHidden/>
          </w:rPr>
          <w:fldChar w:fldCharType="begin"/>
        </w:r>
        <w:r>
          <w:rPr>
            <w:noProof/>
            <w:webHidden/>
          </w:rPr>
          <w:instrText xml:space="preserve"> PAGEREF _Toc240236648 \h </w:instrText>
        </w:r>
        <w:r>
          <w:rPr>
            <w:noProof/>
            <w:webHidden/>
          </w:rPr>
        </w:r>
        <w:r>
          <w:rPr>
            <w:noProof/>
            <w:webHidden/>
          </w:rPr>
          <w:fldChar w:fldCharType="separate"/>
        </w:r>
        <w:r>
          <w:rPr>
            <w:noProof/>
            <w:webHidden/>
          </w:rPr>
          <w:t>152</w:t>
        </w:r>
        <w:r>
          <w:rPr>
            <w:noProof/>
            <w:webHidden/>
          </w:rPr>
          <w:fldChar w:fldCharType="end"/>
        </w:r>
      </w:hyperlink>
    </w:p>
    <w:p w14:paraId="1DD5DB9A" w14:textId="16530735" w:rsidR="00F06961" w:rsidRDefault="00F0696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0236649" w:history="1">
        <w:r w:rsidRPr="000D6508">
          <w:rPr>
            <w:rStyle w:val="Hipervnculo"/>
            <w:noProof/>
          </w:rPr>
          <w:t>Figura 6.10 “DS-CU40 - Diagrama de secuencia: Gestionando etapas de cobro B2C”.</w:t>
        </w:r>
        <w:r>
          <w:rPr>
            <w:noProof/>
            <w:webHidden/>
          </w:rPr>
          <w:tab/>
        </w:r>
        <w:r>
          <w:rPr>
            <w:noProof/>
            <w:webHidden/>
          </w:rPr>
          <w:fldChar w:fldCharType="begin"/>
        </w:r>
        <w:r>
          <w:rPr>
            <w:noProof/>
            <w:webHidden/>
          </w:rPr>
          <w:instrText xml:space="preserve"> PAGEREF _Toc240236649 \h </w:instrText>
        </w:r>
        <w:r>
          <w:rPr>
            <w:noProof/>
            <w:webHidden/>
          </w:rPr>
        </w:r>
        <w:r>
          <w:rPr>
            <w:noProof/>
            <w:webHidden/>
          </w:rPr>
          <w:fldChar w:fldCharType="separate"/>
        </w:r>
        <w:r>
          <w:rPr>
            <w:noProof/>
            <w:webHidden/>
          </w:rPr>
          <w:t>153</w:t>
        </w:r>
        <w:r>
          <w:rPr>
            <w:noProof/>
            <w:webHidden/>
          </w:rPr>
          <w:fldChar w:fldCharType="end"/>
        </w:r>
      </w:hyperlink>
    </w:p>
    <w:p w14:paraId="30566ACE" w14:textId="658A7F96" w:rsidR="00F06961" w:rsidRDefault="00F0696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0236650" w:history="1">
        <w:r w:rsidRPr="000D6508">
          <w:rPr>
            <w:rStyle w:val="Hipervnculo"/>
            <w:noProof/>
          </w:rPr>
          <w:t xml:space="preserve">Figura 6.11 </w:t>
        </w:r>
        <w:r w:rsidRPr="000D6508">
          <w:rPr>
            <w:rStyle w:val="Hipervnculo"/>
            <w:rFonts w:eastAsia="Times New Roman" w:cs="Times New Roman"/>
            <w:noProof/>
          </w:rPr>
          <w:t>“DS-CU41 - Diagrama de secuencia: Configurando umbral Por vencer”.</w:t>
        </w:r>
        <w:r>
          <w:rPr>
            <w:noProof/>
            <w:webHidden/>
          </w:rPr>
          <w:tab/>
        </w:r>
        <w:r>
          <w:rPr>
            <w:noProof/>
            <w:webHidden/>
          </w:rPr>
          <w:fldChar w:fldCharType="begin"/>
        </w:r>
        <w:r>
          <w:rPr>
            <w:noProof/>
            <w:webHidden/>
          </w:rPr>
          <w:instrText xml:space="preserve"> PAGEREF _Toc240236650 \h </w:instrText>
        </w:r>
        <w:r>
          <w:rPr>
            <w:noProof/>
            <w:webHidden/>
          </w:rPr>
        </w:r>
        <w:r>
          <w:rPr>
            <w:noProof/>
            <w:webHidden/>
          </w:rPr>
          <w:fldChar w:fldCharType="separate"/>
        </w:r>
        <w:r>
          <w:rPr>
            <w:noProof/>
            <w:webHidden/>
          </w:rPr>
          <w:t>154</w:t>
        </w:r>
        <w:r>
          <w:rPr>
            <w:noProof/>
            <w:webHidden/>
          </w:rPr>
          <w:fldChar w:fldCharType="end"/>
        </w:r>
      </w:hyperlink>
    </w:p>
    <w:p w14:paraId="7E4C1BBA" w14:textId="19BDBC09" w:rsidR="00F06961" w:rsidRDefault="00F0696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0236651" w:history="1">
        <w:r w:rsidRPr="000D6508">
          <w:rPr>
            <w:rStyle w:val="Hipervnculo"/>
            <w:noProof/>
          </w:rPr>
          <w:t xml:space="preserve">Figura 6.12 </w:t>
        </w:r>
        <w:r w:rsidRPr="000D6508">
          <w:rPr>
            <w:rStyle w:val="Hipervnculo"/>
            <w:rFonts w:eastAsia="Times New Roman" w:cs="Times New Roman"/>
            <w:noProof/>
          </w:rPr>
          <w:t>“DS-CU42 - Diagrama de secuencia: Buscando y seleccionando cliente para registrar pago”.</w:t>
        </w:r>
        <w:r>
          <w:rPr>
            <w:noProof/>
            <w:webHidden/>
          </w:rPr>
          <w:tab/>
        </w:r>
        <w:r>
          <w:rPr>
            <w:noProof/>
            <w:webHidden/>
          </w:rPr>
          <w:fldChar w:fldCharType="begin"/>
        </w:r>
        <w:r>
          <w:rPr>
            <w:noProof/>
            <w:webHidden/>
          </w:rPr>
          <w:instrText xml:space="preserve"> PAGEREF _Toc240236651 \h </w:instrText>
        </w:r>
        <w:r>
          <w:rPr>
            <w:noProof/>
            <w:webHidden/>
          </w:rPr>
        </w:r>
        <w:r>
          <w:rPr>
            <w:noProof/>
            <w:webHidden/>
          </w:rPr>
          <w:fldChar w:fldCharType="separate"/>
        </w:r>
        <w:r>
          <w:rPr>
            <w:noProof/>
            <w:webHidden/>
          </w:rPr>
          <w:t>155</w:t>
        </w:r>
        <w:r>
          <w:rPr>
            <w:noProof/>
            <w:webHidden/>
          </w:rPr>
          <w:fldChar w:fldCharType="end"/>
        </w:r>
      </w:hyperlink>
    </w:p>
    <w:p w14:paraId="48D0A5EE" w14:textId="115CE0B9" w:rsidR="00F06961" w:rsidRDefault="00F0696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0236652" w:history="1">
        <w:r w:rsidRPr="000D6508">
          <w:rPr>
            <w:rStyle w:val="Hipervnculo"/>
            <w:noProof/>
          </w:rPr>
          <w:t xml:space="preserve">Figura 6.13 </w:t>
        </w:r>
        <w:r w:rsidRPr="000D6508">
          <w:rPr>
            <w:rStyle w:val="Hipervnculo"/>
            <w:rFonts w:eastAsia="Times New Roman" w:cs="Times New Roman"/>
            <w:noProof/>
          </w:rPr>
          <w:t>“DS-CU43 - Diagrama de secuencia: Asociando pago a Nota de Venta”.</w:t>
        </w:r>
        <w:r>
          <w:rPr>
            <w:noProof/>
            <w:webHidden/>
          </w:rPr>
          <w:tab/>
        </w:r>
        <w:r>
          <w:rPr>
            <w:noProof/>
            <w:webHidden/>
          </w:rPr>
          <w:fldChar w:fldCharType="begin"/>
        </w:r>
        <w:r>
          <w:rPr>
            <w:noProof/>
            <w:webHidden/>
          </w:rPr>
          <w:instrText xml:space="preserve"> PAGEREF _Toc240236652 \h </w:instrText>
        </w:r>
        <w:r>
          <w:rPr>
            <w:noProof/>
            <w:webHidden/>
          </w:rPr>
        </w:r>
        <w:r>
          <w:rPr>
            <w:noProof/>
            <w:webHidden/>
          </w:rPr>
          <w:fldChar w:fldCharType="separate"/>
        </w:r>
        <w:r>
          <w:rPr>
            <w:noProof/>
            <w:webHidden/>
          </w:rPr>
          <w:t>156</w:t>
        </w:r>
        <w:r>
          <w:rPr>
            <w:noProof/>
            <w:webHidden/>
          </w:rPr>
          <w:fldChar w:fldCharType="end"/>
        </w:r>
      </w:hyperlink>
    </w:p>
    <w:p w14:paraId="077A82F1" w14:textId="2BC2BE9A" w:rsidR="00F06961" w:rsidRDefault="00F0696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0236653" w:history="1">
        <w:r w:rsidRPr="000D6508">
          <w:rPr>
            <w:rStyle w:val="Hipervnculo"/>
            <w:noProof/>
          </w:rPr>
          <w:t>Figura 6.14 “DS-CU44 - Diagrama de secuencia: Clasificando pago mediante categoria sugerida”.</w:t>
        </w:r>
        <w:r>
          <w:rPr>
            <w:noProof/>
            <w:webHidden/>
          </w:rPr>
          <w:tab/>
        </w:r>
        <w:r>
          <w:rPr>
            <w:noProof/>
            <w:webHidden/>
          </w:rPr>
          <w:fldChar w:fldCharType="begin"/>
        </w:r>
        <w:r>
          <w:rPr>
            <w:noProof/>
            <w:webHidden/>
          </w:rPr>
          <w:instrText xml:space="preserve"> PAGEREF _Toc240236653 \h </w:instrText>
        </w:r>
        <w:r>
          <w:rPr>
            <w:noProof/>
            <w:webHidden/>
          </w:rPr>
        </w:r>
        <w:r>
          <w:rPr>
            <w:noProof/>
            <w:webHidden/>
          </w:rPr>
          <w:fldChar w:fldCharType="separate"/>
        </w:r>
        <w:r>
          <w:rPr>
            <w:noProof/>
            <w:webHidden/>
          </w:rPr>
          <w:t>157</w:t>
        </w:r>
        <w:r>
          <w:rPr>
            <w:noProof/>
            <w:webHidden/>
          </w:rPr>
          <w:fldChar w:fldCharType="end"/>
        </w:r>
      </w:hyperlink>
    </w:p>
    <w:p w14:paraId="01FE051C" w14:textId="14D9744A" w:rsidR="00F06961" w:rsidRDefault="00F0696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0236654" w:history="1">
        <w:r w:rsidRPr="000D6508">
          <w:rPr>
            <w:rStyle w:val="Hipervnculo"/>
            <w:noProof/>
          </w:rPr>
          <w:t>Figura 6.15 “DS-CU45 - Diagrama de secuencia: Seleccionando medio de pago”.</w:t>
        </w:r>
        <w:r>
          <w:rPr>
            <w:noProof/>
            <w:webHidden/>
          </w:rPr>
          <w:tab/>
        </w:r>
        <w:r>
          <w:rPr>
            <w:noProof/>
            <w:webHidden/>
          </w:rPr>
          <w:fldChar w:fldCharType="begin"/>
        </w:r>
        <w:r>
          <w:rPr>
            <w:noProof/>
            <w:webHidden/>
          </w:rPr>
          <w:instrText xml:space="preserve"> PAGEREF _Toc240236654 \h </w:instrText>
        </w:r>
        <w:r>
          <w:rPr>
            <w:noProof/>
            <w:webHidden/>
          </w:rPr>
        </w:r>
        <w:r>
          <w:rPr>
            <w:noProof/>
            <w:webHidden/>
          </w:rPr>
          <w:fldChar w:fldCharType="separate"/>
        </w:r>
        <w:r>
          <w:rPr>
            <w:noProof/>
            <w:webHidden/>
          </w:rPr>
          <w:t>158</w:t>
        </w:r>
        <w:r>
          <w:rPr>
            <w:noProof/>
            <w:webHidden/>
          </w:rPr>
          <w:fldChar w:fldCharType="end"/>
        </w:r>
      </w:hyperlink>
    </w:p>
    <w:p w14:paraId="0916C76F" w14:textId="770B021A" w:rsidR="00F06961" w:rsidRDefault="00F0696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0236655" w:history="1">
        <w:r w:rsidRPr="000D6508">
          <w:rPr>
            <w:rStyle w:val="Hipervnculo"/>
            <w:noProof/>
          </w:rPr>
          <w:t>Figura 6.16 “DS-CU46 - Diagrama de secuencia: Seleccionando cuotas para pago con tarjeta de crédito”.</w:t>
        </w:r>
        <w:r>
          <w:rPr>
            <w:noProof/>
            <w:webHidden/>
          </w:rPr>
          <w:tab/>
        </w:r>
        <w:r>
          <w:rPr>
            <w:noProof/>
            <w:webHidden/>
          </w:rPr>
          <w:fldChar w:fldCharType="begin"/>
        </w:r>
        <w:r>
          <w:rPr>
            <w:noProof/>
            <w:webHidden/>
          </w:rPr>
          <w:instrText xml:space="preserve"> PAGEREF _Toc240236655 \h </w:instrText>
        </w:r>
        <w:r>
          <w:rPr>
            <w:noProof/>
            <w:webHidden/>
          </w:rPr>
        </w:r>
        <w:r>
          <w:rPr>
            <w:noProof/>
            <w:webHidden/>
          </w:rPr>
          <w:fldChar w:fldCharType="separate"/>
        </w:r>
        <w:r>
          <w:rPr>
            <w:noProof/>
            <w:webHidden/>
          </w:rPr>
          <w:t>159</w:t>
        </w:r>
        <w:r>
          <w:rPr>
            <w:noProof/>
            <w:webHidden/>
          </w:rPr>
          <w:fldChar w:fldCharType="end"/>
        </w:r>
      </w:hyperlink>
    </w:p>
    <w:p w14:paraId="49EDB302" w14:textId="049E076E" w:rsidR="00F06961" w:rsidRDefault="00F0696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0236656" w:history="1">
        <w:r w:rsidRPr="000D6508">
          <w:rPr>
            <w:rStyle w:val="Hipervnculo"/>
            <w:noProof/>
          </w:rPr>
          <w:t>Figura 6.17 “DS-CU48 - Diagrama de secuencia: Asociando documento tributario existente al pago”.</w:t>
        </w:r>
        <w:r>
          <w:rPr>
            <w:noProof/>
            <w:webHidden/>
          </w:rPr>
          <w:tab/>
        </w:r>
        <w:r>
          <w:rPr>
            <w:noProof/>
            <w:webHidden/>
          </w:rPr>
          <w:fldChar w:fldCharType="begin"/>
        </w:r>
        <w:r>
          <w:rPr>
            <w:noProof/>
            <w:webHidden/>
          </w:rPr>
          <w:instrText xml:space="preserve"> PAGEREF _Toc240236656 \h </w:instrText>
        </w:r>
        <w:r>
          <w:rPr>
            <w:noProof/>
            <w:webHidden/>
          </w:rPr>
        </w:r>
        <w:r>
          <w:rPr>
            <w:noProof/>
            <w:webHidden/>
          </w:rPr>
          <w:fldChar w:fldCharType="separate"/>
        </w:r>
        <w:r>
          <w:rPr>
            <w:noProof/>
            <w:webHidden/>
          </w:rPr>
          <w:t>160</w:t>
        </w:r>
        <w:r>
          <w:rPr>
            <w:noProof/>
            <w:webHidden/>
          </w:rPr>
          <w:fldChar w:fldCharType="end"/>
        </w:r>
      </w:hyperlink>
    </w:p>
    <w:p w14:paraId="3EF941B6" w14:textId="54DC1203" w:rsidR="00F06961" w:rsidRDefault="00F0696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0236657" w:history="1">
        <w:r w:rsidRPr="000D6508">
          <w:rPr>
            <w:rStyle w:val="Hipervnculo"/>
            <w:noProof/>
          </w:rPr>
          <w:t>Figura 6.18 “DS-CU18 - Diagrama de secuencia: Recalculando saldo pendiente de Nota de Venta”.</w:t>
        </w:r>
        <w:r>
          <w:rPr>
            <w:noProof/>
            <w:webHidden/>
          </w:rPr>
          <w:tab/>
        </w:r>
        <w:r>
          <w:rPr>
            <w:noProof/>
            <w:webHidden/>
          </w:rPr>
          <w:fldChar w:fldCharType="begin"/>
        </w:r>
        <w:r>
          <w:rPr>
            <w:noProof/>
            <w:webHidden/>
          </w:rPr>
          <w:instrText xml:space="preserve"> PAGEREF _Toc240236657 \h </w:instrText>
        </w:r>
        <w:r>
          <w:rPr>
            <w:noProof/>
            <w:webHidden/>
          </w:rPr>
        </w:r>
        <w:r>
          <w:rPr>
            <w:noProof/>
            <w:webHidden/>
          </w:rPr>
          <w:fldChar w:fldCharType="separate"/>
        </w:r>
        <w:r>
          <w:rPr>
            <w:noProof/>
            <w:webHidden/>
          </w:rPr>
          <w:t>161</w:t>
        </w:r>
        <w:r>
          <w:rPr>
            <w:noProof/>
            <w:webHidden/>
          </w:rPr>
          <w:fldChar w:fldCharType="end"/>
        </w:r>
      </w:hyperlink>
    </w:p>
    <w:p w14:paraId="7B5AC68B" w14:textId="7410EEB8" w:rsidR="00F06961" w:rsidRDefault="00F0696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0236658" w:history="1">
        <w:r w:rsidRPr="000D6508">
          <w:rPr>
            <w:rStyle w:val="Hipervnculo"/>
            <w:noProof/>
          </w:rPr>
          <w:t xml:space="preserve">Figura 6.19 </w:t>
        </w:r>
        <w:r w:rsidRPr="000D6508">
          <w:rPr>
            <w:rStyle w:val="Hipervnculo"/>
            <w:rFonts w:eastAsia="Times New Roman" w:cs="Times New Roman"/>
            <w:noProof/>
          </w:rPr>
          <w:t>“DS-CU50 – Diagrama de secuencia: Actualizando estado de pago de Nota de Venta”.</w:t>
        </w:r>
        <w:r>
          <w:rPr>
            <w:noProof/>
            <w:webHidden/>
          </w:rPr>
          <w:tab/>
        </w:r>
        <w:r>
          <w:rPr>
            <w:noProof/>
            <w:webHidden/>
          </w:rPr>
          <w:fldChar w:fldCharType="begin"/>
        </w:r>
        <w:r>
          <w:rPr>
            <w:noProof/>
            <w:webHidden/>
          </w:rPr>
          <w:instrText xml:space="preserve"> PAGEREF _Toc240236658 \h </w:instrText>
        </w:r>
        <w:r>
          <w:rPr>
            <w:noProof/>
            <w:webHidden/>
          </w:rPr>
        </w:r>
        <w:r>
          <w:rPr>
            <w:noProof/>
            <w:webHidden/>
          </w:rPr>
          <w:fldChar w:fldCharType="separate"/>
        </w:r>
        <w:r>
          <w:rPr>
            <w:noProof/>
            <w:webHidden/>
          </w:rPr>
          <w:t>162</w:t>
        </w:r>
        <w:r>
          <w:rPr>
            <w:noProof/>
            <w:webHidden/>
          </w:rPr>
          <w:fldChar w:fldCharType="end"/>
        </w:r>
      </w:hyperlink>
    </w:p>
    <w:p w14:paraId="647FC41F" w14:textId="2DF8EED9" w:rsidR="00F06961" w:rsidRDefault="00F0696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0236659" w:history="1">
        <w:r w:rsidRPr="000D6508">
          <w:rPr>
            <w:rStyle w:val="Hipervnculo"/>
            <w:noProof/>
          </w:rPr>
          <w:t>Figura 6.20  “DS-CU51 - Diagrama de secuencia: Anulando registro de pago de cliente”.</w:t>
        </w:r>
        <w:r>
          <w:rPr>
            <w:noProof/>
            <w:webHidden/>
          </w:rPr>
          <w:tab/>
        </w:r>
        <w:r>
          <w:rPr>
            <w:noProof/>
            <w:webHidden/>
          </w:rPr>
          <w:fldChar w:fldCharType="begin"/>
        </w:r>
        <w:r>
          <w:rPr>
            <w:noProof/>
            <w:webHidden/>
          </w:rPr>
          <w:instrText xml:space="preserve"> PAGEREF _Toc240236659 \h </w:instrText>
        </w:r>
        <w:r>
          <w:rPr>
            <w:noProof/>
            <w:webHidden/>
          </w:rPr>
        </w:r>
        <w:r>
          <w:rPr>
            <w:noProof/>
            <w:webHidden/>
          </w:rPr>
          <w:fldChar w:fldCharType="separate"/>
        </w:r>
        <w:r>
          <w:rPr>
            <w:noProof/>
            <w:webHidden/>
          </w:rPr>
          <w:t>163</w:t>
        </w:r>
        <w:r>
          <w:rPr>
            <w:noProof/>
            <w:webHidden/>
          </w:rPr>
          <w:fldChar w:fldCharType="end"/>
        </w:r>
      </w:hyperlink>
    </w:p>
    <w:p w14:paraId="1493BC65" w14:textId="27D1F153" w:rsidR="00F06961" w:rsidRDefault="00F0696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0236660" w:history="1">
        <w:r w:rsidRPr="000D6508">
          <w:rPr>
            <w:rStyle w:val="Hipervnculo"/>
            <w:noProof/>
          </w:rPr>
          <w:t>Figura 6.21“DS-CU52 - Diagrama de secuencia: Revirtiendo pago de cliente”.</w:t>
        </w:r>
        <w:r>
          <w:rPr>
            <w:noProof/>
            <w:webHidden/>
          </w:rPr>
          <w:tab/>
        </w:r>
        <w:r>
          <w:rPr>
            <w:noProof/>
            <w:webHidden/>
          </w:rPr>
          <w:fldChar w:fldCharType="begin"/>
        </w:r>
        <w:r>
          <w:rPr>
            <w:noProof/>
            <w:webHidden/>
          </w:rPr>
          <w:instrText xml:space="preserve"> PAGEREF _Toc240236660 \h </w:instrText>
        </w:r>
        <w:r>
          <w:rPr>
            <w:noProof/>
            <w:webHidden/>
          </w:rPr>
        </w:r>
        <w:r>
          <w:rPr>
            <w:noProof/>
            <w:webHidden/>
          </w:rPr>
          <w:fldChar w:fldCharType="separate"/>
        </w:r>
        <w:r>
          <w:rPr>
            <w:noProof/>
            <w:webHidden/>
          </w:rPr>
          <w:t>164</w:t>
        </w:r>
        <w:r>
          <w:rPr>
            <w:noProof/>
            <w:webHidden/>
          </w:rPr>
          <w:fldChar w:fldCharType="end"/>
        </w:r>
      </w:hyperlink>
    </w:p>
    <w:p w14:paraId="02AF2E16" w14:textId="6F1FAE48" w:rsidR="00F06961" w:rsidRDefault="00F0696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0236661" w:history="1">
        <w:r w:rsidRPr="000D6508">
          <w:rPr>
            <w:rStyle w:val="Hipervnculo"/>
            <w:noProof/>
          </w:rPr>
          <w:t xml:space="preserve">Figura 6.22 </w:t>
        </w:r>
        <w:r w:rsidRPr="000D6508">
          <w:rPr>
            <w:rStyle w:val="Hipervnculo"/>
            <w:rFonts w:eastAsia="Times New Roman" w:cs="Times New Roman"/>
            <w:noProof/>
          </w:rPr>
          <w:t>“DS-CU53 - Diagrama de secuencia: Registrando saldo a favor de cliente”.</w:t>
        </w:r>
        <w:r>
          <w:rPr>
            <w:noProof/>
            <w:webHidden/>
          </w:rPr>
          <w:tab/>
        </w:r>
        <w:r>
          <w:rPr>
            <w:noProof/>
            <w:webHidden/>
          </w:rPr>
          <w:fldChar w:fldCharType="begin"/>
        </w:r>
        <w:r>
          <w:rPr>
            <w:noProof/>
            <w:webHidden/>
          </w:rPr>
          <w:instrText xml:space="preserve"> PAGEREF _Toc240236661 \h </w:instrText>
        </w:r>
        <w:r>
          <w:rPr>
            <w:noProof/>
            <w:webHidden/>
          </w:rPr>
        </w:r>
        <w:r>
          <w:rPr>
            <w:noProof/>
            <w:webHidden/>
          </w:rPr>
          <w:fldChar w:fldCharType="separate"/>
        </w:r>
        <w:r>
          <w:rPr>
            <w:noProof/>
            <w:webHidden/>
          </w:rPr>
          <w:t>165</w:t>
        </w:r>
        <w:r>
          <w:rPr>
            <w:noProof/>
            <w:webHidden/>
          </w:rPr>
          <w:fldChar w:fldCharType="end"/>
        </w:r>
      </w:hyperlink>
    </w:p>
    <w:p w14:paraId="1587A8BC" w14:textId="55EA51DA" w:rsidR="00F06961" w:rsidRDefault="00F0696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0236662" w:history="1">
        <w:r w:rsidRPr="000D6508">
          <w:rPr>
            <w:rStyle w:val="Hipervnculo"/>
            <w:noProof/>
          </w:rPr>
          <w:t xml:space="preserve">Figura 6.23 </w:t>
        </w:r>
        <w:r w:rsidRPr="000D6508">
          <w:rPr>
            <w:rStyle w:val="Hipervnculo"/>
            <w:rFonts w:eastAsia="Times New Roman" w:cs="Times New Roman"/>
            <w:noProof/>
          </w:rPr>
          <w:t>“DS-CU54 - Diagrama de secuencia: Aplicando saldo a favor de Nota de Venta”.</w:t>
        </w:r>
        <w:r>
          <w:rPr>
            <w:noProof/>
            <w:webHidden/>
          </w:rPr>
          <w:tab/>
        </w:r>
        <w:r>
          <w:rPr>
            <w:noProof/>
            <w:webHidden/>
          </w:rPr>
          <w:fldChar w:fldCharType="begin"/>
        </w:r>
        <w:r>
          <w:rPr>
            <w:noProof/>
            <w:webHidden/>
          </w:rPr>
          <w:instrText xml:space="preserve"> PAGEREF _Toc240236662 \h </w:instrText>
        </w:r>
        <w:r>
          <w:rPr>
            <w:noProof/>
            <w:webHidden/>
          </w:rPr>
        </w:r>
        <w:r>
          <w:rPr>
            <w:noProof/>
            <w:webHidden/>
          </w:rPr>
          <w:fldChar w:fldCharType="separate"/>
        </w:r>
        <w:r>
          <w:rPr>
            <w:noProof/>
            <w:webHidden/>
          </w:rPr>
          <w:t>166</w:t>
        </w:r>
        <w:r>
          <w:rPr>
            <w:noProof/>
            <w:webHidden/>
          </w:rPr>
          <w:fldChar w:fldCharType="end"/>
        </w:r>
      </w:hyperlink>
    </w:p>
    <w:p w14:paraId="1060E442" w14:textId="6EF96E13" w:rsidR="00F06961" w:rsidRDefault="00F0696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0236663" w:history="1">
        <w:r w:rsidRPr="000D6508">
          <w:rPr>
            <w:rStyle w:val="Hipervnculo"/>
            <w:noProof/>
          </w:rPr>
          <w:t>Figura 6.24 “DS-CU55 - Diagrama de secuencia: Consultando detalle de pago de cliente”.</w:t>
        </w:r>
        <w:r>
          <w:rPr>
            <w:noProof/>
            <w:webHidden/>
          </w:rPr>
          <w:tab/>
        </w:r>
        <w:r>
          <w:rPr>
            <w:noProof/>
            <w:webHidden/>
          </w:rPr>
          <w:fldChar w:fldCharType="begin"/>
        </w:r>
        <w:r>
          <w:rPr>
            <w:noProof/>
            <w:webHidden/>
          </w:rPr>
          <w:instrText xml:space="preserve"> PAGEREF _Toc240236663 \h </w:instrText>
        </w:r>
        <w:r>
          <w:rPr>
            <w:noProof/>
            <w:webHidden/>
          </w:rPr>
        </w:r>
        <w:r>
          <w:rPr>
            <w:noProof/>
            <w:webHidden/>
          </w:rPr>
          <w:fldChar w:fldCharType="separate"/>
        </w:r>
        <w:r>
          <w:rPr>
            <w:noProof/>
            <w:webHidden/>
          </w:rPr>
          <w:t>167</w:t>
        </w:r>
        <w:r>
          <w:rPr>
            <w:noProof/>
            <w:webHidden/>
          </w:rPr>
          <w:fldChar w:fldCharType="end"/>
        </w:r>
      </w:hyperlink>
    </w:p>
    <w:p w14:paraId="702165AE" w14:textId="2D77A2B7" w:rsidR="00F06961" w:rsidRDefault="00F0696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0236664" w:history="1">
        <w:r w:rsidRPr="000D6508">
          <w:rPr>
            <w:rStyle w:val="Hipervnculo"/>
            <w:noProof/>
          </w:rPr>
          <w:t>Figura 6.25 “DS-CU56 - Diagrama de secuencia: Consultando condición de morosidad”.</w:t>
        </w:r>
        <w:r>
          <w:rPr>
            <w:noProof/>
            <w:webHidden/>
          </w:rPr>
          <w:tab/>
        </w:r>
        <w:r>
          <w:rPr>
            <w:noProof/>
            <w:webHidden/>
          </w:rPr>
          <w:fldChar w:fldCharType="begin"/>
        </w:r>
        <w:r>
          <w:rPr>
            <w:noProof/>
            <w:webHidden/>
          </w:rPr>
          <w:instrText xml:space="preserve"> PAGEREF _Toc240236664 \h </w:instrText>
        </w:r>
        <w:r>
          <w:rPr>
            <w:noProof/>
            <w:webHidden/>
          </w:rPr>
        </w:r>
        <w:r>
          <w:rPr>
            <w:noProof/>
            <w:webHidden/>
          </w:rPr>
          <w:fldChar w:fldCharType="separate"/>
        </w:r>
        <w:r>
          <w:rPr>
            <w:noProof/>
            <w:webHidden/>
          </w:rPr>
          <w:t>167</w:t>
        </w:r>
        <w:r>
          <w:rPr>
            <w:noProof/>
            <w:webHidden/>
          </w:rPr>
          <w:fldChar w:fldCharType="end"/>
        </w:r>
      </w:hyperlink>
    </w:p>
    <w:p w14:paraId="4C46BCC5" w14:textId="36A6DEEA" w:rsidR="00F06961" w:rsidRDefault="00F0696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0236665" w:history="1">
        <w:r w:rsidRPr="000D6508">
          <w:rPr>
            <w:rStyle w:val="Hipervnculo"/>
            <w:noProof/>
          </w:rPr>
          <w:t xml:space="preserve">Figura 6.26 </w:t>
        </w:r>
        <w:r w:rsidRPr="000D6508">
          <w:rPr>
            <w:rStyle w:val="Hipervnculo"/>
            <w:rFonts w:eastAsia="Times New Roman" w:cs="Times New Roman"/>
            <w:noProof/>
          </w:rPr>
          <w:t>“DS-CU57 - Diagrama de secuencia: Generando comprobante de pago”.</w:t>
        </w:r>
        <w:r>
          <w:rPr>
            <w:noProof/>
            <w:webHidden/>
          </w:rPr>
          <w:tab/>
        </w:r>
        <w:r>
          <w:rPr>
            <w:noProof/>
            <w:webHidden/>
          </w:rPr>
          <w:fldChar w:fldCharType="begin"/>
        </w:r>
        <w:r>
          <w:rPr>
            <w:noProof/>
            <w:webHidden/>
          </w:rPr>
          <w:instrText xml:space="preserve"> PAGEREF _Toc240236665 \h </w:instrText>
        </w:r>
        <w:r>
          <w:rPr>
            <w:noProof/>
            <w:webHidden/>
          </w:rPr>
        </w:r>
        <w:r>
          <w:rPr>
            <w:noProof/>
            <w:webHidden/>
          </w:rPr>
          <w:fldChar w:fldCharType="separate"/>
        </w:r>
        <w:r>
          <w:rPr>
            <w:noProof/>
            <w:webHidden/>
          </w:rPr>
          <w:t>168</w:t>
        </w:r>
        <w:r>
          <w:rPr>
            <w:noProof/>
            <w:webHidden/>
          </w:rPr>
          <w:fldChar w:fldCharType="end"/>
        </w:r>
      </w:hyperlink>
    </w:p>
    <w:p w14:paraId="50C4B572" w14:textId="41228591" w:rsidR="00F06961" w:rsidRDefault="00F0696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0236666" w:history="1">
        <w:r w:rsidRPr="000D6508">
          <w:rPr>
            <w:rStyle w:val="Hipervnculo"/>
            <w:noProof/>
          </w:rPr>
          <w:t xml:space="preserve">Figura 6.27 </w:t>
        </w:r>
        <w:r w:rsidRPr="000D6508">
          <w:rPr>
            <w:rStyle w:val="Hipervnculo"/>
            <w:rFonts w:eastAsia="Times New Roman" w:cs="Times New Roman"/>
            <w:noProof/>
          </w:rPr>
          <w:t>“DS-CU58 - Diagrama de secuencia: Conciliando pago de cliente”.</w:t>
        </w:r>
        <w:r>
          <w:rPr>
            <w:noProof/>
            <w:webHidden/>
          </w:rPr>
          <w:tab/>
        </w:r>
        <w:r>
          <w:rPr>
            <w:noProof/>
            <w:webHidden/>
          </w:rPr>
          <w:fldChar w:fldCharType="begin"/>
        </w:r>
        <w:r>
          <w:rPr>
            <w:noProof/>
            <w:webHidden/>
          </w:rPr>
          <w:instrText xml:space="preserve"> PAGEREF _Toc240236666 \h </w:instrText>
        </w:r>
        <w:r>
          <w:rPr>
            <w:noProof/>
            <w:webHidden/>
          </w:rPr>
        </w:r>
        <w:r>
          <w:rPr>
            <w:noProof/>
            <w:webHidden/>
          </w:rPr>
          <w:fldChar w:fldCharType="separate"/>
        </w:r>
        <w:r>
          <w:rPr>
            <w:noProof/>
            <w:webHidden/>
          </w:rPr>
          <w:t>169</w:t>
        </w:r>
        <w:r>
          <w:rPr>
            <w:noProof/>
            <w:webHidden/>
          </w:rPr>
          <w:fldChar w:fldCharType="end"/>
        </w:r>
      </w:hyperlink>
    </w:p>
    <w:p w14:paraId="2571B520" w14:textId="4D8E4705" w:rsidR="00F06961" w:rsidRDefault="00F0696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0236667" w:history="1">
        <w:r w:rsidRPr="000D6508">
          <w:rPr>
            <w:rStyle w:val="Hipervnculo"/>
            <w:noProof/>
          </w:rPr>
          <w:t>Figura 6.28 “DS-CU59 - Diagrama de secuencia: Registrando usuario”.</w:t>
        </w:r>
        <w:r>
          <w:rPr>
            <w:noProof/>
            <w:webHidden/>
          </w:rPr>
          <w:tab/>
        </w:r>
        <w:r>
          <w:rPr>
            <w:noProof/>
            <w:webHidden/>
          </w:rPr>
          <w:fldChar w:fldCharType="begin"/>
        </w:r>
        <w:r>
          <w:rPr>
            <w:noProof/>
            <w:webHidden/>
          </w:rPr>
          <w:instrText xml:space="preserve"> PAGEREF _Toc240236667 \h </w:instrText>
        </w:r>
        <w:r>
          <w:rPr>
            <w:noProof/>
            <w:webHidden/>
          </w:rPr>
        </w:r>
        <w:r>
          <w:rPr>
            <w:noProof/>
            <w:webHidden/>
          </w:rPr>
          <w:fldChar w:fldCharType="separate"/>
        </w:r>
        <w:r>
          <w:rPr>
            <w:noProof/>
            <w:webHidden/>
          </w:rPr>
          <w:t>171</w:t>
        </w:r>
        <w:r>
          <w:rPr>
            <w:noProof/>
            <w:webHidden/>
          </w:rPr>
          <w:fldChar w:fldCharType="end"/>
        </w:r>
      </w:hyperlink>
    </w:p>
    <w:p w14:paraId="163E56E2" w14:textId="6742031A" w:rsidR="00F06961" w:rsidRDefault="00F0696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0236668" w:history="1">
        <w:r w:rsidRPr="000D6508">
          <w:rPr>
            <w:rStyle w:val="Hipervnculo"/>
            <w:noProof/>
          </w:rPr>
          <w:t>Figura 6.29 “DS-CU60 - Diagrama de secuencia: Desactivando usuario”.</w:t>
        </w:r>
        <w:r>
          <w:rPr>
            <w:noProof/>
            <w:webHidden/>
          </w:rPr>
          <w:tab/>
        </w:r>
        <w:r>
          <w:rPr>
            <w:noProof/>
            <w:webHidden/>
          </w:rPr>
          <w:fldChar w:fldCharType="begin"/>
        </w:r>
        <w:r>
          <w:rPr>
            <w:noProof/>
            <w:webHidden/>
          </w:rPr>
          <w:instrText xml:space="preserve"> PAGEREF _Toc240236668 \h </w:instrText>
        </w:r>
        <w:r>
          <w:rPr>
            <w:noProof/>
            <w:webHidden/>
          </w:rPr>
        </w:r>
        <w:r>
          <w:rPr>
            <w:noProof/>
            <w:webHidden/>
          </w:rPr>
          <w:fldChar w:fldCharType="separate"/>
        </w:r>
        <w:r>
          <w:rPr>
            <w:noProof/>
            <w:webHidden/>
          </w:rPr>
          <w:t>172</w:t>
        </w:r>
        <w:r>
          <w:rPr>
            <w:noProof/>
            <w:webHidden/>
          </w:rPr>
          <w:fldChar w:fldCharType="end"/>
        </w:r>
      </w:hyperlink>
    </w:p>
    <w:p w14:paraId="7097CFCD" w14:textId="289803B9" w:rsidR="00F06961" w:rsidRDefault="00F0696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0236669" w:history="1">
        <w:r w:rsidRPr="000D6508">
          <w:rPr>
            <w:rStyle w:val="Hipervnculo"/>
            <w:noProof/>
          </w:rPr>
          <w:t xml:space="preserve">Figura 6.30 </w:t>
        </w:r>
        <w:r w:rsidRPr="000D6508">
          <w:rPr>
            <w:rStyle w:val="Hipervnculo"/>
            <w:rFonts w:eastAsia="Times New Roman" w:cs="Times New Roman"/>
            <w:noProof/>
          </w:rPr>
          <w:t>“DS-CU61 - Diagrama de secuencia: Reactivando usuario”.</w:t>
        </w:r>
        <w:r>
          <w:rPr>
            <w:noProof/>
            <w:webHidden/>
          </w:rPr>
          <w:tab/>
        </w:r>
        <w:r>
          <w:rPr>
            <w:noProof/>
            <w:webHidden/>
          </w:rPr>
          <w:fldChar w:fldCharType="begin"/>
        </w:r>
        <w:r>
          <w:rPr>
            <w:noProof/>
            <w:webHidden/>
          </w:rPr>
          <w:instrText xml:space="preserve"> PAGEREF _Toc240236669 \h </w:instrText>
        </w:r>
        <w:r>
          <w:rPr>
            <w:noProof/>
            <w:webHidden/>
          </w:rPr>
        </w:r>
        <w:r>
          <w:rPr>
            <w:noProof/>
            <w:webHidden/>
          </w:rPr>
          <w:fldChar w:fldCharType="separate"/>
        </w:r>
        <w:r>
          <w:rPr>
            <w:noProof/>
            <w:webHidden/>
          </w:rPr>
          <w:t>173</w:t>
        </w:r>
        <w:r>
          <w:rPr>
            <w:noProof/>
            <w:webHidden/>
          </w:rPr>
          <w:fldChar w:fldCharType="end"/>
        </w:r>
      </w:hyperlink>
    </w:p>
    <w:p w14:paraId="0B0BD20E" w14:textId="00981FBF" w:rsidR="00F06961" w:rsidRDefault="00F0696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0236670" w:history="1">
        <w:r w:rsidRPr="000D6508">
          <w:rPr>
            <w:rStyle w:val="Hipervnculo"/>
            <w:noProof/>
          </w:rPr>
          <w:t>Figura 6.31 “DS-CU62 - Diagrama de secuencia: Cambiando configuracion base de usuario”.</w:t>
        </w:r>
        <w:r>
          <w:rPr>
            <w:noProof/>
            <w:webHidden/>
          </w:rPr>
          <w:tab/>
        </w:r>
        <w:r>
          <w:rPr>
            <w:noProof/>
            <w:webHidden/>
          </w:rPr>
          <w:fldChar w:fldCharType="begin"/>
        </w:r>
        <w:r>
          <w:rPr>
            <w:noProof/>
            <w:webHidden/>
          </w:rPr>
          <w:instrText xml:space="preserve"> PAGEREF _Toc240236670 \h </w:instrText>
        </w:r>
        <w:r>
          <w:rPr>
            <w:noProof/>
            <w:webHidden/>
          </w:rPr>
        </w:r>
        <w:r>
          <w:rPr>
            <w:noProof/>
            <w:webHidden/>
          </w:rPr>
          <w:fldChar w:fldCharType="separate"/>
        </w:r>
        <w:r>
          <w:rPr>
            <w:noProof/>
            <w:webHidden/>
          </w:rPr>
          <w:t>174</w:t>
        </w:r>
        <w:r>
          <w:rPr>
            <w:noProof/>
            <w:webHidden/>
          </w:rPr>
          <w:fldChar w:fldCharType="end"/>
        </w:r>
      </w:hyperlink>
    </w:p>
    <w:p w14:paraId="5F8609D3" w14:textId="5CC25F08" w:rsidR="00F06961" w:rsidRDefault="00F0696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0236671" w:history="1">
        <w:r w:rsidRPr="000D6508">
          <w:rPr>
            <w:rStyle w:val="Hipervnculo"/>
            <w:noProof/>
          </w:rPr>
          <w:t xml:space="preserve">Figura 6.32 </w:t>
        </w:r>
        <w:r w:rsidRPr="000D6508">
          <w:rPr>
            <w:rStyle w:val="Hipervnculo"/>
            <w:rFonts w:eastAsia="Times New Roman" w:cs="Times New Roman"/>
            <w:noProof/>
          </w:rPr>
          <w:t>“DS-CU63 - Diagrama de secuencia: Asignando permisos a usuario”.</w:t>
        </w:r>
        <w:r>
          <w:rPr>
            <w:noProof/>
            <w:webHidden/>
          </w:rPr>
          <w:tab/>
        </w:r>
        <w:r>
          <w:rPr>
            <w:noProof/>
            <w:webHidden/>
          </w:rPr>
          <w:fldChar w:fldCharType="begin"/>
        </w:r>
        <w:r>
          <w:rPr>
            <w:noProof/>
            <w:webHidden/>
          </w:rPr>
          <w:instrText xml:space="preserve"> PAGEREF _Toc240236671 \h </w:instrText>
        </w:r>
        <w:r>
          <w:rPr>
            <w:noProof/>
            <w:webHidden/>
          </w:rPr>
        </w:r>
        <w:r>
          <w:rPr>
            <w:noProof/>
            <w:webHidden/>
          </w:rPr>
          <w:fldChar w:fldCharType="separate"/>
        </w:r>
        <w:r>
          <w:rPr>
            <w:noProof/>
            <w:webHidden/>
          </w:rPr>
          <w:t>175</w:t>
        </w:r>
        <w:r>
          <w:rPr>
            <w:noProof/>
            <w:webHidden/>
          </w:rPr>
          <w:fldChar w:fldCharType="end"/>
        </w:r>
      </w:hyperlink>
    </w:p>
    <w:p w14:paraId="3433B9F9" w14:textId="05E0CD5E" w:rsidR="00F06961" w:rsidRDefault="00F0696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0236672" w:history="1">
        <w:r w:rsidRPr="000D6508">
          <w:rPr>
            <w:rStyle w:val="Hipervnculo"/>
            <w:noProof/>
          </w:rPr>
          <w:t xml:space="preserve">Figura 6.33 </w:t>
        </w:r>
        <w:r w:rsidRPr="000D6508">
          <w:rPr>
            <w:rStyle w:val="Hipervnculo"/>
            <w:rFonts w:eastAsia="Times New Roman" w:cs="Times New Roman"/>
            <w:noProof/>
          </w:rPr>
          <w:t>“DS-CU64 - Diagrama de secuencia: Retirando permisos de usuario”.</w:t>
        </w:r>
        <w:r>
          <w:rPr>
            <w:noProof/>
            <w:webHidden/>
          </w:rPr>
          <w:tab/>
        </w:r>
        <w:r>
          <w:rPr>
            <w:noProof/>
            <w:webHidden/>
          </w:rPr>
          <w:fldChar w:fldCharType="begin"/>
        </w:r>
        <w:r>
          <w:rPr>
            <w:noProof/>
            <w:webHidden/>
          </w:rPr>
          <w:instrText xml:space="preserve"> PAGEREF _Toc240236672 \h </w:instrText>
        </w:r>
        <w:r>
          <w:rPr>
            <w:noProof/>
            <w:webHidden/>
          </w:rPr>
        </w:r>
        <w:r>
          <w:rPr>
            <w:noProof/>
            <w:webHidden/>
          </w:rPr>
          <w:fldChar w:fldCharType="separate"/>
        </w:r>
        <w:r>
          <w:rPr>
            <w:noProof/>
            <w:webHidden/>
          </w:rPr>
          <w:t>176</w:t>
        </w:r>
        <w:r>
          <w:rPr>
            <w:noProof/>
            <w:webHidden/>
          </w:rPr>
          <w:fldChar w:fldCharType="end"/>
        </w:r>
      </w:hyperlink>
    </w:p>
    <w:p w14:paraId="3F724286" w14:textId="1FCA3208" w:rsidR="00F06961" w:rsidRDefault="00F0696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0236673" w:history="1">
        <w:r w:rsidRPr="000D6508">
          <w:rPr>
            <w:rStyle w:val="Hipervnculo"/>
            <w:noProof/>
          </w:rPr>
          <w:t xml:space="preserve">Figura 6.34 </w:t>
        </w:r>
        <w:r w:rsidRPr="000D6508">
          <w:rPr>
            <w:rStyle w:val="Hipervnculo"/>
            <w:rFonts w:eastAsia="Times New Roman" w:cs="Times New Roman"/>
            <w:noProof/>
          </w:rPr>
          <w:t>“DS-CU65 - Diagrama de secuencia: Asignando rol Administrador”.</w:t>
        </w:r>
        <w:r>
          <w:rPr>
            <w:noProof/>
            <w:webHidden/>
          </w:rPr>
          <w:tab/>
        </w:r>
        <w:r>
          <w:rPr>
            <w:noProof/>
            <w:webHidden/>
          </w:rPr>
          <w:fldChar w:fldCharType="begin"/>
        </w:r>
        <w:r>
          <w:rPr>
            <w:noProof/>
            <w:webHidden/>
          </w:rPr>
          <w:instrText xml:space="preserve"> PAGEREF _Toc240236673 \h </w:instrText>
        </w:r>
        <w:r>
          <w:rPr>
            <w:noProof/>
            <w:webHidden/>
          </w:rPr>
        </w:r>
        <w:r>
          <w:rPr>
            <w:noProof/>
            <w:webHidden/>
          </w:rPr>
          <w:fldChar w:fldCharType="separate"/>
        </w:r>
        <w:r>
          <w:rPr>
            <w:noProof/>
            <w:webHidden/>
          </w:rPr>
          <w:t>177</w:t>
        </w:r>
        <w:r>
          <w:rPr>
            <w:noProof/>
            <w:webHidden/>
          </w:rPr>
          <w:fldChar w:fldCharType="end"/>
        </w:r>
      </w:hyperlink>
    </w:p>
    <w:p w14:paraId="1D6EE9F2" w14:textId="7F2CE454" w:rsidR="00F06961" w:rsidRDefault="00F0696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0236674" w:history="1">
        <w:r w:rsidRPr="000D6508">
          <w:rPr>
            <w:rStyle w:val="Hipervnculo"/>
            <w:noProof/>
          </w:rPr>
          <w:t xml:space="preserve">Figura 6.35 </w:t>
        </w:r>
        <w:r w:rsidRPr="000D6508">
          <w:rPr>
            <w:rStyle w:val="Hipervnculo"/>
            <w:rFonts w:eastAsia="Times New Roman" w:cs="Times New Roman"/>
            <w:noProof/>
          </w:rPr>
          <w:t>“DS-CU66 - Diagrama de secuencia: Retirando rol Administrador”.</w:t>
        </w:r>
        <w:r>
          <w:rPr>
            <w:noProof/>
            <w:webHidden/>
          </w:rPr>
          <w:tab/>
        </w:r>
        <w:r>
          <w:rPr>
            <w:noProof/>
            <w:webHidden/>
          </w:rPr>
          <w:fldChar w:fldCharType="begin"/>
        </w:r>
        <w:r>
          <w:rPr>
            <w:noProof/>
            <w:webHidden/>
          </w:rPr>
          <w:instrText xml:space="preserve"> PAGEREF _Toc240236674 \h </w:instrText>
        </w:r>
        <w:r>
          <w:rPr>
            <w:noProof/>
            <w:webHidden/>
          </w:rPr>
        </w:r>
        <w:r>
          <w:rPr>
            <w:noProof/>
            <w:webHidden/>
          </w:rPr>
          <w:fldChar w:fldCharType="separate"/>
        </w:r>
        <w:r>
          <w:rPr>
            <w:noProof/>
            <w:webHidden/>
          </w:rPr>
          <w:t>178</w:t>
        </w:r>
        <w:r>
          <w:rPr>
            <w:noProof/>
            <w:webHidden/>
          </w:rPr>
          <w:fldChar w:fldCharType="end"/>
        </w:r>
      </w:hyperlink>
    </w:p>
    <w:p w14:paraId="4311A588" w14:textId="67705CDC" w:rsidR="00F06961" w:rsidRDefault="00F0696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0236675" w:history="1">
        <w:r w:rsidRPr="000D6508">
          <w:rPr>
            <w:rStyle w:val="Hipervnculo"/>
            <w:noProof/>
          </w:rPr>
          <w:t xml:space="preserve">Figura 6.36 </w:t>
        </w:r>
        <w:r w:rsidRPr="000D6508">
          <w:rPr>
            <w:rStyle w:val="Hipervnculo"/>
            <w:rFonts w:eastAsia="Times New Roman" w:cs="Times New Roman"/>
            <w:noProof/>
          </w:rPr>
          <w:t>“DS-CU67 - Diagrama de secuencia: Consultando usuarios y accesos”.</w:t>
        </w:r>
        <w:r>
          <w:rPr>
            <w:noProof/>
            <w:webHidden/>
          </w:rPr>
          <w:tab/>
        </w:r>
        <w:r>
          <w:rPr>
            <w:noProof/>
            <w:webHidden/>
          </w:rPr>
          <w:fldChar w:fldCharType="begin"/>
        </w:r>
        <w:r>
          <w:rPr>
            <w:noProof/>
            <w:webHidden/>
          </w:rPr>
          <w:instrText xml:space="preserve"> PAGEREF _Toc240236675 \h </w:instrText>
        </w:r>
        <w:r>
          <w:rPr>
            <w:noProof/>
            <w:webHidden/>
          </w:rPr>
        </w:r>
        <w:r>
          <w:rPr>
            <w:noProof/>
            <w:webHidden/>
          </w:rPr>
          <w:fldChar w:fldCharType="separate"/>
        </w:r>
        <w:r>
          <w:rPr>
            <w:noProof/>
            <w:webHidden/>
          </w:rPr>
          <w:t>179</w:t>
        </w:r>
        <w:r>
          <w:rPr>
            <w:noProof/>
            <w:webHidden/>
          </w:rPr>
          <w:fldChar w:fldCharType="end"/>
        </w:r>
      </w:hyperlink>
    </w:p>
    <w:p w14:paraId="17082A3A" w14:textId="47769809" w:rsidR="00F06961" w:rsidRDefault="00F0696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0236676" w:history="1">
        <w:r w:rsidRPr="000D6508">
          <w:rPr>
            <w:rStyle w:val="Hipervnculo"/>
            <w:noProof/>
          </w:rPr>
          <w:t xml:space="preserve">Figura 6.37 </w:t>
        </w:r>
        <w:r w:rsidRPr="000D6508">
          <w:rPr>
            <w:rStyle w:val="Hipervnculo"/>
            <w:rFonts w:eastAsia="Times New Roman" w:cs="Times New Roman"/>
            <w:noProof/>
          </w:rPr>
          <w:t>“DS-CU68 - Diagrama de secuencia: Iniciando Sesión”.</w:t>
        </w:r>
        <w:r>
          <w:rPr>
            <w:noProof/>
            <w:webHidden/>
          </w:rPr>
          <w:tab/>
        </w:r>
        <w:r>
          <w:rPr>
            <w:noProof/>
            <w:webHidden/>
          </w:rPr>
          <w:fldChar w:fldCharType="begin"/>
        </w:r>
        <w:r>
          <w:rPr>
            <w:noProof/>
            <w:webHidden/>
          </w:rPr>
          <w:instrText xml:space="preserve"> PAGEREF _Toc240236676 \h </w:instrText>
        </w:r>
        <w:r>
          <w:rPr>
            <w:noProof/>
            <w:webHidden/>
          </w:rPr>
        </w:r>
        <w:r>
          <w:rPr>
            <w:noProof/>
            <w:webHidden/>
          </w:rPr>
          <w:fldChar w:fldCharType="separate"/>
        </w:r>
        <w:r>
          <w:rPr>
            <w:noProof/>
            <w:webHidden/>
          </w:rPr>
          <w:t>179</w:t>
        </w:r>
        <w:r>
          <w:rPr>
            <w:noProof/>
            <w:webHidden/>
          </w:rPr>
          <w:fldChar w:fldCharType="end"/>
        </w:r>
      </w:hyperlink>
    </w:p>
    <w:p w14:paraId="2F48A20D" w14:textId="6290930A" w:rsidR="00F06961" w:rsidRDefault="00F0696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0236677" w:history="1">
        <w:r w:rsidRPr="000D6508">
          <w:rPr>
            <w:rStyle w:val="Hipervnculo"/>
            <w:noProof/>
          </w:rPr>
          <w:t xml:space="preserve">Figura 6.38 </w:t>
        </w:r>
        <w:r w:rsidRPr="000D6508">
          <w:rPr>
            <w:rStyle w:val="Hipervnculo"/>
            <w:rFonts w:eastAsia="Times New Roman" w:cs="Times New Roman"/>
            <w:noProof/>
          </w:rPr>
          <w:t>“DS-CU69 - Diagrama de secuencia: Cambiando Contraseña”.</w:t>
        </w:r>
        <w:r>
          <w:rPr>
            <w:noProof/>
            <w:webHidden/>
          </w:rPr>
          <w:tab/>
        </w:r>
        <w:r>
          <w:rPr>
            <w:noProof/>
            <w:webHidden/>
          </w:rPr>
          <w:fldChar w:fldCharType="begin"/>
        </w:r>
        <w:r>
          <w:rPr>
            <w:noProof/>
            <w:webHidden/>
          </w:rPr>
          <w:instrText xml:space="preserve"> PAGEREF _Toc240236677 \h </w:instrText>
        </w:r>
        <w:r>
          <w:rPr>
            <w:noProof/>
            <w:webHidden/>
          </w:rPr>
        </w:r>
        <w:r>
          <w:rPr>
            <w:noProof/>
            <w:webHidden/>
          </w:rPr>
          <w:fldChar w:fldCharType="separate"/>
        </w:r>
        <w:r>
          <w:rPr>
            <w:noProof/>
            <w:webHidden/>
          </w:rPr>
          <w:t>181</w:t>
        </w:r>
        <w:r>
          <w:rPr>
            <w:noProof/>
            <w:webHidden/>
          </w:rPr>
          <w:fldChar w:fldCharType="end"/>
        </w:r>
      </w:hyperlink>
    </w:p>
    <w:p w14:paraId="107DA24B" w14:textId="3C98B9C9" w:rsidR="00F06961" w:rsidRDefault="00F0696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0236678" w:history="1">
        <w:r w:rsidRPr="000D6508">
          <w:rPr>
            <w:rStyle w:val="Hipervnculo"/>
            <w:noProof/>
          </w:rPr>
          <w:t xml:space="preserve">Figura 6.39 </w:t>
        </w:r>
        <w:r w:rsidRPr="000D6508">
          <w:rPr>
            <w:rStyle w:val="Hipervnculo"/>
            <w:rFonts w:eastAsia="Times New Roman" w:cs="Times New Roman"/>
            <w:noProof/>
          </w:rPr>
          <w:t>“DS-CU70 - Diagrama de secuencia: Recuperando contraseña por correo”.</w:t>
        </w:r>
        <w:r>
          <w:rPr>
            <w:noProof/>
            <w:webHidden/>
          </w:rPr>
          <w:tab/>
        </w:r>
        <w:r>
          <w:rPr>
            <w:noProof/>
            <w:webHidden/>
          </w:rPr>
          <w:fldChar w:fldCharType="begin"/>
        </w:r>
        <w:r>
          <w:rPr>
            <w:noProof/>
            <w:webHidden/>
          </w:rPr>
          <w:instrText xml:space="preserve"> PAGEREF _Toc240236678 \h </w:instrText>
        </w:r>
        <w:r>
          <w:rPr>
            <w:noProof/>
            <w:webHidden/>
          </w:rPr>
        </w:r>
        <w:r>
          <w:rPr>
            <w:noProof/>
            <w:webHidden/>
          </w:rPr>
          <w:fldChar w:fldCharType="separate"/>
        </w:r>
        <w:r>
          <w:rPr>
            <w:noProof/>
            <w:webHidden/>
          </w:rPr>
          <w:t>182</w:t>
        </w:r>
        <w:r>
          <w:rPr>
            <w:noProof/>
            <w:webHidden/>
          </w:rPr>
          <w:fldChar w:fldCharType="end"/>
        </w:r>
      </w:hyperlink>
    </w:p>
    <w:p w14:paraId="3EC7DB5B" w14:textId="6E815A03" w:rsidR="00F06961" w:rsidRDefault="00F0696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0236679" w:history="1">
        <w:r w:rsidRPr="000D6508">
          <w:rPr>
            <w:rStyle w:val="Hipervnculo"/>
            <w:noProof/>
          </w:rPr>
          <w:t xml:space="preserve">Figura 6.40 </w:t>
        </w:r>
        <w:r w:rsidRPr="000D6508">
          <w:rPr>
            <w:rStyle w:val="Hipervnculo"/>
            <w:rFonts w:eastAsia="Times New Roman" w:cs="Times New Roman"/>
            <w:noProof/>
          </w:rPr>
          <w:t>“DS-CU71 - Diagrama de secuencia: Restableciendo contraseña de usuario”.</w:t>
        </w:r>
        <w:r>
          <w:rPr>
            <w:noProof/>
            <w:webHidden/>
          </w:rPr>
          <w:tab/>
        </w:r>
        <w:r>
          <w:rPr>
            <w:noProof/>
            <w:webHidden/>
          </w:rPr>
          <w:fldChar w:fldCharType="begin"/>
        </w:r>
        <w:r>
          <w:rPr>
            <w:noProof/>
            <w:webHidden/>
          </w:rPr>
          <w:instrText xml:space="preserve"> PAGEREF _Toc240236679 \h </w:instrText>
        </w:r>
        <w:r>
          <w:rPr>
            <w:noProof/>
            <w:webHidden/>
          </w:rPr>
        </w:r>
        <w:r>
          <w:rPr>
            <w:noProof/>
            <w:webHidden/>
          </w:rPr>
          <w:fldChar w:fldCharType="separate"/>
        </w:r>
        <w:r>
          <w:rPr>
            <w:noProof/>
            <w:webHidden/>
          </w:rPr>
          <w:t>182</w:t>
        </w:r>
        <w:r>
          <w:rPr>
            <w:noProof/>
            <w:webHidden/>
          </w:rPr>
          <w:fldChar w:fldCharType="end"/>
        </w:r>
      </w:hyperlink>
    </w:p>
    <w:p w14:paraId="1437102C" w14:textId="1374B391" w:rsidR="00F06961" w:rsidRDefault="00F0696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0236680" w:history="1">
        <w:r w:rsidRPr="000D6508">
          <w:rPr>
            <w:rStyle w:val="Hipervnculo"/>
            <w:noProof/>
          </w:rPr>
          <w:t>Figura 6.41 “DS-CU72 - Diagrama de secuencia: Desbloqueando cuenta de usuario”.</w:t>
        </w:r>
        <w:r>
          <w:rPr>
            <w:noProof/>
            <w:webHidden/>
          </w:rPr>
          <w:tab/>
        </w:r>
        <w:r>
          <w:rPr>
            <w:noProof/>
            <w:webHidden/>
          </w:rPr>
          <w:fldChar w:fldCharType="begin"/>
        </w:r>
        <w:r>
          <w:rPr>
            <w:noProof/>
            <w:webHidden/>
          </w:rPr>
          <w:instrText xml:space="preserve"> PAGEREF _Toc240236680 \h </w:instrText>
        </w:r>
        <w:r>
          <w:rPr>
            <w:noProof/>
            <w:webHidden/>
          </w:rPr>
        </w:r>
        <w:r>
          <w:rPr>
            <w:noProof/>
            <w:webHidden/>
          </w:rPr>
          <w:fldChar w:fldCharType="separate"/>
        </w:r>
        <w:r>
          <w:rPr>
            <w:noProof/>
            <w:webHidden/>
          </w:rPr>
          <w:t>184</w:t>
        </w:r>
        <w:r>
          <w:rPr>
            <w:noProof/>
            <w:webHidden/>
          </w:rPr>
          <w:fldChar w:fldCharType="end"/>
        </w:r>
      </w:hyperlink>
    </w:p>
    <w:p w14:paraId="1F7420DB" w14:textId="75BCEE4E" w:rsidR="00F06961" w:rsidRDefault="00F0696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0236681" w:history="1">
        <w:r w:rsidRPr="000D6508">
          <w:rPr>
            <w:rStyle w:val="Hipervnculo"/>
            <w:noProof/>
          </w:rPr>
          <w:t>Figura 6.42 “DS-CU58 - Diagrama de secuencia: Consultando sesiones de usuarios”.</w:t>
        </w:r>
        <w:r>
          <w:rPr>
            <w:noProof/>
            <w:webHidden/>
          </w:rPr>
          <w:tab/>
        </w:r>
        <w:r>
          <w:rPr>
            <w:noProof/>
            <w:webHidden/>
          </w:rPr>
          <w:fldChar w:fldCharType="begin"/>
        </w:r>
        <w:r>
          <w:rPr>
            <w:noProof/>
            <w:webHidden/>
          </w:rPr>
          <w:instrText xml:space="preserve"> PAGEREF _Toc240236681 \h </w:instrText>
        </w:r>
        <w:r>
          <w:rPr>
            <w:noProof/>
            <w:webHidden/>
          </w:rPr>
        </w:r>
        <w:r>
          <w:rPr>
            <w:noProof/>
            <w:webHidden/>
          </w:rPr>
          <w:fldChar w:fldCharType="separate"/>
        </w:r>
        <w:r>
          <w:rPr>
            <w:noProof/>
            <w:webHidden/>
          </w:rPr>
          <w:t>184</w:t>
        </w:r>
        <w:r>
          <w:rPr>
            <w:noProof/>
            <w:webHidden/>
          </w:rPr>
          <w:fldChar w:fldCharType="end"/>
        </w:r>
      </w:hyperlink>
    </w:p>
    <w:p w14:paraId="451D463A" w14:textId="65E949C0" w:rsidR="00F06961" w:rsidRDefault="00F0696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0236682" w:history="1">
        <w:r w:rsidRPr="000D6508">
          <w:rPr>
            <w:rStyle w:val="Hipervnculo"/>
            <w:noProof/>
          </w:rPr>
          <w:t xml:space="preserve">Figura 6.43 </w:t>
        </w:r>
        <w:r w:rsidRPr="000D6508">
          <w:rPr>
            <w:rStyle w:val="Hipervnculo"/>
            <w:rFonts w:eastAsia="Times New Roman" w:cs="Times New Roman"/>
            <w:noProof/>
          </w:rPr>
          <w:t>“DS-CU74 - Diagrama de secuencia: Cerrando administrativamente sesión de usuario”.</w:t>
        </w:r>
        <w:r>
          <w:rPr>
            <w:noProof/>
            <w:webHidden/>
          </w:rPr>
          <w:tab/>
        </w:r>
        <w:r>
          <w:rPr>
            <w:noProof/>
            <w:webHidden/>
          </w:rPr>
          <w:fldChar w:fldCharType="begin"/>
        </w:r>
        <w:r>
          <w:rPr>
            <w:noProof/>
            <w:webHidden/>
          </w:rPr>
          <w:instrText xml:space="preserve"> PAGEREF _Toc240236682 \h </w:instrText>
        </w:r>
        <w:r>
          <w:rPr>
            <w:noProof/>
            <w:webHidden/>
          </w:rPr>
        </w:r>
        <w:r>
          <w:rPr>
            <w:noProof/>
            <w:webHidden/>
          </w:rPr>
          <w:fldChar w:fldCharType="separate"/>
        </w:r>
        <w:r>
          <w:rPr>
            <w:noProof/>
            <w:webHidden/>
          </w:rPr>
          <w:t>185</w:t>
        </w:r>
        <w:r>
          <w:rPr>
            <w:noProof/>
            <w:webHidden/>
          </w:rPr>
          <w:fldChar w:fldCharType="end"/>
        </w:r>
      </w:hyperlink>
    </w:p>
    <w:p w14:paraId="0F1C02A7" w14:textId="1736DF7D" w:rsidR="00F06961" w:rsidRDefault="00F0696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0236683" w:history="1">
        <w:r w:rsidRPr="000D6508">
          <w:rPr>
            <w:rStyle w:val="Hipervnculo"/>
            <w:noProof/>
          </w:rPr>
          <w:t>Figura 7.1 “Árbol de Navegación acumulado correspondiente al Incremento 2”.</w:t>
        </w:r>
        <w:r>
          <w:rPr>
            <w:noProof/>
            <w:webHidden/>
          </w:rPr>
          <w:tab/>
        </w:r>
        <w:r>
          <w:rPr>
            <w:noProof/>
            <w:webHidden/>
          </w:rPr>
          <w:fldChar w:fldCharType="begin"/>
        </w:r>
        <w:r>
          <w:rPr>
            <w:noProof/>
            <w:webHidden/>
          </w:rPr>
          <w:instrText xml:space="preserve"> PAGEREF _Toc240236683 \h </w:instrText>
        </w:r>
        <w:r>
          <w:rPr>
            <w:noProof/>
            <w:webHidden/>
          </w:rPr>
        </w:r>
        <w:r>
          <w:rPr>
            <w:noProof/>
            <w:webHidden/>
          </w:rPr>
          <w:fldChar w:fldCharType="separate"/>
        </w:r>
        <w:r>
          <w:rPr>
            <w:noProof/>
            <w:webHidden/>
          </w:rPr>
          <w:t>187</w:t>
        </w:r>
        <w:r>
          <w:rPr>
            <w:noProof/>
            <w:webHidden/>
          </w:rPr>
          <w:fldChar w:fldCharType="end"/>
        </w:r>
      </w:hyperlink>
    </w:p>
    <w:p w14:paraId="409E8381" w14:textId="25BC3B4C" w:rsidR="00F06961" w:rsidRDefault="00F0696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0236684" w:history="1">
        <w:r w:rsidRPr="000D6508">
          <w:rPr>
            <w:rStyle w:val="Hipervnculo"/>
            <w:noProof/>
          </w:rPr>
          <w:t>Figura 7.2 “Vista Catálogo de Clientes y funcionalidades de búsqueda, filtrado y gestión de clientes”.</w:t>
        </w:r>
        <w:r>
          <w:rPr>
            <w:noProof/>
            <w:webHidden/>
          </w:rPr>
          <w:tab/>
        </w:r>
        <w:r>
          <w:rPr>
            <w:noProof/>
            <w:webHidden/>
          </w:rPr>
          <w:fldChar w:fldCharType="begin"/>
        </w:r>
        <w:r>
          <w:rPr>
            <w:noProof/>
            <w:webHidden/>
          </w:rPr>
          <w:instrText xml:space="preserve"> PAGEREF _Toc240236684 \h </w:instrText>
        </w:r>
        <w:r>
          <w:rPr>
            <w:noProof/>
            <w:webHidden/>
          </w:rPr>
        </w:r>
        <w:r>
          <w:rPr>
            <w:noProof/>
            <w:webHidden/>
          </w:rPr>
          <w:fldChar w:fldCharType="separate"/>
        </w:r>
        <w:r>
          <w:rPr>
            <w:noProof/>
            <w:webHidden/>
          </w:rPr>
          <w:t>189</w:t>
        </w:r>
        <w:r>
          <w:rPr>
            <w:noProof/>
            <w:webHidden/>
          </w:rPr>
          <w:fldChar w:fldCharType="end"/>
        </w:r>
      </w:hyperlink>
    </w:p>
    <w:p w14:paraId="1C27C69B" w14:textId="4FDE520D" w:rsidR="00F06961" w:rsidRDefault="00F0696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0236685" w:history="1">
        <w:r w:rsidRPr="000D6508">
          <w:rPr>
            <w:rStyle w:val="Hipervnculo"/>
            <w:noProof/>
          </w:rPr>
          <w:t>Figura 7.3 “Vista Ficha Cliente y resumen financiero del cliente”.</w:t>
        </w:r>
        <w:r>
          <w:rPr>
            <w:noProof/>
            <w:webHidden/>
          </w:rPr>
          <w:tab/>
        </w:r>
        <w:r>
          <w:rPr>
            <w:noProof/>
            <w:webHidden/>
          </w:rPr>
          <w:fldChar w:fldCharType="begin"/>
        </w:r>
        <w:r>
          <w:rPr>
            <w:noProof/>
            <w:webHidden/>
          </w:rPr>
          <w:instrText xml:space="preserve"> PAGEREF _Toc240236685 \h </w:instrText>
        </w:r>
        <w:r>
          <w:rPr>
            <w:noProof/>
            <w:webHidden/>
          </w:rPr>
        </w:r>
        <w:r>
          <w:rPr>
            <w:noProof/>
            <w:webHidden/>
          </w:rPr>
          <w:fldChar w:fldCharType="separate"/>
        </w:r>
        <w:r>
          <w:rPr>
            <w:noProof/>
            <w:webHidden/>
          </w:rPr>
          <w:t>190</w:t>
        </w:r>
        <w:r>
          <w:rPr>
            <w:noProof/>
            <w:webHidden/>
          </w:rPr>
          <w:fldChar w:fldCharType="end"/>
        </w:r>
      </w:hyperlink>
    </w:p>
    <w:p w14:paraId="3CFADA83" w14:textId="12ADDE5B" w:rsidR="00F06961" w:rsidRDefault="00F0696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0236686" w:history="1">
        <w:r w:rsidRPr="000D6508">
          <w:rPr>
            <w:rStyle w:val="Hipervnculo"/>
            <w:noProof/>
          </w:rPr>
          <w:t>Figura 7.4 “Vista Catálogo de Clientes con filtro de clientes morosos”.</w:t>
        </w:r>
        <w:r>
          <w:rPr>
            <w:noProof/>
            <w:webHidden/>
          </w:rPr>
          <w:tab/>
        </w:r>
        <w:r>
          <w:rPr>
            <w:noProof/>
            <w:webHidden/>
          </w:rPr>
          <w:fldChar w:fldCharType="begin"/>
        </w:r>
        <w:r>
          <w:rPr>
            <w:noProof/>
            <w:webHidden/>
          </w:rPr>
          <w:instrText xml:space="preserve"> PAGEREF _Toc240236686 \h </w:instrText>
        </w:r>
        <w:r>
          <w:rPr>
            <w:noProof/>
            <w:webHidden/>
          </w:rPr>
        </w:r>
        <w:r>
          <w:rPr>
            <w:noProof/>
            <w:webHidden/>
          </w:rPr>
          <w:fldChar w:fldCharType="separate"/>
        </w:r>
        <w:r>
          <w:rPr>
            <w:noProof/>
            <w:webHidden/>
          </w:rPr>
          <w:t>190</w:t>
        </w:r>
        <w:r>
          <w:rPr>
            <w:noProof/>
            <w:webHidden/>
          </w:rPr>
          <w:fldChar w:fldCharType="end"/>
        </w:r>
      </w:hyperlink>
    </w:p>
    <w:p w14:paraId="7E9DA1E3" w14:textId="18F8406D" w:rsidR="00F06961" w:rsidRDefault="00F0696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0236687" w:history="1">
        <w:r w:rsidRPr="000D6508">
          <w:rPr>
            <w:rStyle w:val="Hipervnculo"/>
            <w:noProof/>
          </w:rPr>
          <w:t>Figura 7.5 “Vista Cotización y configuración de una cotización en CLP”.</w:t>
        </w:r>
        <w:r>
          <w:rPr>
            <w:noProof/>
            <w:webHidden/>
          </w:rPr>
          <w:tab/>
        </w:r>
        <w:r>
          <w:rPr>
            <w:noProof/>
            <w:webHidden/>
          </w:rPr>
          <w:fldChar w:fldCharType="begin"/>
        </w:r>
        <w:r>
          <w:rPr>
            <w:noProof/>
            <w:webHidden/>
          </w:rPr>
          <w:instrText xml:space="preserve"> PAGEREF _Toc240236687 \h </w:instrText>
        </w:r>
        <w:r>
          <w:rPr>
            <w:noProof/>
            <w:webHidden/>
          </w:rPr>
        </w:r>
        <w:r>
          <w:rPr>
            <w:noProof/>
            <w:webHidden/>
          </w:rPr>
          <w:fldChar w:fldCharType="separate"/>
        </w:r>
        <w:r>
          <w:rPr>
            <w:noProof/>
            <w:webHidden/>
          </w:rPr>
          <w:t>191</w:t>
        </w:r>
        <w:r>
          <w:rPr>
            <w:noProof/>
            <w:webHidden/>
          </w:rPr>
          <w:fldChar w:fldCharType="end"/>
        </w:r>
      </w:hyperlink>
    </w:p>
    <w:p w14:paraId="00587A8E" w14:textId="482B01AE" w:rsidR="00F06961" w:rsidRDefault="00F0696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0236688" w:history="1">
        <w:r w:rsidRPr="000D6508">
          <w:rPr>
            <w:rStyle w:val="Hipervnculo"/>
            <w:noProof/>
          </w:rPr>
          <w:t>Figura 7.6 “Vista Cotización y configuración de una cotización en CLP”.</w:t>
        </w:r>
        <w:r>
          <w:rPr>
            <w:noProof/>
            <w:webHidden/>
          </w:rPr>
          <w:tab/>
        </w:r>
        <w:r>
          <w:rPr>
            <w:noProof/>
            <w:webHidden/>
          </w:rPr>
          <w:fldChar w:fldCharType="begin"/>
        </w:r>
        <w:r>
          <w:rPr>
            <w:noProof/>
            <w:webHidden/>
          </w:rPr>
          <w:instrText xml:space="preserve"> PAGEREF _Toc240236688 \h </w:instrText>
        </w:r>
        <w:r>
          <w:rPr>
            <w:noProof/>
            <w:webHidden/>
          </w:rPr>
        </w:r>
        <w:r>
          <w:rPr>
            <w:noProof/>
            <w:webHidden/>
          </w:rPr>
          <w:fldChar w:fldCharType="separate"/>
        </w:r>
        <w:r>
          <w:rPr>
            <w:noProof/>
            <w:webHidden/>
          </w:rPr>
          <w:t>192</w:t>
        </w:r>
        <w:r>
          <w:rPr>
            <w:noProof/>
            <w:webHidden/>
          </w:rPr>
          <w:fldChar w:fldCharType="end"/>
        </w:r>
      </w:hyperlink>
    </w:p>
    <w:p w14:paraId="5D623B14" w14:textId="68B11A67" w:rsidR="00F06961" w:rsidRDefault="00F0696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0236689" w:history="1">
        <w:r w:rsidRPr="000D6508">
          <w:rPr>
            <w:rStyle w:val="Hipervnculo"/>
            <w:noProof/>
          </w:rPr>
          <w:t>Figura 7.7 “Vista Nueva Nota de Venta Directa y registro de una operación en CLP”.</w:t>
        </w:r>
        <w:r>
          <w:rPr>
            <w:noProof/>
            <w:webHidden/>
          </w:rPr>
          <w:tab/>
        </w:r>
        <w:r>
          <w:rPr>
            <w:noProof/>
            <w:webHidden/>
          </w:rPr>
          <w:fldChar w:fldCharType="begin"/>
        </w:r>
        <w:r>
          <w:rPr>
            <w:noProof/>
            <w:webHidden/>
          </w:rPr>
          <w:instrText xml:space="preserve"> PAGEREF _Toc240236689 \h </w:instrText>
        </w:r>
        <w:r>
          <w:rPr>
            <w:noProof/>
            <w:webHidden/>
          </w:rPr>
        </w:r>
        <w:r>
          <w:rPr>
            <w:noProof/>
            <w:webHidden/>
          </w:rPr>
          <w:fldChar w:fldCharType="separate"/>
        </w:r>
        <w:r>
          <w:rPr>
            <w:noProof/>
            <w:webHidden/>
          </w:rPr>
          <w:t>193</w:t>
        </w:r>
        <w:r>
          <w:rPr>
            <w:noProof/>
            <w:webHidden/>
          </w:rPr>
          <w:fldChar w:fldCharType="end"/>
        </w:r>
      </w:hyperlink>
    </w:p>
    <w:p w14:paraId="1C814F87" w14:textId="77FFD24B" w:rsidR="00F06961" w:rsidRDefault="00F0696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0236690" w:history="1">
        <w:r w:rsidRPr="000D6508">
          <w:rPr>
            <w:rStyle w:val="Hipervnculo"/>
            <w:noProof/>
          </w:rPr>
          <w:t>Figura 7.8 “Vista Nueva Nota de Venta Directa y registro de una operación en USD”.</w:t>
        </w:r>
        <w:r>
          <w:rPr>
            <w:noProof/>
            <w:webHidden/>
          </w:rPr>
          <w:tab/>
        </w:r>
        <w:r>
          <w:rPr>
            <w:noProof/>
            <w:webHidden/>
          </w:rPr>
          <w:fldChar w:fldCharType="begin"/>
        </w:r>
        <w:r>
          <w:rPr>
            <w:noProof/>
            <w:webHidden/>
          </w:rPr>
          <w:instrText xml:space="preserve"> PAGEREF _Toc240236690 \h </w:instrText>
        </w:r>
        <w:r>
          <w:rPr>
            <w:noProof/>
            <w:webHidden/>
          </w:rPr>
        </w:r>
        <w:r>
          <w:rPr>
            <w:noProof/>
            <w:webHidden/>
          </w:rPr>
          <w:fldChar w:fldCharType="separate"/>
        </w:r>
        <w:r>
          <w:rPr>
            <w:noProof/>
            <w:webHidden/>
          </w:rPr>
          <w:t>194</w:t>
        </w:r>
        <w:r>
          <w:rPr>
            <w:noProof/>
            <w:webHidden/>
          </w:rPr>
          <w:fldChar w:fldCharType="end"/>
        </w:r>
      </w:hyperlink>
    </w:p>
    <w:p w14:paraId="27D4A711" w14:textId="72910F40" w:rsidR="00F06961" w:rsidRDefault="00F0696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0236691" w:history="1">
        <w:r w:rsidRPr="000D6508">
          <w:rPr>
            <w:rStyle w:val="Hipervnculo"/>
            <w:noProof/>
          </w:rPr>
          <w:t>Figura 7.9 “Vista Mantenedor de Parámetros y configuración del umbral Por vencer”.</w:t>
        </w:r>
        <w:r>
          <w:rPr>
            <w:noProof/>
            <w:webHidden/>
          </w:rPr>
          <w:tab/>
        </w:r>
        <w:r>
          <w:rPr>
            <w:noProof/>
            <w:webHidden/>
          </w:rPr>
          <w:fldChar w:fldCharType="begin"/>
        </w:r>
        <w:r>
          <w:rPr>
            <w:noProof/>
            <w:webHidden/>
          </w:rPr>
          <w:instrText xml:space="preserve"> PAGEREF _Toc240236691 \h </w:instrText>
        </w:r>
        <w:r>
          <w:rPr>
            <w:noProof/>
            <w:webHidden/>
          </w:rPr>
        </w:r>
        <w:r>
          <w:rPr>
            <w:noProof/>
            <w:webHidden/>
          </w:rPr>
          <w:fldChar w:fldCharType="separate"/>
        </w:r>
        <w:r>
          <w:rPr>
            <w:noProof/>
            <w:webHidden/>
          </w:rPr>
          <w:t>195</w:t>
        </w:r>
        <w:r>
          <w:rPr>
            <w:noProof/>
            <w:webHidden/>
          </w:rPr>
          <w:fldChar w:fldCharType="end"/>
        </w:r>
      </w:hyperlink>
    </w:p>
    <w:p w14:paraId="2419F36C" w14:textId="09AE4F31" w:rsidR="00F06961" w:rsidRDefault="00F0696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0236692" w:history="1">
        <w:r w:rsidRPr="000D6508">
          <w:rPr>
            <w:rStyle w:val="Hipervnculo"/>
            <w:noProof/>
          </w:rPr>
          <w:t>Figura 7.10 “Funcionalidad de confirmación de configuración del umbral Por vencer”</w:t>
        </w:r>
        <w:r>
          <w:rPr>
            <w:noProof/>
            <w:webHidden/>
          </w:rPr>
          <w:tab/>
        </w:r>
        <w:r>
          <w:rPr>
            <w:noProof/>
            <w:webHidden/>
          </w:rPr>
          <w:fldChar w:fldCharType="begin"/>
        </w:r>
        <w:r>
          <w:rPr>
            <w:noProof/>
            <w:webHidden/>
          </w:rPr>
          <w:instrText xml:space="preserve"> PAGEREF _Toc240236692 \h </w:instrText>
        </w:r>
        <w:r>
          <w:rPr>
            <w:noProof/>
            <w:webHidden/>
          </w:rPr>
        </w:r>
        <w:r>
          <w:rPr>
            <w:noProof/>
            <w:webHidden/>
          </w:rPr>
          <w:fldChar w:fldCharType="separate"/>
        </w:r>
        <w:r>
          <w:rPr>
            <w:noProof/>
            <w:webHidden/>
          </w:rPr>
          <w:t>195</w:t>
        </w:r>
        <w:r>
          <w:rPr>
            <w:noProof/>
            <w:webHidden/>
          </w:rPr>
          <w:fldChar w:fldCharType="end"/>
        </w:r>
      </w:hyperlink>
    </w:p>
    <w:p w14:paraId="129C2B36" w14:textId="2EA60779" w:rsidR="00F06961" w:rsidRDefault="00F0696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0236693" w:history="1">
        <w:r w:rsidRPr="000D6508">
          <w:rPr>
            <w:rStyle w:val="Hipervnculo"/>
            <w:noProof/>
          </w:rPr>
          <w:t>Figura 7.11 “Vista Registro de Pago y asociación del pago con cliente y Nota de Venta”.</w:t>
        </w:r>
        <w:r>
          <w:rPr>
            <w:noProof/>
            <w:webHidden/>
          </w:rPr>
          <w:tab/>
        </w:r>
        <w:r>
          <w:rPr>
            <w:noProof/>
            <w:webHidden/>
          </w:rPr>
          <w:fldChar w:fldCharType="begin"/>
        </w:r>
        <w:r>
          <w:rPr>
            <w:noProof/>
            <w:webHidden/>
          </w:rPr>
          <w:instrText xml:space="preserve"> PAGEREF _Toc240236693 \h </w:instrText>
        </w:r>
        <w:r>
          <w:rPr>
            <w:noProof/>
            <w:webHidden/>
          </w:rPr>
        </w:r>
        <w:r>
          <w:rPr>
            <w:noProof/>
            <w:webHidden/>
          </w:rPr>
          <w:fldChar w:fldCharType="separate"/>
        </w:r>
        <w:r>
          <w:rPr>
            <w:noProof/>
            <w:webHidden/>
          </w:rPr>
          <w:t>197</w:t>
        </w:r>
        <w:r>
          <w:rPr>
            <w:noProof/>
            <w:webHidden/>
          </w:rPr>
          <w:fldChar w:fldCharType="end"/>
        </w:r>
      </w:hyperlink>
    </w:p>
    <w:p w14:paraId="0C327A35" w14:textId="67F9A334" w:rsidR="00F06961" w:rsidRDefault="00F0696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0236694" w:history="1">
        <w:r w:rsidRPr="000D6508">
          <w:rPr>
            <w:rStyle w:val="Hipervnculo"/>
            <w:noProof/>
          </w:rPr>
          <w:t>Figura 7.12 “Vista Ficha Cliente y acciones disponibles sobre los pagos asociados”.</w:t>
        </w:r>
        <w:r>
          <w:rPr>
            <w:noProof/>
            <w:webHidden/>
          </w:rPr>
          <w:tab/>
        </w:r>
        <w:r>
          <w:rPr>
            <w:noProof/>
            <w:webHidden/>
          </w:rPr>
          <w:fldChar w:fldCharType="begin"/>
        </w:r>
        <w:r>
          <w:rPr>
            <w:noProof/>
            <w:webHidden/>
          </w:rPr>
          <w:instrText xml:space="preserve"> PAGEREF _Toc240236694 \h </w:instrText>
        </w:r>
        <w:r>
          <w:rPr>
            <w:noProof/>
            <w:webHidden/>
          </w:rPr>
        </w:r>
        <w:r>
          <w:rPr>
            <w:noProof/>
            <w:webHidden/>
          </w:rPr>
          <w:fldChar w:fldCharType="separate"/>
        </w:r>
        <w:r>
          <w:rPr>
            <w:noProof/>
            <w:webHidden/>
          </w:rPr>
          <w:t>198</w:t>
        </w:r>
        <w:r>
          <w:rPr>
            <w:noProof/>
            <w:webHidden/>
          </w:rPr>
          <w:fldChar w:fldCharType="end"/>
        </w:r>
      </w:hyperlink>
    </w:p>
    <w:p w14:paraId="0786F097" w14:textId="0E1A59AB" w:rsidR="00F06961" w:rsidRDefault="00F0696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0236695" w:history="1">
        <w:r w:rsidRPr="000D6508">
          <w:rPr>
            <w:rStyle w:val="Hipervnculo"/>
            <w:noProof/>
          </w:rPr>
          <w:t>Figura 7.13 “Vista Gestión de Usuarios y estado de las cuentas registradas”.</w:t>
        </w:r>
        <w:r>
          <w:rPr>
            <w:noProof/>
            <w:webHidden/>
          </w:rPr>
          <w:tab/>
        </w:r>
        <w:r>
          <w:rPr>
            <w:noProof/>
            <w:webHidden/>
          </w:rPr>
          <w:fldChar w:fldCharType="begin"/>
        </w:r>
        <w:r>
          <w:rPr>
            <w:noProof/>
            <w:webHidden/>
          </w:rPr>
          <w:instrText xml:space="preserve"> PAGEREF _Toc240236695 \h </w:instrText>
        </w:r>
        <w:r>
          <w:rPr>
            <w:noProof/>
            <w:webHidden/>
          </w:rPr>
        </w:r>
        <w:r>
          <w:rPr>
            <w:noProof/>
            <w:webHidden/>
          </w:rPr>
          <w:fldChar w:fldCharType="separate"/>
        </w:r>
        <w:r>
          <w:rPr>
            <w:noProof/>
            <w:webHidden/>
          </w:rPr>
          <w:t>198</w:t>
        </w:r>
        <w:r>
          <w:rPr>
            <w:noProof/>
            <w:webHidden/>
          </w:rPr>
          <w:fldChar w:fldCharType="end"/>
        </w:r>
      </w:hyperlink>
    </w:p>
    <w:p w14:paraId="5EC88035" w14:textId="171403B0" w:rsidR="00F06961" w:rsidRDefault="00F0696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0236696" w:history="1">
        <w:r w:rsidRPr="000D6508">
          <w:rPr>
            <w:rStyle w:val="Hipervnculo"/>
            <w:noProof/>
          </w:rPr>
          <w:t>Figura 7.14 “Vista Gestión de Usuarios y configuración de accesos de una cuenta”.</w:t>
        </w:r>
        <w:r>
          <w:rPr>
            <w:noProof/>
            <w:webHidden/>
          </w:rPr>
          <w:tab/>
        </w:r>
        <w:r>
          <w:rPr>
            <w:noProof/>
            <w:webHidden/>
          </w:rPr>
          <w:fldChar w:fldCharType="begin"/>
        </w:r>
        <w:r>
          <w:rPr>
            <w:noProof/>
            <w:webHidden/>
          </w:rPr>
          <w:instrText xml:space="preserve"> PAGEREF _Toc240236696 \h </w:instrText>
        </w:r>
        <w:r>
          <w:rPr>
            <w:noProof/>
            <w:webHidden/>
          </w:rPr>
        </w:r>
        <w:r>
          <w:rPr>
            <w:noProof/>
            <w:webHidden/>
          </w:rPr>
          <w:fldChar w:fldCharType="separate"/>
        </w:r>
        <w:r>
          <w:rPr>
            <w:noProof/>
            <w:webHidden/>
          </w:rPr>
          <w:t>200</w:t>
        </w:r>
        <w:r>
          <w:rPr>
            <w:noProof/>
            <w:webHidden/>
          </w:rPr>
          <w:fldChar w:fldCharType="end"/>
        </w:r>
      </w:hyperlink>
    </w:p>
    <w:p w14:paraId="4CEB69AA" w14:textId="15921792" w:rsidR="00F06961" w:rsidRDefault="00F0696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0236697" w:history="1">
        <w:r w:rsidRPr="000D6508">
          <w:rPr>
            <w:rStyle w:val="Hipervnculo"/>
            <w:noProof/>
          </w:rPr>
          <w:t>Figura 7.15  “Vista Consulta de Usuarios y accesos disponibles”.</w:t>
        </w:r>
        <w:r>
          <w:rPr>
            <w:noProof/>
            <w:webHidden/>
          </w:rPr>
          <w:tab/>
        </w:r>
        <w:r>
          <w:rPr>
            <w:noProof/>
            <w:webHidden/>
          </w:rPr>
          <w:fldChar w:fldCharType="begin"/>
        </w:r>
        <w:r>
          <w:rPr>
            <w:noProof/>
            <w:webHidden/>
          </w:rPr>
          <w:instrText xml:space="preserve"> PAGEREF _Toc240236697 \h </w:instrText>
        </w:r>
        <w:r>
          <w:rPr>
            <w:noProof/>
            <w:webHidden/>
          </w:rPr>
        </w:r>
        <w:r>
          <w:rPr>
            <w:noProof/>
            <w:webHidden/>
          </w:rPr>
          <w:fldChar w:fldCharType="separate"/>
        </w:r>
        <w:r>
          <w:rPr>
            <w:noProof/>
            <w:webHidden/>
          </w:rPr>
          <w:t>201</w:t>
        </w:r>
        <w:r>
          <w:rPr>
            <w:noProof/>
            <w:webHidden/>
          </w:rPr>
          <w:fldChar w:fldCharType="end"/>
        </w:r>
      </w:hyperlink>
    </w:p>
    <w:p w14:paraId="7E41749F" w14:textId="362A02B1" w:rsidR="00F06961" w:rsidRDefault="00F0696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0236698" w:history="1">
        <w:r w:rsidRPr="000D6508">
          <w:rPr>
            <w:rStyle w:val="Hipervnculo"/>
            <w:noProof/>
          </w:rPr>
          <w:t>Figura 7.16  “Vista Recuperación de Contraseña”.</w:t>
        </w:r>
        <w:r>
          <w:rPr>
            <w:noProof/>
            <w:webHidden/>
          </w:rPr>
          <w:tab/>
        </w:r>
        <w:r>
          <w:rPr>
            <w:noProof/>
            <w:webHidden/>
          </w:rPr>
          <w:fldChar w:fldCharType="begin"/>
        </w:r>
        <w:r>
          <w:rPr>
            <w:noProof/>
            <w:webHidden/>
          </w:rPr>
          <w:instrText xml:space="preserve"> PAGEREF _Toc240236698 \h </w:instrText>
        </w:r>
        <w:r>
          <w:rPr>
            <w:noProof/>
            <w:webHidden/>
          </w:rPr>
        </w:r>
        <w:r>
          <w:rPr>
            <w:noProof/>
            <w:webHidden/>
          </w:rPr>
          <w:fldChar w:fldCharType="separate"/>
        </w:r>
        <w:r>
          <w:rPr>
            <w:noProof/>
            <w:webHidden/>
          </w:rPr>
          <w:t>202</w:t>
        </w:r>
        <w:r>
          <w:rPr>
            <w:noProof/>
            <w:webHidden/>
          </w:rPr>
          <w:fldChar w:fldCharType="end"/>
        </w:r>
      </w:hyperlink>
    </w:p>
    <w:p w14:paraId="3023FE1C" w14:textId="17A881F3" w:rsidR="00F06961" w:rsidRDefault="00F0696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0236699" w:history="1">
        <w:r w:rsidRPr="000D6508">
          <w:rPr>
            <w:rStyle w:val="Hipervnculo"/>
            <w:noProof/>
          </w:rPr>
          <w:t>Figura 7.17  “Vista Panel de Gerencia y acciones administrativas sobre una cuenta de usuario”.</w:t>
        </w:r>
        <w:r>
          <w:rPr>
            <w:noProof/>
            <w:webHidden/>
          </w:rPr>
          <w:tab/>
        </w:r>
        <w:r>
          <w:rPr>
            <w:noProof/>
            <w:webHidden/>
          </w:rPr>
          <w:fldChar w:fldCharType="begin"/>
        </w:r>
        <w:r>
          <w:rPr>
            <w:noProof/>
            <w:webHidden/>
          </w:rPr>
          <w:instrText xml:space="preserve"> PAGEREF _Toc240236699 \h </w:instrText>
        </w:r>
        <w:r>
          <w:rPr>
            <w:noProof/>
            <w:webHidden/>
          </w:rPr>
        </w:r>
        <w:r>
          <w:rPr>
            <w:noProof/>
            <w:webHidden/>
          </w:rPr>
          <w:fldChar w:fldCharType="separate"/>
        </w:r>
        <w:r>
          <w:rPr>
            <w:noProof/>
            <w:webHidden/>
          </w:rPr>
          <w:t>202</w:t>
        </w:r>
        <w:r>
          <w:rPr>
            <w:noProof/>
            <w:webHidden/>
          </w:rPr>
          <w:fldChar w:fldCharType="end"/>
        </w:r>
      </w:hyperlink>
    </w:p>
    <w:p w14:paraId="6FD845DF" w14:textId="38E7A46D" w:rsidR="00F06961" w:rsidRDefault="00F06961">
      <w:pPr>
        <w:pStyle w:val="Tabladeilustraciones"/>
        <w:tabs>
          <w:tab w:val="right" w:leader="dot" w:pos="9394"/>
        </w:tabs>
        <w:rPr>
          <w:rFonts w:asciiTheme="minorHAnsi" w:eastAsiaTheme="minorEastAsia" w:hAnsiTheme="minorHAnsi" w:cstheme="minorBidi"/>
          <w:noProof/>
          <w:kern w:val="2"/>
          <w14:ligatures w14:val="standardContextual"/>
        </w:rPr>
      </w:pPr>
      <w:hyperlink w:anchor="_Toc240236700" w:history="1">
        <w:r w:rsidRPr="000D6508">
          <w:rPr>
            <w:rStyle w:val="Hipervnculo"/>
            <w:noProof/>
          </w:rPr>
          <w:t>Figura 7.18  “Vista Cuenta y funcionalidad de cambio de contraseña”.</w:t>
        </w:r>
        <w:r>
          <w:rPr>
            <w:noProof/>
            <w:webHidden/>
          </w:rPr>
          <w:tab/>
        </w:r>
        <w:r>
          <w:rPr>
            <w:noProof/>
            <w:webHidden/>
          </w:rPr>
          <w:fldChar w:fldCharType="begin"/>
        </w:r>
        <w:r>
          <w:rPr>
            <w:noProof/>
            <w:webHidden/>
          </w:rPr>
          <w:instrText xml:space="preserve"> PAGEREF _Toc240236700 \h </w:instrText>
        </w:r>
        <w:r>
          <w:rPr>
            <w:noProof/>
            <w:webHidden/>
          </w:rPr>
        </w:r>
        <w:r>
          <w:rPr>
            <w:noProof/>
            <w:webHidden/>
          </w:rPr>
          <w:fldChar w:fldCharType="separate"/>
        </w:r>
        <w:r>
          <w:rPr>
            <w:noProof/>
            <w:webHidden/>
          </w:rPr>
          <w:t>203</w:t>
        </w:r>
        <w:r>
          <w:rPr>
            <w:noProof/>
            <w:webHidden/>
          </w:rPr>
          <w:fldChar w:fldCharType="end"/>
        </w:r>
      </w:hyperlink>
    </w:p>
    <w:p w14:paraId="64CA6BE7" w14:textId="3DB6DBDA" w:rsidR="005E2843" w:rsidRDefault="005E2843" w:rsidP="005E2843">
      <w:pPr>
        <w:keepNext/>
        <w:keepLines/>
        <w:pBdr>
          <w:top w:val="nil"/>
          <w:left w:val="nil"/>
          <w:bottom w:val="nil"/>
          <w:right w:val="nil"/>
          <w:between w:val="nil"/>
        </w:pBdr>
        <w:spacing w:before="320" w:after="40" w:line="360" w:lineRule="auto"/>
        <w:rPr>
          <w:color w:val="000000"/>
        </w:rPr>
      </w:pPr>
      <w:r>
        <w:rPr>
          <w:b/>
          <w:bCs/>
          <w:smallCaps/>
          <w:sz w:val="28"/>
          <w:szCs w:val="28"/>
        </w:rPr>
        <w:fldChar w:fldCharType="end"/>
      </w:r>
    </w:p>
    <w:p w14:paraId="694FF9DC" w14:textId="37FC4C60" w:rsidR="007D6E97" w:rsidRDefault="007D6E97">
      <w:pPr>
        <w:pBdr>
          <w:top w:val="nil"/>
          <w:left w:val="nil"/>
          <w:bottom w:val="nil"/>
          <w:right w:val="nil"/>
          <w:between w:val="nil"/>
        </w:pBdr>
        <w:tabs>
          <w:tab w:val="right" w:pos="9394"/>
        </w:tabs>
        <w:spacing w:after="0" w:line="360" w:lineRule="auto"/>
        <w:rPr>
          <w:color w:val="000000"/>
        </w:rPr>
      </w:pPr>
    </w:p>
    <w:p w14:paraId="3C315CA4" w14:textId="77777777" w:rsidR="007D6E97" w:rsidRDefault="00B143B5">
      <w:pPr>
        <w:spacing w:line="360" w:lineRule="auto"/>
      </w:pPr>
      <w:r>
        <w:br w:type="page"/>
      </w:r>
    </w:p>
    <w:p w14:paraId="4CBBD2C0" w14:textId="77777777" w:rsidR="007D6E97" w:rsidRDefault="00B143B5">
      <w:pPr>
        <w:pStyle w:val="Ttulo1"/>
        <w:numPr>
          <w:ilvl w:val="0"/>
          <w:numId w:val="2"/>
        </w:numPr>
        <w:spacing w:line="360" w:lineRule="auto"/>
      </w:pPr>
      <w:bookmarkStart w:id="0" w:name="_Toc240236392"/>
      <w:r>
        <w:rPr>
          <w:rFonts w:ascii="Times New Roman" w:eastAsia="Times New Roman" w:hAnsi="Times New Roman" w:cs="Times New Roman"/>
        </w:rPr>
        <w:lastRenderedPageBreak/>
        <w:t>Introducción</w:t>
      </w:r>
      <w:bookmarkEnd w:id="0"/>
      <w:r>
        <w:rPr>
          <w:rFonts w:ascii="Times New Roman" w:eastAsia="Times New Roman" w:hAnsi="Times New Roman" w:cs="Times New Roman"/>
        </w:rPr>
        <w:t xml:space="preserve"> </w:t>
      </w:r>
      <w:r>
        <w:t xml:space="preserve">  </w:t>
      </w:r>
    </w:p>
    <w:p w14:paraId="3C30709E" w14:textId="7485D4D8" w:rsidR="007D6E97" w:rsidRPr="00714A07" w:rsidRDefault="00B143B5" w:rsidP="00714A07">
      <w:pPr>
        <w:pStyle w:val="Ttulo2"/>
        <w:numPr>
          <w:ilvl w:val="1"/>
          <w:numId w:val="2"/>
        </w:numPr>
        <w:spacing w:line="360" w:lineRule="auto"/>
        <w:rPr>
          <w:rFonts w:ascii="Times New Roman" w:eastAsia="Times New Roman" w:hAnsi="Times New Roman" w:cs="Times New Roman"/>
        </w:rPr>
      </w:pPr>
      <w:bookmarkStart w:id="1" w:name="_Toc240236393"/>
      <w:r>
        <w:rPr>
          <w:rFonts w:ascii="Times New Roman" w:eastAsia="Times New Roman" w:hAnsi="Times New Roman" w:cs="Times New Roman"/>
        </w:rPr>
        <w:t>Contextualización del informe</w:t>
      </w:r>
      <w:bookmarkEnd w:id="1"/>
    </w:p>
    <w:p w14:paraId="295D30A5" w14:textId="77777777" w:rsidR="007D6E97" w:rsidRDefault="00B143B5">
      <w:pPr>
        <w:spacing w:line="360" w:lineRule="auto"/>
        <w:jc w:val="both"/>
        <w:rPr>
          <w:rFonts w:ascii="Times New Roman" w:eastAsia="Times New Roman" w:hAnsi="Times New Roman" w:cs="Times New Roman"/>
        </w:rPr>
      </w:pPr>
      <w:r>
        <w:rPr>
          <w:rFonts w:ascii="Times New Roman" w:eastAsia="Times New Roman" w:hAnsi="Times New Roman" w:cs="Times New Roman"/>
        </w:rPr>
        <w:t>El presente informe tiene como objetivo presentar el desarrollo correspondiente al Incremento 2 del sistema de gestión financiera para la empresa Puertas Blindadas. Este incremento continúa el trabajo realizado en el Incremento 1 y amplía el alcance hacia el mantenimiento de clientes, la continuidad del proceso de cotización, la gestión de condiciones de cobro, el registro y control de pagos, recaudación, conciliación y administración de usuarios, seguridad y permisos.</w:t>
      </w:r>
    </w:p>
    <w:p w14:paraId="771FFC36" w14:textId="77777777" w:rsidR="007D6E97" w:rsidRDefault="00B143B5">
      <w:pPr>
        <w:spacing w:line="360" w:lineRule="auto"/>
        <w:jc w:val="both"/>
        <w:rPr>
          <w:rFonts w:ascii="Times New Roman" w:eastAsia="Times New Roman" w:hAnsi="Times New Roman" w:cs="Times New Roman"/>
        </w:rPr>
      </w:pPr>
      <w:r>
        <w:rPr>
          <w:rFonts w:ascii="Times New Roman" w:eastAsia="Times New Roman" w:hAnsi="Times New Roman" w:cs="Times New Roman"/>
        </w:rPr>
        <w:t>El desarrollo de este incremento se enmarcó en la metodología Scrum++, manteniendo el enfoque iterativo e incremental del proyecto y la relación entre los requerimientos funcionales, requerimientos de usuario, casos de uso, y elementos técnicos que representan la solución. Para esta entrega se considera la planificación funcional vigente de los módulos; Integración y Ficha de Clientes, Cotizaciones y Notas de Venta, Pagos y Recaudación; y, Usuarios, Seguridad y Permisos</w:t>
      </w:r>
    </w:p>
    <w:p w14:paraId="211B8E64" w14:textId="77777777" w:rsidR="007D6E97" w:rsidRDefault="00B143B5">
      <w:pPr>
        <w:spacing w:line="360" w:lineRule="auto"/>
        <w:jc w:val="both"/>
        <w:rPr>
          <w:rFonts w:ascii="Times New Roman" w:eastAsia="Times New Roman" w:hAnsi="Times New Roman" w:cs="Times New Roman"/>
        </w:rPr>
      </w:pPr>
      <w:r>
        <w:rPr>
          <w:rFonts w:ascii="Times New Roman" w:eastAsia="Times New Roman" w:hAnsi="Times New Roman" w:cs="Times New Roman"/>
        </w:rPr>
        <w:t>La planificación del proyecto considera 91 requerimientos funcionales en total. El incremento 1 incluye 27 requerimientos, correspondientes al 29,67% del total y el incremento 2 incorpora 37 requerimientos que representan el 40,66%. Con ambos incrementos, el avance acumulado corresponde aproximadamente al 70,33% del total planificado.</w:t>
      </w:r>
    </w:p>
    <w:p w14:paraId="39326606" w14:textId="77777777" w:rsidR="007D6E97" w:rsidRDefault="007D6E97">
      <w:pPr>
        <w:spacing w:line="360" w:lineRule="auto"/>
        <w:jc w:val="both"/>
      </w:pPr>
    </w:p>
    <w:p w14:paraId="30CE4E9A" w14:textId="4FA49D5D" w:rsidR="007D6E97" w:rsidRDefault="00B143B5" w:rsidP="00714A07">
      <w:pPr>
        <w:pStyle w:val="Ttulo2"/>
        <w:numPr>
          <w:ilvl w:val="1"/>
          <w:numId w:val="2"/>
        </w:numPr>
        <w:spacing w:line="360" w:lineRule="auto"/>
      </w:pPr>
      <w:r>
        <w:t xml:space="preserve"> </w:t>
      </w:r>
      <w:bookmarkStart w:id="2" w:name="_Toc240236394"/>
      <w:r>
        <w:rPr>
          <w:rFonts w:ascii="Times New Roman" w:eastAsia="Times New Roman" w:hAnsi="Times New Roman" w:cs="Times New Roman"/>
        </w:rPr>
        <w:t>Propuesta del incremento</w:t>
      </w:r>
      <w:bookmarkEnd w:id="2"/>
    </w:p>
    <w:p w14:paraId="75AA3FCF" w14:textId="77777777" w:rsidR="007D6E97" w:rsidRDefault="00B143B5">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En el Incremento 2 se continúa y amplía la solución desarrollada durante el incremento anterior. Para esta etapa se incorporan las funcionalidades necesarias para completar los procesos definidos en Integración y Ficha de Clientes y Cotizaciones y Notas de Venta, y desarrollar la gestión de Pagos y Recaudación e incorporar el módulo de Usuarios, Seguridad y Permisos. La propuesta considera 37 requerimientos funcionales, desarrollados mediante 43 casos de uso correspondientes al Incremento 2. Estos abarcan el registro, actualización y gestión del estado de clientes; la emisión y reactivación de cotizaciones; la formalización de clientes B2C; la gestión de condiciones y etapas de cobro; el registro y asociación de pagos; la selección de medios y condiciones de pago; la actualización de saldos y estados; las anulaciones y reversiones; la gestión de saldos a favor; la </w:t>
      </w:r>
      <w:r>
        <w:rPr>
          <w:rFonts w:ascii="Times New Roman" w:eastAsia="Times New Roman" w:hAnsi="Times New Roman" w:cs="Times New Roman"/>
        </w:rPr>
        <w:lastRenderedPageBreak/>
        <w:t>consulta, morosidad y conciliación de pagos; y la administración de usuarios, accesos, contraseñas, sesiones, roles y permisos.</w:t>
      </w:r>
    </w:p>
    <w:p w14:paraId="1F5EEE8C" w14:textId="77777777" w:rsidR="007D6E97" w:rsidRDefault="00B143B5">
      <w:pPr>
        <w:spacing w:line="360" w:lineRule="auto"/>
        <w:jc w:val="both"/>
      </w:pPr>
      <w:r>
        <w:rPr>
          <w:rFonts w:ascii="Times New Roman" w:eastAsia="Times New Roman" w:hAnsi="Times New Roman" w:cs="Times New Roman"/>
        </w:rPr>
        <w:t xml:space="preserve">Estos abarcan el registro, actualización y gestión del estado de clientes; la emisión y reactivación de cotizaciones; la formalización de clientes B2C; la gestión de condiciones y etapas de cobro; el registro y asociación de pagos; la selección de medios y condiciones de pago; la actualización de saldos y estados; las anulaciones y reversiones; la gestión de saldos a favor; la consulta, morosidad y conciliación de pagos; y la administración de usuarios, accesos, contraseñas, sesiones, roles y permisos. </w:t>
      </w:r>
    </w:p>
    <w:p w14:paraId="17F23E90" w14:textId="77777777" w:rsidR="007D6E97" w:rsidRDefault="007D6E97">
      <w:pPr>
        <w:spacing w:line="360" w:lineRule="auto"/>
        <w:jc w:val="both"/>
      </w:pPr>
    </w:p>
    <w:p w14:paraId="76355820" w14:textId="0A5AC250" w:rsidR="007D6E97" w:rsidRDefault="00B143B5" w:rsidP="00714A07">
      <w:pPr>
        <w:pStyle w:val="Ttulo2"/>
        <w:numPr>
          <w:ilvl w:val="1"/>
          <w:numId w:val="2"/>
        </w:numPr>
        <w:spacing w:line="360" w:lineRule="auto"/>
      </w:pPr>
      <w:r>
        <w:t xml:space="preserve"> </w:t>
      </w:r>
      <w:bookmarkStart w:id="3" w:name="_Toc240236395"/>
      <w:r>
        <w:rPr>
          <w:rFonts w:ascii="Times New Roman" w:eastAsia="Times New Roman" w:hAnsi="Times New Roman" w:cs="Times New Roman"/>
        </w:rPr>
        <w:t>Distribución de incrementos del proyecto</w:t>
      </w:r>
      <w:bookmarkEnd w:id="3"/>
    </w:p>
    <w:p w14:paraId="7782C83F" w14:textId="77777777" w:rsidR="007D6E97" w:rsidRDefault="00B143B5">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La planificación vigente considera 91 requerimientos funcionales en total y distribuye su desarrollo entre los distintos incrementos del proyecto. La asignación se realiza considerando la continuidad entre los procesos, las dependencias funcionales y el alcance definido para cada etapa.</w:t>
      </w:r>
    </w:p>
    <w:p w14:paraId="0B012757" w14:textId="77777777" w:rsidR="00714A07" w:rsidRDefault="00714A07">
      <w:pPr>
        <w:spacing w:after="0" w:line="360" w:lineRule="auto"/>
        <w:jc w:val="both"/>
      </w:pPr>
    </w:p>
    <w:p w14:paraId="722B5FF0" w14:textId="77777777" w:rsidR="00EE327C" w:rsidRDefault="00EE327C">
      <w:pPr>
        <w:spacing w:after="0" w:line="360" w:lineRule="auto"/>
        <w:jc w:val="both"/>
      </w:pPr>
    </w:p>
    <w:p w14:paraId="6F490634" w14:textId="1FEBCD85" w:rsidR="007D6E97" w:rsidRDefault="63449D2F" w:rsidP="00714A07">
      <w:pPr>
        <w:pStyle w:val="Descripcin"/>
        <w:keepNext/>
      </w:pPr>
      <w:bookmarkStart w:id="4" w:name="_Toc240236628"/>
      <w:r>
        <w:t>Tabla</w:t>
      </w:r>
      <w:r w:rsidR="00714A07">
        <w:t xml:space="preserve"> </w:t>
      </w:r>
      <w:fldSimple w:instr=" STYLEREF 1 \s ">
        <w:r w:rsidR="00930693">
          <w:rPr>
            <w:noProof/>
          </w:rPr>
          <w:t>1</w:t>
        </w:r>
      </w:fldSimple>
      <w:r w:rsidR="00930693">
        <w:t>.</w:t>
      </w:r>
      <w:fldSimple w:instr=" SEQ Tabla \* ARABIC \s 1 ">
        <w:r w:rsidRPr="63449D2F">
          <w:rPr>
            <w:noProof/>
          </w:rPr>
          <w:t>1</w:t>
        </w:r>
      </w:fldSimple>
      <w:r w:rsidR="00714A07">
        <w:t xml:space="preserve"> </w:t>
      </w:r>
      <w:r w:rsidR="00714A07" w:rsidRPr="00483853">
        <w:t>“Distribución de requerimientos funcionales por incremento”.</w:t>
      </w:r>
      <w:bookmarkEnd w:id="4"/>
    </w:p>
    <w:p w14:paraId="5F605A50" w14:textId="77777777" w:rsidR="00714A07" w:rsidRPr="00714A07" w:rsidRDefault="00714A07" w:rsidP="00714A07"/>
    <w:tbl>
      <w:tblPr>
        <w:tblStyle w:val="Cuadrculavistosa-nfasis1"/>
        <w:tblW w:w="93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877"/>
        <w:gridCol w:w="1878"/>
        <w:gridCol w:w="1875"/>
        <w:gridCol w:w="1877"/>
        <w:gridCol w:w="1877"/>
      </w:tblGrid>
      <w:tr w:rsidR="007D6E97" w14:paraId="71E61ED7" w14:textId="77777777" w:rsidTr="00440B28">
        <w:trPr>
          <w:cnfStyle w:val="000000100000" w:firstRow="0" w:lastRow="0" w:firstColumn="0" w:lastColumn="0" w:oddVBand="0" w:evenVBand="0" w:oddHBand="1" w:evenHBand="0" w:firstRowFirstColumn="0" w:firstRowLastColumn="0" w:lastRowFirstColumn="0" w:lastRowLastColumn="0"/>
        </w:trPr>
        <w:tc>
          <w:tcPr>
            <w:tcW w:w="1877" w:type="dxa"/>
          </w:tcPr>
          <w:p w14:paraId="5F7FF9B1" w14:textId="77777777" w:rsidR="007D6E97" w:rsidRDefault="00B143B5">
            <w:pPr>
              <w:spacing w:line="360" w:lineRule="auto"/>
              <w:jc w:val="center"/>
              <w:rPr>
                <w:rFonts w:ascii="Times New Roman" w:eastAsia="Times New Roman" w:hAnsi="Times New Roman" w:cs="Times New Roman"/>
                <w:sz w:val="18"/>
                <w:szCs w:val="18"/>
              </w:rPr>
            </w:pPr>
            <w:proofErr w:type="spellStart"/>
            <w:r>
              <w:rPr>
                <w:rFonts w:ascii="Times New Roman" w:eastAsia="Times New Roman" w:hAnsi="Times New Roman" w:cs="Times New Roman"/>
                <w:b/>
                <w:bCs/>
                <w:color w:val="FFFFFF"/>
                <w:sz w:val="18"/>
                <w:szCs w:val="18"/>
              </w:rPr>
              <w:t>Incremento</w:t>
            </w:r>
            <w:proofErr w:type="spellEnd"/>
          </w:p>
        </w:tc>
        <w:tc>
          <w:tcPr>
            <w:tcW w:w="1878" w:type="dxa"/>
          </w:tcPr>
          <w:p w14:paraId="4B9ADE6E" w14:textId="77777777" w:rsidR="007D6E97" w:rsidRDefault="00B143B5">
            <w:pPr>
              <w:spacing w:line="360" w:lineRule="auto"/>
              <w:jc w:val="center"/>
              <w:rPr>
                <w:rFonts w:ascii="Times New Roman" w:eastAsia="Times New Roman" w:hAnsi="Times New Roman" w:cs="Times New Roman"/>
                <w:sz w:val="18"/>
                <w:szCs w:val="18"/>
              </w:rPr>
            </w:pPr>
            <w:proofErr w:type="spellStart"/>
            <w:r>
              <w:rPr>
                <w:rFonts w:ascii="Times New Roman" w:eastAsia="Times New Roman" w:hAnsi="Times New Roman" w:cs="Times New Roman"/>
                <w:b/>
                <w:bCs/>
                <w:color w:val="FFFFFF"/>
                <w:sz w:val="18"/>
                <w:szCs w:val="18"/>
              </w:rPr>
              <w:t>Descripción</w:t>
            </w:r>
            <w:proofErr w:type="spellEnd"/>
            <w:r>
              <w:rPr>
                <w:rFonts w:ascii="Times New Roman" w:eastAsia="Times New Roman" w:hAnsi="Times New Roman" w:cs="Times New Roman"/>
                <w:b/>
                <w:bCs/>
                <w:color w:val="FFFFFF"/>
                <w:sz w:val="18"/>
                <w:szCs w:val="18"/>
              </w:rPr>
              <w:t xml:space="preserve"> del </w:t>
            </w:r>
            <w:proofErr w:type="spellStart"/>
            <w:r>
              <w:rPr>
                <w:rFonts w:ascii="Times New Roman" w:eastAsia="Times New Roman" w:hAnsi="Times New Roman" w:cs="Times New Roman"/>
                <w:b/>
                <w:bCs/>
                <w:color w:val="FFFFFF"/>
                <w:sz w:val="18"/>
                <w:szCs w:val="18"/>
              </w:rPr>
              <w:t>hito</w:t>
            </w:r>
            <w:proofErr w:type="spellEnd"/>
            <w:r>
              <w:rPr>
                <w:rFonts w:ascii="Times New Roman" w:eastAsia="Times New Roman" w:hAnsi="Times New Roman" w:cs="Times New Roman"/>
                <w:b/>
                <w:bCs/>
                <w:color w:val="FFFFFF"/>
                <w:sz w:val="18"/>
                <w:szCs w:val="18"/>
              </w:rPr>
              <w:t xml:space="preserve"> / </w:t>
            </w:r>
            <w:proofErr w:type="spellStart"/>
            <w:r>
              <w:rPr>
                <w:rFonts w:ascii="Times New Roman" w:eastAsia="Times New Roman" w:hAnsi="Times New Roman" w:cs="Times New Roman"/>
                <w:b/>
                <w:bCs/>
                <w:color w:val="FFFFFF"/>
                <w:sz w:val="18"/>
                <w:szCs w:val="18"/>
              </w:rPr>
              <w:t>alcance</w:t>
            </w:r>
            <w:proofErr w:type="spellEnd"/>
          </w:p>
        </w:tc>
        <w:tc>
          <w:tcPr>
            <w:tcW w:w="1875" w:type="dxa"/>
          </w:tcPr>
          <w:p w14:paraId="0F5407B8" w14:textId="77777777" w:rsidR="007D6E97" w:rsidRDefault="00B143B5">
            <w:pPr>
              <w:spacing w:line="360" w:lineRule="auto"/>
              <w:jc w:val="center"/>
              <w:rPr>
                <w:rFonts w:ascii="Times New Roman" w:eastAsia="Times New Roman" w:hAnsi="Times New Roman" w:cs="Times New Roman"/>
                <w:sz w:val="18"/>
                <w:szCs w:val="18"/>
              </w:rPr>
            </w:pPr>
            <w:proofErr w:type="spellStart"/>
            <w:r>
              <w:rPr>
                <w:rFonts w:ascii="Times New Roman" w:eastAsia="Times New Roman" w:hAnsi="Times New Roman" w:cs="Times New Roman"/>
                <w:b/>
                <w:bCs/>
                <w:color w:val="FFFFFF"/>
                <w:sz w:val="18"/>
                <w:szCs w:val="18"/>
              </w:rPr>
              <w:t>Cantidad</w:t>
            </w:r>
            <w:proofErr w:type="spellEnd"/>
            <w:r>
              <w:rPr>
                <w:rFonts w:ascii="Times New Roman" w:eastAsia="Times New Roman" w:hAnsi="Times New Roman" w:cs="Times New Roman"/>
                <w:b/>
                <w:bCs/>
                <w:color w:val="FFFFFF"/>
                <w:sz w:val="18"/>
                <w:szCs w:val="18"/>
              </w:rPr>
              <w:t xml:space="preserve"> de RF</w:t>
            </w:r>
          </w:p>
        </w:tc>
        <w:tc>
          <w:tcPr>
            <w:tcW w:w="1877" w:type="dxa"/>
          </w:tcPr>
          <w:p w14:paraId="25B8C495" w14:textId="77777777" w:rsidR="007D6E97" w:rsidRDefault="00B143B5">
            <w:pPr>
              <w:spacing w:line="360" w:lineRule="auto"/>
              <w:jc w:val="center"/>
              <w:rPr>
                <w:rFonts w:ascii="Times New Roman" w:eastAsia="Times New Roman" w:hAnsi="Times New Roman" w:cs="Times New Roman"/>
                <w:sz w:val="18"/>
                <w:szCs w:val="18"/>
              </w:rPr>
            </w:pPr>
            <w:r>
              <w:rPr>
                <w:rFonts w:ascii="Times New Roman" w:eastAsia="Times New Roman" w:hAnsi="Times New Roman" w:cs="Times New Roman"/>
                <w:b/>
                <w:bCs/>
                <w:color w:val="FFFFFF"/>
                <w:sz w:val="18"/>
                <w:szCs w:val="18"/>
              </w:rPr>
              <w:t xml:space="preserve">% </w:t>
            </w:r>
            <w:proofErr w:type="spellStart"/>
            <w:r>
              <w:rPr>
                <w:rFonts w:ascii="Times New Roman" w:eastAsia="Times New Roman" w:hAnsi="Times New Roman" w:cs="Times New Roman"/>
                <w:b/>
                <w:bCs/>
                <w:color w:val="FFFFFF"/>
                <w:sz w:val="18"/>
                <w:szCs w:val="18"/>
              </w:rPr>
              <w:t>parcial</w:t>
            </w:r>
            <w:proofErr w:type="spellEnd"/>
            <w:r>
              <w:rPr>
                <w:rFonts w:ascii="Times New Roman" w:eastAsia="Times New Roman" w:hAnsi="Times New Roman" w:cs="Times New Roman"/>
                <w:b/>
                <w:bCs/>
                <w:color w:val="FFFFFF"/>
                <w:sz w:val="18"/>
                <w:szCs w:val="18"/>
              </w:rPr>
              <w:t xml:space="preserve"> </w:t>
            </w:r>
            <w:proofErr w:type="spellStart"/>
            <w:r>
              <w:rPr>
                <w:rFonts w:ascii="Times New Roman" w:eastAsia="Times New Roman" w:hAnsi="Times New Roman" w:cs="Times New Roman"/>
                <w:b/>
                <w:bCs/>
                <w:color w:val="FFFFFF"/>
                <w:sz w:val="18"/>
                <w:szCs w:val="18"/>
              </w:rPr>
              <w:t>aproximado</w:t>
            </w:r>
            <w:proofErr w:type="spellEnd"/>
          </w:p>
        </w:tc>
        <w:tc>
          <w:tcPr>
            <w:tcW w:w="1877" w:type="dxa"/>
          </w:tcPr>
          <w:p w14:paraId="3C5A5E72" w14:textId="77777777" w:rsidR="007D6E97" w:rsidRDefault="00B143B5">
            <w:pPr>
              <w:spacing w:line="360" w:lineRule="auto"/>
              <w:jc w:val="center"/>
              <w:rPr>
                <w:rFonts w:ascii="Times New Roman" w:eastAsia="Times New Roman" w:hAnsi="Times New Roman" w:cs="Times New Roman"/>
                <w:sz w:val="18"/>
                <w:szCs w:val="18"/>
              </w:rPr>
            </w:pPr>
            <w:r>
              <w:rPr>
                <w:rFonts w:ascii="Times New Roman" w:eastAsia="Times New Roman" w:hAnsi="Times New Roman" w:cs="Times New Roman"/>
                <w:b/>
                <w:bCs/>
                <w:color w:val="FFFFFF"/>
                <w:sz w:val="18"/>
                <w:szCs w:val="18"/>
              </w:rPr>
              <w:t xml:space="preserve">% </w:t>
            </w:r>
            <w:proofErr w:type="spellStart"/>
            <w:r>
              <w:rPr>
                <w:rFonts w:ascii="Times New Roman" w:eastAsia="Times New Roman" w:hAnsi="Times New Roman" w:cs="Times New Roman"/>
                <w:b/>
                <w:bCs/>
                <w:color w:val="FFFFFF"/>
                <w:sz w:val="18"/>
                <w:szCs w:val="18"/>
              </w:rPr>
              <w:t>acumulado</w:t>
            </w:r>
            <w:proofErr w:type="spellEnd"/>
          </w:p>
        </w:tc>
      </w:tr>
      <w:tr w:rsidR="007D6E97" w14:paraId="2AF6AE1A" w14:textId="77777777" w:rsidTr="00440B28">
        <w:tc>
          <w:tcPr>
            <w:tcW w:w="1877" w:type="dxa"/>
          </w:tcPr>
          <w:p w14:paraId="243A1FBC" w14:textId="77777777" w:rsidR="007D6E97" w:rsidRDefault="00B143B5">
            <w:pPr>
              <w:spacing w:line="360" w:lineRule="auto"/>
              <w:jc w:val="center"/>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Incremento</w:t>
            </w:r>
            <w:proofErr w:type="spellEnd"/>
            <w:r>
              <w:rPr>
                <w:rFonts w:ascii="Times New Roman" w:eastAsia="Times New Roman" w:hAnsi="Times New Roman" w:cs="Times New Roman"/>
                <w:sz w:val="18"/>
                <w:szCs w:val="18"/>
              </w:rPr>
              <w:t xml:space="preserve"> 1</w:t>
            </w:r>
          </w:p>
        </w:tc>
        <w:tc>
          <w:tcPr>
            <w:tcW w:w="1878" w:type="dxa"/>
          </w:tcPr>
          <w:p w14:paraId="64E02C10" w14:textId="77777777" w:rsidR="007D6E97" w:rsidRPr="00D57DF7" w:rsidRDefault="00B143B5">
            <w:pPr>
              <w:spacing w:line="360" w:lineRule="auto"/>
              <w:jc w:val="both"/>
              <w:rPr>
                <w:rFonts w:ascii="Times New Roman" w:eastAsia="Times New Roman" w:hAnsi="Times New Roman" w:cs="Times New Roman"/>
                <w:sz w:val="18"/>
                <w:szCs w:val="18"/>
                <w:lang w:val="es-CL"/>
              </w:rPr>
            </w:pPr>
            <w:r w:rsidRPr="00D57DF7">
              <w:rPr>
                <w:rFonts w:ascii="Times New Roman" w:eastAsia="Times New Roman" w:hAnsi="Times New Roman" w:cs="Times New Roman"/>
                <w:sz w:val="18"/>
                <w:szCs w:val="18"/>
                <w:lang w:val="es-CL"/>
              </w:rPr>
              <w:t>Núcleo Comercial: Clientes, Cotizaciones y Notas de Venta.</w:t>
            </w:r>
          </w:p>
        </w:tc>
        <w:tc>
          <w:tcPr>
            <w:tcW w:w="1875" w:type="dxa"/>
          </w:tcPr>
          <w:p w14:paraId="07074792" w14:textId="77777777" w:rsidR="007D6E97" w:rsidRDefault="00B143B5">
            <w:pPr>
              <w:spacing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27</w:t>
            </w:r>
          </w:p>
        </w:tc>
        <w:tc>
          <w:tcPr>
            <w:tcW w:w="1877" w:type="dxa"/>
          </w:tcPr>
          <w:p w14:paraId="3D5152C7" w14:textId="77777777" w:rsidR="007D6E97" w:rsidRDefault="00B143B5">
            <w:pPr>
              <w:spacing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29,67%</w:t>
            </w:r>
          </w:p>
        </w:tc>
        <w:tc>
          <w:tcPr>
            <w:tcW w:w="1877" w:type="dxa"/>
          </w:tcPr>
          <w:p w14:paraId="73E1729C" w14:textId="77777777" w:rsidR="007D6E97" w:rsidRDefault="00B143B5">
            <w:pPr>
              <w:spacing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30%</w:t>
            </w:r>
          </w:p>
        </w:tc>
      </w:tr>
      <w:tr w:rsidR="007D6E97" w14:paraId="7268DFB6" w14:textId="77777777" w:rsidTr="00440B28">
        <w:trPr>
          <w:cnfStyle w:val="000000100000" w:firstRow="0" w:lastRow="0" w:firstColumn="0" w:lastColumn="0" w:oddVBand="0" w:evenVBand="0" w:oddHBand="1" w:evenHBand="0" w:firstRowFirstColumn="0" w:firstRowLastColumn="0" w:lastRowFirstColumn="0" w:lastRowLastColumn="0"/>
        </w:trPr>
        <w:tc>
          <w:tcPr>
            <w:tcW w:w="1877" w:type="dxa"/>
            <w:shd w:val="clear" w:color="auto" w:fill="FE8F01" w:themeFill="accent1"/>
          </w:tcPr>
          <w:p w14:paraId="5481F6C8" w14:textId="77777777" w:rsidR="007D6E97" w:rsidRDefault="00B143B5">
            <w:pPr>
              <w:spacing w:line="360" w:lineRule="auto"/>
              <w:jc w:val="center"/>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Incremento</w:t>
            </w:r>
            <w:proofErr w:type="spellEnd"/>
            <w:r>
              <w:rPr>
                <w:rFonts w:ascii="Times New Roman" w:eastAsia="Times New Roman" w:hAnsi="Times New Roman" w:cs="Times New Roman"/>
                <w:sz w:val="18"/>
                <w:szCs w:val="18"/>
              </w:rPr>
              <w:t xml:space="preserve"> 2</w:t>
            </w:r>
          </w:p>
        </w:tc>
        <w:tc>
          <w:tcPr>
            <w:tcW w:w="1878" w:type="dxa"/>
            <w:shd w:val="clear" w:color="auto" w:fill="FE8F01" w:themeFill="accent1"/>
          </w:tcPr>
          <w:p w14:paraId="18E5409C" w14:textId="22ADF938" w:rsidR="007D6E97" w:rsidRPr="00440B28" w:rsidRDefault="00B143B5">
            <w:pPr>
              <w:spacing w:line="360" w:lineRule="auto"/>
              <w:jc w:val="both"/>
              <w:rPr>
                <w:rFonts w:ascii="Times New Roman" w:eastAsia="Times New Roman" w:hAnsi="Times New Roman" w:cs="Times New Roman"/>
                <w:sz w:val="18"/>
                <w:szCs w:val="18"/>
                <w:lang w:val="es-CL"/>
              </w:rPr>
            </w:pPr>
            <w:r w:rsidRPr="00440B28">
              <w:rPr>
                <w:rFonts w:ascii="Times New Roman" w:eastAsia="Times New Roman" w:hAnsi="Times New Roman" w:cs="Times New Roman"/>
                <w:sz w:val="18"/>
                <w:szCs w:val="18"/>
                <w:lang w:val="es-CL"/>
              </w:rPr>
              <w:t>Tesorería y Flujo de Caja:</w:t>
            </w:r>
            <w:r w:rsidR="00440B28" w:rsidRPr="00440B28">
              <w:rPr>
                <w:rFonts w:ascii="Times New Roman" w:eastAsia="Times New Roman" w:hAnsi="Times New Roman" w:cs="Times New Roman"/>
                <w:sz w:val="18"/>
                <w:szCs w:val="18"/>
                <w:lang w:val="es-CL"/>
              </w:rPr>
              <w:t xml:space="preserve"> </w:t>
            </w:r>
            <w:r w:rsidRPr="00440B28">
              <w:rPr>
                <w:rFonts w:ascii="Times New Roman" w:eastAsia="Times New Roman" w:hAnsi="Times New Roman" w:cs="Times New Roman"/>
                <w:sz w:val="18"/>
                <w:szCs w:val="18"/>
                <w:lang w:val="es-CL"/>
              </w:rPr>
              <w:t>Roles de usuario, Bloqueos, Recaudación, Pagos y Conciliación.</w:t>
            </w:r>
          </w:p>
        </w:tc>
        <w:tc>
          <w:tcPr>
            <w:tcW w:w="1875" w:type="dxa"/>
            <w:shd w:val="clear" w:color="auto" w:fill="FE8F01" w:themeFill="accent1"/>
          </w:tcPr>
          <w:p w14:paraId="2DEC4E01" w14:textId="77777777" w:rsidR="007D6E97" w:rsidRDefault="00B143B5">
            <w:pPr>
              <w:spacing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37</w:t>
            </w:r>
          </w:p>
        </w:tc>
        <w:tc>
          <w:tcPr>
            <w:tcW w:w="1877" w:type="dxa"/>
            <w:shd w:val="clear" w:color="auto" w:fill="FE8F01" w:themeFill="accent1"/>
          </w:tcPr>
          <w:p w14:paraId="5D795214" w14:textId="77777777" w:rsidR="007D6E97" w:rsidRDefault="00B143B5">
            <w:pPr>
              <w:spacing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40,66%</w:t>
            </w:r>
          </w:p>
        </w:tc>
        <w:tc>
          <w:tcPr>
            <w:tcW w:w="1877" w:type="dxa"/>
            <w:shd w:val="clear" w:color="auto" w:fill="FE8F01" w:themeFill="accent1"/>
          </w:tcPr>
          <w:p w14:paraId="124EC1AE" w14:textId="77777777" w:rsidR="007D6E97" w:rsidRDefault="00B143B5">
            <w:pPr>
              <w:spacing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70,33%</w:t>
            </w:r>
          </w:p>
        </w:tc>
      </w:tr>
      <w:tr w:rsidR="007D6E97" w14:paraId="26D5539E" w14:textId="77777777" w:rsidTr="00440B28">
        <w:tc>
          <w:tcPr>
            <w:tcW w:w="1877" w:type="dxa"/>
          </w:tcPr>
          <w:p w14:paraId="3C5B4F77" w14:textId="77777777" w:rsidR="007D6E97" w:rsidRDefault="00B143B5">
            <w:pPr>
              <w:spacing w:line="360" w:lineRule="auto"/>
              <w:jc w:val="center"/>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Incremento</w:t>
            </w:r>
            <w:proofErr w:type="spellEnd"/>
            <w:r>
              <w:rPr>
                <w:rFonts w:ascii="Times New Roman" w:eastAsia="Times New Roman" w:hAnsi="Times New Roman" w:cs="Times New Roman"/>
                <w:sz w:val="18"/>
                <w:szCs w:val="18"/>
              </w:rPr>
              <w:t xml:space="preserve"> 3</w:t>
            </w:r>
          </w:p>
        </w:tc>
        <w:tc>
          <w:tcPr>
            <w:tcW w:w="1878" w:type="dxa"/>
          </w:tcPr>
          <w:p w14:paraId="160455EF" w14:textId="77777777" w:rsidR="007D6E97" w:rsidRPr="00D57DF7" w:rsidRDefault="00B143B5">
            <w:pPr>
              <w:spacing w:line="360" w:lineRule="auto"/>
              <w:jc w:val="both"/>
              <w:rPr>
                <w:rFonts w:ascii="Times New Roman" w:eastAsia="Times New Roman" w:hAnsi="Times New Roman" w:cs="Times New Roman"/>
                <w:sz w:val="18"/>
                <w:szCs w:val="18"/>
                <w:lang w:val="es-CL"/>
              </w:rPr>
            </w:pPr>
            <w:r w:rsidRPr="00D57DF7">
              <w:rPr>
                <w:rFonts w:ascii="Times New Roman" w:eastAsia="Times New Roman" w:hAnsi="Times New Roman" w:cs="Times New Roman"/>
                <w:sz w:val="18"/>
                <w:szCs w:val="18"/>
                <w:lang w:val="es-CL"/>
              </w:rPr>
              <w:t xml:space="preserve">Operaciones y Rentabilidad: Sueldos, Proveedores, Bonos por Destajo y </w:t>
            </w:r>
            <w:proofErr w:type="spellStart"/>
            <w:r w:rsidRPr="00D57DF7">
              <w:rPr>
                <w:rFonts w:ascii="Times New Roman" w:eastAsia="Times New Roman" w:hAnsi="Times New Roman" w:cs="Times New Roman"/>
                <w:sz w:val="18"/>
                <w:szCs w:val="18"/>
                <w:lang w:val="es-CL"/>
              </w:rPr>
              <w:lastRenderedPageBreak/>
              <w:t>Dashboards</w:t>
            </w:r>
            <w:proofErr w:type="spellEnd"/>
            <w:r w:rsidRPr="00D57DF7">
              <w:rPr>
                <w:rFonts w:ascii="Times New Roman" w:eastAsia="Times New Roman" w:hAnsi="Times New Roman" w:cs="Times New Roman"/>
                <w:sz w:val="18"/>
                <w:szCs w:val="18"/>
                <w:lang w:val="es-CL"/>
              </w:rPr>
              <w:t xml:space="preserve"> Analíticos.</w:t>
            </w:r>
          </w:p>
        </w:tc>
        <w:tc>
          <w:tcPr>
            <w:tcW w:w="1875" w:type="dxa"/>
          </w:tcPr>
          <w:p w14:paraId="3F617329" w14:textId="77777777" w:rsidR="007D6E97" w:rsidRDefault="00B143B5">
            <w:pPr>
              <w:spacing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lastRenderedPageBreak/>
              <w:t>22</w:t>
            </w:r>
          </w:p>
        </w:tc>
        <w:tc>
          <w:tcPr>
            <w:tcW w:w="1877" w:type="dxa"/>
          </w:tcPr>
          <w:p w14:paraId="188BD4B9" w14:textId="77777777" w:rsidR="007D6E97" w:rsidRDefault="00B143B5">
            <w:pPr>
              <w:spacing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23,63%</w:t>
            </w:r>
          </w:p>
        </w:tc>
        <w:tc>
          <w:tcPr>
            <w:tcW w:w="1877" w:type="dxa"/>
          </w:tcPr>
          <w:p w14:paraId="476C751A" w14:textId="77777777" w:rsidR="007D6E97" w:rsidRDefault="00B143B5">
            <w:pPr>
              <w:spacing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95%</w:t>
            </w:r>
          </w:p>
        </w:tc>
      </w:tr>
      <w:tr w:rsidR="007D6E97" w14:paraId="57BB2718" w14:textId="77777777" w:rsidTr="00440B28">
        <w:trPr>
          <w:cnfStyle w:val="000000100000" w:firstRow="0" w:lastRow="0" w:firstColumn="0" w:lastColumn="0" w:oddVBand="0" w:evenVBand="0" w:oddHBand="1" w:evenHBand="0" w:firstRowFirstColumn="0" w:firstRowLastColumn="0" w:lastRowFirstColumn="0" w:lastRowLastColumn="0"/>
        </w:trPr>
        <w:tc>
          <w:tcPr>
            <w:tcW w:w="1877" w:type="dxa"/>
          </w:tcPr>
          <w:p w14:paraId="60F5A0D3" w14:textId="77777777" w:rsidR="007D6E97" w:rsidRDefault="00B143B5">
            <w:pPr>
              <w:spacing w:line="360" w:lineRule="auto"/>
              <w:jc w:val="center"/>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Incremento</w:t>
            </w:r>
            <w:proofErr w:type="spellEnd"/>
            <w:r>
              <w:rPr>
                <w:rFonts w:ascii="Times New Roman" w:eastAsia="Times New Roman" w:hAnsi="Times New Roman" w:cs="Times New Roman"/>
                <w:sz w:val="18"/>
                <w:szCs w:val="18"/>
              </w:rPr>
              <w:t xml:space="preserve"> 4</w:t>
            </w:r>
          </w:p>
        </w:tc>
        <w:tc>
          <w:tcPr>
            <w:tcW w:w="1878" w:type="dxa"/>
          </w:tcPr>
          <w:p w14:paraId="4A27A2FB" w14:textId="77777777" w:rsidR="007D6E97" w:rsidRPr="00D57DF7" w:rsidRDefault="00B143B5">
            <w:pPr>
              <w:spacing w:line="360" w:lineRule="auto"/>
              <w:jc w:val="both"/>
              <w:rPr>
                <w:rFonts w:ascii="Times New Roman" w:eastAsia="Times New Roman" w:hAnsi="Times New Roman" w:cs="Times New Roman"/>
                <w:sz w:val="18"/>
                <w:szCs w:val="18"/>
                <w:lang w:val="es-CL"/>
              </w:rPr>
            </w:pPr>
            <w:r w:rsidRPr="00D57DF7">
              <w:rPr>
                <w:rFonts w:ascii="Times New Roman" w:eastAsia="Times New Roman" w:hAnsi="Times New Roman" w:cs="Times New Roman"/>
                <w:sz w:val="18"/>
                <w:szCs w:val="18"/>
                <w:lang w:val="es-CL"/>
              </w:rPr>
              <w:t>Auditoría y Seguridad: Log de Auditoría.</w:t>
            </w:r>
          </w:p>
        </w:tc>
        <w:tc>
          <w:tcPr>
            <w:tcW w:w="1875" w:type="dxa"/>
          </w:tcPr>
          <w:p w14:paraId="6DA45956" w14:textId="77777777" w:rsidR="007D6E97" w:rsidRDefault="00B143B5">
            <w:pPr>
              <w:spacing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5</w:t>
            </w:r>
          </w:p>
        </w:tc>
        <w:tc>
          <w:tcPr>
            <w:tcW w:w="1877" w:type="dxa"/>
          </w:tcPr>
          <w:p w14:paraId="5504367F" w14:textId="77777777" w:rsidR="007D6E97" w:rsidRDefault="00B143B5">
            <w:pPr>
              <w:spacing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4,17%</w:t>
            </w:r>
          </w:p>
        </w:tc>
        <w:tc>
          <w:tcPr>
            <w:tcW w:w="1877" w:type="dxa"/>
          </w:tcPr>
          <w:p w14:paraId="1DAB8287" w14:textId="77777777" w:rsidR="007D6E97" w:rsidRDefault="00B143B5">
            <w:pPr>
              <w:spacing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100,00%</w:t>
            </w:r>
          </w:p>
        </w:tc>
      </w:tr>
    </w:tbl>
    <w:p w14:paraId="41D7AA72" w14:textId="77777777" w:rsidR="007D6E97" w:rsidRDefault="00B143B5" w:rsidP="00714A07">
      <w:pPr>
        <w:pStyle w:val="Cita"/>
      </w:pPr>
      <w:r>
        <w:t>Fuente: Elaborado por el estudiante de acuerdo con el proyecto.</w:t>
      </w:r>
    </w:p>
    <w:p w14:paraId="09B2B261" w14:textId="77777777" w:rsidR="007D6E97" w:rsidRDefault="007D6E97">
      <w:pPr>
        <w:spacing w:after="240" w:line="360" w:lineRule="auto"/>
        <w:jc w:val="both"/>
      </w:pPr>
    </w:p>
    <w:p w14:paraId="2771FA59" w14:textId="77777777" w:rsidR="007D6E97" w:rsidRDefault="00B143B5">
      <w:pPr>
        <w:pStyle w:val="Ttulo2"/>
        <w:numPr>
          <w:ilvl w:val="1"/>
          <w:numId w:val="2"/>
        </w:numPr>
        <w:spacing w:line="360" w:lineRule="auto"/>
      </w:pPr>
      <w:r>
        <w:t xml:space="preserve"> </w:t>
      </w:r>
      <w:bookmarkStart w:id="5" w:name="_Toc240236396"/>
      <w:r>
        <w:rPr>
          <w:rFonts w:ascii="Times New Roman" w:eastAsia="Times New Roman" w:hAnsi="Times New Roman" w:cs="Times New Roman"/>
        </w:rPr>
        <w:t>Alcance del Incremento</w:t>
      </w:r>
      <w:bookmarkEnd w:id="5"/>
    </w:p>
    <w:p w14:paraId="5A9DEA45" w14:textId="77777777" w:rsidR="007D6E97" w:rsidRDefault="007D6E97">
      <w:pPr>
        <w:spacing w:line="360" w:lineRule="auto"/>
      </w:pPr>
    </w:p>
    <w:p w14:paraId="77312CE8" w14:textId="77777777" w:rsidR="007D6E97" w:rsidRDefault="00B143B5">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El Incremento 2 contempla 37 requerimientos funcionales, que representan aproximadamente el 40,66% de los 91 requerimientos planificados para el proyecto. Al considerar también el trabajo correspondiente al Incremento 1, esta entrega permite alcanzar un avance acumulado aproximado del 70,33%.</w:t>
      </w:r>
    </w:p>
    <w:p w14:paraId="3494CA4D" w14:textId="77777777" w:rsidR="007D6E97" w:rsidRDefault="007D6E97">
      <w:pPr>
        <w:spacing w:after="0" w:line="360" w:lineRule="auto"/>
        <w:jc w:val="both"/>
        <w:rPr>
          <w:rFonts w:ascii="Times New Roman" w:eastAsia="Times New Roman" w:hAnsi="Times New Roman" w:cs="Times New Roman"/>
        </w:rPr>
      </w:pPr>
    </w:p>
    <w:p w14:paraId="4B21B5ED" w14:textId="77777777" w:rsidR="007D6E97" w:rsidRDefault="00B143B5">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En el módulo Integración y Ficha de Clientes, el alcance incorpora el registro de nuevos clientes, la actualización de su información y la gestión de su estado. En el </w:t>
      </w:r>
      <w:proofErr w:type="gramStart"/>
      <w:r>
        <w:rPr>
          <w:rFonts w:ascii="Times New Roman" w:eastAsia="Times New Roman" w:hAnsi="Times New Roman" w:cs="Times New Roman"/>
        </w:rPr>
        <w:t>módulo  Cotizaciones</w:t>
      </w:r>
      <w:proofErr w:type="gramEnd"/>
      <w:r>
        <w:rPr>
          <w:rFonts w:ascii="Times New Roman" w:eastAsia="Times New Roman" w:hAnsi="Times New Roman" w:cs="Times New Roman"/>
        </w:rPr>
        <w:t xml:space="preserve"> y Notas de Venta, se incorporan funcionalidades relacionadas con el registro de clientes desde una cotización, la emisión y reactivación de cotizaciones, la formalización de clientes B2C provisionales y la gestión de las condiciones y etapas de cobro aplicables a clientes B2B y B2C.</w:t>
      </w:r>
    </w:p>
    <w:p w14:paraId="674D29A6" w14:textId="77777777" w:rsidR="007D6E97" w:rsidRDefault="007D6E97">
      <w:pPr>
        <w:spacing w:line="360" w:lineRule="auto"/>
        <w:jc w:val="both"/>
      </w:pPr>
    </w:p>
    <w:p w14:paraId="1643BC5E" w14:textId="77777777" w:rsidR="007D6E97" w:rsidRDefault="00B143B5">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En el módulo Pagos y Recaudación, el incremento incorpora las principales funcionalidades para el registro y control de los pagos de clientes. Estas incluyen la asociación con clientes, Notas de Venta y documentos tributarios, la categorización, los medios de pago, las cuotas, la actualización de saldos y estados, la anulación y reversión de registros, la gestión de saldos a favor, la consulta de pagos, la determinación de morosidad, la generación de comprobantes y la conciliación interna.</w:t>
      </w:r>
    </w:p>
    <w:p w14:paraId="3F9E2DAD" w14:textId="77777777" w:rsidR="007D6E97" w:rsidRDefault="00B143B5">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Finalmente, el módulo Usuarios, Seguridad y Permisos, se incorpora en este incremento con las funcionalidades de registro y gestión de usuarios, configuración de accesos y permisos, administración del rol Administrador, inicio de sesión, gestión y recuperación de contraseñas, desbloqueo de cuentas y administración de sesiones.</w:t>
      </w:r>
    </w:p>
    <w:p w14:paraId="324B2349" w14:textId="77777777" w:rsidR="007D6E97" w:rsidRDefault="00B143B5">
      <w:pPr>
        <w:spacing w:after="0" w:line="360" w:lineRule="auto"/>
        <w:jc w:val="both"/>
      </w:pPr>
      <w:r>
        <w:rPr>
          <w:rFonts w:ascii="Times New Roman" w:eastAsia="Times New Roman" w:hAnsi="Times New Roman" w:cs="Times New Roman"/>
        </w:rPr>
        <w:lastRenderedPageBreak/>
        <w:t>De esta forma, el Incremento 2 amplía el trabajo realizado en el Incremento 1 y permite alcanzar un avance acumulado aproximado del 70,33% de los requerimientos funcionales planificados para el proyecto.</w:t>
      </w:r>
    </w:p>
    <w:p w14:paraId="07956E68" w14:textId="77777777" w:rsidR="007D6E97" w:rsidRDefault="007D6E97">
      <w:pPr>
        <w:spacing w:after="240" w:line="360" w:lineRule="auto"/>
        <w:jc w:val="both"/>
      </w:pPr>
    </w:p>
    <w:p w14:paraId="0AB938D1" w14:textId="77777777" w:rsidR="007D6E97" w:rsidRDefault="00B143B5">
      <w:pPr>
        <w:pStyle w:val="Ttulo2"/>
        <w:numPr>
          <w:ilvl w:val="1"/>
          <w:numId w:val="2"/>
        </w:numPr>
        <w:spacing w:line="360" w:lineRule="auto"/>
        <w:ind w:left="1440" w:hanging="1080"/>
        <w:jc w:val="both"/>
      </w:pPr>
      <w:r>
        <w:t xml:space="preserve"> </w:t>
      </w:r>
      <w:bookmarkStart w:id="6" w:name="_Toc240236397"/>
      <w:r>
        <w:rPr>
          <w:rFonts w:ascii="Times New Roman" w:eastAsia="Times New Roman" w:hAnsi="Times New Roman" w:cs="Times New Roman"/>
        </w:rPr>
        <w:t>Requerimientos considerados en el Incremento 2</w:t>
      </w:r>
      <w:bookmarkEnd w:id="6"/>
    </w:p>
    <w:p w14:paraId="7EC563C4" w14:textId="77777777" w:rsidR="007D6E97" w:rsidRDefault="007D6E97">
      <w:pPr>
        <w:spacing w:line="360" w:lineRule="auto"/>
      </w:pPr>
    </w:p>
    <w:p w14:paraId="75915F18" w14:textId="77777777" w:rsidR="007D6E97" w:rsidRDefault="00B143B5">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Para el Incremento 2 se consideran 37 requerimientos funcionales pertenecientes a los módulos Integración y Ficha de Clientes; Cotizaciones y Notas de Venta; Pagos y Recaudación; y Usuarios, Seguridad y Permisos.</w:t>
      </w:r>
    </w:p>
    <w:p w14:paraId="64FA1686" w14:textId="77777777" w:rsidR="007D6E97" w:rsidRDefault="007D6E97">
      <w:pPr>
        <w:spacing w:after="0" w:line="360" w:lineRule="auto"/>
        <w:jc w:val="both"/>
        <w:rPr>
          <w:rFonts w:ascii="Times New Roman" w:eastAsia="Times New Roman" w:hAnsi="Times New Roman" w:cs="Times New Roman"/>
        </w:rPr>
      </w:pPr>
    </w:p>
    <w:p w14:paraId="693F07CA" w14:textId="77777777" w:rsidR="007D6E97" w:rsidRDefault="00B143B5">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Estos 37 requerimientos constituyen el alcance funcional correspondiente al Incremento 2 y representan aproximadamente el 40,66% de los requerimientos funcionales planificados para el proyecto.</w:t>
      </w:r>
    </w:p>
    <w:p w14:paraId="321ACCEA" w14:textId="77777777" w:rsidR="007D6E97" w:rsidRDefault="007D6E97">
      <w:pPr>
        <w:spacing w:line="360" w:lineRule="auto"/>
        <w:jc w:val="both"/>
      </w:pPr>
    </w:p>
    <w:p w14:paraId="49340280" w14:textId="77777777" w:rsidR="007D6E97" w:rsidRDefault="00B143B5">
      <w:pPr>
        <w:pStyle w:val="Ttulo2"/>
        <w:numPr>
          <w:ilvl w:val="1"/>
          <w:numId w:val="2"/>
        </w:num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bookmarkStart w:id="7" w:name="_Toc240236398"/>
      <w:r>
        <w:rPr>
          <w:rFonts w:ascii="Times New Roman" w:eastAsia="Times New Roman" w:hAnsi="Times New Roman" w:cs="Times New Roman"/>
        </w:rPr>
        <w:t>Requerimientos</w:t>
      </w:r>
      <w:bookmarkEnd w:id="7"/>
      <w:r>
        <w:rPr>
          <w:rFonts w:ascii="Times New Roman" w:eastAsia="Times New Roman" w:hAnsi="Times New Roman" w:cs="Times New Roman"/>
        </w:rPr>
        <w:t xml:space="preserve"> </w:t>
      </w:r>
    </w:p>
    <w:p w14:paraId="6B50CC01" w14:textId="77777777" w:rsidR="007D6E97" w:rsidRDefault="007D6E97">
      <w:pPr>
        <w:spacing w:line="360" w:lineRule="auto"/>
        <w:jc w:val="both"/>
      </w:pPr>
    </w:p>
    <w:p w14:paraId="15AF2499" w14:textId="77777777" w:rsidR="007D6E97" w:rsidRDefault="00B143B5">
      <w:pPr>
        <w:pStyle w:val="Ttulo3"/>
        <w:numPr>
          <w:ilvl w:val="2"/>
          <w:numId w:val="2"/>
        </w:numPr>
        <w:spacing w:line="360" w:lineRule="auto"/>
        <w:jc w:val="both"/>
      </w:pPr>
      <w:r>
        <w:t xml:space="preserve"> </w:t>
      </w:r>
      <w:bookmarkStart w:id="8" w:name="_Toc240236399"/>
      <w:r>
        <w:rPr>
          <w:rFonts w:ascii="Times New Roman" w:eastAsia="Times New Roman" w:hAnsi="Times New Roman" w:cs="Times New Roman"/>
        </w:rPr>
        <w:t>Anexo Requerimientos.</w:t>
      </w:r>
      <w:bookmarkEnd w:id="8"/>
    </w:p>
    <w:p w14:paraId="7B1BBA26" w14:textId="77777777" w:rsidR="007D6E97" w:rsidRDefault="007D6E97">
      <w:pPr>
        <w:spacing w:line="360" w:lineRule="auto"/>
      </w:pPr>
    </w:p>
    <w:p w14:paraId="71C14953" w14:textId="77777777" w:rsidR="007D6E97" w:rsidRDefault="00B143B5">
      <w:pPr>
        <w:spacing w:line="360" w:lineRule="auto"/>
        <w:jc w:val="both"/>
        <w:rPr>
          <w:rFonts w:ascii="Times New Roman" w:eastAsia="Times New Roman" w:hAnsi="Times New Roman" w:cs="Times New Roman"/>
        </w:rPr>
      </w:pPr>
      <w:r>
        <w:rPr>
          <w:rFonts w:ascii="Times New Roman" w:eastAsia="Times New Roman" w:hAnsi="Times New Roman" w:cs="Times New Roman"/>
        </w:rPr>
        <w:t>El siguiente anexo tiene como objetivo estandarizar el lenguaje comercial técnico y tributario utilizado a lo largo de las especificaciones de requerimientos y casos de uso. Define de manera clara los conceptos para evitar ambigüedades durante la fase de desarrollo y programación del sistema.</w:t>
      </w:r>
    </w:p>
    <w:p w14:paraId="1F26E95E" w14:textId="77777777" w:rsidR="007D6E97" w:rsidRDefault="00B143B5">
      <w:pPr>
        <w:pStyle w:val="Ttulo4"/>
        <w:numPr>
          <w:ilvl w:val="3"/>
          <w:numId w:val="2"/>
        </w:numPr>
        <w:spacing w:line="360" w:lineRule="auto"/>
        <w:ind w:hanging="648"/>
        <w:rPr>
          <w:rFonts w:ascii="Times New Roman" w:eastAsia="Times New Roman" w:hAnsi="Times New Roman" w:cs="Times New Roman"/>
        </w:rPr>
      </w:pPr>
      <w:bookmarkStart w:id="9" w:name="_heading=h.3smimo5k35n3" w:colFirst="0" w:colLast="0"/>
      <w:bookmarkEnd w:id="9"/>
      <w:r>
        <w:rPr>
          <w:rFonts w:ascii="Times New Roman" w:eastAsia="Times New Roman" w:hAnsi="Times New Roman" w:cs="Times New Roman"/>
        </w:rPr>
        <w:t>Conceptos tributarios y Legales:</w:t>
      </w:r>
    </w:p>
    <w:p w14:paraId="32D38A80" w14:textId="77777777" w:rsidR="007D6E97" w:rsidRDefault="007D6E97">
      <w:pPr>
        <w:spacing w:line="360" w:lineRule="auto"/>
      </w:pPr>
    </w:p>
    <w:p w14:paraId="787511AF" w14:textId="77777777" w:rsidR="007D6E97" w:rsidRDefault="00B143B5">
      <w:pPr>
        <w:numPr>
          <w:ilvl w:val="0"/>
          <w:numId w:val="1"/>
        </w:numPr>
        <w:spacing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RUT:  Rol Único Tributario, es el identificador único e irrepetible asignado por el Estado de Chile a las personas naturales y jurídicas, en el sistema es el dato principal para identificar de forma absoluta a clientes, proveedores, empleados u me carga otros roles. </w:t>
      </w:r>
    </w:p>
    <w:p w14:paraId="3E3467D3" w14:textId="77777777" w:rsidR="007D6E97" w:rsidRDefault="00B143B5">
      <w:pPr>
        <w:numPr>
          <w:ilvl w:val="0"/>
          <w:numId w:val="1"/>
        </w:num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Razón social: Es el nombre legal, oficial y registrado formalmente ante el Servicio de Impuestos Internos, siglas SII, de una empresa o sociedad puede ser diferente del “nombre de fantasía” o marca comercial. </w:t>
      </w:r>
    </w:p>
    <w:p w14:paraId="7B7FF03A" w14:textId="77777777" w:rsidR="007D6E97" w:rsidRDefault="00B143B5">
      <w:pPr>
        <w:numPr>
          <w:ilvl w:val="0"/>
          <w:numId w:val="1"/>
        </w:num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SII: Servicio de Impuestos Internos, es el organismo del Estado de Chile encargado de la fiscalización y aplicación de los impuestos, el sistema basa sus anulaciones o bloqueos en sus normativas. </w:t>
      </w:r>
    </w:p>
    <w:p w14:paraId="762FD475" w14:textId="77777777" w:rsidR="007D6E97" w:rsidRDefault="00B143B5">
      <w:pPr>
        <w:numPr>
          <w:ilvl w:val="0"/>
          <w:numId w:val="1"/>
        </w:num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Factura Electrónica: Documento tributario de carácter legal que respalda una transacción comercial. genera obligaciones de pago de impuestos ya sea en débito o crédito fiscal.  </w:t>
      </w:r>
    </w:p>
    <w:p w14:paraId="23F68238" w14:textId="77777777" w:rsidR="007D6E97" w:rsidRDefault="00B143B5">
      <w:pPr>
        <w:numPr>
          <w:ilvl w:val="0"/>
          <w:numId w:val="1"/>
        </w:num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Nota de Crédito: Documento tributario legal exigido por el SII para anular, total o parcialmente, una factura electrónica previamente emitida. El sistema exige su folio para anular ventas facturadas. </w:t>
      </w:r>
    </w:p>
    <w:p w14:paraId="42EE5F9B" w14:textId="77777777" w:rsidR="007D6E97" w:rsidRDefault="00B143B5">
      <w:pPr>
        <w:numPr>
          <w:ilvl w:val="0"/>
          <w:numId w:val="1"/>
        </w:numPr>
        <w:spacing w:line="360" w:lineRule="auto"/>
        <w:jc w:val="both"/>
        <w:rPr>
          <w:rFonts w:ascii="Times New Roman" w:eastAsia="Times New Roman" w:hAnsi="Times New Roman" w:cs="Times New Roman"/>
        </w:rPr>
      </w:pPr>
      <w:proofErr w:type="spellStart"/>
      <w:r>
        <w:rPr>
          <w:rFonts w:ascii="Times New Roman" w:eastAsia="Times New Roman" w:hAnsi="Times New Roman" w:cs="Times New Roman"/>
        </w:rPr>
        <w:t>Guia</w:t>
      </w:r>
      <w:proofErr w:type="spellEnd"/>
      <w:r>
        <w:rPr>
          <w:rFonts w:ascii="Times New Roman" w:eastAsia="Times New Roman" w:hAnsi="Times New Roman" w:cs="Times New Roman"/>
        </w:rPr>
        <w:t xml:space="preserve"> de Despacho: Documento legal obligatorio que respalda y autoriza el traslado físico de mercancías desde la fábrica de las empresas hasta el domicilio del cliente.  </w:t>
      </w:r>
    </w:p>
    <w:p w14:paraId="4DD69F2A" w14:textId="77777777" w:rsidR="007D6E97" w:rsidRDefault="00B143B5">
      <w:pPr>
        <w:numPr>
          <w:ilvl w:val="0"/>
          <w:numId w:val="1"/>
        </w:num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IVA: Impuesto al Valor Agregado aplicado a la venta de bienes y servicios. Se calcula como un porcentaje sobre el monto neto de la operación.  </w:t>
      </w:r>
    </w:p>
    <w:p w14:paraId="3DA4F0A4" w14:textId="77777777" w:rsidR="007D6E97" w:rsidRDefault="00B143B5">
      <w:pPr>
        <w:numPr>
          <w:ilvl w:val="0"/>
          <w:numId w:val="1"/>
        </w:num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Número de folio: Identificador único asignado a documentos tributarios o registros dentro del sistema, utilizado para su control y seguimiento.  </w:t>
      </w:r>
    </w:p>
    <w:p w14:paraId="7BB08A02" w14:textId="77777777" w:rsidR="007D6E97" w:rsidRDefault="00B143B5">
      <w:pPr>
        <w:numPr>
          <w:ilvl w:val="0"/>
          <w:numId w:val="1"/>
        </w:numPr>
        <w:spacing w:line="360" w:lineRule="auto"/>
        <w:jc w:val="both"/>
        <w:rPr>
          <w:rFonts w:ascii="Times New Roman" w:eastAsia="Times New Roman" w:hAnsi="Times New Roman" w:cs="Times New Roman"/>
        </w:rPr>
      </w:pPr>
      <w:r>
        <w:rPr>
          <w:rFonts w:ascii="Times New Roman" w:eastAsia="Times New Roman" w:hAnsi="Times New Roman" w:cs="Times New Roman"/>
        </w:rPr>
        <w:t>Estado tributario: Condición asociada a un documento o cliente en relación con las normativas fiscales, determinando su validez o situación frente a obligaciones tributarias.</w:t>
      </w:r>
    </w:p>
    <w:p w14:paraId="3EAB650A" w14:textId="77777777" w:rsidR="007D6E97" w:rsidRDefault="007D6E97">
      <w:pPr>
        <w:spacing w:line="360" w:lineRule="auto"/>
        <w:ind w:left="720"/>
        <w:jc w:val="both"/>
        <w:rPr>
          <w:rFonts w:ascii="Times New Roman" w:eastAsia="Times New Roman" w:hAnsi="Times New Roman" w:cs="Times New Roman"/>
        </w:rPr>
      </w:pPr>
    </w:p>
    <w:p w14:paraId="50500347" w14:textId="77777777" w:rsidR="007D6E97" w:rsidRDefault="00B143B5">
      <w:pPr>
        <w:pStyle w:val="Ttulo4"/>
        <w:numPr>
          <w:ilvl w:val="3"/>
          <w:numId w:val="2"/>
        </w:numPr>
        <w:spacing w:line="360" w:lineRule="auto"/>
        <w:ind w:hanging="648"/>
        <w:rPr>
          <w:rFonts w:ascii="Times New Roman" w:eastAsia="Times New Roman" w:hAnsi="Times New Roman" w:cs="Times New Roman"/>
        </w:rPr>
      </w:pPr>
      <w:bookmarkStart w:id="10" w:name="_heading=h.lkupxe8z3il" w:colFirst="0" w:colLast="0"/>
      <w:bookmarkEnd w:id="10"/>
      <w:r>
        <w:rPr>
          <w:rFonts w:ascii="Times New Roman" w:eastAsia="Times New Roman" w:hAnsi="Times New Roman" w:cs="Times New Roman"/>
        </w:rPr>
        <w:t xml:space="preserve"> Conceptos comerciales y contables:</w:t>
      </w:r>
    </w:p>
    <w:p w14:paraId="289AA20C" w14:textId="77777777" w:rsidR="007D6E97" w:rsidRDefault="007D6E97">
      <w:pPr>
        <w:spacing w:line="360" w:lineRule="auto"/>
        <w:jc w:val="both"/>
      </w:pPr>
    </w:p>
    <w:p w14:paraId="4F476560" w14:textId="77777777" w:rsidR="007D6E97" w:rsidRDefault="00B143B5">
      <w:pPr>
        <w:numPr>
          <w:ilvl w:val="0"/>
          <w:numId w:val="4"/>
        </w:numPr>
        <w:spacing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Moneda local o Moneda base: Unidad monetaria oficial utilizada por el Sistema del sistema para consolidar la contabilidad, para efectos de este proyecto corresponde al peso chileno cuyas siglas son CLP. </w:t>
      </w:r>
    </w:p>
    <w:p w14:paraId="0108E481" w14:textId="77777777" w:rsidR="007D6E97" w:rsidRDefault="00B143B5">
      <w:pPr>
        <w:numPr>
          <w:ilvl w:val="0"/>
          <w:numId w:val="4"/>
        </w:num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Cotización: Documento provisional y de carácter informativo que detalla una oferta comercial hacia un cliente. Posee una fecha de caducidad y no genera ninguna obligación contable hasta su aprobación. </w:t>
      </w:r>
    </w:p>
    <w:p w14:paraId="4D32C70F" w14:textId="77777777" w:rsidR="007D6E97" w:rsidRDefault="00B143B5">
      <w:pPr>
        <w:numPr>
          <w:ilvl w:val="0"/>
          <w:numId w:val="4"/>
        </w:num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Nota de Venta: Contrato comercial interno vinculante. Se genera cuando el cliente acepta una cotización o se ingresa una venta directa. Representa una “Cuenta por Cobrar" y es el eje central del módulo de ingresos.  </w:t>
      </w:r>
    </w:p>
    <w:p w14:paraId="300B6C02" w14:textId="77777777" w:rsidR="007D6E97" w:rsidRDefault="00B143B5">
      <w:pPr>
        <w:numPr>
          <w:ilvl w:val="0"/>
          <w:numId w:val="4"/>
        </w:num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Divisa Extranjera: Moneda de curso internacional que puede ser utilizada para contratos B2B o para Importaciones y Exportaciones. El sistema requiere transformar la moneda local mediante el factor de conversión para unificar la contabilidad.  </w:t>
      </w:r>
    </w:p>
    <w:p w14:paraId="413B5AB3" w14:textId="77777777" w:rsidR="007D6E97" w:rsidRDefault="00B143B5">
      <w:pPr>
        <w:numPr>
          <w:ilvl w:val="0"/>
          <w:numId w:val="4"/>
        </w:num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Divisa local: Moneda utilizada como referencia principal dentro del sistema para la valorización de operaciones. En este contexto corresponde al peso chileno, siglas CLP. </w:t>
      </w:r>
    </w:p>
    <w:p w14:paraId="1D1353EE" w14:textId="77777777" w:rsidR="007D6E97" w:rsidRDefault="00B143B5">
      <w:pPr>
        <w:numPr>
          <w:ilvl w:val="0"/>
          <w:numId w:val="4"/>
        </w:num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Divisa: Tipo de moneda utilizada en una transacción, que puede ser local o extranjera según el contexto de la operación. </w:t>
      </w:r>
    </w:p>
    <w:p w14:paraId="09878F35" w14:textId="77777777" w:rsidR="007D6E97" w:rsidRDefault="00B143B5">
      <w:pPr>
        <w:numPr>
          <w:ilvl w:val="0"/>
          <w:numId w:val="4"/>
        </w:num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Margen de Contribución o Utilidad: Indicador financiero calculado por el sistema que representa la ganancia de un proyecto. Se obtiene al restar al monto total de la venta los costos directos de materiales y la mano de obra variable de instalación. </w:t>
      </w:r>
    </w:p>
    <w:p w14:paraId="308D8B25" w14:textId="77777777" w:rsidR="007D6E97" w:rsidRDefault="00B143B5">
      <w:pPr>
        <w:numPr>
          <w:ilvl w:val="0"/>
          <w:numId w:val="4"/>
        </w:numPr>
        <w:spacing w:line="360" w:lineRule="auto"/>
        <w:jc w:val="both"/>
        <w:rPr>
          <w:rFonts w:ascii="Times New Roman" w:eastAsia="Times New Roman" w:hAnsi="Times New Roman" w:cs="Times New Roman"/>
        </w:rPr>
      </w:pPr>
      <w:r>
        <w:rPr>
          <w:rFonts w:ascii="Times New Roman" w:eastAsia="Times New Roman" w:hAnsi="Times New Roman" w:cs="Times New Roman"/>
        </w:rPr>
        <w:t>Teléfono: Dato de contacto numérico asociado a clientes o usuarios. Permite establecer comunicación directa y rápida para coordinación, soporte o seguimiento de procesos. Teniendo el formato: + [código de país] [número nacional]</w:t>
      </w:r>
    </w:p>
    <w:p w14:paraId="411FC855" w14:textId="77777777" w:rsidR="007D6E97" w:rsidRDefault="00B143B5">
      <w:pPr>
        <w:numPr>
          <w:ilvl w:val="0"/>
          <w:numId w:val="4"/>
        </w:num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Correo: Dato de contacto electrónico utilizado para el envío y recepción de información relevante del sistema, como notificaciones, documentos y comunicaciones formales. Debe cumplir con un formato válido de dirección de correo electrónico. Teniendo el formato: </w:t>
      </w:r>
      <w:proofErr w:type="spellStart"/>
      <w:r>
        <w:rPr>
          <w:rFonts w:ascii="Times New Roman" w:eastAsia="Times New Roman" w:hAnsi="Times New Roman" w:cs="Times New Roman"/>
        </w:rPr>
        <w:t>nombre@</w:t>
      </w:r>
      <w:proofErr w:type="gramStart"/>
      <w:r>
        <w:rPr>
          <w:rFonts w:ascii="Times New Roman" w:eastAsia="Times New Roman" w:hAnsi="Times New Roman" w:cs="Times New Roman"/>
        </w:rPr>
        <w:t>dominio.extensión</w:t>
      </w:r>
      <w:proofErr w:type="spellEnd"/>
      <w:proofErr w:type="gramEnd"/>
    </w:p>
    <w:p w14:paraId="7B554010" w14:textId="77777777" w:rsidR="007D6E97" w:rsidRDefault="00B143B5">
      <w:pPr>
        <w:numPr>
          <w:ilvl w:val="0"/>
          <w:numId w:val="4"/>
        </w:numPr>
        <w:spacing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Cotización provisional: Documento inicial de carácter informativo que presenta una estimación de costos y condiciones de una posible venta. No genera compromiso hasta su validación o aprobación.  </w:t>
      </w:r>
    </w:p>
    <w:p w14:paraId="1087A831" w14:textId="77777777" w:rsidR="007D6E97" w:rsidRDefault="00B143B5">
      <w:pPr>
        <w:numPr>
          <w:ilvl w:val="0"/>
          <w:numId w:val="4"/>
        </w:num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Ficha de cliente: Registro que contiene la información general y relevante de un cliente dentro del sistema. Incluyendo datos de identificación, contacto y clasificación, permitiendo su correcta gestión en los procesos comerciales y administrativos. </w:t>
      </w:r>
    </w:p>
    <w:p w14:paraId="3F4C1560" w14:textId="77777777" w:rsidR="007D6E97" w:rsidRDefault="00B143B5">
      <w:pPr>
        <w:numPr>
          <w:ilvl w:val="0"/>
          <w:numId w:val="4"/>
        </w:num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Estado “activo”: Estado de un usuario dentro del sistema que indica que ha ingresado correctamente sus credenciales de acceso activo permiten operar normalmente en los distintos módulos. </w:t>
      </w:r>
    </w:p>
    <w:p w14:paraId="64DCD8D7" w14:textId="77777777" w:rsidR="007D6E97" w:rsidRDefault="00B143B5">
      <w:pPr>
        <w:numPr>
          <w:ilvl w:val="0"/>
          <w:numId w:val="4"/>
        </w:num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Dato de cliente: Información específica asociada a un cliente, como identificación, contacto o historial. Estos datos son utilizados para su gestión dentro del sistema.  </w:t>
      </w:r>
    </w:p>
    <w:p w14:paraId="0777AF90" w14:textId="77777777" w:rsidR="007D6E97" w:rsidRDefault="00B143B5">
      <w:pPr>
        <w:numPr>
          <w:ilvl w:val="0"/>
          <w:numId w:val="4"/>
        </w:num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Cliente válido: Cliente que cumple con los requisitos establecidos por el sistema para operar, contando con datos completos y sin restricciones que impidan su uso. </w:t>
      </w:r>
    </w:p>
    <w:p w14:paraId="1596D9AB" w14:textId="77777777" w:rsidR="007D6E97" w:rsidRDefault="00B143B5">
      <w:pPr>
        <w:numPr>
          <w:ilvl w:val="0"/>
          <w:numId w:val="4"/>
        </w:num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Cliente moroso: Cliente que presenta deudas o pagos pendientes fuera del plazo establecido. Puede tener restricciones en el uso de ciertas funcionalidades del sistema. </w:t>
      </w:r>
    </w:p>
    <w:p w14:paraId="57292AFE" w14:textId="77777777" w:rsidR="007D6E97" w:rsidRDefault="00B143B5">
      <w:pPr>
        <w:numPr>
          <w:ilvl w:val="0"/>
          <w:numId w:val="4"/>
        </w:num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Monto neto: Valor de una transacción antes de la aplicación de impuestos, descuentos u otros recargos. </w:t>
      </w:r>
    </w:p>
    <w:p w14:paraId="6163431D" w14:textId="77777777" w:rsidR="007D6E97" w:rsidRDefault="00B143B5">
      <w:pPr>
        <w:numPr>
          <w:ilvl w:val="0"/>
          <w:numId w:val="4"/>
        </w:num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Descuento: Reducción aplicada al valor original de un producto o servicio, ya sea en porcentaje o monto fijo. </w:t>
      </w:r>
    </w:p>
    <w:p w14:paraId="38129E81" w14:textId="77777777" w:rsidR="007D6E97" w:rsidRDefault="00B143B5">
      <w:pPr>
        <w:numPr>
          <w:ilvl w:val="0"/>
          <w:numId w:val="4"/>
        </w:num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Fecha: Dato que registra el día en que se crea o modifica un documento dentro del sistema. Se representa en formato </w:t>
      </w:r>
      <w:proofErr w:type="spellStart"/>
      <w:r>
        <w:rPr>
          <w:rFonts w:ascii="Times New Roman" w:eastAsia="Times New Roman" w:hAnsi="Times New Roman" w:cs="Times New Roman"/>
        </w:rPr>
        <w:t>dd</w:t>
      </w:r>
      <w:proofErr w:type="spellEnd"/>
      <w:r>
        <w:rPr>
          <w:rFonts w:ascii="Times New Roman" w:eastAsia="Times New Roman" w:hAnsi="Times New Roman" w:cs="Times New Roman"/>
        </w:rPr>
        <w:t>/mm/</w:t>
      </w:r>
      <w:proofErr w:type="spellStart"/>
      <w:r>
        <w:rPr>
          <w:rFonts w:ascii="Times New Roman" w:eastAsia="Times New Roman" w:hAnsi="Times New Roman" w:cs="Times New Roman"/>
        </w:rPr>
        <w:t>aaaa</w:t>
      </w:r>
      <w:proofErr w:type="spellEnd"/>
      <w:r>
        <w:rPr>
          <w:rFonts w:ascii="Times New Roman" w:eastAsia="Times New Roman" w:hAnsi="Times New Roman" w:cs="Times New Roman"/>
        </w:rPr>
        <w:t xml:space="preserve">.  </w:t>
      </w:r>
    </w:p>
    <w:p w14:paraId="3D579514" w14:textId="77777777" w:rsidR="007D6E97" w:rsidRDefault="00B143B5">
      <w:pPr>
        <w:numPr>
          <w:ilvl w:val="0"/>
          <w:numId w:val="4"/>
        </w:num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Fecha de vigencia: Fecha límite hasta la cual una cotización o documento mantiene su validez antes de expirar. </w:t>
      </w:r>
    </w:p>
    <w:p w14:paraId="63FEEE6A" w14:textId="77777777" w:rsidR="007D6E97" w:rsidRDefault="00B143B5">
      <w:pPr>
        <w:numPr>
          <w:ilvl w:val="0"/>
          <w:numId w:val="4"/>
        </w:num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Registro de Cliente: Proceso mediante el cual se ingresan y almacenan los datos de un cliente en el sistema, permitiendo su posterior utilización en operaciones comerciales y administrativas. </w:t>
      </w:r>
    </w:p>
    <w:p w14:paraId="460D43A8" w14:textId="77777777" w:rsidR="007D6E97" w:rsidRDefault="00B143B5">
      <w:pPr>
        <w:numPr>
          <w:ilvl w:val="0"/>
          <w:numId w:val="4"/>
        </w:numPr>
        <w:spacing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Inventario: Registro estructurado de los productos o recursos disponibles en el sistema. Permite el control de stock, entradas, salidas y disponibilidad de bienes. </w:t>
      </w:r>
    </w:p>
    <w:p w14:paraId="05E95422" w14:textId="77777777" w:rsidR="007D6E97" w:rsidRDefault="00B143B5">
      <w:pPr>
        <w:numPr>
          <w:ilvl w:val="0"/>
          <w:numId w:val="4"/>
        </w:num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Catálogo de materiales: Listado organizado de los materiales disponibles en el sistema, incluyendo sus características, precios y disponibilidad para su uso en cotizaciones o proyectos. </w:t>
      </w:r>
    </w:p>
    <w:p w14:paraId="634D567E" w14:textId="77777777" w:rsidR="007D6E97" w:rsidRDefault="00B143B5">
      <w:pPr>
        <w:numPr>
          <w:ilvl w:val="0"/>
          <w:numId w:val="4"/>
        </w:num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Selectores de materiales: Herramientas dentro del sistema que permiten elegir y agregar materiales desde el catálogo a una cotización o registro, facilitando la construcción de presupuestos.  </w:t>
      </w:r>
    </w:p>
    <w:p w14:paraId="28FC1E2E" w14:textId="77777777" w:rsidR="007D6E97" w:rsidRDefault="00B143B5">
      <w:pPr>
        <w:numPr>
          <w:ilvl w:val="0"/>
          <w:numId w:val="4"/>
        </w:num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Subtotal de materiales: Resultado parcial obtenido al sumar los costos unitarios de los materiales seleccionados antes de aplicar márgenes u otros cálculos.  </w:t>
      </w:r>
    </w:p>
    <w:p w14:paraId="6B1E8E98" w14:textId="77777777" w:rsidR="007D6E97" w:rsidRDefault="00B143B5">
      <w:pPr>
        <w:numPr>
          <w:ilvl w:val="0"/>
          <w:numId w:val="4"/>
        </w:num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Margen de ganancia: Porcentaje o valor agregado al costo total que permite determinar la utilidad esperada en una operación comercial. </w:t>
      </w:r>
    </w:p>
    <w:p w14:paraId="0E514CCA" w14:textId="77777777" w:rsidR="007D6E97" w:rsidRDefault="00B143B5">
      <w:pPr>
        <w:numPr>
          <w:ilvl w:val="0"/>
          <w:numId w:val="4"/>
        </w:num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Formulario venta directa: Sección del sistema destinada al ingreso de ventas sin necesidad de una cotización previa, permitiendo registrar productos, montos y datos asociados a la transacción. </w:t>
      </w:r>
    </w:p>
    <w:p w14:paraId="5FFBA6B1" w14:textId="77777777" w:rsidR="007D6E97" w:rsidRDefault="00B143B5">
      <w:pPr>
        <w:numPr>
          <w:ilvl w:val="0"/>
          <w:numId w:val="4"/>
        </w:num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Entidad comercial: Unidad o actor dentro del sistema que participa en operaciones comerciales, como clientes, proveedores u otras organizaciones relacionadas. </w:t>
      </w:r>
    </w:p>
    <w:p w14:paraId="5436AED0" w14:textId="77777777" w:rsidR="007D6E97" w:rsidRDefault="00B143B5">
      <w:pPr>
        <w:numPr>
          <w:ilvl w:val="0"/>
          <w:numId w:val="4"/>
        </w:num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Catálogo del cliente: Conjunto de productos o servicios asociados a un cliente, ya sea como historial de compras o como oferta personalizada disponible para su gestión comercial. </w:t>
      </w:r>
    </w:p>
    <w:p w14:paraId="50DD4B96" w14:textId="77777777" w:rsidR="007D6E97" w:rsidRDefault="00B143B5">
      <w:pPr>
        <w:numPr>
          <w:ilvl w:val="0"/>
          <w:numId w:val="4"/>
        </w:num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Ficha financiera del cliente: Sección del sistema que contiene la información económica del cliente, incluyendo historial de pagos, deudas, estado de cuenta y comportamiento financiero </w:t>
      </w:r>
    </w:p>
    <w:p w14:paraId="54A99428" w14:textId="77777777" w:rsidR="007D6E97" w:rsidRDefault="00B143B5">
      <w:pPr>
        <w:numPr>
          <w:ilvl w:val="0"/>
          <w:numId w:val="4"/>
        </w:num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Cotización comercial: Documento formal que detalla una oferta de productos o servicios, incluyendo precios, condiciones y plazos, utilizado como base para concretar una venta. </w:t>
      </w:r>
    </w:p>
    <w:p w14:paraId="08A59422" w14:textId="77777777" w:rsidR="007D6E97" w:rsidRDefault="00B143B5">
      <w:pPr>
        <w:numPr>
          <w:ilvl w:val="0"/>
          <w:numId w:val="4"/>
        </w:num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Cotización “aprobada”: Estado que indica que una cotización ha sido aceptada por el cliente o validada internamente, permitiendo avanzar a etapas posteriores del proceso comercial. </w:t>
      </w:r>
    </w:p>
    <w:p w14:paraId="53308869" w14:textId="77777777" w:rsidR="007D6E97" w:rsidRDefault="00B143B5">
      <w:pPr>
        <w:numPr>
          <w:ilvl w:val="0"/>
          <w:numId w:val="4"/>
        </w:numPr>
        <w:spacing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Precio de venta sugerido: Valor calculado por el sistema en base a costos y margen de ganancia, utilizando como referencia para la venta de productos o servicios. </w:t>
      </w:r>
    </w:p>
    <w:p w14:paraId="07EDF67F" w14:textId="77777777" w:rsidR="007D6E97" w:rsidRDefault="00B143B5">
      <w:pPr>
        <w:numPr>
          <w:ilvl w:val="0"/>
          <w:numId w:val="4"/>
        </w:num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Costo unitario: Valor individual asignado a cada material o producto dentro del sistema, utilizado como base para el cálculo de costos totales. </w:t>
      </w:r>
    </w:p>
    <w:p w14:paraId="4F160B27" w14:textId="77777777" w:rsidR="007D6E97" w:rsidRDefault="00B143B5">
      <w:pPr>
        <w:numPr>
          <w:ilvl w:val="0"/>
          <w:numId w:val="4"/>
        </w:numPr>
        <w:spacing w:line="360" w:lineRule="auto"/>
        <w:jc w:val="both"/>
        <w:rPr>
          <w:rFonts w:ascii="Times New Roman" w:eastAsia="Times New Roman" w:hAnsi="Times New Roman" w:cs="Times New Roman"/>
        </w:rPr>
      </w:pPr>
      <w:r>
        <w:rPr>
          <w:rFonts w:ascii="Times New Roman" w:eastAsia="Times New Roman" w:hAnsi="Times New Roman" w:cs="Times New Roman"/>
        </w:rPr>
        <w:t>Generar nota de ventas: Acción o funcionalidad del sistema que permite crear una nota de venta a partir de datos ingresados o procesos previos.</w:t>
      </w:r>
    </w:p>
    <w:p w14:paraId="1BB6A6AB" w14:textId="77777777" w:rsidR="007D6E97" w:rsidRDefault="007D6E97">
      <w:pPr>
        <w:spacing w:line="360" w:lineRule="auto"/>
        <w:ind w:left="2160"/>
        <w:jc w:val="both"/>
        <w:rPr>
          <w:rFonts w:ascii="Times New Roman" w:eastAsia="Times New Roman" w:hAnsi="Times New Roman" w:cs="Times New Roman"/>
        </w:rPr>
      </w:pPr>
    </w:p>
    <w:p w14:paraId="4924BD3F" w14:textId="77777777" w:rsidR="007D6E97" w:rsidRDefault="00B143B5">
      <w:pPr>
        <w:pStyle w:val="Ttulo4"/>
        <w:numPr>
          <w:ilvl w:val="3"/>
          <w:numId w:val="2"/>
        </w:numPr>
        <w:spacing w:line="360" w:lineRule="auto"/>
        <w:ind w:hanging="648"/>
        <w:rPr>
          <w:rFonts w:ascii="Times New Roman" w:eastAsia="Times New Roman" w:hAnsi="Times New Roman" w:cs="Times New Roman"/>
        </w:rPr>
      </w:pPr>
      <w:bookmarkStart w:id="11" w:name="_heading=h.ezc1r7xzezre" w:colFirst="0" w:colLast="0"/>
      <w:bookmarkEnd w:id="11"/>
      <w:r>
        <w:rPr>
          <w:rFonts w:ascii="Times New Roman" w:eastAsia="Times New Roman" w:hAnsi="Times New Roman" w:cs="Times New Roman"/>
        </w:rPr>
        <w:t xml:space="preserve"> Conceptos del ámbito técnico y de sistema:</w:t>
      </w:r>
    </w:p>
    <w:p w14:paraId="217CEC89" w14:textId="77777777" w:rsidR="007D6E97" w:rsidRDefault="007D6E97">
      <w:pPr>
        <w:spacing w:line="360" w:lineRule="auto"/>
        <w:jc w:val="both"/>
      </w:pPr>
    </w:p>
    <w:p w14:paraId="508B04A8" w14:textId="77777777" w:rsidR="007D6E97" w:rsidRDefault="00B143B5">
      <w:pPr>
        <w:numPr>
          <w:ilvl w:val="0"/>
          <w:numId w:val="5"/>
        </w:numPr>
        <w:spacing w:line="360" w:lineRule="auto"/>
        <w:jc w:val="both"/>
        <w:rPr>
          <w:rFonts w:ascii="Times New Roman" w:eastAsia="Times New Roman" w:hAnsi="Times New Roman" w:cs="Times New Roman"/>
        </w:rPr>
      </w:pPr>
      <w:r>
        <w:rPr>
          <w:rFonts w:ascii="Times New Roman" w:eastAsia="Times New Roman" w:hAnsi="Times New Roman" w:cs="Times New Roman"/>
        </w:rPr>
        <w:t>API: Interfaz de Programación de Aplicaciones, es el puente tecnológico de comunicación externa. En el sistema se utiliza de forma unidireccional, es decir, solo lectura, para conectarse a los servidores del Banco Central de chile y extraer el tipo de cambio oficial del día.</w:t>
      </w:r>
    </w:p>
    <w:p w14:paraId="003E866A" w14:textId="77777777" w:rsidR="007D6E97" w:rsidRDefault="00B143B5">
      <w:pPr>
        <w:numPr>
          <w:ilvl w:val="0"/>
          <w:numId w:val="5"/>
        </w:numPr>
        <w:spacing w:line="360" w:lineRule="auto"/>
        <w:jc w:val="both"/>
        <w:rPr>
          <w:rFonts w:ascii="Times New Roman" w:eastAsia="Times New Roman" w:hAnsi="Times New Roman" w:cs="Times New Roman"/>
        </w:rPr>
      </w:pPr>
      <w:proofErr w:type="spellStart"/>
      <w:r>
        <w:rPr>
          <w:rFonts w:ascii="Times New Roman" w:eastAsia="Times New Roman" w:hAnsi="Times New Roman" w:cs="Times New Roman"/>
        </w:rPr>
        <w:t>Dashboard</w:t>
      </w:r>
      <w:proofErr w:type="spellEnd"/>
      <w:r>
        <w:rPr>
          <w:rFonts w:ascii="Times New Roman" w:eastAsia="Times New Roman" w:hAnsi="Times New Roman" w:cs="Times New Roman"/>
        </w:rPr>
        <w:t>: Tablero de control o interfaz gráfica gerencial que recopila, resume y proyecta métricas claves del negocio en tiempo real, tomando los datos almacenados en la base de datos sin requerir cálculos manuales.</w:t>
      </w:r>
    </w:p>
    <w:p w14:paraId="79B73AC4" w14:textId="77777777" w:rsidR="007D6E97" w:rsidRDefault="00B143B5">
      <w:pPr>
        <w:numPr>
          <w:ilvl w:val="0"/>
          <w:numId w:val="5"/>
        </w:num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Log Transaccional: Para fines de auditoría es el registro interno, oculto y automático del sistema que actúa como un historial forense o libro de auditoría. Registra que usuario alteró un dato financiero, la fecha y hora de este, sirve para prevenir fraudes y permite una buena trazabilidad </w:t>
      </w:r>
    </w:p>
    <w:p w14:paraId="05565C22" w14:textId="77777777" w:rsidR="007D6E97" w:rsidRDefault="00B143B5">
      <w:pPr>
        <w:numPr>
          <w:ilvl w:val="0"/>
          <w:numId w:val="5"/>
        </w:numPr>
        <w:spacing w:line="360" w:lineRule="auto"/>
        <w:jc w:val="both"/>
        <w:rPr>
          <w:rFonts w:ascii="Times New Roman" w:eastAsia="Times New Roman" w:hAnsi="Times New Roman" w:cs="Times New Roman"/>
        </w:rPr>
      </w:pPr>
      <w:r>
        <w:rPr>
          <w:rFonts w:ascii="Times New Roman" w:eastAsia="Times New Roman" w:hAnsi="Times New Roman" w:cs="Times New Roman"/>
        </w:rPr>
        <w:t>Perfil de Usuario: Etiqueta asignada a las cuentas usuario del sistema punto el sistema lee este rol Al iniciar sesión para habilitar o inhibir estructuralmente el acceso a pantallas y botones sensibles.</w:t>
      </w:r>
    </w:p>
    <w:p w14:paraId="5D1927A4" w14:textId="77777777" w:rsidR="007D6E97" w:rsidRDefault="00B143B5">
      <w:pPr>
        <w:numPr>
          <w:ilvl w:val="0"/>
          <w:numId w:val="5"/>
        </w:numPr>
        <w:spacing w:line="360" w:lineRule="auto"/>
        <w:jc w:val="both"/>
        <w:rPr>
          <w:rFonts w:ascii="Times New Roman" w:eastAsia="Times New Roman" w:hAnsi="Times New Roman" w:cs="Times New Roman"/>
        </w:rPr>
      </w:pPr>
      <w:r>
        <w:rPr>
          <w:rFonts w:ascii="Times New Roman" w:eastAsia="Times New Roman" w:hAnsi="Times New Roman" w:cs="Times New Roman"/>
        </w:rPr>
        <w:t>Usuarios: Personas que interactúan con el sistema y que cuentan con credenciales de acceso. Cada usuario posee un rol definido que determina sus permisos y acciones dentro de la plataforma.</w:t>
      </w:r>
    </w:p>
    <w:p w14:paraId="2912ADA0" w14:textId="77777777" w:rsidR="007D6E97" w:rsidRDefault="00B143B5">
      <w:pPr>
        <w:numPr>
          <w:ilvl w:val="0"/>
          <w:numId w:val="5"/>
        </w:numPr>
        <w:spacing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Secretaria: Usuario encargado de tareas administrativas y operativas, como el ingreso de información, gestión de documentos, coordinación de actividades y apoyo en procesos internos del sistema.</w:t>
      </w:r>
    </w:p>
    <w:p w14:paraId="4C9B8DF1" w14:textId="77777777" w:rsidR="007D6E97" w:rsidRDefault="00B143B5">
      <w:pPr>
        <w:numPr>
          <w:ilvl w:val="0"/>
          <w:numId w:val="5"/>
        </w:numPr>
        <w:spacing w:line="360" w:lineRule="auto"/>
        <w:jc w:val="both"/>
        <w:rPr>
          <w:rFonts w:ascii="Times New Roman" w:eastAsia="Times New Roman" w:hAnsi="Times New Roman" w:cs="Times New Roman"/>
        </w:rPr>
      </w:pPr>
      <w:r>
        <w:rPr>
          <w:rFonts w:ascii="Times New Roman" w:eastAsia="Times New Roman" w:hAnsi="Times New Roman" w:cs="Times New Roman"/>
        </w:rPr>
        <w:t>Autenticado: Estado de un usuario dentro del sistema que indica que ha ingresado correctamente sus credenciales de acceso. Permite validar su identidad y habilitar el uso de las funcionalidades según su perfil.</w:t>
      </w:r>
    </w:p>
    <w:p w14:paraId="06A146F2" w14:textId="77777777" w:rsidR="007D6E97" w:rsidRDefault="00B143B5">
      <w:pPr>
        <w:numPr>
          <w:ilvl w:val="0"/>
          <w:numId w:val="5"/>
        </w:numPr>
        <w:spacing w:line="360" w:lineRule="auto"/>
        <w:jc w:val="both"/>
        <w:rPr>
          <w:rFonts w:ascii="Times New Roman" w:eastAsia="Times New Roman" w:hAnsi="Times New Roman" w:cs="Times New Roman"/>
        </w:rPr>
      </w:pPr>
      <w:r>
        <w:rPr>
          <w:rFonts w:ascii="Times New Roman" w:eastAsia="Times New Roman" w:hAnsi="Times New Roman" w:cs="Times New Roman"/>
        </w:rPr>
        <w:t>Vista: Representación visual de la información dentro del sistema, diseñada para mostrar datos de manera ordenada y comprensible según el contexto del usuario.</w:t>
      </w:r>
    </w:p>
    <w:p w14:paraId="742B7712" w14:textId="77777777" w:rsidR="007D6E97" w:rsidRDefault="00B143B5">
      <w:pPr>
        <w:numPr>
          <w:ilvl w:val="0"/>
          <w:numId w:val="5"/>
        </w:numPr>
        <w:spacing w:line="360" w:lineRule="auto"/>
        <w:jc w:val="both"/>
        <w:rPr>
          <w:rFonts w:ascii="Times New Roman" w:eastAsia="Times New Roman" w:hAnsi="Times New Roman" w:cs="Times New Roman"/>
        </w:rPr>
      </w:pPr>
      <w:r>
        <w:rPr>
          <w:rFonts w:ascii="Times New Roman" w:eastAsia="Times New Roman" w:hAnsi="Times New Roman" w:cs="Times New Roman"/>
        </w:rPr>
        <w:t>Interfaz: Medio de interacción entre el usuario y el sistema. Incluye elementos visuales y funcionales que permiten ingresar, visualizar y gestionar información.</w:t>
      </w:r>
    </w:p>
    <w:p w14:paraId="4283E07B" w14:textId="77777777" w:rsidR="007D6E97" w:rsidRDefault="00B143B5">
      <w:pPr>
        <w:numPr>
          <w:ilvl w:val="0"/>
          <w:numId w:val="5"/>
        </w:numPr>
        <w:spacing w:line="360" w:lineRule="auto"/>
        <w:jc w:val="both"/>
        <w:rPr>
          <w:rFonts w:ascii="Times New Roman" w:eastAsia="Times New Roman" w:hAnsi="Times New Roman" w:cs="Times New Roman"/>
        </w:rPr>
      </w:pPr>
      <w:r>
        <w:rPr>
          <w:rFonts w:ascii="Times New Roman" w:eastAsia="Times New Roman" w:hAnsi="Times New Roman" w:cs="Times New Roman"/>
        </w:rPr>
        <w:t>Módulo de finanzas: Componente del sistema encargado de la gestión económica. incluyendo ingresos, egresos, pagos, cobros y control contable general.</w:t>
      </w:r>
    </w:p>
    <w:p w14:paraId="58479ABC" w14:textId="77777777" w:rsidR="007D6E97" w:rsidRDefault="00B143B5">
      <w:pPr>
        <w:numPr>
          <w:ilvl w:val="0"/>
          <w:numId w:val="5"/>
        </w:numPr>
        <w:spacing w:line="360" w:lineRule="auto"/>
        <w:jc w:val="both"/>
        <w:rPr>
          <w:rFonts w:ascii="Times New Roman" w:eastAsia="Times New Roman" w:hAnsi="Times New Roman" w:cs="Times New Roman"/>
        </w:rPr>
      </w:pPr>
      <w:r>
        <w:rPr>
          <w:rFonts w:ascii="Times New Roman" w:eastAsia="Times New Roman" w:hAnsi="Times New Roman" w:cs="Times New Roman"/>
        </w:rPr>
        <w:t>Fecha del servidor: Fecha y hora obtenida directamente del sistema o servidor, utilizada para asegurar consistencia en los registros.</w:t>
      </w:r>
    </w:p>
    <w:p w14:paraId="4E080626" w14:textId="77777777" w:rsidR="007D6E97" w:rsidRDefault="00B143B5">
      <w:pPr>
        <w:numPr>
          <w:ilvl w:val="0"/>
          <w:numId w:val="5"/>
        </w:numPr>
        <w:spacing w:line="360" w:lineRule="auto"/>
        <w:jc w:val="both"/>
        <w:rPr>
          <w:rFonts w:ascii="Times New Roman" w:eastAsia="Times New Roman" w:hAnsi="Times New Roman" w:cs="Times New Roman"/>
        </w:rPr>
      </w:pPr>
      <w:r>
        <w:rPr>
          <w:rFonts w:ascii="Times New Roman" w:eastAsia="Times New Roman" w:hAnsi="Times New Roman" w:cs="Times New Roman"/>
        </w:rPr>
        <w:t>Usuario gerencia: Usuario con un nivel de acceso superior, orientado a la supervisión general del sistema. Puede visualizar reportes, métricas y tomar decisiones estratégicas en base a la información disponible.</w:t>
      </w:r>
    </w:p>
    <w:p w14:paraId="24E0B034" w14:textId="77777777" w:rsidR="007D6E97" w:rsidRDefault="00B143B5">
      <w:pPr>
        <w:numPr>
          <w:ilvl w:val="0"/>
          <w:numId w:val="5"/>
        </w:numPr>
        <w:spacing w:line="360" w:lineRule="auto"/>
        <w:jc w:val="both"/>
        <w:rPr>
          <w:rFonts w:ascii="Times New Roman" w:eastAsia="Times New Roman" w:hAnsi="Times New Roman" w:cs="Times New Roman"/>
        </w:rPr>
      </w:pPr>
      <w:r>
        <w:rPr>
          <w:rFonts w:ascii="Times New Roman" w:eastAsia="Times New Roman" w:hAnsi="Times New Roman" w:cs="Times New Roman"/>
        </w:rPr>
        <w:t>Usuario de finanzas: Usuario responsable de la gestión contable y financiera dentro del sistema. Se encarga del control de pagos, cobros, conciliaciones y supervisión de movimientos económicos.</w:t>
      </w:r>
    </w:p>
    <w:p w14:paraId="5AD490E8" w14:textId="77777777" w:rsidR="007D6E97" w:rsidRDefault="00B143B5">
      <w:pPr>
        <w:numPr>
          <w:ilvl w:val="0"/>
          <w:numId w:val="5"/>
        </w:numPr>
        <w:spacing w:line="360" w:lineRule="auto"/>
        <w:jc w:val="both"/>
        <w:rPr>
          <w:rFonts w:ascii="Times New Roman" w:eastAsia="Times New Roman" w:hAnsi="Times New Roman" w:cs="Times New Roman"/>
        </w:rPr>
      </w:pPr>
      <w:r>
        <w:rPr>
          <w:rFonts w:ascii="Times New Roman" w:eastAsia="Times New Roman" w:hAnsi="Times New Roman" w:cs="Times New Roman"/>
        </w:rPr>
        <w:t>Campos: Espacios definidos dentro del sistema para el ingreso o visualización de datos. Cada campo corresponde a un tipo de información específica.</w:t>
      </w:r>
    </w:p>
    <w:p w14:paraId="27C80234" w14:textId="77777777" w:rsidR="007D6E97" w:rsidRDefault="00B143B5">
      <w:pPr>
        <w:numPr>
          <w:ilvl w:val="0"/>
          <w:numId w:val="5"/>
        </w:numPr>
        <w:spacing w:line="360" w:lineRule="auto"/>
        <w:jc w:val="both"/>
        <w:rPr>
          <w:rFonts w:ascii="Times New Roman" w:eastAsia="Times New Roman" w:hAnsi="Times New Roman" w:cs="Times New Roman"/>
        </w:rPr>
      </w:pPr>
      <w:r>
        <w:rPr>
          <w:rFonts w:ascii="Times New Roman" w:eastAsia="Times New Roman" w:hAnsi="Times New Roman" w:cs="Times New Roman"/>
        </w:rPr>
        <w:t>Desplegar mensaje o alerta: Acción del sistema que consiste en mostrar una notificación al usuario para informar sobre errores, validaciones o eventos relevantes.</w:t>
      </w:r>
    </w:p>
    <w:p w14:paraId="3F094A46" w14:textId="77777777" w:rsidR="007D6E97" w:rsidRDefault="00B143B5">
      <w:pPr>
        <w:numPr>
          <w:ilvl w:val="0"/>
          <w:numId w:val="5"/>
        </w:numPr>
        <w:spacing w:line="360" w:lineRule="auto"/>
        <w:jc w:val="both"/>
        <w:rPr>
          <w:rFonts w:ascii="Times New Roman" w:eastAsia="Times New Roman" w:hAnsi="Times New Roman" w:cs="Times New Roman"/>
        </w:rPr>
      </w:pPr>
      <w:r>
        <w:rPr>
          <w:rFonts w:ascii="Times New Roman" w:eastAsia="Times New Roman" w:hAnsi="Times New Roman" w:cs="Times New Roman"/>
        </w:rPr>
        <w:t>Campos obligatorios: Datos que deben ser completados de forma obligatoria dentro del sistema para poder guardar o procesar un registro.</w:t>
      </w:r>
    </w:p>
    <w:p w14:paraId="627340E9" w14:textId="77777777" w:rsidR="007D6E97" w:rsidRDefault="00B143B5">
      <w:pPr>
        <w:numPr>
          <w:ilvl w:val="0"/>
          <w:numId w:val="5"/>
        </w:numPr>
        <w:spacing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Menú: Conjunto de opciones disponibles en la interfaz del sistema que permite al usuario navegar entre distintas funcionalidades.</w:t>
      </w:r>
    </w:p>
    <w:p w14:paraId="7A8E108B" w14:textId="77777777" w:rsidR="007D6E97" w:rsidRDefault="00B143B5">
      <w:pPr>
        <w:numPr>
          <w:ilvl w:val="0"/>
          <w:numId w:val="5"/>
        </w:numPr>
        <w:spacing w:line="360" w:lineRule="auto"/>
        <w:jc w:val="both"/>
        <w:rPr>
          <w:rFonts w:ascii="Times New Roman" w:eastAsia="Times New Roman" w:hAnsi="Times New Roman" w:cs="Times New Roman"/>
        </w:rPr>
      </w:pPr>
      <w:r>
        <w:rPr>
          <w:rFonts w:ascii="Times New Roman" w:eastAsia="Times New Roman" w:hAnsi="Times New Roman" w:cs="Times New Roman"/>
        </w:rPr>
        <w:t>Archivo adjunto: Documento o archivo que se incorpora a un registro dentro del sistema como respaldo o información adicional.</w:t>
      </w:r>
    </w:p>
    <w:p w14:paraId="371DA5E6" w14:textId="77777777" w:rsidR="007D6E97" w:rsidRDefault="00B143B5">
      <w:pPr>
        <w:numPr>
          <w:ilvl w:val="0"/>
          <w:numId w:val="5"/>
        </w:numPr>
        <w:spacing w:line="360" w:lineRule="auto"/>
        <w:jc w:val="both"/>
        <w:rPr>
          <w:rFonts w:ascii="Times New Roman" w:eastAsia="Times New Roman" w:hAnsi="Times New Roman" w:cs="Times New Roman"/>
        </w:rPr>
      </w:pPr>
      <w:r>
        <w:rPr>
          <w:rFonts w:ascii="Times New Roman" w:eastAsia="Times New Roman" w:hAnsi="Times New Roman" w:cs="Times New Roman"/>
        </w:rPr>
        <w:t>Botón:  Elemento de la interfaz que permite ejecutar una acción específica dentro del sistema al ser presionado por el usuario.</w:t>
      </w:r>
    </w:p>
    <w:p w14:paraId="077236B5" w14:textId="77777777" w:rsidR="007D6E97" w:rsidRDefault="00B143B5">
      <w:pPr>
        <w:numPr>
          <w:ilvl w:val="0"/>
          <w:numId w:val="5"/>
        </w:numPr>
        <w:spacing w:line="360" w:lineRule="auto"/>
        <w:jc w:val="both"/>
        <w:rPr>
          <w:rFonts w:ascii="Times New Roman" w:eastAsia="Times New Roman" w:hAnsi="Times New Roman" w:cs="Times New Roman"/>
        </w:rPr>
      </w:pPr>
      <w:r>
        <w:rPr>
          <w:rFonts w:ascii="Times New Roman" w:eastAsia="Times New Roman" w:hAnsi="Times New Roman" w:cs="Times New Roman"/>
        </w:rPr>
        <w:t>Caso de uso: Descripción de una funcionalidad del sistema desde la perspectiva del usuario, indicando cómo interactúa con el sistema para lograr un objetivo específico.</w:t>
      </w:r>
    </w:p>
    <w:p w14:paraId="43A9828A" w14:textId="77777777" w:rsidR="007D6E97" w:rsidRDefault="00B143B5">
      <w:pPr>
        <w:numPr>
          <w:ilvl w:val="0"/>
          <w:numId w:val="5"/>
        </w:num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Auditoría: Proceso de revisión y control que permite verificar la integridad, trazabilidad y correcta ejecución de las operaciones dentro del sistema. </w:t>
      </w:r>
    </w:p>
    <w:p w14:paraId="5901B83B" w14:textId="77777777" w:rsidR="007D6E97" w:rsidRDefault="00B143B5">
      <w:pPr>
        <w:numPr>
          <w:ilvl w:val="0"/>
          <w:numId w:val="5"/>
        </w:numPr>
        <w:spacing w:line="360" w:lineRule="auto"/>
        <w:jc w:val="both"/>
        <w:rPr>
          <w:rFonts w:ascii="Times New Roman" w:eastAsia="Times New Roman" w:hAnsi="Times New Roman" w:cs="Times New Roman"/>
        </w:rPr>
      </w:pPr>
      <w:r>
        <w:rPr>
          <w:rFonts w:ascii="Times New Roman" w:eastAsia="Times New Roman" w:hAnsi="Times New Roman" w:cs="Times New Roman"/>
        </w:rPr>
        <w:t>PDF: Formato de archivo digital utilizado para la generación y visualización de documentos, manteniendo su estructura y contenido de forma consistente.</w:t>
      </w:r>
    </w:p>
    <w:p w14:paraId="32058FF1" w14:textId="77777777" w:rsidR="007D6E97" w:rsidRDefault="00B143B5">
      <w:pPr>
        <w:numPr>
          <w:ilvl w:val="0"/>
          <w:numId w:val="5"/>
        </w:num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Sistema interno:  Componente central del sistema encargado de procesar la lógica de negocio, realizar cálculos y gestionar las operaciones internas. Permite la ejecución de funciones clave sin intervención directa del usuario, asegurando el correcto funcionamiento del sistema.  </w:t>
      </w:r>
    </w:p>
    <w:p w14:paraId="1A6FE898" w14:textId="77777777" w:rsidR="007D6E97" w:rsidRDefault="00B143B5">
      <w:pPr>
        <w:numPr>
          <w:ilvl w:val="0"/>
          <w:numId w:val="5"/>
        </w:numPr>
        <w:spacing w:line="360" w:lineRule="auto"/>
        <w:jc w:val="both"/>
        <w:rPr>
          <w:rFonts w:ascii="Times New Roman" w:eastAsia="Times New Roman" w:hAnsi="Times New Roman" w:cs="Times New Roman"/>
        </w:rPr>
      </w:pPr>
      <w:r>
        <w:rPr>
          <w:rFonts w:ascii="Times New Roman" w:eastAsia="Times New Roman" w:hAnsi="Times New Roman" w:cs="Times New Roman"/>
        </w:rPr>
        <w:t>Formulario de registro: Sección del sistema destinada al ingreso de datos necesarios para la creación de nuevos registros, como usuarios o clientes. Contiene campos definidos y validaciones que aseguran que la información ingresada sea correcta y completa antes de ser almacenada en el sistema.</w:t>
      </w:r>
    </w:p>
    <w:p w14:paraId="523AD31A" w14:textId="77777777" w:rsidR="007D6E97" w:rsidRDefault="007D6E97">
      <w:pPr>
        <w:spacing w:line="360" w:lineRule="auto"/>
        <w:ind w:left="720"/>
        <w:jc w:val="both"/>
      </w:pPr>
    </w:p>
    <w:p w14:paraId="35C17C04" w14:textId="77777777" w:rsidR="007D6E97" w:rsidRDefault="00B143B5">
      <w:pPr>
        <w:pStyle w:val="Ttulo3"/>
        <w:numPr>
          <w:ilvl w:val="2"/>
          <w:numId w:val="2"/>
        </w:numPr>
        <w:spacing w:line="360" w:lineRule="auto"/>
        <w:jc w:val="both"/>
        <w:rPr>
          <w:rFonts w:ascii="Times New Roman" w:eastAsia="Times New Roman" w:hAnsi="Times New Roman" w:cs="Times New Roman"/>
        </w:rPr>
      </w:pPr>
      <w:bookmarkStart w:id="12" w:name="_Toc240236400"/>
      <w:r>
        <w:rPr>
          <w:rFonts w:ascii="Times New Roman" w:eastAsia="Times New Roman" w:hAnsi="Times New Roman" w:cs="Times New Roman"/>
        </w:rPr>
        <w:t>Requerimientos Funcionales</w:t>
      </w:r>
      <w:bookmarkEnd w:id="12"/>
    </w:p>
    <w:p w14:paraId="5ABF6AB0" w14:textId="77777777" w:rsidR="007D6E97" w:rsidRDefault="007D6E97"/>
    <w:p w14:paraId="7C6CB57B" w14:textId="77777777" w:rsidR="007D6E97" w:rsidRDefault="00B143B5">
      <w:r>
        <w:rPr>
          <w:rFonts w:ascii="Times New Roman" w:eastAsia="Times New Roman" w:hAnsi="Times New Roman" w:cs="Times New Roman"/>
        </w:rPr>
        <w:t xml:space="preserve">En esta sección se presentan los requerimientos funcionales considerados para el Incremento 2. Estos requerimientos corresponden a las funcionalidades asignadas a esta entrega dentro de los módulos de Integración y Ficha de Clientes, Cotizaciones y Notas de Venta, Pagos y Recaudación y Usuarios, Seguridad y Permisos. En total, el incremento considera 37 </w:t>
      </w:r>
      <w:r>
        <w:rPr>
          <w:rFonts w:ascii="Times New Roman" w:eastAsia="Times New Roman" w:hAnsi="Times New Roman" w:cs="Times New Roman"/>
        </w:rPr>
        <w:lastRenderedPageBreak/>
        <w:t>requerimientos funcionales, los cuales forman parte de la planificación vigente del proyecto y definen el comportamiento esperado del sistema para esta etapa.</w:t>
      </w:r>
      <w:r>
        <w:t xml:space="preserve"> </w:t>
      </w:r>
    </w:p>
    <w:p w14:paraId="717B1DD3" w14:textId="77777777" w:rsidR="007D6E97" w:rsidRDefault="007D6E97">
      <w:pPr>
        <w:pBdr>
          <w:top w:val="nil"/>
          <w:left w:val="nil"/>
          <w:bottom w:val="nil"/>
          <w:right w:val="nil"/>
          <w:between w:val="nil"/>
        </w:pBdr>
        <w:spacing w:line="360" w:lineRule="auto"/>
        <w:ind w:left="1224"/>
        <w:jc w:val="both"/>
        <w:rPr>
          <w:color w:val="000000"/>
        </w:rPr>
      </w:pPr>
    </w:p>
    <w:p w14:paraId="1B342875" w14:textId="77777777" w:rsidR="007D6E97" w:rsidRDefault="00B143B5">
      <w:pPr>
        <w:pStyle w:val="Ttulo3"/>
        <w:numPr>
          <w:ilvl w:val="3"/>
          <w:numId w:val="2"/>
        </w:numPr>
        <w:spacing w:line="360" w:lineRule="auto"/>
        <w:ind w:hanging="648"/>
        <w:jc w:val="both"/>
        <w:rPr>
          <w:rFonts w:ascii="Times New Roman" w:eastAsia="Times New Roman" w:hAnsi="Times New Roman" w:cs="Times New Roman"/>
          <w:sz w:val="24"/>
          <w:szCs w:val="24"/>
        </w:rPr>
      </w:pPr>
      <w:bookmarkStart w:id="13" w:name="_Toc240236401"/>
      <w:r>
        <w:rPr>
          <w:rFonts w:ascii="Times New Roman" w:eastAsia="Times New Roman" w:hAnsi="Times New Roman" w:cs="Times New Roman"/>
          <w:sz w:val="24"/>
          <w:szCs w:val="24"/>
        </w:rPr>
        <w:t>Módulo: Integración y Ficha de Clientes</w:t>
      </w:r>
      <w:bookmarkEnd w:id="13"/>
    </w:p>
    <w:p w14:paraId="3B00CD45" w14:textId="77777777" w:rsidR="007D6E97" w:rsidRDefault="007D6E97">
      <w:pPr>
        <w:spacing w:line="360" w:lineRule="auto"/>
      </w:pPr>
    </w:p>
    <w:p w14:paraId="28CFB5D2" w14:textId="7BC8C06D" w:rsidR="007D6E97" w:rsidRDefault="00B143B5">
      <w:pPr>
        <w:pStyle w:val="Ttulo5"/>
        <w:spacing w:line="360" w:lineRule="auto"/>
        <w:rPr>
          <w:rFonts w:ascii="Times New Roman" w:eastAsia="Times New Roman" w:hAnsi="Times New Roman" w:cs="Times New Roman"/>
        </w:rPr>
      </w:pPr>
      <w:bookmarkStart w:id="14" w:name="_heading=h.jpo6hgiujfso" w:colFirst="0" w:colLast="0"/>
      <w:bookmarkEnd w:id="14"/>
      <w:r>
        <w:rPr>
          <w:rFonts w:ascii="Times New Roman" w:eastAsia="Times New Roman" w:hAnsi="Times New Roman" w:cs="Times New Roman"/>
        </w:rPr>
        <w:t xml:space="preserve">RF01 - </w:t>
      </w:r>
      <w:r>
        <w:rPr>
          <w:rFonts w:ascii="Times New Roman" w:eastAsia="Times New Roman" w:hAnsi="Times New Roman" w:cs="Times New Roman"/>
          <w:color w:val="191919"/>
        </w:rPr>
        <w:t>Registro de cliente</w:t>
      </w:r>
      <w:r>
        <w:rPr>
          <w:rFonts w:ascii="Times New Roman" w:eastAsia="Times New Roman" w:hAnsi="Times New Roman" w:cs="Times New Roman"/>
        </w:rPr>
        <w:t xml:space="preserve"> </w:t>
      </w:r>
    </w:p>
    <w:p w14:paraId="437F0664" w14:textId="77777777" w:rsidR="007D6E97" w:rsidRDefault="00B143B5">
      <w:pPr>
        <w:spacing w:after="0" w:line="360" w:lineRule="auto"/>
        <w:jc w:val="both"/>
        <w:rPr>
          <w:rFonts w:ascii="Times New Roman" w:eastAsia="Times New Roman" w:hAnsi="Times New Roman" w:cs="Times New Roman"/>
          <w:color w:val="191919"/>
        </w:rPr>
      </w:pPr>
      <w:r>
        <w:rPr>
          <w:rFonts w:ascii="Times New Roman" w:eastAsia="Times New Roman" w:hAnsi="Times New Roman" w:cs="Times New Roman"/>
          <w:color w:val="191919"/>
        </w:rPr>
        <w:t>El sistema debe permitir que los usuarios autorizados registren clientes B2B y B2C, solicitando los datos obligatorios de identificación y contacto definidos para el tipo de cliente seleccionado. El sistema debe validar la completitud y formato de la información ingresada y comprobar que no exista otro cliente registrado con la misma identidad. Una vez completadas satisfactoriamente las validaciones, el cliente debe quedar registrado en estado Activo y disponible para las operaciones habilitadas.</w:t>
      </w:r>
    </w:p>
    <w:p w14:paraId="7B2500A4" w14:textId="77777777" w:rsidR="007D6E97" w:rsidRDefault="007D6E97">
      <w:pPr>
        <w:spacing w:after="0" w:line="360" w:lineRule="auto"/>
        <w:jc w:val="both"/>
        <w:rPr>
          <w:rFonts w:ascii="Times New Roman" w:eastAsia="Times New Roman" w:hAnsi="Times New Roman" w:cs="Times New Roman"/>
          <w:color w:val="191919"/>
        </w:rPr>
      </w:pPr>
    </w:p>
    <w:p w14:paraId="55969D5F" w14:textId="77777777" w:rsidR="007D6E97" w:rsidRDefault="00B143B5">
      <w:pPr>
        <w:pStyle w:val="Ttulo5"/>
        <w:spacing w:line="360" w:lineRule="auto"/>
        <w:rPr>
          <w:rFonts w:ascii="Times New Roman" w:eastAsia="Times New Roman" w:hAnsi="Times New Roman" w:cs="Times New Roman"/>
          <w:color w:val="191919"/>
        </w:rPr>
      </w:pPr>
      <w:bookmarkStart w:id="15" w:name="_heading=h.b1i7dc7v7kxr" w:colFirst="0" w:colLast="0"/>
      <w:bookmarkEnd w:id="15"/>
      <w:r>
        <w:rPr>
          <w:rFonts w:ascii="Times New Roman" w:eastAsia="Times New Roman" w:hAnsi="Times New Roman" w:cs="Times New Roman"/>
        </w:rPr>
        <w:t xml:space="preserve">RF02 - </w:t>
      </w:r>
      <w:r>
        <w:rPr>
          <w:rFonts w:ascii="Times New Roman" w:eastAsia="Times New Roman" w:hAnsi="Times New Roman" w:cs="Times New Roman"/>
          <w:color w:val="191919"/>
        </w:rPr>
        <w:t>Actualización de información del cliente</w:t>
      </w:r>
    </w:p>
    <w:p w14:paraId="0E2020DA" w14:textId="77777777" w:rsidR="007D6E97" w:rsidRDefault="00B143B5">
      <w:pPr>
        <w:pStyle w:val="Ttulo5"/>
        <w:spacing w:before="0" w:line="360" w:lineRule="auto"/>
        <w:jc w:val="both"/>
        <w:rPr>
          <w:rFonts w:ascii="Times New Roman" w:eastAsia="Times New Roman" w:hAnsi="Times New Roman" w:cs="Times New Roman"/>
        </w:rPr>
      </w:pPr>
      <w:bookmarkStart w:id="16" w:name="_heading=h.5xz5nij5jipl" w:colFirst="0" w:colLast="0"/>
      <w:bookmarkEnd w:id="16"/>
      <w:r>
        <w:rPr>
          <w:rFonts w:ascii="Times New Roman" w:eastAsia="Times New Roman" w:hAnsi="Times New Roman" w:cs="Times New Roman"/>
          <w:b w:val="0"/>
          <w:bCs w:val="0"/>
          <w:color w:val="191919"/>
        </w:rPr>
        <w:t>El sistema debe permitir que los usuarios autorizados modifiquen la información editable de un cliente registrado conforme a los datos definidos para su mantenimiento. Antes de guardar los cambios, el sistema debe validar la completitud y formato de los antecedentes aplicables. El RUT que identifica al cliente no debe ser modificable mediante este procedimiento. Si la información ingresada no es válida, el sistema debe impedir la actualización e informar al usuario.</w:t>
      </w:r>
    </w:p>
    <w:p w14:paraId="01990EC9" w14:textId="77777777" w:rsidR="007D6E97" w:rsidRDefault="007D6E97">
      <w:pPr>
        <w:spacing w:line="360" w:lineRule="auto"/>
        <w:jc w:val="both"/>
        <w:rPr>
          <w:rFonts w:ascii="Times New Roman" w:eastAsia="Times New Roman" w:hAnsi="Times New Roman" w:cs="Times New Roman"/>
        </w:rPr>
      </w:pPr>
    </w:p>
    <w:p w14:paraId="67D8E259" w14:textId="77777777" w:rsidR="007D6E97" w:rsidRDefault="00B143B5">
      <w:pPr>
        <w:pStyle w:val="Ttulo5"/>
        <w:spacing w:line="360" w:lineRule="auto"/>
        <w:rPr>
          <w:rFonts w:ascii="Times New Roman" w:eastAsia="Times New Roman" w:hAnsi="Times New Roman" w:cs="Times New Roman"/>
          <w:color w:val="191919"/>
        </w:rPr>
      </w:pPr>
      <w:bookmarkStart w:id="17" w:name="_heading=h.pm7lh2vm413u" w:colFirst="0" w:colLast="0"/>
      <w:bookmarkEnd w:id="17"/>
      <w:r>
        <w:rPr>
          <w:rFonts w:ascii="Times New Roman" w:eastAsia="Times New Roman" w:hAnsi="Times New Roman" w:cs="Times New Roman"/>
        </w:rPr>
        <w:t xml:space="preserve">RF03 - </w:t>
      </w:r>
      <w:r>
        <w:rPr>
          <w:rFonts w:ascii="Times New Roman" w:eastAsia="Times New Roman" w:hAnsi="Times New Roman" w:cs="Times New Roman"/>
          <w:color w:val="191919"/>
        </w:rPr>
        <w:t>Gestión del estado del cliente</w:t>
      </w:r>
    </w:p>
    <w:p w14:paraId="06706C6B" w14:textId="77777777" w:rsidR="007D6E97" w:rsidRDefault="00B143B5">
      <w:pPr>
        <w:pStyle w:val="Ttulo5"/>
        <w:spacing w:before="0" w:line="360" w:lineRule="auto"/>
        <w:jc w:val="both"/>
        <w:rPr>
          <w:rFonts w:ascii="Times New Roman" w:eastAsia="Times New Roman" w:hAnsi="Times New Roman" w:cs="Times New Roman"/>
        </w:rPr>
      </w:pPr>
      <w:bookmarkStart w:id="18" w:name="_heading=h.8auqct7ysgb5" w:colFirst="0" w:colLast="0"/>
      <w:bookmarkEnd w:id="18"/>
      <w:r>
        <w:rPr>
          <w:rFonts w:ascii="Times New Roman" w:eastAsia="Times New Roman" w:hAnsi="Times New Roman" w:cs="Times New Roman"/>
          <w:b w:val="0"/>
          <w:bCs w:val="0"/>
          <w:color w:val="191919"/>
        </w:rPr>
        <w:t>El sistema debe permitir que los usuarios autorizados desactiven y reactiven clientes registrados. La desactivación debe realizarse de forma manual y no debe permitirse mientras el cliente mantenga procesos, obligaciones o elementos asociados en estados no finales. Mientras permanezca Inactivo, el cliente no debe estar disponible para nuevas operaciones que requieran un cliente activo. La reactivación debe restablecer su disponibilidad utilizando el mismo registro y conservando su información e historial aplicable.</w:t>
      </w:r>
    </w:p>
    <w:p w14:paraId="21FBFC05" w14:textId="77777777" w:rsidR="007D6E97" w:rsidRDefault="007D6E97">
      <w:pPr>
        <w:spacing w:line="360" w:lineRule="auto"/>
        <w:rPr>
          <w:rFonts w:ascii="Times New Roman" w:eastAsia="Times New Roman" w:hAnsi="Times New Roman" w:cs="Times New Roman"/>
        </w:rPr>
      </w:pPr>
      <w:bookmarkStart w:id="19" w:name="_heading=h.vlur4o6bh79v" w:colFirst="0" w:colLast="0"/>
      <w:bookmarkEnd w:id="19"/>
    </w:p>
    <w:p w14:paraId="5B0019AA" w14:textId="77777777" w:rsidR="007D6E97" w:rsidRDefault="007D6E97">
      <w:pPr>
        <w:spacing w:line="360" w:lineRule="auto"/>
        <w:jc w:val="both"/>
      </w:pPr>
    </w:p>
    <w:p w14:paraId="2DE58466" w14:textId="77777777" w:rsidR="007D6E97" w:rsidRDefault="007D6E97">
      <w:pPr>
        <w:spacing w:line="360" w:lineRule="auto"/>
        <w:jc w:val="both"/>
      </w:pPr>
    </w:p>
    <w:p w14:paraId="5914F746" w14:textId="77777777" w:rsidR="007D6E97" w:rsidRDefault="00B143B5">
      <w:pPr>
        <w:pStyle w:val="Ttulo3"/>
        <w:numPr>
          <w:ilvl w:val="3"/>
          <w:numId w:val="2"/>
        </w:numPr>
        <w:spacing w:line="360" w:lineRule="auto"/>
        <w:ind w:hanging="648"/>
        <w:rPr>
          <w:rFonts w:ascii="Times New Roman" w:eastAsia="Times New Roman" w:hAnsi="Times New Roman" w:cs="Times New Roman"/>
        </w:rPr>
      </w:pPr>
      <w:bookmarkStart w:id="20" w:name="_Toc240236402"/>
      <w:r>
        <w:rPr>
          <w:rFonts w:ascii="Times New Roman" w:eastAsia="Times New Roman" w:hAnsi="Times New Roman" w:cs="Times New Roman"/>
        </w:rPr>
        <w:t>Módulo: Cotizaciones y Notas de Venta</w:t>
      </w:r>
      <w:bookmarkEnd w:id="20"/>
    </w:p>
    <w:p w14:paraId="145F1771" w14:textId="77777777" w:rsidR="007D6E97" w:rsidRDefault="007D6E97">
      <w:pPr>
        <w:rPr>
          <w:rFonts w:ascii="Times New Roman" w:eastAsia="Times New Roman" w:hAnsi="Times New Roman" w:cs="Times New Roman"/>
        </w:rPr>
      </w:pPr>
    </w:p>
    <w:p w14:paraId="1F1309D1" w14:textId="77777777" w:rsidR="007D6E97" w:rsidRDefault="00B143B5">
      <w:pPr>
        <w:pStyle w:val="Ttulo5"/>
        <w:spacing w:line="360" w:lineRule="auto"/>
        <w:rPr>
          <w:rFonts w:ascii="Times New Roman" w:eastAsia="Times New Roman" w:hAnsi="Times New Roman" w:cs="Times New Roman"/>
        </w:rPr>
      </w:pPr>
      <w:bookmarkStart w:id="21" w:name="_heading=h.za6r4a2n3w2v" w:colFirst="0" w:colLast="0"/>
      <w:bookmarkEnd w:id="21"/>
      <w:r>
        <w:rPr>
          <w:rFonts w:ascii="Times New Roman" w:eastAsia="Times New Roman" w:hAnsi="Times New Roman" w:cs="Times New Roman"/>
        </w:rPr>
        <w:t xml:space="preserve">RF12 - </w:t>
      </w:r>
      <w:r>
        <w:rPr>
          <w:rFonts w:ascii="Times New Roman" w:eastAsia="Times New Roman" w:hAnsi="Times New Roman" w:cs="Times New Roman"/>
          <w:color w:val="191919"/>
        </w:rPr>
        <w:t>Registro de cliente desde el contexto de Cotización</w:t>
      </w:r>
      <w:r>
        <w:rPr>
          <w:rFonts w:ascii="Times New Roman" w:eastAsia="Times New Roman" w:hAnsi="Times New Roman" w:cs="Times New Roman"/>
        </w:rPr>
        <w:t xml:space="preserve"> </w:t>
      </w:r>
    </w:p>
    <w:p w14:paraId="386C6082" w14:textId="77777777" w:rsidR="007D6E97" w:rsidRDefault="00B143B5">
      <w:pPr>
        <w:spacing w:after="0" w:line="360" w:lineRule="auto"/>
        <w:jc w:val="both"/>
        <w:rPr>
          <w:rFonts w:ascii="Times New Roman" w:eastAsia="Times New Roman" w:hAnsi="Times New Roman" w:cs="Times New Roman"/>
          <w:color w:val="191919"/>
        </w:rPr>
      </w:pPr>
      <w:r>
        <w:rPr>
          <w:rFonts w:ascii="Times New Roman" w:eastAsia="Times New Roman" w:hAnsi="Times New Roman" w:cs="Times New Roman"/>
          <w:color w:val="191919"/>
        </w:rPr>
        <w:t>El sistema debe permitir que un usuario autorizado de Gerencia registre un cliente desde el contexto de elaboración de una Cotización cuando el cliente todavía no exista en el sistema.</w:t>
      </w:r>
    </w:p>
    <w:p w14:paraId="30BF1CF1" w14:textId="77777777" w:rsidR="007D6E97" w:rsidRDefault="00B143B5">
      <w:pPr>
        <w:spacing w:after="0" w:line="360" w:lineRule="auto"/>
        <w:jc w:val="both"/>
        <w:rPr>
          <w:rFonts w:ascii="Times New Roman" w:eastAsia="Times New Roman" w:hAnsi="Times New Roman" w:cs="Times New Roman"/>
          <w:color w:val="191919"/>
        </w:rPr>
      </w:pPr>
      <w:r>
        <w:rPr>
          <w:rFonts w:ascii="Times New Roman" w:eastAsia="Times New Roman" w:hAnsi="Times New Roman" w:cs="Times New Roman"/>
          <w:color w:val="191919"/>
        </w:rPr>
        <w:t>Cuando se trate de un cliente B2C persona natural y todavía no se disponga de todos sus antecedentes, el sistema debe permitir un registro provisional e incompleto con, como mínimo, nombre y teléfono. Cuando se trate de un cliente B2B, el registro debe ser formal desde su creación e incluir, como mínimo, nombre o Razón Social, RUT y un antecedente de contacto.</w:t>
      </w:r>
    </w:p>
    <w:p w14:paraId="2EC6087E" w14:textId="77777777" w:rsidR="007D6E97" w:rsidRDefault="00B143B5">
      <w:pPr>
        <w:spacing w:after="0" w:line="360" w:lineRule="auto"/>
        <w:jc w:val="both"/>
        <w:rPr>
          <w:rFonts w:ascii="Times New Roman" w:eastAsia="Times New Roman" w:hAnsi="Times New Roman" w:cs="Times New Roman"/>
          <w:color w:val="191919"/>
        </w:rPr>
      </w:pPr>
      <w:r>
        <w:rPr>
          <w:rFonts w:ascii="Times New Roman" w:eastAsia="Times New Roman" w:hAnsi="Times New Roman" w:cs="Times New Roman"/>
          <w:color w:val="191919"/>
        </w:rPr>
        <w:t>El sistema debe validar los datos obligatorios aplicables al tipo de cliente y controlar duplicidades antes de completar el registro. Si el registro es satisfactorio, el cliente creado debe quedar asociado a la Cotización que se encuentra en elaboración.</w:t>
      </w:r>
    </w:p>
    <w:p w14:paraId="7E40936D" w14:textId="77777777" w:rsidR="007D6E97" w:rsidRDefault="007D6E97">
      <w:pPr>
        <w:spacing w:line="360" w:lineRule="auto"/>
        <w:jc w:val="both"/>
        <w:rPr>
          <w:rFonts w:ascii="Times New Roman" w:eastAsia="Times New Roman" w:hAnsi="Times New Roman" w:cs="Times New Roman"/>
        </w:rPr>
      </w:pPr>
    </w:p>
    <w:p w14:paraId="0E64ABA5" w14:textId="77777777" w:rsidR="007D6E97" w:rsidRDefault="00B143B5">
      <w:pPr>
        <w:pStyle w:val="Ttulo5"/>
        <w:spacing w:line="360" w:lineRule="auto"/>
        <w:rPr>
          <w:rFonts w:ascii="Times New Roman" w:eastAsia="Times New Roman" w:hAnsi="Times New Roman" w:cs="Times New Roman"/>
        </w:rPr>
      </w:pPr>
      <w:bookmarkStart w:id="22" w:name="_heading=h.awg4j2yhhwfa" w:colFirst="0" w:colLast="0"/>
      <w:bookmarkEnd w:id="22"/>
      <w:r>
        <w:rPr>
          <w:rFonts w:ascii="Times New Roman" w:eastAsia="Times New Roman" w:hAnsi="Times New Roman" w:cs="Times New Roman"/>
        </w:rPr>
        <w:t xml:space="preserve">RF17 - </w:t>
      </w:r>
      <w:r>
        <w:rPr>
          <w:rFonts w:ascii="Times New Roman" w:eastAsia="Times New Roman" w:hAnsi="Times New Roman" w:cs="Times New Roman"/>
          <w:color w:val="191919"/>
        </w:rPr>
        <w:t>Emisión de Cotización</w:t>
      </w:r>
      <w:r>
        <w:rPr>
          <w:rFonts w:ascii="Times New Roman" w:eastAsia="Times New Roman" w:hAnsi="Times New Roman" w:cs="Times New Roman"/>
        </w:rPr>
        <w:t xml:space="preserve"> </w:t>
      </w:r>
    </w:p>
    <w:p w14:paraId="471993E9" w14:textId="77777777" w:rsidR="007D6E97" w:rsidRDefault="00B143B5">
      <w:pPr>
        <w:spacing w:after="0" w:line="360" w:lineRule="auto"/>
        <w:jc w:val="both"/>
        <w:rPr>
          <w:rFonts w:ascii="Times New Roman" w:eastAsia="Times New Roman" w:hAnsi="Times New Roman" w:cs="Times New Roman"/>
          <w:color w:val="191919"/>
        </w:rPr>
      </w:pPr>
      <w:r>
        <w:rPr>
          <w:rFonts w:ascii="Times New Roman" w:eastAsia="Times New Roman" w:hAnsi="Times New Roman" w:cs="Times New Roman"/>
          <w:color w:val="191919"/>
        </w:rPr>
        <w:t>El sistema debe permitir que los usuarios autorizados emitan una Cotización una vez que se encuentre completa y cumpla las condiciones obligatorias aplicables a la operación.</w:t>
      </w:r>
    </w:p>
    <w:p w14:paraId="3B4C299C" w14:textId="77777777" w:rsidR="007D6E97" w:rsidRDefault="00B143B5">
      <w:pPr>
        <w:spacing w:after="0" w:line="360" w:lineRule="auto"/>
        <w:jc w:val="both"/>
        <w:rPr>
          <w:rFonts w:ascii="Times New Roman" w:eastAsia="Times New Roman" w:hAnsi="Times New Roman" w:cs="Times New Roman"/>
          <w:color w:val="191919"/>
        </w:rPr>
      </w:pPr>
      <w:r>
        <w:rPr>
          <w:rFonts w:ascii="Times New Roman" w:eastAsia="Times New Roman" w:hAnsi="Times New Roman" w:cs="Times New Roman"/>
          <w:color w:val="191919"/>
        </w:rPr>
        <w:t>Antes de la emisión, el sistema debe validar la existencia del cliente asociado y los antecedentes obligatorios de productos, condiciones económicas, tratamiento tributario, vigencia y demás datos requeridos para la operación.</w:t>
      </w:r>
    </w:p>
    <w:p w14:paraId="73E528F3" w14:textId="77777777" w:rsidR="007D6E97" w:rsidRDefault="00B143B5">
      <w:pPr>
        <w:spacing w:after="0" w:line="360" w:lineRule="auto"/>
        <w:jc w:val="both"/>
        <w:rPr>
          <w:rFonts w:ascii="Times New Roman" w:eastAsia="Times New Roman" w:hAnsi="Times New Roman" w:cs="Times New Roman"/>
          <w:color w:val="191919"/>
        </w:rPr>
      </w:pPr>
      <w:r>
        <w:rPr>
          <w:rFonts w:ascii="Times New Roman" w:eastAsia="Times New Roman" w:hAnsi="Times New Roman" w:cs="Times New Roman"/>
          <w:color w:val="191919"/>
        </w:rPr>
        <w:t>Cuando las validaciones sean satisfactorias, el sistema debe cambiar la Cotización al estado Emitida y dejarla disponible para el proceso de aceptación correspondiente al tipo de cliente. La emisión no implica por sí sola la aprobación comercial de la Cotización.</w:t>
      </w:r>
    </w:p>
    <w:p w14:paraId="3960E5F8" w14:textId="77777777" w:rsidR="007D6E97" w:rsidRDefault="007D6E97">
      <w:pPr>
        <w:spacing w:line="360" w:lineRule="auto"/>
        <w:jc w:val="both"/>
        <w:rPr>
          <w:rFonts w:ascii="Times New Roman" w:eastAsia="Times New Roman" w:hAnsi="Times New Roman" w:cs="Times New Roman"/>
        </w:rPr>
      </w:pPr>
    </w:p>
    <w:p w14:paraId="55631FF4" w14:textId="77777777" w:rsidR="007D6E97" w:rsidRDefault="00B143B5">
      <w:pPr>
        <w:pStyle w:val="Ttulo5"/>
        <w:spacing w:line="360" w:lineRule="auto"/>
        <w:rPr>
          <w:rFonts w:ascii="Times New Roman" w:eastAsia="Times New Roman" w:hAnsi="Times New Roman" w:cs="Times New Roman"/>
        </w:rPr>
      </w:pPr>
      <w:bookmarkStart w:id="23" w:name="_heading=h.qolveb8senh4" w:colFirst="0" w:colLast="0"/>
      <w:bookmarkEnd w:id="23"/>
      <w:r>
        <w:rPr>
          <w:rFonts w:ascii="Times New Roman" w:eastAsia="Times New Roman" w:hAnsi="Times New Roman" w:cs="Times New Roman"/>
        </w:rPr>
        <w:t xml:space="preserve">RF19 - </w:t>
      </w:r>
      <w:r>
        <w:rPr>
          <w:rFonts w:ascii="Times New Roman" w:eastAsia="Times New Roman" w:hAnsi="Times New Roman" w:cs="Times New Roman"/>
          <w:color w:val="191919"/>
        </w:rPr>
        <w:t>Reactivación de Cotización vencida</w:t>
      </w:r>
      <w:r>
        <w:rPr>
          <w:rFonts w:ascii="Times New Roman" w:eastAsia="Times New Roman" w:hAnsi="Times New Roman" w:cs="Times New Roman"/>
        </w:rPr>
        <w:t xml:space="preserve"> </w:t>
      </w:r>
    </w:p>
    <w:p w14:paraId="56CDAAB5" w14:textId="77777777" w:rsidR="007D6E97" w:rsidRDefault="00B143B5">
      <w:pPr>
        <w:spacing w:after="0" w:line="360" w:lineRule="auto"/>
        <w:jc w:val="both"/>
        <w:rPr>
          <w:rFonts w:ascii="Times New Roman" w:eastAsia="Times New Roman" w:hAnsi="Times New Roman" w:cs="Times New Roman"/>
          <w:color w:val="191919"/>
        </w:rPr>
      </w:pPr>
      <w:r>
        <w:rPr>
          <w:rFonts w:ascii="Times New Roman" w:eastAsia="Times New Roman" w:hAnsi="Times New Roman" w:cs="Times New Roman"/>
          <w:color w:val="191919"/>
        </w:rPr>
        <w:t>El sistema debe permitir que los usuarios autorizados reactiven una Cotización que haya alcanzado su fecha de vencimiento cuando corresponda continuar con la misma operación comercial.</w:t>
      </w:r>
    </w:p>
    <w:p w14:paraId="2B1ABE24" w14:textId="77777777" w:rsidR="007D6E97" w:rsidRDefault="00B143B5">
      <w:pPr>
        <w:spacing w:after="0" w:line="360" w:lineRule="auto"/>
        <w:jc w:val="both"/>
        <w:rPr>
          <w:rFonts w:ascii="Times New Roman" w:eastAsia="Times New Roman" w:hAnsi="Times New Roman" w:cs="Times New Roman"/>
          <w:color w:val="191919"/>
        </w:rPr>
      </w:pPr>
      <w:r>
        <w:rPr>
          <w:rFonts w:ascii="Times New Roman" w:eastAsia="Times New Roman" w:hAnsi="Times New Roman" w:cs="Times New Roman"/>
          <w:color w:val="191919"/>
        </w:rPr>
        <w:lastRenderedPageBreak/>
        <w:t>Antes de efectuar la reactivación, el sistema debe conservar una copia del estado previo de la Cotización para mantener la trazabilidad de la información originalmente emitida.</w:t>
      </w:r>
    </w:p>
    <w:p w14:paraId="3BFD437E" w14:textId="77777777" w:rsidR="007D6E97" w:rsidRDefault="00B143B5">
      <w:pPr>
        <w:spacing w:after="0" w:line="360" w:lineRule="auto"/>
        <w:jc w:val="both"/>
        <w:rPr>
          <w:rFonts w:ascii="Times New Roman" w:eastAsia="Times New Roman" w:hAnsi="Times New Roman" w:cs="Times New Roman"/>
          <w:color w:val="191919"/>
        </w:rPr>
      </w:pPr>
      <w:r>
        <w:rPr>
          <w:rFonts w:ascii="Times New Roman" w:eastAsia="Times New Roman" w:hAnsi="Times New Roman" w:cs="Times New Roman"/>
          <w:color w:val="191919"/>
        </w:rPr>
        <w:t>El usuario debe definir una nueva fecha de vigencia posterior a la fecha actual. Una vez realizada correctamente la reactivación, la misma Cotización debe volver al estado Emitida y vigente, quedando disponible para continuar el proceso de aceptación con la nueva fecha de vencimiento.</w:t>
      </w:r>
    </w:p>
    <w:p w14:paraId="7E131F7F" w14:textId="77777777" w:rsidR="007D6E97" w:rsidRDefault="007D6E97">
      <w:pPr>
        <w:spacing w:line="360" w:lineRule="auto"/>
        <w:jc w:val="both"/>
        <w:rPr>
          <w:rFonts w:ascii="Times New Roman" w:eastAsia="Times New Roman" w:hAnsi="Times New Roman" w:cs="Times New Roman"/>
        </w:rPr>
      </w:pPr>
    </w:p>
    <w:p w14:paraId="3EAC4C77" w14:textId="77777777" w:rsidR="007D6E97" w:rsidRDefault="00B143B5">
      <w:pPr>
        <w:pStyle w:val="Ttulo5"/>
        <w:spacing w:line="360" w:lineRule="auto"/>
        <w:rPr>
          <w:rFonts w:ascii="Times New Roman" w:eastAsia="Times New Roman" w:hAnsi="Times New Roman" w:cs="Times New Roman"/>
        </w:rPr>
      </w:pPr>
      <w:bookmarkStart w:id="24" w:name="_heading=h.z54uzb33kqnx" w:colFirst="0" w:colLast="0"/>
      <w:bookmarkEnd w:id="24"/>
      <w:r>
        <w:rPr>
          <w:rFonts w:ascii="Times New Roman" w:eastAsia="Times New Roman" w:hAnsi="Times New Roman" w:cs="Times New Roman"/>
        </w:rPr>
        <w:t xml:space="preserve">RF20 - </w:t>
      </w:r>
      <w:r>
        <w:rPr>
          <w:rFonts w:ascii="Times New Roman" w:eastAsia="Times New Roman" w:hAnsi="Times New Roman" w:cs="Times New Roman"/>
          <w:color w:val="191919"/>
        </w:rPr>
        <w:t>Formalización de cliente B2C provisional</w:t>
      </w:r>
      <w:r>
        <w:rPr>
          <w:rFonts w:ascii="Times New Roman" w:eastAsia="Times New Roman" w:hAnsi="Times New Roman" w:cs="Times New Roman"/>
        </w:rPr>
        <w:t xml:space="preserve">  </w:t>
      </w:r>
    </w:p>
    <w:p w14:paraId="72FE387C" w14:textId="77777777" w:rsidR="007D6E97" w:rsidRDefault="00B143B5">
      <w:pPr>
        <w:spacing w:after="0" w:line="360" w:lineRule="auto"/>
        <w:jc w:val="both"/>
        <w:rPr>
          <w:rFonts w:ascii="Times New Roman" w:eastAsia="Times New Roman" w:hAnsi="Times New Roman" w:cs="Times New Roman"/>
          <w:color w:val="191919"/>
        </w:rPr>
      </w:pPr>
      <w:r>
        <w:rPr>
          <w:rFonts w:ascii="Times New Roman" w:eastAsia="Times New Roman" w:hAnsi="Times New Roman" w:cs="Times New Roman"/>
          <w:color w:val="191919"/>
        </w:rPr>
        <w:t>El sistema debe permitir que un usuario autorizado de Gerencia complete los antecedentes faltantes de un cliente B2C registrado provisionalmente desde una Cotización y lo formalice para continuar con una venta.</w:t>
      </w:r>
    </w:p>
    <w:p w14:paraId="1DC9E349" w14:textId="77777777" w:rsidR="007D6E97" w:rsidRDefault="00B143B5">
      <w:pPr>
        <w:spacing w:after="0" w:line="360" w:lineRule="auto"/>
        <w:jc w:val="both"/>
        <w:rPr>
          <w:rFonts w:ascii="Times New Roman" w:eastAsia="Times New Roman" w:hAnsi="Times New Roman" w:cs="Times New Roman"/>
          <w:color w:val="191919"/>
        </w:rPr>
      </w:pPr>
      <w:r>
        <w:rPr>
          <w:rFonts w:ascii="Times New Roman" w:eastAsia="Times New Roman" w:hAnsi="Times New Roman" w:cs="Times New Roman"/>
          <w:color w:val="191919"/>
        </w:rPr>
        <w:t>El sistema debe validar los datos obligatorios requeridos para la formalización y controlar duplicidades de RUT cuando corresponda. Una vez completada satisfactoriamente la formalización, el cliente debe quedar registrado como cliente formal y habilitado para la consolidación de la venta.</w:t>
      </w:r>
    </w:p>
    <w:p w14:paraId="65213345" w14:textId="77777777" w:rsidR="007D6E97" w:rsidRDefault="007D6E97">
      <w:pPr>
        <w:spacing w:after="0" w:line="360" w:lineRule="auto"/>
        <w:jc w:val="both"/>
        <w:rPr>
          <w:rFonts w:ascii="Times New Roman" w:eastAsia="Times New Roman" w:hAnsi="Times New Roman" w:cs="Times New Roman"/>
          <w:color w:val="191919"/>
        </w:rPr>
      </w:pPr>
    </w:p>
    <w:p w14:paraId="45B8D068" w14:textId="77777777" w:rsidR="007D6E97" w:rsidRDefault="00B143B5">
      <w:pPr>
        <w:pStyle w:val="Ttulo5"/>
        <w:spacing w:line="360" w:lineRule="auto"/>
        <w:rPr>
          <w:rFonts w:ascii="Times New Roman" w:eastAsia="Times New Roman" w:hAnsi="Times New Roman" w:cs="Times New Roman"/>
          <w:color w:val="191919"/>
        </w:rPr>
      </w:pPr>
      <w:bookmarkStart w:id="25" w:name="_heading=h.ficsi88k3h3v" w:colFirst="0" w:colLast="0"/>
      <w:bookmarkEnd w:id="25"/>
      <w:r>
        <w:rPr>
          <w:rFonts w:ascii="Times New Roman" w:eastAsia="Times New Roman" w:hAnsi="Times New Roman" w:cs="Times New Roman"/>
        </w:rPr>
        <w:t xml:space="preserve">RF34 - </w:t>
      </w:r>
      <w:r>
        <w:rPr>
          <w:rFonts w:ascii="Times New Roman" w:eastAsia="Times New Roman" w:hAnsi="Times New Roman" w:cs="Times New Roman"/>
          <w:color w:val="191919"/>
        </w:rPr>
        <w:t>Gestión de condiciones y fecha final de vencimiento de cobro B2B</w:t>
      </w:r>
    </w:p>
    <w:p w14:paraId="5E2006A9" w14:textId="77777777" w:rsidR="007D6E97" w:rsidRDefault="00B143B5">
      <w:pPr>
        <w:pStyle w:val="Ttulo5"/>
        <w:spacing w:line="360" w:lineRule="auto"/>
        <w:rPr>
          <w:rFonts w:ascii="Times New Roman" w:eastAsia="Times New Roman" w:hAnsi="Times New Roman" w:cs="Times New Roman"/>
          <w:b w:val="0"/>
          <w:bCs w:val="0"/>
          <w:color w:val="191919"/>
        </w:rPr>
      </w:pPr>
      <w:r>
        <w:rPr>
          <w:rFonts w:ascii="Times New Roman" w:eastAsia="Times New Roman" w:hAnsi="Times New Roman" w:cs="Times New Roman"/>
          <w:b w:val="0"/>
          <w:bCs w:val="0"/>
        </w:rPr>
        <w:t xml:space="preserve"> </w:t>
      </w:r>
      <w:r>
        <w:rPr>
          <w:rFonts w:ascii="Times New Roman" w:eastAsia="Times New Roman" w:hAnsi="Times New Roman" w:cs="Times New Roman"/>
          <w:b w:val="0"/>
          <w:bCs w:val="0"/>
          <w:color w:val="191919"/>
        </w:rPr>
        <w:t>El sistema debe permitir que los usuarios autorizados de Gerencia o Secretaría definan las condiciones de cobro asociadas a una Nota de Venta B2B de acuerdo con las condiciones comerciales establecidas para el cliente o proyecto.</w:t>
      </w:r>
    </w:p>
    <w:p w14:paraId="0DAC7C48" w14:textId="77777777" w:rsidR="007D6E97" w:rsidRDefault="00B143B5">
      <w:pPr>
        <w:pStyle w:val="Ttulo5"/>
        <w:spacing w:before="0" w:line="360" w:lineRule="auto"/>
        <w:jc w:val="both"/>
        <w:rPr>
          <w:rFonts w:ascii="Times New Roman" w:eastAsia="Times New Roman" w:hAnsi="Times New Roman" w:cs="Times New Roman"/>
          <w:b w:val="0"/>
          <w:bCs w:val="0"/>
          <w:color w:val="191919"/>
        </w:rPr>
      </w:pPr>
      <w:bookmarkStart w:id="26" w:name="_heading=h.lyipirmgwi4r" w:colFirst="0" w:colLast="0"/>
      <w:bookmarkEnd w:id="26"/>
      <w:r>
        <w:rPr>
          <w:rFonts w:ascii="Times New Roman" w:eastAsia="Times New Roman" w:hAnsi="Times New Roman" w:cs="Times New Roman"/>
          <w:b w:val="0"/>
          <w:bCs w:val="0"/>
          <w:color w:val="191919"/>
        </w:rPr>
        <w:t>Las condiciones pueden contemplar montos o proporciones, eventos o antecedentes que habilitan un cobro y plazos operativos o comerciales, incluyendo Orden de Compra, contrato, Guía de Despacho, Factura, estado de avance u otra condición definida para la operación. Estas etapas no constituyen por sí mismas obligaciones morosas independientes.</w:t>
      </w:r>
    </w:p>
    <w:p w14:paraId="2D288570" w14:textId="77777777" w:rsidR="007D6E97" w:rsidRDefault="00B143B5">
      <w:pPr>
        <w:pStyle w:val="Ttulo5"/>
        <w:spacing w:before="0" w:line="360" w:lineRule="auto"/>
        <w:jc w:val="both"/>
        <w:rPr>
          <w:rFonts w:ascii="Times New Roman" w:eastAsia="Times New Roman" w:hAnsi="Times New Roman" w:cs="Times New Roman"/>
          <w:b w:val="0"/>
          <w:bCs w:val="0"/>
          <w:color w:val="191919"/>
        </w:rPr>
      </w:pPr>
      <w:bookmarkStart w:id="27" w:name="_heading=h.tbtxqzd4a8d3" w:colFirst="0" w:colLast="0"/>
      <w:bookmarkEnd w:id="27"/>
      <w:r>
        <w:rPr>
          <w:rFonts w:ascii="Times New Roman" w:eastAsia="Times New Roman" w:hAnsi="Times New Roman" w:cs="Times New Roman"/>
          <w:b w:val="0"/>
          <w:bCs w:val="0"/>
          <w:color w:val="191919"/>
        </w:rPr>
        <w:t>La Nota de Venta B2B debe mantener una única fecha final de vencimiento aplicable para efectos de deuda vigente y morosidad. El sistema debe identificar la Nota de Venta como Por vencer cuando se encuentre dentro del umbral configurado antes de esa fecha final y, una vez transcurrida dicha fecha, debe dejar disponible su condición de morosidad cuando conserve saldo pendiente mayor que cero.</w:t>
      </w:r>
    </w:p>
    <w:p w14:paraId="0693E4C5" w14:textId="77777777" w:rsidR="007D6E97" w:rsidRDefault="007D6E97">
      <w:pPr>
        <w:spacing w:line="360" w:lineRule="auto"/>
        <w:jc w:val="both"/>
        <w:rPr>
          <w:rFonts w:ascii="Times New Roman" w:eastAsia="Times New Roman" w:hAnsi="Times New Roman" w:cs="Times New Roman"/>
        </w:rPr>
      </w:pPr>
    </w:p>
    <w:p w14:paraId="72BC0D30" w14:textId="77777777" w:rsidR="007D6E97" w:rsidRDefault="00B143B5">
      <w:pPr>
        <w:pStyle w:val="Ttulo5"/>
        <w:spacing w:line="360" w:lineRule="auto"/>
        <w:rPr>
          <w:rFonts w:ascii="Times New Roman" w:eastAsia="Times New Roman" w:hAnsi="Times New Roman" w:cs="Times New Roman"/>
        </w:rPr>
      </w:pPr>
      <w:bookmarkStart w:id="28" w:name="_heading=h.xqz6kraful4h" w:colFirst="0" w:colLast="0"/>
      <w:bookmarkEnd w:id="28"/>
      <w:r>
        <w:rPr>
          <w:rFonts w:ascii="Times New Roman" w:eastAsia="Times New Roman" w:hAnsi="Times New Roman" w:cs="Times New Roman"/>
        </w:rPr>
        <w:lastRenderedPageBreak/>
        <w:t xml:space="preserve">RF35 - </w:t>
      </w:r>
      <w:r>
        <w:rPr>
          <w:rFonts w:ascii="Times New Roman" w:eastAsia="Times New Roman" w:hAnsi="Times New Roman" w:cs="Times New Roman"/>
          <w:color w:val="191919"/>
        </w:rPr>
        <w:t>Gestión de etapas de cobro B2C</w:t>
      </w:r>
      <w:r>
        <w:rPr>
          <w:rFonts w:ascii="Times New Roman" w:eastAsia="Times New Roman" w:hAnsi="Times New Roman" w:cs="Times New Roman"/>
        </w:rPr>
        <w:t xml:space="preserve">  </w:t>
      </w:r>
    </w:p>
    <w:p w14:paraId="3352F069" w14:textId="77777777" w:rsidR="007D6E97" w:rsidRDefault="00B143B5">
      <w:pPr>
        <w:spacing w:after="0" w:line="360" w:lineRule="auto"/>
        <w:jc w:val="both"/>
        <w:rPr>
          <w:rFonts w:ascii="Times New Roman" w:eastAsia="Times New Roman" w:hAnsi="Times New Roman" w:cs="Times New Roman"/>
          <w:color w:val="191919"/>
        </w:rPr>
      </w:pPr>
      <w:r>
        <w:rPr>
          <w:rFonts w:ascii="Times New Roman" w:eastAsia="Times New Roman" w:hAnsi="Times New Roman" w:cs="Times New Roman"/>
          <w:color w:val="191919"/>
        </w:rPr>
        <w:t>El sistema debe gestionar las etapas de cobro asociadas a una Nota de Venta B2C de acuerdo con las condiciones comerciales definidas para la operación, permitiendo identificar como referencias de seguimiento Anticipo, Abono parcial y Pago final.</w:t>
      </w:r>
    </w:p>
    <w:p w14:paraId="0FDDBD4C" w14:textId="77777777" w:rsidR="007D6E97" w:rsidRDefault="00B143B5">
      <w:pPr>
        <w:spacing w:after="0" w:line="360" w:lineRule="auto"/>
        <w:jc w:val="both"/>
        <w:rPr>
          <w:rFonts w:ascii="Times New Roman" w:eastAsia="Times New Roman" w:hAnsi="Times New Roman" w:cs="Times New Roman"/>
          <w:color w:val="191919"/>
        </w:rPr>
      </w:pPr>
      <w:r>
        <w:rPr>
          <w:rFonts w:ascii="Times New Roman" w:eastAsia="Times New Roman" w:hAnsi="Times New Roman" w:cs="Times New Roman"/>
          <w:color w:val="191919"/>
        </w:rPr>
        <w:t>Las etapas de cobro no deben modelarse como deudas independientes con vencimientos propios. La Nota de Venta debe mantener un único saldo pendiente y una única fecha final de vencimiento para efectos de deuda vigente y morosidad.</w:t>
      </w:r>
    </w:p>
    <w:p w14:paraId="48B3B538" w14:textId="77777777" w:rsidR="007D6E97" w:rsidRDefault="00B143B5">
      <w:pPr>
        <w:spacing w:after="0" w:line="360" w:lineRule="auto"/>
        <w:jc w:val="both"/>
        <w:rPr>
          <w:rFonts w:ascii="Times New Roman" w:eastAsia="Times New Roman" w:hAnsi="Times New Roman" w:cs="Times New Roman"/>
          <w:color w:val="191919"/>
        </w:rPr>
      </w:pPr>
      <w:r>
        <w:rPr>
          <w:rFonts w:ascii="Times New Roman" w:eastAsia="Times New Roman" w:hAnsi="Times New Roman" w:cs="Times New Roman"/>
          <w:color w:val="191919"/>
        </w:rPr>
        <w:t>El sistema debe permitir que la información de etapa sea utilizada para sugerir la clasificación de los pagos, sin impedir que el usuario autorizado modifique la categoría propuesta cuando las condiciones particulares del cliente o convenio comercial así lo requieran.</w:t>
      </w:r>
    </w:p>
    <w:p w14:paraId="313C106B" w14:textId="77777777" w:rsidR="007D6E97" w:rsidRDefault="00B143B5">
      <w:pPr>
        <w:spacing w:after="0" w:line="360" w:lineRule="auto"/>
        <w:jc w:val="both"/>
        <w:rPr>
          <w:rFonts w:ascii="Times New Roman" w:eastAsia="Times New Roman" w:hAnsi="Times New Roman" w:cs="Times New Roman"/>
          <w:color w:val="191919"/>
        </w:rPr>
      </w:pPr>
      <w:r>
        <w:rPr>
          <w:rFonts w:ascii="Times New Roman" w:eastAsia="Times New Roman" w:hAnsi="Times New Roman" w:cs="Times New Roman"/>
          <w:color w:val="191919"/>
        </w:rPr>
        <w:t>Los porcentajes, condiciones particulares, tratamiento de rectificaciones y eventuales ajustes del Anticipo pueden administrarse de forma manual conforme a la disposición vigente de la empresa.</w:t>
      </w:r>
    </w:p>
    <w:p w14:paraId="684EA200" w14:textId="77777777" w:rsidR="007D6E97" w:rsidRDefault="007D6E97">
      <w:pPr>
        <w:spacing w:line="360" w:lineRule="auto"/>
        <w:jc w:val="both"/>
        <w:rPr>
          <w:rFonts w:ascii="Times New Roman" w:eastAsia="Times New Roman" w:hAnsi="Times New Roman" w:cs="Times New Roman"/>
        </w:rPr>
      </w:pPr>
    </w:p>
    <w:p w14:paraId="2BA9BEA1" w14:textId="77777777" w:rsidR="007D6E97" w:rsidRDefault="00B143B5">
      <w:pPr>
        <w:pStyle w:val="Ttulo5"/>
        <w:spacing w:line="360" w:lineRule="auto"/>
        <w:rPr>
          <w:rFonts w:ascii="Times New Roman" w:eastAsia="Times New Roman" w:hAnsi="Times New Roman" w:cs="Times New Roman"/>
          <w:color w:val="191919"/>
        </w:rPr>
      </w:pPr>
      <w:bookmarkStart w:id="29" w:name="_heading=h.9o1nywr60v3f" w:colFirst="0" w:colLast="0"/>
      <w:bookmarkEnd w:id="29"/>
      <w:r>
        <w:rPr>
          <w:rFonts w:ascii="Times New Roman" w:eastAsia="Times New Roman" w:hAnsi="Times New Roman" w:cs="Times New Roman"/>
        </w:rPr>
        <w:t xml:space="preserve">RF36 - </w:t>
      </w:r>
      <w:r>
        <w:rPr>
          <w:rFonts w:ascii="Times New Roman" w:eastAsia="Times New Roman" w:hAnsi="Times New Roman" w:cs="Times New Roman"/>
          <w:color w:val="191919"/>
        </w:rPr>
        <w:t>Configuración del umbral Por vencer</w:t>
      </w:r>
    </w:p>
    <w:p w14:paraId="2A02FE28" w14:textId="77777777" w:rsidR="007D6E97" w:rsidRDefault="00B143B5">
      <w:pPr>
        <w:pStyle w:val="Ttulo5"/>
        <w:spacing w:line="360" w:lineRule="auto"/>
        <w:rPr>
          <w:rFonts w:ascii="Times New Roman" w:eastAsia="Times New Roman" w:hAnsi="Times New Roman" w:cs="Times New Roman"/>
          <w:b w:val="0"/>
          <w:bCs w:val="0"/>
          <w:color w:val="191919"/>
        </w:rPr>
      </w:pPr>
      <w:r>
        <w:rPr>
          <w:rFonts w:ascii="Times New Roman" w:eastAsia="Times New Roman" w:hAnsi="Times New Roman" w:cs="Times New Roman"/>
          <w:b w:val="0"/>
          <w:bCs w:val="0"/>
        </w:rPr>
        <w:t xml:space="preserve"> </w:t>
      </w:r>
      <w:r>
        <w:rPr>
          <w:rFonts w:ascii="Times New Roman" w:eastAsia="Times New Roman" w:hAnsi="Times New Roman" w:cs="Times New Roman"/>
          <w:b w:val="0"/>
          <w:bCs w:val="0"/>
          <w:color w:val="191919"/>
        </w:rPr>
        <w:t>El sistema debe permitir que los usuarios autorizados de Gerencia configuren la cantidad de días hábiles de anticipación utilizada para identificar una Nota de Venta con saldo pendiente como Por vencer respecto de su fecha final de vencimiento.</w:t>
      </w:r>
    </w:p>
    <w:p w14:paraId="4FDD0BF0" w14:textId="77777777" w:rsidR="007D6E97" w:rsidRDefault="00B143B5">
      <w:pPr>
        <w:pStyle w:val="Ttulo5"/>
        <w:spacing w:before="0" w:line="360" w:lineRule="auto"/>
        <w:jc w:val="both"/>
        <w:rPr>
          <w:rFonts w:ascii="Times New Roman" w:eastAsia="Times New Roman" w:hAnsi="Times New Roman" w:cs="Times New Roman"/>
          <w:b w:val="0"/>
          <w:bCs w:val="0"/>
          <w:color w:val="191919"/>
        </w:rPr>
      </w:pPr>
      <w:bookmarkStart w:id="30" w:name="_heading=h.314c3fm1n3gc" w:colFirst="0" w:colLast="0"/>
      <w:bookmarkEnd w:id="30"/>
      <w:r>
        <w:rPr>
          <w:rFonts w:ascii="Times New Roman" w:eastAsia="Times New Roman" w:hAnsi="Times New Roman" w:cs="Times New Roman"/>
          <w:b w:val="0"/>
          <w:bCs w:val="0"/>
          <w:color w:val="191919"/>
        </w:rPr>
        <w:t>El sistema debe utilizar como valor inicial de referencia cinco días hábiles, permitiendo que Gerencia modifique posteriormente dicho valor.</w:t>
      </w:r>
    </w:p>
    <w:p w14:paraId="6E1FD3FF" w14:textId="77777777" w:rsidR="007D6E97" w:rsidRDefault="00B143B5">
      <w:pPr>
        <w:pStyle w:val="Ttulo5"/>
        <w:spacing w:before="0" w:line="360" w:lineRule="auto"/>
        <w:jc w:val="both"/>
        <w:rPr>
          <w:rFonts w:ascii="Times New Roman" w:eastAsia="Times New Roman" w:hAnsi="Times New Roman" w:cs="Times New Roman"/>
        </w:rPr>
      </w:pPr>
      <w:bookmarkStart w:id="31" w:name="_heading=h.ss4tvol9yv3d" w:colFirst="0" w:colLast="0"/>
      <w:bookmarkEnd w:id="31"/>
      <w:r>
        <w:rPr>
          <w:rFonts w:ascii="Times New Roman" w:eastAsia="Times New Roman" w:hAnsi="Times New Roman" w:cs="Times New Roman"/>
          <w:b w:val="0"/>
          <w:bCs w:val="0"/>
          <w:color w:val="191919"/>
        </w:rPr>
        <w:t>El nuevo valor debe ser validado antes de registrarse y, una vez guardado, debe quedar establecido como el umbral vigente utilizado por el sistema para determinar la condición Por vencer.</w:t>
      </w:r>
    </w:p>
    <w:p w14:paraId="5614C75C" w14:textId="77777777" w:rsidR="007D6E97" w:rsidRDefault="007D6E97"/>
    <w:p w14:paraId="7630F9A6" w14:textId="77777777" w:rsidR="007D6E97" w:rsidRDefault="00B143B5">
      <w:pPr>
        <w:numPr>
          <w:ilvl w:val="3"/>
          <w:numId w:val="2"/>
        </w:numPr>
        <w:rPr>
          <w:rFonts w:ascii="Times New Roman" w:eastAsia="Times New Roman" w:hAnsi="Times New Roman" w:cs="Times New Roman"/>
        </w:rPr>
      </w:pPr>
      <w:r>
        <w:rPr>
          <w:rFonts w:ascii="Times New Roman" w:eastAsia="Times New Roman" w:hAnsi="Times New Roman" w:cs="Times New Roman"/>
        </w:rPr>
        <w:t>Módulo: Pagos y Recaudaciones</w:t>
      </w:r>
    </w:p>
    <w:p w14:paraId="4FE63E5B" w14:textId="77777777" w:rsidR="007D6E97" w:rsidRDefault="007D6E97">
      <w:pPr>
        <w:rPr>
          <w:rFonts w:ascii="Times New Roman" w:eastAsia="Times New Roman" w:hAnsi="Times New Roman" w:cs="Times New Roman"/>
        </w:rPr>
      </w:pPr>
    </w:p>
    <w:p w14:paraId="4EF2F602" w14:textId="77777777" w:rsidR="007D6E97" w:rsidRDefault="00B143B5">
      <w:pPr>
        <w:pStyle w:val="Ttulo5"/>
        <w:spacing w:line="360" w:lineRule="auto"/>
        <w:rPr>
          <w:rFonts w:ascii="Times New Roman" w:eastAsia="Times New Roman" w:hAnsi="Times New Roman" w:cs="Times New Roman"/>
        </w:rPr>
      </w:pPr>
      <w:bookmarkStart w:id="32" w:name="_heading=h.jhiygk49p3ab" w:colFirst="0" w:colLast="0"/>
      <w:bookmarkEnd w:id="32"/>
      <w:r>
        <w:rPr>
          <w:rFonts w:ascii="Times New Roman" w:eastAsia="Times New Roman" w:hAnsi="Times New Roman" w:cs="Times New Roman"/>
        </w:rPr>
        <w:t xml:space="preserve">RF37 - </w:t>
      </w:r>
      <w:r>
        <w:rPr>
          <w:rFonts w:ascii="Times New Roman" w:eastAsia="Times New Roman" w:hAnsi="Times New Roman" w:cs="Times New Roman"/>
          <w:color w:val="191919"/>
        </w:rPr>
        <w:t>Búsqueda y selección obligatoria del cliente para registrar pago</w:t>
      </w:r>
      <w:r>
        <w:rPr>
          <w:rFonts w:ascii="Times New Roman" w:eastAsia="Times New Roman" w:hAnsi="Times New Roman" w:cs="Times New Roman"/>
        </w:rPr>
        <w:t xml:space="preserve"> </w:t>
      </w:r>
    </w:p>
    <w:p w14:paraId="59D49978" w14:textId="77777777" w:rsidR="007D6E97" w:rsidRDefault="00B143B5">
      <w:pPr>
        <w:spacing w:after="0"/>
        <w:jc w:val="both"/>
        <w:rPr>
          <w:rFonts w:ascii="Times New Roman" w:eastAsia="Times New Roman" w:hAnsi="Times New Roman" w:cs="Times New Roman"/>
          <w:color w:val="191919"/>
        </w:rPr>
      </w:pPr>
      <w:r>
        <w:rPr>
          <w:rFonts w:ascii="Times New Roman" w:eastAsia="Times New Roman" w:hAnsi="Times New Roman" w:cs="Times New Roman"/>
          <w:color w:val="191919"/>
        </w:rPr>
        <w:t>El sistema debe permitir que los usuarios autorizados busquen y seleccionen, desde la vista de registro de pago, al cliente al cual corresponde el pago. La búsqueda debe poder realizarse por RUT, nombre o Razón Social y el sistema debe mostrar únicamente clientes que se encuentren registrados en estado “Activo”.</w:t>
      </w:r>
    </w:p>
    <w:p w14:paraId="4C107C44" w14:textId="77777777" w:rsidR="007D6E97" w:rsidRDefault="00B143B5">
      <w:pPr>
        <w:spacing w:after="0"/>
        <w:jc w:val="both"/>
        <w:rPr>
          <w:rFonts w:ascii="Times New Roman" w:eastAsia="Times New Roman" w:hAnsi="Times New Roman" w:cs="Times New Roman"/>
          <w:color w:val="191919"/>
        </w:rPr>
      </w:pPr>
      <w:r>
        <w:rPr>
          <w:rFonts w:ascii="Times New Roman" w:eastAsia="Times New Roman" w:hAnsi="Times New Roman" w:cs="Times New Roman"/>
          <w:color w:val="191919"/>
        </w:rPr>
        <w:lastRenderedPageBreak/>
        <w:t>Para continuar con el registro del pago, el usuario debe seleccionar un único cliente de los resultados de búsqueda. El sistema debe impedir continuar cuando no se haya seleccionado un cliente activo válido.</w:t>
      </w:r>
    </w:p>
    <w:p w14:paraId="2F7C1738" w14:textId="77777777" w:rsidR="007D6E97" w:rsidRDefault="007D6E97">
      <w:pPr>
        <w:spacing w:after="0"/>
        <w:jc w:val="both"/>
        <w:rPr>
          <w:rFonts w:ascii="Times New Roman" w:eastAsia="Times New Roman" w:hAnsi="Times New Roman" w:cs="Times New Roman"/>
          <w:color w:val="191919"/>
        </w:rPr>
      </w:pPr>
    </w:p>
    <w:p w14:paraId="46938301" w14:textId="77777777" w:rsidR="007D6E97" w:rsidRDefault="00B143B5">
      <w:pPr>
        <w:pStyle w:val="Ttulo5"/>
        <w:spacing w:line="360" w:lineRule="auto"/>
        <w:rPr>
          <w:rFonts w:ascii="Times New Roman" w:eastAsia="Times New Roman" w:hAnsi="Times New Roman" w:cs="Times New Roman"/>
        </w:rPr>
      </w:pPr>
      <w:bookmarkStart w:id="33" w:name="_heading=h.fc6zkpj03yg9" w:colFirst="0" w:colLast="0"/>
      <w:bookmarkEnd w:id="33"/>
      <w:r>
        <w:rPr>
          <w:rFonts w:ascii="Times New Roman" w:eastAsia="Times New Roman" w:hAnsi="Times New Roman" w:cs="Times New Roman"/>
        </w:rPr>
        <w:t xml:space="preserve">RF38 - </w:t>
      </w:r>
      <w:r>
        <w:rPr>
          <w:rFonts w:ascii="Times New Roman" w:eastAsia="Times New Roman" w:hAnsi="Times New Roman" w:cs="Times New Roman"/>
          <w:color w:val="191919"/>
        </w:rPr>
        <w:t>Asociación obligatoria del pago a una Nota de Venta</w:t>
      </w:r>
    </w:p>
    <w:p w14:paraId="24159807" w14:textId="77777777" w:rsidR="007D6E97" w:rsidRDefault="00B143B5">
      <w:pPr>
        <w:spacing w:after="0"/>
        <w:jc w:val="both"/>
        <w:rPr>
          <w:rFonts w:ascii="Times New Roman" w:eastAsia="Times New Roman" w:hAnsi="Times New Roman" w:cs="Times New Roman"/>
          <w:color w:val="191919"/>
        </w:rPr>
      </w:pPr>
      <w:r>
        <w:rPr>
          <w:rFonts w:ascii="Times New Roman" w:eastAsia="Times New Roman" w:hAnsi="Times New Roman" w:cs="Times New Roman"/>
          <w:color w:val="191919"/>
        </w:rPr>
        <w:t>El sistema debe permitir que los usuarios autorizados registren pagos recibidos de clientes por la venta de productos o servicios. Para guardar cada registro de pago, el usuario debe seleccionar una única Nota de Venta existente y habilitada para recibir pagos.</w:t>
      </w:r>
    </w:p>
    <w:p w14:paraId="6B761623" w14:textId="77777777" w:rsidR="007D6E97" w:rsidRDefault="00B143B5">
      <w:pPr>
        <w:spacing w:after="0"/>
        <w:jc w:val="both"/>
        <w:rPr>
          <w:rFonts w:ascii="Times New Roman" w:eastAsia="Times New Roman" w:hAnsi="Times New Roman" w:cs="Times New Roman"/>
          <w:color w:val="191919"/>
        </w:rPr>
      </w:pPr>
      <w:r>
        <w:rPr>
          <w:rFonts w:ascii="Times New Roman" w:eastAsia="Times New Roman" w:hAnsi="Times New Roman" w:cs="Times New Roman"/>
          <w:color w:val="191919"/>
        </w:rPr>
        <w:t xml:space="preserve">Una Nota de Venta se considera habilitada cuando no se encuentra anulada, cerrada ni totalmente revertida y mantiene saldo pendiente mayor que cero. Una Nota de Venta </w:t>
      </w:r>
      <w:proofErr w:type="gramStart"/>
      <w:r>
        <w:rPr>
          <w:rFonts w:ascii="Times New Roman" w:eastAsia="Times New Roman" w:hAnsi="Times New Roman" w:cs="Times New Roman"/>
          <w:color w:val="191919"/>
        </w:rPr>
        <w:t>parcialmente pagada o parcialmente revertida</w:t>
      </w:r>
      <w:proofErr w:type="gramEnd"/>
      <w:r>
        <w:rPr>
          <w:rFonts w:ascii="Times New Roman" w:eastAsia="Times New Roman" w:hAnsi="Times New Roman" w:cs="Times New Roman"/>
          <w:color w:val="191919"/>
        </w:rPr>
        <w:t xml:space="preserve"> puede continuar recibiendo pagos por su monto vigente restante. En el primer pago B2C, el contexto provisional de Nota de Venta generado desde la Cotización puede utilizarse para completar el registro; si el pago no se completa, dicha Nota de Venta no debe persistir como definitiva.</w:t>
      </w:r>
    </w:p>
    <w:p w14:paraId="2C3C3580" w14:textId="77777777" w:rsidR="007D6E97" w:rsidRDefault="00B143B5">
      <w:pPr>
        <w:spacing w:after="0"/>
        <w:jc w:val="both"/>
        <w:rPr>
          <w:rFonts w:ascii="Times New Roman" w:eastAsia="Times New Roman" w:hAnsi="Times New Roman" w:cs="Times New Roman"/>
        </w:rPr>
      </w:pPr>
      <w:r>
        <w:rPr>
          <w:rFonts w:ascii="Times New Roman" w:eastAsia="Times New Roman" w:hAnsi="Times New Roman" w:cs="Times New Roman"/>
          <w:color w:val="191919"/>
        </w:rPr>
        <w:t>El sistema debe impedir guardar el pago cuando no exista una Nota de Venta que cumpla estas condiciones. Cada registro de pago se asocia a una única Nota de Venta y una misma operación real puede originar varios registros de pago.</w:t>
      </w:r>
    </w:p>
    <w:p w14:paraId="1CDD41D9" w14:textId="77777777" w:rsidR="007D6E97" w:rsidRDefault="007D6E97">
      <w:pPr>
        <w:rPr>
          <w:rFonts w:ascii="Times New Roman" w:eastAsia="Times New Roman" w:hAnsi="Times New Roman" w:cs="Times New Roman"/>
        </w:rPr>
      </w:pPr>
    </w:p>
    <w:p w14:paraId="6F33ED35" w14:textId="77777777" w:rsidR="007D6E97" w:rsidRDefault="00B143B5">
      <w:pPr>
        <w:pStyle w:val="Ttulo5"/>
        <w:spacing w:line="360" w:lineRule="auto"/>
        <w:rPr>
          <w:rFonts w:ascii="Times New Roman" w:eastAsia="Times New Roman" w:hAnsi="Times New Roman" w:cs="Times New Roman"/>
        </w:rPr>
      </w:pPr>
      <w:bookmarkStart w:id="34" w:name="_heading=h.peix4dnb7uut" w:colFirst="0" w:colLast="0"/>
      <w:bookmarkEnd w:id="34"/>
      <w:r>
        <w:rPr>
          <w:rFonts w:ascii="Times New Roman" w:eastAsia="Times New Roman" w:hAnsi="Times New Roman" w:cs="Times New Roman"/>
        </w:rPr>
        <w:t xml:space="preserve">RF39 - </w:t>
      </w:r>
      <w:r>
        <w:rPr>
          <w:rFonts w:ascii="Times New Roman" w:eastAsia="Times New Roman" w:hAnsi="Times New Roman" w:cs="Times New Roman"/>
          <w:color w:val="191919"/>
        </w:rPr>
        <w:t>Clasificación sugerida y editable del pago por categoría</w:t>
      </w:r>
      <w:r>
        <w:rPr>
          <w:rFonts w:ascii="Times New Roman" w:eastAsia="Times New Roman" w:hAnsi="Times New Roman" w:cs="Times New Roman"/>
        </w:rPr>
        <w:t xml:space="preserve"> </w:t>
      </w:r>
    </w:p>
    <w:p w14:paraId="3620001E" w14:textId="77777777" w:rsidR="007D6E97" w:rsidRDefault="00B143B5">
      <w:pPr>
        <w:spacing w:after="0"/>
        <w:jc w:val="both"/>
        <w:rPr>
          <w:rFonts w:ascii="Times New Roman" w:eastAsia="Times New Roman" w:hAnsi="Times New Roman" w:cs="Times New Roman"/>
          <w:color w:val="191919"/>
        </w:rPr>
      </w:pPr>
      <w:r>
        <w:rPr>
          <w:rFonts w:ascii="Times New Roman" w:eastAsia="Times New Roman" w:hAnsi="Times New Roman" w:cs="Times New Roman"/>
          <w:color w:val="191919"/>
        </w:rPr>
        <w:t>El sistema debe asignar automáticamente una categoría sugerida al registro de pago según la situación financiera de la Nota de Venta y permitir que el usuario autorizado la modifique antes de guardar cuando las condiciones particulares del cliente o convenio comercial así lo requieran.</w:t>
      </w:r>
    </w:p>
    <w:p w14:paraId="04B14E1A" w14:textId="77777777" w:rsidR="007D6E97" w:rsidRDefault="00B143B5">
      <w:pPr>
        <w:spacing w:after="0"/>
        <w:jc w:val="both"/>
        <w:rPr>
          <w:rFonts w:ascii="Times New Roman" w:eastAsia="Times New Roman" w:hAnsi="Times New Roman" w:cs="Times New Roman"/>
          <w:color w:val="191919"/>
        </w:rPr>
      </w:pPr>
      <w:r>
        <w:rPr>
          <w:rFonts w:ascii="Times New Roman" w:eastAsia="Times New Roman" w:hAnsi="Times New Roman" w:cs="Times New Roman"/>
          <w:color w:val="191919"/>
        </w:rPr>
        <w:t>Cuando el pago deje el saldo pendiente en cero, el sistema debe sugerir la categoría Pago final, incluso si corresponde al primer y único pago de la Nota de Venta. En caso contrario, si no existen pagos previos con efecto sobre la Nota de Venta, debe sugerir Anticipo; los demás pagos deben sugerirse como Abono parcial.</w:t>
      </w:r>
    </w:p>
    <w:p w14:paraId="210DEEB3" w14:textId="77777777" w:rsidR="007D6E97" w:rsidRDefault="00B143B5">
      <w:pPr>
        <w:spacing w:after="0"/>
        <w:jc w:val="both"/>
        <w:rPr>
          <w:rFonts w:ascii="Times New Roman" w:eastAsia="Times New Roman" w:hAnsi="Times New Roman" w:cs="Times New Roman"/>
          <w:color w:val="191919"/>
        </w:rPr>
      </w:pPr>
      <w:r>
        <w:rPr>
          <w:rFonts w:ascii="Times New Roman" w:eastAsia="Times New Roman" w:hAnsi="Times New Roman" w:cs="Times New Roman"/>
          <w:color w:val="191919"/>
        </w:rPr>
        <w:t>La categoría finalmente confirmada debe quedar asociada al registro individual de pago. El catálogo debe incluir como mínimo Anticipo, Abono parcial y Pago final. La categoría constituye una clasificación comercial del pago y no crea por sí sola una obligación de cobro o vencimiento independiente.</w:t>
      </w:r>
    </w:p>
    <w:p w14:paraId="2E8B05CC" w14:textId="77777777" w:rsidR="007D6E97" w:rsidRDefault="007D6E97">
      <w:pPr>
        <w:rPr>
          <w:rFonts w:ascii="Times New Roman" w:eastAsia="Times New Roman" w:hAnsi="Times New Roman" w:cs="Times New Roman"/>
        </w:rPr>
      </w:pPr>
    </w:p>
    <w:p w14:paraId="266A2280" w14:textId="77777777" w:rsidR="007D6E97" w:rsidRDefault="007D6E97">
      <w:pPr>
        <w:rPr>
          <w:rFonts w:ascii="Times New Roman" w:eastAsia="Times New Roman" w:hAnsi="Times New Roman" w:cs="Times New Roman"/>
        </w:rPr>
      </w:pPr>
    </w:p>
    <w:p w14:paraId="50BA559A" w14:textId="77777777" w:rsidR="007D6E97" w:rsidRDefault="00B143B5">
      <w:pPr>
        <w:pStyle w:val="Ttulo5"/>
        <w:spacing w:line="360" w:lineRule="auto"/>
        <w:rPr>
          <w:rFonts w:ascii="Times New Roman" w:eastAsia="Times New Roman" w:hAnsi="Times New Roman" w:cs="Times New Roman"/>
        </w:rPr>
      </w:pPr>
      <w:bookmarkStart w:id="35" w:name="_heading=h.v2gzh6x24abu" w:colFirst="0" w:colLast="0"/>
      <w:bookmarkEnd w:id="35"/>
      <w:r>
        <w:rPr>
          <w:rFonts w:ascii="Times New Roman" w:eastAsia="Times New Roman" w:hAnsi="Times New Roman" w:cs="Times New Roman"/>
        </w:rPr>
        <w:t xml:space="preserve">RF40 - </w:t>
      </w:r>
      <w:r>
        <w:rPr>
          <w:rFonts w:ascii="Times New Roman" w:eastAsia="Times New Roman" w:hAnsi="Times New Roman" w:cs="Times New Roman"/>
          <w:color w:val="191919"/>
        </w:rPr>
        <w:t>Selección obligatoria del medio de pago</w:t>
      </w:r>
      <w:r>
        <w:rPr>
          <w:rFonts w:ascii="Times New Roman" w:eastAsia="Times New Roman" w:hAnsi="Times New Roman" w:cs="Times New Roman"/>
        </w:rPr>
        <w:t xml:space="preserve"> </w:t>
      </w:r>
    </w:p>
    <w:p w14:paraId="1772CB44" w14:textId="77777777" w:rsidR="007D6E97" w:rsidRDefault="00B143B5">
      <w:pPr>
        <w:spacing w:after="0"/>
        <w:jc w:val="both"/>
        <w:rPr>
          <w:rFonts w:ascii="Times New Roman" w:eastAsia="Times New Roman" w:hAnsi="Times New Roman" w:cs="Times New Roman"/>
          <w:color w:val="191919"/>
        </w:rPr>
      </w:pPr>
      <w:r>
        <w:rPr>
          <w:rFonts w:ascii="Times New Roman" w:eastAsia="Times New Roman" w:hAnsi="Times New Roman" w:cs="Times New Roman"/>
          <w:color w:val="191919"/>
        </w:rPr>
        <w:t>El sistema debe exigir que, durante el registro de un pago de cliente, el usuario autorizado seleccione un único medio de pago desde el catálogo de medios activos definido por la empresa. El catálogo debe incluir, como mínimo, efectivo, transferencia bancaria, tarjeta de débito, tarjeta de crédito y cheque.</w:t>
      </w:r>
    </w:p>
    <w:p w14:paraId="29ECACC5" w14:textId="77777777" w:rsidR="007D6E97" w:rsidRDefault="00B143B5">
      <w:pPr>
        <w:spacing w:after="0"/>
        <w:jc w:val="both"/>
        <w:rPr>
          <w:rFonts w:ascii="Times New Roman" w:eastAsia="Times New Roman" w:hAnsi="Times New Roman" w:cs="Times New Roman"/>
        </w:rPr>
      </w:pPr>
      <w:r>
        <w:rPr>
          <w:rFonts w:ascii="Times New Roman" w:eastAsia="Times New Roman" w:hAnsi="Times New Roman" w:cs="Times New Roman"/>
          <w:color w:val="191919"/>
        </w:rPr>
        <w:lastRenderedPageBreak/>
        <w:t>El medio seleccionado debe quedar almacenado en el registro del pago. El sistema no debe permitir guardar el pago cuando no se haya seleccionado un medio de pago o cuando no se hayan completado los datos obligatorios aplicables al medio seleccionado.</w:t>
      </w:r>
    </w:p>
    <w:p w14:paraId="77ACDCD3" w14:textId="77777777" w:rsidR="007D6E97" w:rsidRDefault="007D6E97">
      <w:pPr>
        <w:rPr>
          <w:rFonts w:ascii="Times New Roman" w:eastAsia="Times New Roman" w:hAnsi="Times New Roman" w:cs="Times New Roman"/>
        </w:rPr>
      </w:pPr>
    </w:p>
    <w:p w14:paraId="3DA093FF" w14:textId="77777777" w:rsidR="007D6E97" w:rsidRDefault="00B143B5">
      <w:pPr>
        <w:pStyle w:val="Ttulo5"/>
        <w:spacing w:line="360" w:lineRule="auto"/>
        <w:rPr>
          <w:rFonts w:ascii="Times New Roman" w:eastAsia="Times New Roman" w:hAnsi="Times New Roman" w:cs="Times New Roman"/>
        </w:rPr>
      </w:pPr>
      <w:bookmarkStart w:id="36" w:name="_heading=h.5k0xfmralz5n" w:colFirst="0" w:colLast="0"/>
      <w:bookmarkEnd w:id="36"/>
      <w:r>
        <w:rPr>
          <w:rFonts w:ascii="Times New Roman" w:eastAsia="Times New Roman" w:hAnsi="Times New Roman" w:cs="Times New Roman"/>
        </w:rPr>
        <w:t xml:space="preserve">RF41 - </w:t>
      </w:r>
      <w:r>
        <w:rPr>
          <w:rFonts w:ascii="Times New Roman" w:eastAsia="Times New Roman" w:hAnsi="Times New Roman" w:cs="Times New Roman"/>
          <w:color w:val="191919"/>
        </w:rPr>
        <w:t>Selección obligatoria de cuotas para pagos con tarjeta de crédito</w:t>
      </w:r>
      <w:r>
        <w:rPr>
          <w:rFonts w:ascii="Times New Roman" w:eastAsia="Times New Roman" w:hAnsi="Times New Roman" w:cs="Times New Roman"/>
        </w:rPr>
        <w:t xml:space="preserve"> </w:t>
      </w:r>
    </w:p>
    <w:p w14:paraId="545A7587" w14:textId="77777777" w:rsidR="007D6E97" w:rsidRDefault="00B143B5">
      <w:pPr>
        <w:spacing w:after="0"/>
        <w:jc w:val="both"/>
        <w:rPr>
          <w:rFonts w:ascii="Times New Roman" w:eastAsia="Times New Roman" w:hAnsi="Times New Roman" w:cs="Times New Roman"/>
          <w:color w:val="191919"/>
        </w:rPr>
      </w:pPr>
      <w:r>
        <w:rPr>
          <w:rFonts w:ascii="Times New Roman" w:eastAsia="Times New Roman" w:hAnsi="Times New Roman" w:cs="Times New Roman"/>
          <w:color w:val="191919"/>
        </w:rPr>
        <w:t>El sistema debe exigir que, cuando el usuario autorizado seleccione tarjeta de crédito como medio de pago, seleccione la cantidad de cuotas desde la lista de opciones habilitadas para la operación.</w:t>
      </w:r>
    </w:p>
    <w:p w14:paraId="2D5B985B" w14:textId="77777777" w:rsidR="007D6E97" w:rsidRDefault="00B143B5">
      <w:pPr>
        <w:spacing w:after="0"/>
        <w:jc w:val="both"/>
        <w:rPr>
          <w:rFonts w:ascii="Times New Roman" w:eastAsia="Times New Roman" w:hAnsi="Times New Roman" w:cs="Times New Roman"/>
        </w:rPr>
      </w:pPr>
      <w:r>
        <w:rPr>
          <w:rFonts w:ascii="Times New Roman" w:eastAsia="Times New Roman" w:hAnsi="Times New Roman" w:cs="Times New Roman"/>
          <w:color w:val="191919"/>
        </w:rPr>
        <w:t>La lista debe incluir como mínimo la opción de una cuota. La cantidad seleccionada debe quedar almacenada como parte de la información del pago. El sistema no debe permitir guardar el pago cuando no se haya seleccionado una cantidad de cuotas válida.</w:t>
      </w:r>
    </w:p>
    <w:p w14:paraId="2DF0AC82" w14:textId="77777777" w:rsidR="007D6E97" w:rsidRDefault="007D6E97">
      <w:pPr>
        <w:rPr>
          <w:rFonts w:ascii="Times New Roman" w:eastAsia="Times New Roman" w:hAnsi="Times New Roman" w:cs="Times New Roman"/>
        </w:rPr>
      </w:pPr>
    </w:p>
    <w:p w14:paraId="0516BBB7" w14:textId="77777777" w:rsidR="007D6E97" w:rsidRDefault="00B143B5">
      <w:pPr>
        <w:pStyle w:val="Ttulo5"/>
        <w:spacing w:line="360" w:lineRule="auto"/>
        <w:rPr>
          <w:rFonts w:ascii="Times New Roman" w:eastAsia="Times New Roman" w:hAnsi="Times New Roman" w:cs="Times New Roman"/>
        </w:rPr>
      </w:pPr>
      <w:bookmarkStart w:id="37" w:name="_heading=h.jmqjajud0u77" w:colFirst="0" w:colLast="0"/>
      <w:bookmarkEnd w:id="37"/>
      <w:r>
        <w:rPr>
          <w:rFonts w:ascii="Times New Roman" w:eastAsia="Times New Roman" w:hAnsi="Times New Roman" w:cs="Times New Roman"/>
        </w:rPr>
        <w:t xml:space="preserve">RF43 - </w:t>
      </w:r>
      <w:r>
        <w:rPr>
          <w:rFonts w:ascii="Times New Roman" w:eastAsia="Times New Roman" w:hAnsi="Times New Roman" w:cs="Times New Roman"/>
          <w:color w:val="191919"/>
        </w:rPr>
        <w:t>Asociación obligatoria de documento tributario existente al pago</w:t>
      </w:r>
      <w:r>
        <w:rPr>
          <w:rFonts w:ascii="Times New Roman" w:eastAsia="Times New Roman" w:hAnsi="Times New Roman" w:cs="Times New Roman"/>
        </w:rPr>
        <w:t xml:space="preserve"> </w:t>
      </w:r>
    </w:p>
    <w:p w14:paraId="542C0FB4" w14:textId="77777777" w:rsidR="007D6E97" w:rsidRDefault="00B143B5">
      <w:pPr>
        <w:spacing w:after="0"/>
        <w:jc w:val="both"/>
        <w:rPr>
          <w:rFonts w:ascii="Times New Roman" w:eastAsia="Times New Roman" w:hAnsi="Times New Roman" w:cs="Times New Roman"/>
          <w:color w:val="191919"/>
        </w:rPr>
      </w:pPr>
      <w:r>
        <w:rPr>
          <w:rFonts w:ascii="Times New Roman" w:eastAsia="Times New Roman" w:hAnsi="Times New Roman" w:cs="Times New Roman"/>
          <w:color w:val="191919"/>
        </w:rPr>
        <w:t>El sistema debe exigir que cada registro de pago de cliente quede asociado a un único documento tributario previamente registrado y correspondiente al mismo cliente.</w:t>
      </w:r>
    </w:p>
    <w:p w14:paraId="39635D62" w14:textId="77777777" w:rsidR="007D6E97" w:rsidRDefault="00B143B5">
      <w:pPr>
        <w:spacing w:after="0"/>
        <w:jc w:val="both"/>
        <w:rPr>
          <w:rFonts w:ascii="Times New Roman" w:eastAsia="Times New Roman" w:hAnsi="Times New Roman" w:cs="Times New Roman"/>
          <w:color w:val="191919"/>
        </w:rPr>
      </w:pPr>
      <w:r>
        <w:rPr>
          <w:rFonts w:ascii="Times New Roman" w:eastAsia="Times New Roman" w:hAnsi="Times New Roman" w:cs="Times New Roman"/>
          <w:color w:val="191919"/>
        </w:rPr>
        <w:t>Durante el registro del pago, el usuario autorizado debe ingresar o seleccionar el tipo y folio del documento tributario. El sistema debe localizar el registro existente, validar que corresponda al mismo cliente y asociarlo al pago. Un mismo documento tributario podrá estar asociado a varios registros de pago y a varias Notas de Venta cuando corresponda al mismo cliente.</w:t>
      </w:r>
    </w:p>
    <w:p w14:paraId="34024F25" w14:textId="77777777" w:rsidR="007D6E97" w:rsidRDefault="00B143B5">
      <w:pPr>
        <w:spacing w:after="0"/>
        <w:jc w:val="both"/>
        <w:rPr>
          <w:rFonts w:ascii="Times New Roman" w:eastAsia="Times New Roman" w:hAnsi="Times New Roman" w:cs="Times New Roman"/>
        </w:rPr>
      </w:pPr>
      <w:r>
        <w:rPr>
          <w:rFonts w:ascii="Times New Roman" w:eastAsia="Times New Roman" w:hAnsi="Times New Roman" w:cs="Times New Roman"/>
          <w:color w:val="191919"/>
        </w:rPr>
        <w:t>Si el documento tributario no se encuentra previamente registrado, el sistema debe impedir completar el pago e informar que debe registrarse previamente. El sistema no debe crear documentos tributarios nuevos desde el flujo de registro de pago.</w:t>
      </w:r>
    </w:p>
    <w:p w14:paraId="57A31069" w14:textId="77777777" w:rsidR="007D6E97" w:rsidRDefault="007D6E97">
      <w:pPr>
        <w:pStyle w:val="Ttulo5"/>
        <w:spacing w:line="360" w:lineRule="auto"/>
        <w:rPr>
          <w:rFonts w:ascii="Times New Roman" w:eastAsia="Times New Roman" w:hAnsi="Times New Roman" w:cs="Times New Roman"/>
        </w:rPr>
      </w:pPr>
      <w:bookmarkStart w:id="38" w:name="_heading=h.8bj7ln15f8fx" w:colFirst="0" w:colLast="0"/>
      <w:bookmarkEnd w:id="38"/>
    </w:p>
    <w:p w14:paraId="25B98169" w14:textId="77777777" w:rsidR="007D6E97" w:rsidRDefault="00B143B5">
      <w:pPr>
        <w:pStyle w:val="Ttulo5"/>
        <w:spacing w:line="360" w:lineRule="auto"/>
        <w:rPr>
          <w:rFonts w:ascii="Times New Roman" w:eastAsia="Times New Roman" w:hAnsi="Times New Roman" w:cs="Times New Roman"/>
        </w:rPr>
      </w:pPr>
      <w:bookmarkStart w:id="39" w:name="_heading=h.fbitfkfcpos6" w:colFirst="0" w:colLast="0"/>
      <w:bookmarkEnd w:id="39"/>
      <w:r>
        <w:rPr>
          <w:rFonts w:ascii="Times New Roman" w:eastAsia="Times New Roman" w:hAnsi="Times New Roman" w:cs="Times New Roman"/>
        </w:rPr>
        <w:t xml:space="preserve">RF44 - </w:t>
      </w:r>
      <w:r>
        <w:rPr>
          <w:rFonts w:ascii="Times New Roman" w:eastAsia="Times New Roman" w:hAnsi="Times New Roman" w:cs="Times New Roman"/>
          <w:color w:val="191919"/>
        </w:rPr>
        <w:t>Recálculo y validación del saldo pendiente</w:t>
      </w:r>
      <w:r>
        <w:rPr>
          <w:rFonts w:ascii="Times New Roman" w:eastAsia="Times New Roman" w:hAnsi="Times New Roman" w:cs="Times New Roman"/>
        </w:rPr>
        <w:t xml:space="preserve"> </w:t>
      </w:r>
    </w:p>
    <w:p w14:paraId="58A656E2" w14:textId="77777777" w:rsidR="007D6E97" w:rsidRDefault="00B143B5">
      <w:pPr>
        <w:spacing w:after="0"/>
        <w:jc w:val="both"/>
        <w:rPr>
          <w:rFonts w:ascii="Times New Roman" w:eastAsia="Times New Roman" w:hAnsi="Times New Roman" w:cs="Times New Roman"/>
          <w:color w:val="191919"/>
        </w:rPr>
      </w:pPr>
      <w:r>
        <w:rPr>
          <w:rFonts w:ascii="Times New Roman" w:eastAsia="Times New Roman" w:hAnsi="Times New Roman" w:cs="Times New Roman"/>
          <w:color w:val="191919"/>
        </w:rPr>
        <w:t>El sistema debe calcular el saldo pendiente de la Nota de Venta cuando una operación de pago adquiera o pierda efectos financieros. Para un nuevo pago, el saldo proyectado debe obtenerse restando al monto comercial vigente de la Nota de Venta la suma de los pagos que mantienen efecto y el monto del pago que se intenta registrar.</w:t>
      </w:r>
    </w:p>
    <w:p w14:paraId="00600FB8" w14:textId="77777777" w:rsidR="007D6E97" w:rsidRDefault="00B143B5">
      <w:pPr>
        <w:spacing w:after="0"/>
        <w:jc w:val="both"/>
        <w:rPr>
          <w:rFonts w:ascii="Times New Roman" w:eastAsia="Times New Roman" w:hAnsi="Times New Roman" w:cs="Times New Roman"/>
          <w:color w:val="191919"/>
        </w:rPr>
      </w:pPr>
      <w:r>
        <w:rPr>
          <w:rFonts w:ascii="Times New Roman" w:eastAsia="Times New Roman" w:hAnsi="Times New Roman" w:cs="Times New Roman"/>
          <w:color w:val="191919"/>
        </w:rPr>
        <w:t>Antes de guardar un nuevo pago, el sistema debe impedir el registro cuando el monto provoque que el saldo pendiente sea inferior a cero e informar al usuario que supera el saldo disponible adeudado.</w:t>
      </w:r>
    </w:p>
    <w:p w14:paraId="0047C3BD" w14:textId="77777777" w:rsidR="007D6E97" w:rsidRDefault="00B143B5">
      <w:pPr>
        <w:spacing w:after="0"/>
        <w:jc w:val="both"/>
        <w:rPr>
          <w:rFonts w:ascii="Times New Roman" w:eastAsia="Times New Roman" w:hAnsi="Times New Roman" w:cs="Times New Roman"/>
        </w:rPr>
      </w:pPr>
      <w:r>
        <w:rPr>
          <w:rFonts w:ascii="Times New Roman" w:eastAsia="Times New Roman" w:hAnsi="Times New Roman" w:cs="Times New Roman"/>
          <w:color w:val="191919"/>
        </w:rPr>
        <w:t>Cuando el pago se registre correctamente, el sistema debe actualizar el saldo pendiente. Asimismo, cuando un pago sea anulado o revertido, o cuando una reversión comercial de la Nota de Venta modifique su monto vigente, el sistema debe recalcular automáticamente el saldo para reflejar los efectos de la operación y detectar eventuales excedentes financieros.</w:t>
      </w:r>
    </w:p>
    <w:p w14:paraId="5C2CDE7C" w14:textId="77777777" w:rsidR="007D6E97" w:rsidRDefault="007D6E97">
      <w:pPr>
        <w:rPr>
          <w:rFonts w:ascii="Times New Roman" w:eastAsia="Times New Roman" w:hAnsi="Times New Roman" w:cs="Times New Roman"/>
        </w:rPr>
      </w:pPr>
    </w:p>
    <w:p w14:paraId="4060256F" w14:textId="77777777" w:rsidR="007D6E97" w:rsidRDefault="00B143B5">
      <w:pPr>
        <w:pStyle w:val="Ttulo5"/>
        <w:spacing w:line="360" w:lineRule="auto"/>
        <w:rPr>
          <w:rFonts w:ascii="Times New Roman" w:eastAsia="Times New Roman" w:hAnsi="Times New Roman" w:cs="Times New Roman"/>
        </w:rPr>
      </w:pPr>
      <w:bookmarkStart w:id="40" w:name="_heading=h.jy2s0kxkvvoo" w:colFirst="0" w:colLast="0"/>
      <w:bookmarkEnd w:id="40"/>
      <w:r>
        <w:rPr>
          <w:rFonts w:ascii="Times New Roman" w:eastAsia="Times New Roman" w:hAnsi="Times New Roman" w:cs="Times New Roman"/>
        </w:rPr>
        <w:lastRenderedPageBreak/>
        <w:t xml:space="preserve">RF45 - </w:t>
      </w:r>
      <w:r>
        <w:rPr>
          <w:rFonts w:ascii="Times New Roman" w:eastAsia="Times New Roman" w:hAnsi="Times New Roman" w:cs="Times New Roman"/>
          <w:color w:val="191919"/>
        </w:rPr>
        <w:t>Actualización automática del estado de pago de la Nota de Venta</w:t>
      </w:r>
      <w:r>
        <w:rPr>
          <w:rFonts w:ascii="Times New Roman" w:eastAsia="Times New Roman" w:hAnsi="Times New Roman" w:cs="Times New Roman"/>
        </w:rPr>
        <w:t xml:space="preserve"> </w:t>
      </w:r>
    </w:p>
    <w:p w14:paraId="4388E4D9" w14:textId="77777777" w:rsidR="007D6E97" w:rsidRDefault="00B143B5">
      <w:pPr>
        <w:spacing w:after="0"/>
        <w:jc w:val="both"/>
        <w:rPr>
          <w:rFonts w:ascii="Times New Roman" w:eastAsia="Times New Roman" w:hAnsi="Times New Roman" w:cs="Times New Roman"/>
          <w:color w:val="191919"/>
        </w:rPr>
      </w:pPr>
      <w:r>
        <w:rPr>
          <w:rFonts w:ascii="Times New Roman" w:eastAsia="Times New Roman" w:hAnsi="Times New Roman" w:cs="Times New Roman"/>
          <w:color w:val="191919"/>
        </w:rPr>
        <w:t>El sistema debe actualizar automáticamente el estado de pago de una Nota de Venta cada vez que un pago asociado adquiera o pierda efectos sobre su saldo pendiente, como consecuencia de su registro, anulación, reversión o rechazo, según corresponda.</w:t>
      </w:r>
    </w:p>
    <w:p w14:paraId="75C02448" w14:textId="77777777" w:rsidR="007D6E97" w:rsidRDefault="00B143B5">
      <w:pPr>
        <w:spacing w:after="0"/>
        <w:jc w:val="both"/>
        <w:rPr>
          <w:rFonts w:ascii="Times New Roman" w:eastAsia="Times New Roman" w:hAnsi="Times New Roman" w:cs="Times New Roman"/>
          <w:color w:val="191919"/>
        </w:rPr>
      </w:pPr>
      <w:r>
        <w:rPr>
          <w:rFonts w:ascii="Times New Roman" w:eastAsia="Times New Roman" w:hAnsi="Times New Roman" w:cs="Times New Roman"/>
          <w:color w:val="191919"/>
        </w:rPr>
        <w:t>El estado debe determinarse a partir del monto comercial vigente y del saldo pendiente vigente. Si el saldo pendiente es igual al monto comercial vigente de la Nota de Venta, el estado debe ser “Pendiente”. Si el saldo es mayor que cero y menor que el monto comercial vigente, el estado debe ser “Pago parcial”. Si el saldo pendiente es igual a cero, el estado debe ser “Pagada”.</w:t>
      </w:r>
    </w:p>
    <w:p w14:paraId="673CDAFC" w14:textId="77777777" w:rsidR="007D6E97" w:rsidRDefault="00B143B5">
      <w:pPr>
        <w:spacing w:after="0"/>
        <w:jc w:val="both"/>
        <w:rPr>
          <w:rFonts w:ascii="Times New Roman" w:eastAsia="Times New Roman" w:hAnsi="Times New Roman" w:cs="Times New Roman"/>
        </w:rPr>
      </w:pPr>
      <w:r>
        <w:rPr>
          <w:rFonts w:ascii="Times New Roman" w:eastAsia="Times New Roman" w:hAnsi="Times New Roman" w:cs="Times New Roman"/>
          <w:color w:val="191919"/>
        </w:rPr>
        <w:t>El sistema debe mantener la coherencia entre el saldo y el estado de pago y no debe modificar el estado comercial de la Nota de Venta mediante este proceso.</w:t>
      </w:r>
    </w:p>
    <w:p w14:paraId="24A9E711" w14:textId="77777777" w:rsidR="007D6E97" w:rsidRDefault="007D6E97">
      <w:pPr>
        <w:rPr>
          <w:rFonts w:ascii="Times New Roman" w:eastAsia="Times New Roman" w:hAnsi="Times New Roman" w:cs="Times New Roman"/>
        </w:rPr>
      </w:pPr>
    </w:p>
    <w:p w14:paraId="251231C6" w14:textId="77777777" w:rsidR="007D6E97" w:rsidRDefault="00B143B5">
      <w:pPr>
        <w:pStyle w:val="Ttulo5"/>
        <w:spacing w:line="360" w:lineRule="auto"/>
        <w:rPr>
          <w:rFonts w:ascii="Times New Roman" w:eastAsia="Times New Roman" w:hAnsi="Times New Roman" w:cs="Times New Roman"/>
        </w:rPr>
      </w:pPr>
      <w:bookmarkStart w:id="41" w:name="_heading=h.pcl9vfl93osm" w:colFirst="0" w:colLast="0"/>
      <w:bookmarkEnd w:id="41"/>
      <w:r>
        <w:rPr>
          <w:rFonts w:ascii="Times New Roman" w:eastAsia="Times New Roman" w:hAnsi="Times New Roman" w:cs="Times New Roman"/>
        </w:rPr>
        <w:t xml:space="preserve">RF46 - </w:t>
      </w:r>
      <w:r>
        <w:rPr>
          <w:rFonts w:ascii="Times New Roman" w:eastAsia="Times New Roman" w:hAnsi="Times New Roman" w:cs="Times New Roman"/>
          <w:color w:val="191919"/>
        </w:rPr>
        <w:t>Anulación controlada de un registro de pago</w:t>
      </w:r>
      <w:r>
        <w:rPr>
          <w:rFonts w:ascii="Times New Roman" w:eastAsia="Times New Roman" w:hAnsi="Times New Roman" w:cs="Times New Roman"/>
        </w:rPr>
        <w:t xml:space="preserve"> </w:t>
      </w:r>
    </w:p>
    <w:p w14:paraId="460C2E0E" w14:textId="77777777" w:rsidR="007D6E97" w:rsidRDefault="00B143B5">
      <w:pPr>
        <w:spacing w:after="0"/>
        <w:jc w:val="both"/>
        <w:rPr>
          <w:rFonts w:ascii="Times New Roman" w:eastAsia="Times New Roman" w:hAnsi="Times New Roman" w:cs="Times New Roman"/>
          <w:color w:val="191919"/>
        </w:rPr>
      </w:pPr>
      <w:r>
        <w:rPr>
          <w:rFonts w:ascii="Times New Roman" w:eastAsia="Times New Roman" w:hAnsi="Times New Roman" w:cs="Times New Roman"/>
          <w:color w:val="191919"/>
        </w:rPr>
        <w:t>El sistema debe permitir que un usuario autorizado de Gerencia o Contador anule un registro de pago de cliente cuando este haya sido ingresado incorrectamente y la corrección no implique devolver dinero al cliente.</w:t>
      </w:r>
    </w:p>
    <w:p w14:paraId="5C4FA09B" w14:textId="77777777" w:rsidR="007D6E97" w:rsidRDefault="00B143B5">
      <w:pPr>
        <w:spacing w:after="0"/>
        <w:jc w:val="both"/>
        <w:rPr>
          <w:rFonts w:ascii="Times New Roman" w:eastAsia="Times New Roman" w:hAnsi="Times New Roman" w:cs="Times New Roman"/>
          <w:color w:val="191919"/>
        </w:rPr>
      </w:pPr>
      <w:r>
        <w:rPr>
          <w:rFonts w:ascii="Times New Roman" w:eastAsia="Times New Roman" w:hAnsi="Times New Roman" w:cs="Times New Roman"/>
          <w:color w:val="191919"/>
        </w:rPr>
        <w:t>Para realizar la anulación, el usuario debe seleccionar el registro de pago correspondiente e ingresar obligatoriamente el motivo y el respaldo de la operación. El sistema debe validar que el pago exista y que no se encuentre previamente anulado o revertido.</w:t>
      </w:r>
    </w:p>
    <w:p w14:paraId="75D14C1F" w14:textId="77777777" w:rsidR="007D6E97" w:rsidRDefault="00B143B5">
      <w:pPr>
        <w:spacing w:after="0"/>
        <w:jc w:val="both"/>
        <w:rPr>
          <w:rFonts w:ascii="Times New Roman" w:eastAsia="Times New Roman" w:hAnsi="Times New Roman" w:cs="Times New Roman"/>
          <w:color w:val="191919"/>
        </w:rPr>
      </w:pPr>
      <w:r>
        <w:rPr>
          <w:rFonts w:ascii="Times New Roman" w:eastAsia="Times New Roman" w:hAnsi="Times New Roman" w:cs="Times New Roman"/>
          <w:color w:val="191919"/>
        </w:rPr>
        <w:t>Al confirmar la operación, el sistema debe registrar la anulación vinculada al pago original, conservar íntegramente el registro y dejar trazabilidad del usuario responsable, la fecha, el motivo y el respaldo de la anulación.</w:t>
      </w:r>
    </w:p>
    <w:p w14:paraId="79623E17" w14:textId="77777777" w:rsidR="007D6E97" w:rsidRDefault="00B143B5">
      <w:pPr>
        <w:spacing w:after="0"/>
        <w:jc w:val="both"/>
        <w:rPr>
          <w:rFonts w:ascii="Times New Roman" w:eastAsia="Times New Roman" w:hAnsi="Times New Roman" w:cs="Times New Roman"/>
          <w:color w:val="191919"/>
        </w:rPr>
      </w:pPr>
      <w:r>
        <w:rPr>
          <w:rFonts w:ascii="Times New Roman" w:eastAsia="Times New Roman" w:hAnsi="Times New Roman" w:cs="Times New Roman"/>
          <w:color w:val="191919"/>
        </w:rPr>
        <w:t>El sistema debe retirar los efectos del pago anulado sobre la Nota de Venta correspondiente y recalcular automáticamente su saldo pendiente y su estado de pago. El sistema no debe eliminar físicamente ni sobrescribir el registro original del pago.</w:t>
      </w:r>
    </w:p>
    <w:p w14:paraId="48F4E9DF" w14:textId="77777777" w:rsidR="007D6E97" w:rsidRDefault="007D6E97">
      <w:pPr>
        <w:spacing w:after="0"/>
        <w:jc w:val="both"/>
        <w:rPr>
          <w:rFonts w:ascii="Times New Roman" w:eastAsia="Times New Roman" w:hAnsi="Times New Roman" w:cs="Times New Roman"/>
          <w:color w:val="191919"/>
        </w:rPr>
      </w:pPr>
    </w:p>
    <w:p w14:paraId="76BCF10A" w14:textId="77777777" w:rsidR="007D6E97" w:rsidRDefault="00B143B5">
      <w:pPr>
        <w:rPr>
          <w:rFonts w:ascii="Times New Roman" w:eastAsia="Times New Roman" w:hAnsi="Times New Roman" w:cs="Times New Roman"/>
        </w:rPr>
      </w:pPr>
      <w:r>
        <w:rPr>
          <w:rFonts w:ascii="Times New Roman" w:eastAsia="Times New Roman" w:hAnsi="Times New Roman" w:cs="Times New Roman"/>
        </w:rPr>
        <w:t xml:space="preserve"> </w:t>
      </w:r>
    </w:p>
    <w:p w14:paraId="49781574" w14:textId="77777777" w:rsidR="007D6E97" w:rsidRDefault="00B143B5">
      <w:pPr>
        <w:pStyle w:val="Ttulo5"/>
        <w:spacing w:line="360" w:lineRule="auto"/>
        <w:rPr>
          <w:rFonts w:ascii="Times New Roman" w:eastAsia="Times New Roman" w:hAnsi="Times New Roman" w:cs="Times New Roman"/>
        </w:rPr>
      </w:pPr>
      <w:bookmarkStart w:id="42" w:name="_heading=h.tqtk1q8dc2ng" w:colFirst="0" w:colLast="0"/>
      <w:bookmarkEnd w:id="42"/>
      <w:r>
        <w:rPr>
          <w:rFonts w:ascii="Times New Roman" w:eastAsia="Times New Roman" w:hAnsi="Times New Roman" w:cs="Times New Roman"/>
        </w:rPr>
        <w:t xml:space="preserve">RF47 - </w:t>
      </w:r>
      <w:r>
        <w:rPr>
          <w:rFonts w:ascii="Times New Roman" w:eastAsia="Times New Roman" w:hAnsi="Times New Roman" w:cs="Times New Roman"/>
          <w:color w:val="191919"/>
        </w:rPr>
        <w:t>Reversión controlada de un pago de cliente</w:t>
      </w:r>
      <w:r>
        <w:rPr>
          <w:rFonts w:ascii="Times New Roman" w:eastAsia="Times New Roman" w:hAnsi="Times New Roman" w:cs="Times New Roman"/>
        </w:rPr>
        <w:t xml:space="preserve"> </w:t>
      </w:r>
    </w:p>
    <w:p w14:paraId="1EDBD0B2" w14:textId="77777777" w:rsidR="007D6E97" w:rsidRDefault="00B143B5">
      <w:pPr>
        <w:spacing w:after="0"/>
        <w:jc w:val="both"/>
        <w:rPr>
          <w:rFonts w:ascii="Times New Roman" w:eastAsia="Times New Roman" w:hAnsi="Times New Roman" w:cs="Times New Roman"/>
          <w:color w:val="191919"/>
        </w:rPr>
      </w:pPr>
      <w:r>
        <w:rPr>
          <w:rFonts w:ascii="Times New Roman" w:eastAsia="Times New Roman" w:hAnsi="Times New Roman" w:cs="Times New Roman"/>
          <w:color w:val="191919"/>
        </w:rPr>
        <w:t>El sistema debe permitir que un usuario autorizado de Gerencia o Contador registre la reversión total o parcial de un pago de cliente previamente válido cuando sea necesario devolver total o parcialmente el dinero asociado a dicho pago.</w:t>
      </w:r>
    </w:p>
    <w:p w14:paraId="71E1F010" w14:textId="77777777" w:rsidR="007D6E97" w:rsidRDefault="00B143B5">
      <w:pPr>
        <w:spacing w:after="0"/>
        <w:jc w:val="both"/>
        <w:rPr>
          <w:rFonts w:ascii="Times New Roman" w:eastAsia="Times New Roman" w:hAnsi="Times New Roman" w:cs="Times New Roman"/>
          <w:color w:val="191919"/>
        </w:rPr>
      </w:pPr>
      <w:r>
        <w:rPr>
          <w:rFonts w:ascii="Times New Roman" w:eastAsia="Times New Roman" w:hAnsi="Times New Roman" w:cs="Times New Roman"/>
          <w:color w:val="191919"/>
        </w:rPr>
        <w:t>Para realizar la reversión, el usuario debe seleccionar el pago original e ingresar obligatoriamente el monto a revertir, el motivo y el respaldo de la operación. El sistema debe validar que el pago exista, que no se encuentre anulado y que el monto solicitado sea mayor que cero y no supere el monto del pago que permanezca disponible para reversión.</w:t>
      </w:r>
    </w:p>
    <w:p w14:paraId="03C386E2" w14:textId="77777777" w:rsidR="007D6E97" w:rsidRDefault="007D6E97">
      <w:pPr>
        <w:spacing w:after="0"/>
        <w:jc w:val="both"/>
        <w:rPr>
          <w:rFonts w:ascii="Times New Roman" w:eastAsia="Times New Roman" w:hAnsi="Times New Roman" w:cs="Times New Roman"/>
          <w:color w:val="191919"/>
        </w:rPr>
      </w:pPr>
    </w:p>
    <w:p w14:paraId="7F1A4352" w14:textId="77777777" w:rsidR="007D6E97" w:rsidRDefault="00B143B5">
      <w:pPr>
        <w:spacing w:after="0"/>
        <w:jc w:val="both"/>
        <w:rPr>
          <w:rFonts w:ascii="Times New Roman" w:eastAsia="Times New Roman" w:hAnsi="Times New Roman" w:cs="Times New Roman"/>
          <w:color w:val="191919"/>
        </w:rPr>
      </w:pPr>
      <w:r>
        <w:rPr>
          <w:rFonts w:ascii="Times New Roman" w:eastAsia="Times New Roman" w:hAnsi="Times New Roman" w:cs="Times New Roman"/>
          <w:color w:val="191919"/>
        </w:rPr>
        <w:t>Al confirmar la operación, el sistema debe registrar la reversión vinculada al pago original, conservar íntegramente el registro del pago y mantener la trazabilidad del usuario responsable, la fecha, el monto, el motivo y el respaldo de la reversión.</w:t>
      </w:r>
    </w:p>
    <w:p w14:paraId="2D959BF9" w14:textId="77777777" w:rsidR="007D6E97" w:rsidRDefault="00B143B5">
      <w:pPr>
        <w:spacing w:after="0"/>
        <w:jc w:val="both"/>
        <w:rPr>
          <w:rFonts w:ascii="Times New Roman" w:eastAsia="Times New Roman" w:hAnsi="Times New Roman" w:cs="Times New Roman"/>
        </w:rPr>
      </w:pPr>
      <w:r>
        <w:rPr>
          <w:rFonts w:ascii="Times New Roman" w:eastAsia="Times New Roman" w:hAnsi="Times New Roman" w:cs="Times New Roman"/>
          <w:color w:val="191919"/>
        </w:rPr>
        <w:lastRenderedPageBreak/>
        <w:t>El sistema debe recalcular automáticamente el saldo pendiente y el estado de pago de la Nota de Venta afectada considerando el monto revertido. El sistema no debe eliminar físicamente ni sobrescribir el registro original del pago.</w:t>
      </w:r>
    </w:p>
    <w:p w14:paraId="5F8D6A9C" w14:textId="77777777" w:rsidR="007D6E97" w:rsidRDefault="007D6E97">
      <w:pPr>
        <w:rPr>
          <w:rFonts w:ascii="Times New Roman" w:eastAsia="Times New Roman" w:hAnsi="Times New Roman" w:cs="Times New Roman"/>
        </w:rPr>
      </w:pPr>
    </w:p>
    <w:p w14:paraId="4F3FC3A1" w14:textId="0FB2F4D8" w:rsidR="007D6E97" w:rsidRDefault="00B143B5">
      <w:pPr>
        <w:pStyle w:val="Ttulo5"/>
        <w:spacing w:line="360" w:lineRule="auto"/>
        <w:rPr>
          <w:rFonts w:ascii="Times New Roman" w:eastAsia="Times New Roman" w:hAnsi="Times New Roman" w:cs="Times New Roman"/>
          <w:color w:val="191919"/>
        </w:rPr>
      </w:pPr>
      <w:bookmarkStart w:id="43" w:name="_heading=h.jy8jrdfl16ck" w:colFirst="0" w:colLast="0"/>
      <w:bookmarkEnd w:id="43"/>
      <w:r>
        <w:rPr>
          <w:rFonts w:ascii="Times New Roman" w:eastAsia="Times New Roman" w:hAnsi="Times New Roman" w:cs="Times New Roman"/>
        </w:rPr>
        <w:t xml:space="preserve">RF48 - </w:t>
      </w:r>
      <w:r>
        <w:rPr>
          <w:rFonts w:ascii="Times New Roman" w:eastAsia="Times New Roman" w:hAnsi="Times New Roman" w:cs="Times New Roman"/>
          <w:color w:val="191919"/>
        </w:rPr>
        <w:t>Gestión de saldo a favor originado por excedentes de pago</w:t>
      </w:r>
    </w:p>
    <w:p w14:paraId="5C40D2F9" w14:textId="77777777" w:rsidR="007D6E97" w:rsidRDefault="00B143B5">
      <w:pPr>
        <w:spacing w:line="240" w:lineRule="auto"/>
        <w:jc w:val="both"/>
        <w:rPr>
          <w:rFonts w:ascii="Times New Roman" w:eastAsia="Times New Roman" w:hAnsi="Times New Roman" w:cs="Times New Roman"/>
        </w:rPr>
      </w:pPr>
      <w:r>
        <w:rPr>
          <w:rFonts w:ascii="Times New Roman" w:eastAsia="Times New Roman" w:hAnsi="Times New Roman" w:cs="Times New Roman"/>
        </w:rPr>
        <w:t>El sistema debe permitir que los usuarios autorizados de Gerencia o Contador gestionen un excedente financiero originado cuando, después de una reversión comercial de Nota de Venta, los pagos que mantienen efecto superen el nuevo monto comercial vigente.</w:t>
      </w:r>
    </w:p>
    <w:p w14:paraId="3DEA9258" w14:textId="77777777" w:rsidR="007D6E97" w:rsidRDefault="00B143B5">
      <w:pPr>
        <w:spacing w:line="240" w:lineRule="auto"/>
        <w:jc w:val="both"/>
        <w:rPr>
          <w:rFonts w:ascii="Times New Roman" w:eastAsia="Times New Roman" w:hAnsi="Times New Roman" w:cs="Times New Roman"/>
        </w:rPr>
      </w:pPr>
      <w:r>
        <w:rPr>
          <w:rFonts w:ascii="Times New Roman" w:eastAsia="Times New Roman" w:hAnsi="Times New Roman" w:cs="Times New Roman"/>
        </w:rPr>
        <w:t>El usuario debe poder elegir entre devolver el excedente al cliente mediante la reversión financiera correspondiente o registrarlo como saldo a favor del mismo cliente. Si se registra como saldo a favor, el sistema debe conservar su monto disponible, origen, cliente, Nota de Venta y reversión que lo generó, sin eliminar ni alterar los pagos originales.</w:t>
      </w:r>
    </w:p>
    <w:p w14:paraId="6AFD056B" w14:textId="77777777" w:rsidR="007D6E97" w:rsidRDefault="00B143B5">
      <w:pPr>
        <w:spacing w:line="240" w:lineRule="auto"/>
        <w:jc w:val="both"/>
        <w:rPr>
          <w:rFonts w:ascii="Times New Roman" w:eastAsia="Times New Roman" w:hAnsi="Times New Roman" w:cs="Times New Roman"/>
        </w:rPr>
      </w:pPr>
      <w:r>
        <w:rPr>
          <w:rFonts w:ascii="Times New Roman" w:eastAsia="Times New Roman" w:hAnsi="Times New Roman" w:cs="Times New Roman"/>
        </w:rPr>
        <w:t>El saldo a favor debe poder aplicarse posteriormente a otra Nota de Venta elegible del mismo cliente. Al aplicarlo, el sistema debe disminuir el saldo a favor disponible, registrar la trazabilidad de la aplicación y recalcular el saldo y estado de pago de la Nota de Venta destino.</w:t>
      </w:r>
    </w:p>
    <w:p w14:paraId="07C5D6B5" w14:textId="77777777" w:rsidR="007D6E97" w:rsidRDefault="007D6E97">
      <w:pPr>
        <w:rPr>
          <w:rFonts w:ascii="Times New Roman" w:eastAsia="Times New Roman" w:hAnsi="Times New Roman" w:cs="Times New Roman"/>
        </w:rPr>
      </w:pPr>
    </w:p>
    <w:p w14:paraId="4BCA828B" w14:textId="77777777" w:rsidR="007D6E97" w:rsidRDefault="00B143B5">
      <w:pPr>
        <w:pStyle w:val="Ttulo5"/>
        <w:spacing w:line="360" w:lineRule="auto"/>
        <w:rPr>
          <w:rFonts w:ascii="Times New Roman" w:eastAsia="Times New Roman" w:hAnsi="Times New Roman" w:cs="Times New Roman"/>
        </w:rPr>
      </w:pPr>
      <w:bookmarkStart w:id="44" w:name="_heading=h.qjgt5s50zgxo" w:colFirst="0" w:colLast="0"/>
      <w:bookmarkEnd w:id="44"/>
      <w:r>
        <w:rPr>
          <w:rFonts w:ascii="Times New Roman" w:eastAsia="Times New Roman" w:hAnsi="Times New Roman" w:cs="Times New Roman"/>
        </w:rPr>
        <w:t xml:space="preserve">RF49 - </w:t>
      </w:r>
      <w:r>
        <w:rPr>
          <w:rFonts w:ascii="Times New Roman" w:eastAsia="Times New Roman" w:hAnsi="Times New Roman" w:cs="Times New Roman"/>
          <w:color w:val="191919"/>
        </w:rPr>
        <w:t>Consulta de detalle de un pago de cliente</w:t>
      </w:r>
      <w:r>
        <w:rPr>
          <w:rFonts w:ascii="Times New Roman" w:eastAsia="Times New Roman" w:hAnsi="Times New Roman" w:cs="Times New Roman"/>
        </w:rPr>
        <w:t xml:space="preserve"> </w:t>
      </w:r>
    </w:p>
    <w:p w14:paraId="32FEEF74" w14:textId="77777777" w:rsidR="007D6E97" w:rsidRDefault="00B143B5">
      <w:pPr>
        <w:spacing w:after="0"/>
        <w:jc w:val="both"/>
        <w:rPr>
          <w:rFonts w:ascii="Times New Roman" w:eastAsia="Times New Roman" w:hAnsi="Times New Roman" w:cs="Times New Roman"/>
          <w:color w:val="191919"/>
        </w:rPr>
      </w:pPr>
      <w:r>
        <w:rPr>
          <w:rFonts w:ascii="Times New Roman" w:eastAsia="Times New Roman" w:hAnsi="Times New Roman" w:cs="Times New Roman"/>
          <w:color w:val="191919"/>
        </w:rPr>
        <w:t>El sistema debe permitir que los usuarios autorizados consulten, en modo de solo lectura, el detalle de un registro de pago de cliente seleccionado desde los contextos habilitados.</w:t>
      </w:r>
    </w:p>
    <w:p w14:paraId="793510A0" w14:textId="77777777" w:rsidR="007D6E97" w:rsidRDefault="00B143B5">
      <w:pPr>
        <w:spacing w:after="0"/>
        <w:jc w:val="both"/>
        <w:rPr>
          <w:rFonts w:ascii="Times New Roman" w:eastAsia="Times New Roman" w:hAnsi="Times New Roman" w:cs="Times New Roman"/>
          <w:color w:val="191919"/>
        </w:rPr>
      </w:pPr>
      <w:r>
        <w:rPr>
          <w:rFonts w:ascii="Times New Roman" w:eastAsia="Times New Roman" w:hAnsi="Times New Roman" w:cs="Times New Roman"/>
          <w:color w:val="191919"/>
        </w:rPr>
        <w:t>El sistema debe presentar los antecedentes registrados del pago y sus asociaciones vigentes, incluyendo como mínimo la identificación del cliente, la Nota de Venta asociada, el monto, la fecha de registro, la categoría, el medio de pago, el documento tributario y el respaldo correspondiente. Cuando el medio de pago posea antecedentes adicionales aplicables, el sistema debe mostrarlos conforme a la información almacenada.</w:t>
      </w:r>
    </w:p>
    <w:p w14:paraId="03CBC204" w14:textId="77777777" w:rsidR="007D6E97" w:rsidRDefault="00B143B5">
      <w:pPr>
        <w:spacing w:after="0"/>
        <w:jc w:val="both"/>
        <w:rPr>
          <w:rFonts w:ascii="Times New Roman" w:eastAsia="Times New Roman" w:hAnsi="Times New Roman" w:cs="Times New Roman"/>
        </w:rPr>
      </w:pPr>
      <w:r>
        <w:rPr>
          <w:rFonts w:ascii="Times New Roman" w:eastAsia="Times New Roman" w:hAnsi="Times New Roman" w:cs="Times New Roman"/>
          <w:color w:val="191919"/>
        </w:rPr>
        <w:t>La consulta no debe modificar el pago ni sus asociaciones.</w:t>
      </w:r>
    </w:p>
    <w:p w14:paraId="3ADEB88B" w14:textId="77777777" w:rsidR="007D6E97" w:rsidRDefault="007D6E97">
      <w:pPr>
        <w:rPr>
          <w:rFonts w:ascii="Times New Roman" w:eastAsia="Times New Roman" w:hAnsi="Times New Roman" w:cs="Times New Roman"/>
        </w:rPr>
      </w:pPr>
    </w:p>
    <w:p w14:paraId="0D5A82F7" w14:textId="77777777" w:rsidR="007D6E97" w:rsidRDefault="00B143B5">
      <w:pPr>
        <w:pStyle w:val="Ttulo5"/>
        <w:spacing w:line="360" w:lineRule="auto"/>
        <w:rPr>
          <w:rFonts w:ascii="Times New Roman" w:eastAsia="Times New Roman" w:hAnsi="Times New Roman" w:cs="Times New Roman"/>
        </w:rPr>
      </w:pPr>
      <w:bookmarkStart w:id="45" w:name="_heading=h.gxu5ajx1314x" w:colFirst="0" w:colLast="0"/>
      <w:bookmarkEnd w:id="45"/>
      <w:r>
        <w:rPr>
          <w:rFonts w:ascii="Times New Roman" w:eastAsia="Times New Roman" w:hAnsi="Times New Roman" w:cs="Times New Roman"/>
        </w:rPr>
        <w:t xml:space="preserve">RF50 - </w:t>
      </w:r>
      <w:r>
        <w:rPr>
          <w:rFonts w:ascii="Times New Roman" w:eastAsia="Times New Roman" w:hAnsi="Times New Roman" w:cs="Times New Roman"/>
          <w:color w:val="191919"/>
        </w:rPr>
        <w:t>Determinación de morosidad de Notas de Venta</w:t>
      </w:r>
      <w:r>
        <w:rPr>
          <w:rFonts w:ascii="Times New Roman" w:eastAsia="Times New Roman" w:hAnsi="Times New Roman" w:cs="Times New Roman"/>
        </w:rPr>
        <w:t xml:space="preserve"> </w:t>
      </w:r>
    </w:p>
    <w:p w14:paraId="645F08BB" w14:textId="77777777" w:rsidR="007D6E97" w:rsidRDefault="00B143B5">
      <w:pPr>
        <w:spacing w:after="0"/>
        <w:jc w:val="both"/>
        <w:rPr>
          <w:rFonts w:ascii="Times New Roman" w:eastAsia="Times New Roman" w:hAnsi="Times New Roman" w:cs="Times New Roman"/>
          <w:color w:val="191919"/>
        </w:rPr>
      </w:pPr>
      <w:r>
        <w:rPr>
          <w:rFonts w:ascii="Times New Roman" w:eastAsia="Times New Roman" w:hAnsi="Times New Roman" w:cs="Times New Roman"/>
          <w:color w:val="191919"/>
        </w:rPr>
        <w:t>El sistema debe determinar la condición de morosidad utilizando la fecha final de vencimiento y el saldo pendiente vigente de cada Nota de Venta asociada a un cliente.</w:t>
      </w:r>
    </w:p>
    <w:p w14:paraId="2CDEE752" w14:textId="77777777" w:rsidR="007D6E97" w:rsidRDefault="00B143B5">
      <w:pPr>
        <w:spacing w:after="0"/>
        <w:jc w:val="both"/>
        <w:rPr>
          <w:rFonts w:ascii="Times New Roman" w:eastAsia="Times New Roman" w:hAnsi="Times New Roman" w:cs="Times New Roman"/>
          <w:color w:val="191919"/>
        </w:rPr>
      </w:pPr>
      <w:r>
        <w:rPr>
          <w:rFonts w:ascii="Times New Roman" w:eastAsia="Times New Roman" w:hAnsi="Times New Roman" w:cs="Times New Roman"/>
          <w:color w:val="191919"/>
        </w:rPr>
        <w:t>Una Nota de Venta debe considerarse morosa cuando su fecha final de vencimiento haya transcurrido y mantenga saldo pendiente mayor que cero. Las etapas o hitos intermedios de cobro no generan por sí solos morosidad independiente. Un cliente debe considerarse Moroso cuando mantenga al menos una Nota de Venta que cumpla esta condición.</w:t>
      </w:r>
    </w:p>
    <w:p w14:paraId="7E5CF227" w14:textId="77777777" w:rsidR="007D6E97" w:rsidRDefault="00B143B5">
      <w:pPr>
        <w:spacing w:after="0"/>
        <w:jc w:val="both"/>
        <w:rPr>
          <w:rFonts w:ascii="Times New Roman" w:eastAsia="Times New Roman" w:hAnsi="Times New Roman" w:cs="Times New Roman"/>
        </w:rPr>
      </w:pPr>
      <w:r>
        <w:rPr>
          <w:rFonts w:ascii="Times New Roman" w:eastAsia="Times New Roman" w:hAnsi="Times New Roman" w:cs="Times New Roman"/>
          <w:color w:val="191919"/>
        </w:rPr>
        <w:t xml:space="preserve">Para calcular el saldo, el sistema debe considerar los pagos registrados que mantengan efecto financiero y cuenten con el respaldo válido exigido, independientemente de su estado posterior de conciliación. La conciliación constituye un control interno y no debe, por sí sola, modificar la </w:t>
      </w:r>
      <w:r>
        <w:rPr>
          <w:rFonts w:ascii="Times New Roman" w:eastAsia="Times New Roman" w:hAnsi="Times New Roman" w:cs="Times New Roman"/>
          <w:color w:val="191919"/>
        </w:rPr>
        <w:lastRenderedPageBreak/>
        <w:t>condición de morosidad. La condición calculada debe quedar disponible para la Ficha Financiera del cliente y para los filtros de cartera morosa.</w:t>
      </w:r>
    </w:p>
    <w:p w14:paraId="4EC2B94E" w14:textId="77777777" w:rsidR="007D6E97" w:rsidRDefault="007D6E97">
      <w:pPr>
        <w:rPr>
          <w:rFonts w:ascii="Times New Roman" w:eastAsia="Times New Roman" w:hAnsi="Times New Roman" w:cs="Times New Roman"/>
        </w:rPr>
      </w:pPr>
    </w:p>
    <w:p w14:paraId="1F4BB7FC" w14:textId="77777777" w:rsidR="007D6E97" w:rsidRDefault="00B143B5">
      <w:pPr>
        <w:pStyle w:val="Ttulo5"/>
        <w:spacing w:line="360" w:lineRule="auto"/>
        <w:rPr>
          <w:rFonts w:ascii="Times New Roman" w:eastAsia="Times New Roman" w:hAnsi="Times New Roman" w:cs="Times New Roman"/>
          <w:color w:val="191919"/>
        </w:rPr>
      </w:pPr>
      <w:bookmarkStart w:id="46" w:name="_heading=h.se6trf8dyomf" w:colFirst="0" w:colLast="0"/>
      <w:bookmarkEnd w:id="46"/>
      <w:r>
        <w:rPr>
          <w:rFonts w:ascii="Times New Roman" w:eastAsia="Times New Roman" w:hAnsi="Times New Roman" w:cs="Times New Roman"/>
        </w:rPr>
        <w:t xml:space="preserve">RF51 - </w:t>
      </w:r>
      <w:r>
        <w:rPr>
          <w:rFonts w:ascii="Times New Roman" w:eastAsia="Times New Roman" w:hAnsi="Times New Roman" w:cs="Times New Roman"/>
          <w:color w:val="191919"/>
        </w:rPr>
        <w:t>Generación de comprobante de pago en formato PDF</w:t>
      </w:r>
    </w:p>
    <w:p w14:paraId="36DDFF70" w14:textId="77777777" w:rsidR="007D6E97" w:rsidRDefault="00B143B5">
      <w:pPr>
        <w:spacing w:line="240" w:lineRule="auto"/>
        <w:rPr>
          <w:rFonts w:ascii="Times New Roman" w:eastAsia="Times New Roman" w:hAnsi="Times New Roman" w:cs="Times New Roman"/>
        </w:rPr>
      </w:pPr>
      <w:r>
        <w:rPr>
          <w:rFonts w:ascii="Times New Roman" w:eastAsia="Times New Roman" w:hAnsi="Times New Roman" w:cs="Times New Roman"/>
        </w:rPr>
        <w:t>El sistema debe permitir que los usuarios autorizados generen, desde el detalle de un pago registrado, un comprobante digital en formato PDF correspondiente a dicho pago. Para generar el documento, el sistema debe obtener desde la información almacenada, como mínimo, la identificación o Razón Social del cliente, el monto del pago, la fecha de registro y el medio de pago utilizado.</w:t>
      </w:r>
    </w:p>
    <w:p w14:paraId="7D9D2AB3" w14:textId="77777777" w:rsidR="007D6E97" w:rsidRDefault="00B143B5">
      <w:pPr>
        <w:spacing w:line="240" w:lineRule="auto"/>
        <w:jc w:val="both"/>
        <w:rPr>
          <w:rFonts w:ascii="Times New Roman" w:eastAsia="Times New Roman" w:hAnsi="Times New Roman" w:cs="Times New Roman"/>
        </w:rPr>
      </w:pPr>
      <w:r>
        <w:rPr>
          <w:rFonts w:ascii="Times New Roman" w:eastAsia="Times New Roman" w:hAnsi="Times New Roman" w:cs="Times New Roman"/>
        </w:rPr>
        <w:t>El comprobante debe reflejar la información vigente del registro sin modificar el pago ni sus asociaciones. Debe quedar disponible para visualización e impresión y su descarga sólo debe habilitarse cuando el usuario cuente con la autorización documental correspondiente.</w:t>
      </w:r>
    </w:p>
    <w:p w14:paraId="117C0C04" w14:textId="77777777" w:rsidR="007D6E97" w:rsidRDefault="00B143B5">
      <w:pPr>
        <w:spacing w:line="240" w:lineRule="auto"/>
        <w:jc w:val="both"/>
        <w:rPr>
          <w:rFonts w:ascii="Times New Roman" w:eastAsia="Times New Roman" w:hAnsi="Times New Roman" w:cs="Times New Roman"/>
        </w:rPr>
      </w:pPr>
      <w:r>
        <w:rPr>
          <w:rFonts w:ascii="Times New Roman" w:eastAsia="Times New Roman" w:hAnsi="Times New Roman" w:cs="Times New Roman"/>
        </w:rPr>
        <w:t>El sistema no debe generar el comprobante cuando falte información obligatoria necesaria para componerlo y debe informar la situación al usuario.</w:t>
      </w:r>
    </w:p>
    <w:p w14:paraId="5EE5BA03" w14:textId="77777777" w:rsidR="007D6E97" w:rsidRDefault="007D6E97"/>
    <w:p w14:paraId="2E1DE6A6" w14:textId="77777777" w:rsidR="007D6E97" w:rsidRDefault="00B143B5">
      <w:pPr>
        <w:pStyle w:val="Ttulo5"/>
        <w:spacing w:line="360" w:lineRule="auto"/>
        <w:rPr>
          <w:rFonts w:ascii="Times New Roman" w:eastAsia="Times New Roman" w:hAnsi="Times New Roman" w:cs="Times New Roman"/>
        </w:rPr>
      </w:pPr>
      <w:bookmarkStart w:id="47" w:name="_heading=h.sxxuithx5rc9" w:colFirst="0" w:colLast="0"/>
      <w:bookmarkEnd w:id="47"/>
      <w:r>
        <w:rPr>
          <w:rFonts w:ascii="Times New Roman" w:eastAsia="Times New Roman" w:hAnsi="Times New Roman" w:cs="Times New Roman"/>
        </w:rPr>
        <w:t xml:space="preserve">RF52 - </w:t>
      </w:r>
      <w:r>
        <w:rPr>
          <w:rFonts w:ascii="Times New Roman" w:eastAsia="Times New Roman" w:hAnsi="Times New Roman" w:cs="Times New Roman"/>
          <w:color w:val="191919"/>
        </w:rPr>
        <w:t>Conciliación interna de pagos de cliente</w:t>
      </w:r>
      <w:r>
        <w:rPr>
          <w:rFonts w:ascii="Times New Roman" w:eastAsia="Times New Roman" w:hAnsi="Times New Roman" w:cs="Times New Roman"/>
        </w:rPr>
        <w:t xml:space="preserve"> </w:t>
      </w:r>
    </w:p>
    <w:p w14:paraId="4C2634D0" w14:textId="77777777" w:rsidR="007D6E97" w:rsidRDefault="00B143B5">
      <w:pPr>
        <w:spacing w:after="0"/>
        <w:jc w:val="both"/>
        <w:rPr>
          <w:rFonts w:ascii="Times New Roman" w:eastAsia="Times New Roman" w:hAnsi="Times New Roman" w:cs="Times New Roman"/>
          <w:color w:val="191919"/>
        </w:rPr>
      </w:pPr>
      <w:r>
        <w:rPr>
          <w:rFonts w:ascii="Times New Roman" w:eastAsia="Times New Roman" w:hAnsi="Times New Roman" w:cs="Times New Roman"/>
          <w:color w:val="191919"/>
        </w:rPr>
        <w:t>El sistema debe permitir que los usuarios autorizados concilien internamente los pagos registrados utilizando la evidencia correspondiente al medio de pago.</w:t>
      </w:r>
    </w:p>
    <w:p w14:paraId="70C4E67A" w14:textId="77777777" w:rsidR="007D6E97" w:rsidRDefault="00B143B5">
      <w:pPr>
        <w:spacing w:after="0"/>
        <w:jc w:val="both"/>
        <w:rPr>
          <w:rFonts w:ascii="Times New Roman" w:eastAsia="Times New Roman" w:hAnsi="Times New Roman" w:cs="Times New Roman"/>
          <w:color w:val="191919"/>
        </w:rPr>
      </w:pPr>
      <w:r>
        <w:rPr>
          <w:rFonts w:ascii="Times New Roman" w:eastAsia="Times New Roman" w:hAnsi="Times New Roman" w:cs="Times New Roman"/>
          <w:color w:val="191919"/>
        </w:rPr>
        <w:t>Para realizar la conciliación, el usuario debe seleccionar un pago pendiente de conciliación e ingresar o adjuntar la evidencia aplicable. El sistema debe validar que el pago se encuentre disponible para conciliar, que la evidencia requerida esté completa y que la información verificada sea coherente con el registro del pago.</w:t>
      </w:r>
    </w:p>
    <w:p w14:paraId="4CCACB22" w14:textId="77777777" w:rsidR="007D6E97" w:rsidRDefault="00B143B5">
      <w:pPr>
        <w:spacing w:after="0"/>
        <w:jc w:val="both"/>
        <w:rPr>
          <w:rFonts w:ascii="Times New Roman" w:eastAsia="Times New Roman" w:hAnsi="Times New Roman" w:cs="Times New Roman"/>
          <w:color w:val="191919"/>
        </w:rPr>
      </w:pPr>
      <w:r>
        <w:rPr>
          <w:rFonts w:ascii="Times New Roman" w:eastAsia="Times New Roman" w:hAnsi="Times New Roman" w:cs="Times New Roman"/>
          <w:color w:val="191919"/>
        </w:rPr>
        <w:t>Si la validación es satisfactoria, el sistema debe cambiar el estado de conciliación del pago a “Conciliado” y almacenar la fecha, el usuario responsable y la evidencia utilizada. Si la evidencia presenta una discrepancia respecto del registro, el sistema no debe marcar el pago como conciliado; debe informar y registrar la discrepancia para su corrección posterior, conservando íntegramente el registro original.</w:t>
      </w:r>
    </w:p>
    <w:p w14:paraId="1ADFB816" w14:textId="77777777" w:rsidR="007D6E97" w:rsidRDefault="00B143B5">
      <w:pPr>
        <w:spacing w:after="0"/>
        <w:jc w:val="both"/>
        <w:rPr>
          <w:rFonts w:ascii="Times New Roman" w:eastAsia="Times New Roman" w:hAnsi="Times New Roman" w:cs="Times New Roman"/>
        </w:rPr>
      </w:pPr>
      <w:r>
        <w:rPr>
          <w:rFonts w:ascii="Times New Roman" w:eastAsia="Times New Roman" w:hAnsi="Times New Roman" w:cs="Times New Roman"/>
          <w:color w:val="191919"/>
        </w:rPr>
        <w:t>Todos los pagos registrados deben quedar sujetos al proceso de conciliación interna; la evidencia y las verificaciones específicas aplicables se definen según el medio de pago.</w:t>
      </w:r>
    </w:p>
    <w:p w14:paraId="13A5EA94" w14:textId="77777777" w:rsidR="007D6E97" w:rsidRDefault="007D6E97">
      <w:pPr>
        <w:spacing w:after="0"/>
        <w:jc w:val="both"/>
        <w:rPr>
          <w:rFonts w:ascii="Times New Roman" w:eastAsia="Times New Roman" w:hAnsi="Times New Roman" w:cs="Times New Roman"/>
        </w:rPr>
      </w:pPr>
    </w:p>
    <w:p w14:paraId="5F24E749" w14:textId="77777777" w:rsidR="007D6E97" w:rsidRDefault="007D6E97">
      <w:pPr>
        <w:spacing w:after="0"/>
        <w:jc w:val="both"/>
        <w:rPr>
          <w:rFonts w:ascii="Times New Roman" w:eastAsia="Times New Roman" w:hAnsi="Times New Roman" w:cs="Times New Roman"/>
        </w:rPr>
      </w:pPr>
    </w:p>
    <w:p w14:paraId="25C9CC37" w14:textId="77777777" w:rsidR="007D6E97" w:rsidRDefault="00B143B5">
      <w:pPr>
        <w:numPr>
          <w:ilvl w:val="3"/>
          <w:numId w:val="2"/>
        </w:numPr>
        <w:rPr>
          <w:rFonts w:ascii="Times New Roman" w:eastAsia="Times New Roman" w:hAnsi="Times New Roman" w:cs="Times New Roman"/>
        </w:rPr>
      </w:pPr>
      <w:r>
        <w:rPr>
          <w:rFonts w:ascii="Times New Roman" w:eastAsia="Times New Roman" w:hAnsi="Times New Roman" w:cs="Times New Roman"/>
        </w:rPr>
        <w:t>Módulo: Usuarios, Seguridad y Permisos</w:t>
      </w:r>
    </w:p>
    <w:p w14:paraId="49AC14A6" w14:textId="77777777" w:rsidR="007D6E97" w:rsidRDefault="007D6E97">
      <w:pPr>
        <w:ind w:left="1728"/>
        <w:rPr>
          <w:rFonts w:ascii="Times New Roman" w:eastAsia="Times New Roman" w:hAnsi="Times New Roman" w:cs="Times New Roman"/>
        </w:rPr>
      </w:pPr>
    </w:p>
    <w:p w14:paraId="69A106C2" w14:textId="77777777" w:rsidR="007D6E97" w:rsidRDefault="00B143B5">
      <w:pPr>
        <w:pStyle w:val="Ttulo5"/>
        <w:spacing w:line="360" w:lineRule="auto"/>
        <w:rPr>
          <w:rFonts w:ascii="Times New Roman" w:eastAsia="Times New Roman" w:hAnsi="Times New Roman" w:cs="Times New Roman"/>
          <w:color w:val="191919"/>
        </w:rPr>
      </w:pPr>
      <w:bookmarkStart w:id="48" w:name="_heading=h.omysm3erax9u" w:colFirst="0" w:colLast="0"/>
      <w:bookmarkEnd w:id="48"/>
      <w:r>
        <w:rPr>
          <w:rFonts w:ascii="Times New Roman" w:eastAsia="Times New Roman" w:hAnsi="Times New Roman" w:cs="Times New Roman"/>
        </w:rPr>
        <w:t xml:space="preserve">RF53 - </w:t>
      </w:r>
      <w:r>
        <w:rPr>
          <w:rFonts w:ascii="Times New Roman" w:eastAsia="Times New Roman" w:hAnsi="Times New Roman" w:cs="Times New Roman"/>
          <w:color w:val="191919"/>
        </w:rPr>
        <w:t xml:space="preserve">Registro de usuario </w:t>
      </w:r>
    </w:p>
    <w:p w14:paraId="618D343D" w14:textId="77777777" w:rsidR="007D6E97" w:rsidRDefault="00B143B5">
      <w:pPr>
        <w:spacing w:after="0"/>
        <w:jc w:val="both"/>
        <w:rPr>
          <w:rFonts w:ascii="Times New Roman" w:eastAsia="Times New Roman" w:hAnsi="Times New Roman" w:cs="Times New Roman"/>
        </w:rPr>
      </w:pPr>
      <w:r>
        <w:rPr>
          <w:rFonts w:ascii="Times New Roman" w:eastAsia="Times New Roman" w:hAnsi="Times New Roman" w:cs="Times New Roman"/>
          <w:color w:val="191919"/>
        </w:rPr>
        <w:t xml:space="preserve">El sistema debe permitir que los usuarios autorizados de Gerencia registren una cuenta de Usuario asociada a un Empleado existente en estado Activo que no posea previamente una cuenta asociada. </w:t>
      </w:r>
      <w:r>
        <w:rPr>
          <w:rFonts w:ascii="Times New Roman" w:eastAsia="Times New Roman" w:hAnsi="Times New Roman" w:cs="Times New Roman"/>
          <w:color w:val="191919"/>
        </w:rPr>
        <w:lastRenderedPageBreak/>
        <w:t>Durante el registro, el usuario debe poder definir la configuración de acceso inicial correspondiente. El sistema debe impedir la creación cuando el Empleado no cumpla las condiciones requeridas y, una vez completadas satisfactoriamente las validaciones, debe registrar la cuenta en estado Activo y generar las credenciales iniciales necesarias para completar su habilitación de acceso.</w:t>
      </w:r>
    </w:p>
    <w:p w14:paraId="0119FA5B" w14:textId="77777777" w:rsidR="007D6E97" w:rsidRDefault="007D6E97">
      <w:pPr>
        <w:rPr>
          <w:rFonts w:ascii="Times New Roman" w:eastAsia="Times New Roman" w:hAnsi="Times New Roman" w:cs="Times New Roman"/>
        </w:rPr>
      </w:pPr>
    </w:p>
    <w:p w14:paraId="5CA621A4" w14:textId="77777777" w:rsidR="007D6E97" w:rsidRDefault="00B143B5">
      <w:pPr>
        <w:pStyle w:val="Ttulo5"/>
        <w:spacing w:line="360" w:lineRule="auto"/>
        <w:rPr>
          <w:rFonts w:ascii="Times New Roman" w:eastAsia="Times New Roman" w:hAnsi="Times New Roman" w:cs="Times New Roman"/>
        </w:rPr>
      </w:pPr>
      <w:bookmarkStart w:id="49" w:name="_heading=h.7zf3kaluxabr" w:colFirst="0" w:colLast="0"/>
      <w:bookmarkEnd w:id="49"/>
      <w:r>
        <w:rPr>
          <w:rFonts w:ascii="Times New Roman" w:eastAsia="Times New Roman" w:hAnsi="Times New Roman" w:cs="Times New Roman"/>
        </w:rPr>
        <w:t xml:space="preserve">RF54 - </w:t>
      </w:r>
      <w:r>
        <w:rPr>
          <w:rFonts w:ascii="Times New Roman" w:eastAsia="Times New Roman" w:hAnsi="Times New Roman" w:cs="Times New Roman"/>
          <w:color w:val="191919"/>
        </w:rPr>
        <w:t xml:space="preserve">Gestión del estado de usuarios </w:t>
      </w:r>
    </w:p>
    <w:p w14:paraId="6C656D57" w14:textId="77777777" w:rsidR="007D6E97" w:rsidRDefault="00B143B5">
      <w:pPr>
        <w:spacing w:after="0"/>
        <w:jc w:val="both"/>
        <w:rPr>
          <w:rFonts w:ascii="Times New Roman" w:eastAsia="Times New Roman" w:hAnsi="Times New Roman" w:cs="Times New Roman"/>
        </w:rPr>
      </w:pPr>
      <w:r>
        <w:rPr>
          <w:rFonts w:ascii="Times New Roman" w:eastAsia="Times New Roman" w:hAnsi="Times New Roman" w:cs="Times New Roman"/>
          <w:color w:val="191919"/>
        </w:rPr>
        <w:t>El sistema debe permitir que los usuarios autorizados de Gerencia desactiven y reactiven cuentas de Usuario existentes. La desactivación debe impedir el acceso a la cuenta e invalidar cualquier sesión activa asociada. La reactivación sólo debe completarse cuando el Usuario cumpla las condiciones necesarias para recuperar el acceso. Los cambios de estado deben conservar la identidad y el historial de la cuenta.</w:t>
      </w:r>
    </w:p>
    <w:p w14:paraId="0A2082F8" w14:textId="77777777" w:rsidR="007D6E97" w:rsidRDefault="007D6E97">
      <w:pPr>
        <w:rPr>
          <w:rFonts w:ascii="Times New Roman" w:eastAsia="Times New Roman" w:hAnsi="Times New Roman" w:cs="Times New Roman"/>
        </w:rPr>
      </w:pPr>
    </w:p>
    <w:p w14:paraId="1C4D07FD" w14:textId="5F67C621" w:rsidR="007D6E97" w:rsidRDefault="00B143B5">
      <w:pPr>
        <w:pStyle w:val="Ttulo5"/>
        <w:spacing w:line="360" w:lineRule="auto"/>
        <w:rPr>
          <w:rFonts w:ascii="Times New Roman" w:eastAsia="Times New Roman" w:hAnsi="Times New Roman" w:cs="Times New Roman"/>
          <w:color w:val="191919"/>
        </w:rPr>
      </w:pPr>
      <w:bookmarkStart w:id="50" w:name="_heading=h.d53xin6sjcza" w:colFirst="0" w:colLast="0"/>
      <w:bookmarkEnd w:id="50"/>
      <w:r>
        <w:rPr>
          <w:rFonts w:ascii="Times New Roman" w:eastAsia="Times New Roman" w:hAnsi="Times New Roman" w:cs="Times New Roman"/>
        </w:rPr>
        <w:t xml:space="preserve">RF55 - </w:t>
      </w:r>
      <w:r>
        <w:rPr>
          <w:rFonts w:ascii="Times New Roman" w:eastAsia="Times New Roman" w:hAnsi="Times New Roman" w:cs="Times New Roman"/>
          <w:color w:val="191919"/>
        </w:rPr>
        <w:t>Cambio de configuración base de usuario</w:t>
      </w:r>
    </w:p>
    <w:p w14:paraId="5238289C" w14:textId="77777777" w:rsidR="007D6E97" w:rsidRDefault="00B143B5">
      <w:pPr>
        <w:spacing w:line="240" w:lineRule="auto"/>
        <w:jc w:val="both"/>
        <w:rPr>
          <w:rFonts w:ascii="Times New Roman" w:eastAsia="Times New Roman" w:hAnsi="Times New Roman" w:cs="Times New Roman"/>
        </w:rPr>
      </w:pPr>
      <w:r>
        <w:rPr>
          <w:rFonts w:ascii="Times New Roman" w:eastAsia="Times New Roman" w:hAnsi="Times New Roman" w:cs="Times New Roman"/>
        </w:rPr>
        <w:t>El sistema debe permitir que los usuarios autorizados de Gerencia cambien la configuración base asignada a una cuenta de Usuario entre las configuraciones disponibles, aplicando al Usuario los accesos correspondientes a la nueva configuración. El sistema debe impedir el cambio cuando la operación incumpla las restricciones administrativas aplicables.</w:t>
      </w:r>
    </w:p>
    <w:p w14:paraId="4F7ACF40" w14:textId="77777777" w:rsidR="007D6E97" w:rsidRDefault="007D6E97">
      <w:pPr>
        <w:rPr>
          <w:rFonts w:ascii="Times New Roman" w:eastAsia="Times New Roman" w:hAnsi="Times New Roman" w:cs="Times New Roman"/>
        </w:rPr>
      </w:pPr>
    </w:p>
    <w:p w14:paraId="356D9747" w14:textId="77777777" w:rsidR="007D6E97" w:rsidRDefault="00B143B5">
      <w:pPr>
        <w:pStyle w:val="Ttulo5"/>
        <w:spacing w:line="360" w:lineRule="auto"/>
        <w:rPr>
          <w:rFonts w:ascii="Times New Roman" w:eastAsia="Times New Roman" w:hAnsi="Times New Roman" w:cs="Times New Roman"/>
          <w:color w:val="191919"/>
        </w:rPr>
      </w:pPr>
      <w:bookmarkStart w:id="51" w:name="_heading=h.a46hq44nawp" w:colFirst="0" w:colLast="0"/>
      <w:bookmarkEnd w:id="51"/>
      <w:r>
        <w:rPr>
          <w:rFonts w:ascii="Times New Roman" w:eastAsia="Times New Roman" w:hAnsi="Times New Roman" w:cs="Times New Roman"/>
        </w:rPr>
        <w:t xml:space="preserve">RF56 - </w:t>
      </w:r>
      <w:r>
        <w:rPr>
          <w:rFonts w:ascii="Times New Roman" w:eastAsia="Times New Roman" w:hAnsi="Times New Roman" w:cs="Times New Roman"/>
          <w:color w:val="191919"/>
        </w:rPr>
        <w:t>Gestión de permisos particulares de usuario</w:t>
      </w:r>
    </w:p>
    <w:p w14:paraId="48514E24" w14:textId="77777777" w:rsidR="007D6E97" w:rsidRDefault="00B143B5">
      <w:pPr>
        <w:pStyle w:val="Ttulo5"/>
        <w:spacing w:before="0" w:line="360" w:lineRule="auto"/>
        <w:jc w:val="both"/>
        <w:rPr>
          <w:rFonts w:ascii="Times New Roman" w:eastAsia="Times New Roman" w:hAnsi="Times New Roman" w:cs="Times New Roman"/>
        </w:rPr>
      </w:pPr>
      <w:bookmarkStart w:id="52" w:name="_heading=h.8zssy7mm9pef" w:colFirst="0" w:colLast="0"/>
      <w:bookmarkEnd w:id="52"/>
      <w:r>
        <w:rPr>
          <w:rFonts w:ascii="Times New Roman" w:eastAsia="Times New Roman" w:hAnsi="Times New Roman" w:cs="Times New Roman"/>
          <w:b w:val="0"/>
          <w:bCs w:val="0"/>
          <w:color w:val="191919"/>
        </w:rPr>
        <w:t>El sistema debe permitir que los usuarios autorizados de Gerencia asignen y retiren permisos particulares a las cuentas de Usuario que admitan una configuración de acceso individual, utilizando los permisos disponibles en el sistema y respetando las restricciones y dependencias aplicables.</w:t>
      </w:r>
    </w:p>
    <w:p w14:paraId="722FA2A0" w14:textId="77777777" w:rsidR="007D6E97" w:rsidRDefault="007D6E97">
      <w:pPr>
        <w:rPr>
          <w:rFonts w:ascii="Times New Roman" w:eastAsia="Times New Roman" w:hAnsi="Times New Roman" w:cs="Times New Roman"/>
        </w:rPr>
      </w:pPr>
    </w:p>
    <w:p w14:paraId="287ED561" w14:textId="77777777" w:rsidR="007D6E97" w:rsidRDefault="00B143B5">
      <w:pPr>
        <w:pStyle w:val="Ttulo5"/>
        <w:spacing w:line="360" w:lineRule="auto"/>
        <w:rPr>
          <w:rFonts w:ascii="Times New Roman" w:eastAsia="Times New Roman" w:hAnsi="Times New Roman" w:cs="Times New Roman"/>
        </w:rPr>
      </w:pPr>
      <w:bookmarkStart w:id="53" w:name="_heading=h.7h7njwttzw8o" w:colFirst="0" w:colLast="0"/>
      <w:bookmarkEnd w:id="53"/>
      <w:r>
        <w:rPr>
          <w:rFonts w:ascii="Times New Roman" w:eastAsia="Times New Roman" w:hAnsi="Times New Roman" w:cs="Times New Roman"/>
        </w:rPr>
        <w:t xml:space="preserve">RF57 - </w:t>
      </w:r>
      <w:r>
        <w:rPr>
          <w:rFonts w:ascii="Times New Roman" w:eastAsia="Times New Roman" w:hAnsi="Times New Roman" w:cs="Times New Roman"/>
          <w:color w:val="191919"/>
        </w:rPr>
        <w:t>Gestión del rol Administrador</w:t>
      </w:r>
      <w:r>
        <w:rPr>
          <w:rFonts w:ascii="Times New Roman" w:eastAsia="Times New Roman" w:hAnsi="Times New Roman" w:cs="Times New Roman"/>
        </w:rPr>
        <w:t xml:space="preserve"> </w:t>
      </w:r>
    </w:p>
    <w:p w14:paraId="24CCAA74" w14:textId="77777777" w:rsidR="007D6E97" w:rsidRDefault="00B143B5">
      <w:pPr>
        <w:spacing w:after="0"/>
        <w:jc w:val="both"/>
        <w:rPr>
          <w:rFonts w:ascii="Times New Roman" w:eastAsia="Times New Roman" w:hAnsi="Times New Roman" w:cs="Times New Roman"/>
          <w:color w:val="191919"/>
        </w:rPr>
      </w:pPr>
      <w:r>
        <w:rPr>
          <w:rFonts w:ascii="Times New Roman" w:eastAsia="Times New Roman" w:hAnsi="Times New Roman" w:cs="Times New Roman"/>
          <w:color w:val="191919"/>
        </w:rPr>
        <w:t>El sistema debe permitir que los usuarios autorizados de Gerencia asignen y retiren el rol Administrador a cuentas de Usuario con configuración base de Gerencia, respetando las restricciones de seguridad y continuidad administrativa aplicables.</w:t>
      </w:r>
    </w:p>
    <w:p w14:paraId="5AB3F12A" w14:textId="77777777" w:rsidR="007D6E97" w:rsidRDefault="007D6E97"/>
    <w:p w14:paraId="4437CDF8" w14:textId="77777777" w:rsidR="007D6E97" w:rsidRDefault="00B143B5">
      <w:pPr>
        <w:pStyle w:val="Ttulo5"/>
        <w:spacing w:line="360" w:lineRule="auto"/>
        <w:rPr>
          <w:rFonts w:ascii="Times New Roman" w:eastAsia="Times New Roman" w:hAnsi="Times New Roman" w:cs="Times New Roman"/>
        </w:rPr>
      </w:pPr>
      <w:bookmarkStart w:id="54" w:name="_heading=h.linci4o7wd3a" w:colFirst="0" w:colLast="0"/>
      <w:bookmarkEnd w:id="54"/>
      <w:r>
        <w:rPr>
          <w:rFonts w:ascii="Times New Roman" w:eastAsia="Times New Roman" w:hAnsi="Times New Roman" w:cs="Times New Roman"/>
        </w:rPr>
        <w:t xml:space="preserve">RF58 - </w:t>
      </w:r>
      <w:r>
        <w:rPr>
          <w:rFonts w:ascii="Times New Roman" w:eastAsia="Times New Roman" w:hAnsi="Times New Roman" w:cs="Times New Roman"/>
          <w:color w:val="191919"/>
        </w:rPr>
        <w:t>Consulta de usuarios y accesos</w:t>
      </w:r>
      <w:r>
        <w:rPr>
          <w:rFonts w:ascii="Times New Roman" w:eastAsia="Times New Roman" w:hAnsi="Times New Roman" w:cs="Times New Roman"/>
        </w:rPr>
        <w:t xml:space="preserve"> </w:t>
      </w:r>
    </w:p>
    <w:p w14:paraId="2BE58AA5" w14:textId="77777777" w:rsidR="007D6E97" w:rsidRDefault="00B143B5">
      <w:pPr>
        <w:spacing w:after="0"/>
        <w:jc w:val="both"/>
        <w:rPr>
          <w:rFonts w:ascii="Times New Roman" w:eastAsia="Times New Roman" w:hAnsi="Times New Roman" w:cs="Times New Roman"/>
        </w:rPr>
      </w:pPr>
      <w:r>
        <w:rPr>
          <w:rFonts w:ascii="Times New Roman" w:eastAsia="Times New Roman" w:hAnsi="Times New Roman" w:cs="Times New Roman"/>
          <w:color w:val="191919"/>
        </w:rPr>
        <w:t>El sistema debe permitir que los usuarios autorizados de Gerencia consulten las cuentas de Usuario registradas y la información asociada a su estado y configuración de acceso.</w:t>
      </w:r>
    </w:p>
    <w:p w14:paraId="2004B6D5" w14:textId="77777777" w:rsidR="007D6E97" w:rsidRDefault="007D6E97">
      <w:pPr>
        <w:rPr>
          <w:rFonts w:ascii="Times New Roman" w:eastAsia="Times New Roman" w:hAnsi="Times New Roman" w:cs="Times New Roman"/>
        </w:rPr>
      </w:pPr>
    </w:p>
    <w:p w14:paraId="6FE6C984" w14:textId="77777777" w:rsidR="007D6E97" w:rsidRDefault="00B143B5">
      <w:pPr>
        <w:pStyle w:val="Ttulo5"/>
        <w:spacing w:line="360" w:lineRule="auto"/>
        <w:rPr>
          <w:rFonts w:ascii="Times New Roman" w:eastAsia="Times New Roman" w:hAnsi="Times New Roman" w:cs="Times New Roman"/>
        </w:rPr>
      </w:pPr>
      <w:bookmarkStart w:id="55" w:name="_heading=h.i599bfp7q7v2" w:colFirst="0" w:colLast="0"/>
      <w:bookmarkEnd w:id="55"/>
      <w:r>
        <w:rPr>
          <w:rFonts w:ascii="Times New Roman" w:eastAsia="Times New Roman" w:hAnsi="Times New Roman" w:cs="Times New Roman"/>
        </w:rPr>
        <w:lastRenderedPageBreak/>
        <w:t xml:space="preserve">RF59 - </w:t>
      </w:r>
      <w:r>
        <w:rPr>
          <w:rFonts w:ascii="Times New Roman" w:eastAsia="Times New Roman" w:hAnsi="Times New Roman" w:cs="Times New Roman"/>
          <w:color w:val="191919"/>
        </w:rPr>
        <w:t>Inicio de sesión</w:t>
      </w:r>
    </w:p>
    <w:p w14:paraId="03CDB961" w14:textId="77777777" w:rsidR="007D6E97" w:rsidRDefault="00B143B5">
      <w:pPr>
        <w:spacing w:after="0"/>
        <w:jc w:val="both"/>
        <w:rPr>
          <w:rFonts w:ascii="Times New Roman" w:eastAsia="Times New Roman" w:hAnsi="Times New Roman" w:cs="Times New Roman"/>
        </w:rPr>
      </w:pPr>
      <w:r>
        <w:rPr>
          <w:rFonts w:ascii="Times New Roman" w:eastAsia="Times New Roman" w:hAnsi="Times New Roman" w:cs="Times New Roman"/>
          <w:color w:val="191919"/>
        </w:rPr>
        <w:t>El sistema debe permitir que los usuarios registrados inicien sesión mediante sus credenciales de acceso. El acceso sólo debe habilitarse cuando las credenciales y el estado de la cuenta cumplan las condiciones de seguridad establecidas, manteniendo una única sesión activa por Usuario.</w:t>
      </w:r>
    </w:p>
    <w:p w14:paraId="064D6B6D" w14:textId="77777777" w:rsidR="007D6E97" w:rsidRDefault="007D6E97">
      <w:pPr>
        <w:rPr>
          <w:rFonts w:ascii="Times New Roman" w:eastAsia="Times New Roman" w:hAnsi="Times New Roman" w:cs="Times New Roman"/>
        </w:rPr>
      </w:pPr>
    </w:p>
    <w:p w14:paraId="631ED604" w14:textId="77777777" w:rsidR="007D6E97" w:rsidRDefault="00B143B5">
      <w:pPr>
        <w:pStyle w:val="Ttulo5"/>
        <w:spacing w:line="360" w:lineRule="auto"/>
        <w:rPr>
          <w:rFonts w:ascii="Times New Roman" w:eastAsia="Times New Roman" w:hAnsi="Times New Roman" w:cs="Times New Roman"/>
        </w:rPr>
      </w:pPr>
      <w:bookmarkStart w:id="56" w:name="_heading=h.7hgcva8v91gc" w:colFirst="0" w:colLast="0"/>
      <w:bookmarkEnd w:id="56"/>
      <w:r>
        <w:rPr>
          <w:rFonts w:ascii="Times New Roman" w:eastAsia="Times New Roman" w:hAnsi="Times New Roman" w:cs="Times New Roman"/>
        </w:rPr>
        <w:t xml:space="preserve">RF60 - </w:t>
      </w:r>
      <w:r>
        <w:rPr>
          <w:rFonts w:ascii="Times New Roman" w:eastAsia="Times New Roman" w:hAnsi="Times New Roman" w:cs="Times New Roman"/>
          <w:color w:val="191919"/>
        </w:rPr>
        <w:t>Gestión de contraseña propia</w:t>
      </w:r>
      <w:r>
        <w:rPr>
          <w:rFonts w:ascii="Times New Roman" w:eastAsia="Times New Roman" w:hAnsi="Times New Roman" w:cs="Times New Roman"/>
        </w:rPr>
        <w:t xml:space="preserve"> </w:t>
      </w:r>
    </w:p>
    <w:p w14:paraId="310531BE" w14:textId="77777777" w:rsidR="007D6E97" w:rsidRDefault="00B143B5">
      <w:pPr>
        <w:spacing w:after="0"/>
        <w:jc w:val="both"/>
        <w:rPr>
          <w:rFonts w:ascii="Times New Roman" w:eastAsia="Times New Roman" w:hAnsi="Times New Roman" w:cs="Times New Roman"/>
        </w:rPr>
      </w:pPr>
      <w:r>
        <w:rPr>
          <w:rFonts w:ascii="Times New Roman" w:eastAsia="Times New Roman" w:hAnsi="Times New Roman" w:cs="Times New Roman"/>
          <w:color w:val="191919"/>
        </w:rPr>
        <w:t>El sistema debe permitir que los usuarios establezcan y cambien su contraseña definitiva, validando que la nueva credencial cumpla las condiciones de seguridad vigentes antes de actualizarla.</w:t>
      </w:r>
    </w:p>
    <w:p w14:paraId="2F521B25" w14:textId="77777777" w:rsidR="007D6E97" w:rsidRDefault="007D6E97">
      <w:pPr>
        <w:rPr>
          <w:rFonts w:ascii="Times New Roman" w:eastAsia="Times New Roman" w:hAnsi="Times New Roman" w:cs="Times New Roman"/>
        </w:rPr>
      </w:pPr>
    </w:p>
    <w:p w14:paraId="7BE81B1A" w14:textId="77777777" w:rsidR="007D6E97" w:rsidRDefault="00B143B5">
      <w:pPr>
        <w:pStyle w:val="Ttulo5"/>
        <w:spacing w:line="360" w:lineRule="auto"/>
        <w:rPr>
          <w:rFonts w:ascii="Times New Roman" w:eastAsia="Times New Roman" w:hAnsi="Times New Roman" w:cs="Times New Roman"/>
        </w:rPr>
      </w:pPr>
      <w:bookmarkStart w:id="57" w:name="_heading=h.kp6wl4gprxdm" w:colFirst="0" w:colLast="0"/>
      <w:bookmarkEnd w:id="57"/>
      <w:r>
        <w:rPr>
          <w:rFonts w:ascii="Times New Roman" w:eastAsia="Times New Roman" w:hAnsi="Times New Roman" w:cs="Times New Roman"/>
        </w:rPr>
        <w:t xml:space="preserve">RF61 - </w:t>
      </w:r>
      <w:r>
        <w:rPr>
          <w:rFonts w:ascii="Times New Roman" w:eastAsia="Times New Roman" w:hAnsi="Times New Roman" w:cs="Times New Roman"/>
          <w:color w:val="191919"/>
        </w:rPr>
        <w:t>Recuperación autónoma de contraseña</w:t>
      </w:r>
      <w:r>
        <w:rPr>
          <w:rFonts w:ascii="Times New Roman" w:eastAsia="Times New Roman" w:hAnsi="Times New Roman" w:cs="Times New Roman"/>
        </w:rPr>
        <w:t xml:space="preserve"> </w:t>
      </w:r>
    </w:p>
    <w:p w14:paraId="1264AB49" w14:textId="77777777" w:rsidR="007D6E97" w:rsidRDefault="00B143B5">
      <w:pPr>
        <w:spacing w:after="0"/>
        <w:jc w:val="both"/>
        <w:rPr>
          <w:rFonts w:ascii="Times New Roman" w:eastAsia="Times New Roman" w:hAnsi="Times New Roman" w:cs="Times New Roman"/>
        </w:rPr>
      </w:pPr>
      <w:r>
        <w:rPr>
          <w:rFonts w:ascii="Times New Roman" w:eastAsia="Times New Roman" w:hAnsi="Times New Roman" w:cs="Times New Roman"/>
          <w:color w:val="191919"/>
        </w:rPr>
        <w:t>El sistema debe permitir que los usuarios registrados recuperen su contraseña mediante el correo asociado a su cuenta, siempre que ésta cumpla las condiciones habilitadas para la recuperación autónoma, aplicando las validaciones de seguridad correspondientes antes de establecer una nueva contraseña.</w:t>
      </w:r>
    </w:p>
    <w:p w14:paraId="3B0BC64B" w14:textId="77777777" w:rsidR="007D6E97" w:rsidRDefault="007D6E97"/>
    <w:p w14:paraId="4DC2FC9E" w14:textId="77777777" w:rsidR="007D6E97" w:rsidRDefault="00B143B5">
      <w:pPr>
        <w:pStyle w:val="Ttulo5"/>
        <w:spacing w:line="360" w:lineRule="auto"/>
        <w:rPr>
          <w:rFonts w:ascii="Times New Roman" w:eastAsia="Times New Roman" w:hAnsi="Times New Roman" w:cs="Times New Roman"/>
        </w:rPr>
      </w:pPr>
      <w:bookmarkStart w:id="58" w:name="_heading=h.4gmv5zwt40l9" w:colFirst="0" w:colLast="0"/>
      <w:bookmarkEnd w:id="58"/>
      <w:r>
        <w:rPr>
          <w:rFonts w:ascii="Times New Roman" w:eastAsia="Times New Roman" w:hAnsi="Times New Roman" w:cs="Times New Roman"/>
        </w:rPr>
        <w:t xml:space="preserve">RF62 - </w:t>
      </w:r>
      <w:r>
        <w:rPr>
          <w:rFonts w:ascii="Times New Roman" w:eastAsia="Times New Roman" w:hAnsi="Times New Roman" w:cs="Times New Roman"/>
          <w:color w:val="191919"/>
        </w:rPr>
        <w:t>Restablecimiento administrativo de contraseña</w:t>
      </w:r>
      <w:r>
        <w:rPr>
          <w:rFonts w:ascii="Times New Roman" w:eastAsia="Times New Roman" w:hAnsi="Times New Roman" w:cs="Times New Roman"/>
        </w:rPr>
        <w:t xml:space="preserve"> </w:t>
      </w:r>
    </w:p>
    <w:p w14:paraId="4C621D47" w14:textId="77777777" w:rsidR="007D6E97" w:rsidRDefault="00B143B5">
      <w:pPr>
        <w:spacing w:after="0"/>
        <w:jc w:val="both"/>
        <w:rPr>
          <w:rFonts w:ascii="Times New Roman" w:eastAsia="Times New Roman" w:hAnsi="Times New Roman" w:cs="Times New Roman"/>
        </w:rPr>
      </w:pPr>
      <w:r>
        <w:rPr>
          <w:rFonts w:ascii="Times New Roman" w:eastAsia="Times New Roman" w:hAnsi="Times New Roman" w:cs="Times New Roman"/>
          <w:color w:val="191919"/>
        </w:rPr>
        <w:t>El sistema debe permitir que los usuarios autorizados de Gerencia restablezcan la contraseña de una cuenta de Usuario habilitada para este procedimiento, generando una nueva credencial temporal que permita al Usuario recuperar su acceso de acuerdo con las condiciones de seguridad vigentes.</w:t>
      </w:r>
    </w:p>
    <w:p w14:paraId="6B0A0B80" w14:textId="77777777" w:rsidR="007D6E97" w:rsidRDefault="007D6E97">
      <w:pPr>
        <w:rPr>
          <w:rFonts w:ascii="Times New Roman" w:eastAsia="Times New Roman" w:hAnsi="Times New Roman" w:cs="Times New Roman"/>
        </w:rPr>
      </w:pPr>
    </w:p>
    <w:p w14:paraId="7B681E1D" w14:textId="77777777" w:rsidR="007D6E97" w:rsidRDefault="00B143B5">
      <w:pPr>
        <w:pStyle w:val="Ttulo5"/>
        <w:spacing w:line="360" w:lineRule="auto"/>
        <w:rPr>
          <w:rFonts w:ascii="Times New Roman" w:eastAsia="Times New Roman" w:hAnsi="Times New Roman" w:cs="Times New Roman"/>
        </w:rPr>
      </w:pPr>
      <w:bookmarkStart w:id="59" w:name="_heading=h.87rc3uiy35ov" w:colFirst="0" w:colLast="0"/>
      <w:bookmarkEnd w:id="59"/>
      <w:r>
        <w:rPr>
          <w:rFonts w:ascii="Times New Roman" w:eastAsia="Times New Roman" w:hAnsi="Times New Roman" w:cs="Times New Roman"/>
        </w:rPr>
        <w:t xml:space="preserve">RF63 - </w:t>
      </w:r>
      <w:r>
        <w:rPr>
          <w:rFonts w:ascii="Times New Roman" w:eastAsia="Times New Roman" w:hAnsi="Times New Roman" w:cs="Times New Roman"/>
          <w:color w:val="191919"/>
        </w:rPr>
        <w:t>Desbloqueo administrativo de cuenta</w:t>
      </w:r>
      <w:r>
        <w:rPr>
          <w:rFonts w:ascii="Times New Roman" w:eastAsia="Times New Roman" w:hAnsi="Times New Roman" w:cs="Times New Roman"/>
        </w:rPr>
        <w:t xml:space="preserve"> </w:t>
      </w:r>
    </w:p>
    <w:p w14:paraId="64583F09" w14:textId="77777777" w:rsidR="007D6E97" w:rsidRDefault="00B143B5">
      <w:pPr>
        <w:spacing w:after="0"/>
        <w:jc w:val="both"/>
        <w:rPr>
          <w:rFonts w:ascii="Times New Roman" w:eastAsia="Times New Roman" w:hAnsi="Times New Roman" w:cs="Times New Roman"/>
          <w:color w:val="191919"/>
        </w:rPr>
      </w:pPr>
      <w:r>
        <w:rPr>
          <w:rFonts w:ascii="Times New Roman" w:eastAsia="Times New Roman" w:hAnsi="Times New Roman" w:cs="Times New Roman"/>
          <w:color w:val="191919"/>
        </w:rPr>
        <w:t>El sistema debe permitir que los usuarios autorizados de Gerencia desbloqueen cuentas de Usuario que hayan alcanzado un bloqueo persistente, restableciendo las condiciones necesarias para que el Usuario pueda recuperar su acceso de acuerdo con las reglas de seguridad vigentes.</w:t>
      </w:r>
    </w:p>
    <w:p w14:paraId="287729E4" w14:textId="77777777" w:rsidR="007D6E97" w:rsidRDefault="007D6E97">
      <w:pPr>
        <w:rPr>
          <w:rFonts w:ascii="Times New Roman" w:eastAsia="Times New Roman" w:hAnsi="Times New Roman" w:cs="Times New Roman"/>
        </w:rPr>
      </w:pPr>
    </w:p>
    <w:p w14:paraId="7E8EDFB3" w14:textId="77777777" w:rsidR="007D6E97" w:rsidRDefault="00B143B5">
      <w:pPr>
        <w:pStyle w:val="Ttulo5"/>
        <w:spacing w:line="360" w:lineRule="auto"/>
        <w:rPr>
          <w:rFonts w:ascii="Times New Roman" w:eastAsia="Times New Roman" w:hAnsi="Times New Roman" w:cs="Times New Roman"/>
        </w:rPr>
      </w:pPr>
      <w:bookmarkStart w:id="60" w:name="_heading=h.ktvmev7t7opl" w:colFirst="0" w:colLast="0"/>
      <w:bookmarkEnd w:id="60"/>
      <w:r>
        <w:rPr>
          <w:rFonts w:ascii="Times New Roman" w:eastAsia="Times New Roman" w:hAnsi="Times New Roman" w:cs="Times New Roman"/>
        </w:rPr>
        <w:t xml:space="preserve">RF64 - </w:t>
      </w:r>
      <w:r>
        <w:rPr>
          <w:rFonts w:ascii="Times New Roman" w:eastAsia="Times New Roman" w:hAnsi="Times New Roman" w:cs="Times New Roman"/>
          <w:color w:val="191919"/>
        </w:rPr>
        <w:t>Administración de sesiones de usuario</w:t>
      </w:r>
      <w:r>
        <w:rPr>
          <w:rFonts w:ascii="Times New Roman" w:eastAsia="Times New Roman" w:hAnsi="Times New Roman" w:cs="Times New Roman"/>
        </w:rPr>
        <w:t xml:space="preserve">  </w:t>
      </w:r>
    </w:p>
    <w:p w14:paraId="4A28C7FE" w14:textId="77777777" w:rsidR="007D6E97" w:rsidRDefault="00B143B5">
      <w:pPr>
        <w:spacing w:after="0"/>
        <w:jc w:val="both"/>
        <w:rPr>
          <w:rFonts w:ascii="Times New Roman" w:eastAsia="Times New Roman" w:hAnsi="Times New Roman" w:cs="Times New Roman"/>
          <w:color w:val="191919"/>
        </w:rPr>
      </w:pPr>
      <w:r>
        <w:rPr>
          <w:rFonts w:ascii="Times New Roman" w:eastAsia="Times New Roman" w:hAnsi="Times New Roman" w:cs="Times New Roman"/>
          <w:color w:val="191919"/>
        </w:rPr>
        <w:t>El sistema debe permitir que los usuarios autorizados de Gerencia consulten la información de las sesiones de los Usuarios y, cuando cuenten con la autorización correspondiente, cierren administrativamente una sesión activa.</w:t>
      </w:r>
    </w:p>
    <w:p w14:paraId="198D3FC1" w14:textId="77777777" w:rsidR="007D6E97" w:rsidRDefault="007D6E97">
      <w:pPr>
        <w:spacing w:line="360" w:lineRule="auto"/>
        <w:rPr>
          <w:rFonts w:ascii="Times New Roman" w:eastAsia="Times New Roman" w:hAnsi="Times New Roman" w:cs="Times New Roman"/>
        </w:rPr>
      </w:pPr>
    </w:p>
    <w:p w14:paraId="5AD398D7" w14:textId="77777777" w:rsidR="007D6E97" w:rsidRDefault="00B143B5">
      <w:pPr>
        <w:pStyle w:val="Ttulo3"/>
        <w:numPr>
          <w:ilvl w:val="2"/>
          <w:numId w:val="2"/>
        </w:numPr>
        <w:spacing w:line="360" w:lineRule="auto"/>
        <w:rPr>
          <w:rFonts w:ascii="Times New Roman" w:eastAsia="Times New Roman" w:hAnsi="Times New Roman" w:cs="Times New Roman"/>
        </w:rPr>
      </w:pPr>
      <w:bookmarkStart w:id="61" w:name="_Toc240236403"/>
      <w:r>
        <w:rPr>
          <w:rFonts w:ascii="Times New Roman" w:eastAsia="Times New Roman" w:hAnsi="Times New Roman" w:cs="Times New Roman"/>
        </w:rPr>
        <w:t>Requerimientos Funcionales en UR</w:t>
      </w:r>
      <w:bookmarkEnd w:id="61"/>
    </w:p>
    <w:p w14:paraId="029B661F" w14:textId="77777777" w:rsidR="007D6E97" w:rsidRDefault="007D6E97"/>
    <w:p w14:paraId="1EA969F6" w14:textId="77777777" w:rsidR="007D6E97" w:rsidRDefault="00B143B5">
      <w:r>
        <w:rPr>
          <w:rFonts w:ascii="Times New Roman" w:eastAsia="Times New Roman" w:hAnsi="Times New Roman" w:cs="Times New Roman"/>
        </w:rPr>
        <w:lastRenderedPageBreak/>
        <w:t>En esta sección se presentan los requerimientos funcionales considerados para el Incremento 2. Estos requerimientos corresponden a las funcionalidades asignadas a esta entrega dentro de los módulos de Integración y Ficha de Clientes, Cotizaciones y Notas de Venta, Pagos y Recaudación y Usuarios, Seguridad y Permisos. En total, el incremento considera 37 requerimientos funcionales, los cuales forman parte de la planificación vigente del proyecto y definen el comportamiento esperado del sistema para esta etapa.</w:t>
      </w:r>
      <w:r>
        <w:t xml:space="preserve"> </w:t>
      </w:r>
    </w:p>
    <w:p w14:paraId="6452CCC5" w14:textId="77777777" w:rsidR="007D6E97" w:rsidRDefault="007D6E97"/>
    <w:p w14:paraId="5786A092" w14:textId="77777777" w:rsidR="007D6E97" w:rsidRDefault="007D6E97">
      <w:pPr>
        <w:spacing w:line="360" w:lineRule="auto"/>
      </w:pPr>
    </w:p>
    <w:p w14:paraId="577D1130" w14:textId="77777777" w:rsidR="00670FFA" w:rsidRDefault="00670FFA">
      <w:pPr>
        <w:spacing w:line="360" w:lineRule="auto"/>
      </w:pPr>
    </w:p>
    <w:p w14:paraId="241F26AB" w14:textId="77777777" w:rsidR="00670FFA" w:rsidRDefault="00670FFA">
      <w:pPr>
        <w:spacing w:line="360" w:lineRule="auto"/>
      </w:pPr>
    </w:p>
    <w:p w14:paraId="624B898E" w14:textId="77777777" w:rsidR="00670FFA" w:rsidRDefault="00670FFA">
      <w:pPr>
        <w:spacing w:line="360" w:lineRule="auto"/>
      </w:pPr>
    </w:p>
    <w:p w14:paraId="34EA3B13" w14:textId="77777777" w:rsidR="00670FFA" w:rsidRDefault="00670FFA">
      <w:pPr>
        <w:spacing w:line="360" w:lineRule="auto"/>
      </w:pPr>
    </w:p>
    <w:p w14:paraId="3E5BAB8B" w14:textId="03235A10" w:rsidR="0064368A" w:rsidRDefault="0064368A">
      <w:pPr>
        <w:pBdr>
          <w:top w:val="nil"/>
          <w:left w:val="nil"/>
          <w:bottom w:val="nil"/>
          <w:right w:val="nil"/>
          <w:between w:val="nil"/>
        </w:pBdr>
        <w:spacing w:line="360" w:lineRule="auto"/>
        <w:jc w:val="center"/>
      </w:pPr>
      <w:bookmarkStart w:id="62" w:name="_heading=h.xh3o36hzw81r" w:colFirst="0" w:colLast="0"/>
      <w:bookmarkEnd w:id="62"/>
    </w:p>
    <w:p w14:paraId="62CAD64E" w14:textId="49312D7F" w:rsidR="007D6E97" w:rsidRPr="0064368A" w:rsidRDefault="00F06961" w:rsidP="0064368A">
      <w:pPr>
        <w:pStyle w:val="Descripcin"/>
        <w:keepNext/>
      </w:pPr>
      <w:bookmarkStart w:id="63" w:name="_Toc240236623"/>
      <w:r>
        <w:lastRenderedPageBreak/>
        <w:t>Tabla</w:t>
      </w:r>
      <w:r w:rsidR="0064368A">
        <w:t xml:space="preserve"> </w:t>
      </w:r>
      <w:fldSimple w:instr=" STYLEREF 1 \s ">
        <w:r w:rsidR="00930693">
          <w:rPr>
            <w:noProof/>
          </w:rPr>
          <w:t>1</w:t>
        </w:r>
      </w:fldSimple>
      <w:r w:rsidR="00930693">
        <w:t>.</w:t>
      </w:r>
      <w:fldSimple w:instr=" SEQ Tabla \* ARABIC \s 1 ">
        <w:r w:rsidR="327F795A" w:rsidRPr="327F795A">
          <w:rPr>
            <w:noProof/>
          </w:rPr>
          <w:t>2</w:t>
        </w:r>
      </w:fldSimple>
      <w:r w:rsidR="0064368A">
        <w:t xml:space="preserve"> </w:t>
      </w:r>
      <w:r w:rsidR="0064368A" w:rsidRPr="00B061B1">
        <w:t>“Tabla de Requerimientos Funcionales en UR bajo el estándar ESA correspondiente al módulo 1 de Requerimientos”.</w:t>
      </w:r>
      <w:bookmarkEnd w:id="63"/>
    </w:p>
    <w:tbl>
      <w:tblPr>
        <w:tblStyle w:val="afff8"/>
        <w:tblW w:w="93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55"/>
        <w:gridCol w:w="510"/>
        <w:gridCol w:w="5985"/>
        <w:gridCol w:w="405"/>
        <w:gridCol w:w="405"/>
        <w:gridCol w:w="405"/>
        <w:gridCol w:w="360"/>
        <w:gridCol w:w="360"/>
        <w:gridCol w:w="390"/>
      </w:tblGrid>
      <w:tr w:rsidR="007D6E97" w14:paraId="64F66EBF" w14:textId="77777777">
        <w:trPr>
          <w:cantSplit/>
          <w:trHeight w:val="1134"/>
        </w:trPr>
        <w:tc>
          <w:tcPr>
            <w:tcW w:w="55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14:paraId="1A8C634D" w14:textId="77777777" w:rsidR="007D6E97" w:rsidRDefault="007D6E97">
            <w:pPr>
              <w:widowControl w:val="0"/>
              <w:spacing w:line="360" w:lineRule="auto"/>
            </w:pPr>
          </w:p>
        </w:tc>
        <w:tc>
          <w:tcPr>
            <w:tcW w:w="510"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16CA4935" w14:textId="77777777" w:rsidR="007D6E97" w:rsidRDefault="00B143B5">
            <w:pPr>
              <w:widowControl w:val="0"/>
              <w:spacing w:line="360" w:lineRule="auto"/>
            </w:pPr>
            <w:r>
              <w:t>ID</w:t>
            </w:r>
          </w:p>
        </w:tc>
        <w:tc>
          <w:tcPr>
            <w:tcW w:w="5985"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69672DA0" w14:textId="77777777" w:rsidR="007D6E97" w:rsidRDefault="00B143B5">
            <w:pPr>
              <w:widowControl w:val="0"/>
              <w:spacing w:line="360" w:lineRule="auto"/>
            </w:pPr>
            <w:r>
              <w:t>Descripción</w:t>
            </w:r>
          </w:p>
        </w:tc>
        <w:tc>
          <w:tcPr>
            <w:tcW w:w="405"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364E35E2" w14:textId="77777777" w:rsidR="007D6E97" w:rsidRDefault="00B143B5">
            <w:pPr>
              <w:widowControl w:val="0"/>
              <w:spacing w:line="360" w:lineRule="auto"/>
              <w:ind w:left="113" w:right="113"/>
            </w:pPr>
            <w:r>
              <w:t>Necesidad</w:t>
            </w:r>
          </w:p>
        </w:tc>
        <w:tc>
          <w:tcPr>
            <w:tcW w:w="405"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7175E203" w14:textId="77777777" w:rsidR="007D6E97" w:rsidRDefault="00B143B5">
            <w:pPr>
              <w:widowControl w:val="0"/>
              <w:spacing w:line="360" w:lineRule="auto"/>
              <w:ind w:left="113" w:right="113"/>
            </w:pPr>
            <w:r>
              <w:t>Prioridad</w:t>
            </w:r>
          </w:p>
        </w:tc>
        <w:tc>
          <w:tcPr>
            <w:tcW w:w="405"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526C6ECC" w14:textId="77777777" w:rsidR="007D6E97" w:rsidRDefault="00B143B5">
            <w:pPr>
              <w:widowControl w:val="0"/>
              <w:spacing w:line="360" w:lineRule="auto"/>
              <w:ind w:left="113" w:right="113"/>
            </w:pPr>
            <w:r>
              <w:t>Estabilidad</w:t>
            </w:r>
          </w:p>
        </w:tc>
        <w:tc>
          <w:tcPr>
            <w:tcW w:w="360"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24E35C8E" w14:textId="77777777" w:rsidR="007D6E97" w:rsidRDefault="00B143B5">
            <w:pPr>
              <w:widowControl w:val="0"/>
              <w:spacing w:line="360" w:lineRule="auto"/>
              <w:ind w:left="113" w:right="113"/>
            </w:pPr>
            <w:r>
              <w:t>Claridad</w:t>
            </w:r>
          </w:p>
        </w:tc>
        <w:tc>
          <w:tcPr>
            <w:tcW w:w="360"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41628243" w14:textId="77777777" w:rsidR="007D6E97" w:rsidRDefault="00B143B5">
            <w:pPr>
              <w:widowControl w:val="0"/>
              <w:spacing w:line="360" w:lineRule="auto"/>
              <w:ind w:left="113" w:right="113"/>
            </w:pPr>
            <w:r>
              <w:t>Verificabilidad</w:t>
            </w:r>
          </w:p>
        </w:tc>
        <w:tc>
          <w:tcPr>
            <w:tcW w:w="390"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7B2C1389" w14:textId="77777777" w:rsidR="007D6E97" w:rsidRDefault="00B143B5">
            <w:pPr>
              <w:widowControl w:val="0"/>
              <w:spacing w:line="360" w:lineRule="auto"/>
              <w:ind w:left="113" w:right="113"/>
            </w:pPr>
            <w:r>
              <w:t>Fuente</w:t>
            </w:r>
          </w:p>
        </w:tc>
      </w:tr>
      <w:tr w:rsidR="007D6E97" w14:paraId="6F05FDDA" w14:textId="77777777">
        <w:trPr>
          <w:trHeight w:val="318"/>
        </w:trPr>
        <w:tc>
          <w:tcPr>
            <w:tcW w:w="555"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5D037884" w14:textId="77777777" w:rsidR="007D6E97" w:rsidRDefault="00B143B5">
            <w:pPr>
              <w:widowControl w:val="0"/>
              <w:spacing w:line="360" w:lineRule="auto"/>
            </w:pPr>
            <w:r>
              <w:t>1.-</w:t>
            </w:r>
          </w:p>
        </w:tc>
        <w:tc>
          <w:tcPr>
            <w:tcW w:w="882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93345B4" w14:textId="77777777" w:rsidR="007D6E97" w:rsidRDefault="00B143B5">
            <w:pPr>
              <w:widowControl w:val="0"/>
              <w:spacing w:line="360" w:lineRule="auto"/>
            </w:pPr>
            <w:r>
              <w:t>Integración y Ficha de Clientes</w:t>
            </w:r>
          </w:p>
        </w:tc>
      </w:tr>
      <w:tr w:rsidR="007D6E97" w14:paraId="0C52D024" w14:textId="77777777">
        <w:trPr>
          <w:trHeight w:val="627"/>
        </w:trPr>
        <w:tc>
          <w:tcPr>
            <w:tcW w:w="555"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53E890E0" w14:textId="77777777" w:rsidR="007D6E97" w:rsidRDefault="00B143B5">
            <w:pPr>
              <w:widowControl w:val="0"/>
              <w:spacing w:line="360" w:lineRule="auto"/>
            </w:pPr>
            <w:r>
              <w:t>UR</w:t>
            </w:r>
          </w:p>
        </w:tc>
        <w:tc>
          <w:tcPr>
            <w:tcW w:w="51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C0AC4CF" w14:textId="77777777" w:rsidR="007D6E97" w:rsidRDefault="00B143B5">
            <w:pPr>
              <w:widowControl w:val="0"/>
              <w:spacing w:line="360" w:lineRule="auto"/>
            </w:pPr>
            <w:r>
              <w:t>1.1</w:t>
            </w:r>
          </w:p>
        </w:tc>
        <w:tc>
          <w:tcPr>
            <w:tcW w:w="59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42CEE19" w14:textId="77777777" w:rsidR="007D6E97" w:rsidRDefault="00B143B5">
            <w:pPr>
              <w:widowControl w:val="0"/>
              <w:spacing w:line="360" w:lineRule="auto"/>
            </w:pPr>
            <w:r>
              <w:t>Registro de cliente</w:t>
            </w:r>
          </w:p>
        </w:tc>
        <w:tc>
          <w:tcPr>
            <w:tcW w:w="40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AB71810" w14:textId="77777777" w:rsidR="007D6E97" w:rsidRDefault="00B143B5">
            <w:pPr>
              <w:widowControl w:val="0"/>
              <w:spacing w:line="360" w:lineRule="auto"/>
              <w:jc w:val="right"/>
            </w:pPr>
            <w:r>
              <w:t>1</w:t>
            </w:r>
          </w:p>
        </w:tc>
        <w:tc>
          <w:tcPr>
            <w:tcW w:w="40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D22F5A1" w14:textId="77777777" w:rsidR="007D6E97" w:rsidRDefault="00B143B5">
            <w:pPr>
              <w:widowControl w:val="0"/>
              <w:spacing w:line="360" w:lineRule="auto"/>
              <w:jc w:val="right"/>
            </w:pPr>
            <w:r>
              <w:t>2</w:t>
            </w:r>
          </w:p>
        </w:tc>
        <w:tc>
          <w:tcPr>
            <w:tcW w:w="40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135F6D5" w14:textId="77777777" w:rsidR="007D6E97" w:rsidRDefault="00B143B5">
            <w:pPr>
              <w:widowControl w:val="0"/>
              <w:spacing w:line="360" w:lineRule="auto"/>
              <w:jc w:val="right"/>
            </w:pPr>
            <w:r>
              <w:t>1</w:t>
            </w:r>
          </w:p>
        </w:tc>
        <w:tc>
          <w:tcPr>
            <w:tcW w:w="36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E4B1EF3" w14:textId="77777777" w:rsidR="007D6E97" w:rsidRDefault="00B143B5">
            <w:pPr>
              <w:widowControl w:val="0"/>
              <w:spacing w:line="360" w:lineRule="auto"/>
              <w:jc w:val="right"/>
            </w:pPr>
            <w:r>
              <w:t>1</w:t>
            </w:r>
          </w:p>
        </w:tc>
        <w:tc>
          <w:tcPr>
            <w:tcW w:w="36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2EF1463" w14:textId="77777777" w:rsidR="007D6E97" w:rsidRDefault="00B143B5">
            <w:pPr>
              <w:widowControl w:val="0"/>
              <w:spacing w:line="360" w:lineRule="auto"/>
              <w:jc w:val="right"/>
            </w:pPr>
            <w:r>
              <w:t>1</w:t>
            </w:r>
          </w:p>
        </w:tc>
        <w:tc>
          <w:tcPr>
            <w:tcW w:w="39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8EDF813" w14:textId="77777777" w:rsidR="007D6E97" w:rsidRDefault="00B143B5">
            <w:pPr>
              <w:widowControl w:val="0"/>
              <w:spacing w:line="360" w:lineRule="auto"/>
              <w:jc w:val="right"/>
            </w:pPr>
            <w:r>
              <w:t>1</w:t>
            </w:r>
          </w:p>
        </w:tc>
      </w:tr>
      <w:tr w:rsidR="007D6E97" w14:paraId="32402FE9" w14:textId="77777777">
        <w:trPr>
          <w:trHeight w:val="870"/>
        </w:trPr>
        <w:tc>
          <w:tcPr>
            <w:tcW w:w="555"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6007A362" w14:textId="77777777" w:rsidR="007D6E97" w:rsidRDefault="007D6E97">
            <w:pPr>
              <w:widowControl w:val="0"/>
              <w:spacing w:line="360" w:lineRule="auto"/>
            </w:pPr>
          </w:p>
        </w:tc>
        <w:tc>
          <w:tcPr>
            <w:tcW w:w="882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013CA2F" w14:textId="77777777" w:rsidR="007D6E97" w:rsidRDefault="00B143B5">
            <w:pPr>
              <w:widowControl w:val="0"/>
              <w:spacing w:line="360" w:lineRule="auto"/>
            </w:pPr>
            <w:r>
              <w:t>Como usuario autorizado, quiero registrar clientes B2B y B2C con sus antecedentes de identificación y contacto para disponer de registros válidos y activos en las operaciones habilitadas.</w:t>
            </w:r>
          </w:p>
        </w:tc>
      </w:tr>
      <w:tr w:rsidR="007D6E97" w14:paraId="0C6E2EE2" w14:textId="77777777">
        <w:trPr>
          <w:trHeight w:val="300"/>
        </w:trPr>
        <w:tc>
          <w:tcPr>
            <w:tcW w:w="555"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637AD861" w14:textId="77777777" w:rsidR="007D6E97" w:rsidRDefault="00B143B5">
            <w:pPr>
              <w:widowControl w:val="0"/>
              <w:spacing w:line="360" w:lineRule="auto"/>
            </w:pPr>
            <w:r>
              <w:t>UR</w:t>
            </w:r>
          </w:p>
        </w:tc>
        <w:tc>
          <w:tcPr>
            <w:tcW w:w="51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ACC002A" w14:textId="77777777" w:rsidR="007D6E97" w:rsidRDefault="00B143B5">
            <w:pPr>
              <w:widowControl w:val="0"/>
              <w:spacing w:line="360" w:lineRule="auto"/>
            </w:pPr>
            <w:r>
              <w:t>1.2</w:t>
            </w:r>
          </w:p>
        </w:tc>
        <w:tc>
          <w:tcPr>
            <w:tcW w:w="59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F2F3FEB" w14:textId="77777777" w:rsidR="007D6E97" w:rsidRDefault="00B143B5">
            <w:pPr>
              <w:widowControl w:val="0"/>
              <w:spacing w:line="360" w:lineRule="auto"/>
            </w:pPr>
            <w:r>
              <w:t>Actualización de información del cliente</w:t>
            </w:r>
          </w:p>
        </w:tc>
        <w:tc>
          <w:tcPr>
            <w:tcW w:w="40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2B41388" w14:textId="77777777" w:rsidR="007D6E97" w:rsidRDefault="00B143B5">
            <w:pPr>
              <w:widowControl w:val="0"/>
              <w:spacing w:line="360" w:lineRule="auto"/>
              <w:jc w:val="right"/>
            </w:pPr>
            <w:r>
              <w:t>1</w:t>
            </w:r>
          </w:p>
        </w:tc>
        <w:tc>
          <w:tcPr>
            <w:tcW w:w="40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15E174E" w14:textId="77777777" w:rsidR="007D6E97" w:rsidRDefault="00B143B5">
            <w:pPr>
              <w:widowControl w:val="0"/>
              <w:spacing w:line="360" w:lineRule="auto"/>
              <w:jc w:val="right"/>
            </w:pPr>
            <w:r>
              <w:t>2</w:t>
            </w:r>
          </w:p>
        </w:tc>
        <w:tc>
          <w:tcPr>
            <w:tcW w:w="40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1B0EF70" w14:textId="77777777" w:rsidR="007D6E97" w:rsidRDefault="00B143B5">
            <w:pPr>
              <w:widowControl w:val="0"/>
              <w:spacing w:line="360" w:lineRule="auto"/>
              <w:jc w:val="right"/>
            </w:pPr>
            <w:r>
              <w:t>1</w:t>
            </w:r>
          </w:p>
        </w:tc>
        <w:tc>
          <w:tcPr>
            <w:tcW w:w="36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BDE8F4E" w14:textId="77777777" w:rsidR="007D6E97" w:rsidRDefault="00B143B5">
            <w:pPr>
              <w:widowControl w:val="0"/>
              <w:spacing w:line="360" w:lineRule="auto"/>
              <w:jc w:val="right"/>
            </w:pPr>
            <w:r>
              <w:t>1</w:t>
            </w:r>
          </w:p>
        </w:tc>
        <w:tc>
          <w:tcPr>
            <w:tcW w:w="36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42C614E" w14:textId="77777777" w:rsidR="007D6E97" w:rsidRDefault="00B143B5">
            <w:pPr>
              <w:widowControl w:val="0"/>
              <w:spacing w:line="360" w:lineRule="auto"/>
              <w:jc w:val="right"/>
            </w:pPr>
            <w:r>
              <w:t>1</w:t>
            </w:r>
          </w:p>
        </w:tc>
        <w:tc>
          <w:tcPr>
            <w:tcW w:w="39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59DA922" w14:textId="77777777" w:rsidR="007D6E97" w:rsidRDefault="00B143B5">
            <w:pPr>
              <w:widowControl w:val="0"/>
              <w:spacing w:line="360" w:lineRule="auto"/>
              <w:jc w:val="right"/>
            </w:pPr>
            <w:r>
              <w:t>1</w:t>
            </w:r>
          </w:p>
        </w:tc>
      </w:tr>
      <w:tr w:rsidR="007D6E97" w14:paraId="0375AA8C" w14:textId="77777777">
        <w:trPr>
          <w:trHeight w:val="900"/>
        </w:trPr>
        <w:tc>
          <w:tcPr>
            <w:tcW w:w="555"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7A094A0C" w14:textId="77777777" w:rsidR="007D6E97" w:rsidRDefault="007D6E97">
            <w:pPr>
              <w:widowControl w:val="0"/>
              <w:spacing w:line="360" w:lineRule="auto"/>
            </w:pPr>
          </w:p>
        </w:tc>
        <w:tc>
          <w:tcPr>
            <w:tcW w:w="882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tcPr>
          <w:p w14:paraId="516AA62B" w14:textId="77777777" w:rsidR="007D6E97" w:rsidRDefault="00B143B5">
            <w:pPr>
              <w:widowControl w:val="0"/>
              <w:spacing w:line="360" w:lineRule="auto"/>
            </w:pPr>
            <w:r>
              <w:t>Como usuario autorizado, quiero actualizar la información editable de un cliente registrado para mantener sus antecedentes vigentes y válidos sin modificar su identidad.</w:t>
            </w:r>
          </w:p>
        </w:tc>
      </w:tr>
      <w:tr w:rsidR="007D6E97" w14:paraId="4A5583A3" w14:textId="77777777">
        <w:trPr>
          <w:trHeight w:val="300"/>
        </w:trPr>
        <w:tc>
          <w:tcPr>
            <w:tcW w:w="555"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541C780D" w14:textId="77777777" w:rsidR="007D6E97" w:rsidRDefault="00B143B5">
            <w:pPr>
              <w:widowControl w:val="0"/>
              <w:spacing w:line="360" w:lineRule="auto"/>
            </w:pPr>
            <w:r>
              <w:lastRenderedPageBreak/>
              <w:t>UR</w:t>
            </w:r>
          </w:p>
        </w:tc>
        <w:tc>
          <w:tcPr>
            <w:tcW w:w="51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3367797" w14:textId="77777777" w:rsidR="007D6E97" w:rsidRDefault="00B143B5">
            <w:pPr>
              <w:widowControl w:val="0"/>
              <w:spacing w:line="360" w:lineRule="auto"/>
            </w:pPr>
            <w:r>
              <w:t>1.3</w:t>
            </w:r>
          </w:p>
        </w:tc>
        <w:tc>
          <w:tcPr>
            <w:tcW w:w="59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B96D923" w14:textId="77777777" w:rsidR="007D6E97" w:rsidRDefault="00B143B5">
            <w:pPr>
              <w:widowControl w:val="0"/>
              <w:spacing w:line="360" w:lineRule="auto"/>
            </w:pPr>
            <w:r>
              <w:t>Gestión del estado del cliente</w:t>
            </w:r>
          </w:p>
        </w:tc>
        <w:tc>
          <w:tcPr>
            <w:tcW w:w="40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514E22B" w14:textId="77777777" w:rsidR="007D6E97" w:rsidRDefault="00B143B5">
            <w:pPr>
              <w:widowControl w:val="0"/>
              <w:spacing w:line="360" w:lineRule="auto"/>
              <w:jc w:val="right"/>
            </w:pPr>
            <w:r>
              <w:t>1</w:t>
            </w:r>
          </w:p>
        </w:tc>
        <w:tc>
          <w:tcPr>
            <w:tcW w:w="40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D3545EB" w14:textId="77777777" w:rsidR="007D6E97" w:rsidRDefault="00B143B5">
            <w:pPr>
              <w:widowControl w:val="0"/>
              <w:spacing w:line="360" w:lineRule="auto"/>
              <w:jc w:val="right"/>
            </w:pPr>
            <w:r>
              <w:t>2</w:t>
            </w:r>
          </w:p>
        </w:tc>
        <w:tc>
          <w:tcPr>
            <w:tcW w:w="40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FC807FC" w14:textId="77777777" w:rsidR="007D6E97" w:rsidRDefault="00B143B5">
            <w:pPr>
              <w:widowControl w:val="0"/>
              <w:spacing w:line="360" w:lineRule="auto"/>
              <w:jc w:val="right"/>
            </w:pPr>
            <w:r>
              <w:t>1</w:t>
            </w:r>
          </w:p>
        </w:tc>
        <w:tc>
          <w:tcPr>
            <w:tcW w:w="36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7E7308D" w14:textId="77777777" w:rsidR="007D6E97" w:rsidRDefault="00B143B5">
            <w:pPr>
              <w:widowControl w:val="0"/>
              <w:spacing w:line="360" w:lineRule="auto"/>
              <w:jc w:val="right"/>
            </w:pPr>
            <w:r>
              <w:t>1</w:t>
            </w:r>
          </w:p>
        </w:tc>
        <w:tc>
          <w:tcPr>
            <w:tcW w:w="36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B3E818B" w14:textId="77777777" w:rsidR="007D6E97" w:rsidRDefault="00B143B5">
            <w:pPr>
              <w:widowControl w:val="0"/>
              <w:spacing w:line="360" w:lineRule="auto"/>
              <w:jc w:val="right"/>
            </w:pPr>
            <w:r>
              <w:t>1</w:t>
            </w:r>
          </w:p>
        </w:tc>
        <w:tc>
          <w:tcPr>
            <w:tcW w:w="390"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7FC6FB0" w14:textId="77777777" w:rsidR="007D6E97" w:rsidRDefault="00B143B5">
            <w:pPr>
              <w:widowControl w:val="0"/>
              <w:spacing w:line="360" w:lineRule="auto"/>
              <w:jc w:val="right"/>
            </w:pPr>
            <w:r>
              <w:t>1</w:t>
            </w:r>
          </w:p>
        </w:tc>
      </w:tr>
      <w:tr w:rsidR="007D6E97" w14:paraId="697B3ABF" w14:textId="77777777">
        <w:trPr>
          <w:trHeight w:val="690"/>
        </w:trPr>
        <w:tc>
          <w:tcPr>
            <w:tcW w:w="555"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4DA7CFBE" w14:textId="77777777" w:rsidR="007D6E97" w:rsidRDefault="007D6E97">
            <w:pPr>
              <w:widowControl w:val="0"/>
              <w:spacing w:line="360" w:lineRule="auto"/>
            </w:pPr>
          </w:p>
        </w:tc>
        <w:tc>
          <w:tcPr>
            <w:tcW w:w="882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tcPr>
          <w:p w14:paraId="39D98976" w14:textId="77777777" w:rsidR="007D6E97" w:rsidRDefault="00B143B5">
            <w:pPr>
              <w:widowControl w:val="0"/>
              <w:spacing w:line="360" w:lineRule="auto"/>
            </w:pPr>
            <w:r>
              <w:t>Como usuario autorizado, quiero desactivar y reactivar clientes cuando corresponda para controlar su disponibilidad en nuevas operaciones sin perder su información ni historial.</w:t>
            </w:r>
          </w:p>
        </w:tc>
      </w:tr>
    </w:tbl>
    <w:p w14:paraId="3789AB25" w14:textId="77777777" w:rsidR="007D6E97" w:rsidRDefault="007D6E97">
      <w:pPr>
        <w:spacing w:line="360" w:lineRule="auto"/>
        <w:rPr>
          <w:color w:val="808080"/>
          <w:sz w:val="18"/>
          <w:szCs w:val="18"/>
        </w:rPr>
      </w:pPr>
    </w:p>
    <w:p w14:paraId="5B08EFD0" w14:textId="77777777" w:rsidR="00670FFA" w:rsidRDefault="00670FFA">
      <w:pPr>
        <w:spacing w:line="360" w:lineRule="auto"/>
        <w:rPr>
          <w:color w:val="808080"/>
          <w:sz w:val="18"/>
          <w:szCs w:val="18"/>
        </w:rPr>
      </w:pPr>
    </w:p>
    <w:p w14:paraId="206208F5" w14:textId="77777777" w:rsidR="00670FFA" w:rsidRDefault="00670FFA">
      <w:pPr>
        <w:spacing w:line="360" w:lineRule="auto"/>
        <w:rPr>
          <w:color w:val="808080"/>
          <w:sz w:val="18"/>
          <w:szCs w:val="18"/>
        </w:rPr>
      </w:pPr>
    </w:p>
    <w:p w14:paraId="79ADFD7F" w14:textId="41A09F8F" w:rsidR="00670FFA" w:rsidRDefault="00DC0CA3" w:rsidP="00670FFA">
      <w:pPr>
        <w:pStyle w:val="Descripcin"/>
        <w:keepNext/>
      </w:pPr>
      <w:bookmarkStart w:id="64" w:name="_Toc240236629"/>
      <w:ins w:id="65" w:author="Microsoft Word" w:date="2026-09-14T00:04:00Z" w16du:dateUtc="2026-09-14T03:04:00Z">
        <w:r>
          <w:t>T</w:t>
        </w:r>
        <w:r>
          <w:t>ab</w:t>
        </w:r>
        <w:r>
          <w:t>la</w:t>
        </w:r>
        <w:r>
          <w:t xml:space="preserve"> </w:t>
        </w:r>
        <w:r>
          <w:fldChar w:fldCharType="begin"/>
        </w:r>
        <w:r>
          <w:instrText xml:space="preserve"> </w:instrText>
        </w:r>
        <w:r>
          <w:instrText xml:space="preserve">STYLEREF </w:instrText>
        </w:r>
        <w:r>
          <w:instrText>1 \s</w:instrText>
        </w:r>
        <w:r>
          <w:instrText xml:space="preserve"> </w:instrText>
        </w:r>
        <w:r>
          <w:fldChar w:fldCharType="separate"/>
        </w:r>
        <w:r>
          <w:rPr>
            <w:noProof/>
          </w:rPr>
          <w:t>1</w:t>
        </w:r>
        <w:r>
          <w:fldChar w:fldCharType="end"/>
        </w:r>
        <w:r>
          <w:t>.</w:t>
        </w:r>
        <w:r>
          <w:fldChar w:fldCharType="begin"/>
        </w:r>
        <w:r>
          <w:instrText xml:space="preserve"> </w:instrText>
        </w:r>
        <w:r>
          <w:instrText xml:space="preserve">SEQ </w:instrText>
        </w:r>
        <w:r>
          <w:instrText>Figura \* ARABIC \s 1</w:instrText>
        </w:r>
        <w:r>
          <w:instrText xml:space="preserve"> </w:instrText>
        </w:r>
        <w:r>
          <w:fldChar w:fldCharType="separate"/>
        </w:r>
        <w:r>
          <w:rPr>
            <w:noProof/>
          </w:rPr>
          <w:t>3</w:t>
        </w:r>
        <w:r>
          <w:fldChar w:fldCharType="end"/>
        </w:r>
      </w:ins>
      <w:r w:rsidR="00F06961">
        <w:t>Tabla</w:t>
      </w:r>
      <w:r w:rsidR="00670FFA">
        <w:t xml:space="preserve"> </w:t>
      </w:r>
      <w:fldSimple w:instr=" STYLEREF 1 \s ">
        <w:r w:rsidR="00930693">
          <w:rPr>
            <w:noProof/>
          </w:rPr>
          <w:t>1</w:t>
        </w:r>
      </w:fldSimple>
      <w:r w:rsidR="00930693">
        <w:t>.</w:t>
      </w:r>
      <w:fldSimple w:instr=" SEQ Tabla \* ARABIC \s 1 ">
        <w:r w:rsidR="32851178" w:rsidRPr="32851178">
          <w:rPr>
            <w:noProof/>
          </w:rPr>
          <w:t>3</w:t>
        </w:r>
      </w:fldSimple>
      <w:r w:rsidR="00670FFA">
        <w:t xml:space="preserve"> </w:t>
      </w:r>
      <w:r w:rsidR="00670FFA" w:rsidRPr="007A13A2">
        <w:t>“Tabla de Requerimientos Funcionales en UR bajo el estándar ESA correspondiente al módulo 2 de Requerimientos”.</w:t>
      </w:r>
      <w:bookmarkEnd w:id="64"/>
    </w:p>
    <w:p w14:paraId="37778AA6" w14:textId="45B24A74" w:rsidR="007D6E97" w:rsidRDefault="007D6E97">
      <w:pPr>
        <w:pBdr>
          <w:top w:val="nil"/>
          <w:left w:val="nil"/>
          <w:bottom w:val="nil"/>
          <w:right w:val="nil"/>
          <w:between w:val="nil"/>
        </w:pBdr>
        <w:spacing w:line="360" w:lineRule="auto"/>
        <w:jc w:val="center"/>
        <w:rPr>
          <w:b/>
          <w:bCs/>
          <w:color w:val="4D4D4D"/>
          <w:sz w:val="18"/>
          <w:szCs w:val="18"/>
        </w:rPr>
      </w:pPr>
    </w:p>
    <w:tbl>
      <w:tblPr>
        <w:tblStyle w:val="afff9"/>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70"/>
        <w:gridCol w:w="615"/>
        <w:gridCol w:w="6345"/>
        <w:gridCol w:w="315"/>
        <w:gridCol w:w="315"/>
        <w:gridCol w:w="315"/>
        <w:gridCol w:w="285"/>
        <w:gridCol w:w="285"/>
        <w:gridCol w:w="315"/>
      </w:tblGrid>
      <w:tr w:rsidR="007D6E97" w14:paraId="16C60E01" w14:textId="77777777">
        <w:trPr>
          <w:cantSplit/>
          <w:trHeight w:val="1134"/>
        </w:trPr>
        <w:tc>
          <w:tcPr>
            <w:tcW w:w="57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14:paraId="000EE4D7" w14:textId="77777777" w:rsidR="007D6E97" w:rsidRDefault="007D6E97">
            <w:pPr>
              <w:widowControl w:val="0"/>
              <w:spacing w:line="360" w:lineRule="auto"/>
            </w:pPr>
          </w:p>
        </w:tc>
        <w:tc>
          <w:tcPr>
            <w:tcW w:w="615"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566DBA1C" w14:textId="77777777" w:rsidR="007D6E97" w:rsidRDefault="00B143B5">
            <w:pPr>
              <w:widowControl w:val="0"/>
              <w:spacing w:line="360" w:lineRule="auto"/>
            </w:pPr>
            <w:r>
              <w:t>ID</w:t>
            </w:r>
          </w:p>
        </w:tc>
        <w:tc>
          <w:tcPr>
            <w:tcW w:w="6345"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4A89B23E" w14:textId="77777777" w:rsidR="007D6E97" w:rsidRDefault="00B143B5">
            <w:pPr>
              <w:widowControl w:val="0"/>
              <w:spacing w:line="360" w:lineRule="auto"/>
            </w:pPr>
            <w:r>
              <w:t>Descripción</w:t>
            </w:r>
          </w:p>
        </w:tc>
        <w:tc>
          <w:tcPr>
            <w:tcW w:w="315"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1F87D57C" w14:textId="77777777" w:rsidR="007D6E97" w:rsidRDefault="00B143B5">
            <w:pPr>
              <w:widowControl w:val="0"/>
              <w:spacing w:line="360" w:lineRule="auto"/>
              <w:ind w:left="113" w:right="113"/>
            </w:pPr>
            <w:r>
              <w:t>Necesidad</w:t>
            </w:r>
          </w:p>
        </w:tc>
        <w:tc>
          <w:tcPr>
            <w:tcW w:w="315"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3915AB2C" w14:textId="77777777" w:rsidR="007D6E97" w:rsidRDefault="00B143B5">
            <w:pPr>
              <w:widowControl w:val="0"/>
              <w:spacing w:line="360" w:lineRule="auto"/>
              <w:ind w:left="113" w:right="113"/>
            </w:pPr>
            <w:r>
              <w:t>Prioridad</w:t>
            </w:r>
          </w:p>
        </w:tc>
        <w:tc>
          <w:tcPr>
            <w:tcW w:w="315"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0F548882" w14:textId="77777777" w:rsidR="007D6E97" w:rsidRDefault="00B143B5">
            <w:pPr>
              <w:widowControl w:val="0"/>
              <w:spacing w:line="360" w:lineRule="auto"/>
              <w:ind w:left="113" w:right="113"/>
            </w:pPr>
            <w:r>
              <w:t>Estabilidad</w:t>
            </w:r>
          </w:p>
        </w:tc>
        <w:tc>
          <w:tcPr>
            <w:tcW w:w="285"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3905AEAE" w14:textId="77777777" w:rsidR="007D6E97" w:rsidRDefault="00B143B5">
            <w:pPr>
              <w:widowControl w:val="0"/>
              <w:spacing w:line="360" w:lineRule="auto"/>
              <w:ind w:left="113" w:right="113"/>
            </w:pPr>
            <w:r>
              <w:t>Claridad</w:t>
            </w:r>
          </w:p>
        </w:tc>
        <w:tc>
          <w:tcPr>
            <w:tcW w:w="285"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2A0B1FAE" w14:textId="77777777" w:rsidR="007D6E97" w:rsidRDefault="00B143B5">
            <w:pPr>
              <w:widowControl w:val="0"/>
              <w:spacing w:line="360" w:lineRule="auto"/>
              <w:ind w:left="113" w:right="113"/>
            </w:pPr>
            <w:r>
              <w:t>Verificabilidad</w:t>
            </w:r>
          </w:p>
        </w:tc>
        <w:tc>
          <w:tcPr>
            <w:tcW w:w="315"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bottom"/>
          </w:tcPr>
          <w:p w14:paraId="07CB2138" w14:textId="77777777" w:rsidR="007D6E97" w:rsidRDefault="00B143B5">
            <w:pPr>
              <w:widowControl w:val="0"/>
              <w:spacing w:line="360" w:lineRule="auto"/>
              <w:ind w:left="113" w:right="113"/>
            </w:pPr>
            <w:r>
              <w:t>Fuente</w:t>
            </w:r>
          </w:p>
        </w:tc>
      </w:tr>
      <w:tr w:rsidR="007D6E97" w14:paraId="5D453140" w14:textId="77777777">
        <w:trPr>
          <w:trHeight w:val="30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4713F9BB" w14:textId="77777777" w:rsidR="007D6E97" w:rsidRDefault="00B143B5">
            <w:pPr>
              <w:widowControl w:val="0"/>
              <w:spacing w:line="360" w:lineRule="auto"/>
            </w:pPr>
            <w:r>
              <w:t>2.-</w:t>
            </w: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4604BB4" w14:textId="77777777" w:rsidR="007D6E97" w:rsidRDefault="00B143B5">
            <w:pPr>
              <w:widowControl w:val="0"/>
              <w:spacing w:line="360" w:lineRule="auto"/>
            </w:pPr>
            <w:r>
              <w:t>Cotizaciones y Notas de Venta</w:t>
            </w:r>
          </w:p>
        </w:tc>
      </w:tr>
      <w:tr w:rsidR="007D6E97" w14:paraId="6FE48A5B" w14:textId="77777777">
        <w:trPr>
          <w:trHeight w:val="30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427F3D91" w14:textId="77777777" w:rsidR="007D6E97" w:rsidRDefault="00B143B5">
            <w:pPr>
              <w:widowControl w:val="0"/>
              <w:spacing w:line="360" w:lineRule="auto"/>
            </w:pPr>
            <w: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669AAEF" w14:textId="77777777" w:rsidR="007D6E97" w:rsidRDefault="00B143B5">
            <w:pPr>
              <w:widowControl w:val="0"/>
              <w:spacing w:line="360" w:lineRule="auto"/>
            </w:pPr>
            <w:r>
              <w:t>2.2</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ECF62B3" w14:textId="77777777" w:rsidR="007D6E97" w:rsidRDefault="00B143B5">
            <w:pPr>
              <w:widowControl w:val="0"/>
              <w:spacing w:line="360" w:lineRule="auto"/>
            </w:pPr>
            <w:r>
              <w:t>Registro de cliente desde el contexto de Cotización</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50A38A2" w14:textId="77777777" w:rsidR="007D6E97" w:rsidRDefault="00B143B5">
            <w:pPr>
              <w:widowControl w:val="0"/>
              <w:spacing w:line="360" w:lineRule="auto"/>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42B5CE4" w14:textId="77777777" w:rsidR="007D6E97" w:rsidRDefault="00B143B5">
            <w:pPr>
              <w:widowControl w:val="0"/>
              <w:spacing w:line="360" w:lineRule="auto"/>
              <w:jc w:val="right"/>
            </w:pPr>
            <w:r>
              <w:t>2</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E977FF3" w14:textId="77777777" w:rsidR="007D6E97" w:rsidRDefault="00B143B5">
            <w:pPr>
              <w:widowControl w:val="0"/>
              <w:spacing w:line="360" w:lineRule="auto"/>
              <w:jc w:val="right"/>
            </w:pPr>
            <w: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5148769" w14:textId="77777777" w:rsidR="007D6E97" w:rsidRDefault="00B143B5">
            <w:pPr>
              <w:widowControl w:val="0"/>
              <w:spacing w:line="360" w:lineRule="auto"/>
              <w:jc w:val="right"/>
            </w:pPr>
            <w: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F9BA3FB" w14:textId="77777777" w:rsidR="007D6E97" w:rsidRDefault="00B143B5">
            <w:pPr>
              <w:widowControl w:val="0"/>
              <w:spacing w:line="360" w:lineRule="auto"/>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0EEB00C" w14:textId="77777777" w:rsidR="007D6E97" w:rsidRDefault="00B143B5">
            <w:pPr>
              <w:widowControl w:val="0"/>
              <w:spacing w:line="360" w:lineRule="auto"/>
              <w:jc w:val="right"/>
            </w:pPr>
            <w:r>
              <w:t>1</w:t>
            </w:r>
          </w:p>
        </w:tc>
      </w:tr>
      <w:tr w:rsidR="007D6E97" w14:paraId="41EB828F" w14:textId="77777777">
        <w:trPr>
          <w:trHeight w:val="94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2D9CC8A2" w14:textId="77777777" w:rsidR="007D6E97" w:rsidRDefault="007D6E97">
            <w:pPr>
              <w:widowControl w:val="0"/>
              <w:spacing w:line="360" w:lineRule="auto"/>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2C9C730" w14:textId="77777777" w:rsidR="007D6E97" w:rsidRDefault="00B143B5">
            <w:pPr>
              <w:widowControl w:val="0"/>
              <w:spacing w:line="360" w:lineRule="auto"/>
            </w:pPr>
            <w:r>
              <w:t>Como usuario autorizado, quiero registrar desde una Cotización a un cliente que todavía no existe para continuar la operación comercial y dejarlo asociado a la Cotización en elaboración.</w:t>
            </w:r>
          </w:p>
        </w:tc>
      </w:tr>
      <w:tr w:rsidR="007D6E97" w14:paraId="255B95F5" w14:textId="77777777">
        <w:trPr>
          <w:trHeight w:val="30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02FC8730" w14:textId="77777777" w:rsidR="007D6E97" w:rsidRDefault="00B143B5">
            <w:pPr>
              <w:widowControl w:val="0"/>
              <w:spacing w:line="360" w:lineRule="auto"/>
            </w:pPr>
            <w: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CDAEABF" w14:textId="77777777" w:rsidR="007D6E97" w:rsidRDefault="00B143B5">
            <w:pPr>
              <w:widowControl w:val="0"/>
              <w:spacing w:line="360" w:lineRule="auto"/>
            </w:pPr>
            <w:r>
              <w:t>2.7</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56C5E9B" w14:textId="77777777" w:rsidR="007D6E97" w:rsidRDefault="00B143B5">
            <w:pPr>
              <w:widowControl w:val="0"/>
              <w:spacing w:line="360" w:lineRule="auto"/>
            </w:pPr>
            <w:r>
              <w:t>Emisión de Cotización</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9763A27" w14:textId="77777777" w:rsidR="007D6E97" w:rsidRDefault="00B143B5">
            <w:pPr>
              <w:widowControl w:val="0"/>
              <w:spacing w:line="360" w:lineRule="auto"/>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7A1957B" w14:textId="77777777" w:rsidR="007D6E97" w:rsidRDefault="00B143B5">
            <w:pPr>
              <w:widowControl w:val="0"/>
              <w:spacing w:line="360" w:lineRule="auto"/>
              <w:jc w:val="right"/>
            </w:pPr>
            <w:r>
              <w:t>2</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CF042B6" w14:textId="77777777" w:rsidR="007D6E97" w:rsidRDefault="00B143B5">
            <w:pPr>
              <w:widowControl w:val="0"/>
              <w:spacing w:line="360" w:lineRule="auto"/>
              <w:jc w:val="right"/>
            </w:pPr>
            <w: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83C0E58" w14:textId="77777777" w:rsidR="007D6E97" w:rsidRDefault="00B143B5">
            <w:pPr>
              <w:widowControl w:val="0"/>
              <w:spacing w:line="360" w:lineRule="auto"/>
              <w:jc w:val="right"/>
            </w:pPr>
            <w: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2FF11B8" w14:textId="77777777" w:rsidR="007D6E97" w:rsidRDefault="00B143B5">
            <w:pPr>
              <w:widowControl w:val="0"/>
              <w:spacing w:line="360" w:lineRule="auto"/>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E57B230" w14:textId="77777777" w:rsidR="007D6E97" w:rsidRDefault="00B143B5">
            <w:pPr>
              <w:widowControl w:val="0"/>
              <w:spacing w:line="360" w:lineRule="auto"/>
              <w:jc w:val="right"/>
            </w:pPr>
            <w:r>
              <w:t>1</w:t>
            </w:r>
          </w:p>
        </w:tc>
      </w:tr>
      <w:tr w:rsidR="007D6E97" w14:paraId="1181493C" w14:textId="77777777">
        <w:trPr>
          <w:trHeight w:val="85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4594AC86" w14:textId="77777777" w:rsidR="007D6E97" w:rsidRDefault="007D6E97">
            <w:pPr>
              <w:widowControl w:val="0"/>
              <w:spacing w:line="360" w:lineRule="auto"/>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tcPr>
          <w:p w14:paraId="73AB6652" w14:textId="77777777" w:rsidR="007D6E97" w:rsidRDefault="00B143B5">
            <w:pPr>
              <w:widowControl w:val="0"/>
              <w:spacing w:line="360" w:lineRule="auto"/>
            </w:pPr>
            <w:r>
              <w:t>Como usuario autorizado, quiero emitir una Cotización completa y válida para dejar formalizadas sus condiciones comerciales y habilitar su proceso de aceptación.</w:t>
            </w:r>
          </w:p>
        </w:tc>
      </w:tr>
      <w:tr w:rsidR="007D6E97" w14:paraId="2D8100A6" w14:textId="77777777">
        <w:trPr>
          <w:trHeight w:val="30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27E33693" w14:textId="77777777" w:rsidR="007D6E97" w:rsidRDefault="00B143B5">
            <w:pPr>
              <w:widowControl w:val="0"/>
              <w:spacing w:line="360" w:lineRule="auto"/>
            </w:pPr>
            <w: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2B16C95" w14:textId="77777777" w:rsidR="007D6E97" w:rsidRDefault="00B143B5">
            <w:pPr>
              <w:widowControl w:val="0"/>
              <w:spacing w:line="360" w:lineRule="auto"/>
            </w:pPr>
            <w:r>
              <w:t>2.9</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B9F7F65" w14:textId="77777777" w:rsidR="007D6E97" w:rsidRDefault="00B143B5">
            <w:pPr>
              <w:widowControl w:val="0"/>
              <w:spacing w:line="360" w:lineRule="auto"/>
            </w:pPr>
            <w:r>
              <w:t>Reactivación de Cotización vencida</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0E73BC8" w14:textId="77777777" w:rsidR="007D6E97" w:rsidRDefault="00B143B5">
            <w:pPr>
              <w:widowControl w:val="0"/>
              <w:spacing w:line="360" w:lineRule="auto"/>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1ED2553" w14:textId="77777777" w:rsidR="007D6E97" w:rsidRDefault="00B143B5">
            <w:pPr>
              <w:widowControl w:val="0"/>
              <w:spacing w:line="360" w:lineRule="auto"/>
              <w:jc w:val="right"/>
            </w:pPr>
            <w:r>
              <w:t>2</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1BDA76F" w14:textId="77777777" w:rsidR="007D6E97" w:rsidRDefault="00B143B5">
            <w:pPr>
              <w:widowControl w:val="0"/>
              <w:spacing w:line="360" w:lineRule="auto"/>
              <w:jc w:val="right"/>
            </w:pPr>
            <w: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3CD35B4" w14:textId="77777777" w:rsidR="007D6E97" w:rsidRDefault="00B143B5">
            <w:pPr>
              <w:widowControl w:val="0"/>
              <w:spacing w:line="360" w:lineRule="auto"/>
              <w:jc w:val="right"/>
            </w:pPr>
            <w: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291EEEA" w14:textId="77777777" w:rsidR="007D6E97" w:rsidRDefault="00B143B5">
            <w:pPr>
              <w:widowControl w:val="0"/>
              <w:spacing w:line="360" w:lineRule="auto"/>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3876D82" w14:textId="77777777" w:rsidR="007D6E97" w:rsidRDefault="00B143B5">
            <w:pPr>
              <w:widowControl w:val="0"/>
              <w:spacing w:line="360" w:lineRule="auto"/>
              <w:jc w:val="right"/>
            </w:pPr>
            <w:r>
              <w:t>1</w:t>
            </w:r>
          </w:p>
        </w:tc>
      </w:tr>
      <w:tr w:rsidR="007D6E97" w14:paraId="17E6461D" w14:textId="77777777">
        <w:trPr>
          <w:trHeight w:val="87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4902B3D9" w14:textId="77777777" w:rsidR="007D6E97" w:rsidRDefault="007D6E97">
            <w:pPr>
              <w:widowControl w:val="0"/>
              <w:spacing w:line="360" w:lineRule="auto"/>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7BA79FB" w14:textId="77777777" w:rsidR="007D6E97" w:rsidRDefault="00B143B5">
            <w:pPr>
              <w:widowControl w:val="0"/>
              <w:spacing w:line="360" w:lineRule="auto"/>
            </w:pPr>
            <w:r>
              <w:t>Como usuario autorizado, quiero reactivar una Cotización vencida con una nueva fecha de vigencia para continuar la misma operación comercial conservando su trazabilidad histórica.</w:t>
            </w:r>
          </w:p>
        </w:tc>
      </w:tr>
      <w:tr w:rsidR="007D6E97" w14:paraId="1E321B79" w14:textId="77777777">
        <w:trPr>
          <w:trHeight w:val="30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781C754A" w14:textId="77777777" w:rsidR="007D6E97" w:rsidRDefault="00B143B5">
            <w:pPr>
              <w:widowControl w:val="0"/>
              <w:spacing w:line="360" w:lineRule="auto"/>
            </w:pPr>
            <w: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6CC7EE8" w14:textId="77777777" w:rsidR="007D6E97" w:rsidRDefault="00B143B5">
            <w:pPr>
              <w:widowControl w:val="0"/>
              <w:spacing w:line="360" w:lineRule="auto"/>
            </w:pPr>
            <w:r>
              <w:t>2.10</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E2D8132" w14:textId="77777777" w:rsidR="007D6E97" w:rsidRDefault="00B143B5">
            <w:pPr>
              <w:widowControl w:val="0"/>
              <w:spacing w:line="360" w:lineRule="auto"/>
            </w:pPr>
            <w:r>
              <w:t>Formalización de cliente B2C provisional</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2C218D4" w14:textId="77777777" w:rsidR="007D6E97" w:rsidRDefault="00B143B5">
            <w:pPr>
              <w:widowControl w:val="0"/>
              <w:spacing w:line="360" w:lineRule="auto"/>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B3F69A9" w14:textId="77777777" w:rsidR="007D6E97" w:rsidRDefault="00B143B5">
            <w:pPr>
              <w:widowControl w:val="0"/>
              <w:spacing w:line="360" w:lineRule="auto"/>
              <w:jc w:val="right"/>
            </w:pPr>
            <w:r>
              <w:t>2</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AC560C5" w14:textId="77777777" w:rsidR="007D6E97" w:rsidRDefault="00B143B5">
            <w:pPr>
              <w:widowControl w:val="0"/>
              <w:spacing w:line="360" w:lineRule="auto"/>
              <w:jc w:val="right"/>
            </w:pPr>
            <w: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11E4075" w14:textId="77777777" w:rsidR="007D6E97" w:rsidRDefault="00B143B5">
            <w:pPr>
              <w:widowControl w:val="0"/>
              <w:spacing w:line="360" w:lineRule="auto"/>
              <w:jc w:val="right"/>
            </w:pPr>
            <w: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09B88A4" w14:textId="77777777" w:rsidR="007D6E97" w:rsidRDefault="00B143B5">
            <w:pPr>
              <w:widowControl w:val="0"/>
              <w:spacing w:line="360" w:lineRule="auto"/>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9D5E7FF" w14:textId="77777777" w:rsidR="007D6E97" w:rsidRDefault="00B143B5">
            <w:pPr>
              <w:widowControl w:val="0"/>
              <w:spacing w:line="360" w:lineRule="auto"/>
              <w:jc w:val="right"/>
            </w:pPr>
            <w:r>
              <w:t>1</w:t>
            </w:r>
          </w:p>
        </w:tc>
      </w:tr>
      <w:tr w:rsidR="007D6E97" w14:paraId="54030F59" w14:textId="77777777">
        <w:trPr>
          <w:trHeight w:val="64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0354B1ED" w14:textId="77777777" w:rsidR="007D6E97" w:rsidRDefault="007D6E97">
            <w:pPr>
              <w:widowControl w:val="0"/>
              <w:spacing w:line="360" w:lineRule="auto"/>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33A70B7" w14:textId="77777777" w:rsidR="007D6E97" w:rsidRDefault="00B143B5">
            <w:pPr>
              <w:widowControl w:val="0"/>
              <w:spacing w:line="360" w:lineRule="auto"/>
            </w:pPr>
            <w:r>
              <w:t>Como usuario autorizado, quiero completar los antecedentes de un cliente B2C provisional para formalizar su registro y habilitar la consolidación de la venta.</w:t>
            </w:r>
          </w:p>
        </w:tc>
      </w:tr>
      <w:tr w:rsidR="007D6E97" w14:paraId="2E41CAF6" w14:textId="77777777">
        <w:trPr>
          <w:trHeight w:val="30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1470A546" w14:textId="77777777" w:rsidR="007D6E97" w:rsidRDefault="00B143B5">
            <w:pPr>
              <w:widowControl w:val="0"/>
              <w:spacing w:line="360" w:lineRule="auto"/>
            </w:pPr>
            <w: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0811D09" w14:textId="77777777" w:rsidR="007D6E97" w:rsidRDefault="00B143B5">
            <w:pPr>
              <w:widowControl w:val="0"/>
              <w:spacing w:line="360" w:lineRule="auto"/>
            </w:pPr>
            <w:r>
              <w:t>2.24</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443BB5C" w14:textId="77777777" w:rsidR="007D6E97" w:rsidRDefault="00B143B5">
            <w:pPr>
              <w:widowControl w:val="0"/>
              <w:spacing w:line="360" w:lineRule="auto"/>
            </w:pPr>
            <w:r>
              <w:t>Gestión de condiciones y fecha final de vencimiento de cobro B2B</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5779124" w14:textId="77777777" w:rsidR="007D6E97" w:rsidRDefault="00B143B5">
            <w:pPr>
              <w:widowControl w:val="0"/>
              <w:spacing w:line="360" w:lineRule="auto"/>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707C7F3" w14:textId="77777777" w:rsidR="007D6E97" w:rsidRDefault="00B143B5">
            <w:pPr>
              <w:widowControl w:val="0"/>
              <w:spacing w:line="360" w:lineRule="auto"/>
              <w:jc w:val="right"/>
            </w:pPr>
            <w:r>
              <w:t>2</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08EA620" w14:textId="77777777" w:rsidR="007D6E97" w:rsidRDefault="00B143B5">
            <w:pPr>
              <w:widowControl w:val="0"/>
              <w:spacing w:line="360" w:lineRule="auto"/>
              <w:jc w:val="right"/>
            </w:pPr>
            <w: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B87BC04" w14:textId="77777777" w:rsidR="007D6E97" w:rsidRDefault="00B143B5">
            <w:pPr>
              <w:widowControl w:val="0"/>
              <w:spacing w:line="360" w:lineRule="auto"/>
              <w:jc w:val="right"/>
            </w:pPr>
            <w: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144CD9B" w14:textId="77777777" w:rsidR="007D6E97" w:rsidRDefault="00B143B5">
            <w:pPr>
              <w:widowControl w:val="0"/>
              <w:spacing w:line="360" w:lineRule="auto"/>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79084C1" w14:textId="77777777" w:rsidR="007D6E97" w:rsidRDefault="00B143B5">
            <w:pPr>
              <w:widowControl w:val="0"/>
              <w:spacing w:line="360" w:lineRule="auto"/>
              <w:jc w:val="right"/>
            </w:pPr>
            <w:r>
              <w:t>1</w:t>
            </w:r>
          </w:p>
        </w:tc>
      </w:tr>
      <w:tr w:rsidR="007D6E97" w14:paraId="37839B65" w14:textId="77777777">
        <w:trPr>
          <w:trHeight w:val="90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2D1419F5" w14:textId="77777777" w:rsidR="007D6E97" w:rsidRDefault="007D6E97">
            <w:pPr>
              <w:widowControl w:val="0"/>
              <w:spacing w:line="360" w:lineRule="auto"/>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73496A1" w14:textId="77777777" w:rsidR="007D6E97" w:rsidRDefault="00B143B5">
            <w:pPr>
              <w:widowControl w:val="0"/>
              <w:spacing w:line="360" w:lineRule="auto"/>
            </w:pPr>
            <w:r>
              <w:t>Como usuario autorizado, quiero definir las condiciones de cobro y la fecha final de vencimiento de una Nota de Venta B2B para realizar su seguimiento financiero y determinar correctamente su vencimiento y morosidad.</w:t>
            </w:r>
          </w:p>
        </w:tc>
      </w:tr>
      <w:tr w:rsidR="007D6E97" w14:paraId="3376A4CB" w14:textId="77777777">
        <w:trPr>
          <w:trHeight w:val="30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4EED43BD" w14:textId="77777777" w:rsidR="007D6E97" w:rsidRDefault="00B143B5">
            <w:pPr>
              <w:widowControl w:val="0"/>
              <w:spacing w:line="360" w:lineRule="auto"/>
            </w:pPr>
            <w: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F4C7F86" w14:textId="77777777" w:rsidR="007D6E97" w:rsidRDefault="00B143B5">
            <w:pPr>
              <w:widowControl w:val="0"/>
              <w:spacing w:line="360" w:lineRule="auto"/>
            </w:pPr>
            <w:r>
              <w:t>2.25</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4C53E07" w14:textId="77777777" w:rsidR="007D6E97" w:rsidRDefault="00B143B5">
            <w:pPr>
              <w:widowControl w:val="0"/>
              <w:spacing w:line="360" w:lineRule="auto"/>
            </w:pPr>
            <w:r>
              <w:t>Gestión de etapas de cobro B2C</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DE9603F" w14:textId="77777777" w:rsidR="007D6E97" w:rsidRDefault="00B143B5">
            <w:pPr>
              <w:widowControl w:val="0"/>
              <w:spacing w:line="360" w:lineRule="auto"/>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D1E1239" w14:textId="77777777" w:rsidR="007D6E97" w:rsidRDefault="00B143B5">
            <w:pPr>
              <w:widowControl w:val="0"/>
              <w:spacing w:line="360" w:lineRule="auto"/>
              <w:jc w:val="right"/>
            </w:pPr>
            <w:r>
              <w:t>2</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5ADFD89" w14:textId="77777777" w:rsidR="007D6E97" w:rsidRDefault="00B143B5">
            <w:pPr>
              <w:widowControl w:val="0"/>
              <w:spacing w:line="360" w:lineRule="auto"/>
              <w:jc w:val="right"/>
            </w:pPr>
            <w: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EE428AA" w14:textId="77777777" w:rsidR="007D6E97" w:rsidRDefault="00B143B5">
            <w:pPr>
              <w:widowControl w:val="0"/>
              <w:spacing w:line="360" w:lineRule="auto"/>
              <w:jc w:val="right"/>
            </w:pPr>
            <w: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1F8EEEE" w14:textId="77777777" w:rsidR="007D6E97" w:rsidRDefault="00B143B5">
            <w:pPr>
              <w:widowControl w:val="0"/>
              <w:spacing w:line="360" w:lineRule="auto"/>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5F2ECE3" w14:textId="77777777" w:rsidR="007D6E97" w:rsidRDefault="00B143B5">
            <w:pPr>
              <w:widowControl w:val="0"/>
              <w:spacing w:line="360" w:lineRule="auto"/>
              <w:jc w:val="right"/>
            </w:pPr>
            <w:r>
              <w:t>1</w:t>
            </w:r>
          </w:p>
        </w:tc>
      </w:tr>
      <w:tr w:rsidR="007D6E97" w14:paraId="24110B83" w14:textId="77777777">
        <w:trPr>
          <w:trHeight w:val="66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699CE1E6" w14:textId="77777777" w:rsidR="007D6E97" w:rsidRDefault="007D6E97">
            <w:pPr>
              <w:widowControl w:val="0"/>
              <w:spacing w:line="360" w:lineRule="auto"/>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29332CF" w14:textId="77777777" w:rsidR="007D6E97" w:rsidRDefault="00B143B5">
            <w:pPr>
              <w:widowControl w:val="0"/>
              <w:spacing w:line="360" w:lineRule="auto"/>
            </w:pPr>
            <w:r>
              <w:t>Como usuario autorizado, quiero gestionar las etapas de cobro de una Nota de Venta B2C para dar seguimiento a Anticipo, Abono parcial y Pago final manteniendo un único saldo pendiente y una única fecha final de vencimiento.</w:t>
            </w:r>
          </w:p>
        </w:tc>
      </w:tr>
      <w:tr w:rsidR="007D6E97" w14:paraId="64C2F737" w14:textId="77777777">
        <w:trPr>
          <w:trHeight w:val="30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3CF3720A" w14:textId="77777777" w:rsidR="007D6E97" w:rsidRDefault="00B143B5">
            <w:pPr>
              <w:widowControl w:val="0"/>
              <w:spacing w:line="360" w:lineRule="auto"/>
            </w:pPr>
            <w: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26AAE1E" w14:textId="77777777" w:rsidR="007D6E97" w:rsidRDefault="00B143B5">
            <w:pPr>
              <w:widowControl w:val="0"/>
              <w:spacing w:line="360" w:lineRule="auto"/>
            </w:pPr>
            <w:r>
              <w:t>2.26</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1A68F7D" w14:textId="77777777" w:rsidR="007D6E97" w:rsidRDefault="00B143B5">
            <w:pPr>
              <w:widowControl w:val="0"/>
              <w:spacing w:line="360" w:lineRule="auto"/>
            </w:pPr>
            <w:r>
              <w:t>Configuración del umbral Por vencer</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DDB790A" w14:textId="77777777" w:rsidR="007D6E97" w:rsidRDefault="00B143B5">
            <w:pPr>
              <w:widowControl w:val="0"/>
              <w:spacing w:line="360" w:lineRule="auto"/>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7BF4B2D" w14:textId="77777777" w:rsidR="007D6E97" w:rsidRDefault="00B143B5">
            <w:pPr>
              <w:widowControl w:val="0"/>
              <w:spacing w:line="360" w:lineRule="auto"/>
              <w:jc w:val="right"/>
            </w:pPr>
            <w:r>
              <w:t>2</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0B3CF53" w14:textId="77777777" w:rsidR="007D6E97" w:rsidRDefault="00B143B5">
            <w:pPr>
              <w:widowControl w:val="0"/>
              <w:spacing w:line="360" w:lineRule="auto"/>
              <w:jc w:val="right"/>
            </w:pPr>
            <w: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D254BB0" w14:textId="77777777" w:rsidR="007D6E97" w:rsidRDefault="00B143B5">
            <w:pPr>
              <w:widowControl w:val="0"/>
              <w:spacing w:line="360" w:lineRule="auto"/>
              <w:jc w:val="right"/>
            </w:pPr>
            <w: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AD5830A" w14:textId="77777777" w:rsidR="007D6E97" w:rsidRDefault="00B143B5">
            <w:pPr>
              <w:widowControl w:val="0"/>
              <w:spacing w:line="360" w:lineRule="auto"/>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C110A3F" w14:textId="77777777" w:rsidR="007D6E97" w:rsidRDefault="00B143B5">
            <w:pPr>
              <w:widowControl w:val="0"/>
              <w:spacing w:line="360" w:lineRule="auto"/>
              <w:jc w:val="right"/>
            </w:pPr>
            <w:r>
              <w:t>1</w:t>
            </w:r>
          </w:p>
        </w:tc>
      </w:tr>
      <w:tr w:rsidR="007D6E97" w14:paraId="283D7183" w14:textId="77777777">
        <w:trPr>
          <w:trHeight w:val="88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2692DB37" w14:textId="77777777" w:rsidR="007D6E97" w:rsidRDefault="007D6E97">
            <w:pPr>
              <w:widowControl w:val="0"/>
              <w:spacing w:line="360" w:lineRule="auto"/>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AF08579" w14:textId="77777777" w:rsidR="007D6E97" w:rsidRDefault="00B143B5">
            <w:pPr>
              <w:widowControl w:val="0"/>
              <w:spacing w:line="360" w:lineRule="auto"/>
            </w:pPr>
            <w:r>
              <w:t>Como usuario autorizado, quiero configurar la cantidad de días hábiles de anticipación para identificar una Nota de Venta como Por vencer y adaptar el seguimiento de próximos vencimientos a las necesidades de la empresa.</w:t>
            </w:r>
          </w:p>
        </w:tc>
      </w:tr>
      <w:tr w:rsidR="007D6E97" w14:paraId="1DDB08D5" w14:textId="77777777">
        <w:trPr>
          <w:trHeight w:val="30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5838807C" w14:textId="77777777" w:rsidR="007D6E97" w:rsidRDefault="00B143B5">
            <w:pPr>
              <w:widowControl w:val="0"/>
              <w:spacing w:line="360" w:lineRule="auto"/>
            </w:pPr>
            <w:r>
              <w:t>3.-</w:t>
            </w: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AA60358" w14:textId="77777777" w:rsidR="007D6E97" w:rsidRDefault="00B143B5">
            <w:pPr>
              <w:widowControl w:val="0"/>
              <w:spacing w:line="360" w:lineRule="auto"/>
            </w:pPr>
            <w:r>
              <w:t>Pago y Recaudación</w:t>
            </w:r>
          </w:p>
        </w:tc>
      </w:tr>
      <w:tr w:rsidR="007D6E97" w14:paraId="5A70A7B2" w14:textId="77777777">
        <w:trPr>
          <w:trHeight w:val="30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76EEA041" w14:textId="77777777" w:rsidR="007D6E97" w:rsidRDefault="00B143B5">
            <w:pPr>
              <w:widowControl w:val="0"/>
              <w:spacing w:line="360" w:lineRule="auto"/>
            </w:pPr>
            <w: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B86C564" w14:textId="77777777" w:rsidR="007D6E97" w:rsidRDefault="00B143B5">
            <w:pPr>
              <w:widowControl w:val="0"/>
              <w:spacing w:line="360" w:lineRule="auto"/>
            </w:pPr>
            <w:r>
              <w:t>3.1</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C4F56D5" w14:textId="77777777" w:rsidR="007D6E97" w:rsidRDefault="00B143B5">
            <w:pPr>
              <w:widowControl w:val="0"/>
              <w:spacing w:line="360" w:lineRule="auto"/>
            </w:pPr>
            <w:r>
              <w:t>Búsqueda y selección obligatoria del cliente para registrar pago.</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AC30A7C" w14:textId="77777777" w:rsidR="007D6E97" w:rsidRDefault="00B143B5">
            <w:pPr>
              <w:widowControl w:val="0"/>
              <w:spacing w:line="360" w:lineRule="auto"/>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7762079" w14:textId="77777777" w:rsidR="007D6E97" w:rsidRDefault="00B143B5">
            <w:pPr>
              <w:widowControl w:val="0"/>
              <w:spacing w:line="360" w:lineRule="auto"/>
              <w:jc w:val="right"/>
            </w:pPr>
            <w:r>
              <w:t>2</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9C88B3D" w14:textId="77777777" w:rsidR="007D6E97" w:rsidRDefault="00B143B5">
            <w:pPr>
              <w:widowControl w:val="0"/>
              <w:spacing w:line="360" w:lineRule="auto"/>
              <w:jc w:val="right"/>
            </w:pPr>
            <w: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D926F5D" w14:textId="77777777" w:rsidR="007D6E97" w:rsidRDefault="00B143B5">
            <w:pPr>
              <w:widowControl w:val="0"/>
              <w:spacing w:line="360" w:lineRule="auto"/>
              <w:jc w:val="right"/>
            </w:pPr>
            <w: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5C71235" w14:textId="77777777" w:rsidR="007D6E97" w:rsidRDefault="00B143B5">
            <w:pPr>
              <w:widowControl w:val="0"/>
              <w:spacing w:line="360" w:lineRule="auto"/>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11269C6" w14:textId="77777777" w:rsidR="007D6E97" w:rsidRDefault="00B143B5">
            <w:pPr>
              <w:widowControl w:val="0"/>
              <w:spacing w:line="360" w:lineRule="auto"/>
              <w:jc w:val="right"/>
            </w:pPr>
            <w:r>
              <w:t>1</w:t>
            </w:r>
          </w:p>
        </w:tc>
      </w:tr>
      <w:tr w:rsidR="007D6E97" w14:paraId="14F0A123" w14:textId="77777777">
        <w:trPr>
          <w:trHeight w:val="88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2EDE3E8B" w14:textId="77777777" w:rsidR="007D6E97" w:rsidRDefault="007D6E97">
            <w:pPr>
              <w:widowControl w:val="0"/>
              <w:spacing w:line="360" w:lineRule="auto"/>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F121D09" w14:textId="77777777" w:rsidR="007D6E97" w:rsidRDefault="00B143B5">
            <w:pPr>
              <w:widowControl w:val="0"/>
              <w:spacing w:line="360" w:lineRule="auto"/>
            </w:pPr>
            <w:r>
              <w:t>Como usuario autorizado, quiero buscar y seleccionar al cliente activo correspondiente a un pago para registrar la operación en el contexto del cliente correcto.</w:t>
            </w:r>
          </w:p>
        </w:tc>
      </w:tr>
      <w:tr w:rsidR="007D6E97" w14:paraId="5C0A6067" w14:textId="77777777">
        <w:trPr>
          <w:trHeight w:val="30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6E627E66" w14:textId="77777777" w:rsidR="007D6E97" w:rsidRDefault="00B143B5">
            <w:pPr>
              <w:widowControl w:val="0"/>
              <w:spacing w:line="360" w:lineRule="auto"/>
            </w:pPr>
            <w: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3980238" w14:textId="77777777" w:rsidR="007D6E97" w:rsidRDefault="00B143B5">
            <w:pPr>
              <w:widowControl w:val="0"/>
              <w:spacing w:line="360" w:lineRule="auto"/>
            </w:pPr>
            <w:r>
              <w:t>3.2</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999FF3B" w14:textId="77777777" w:rsidR="007D6E97" w:rsidRDefault="00B143B5">
            <w:pPr>
              <w:widowControl w:val="0"/>
              <w:spacing w:line="360" w:lineRule="auto"/>
            </w:pPr>
            <w:r>
              <w:t>Asociación obligatoria del pago a una Nota de Venta</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3E12896" w14:textId="77777777" w:rsidR="007D6E97" w:rsidRDefault="00B143B5">
            <w:pPr>
              <w:widowControl w:val="0"/>
              <w:spacing w:line="360" w:lineRule="auto"/>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FDEFE80" w14:textId="77777777" w:rsidR="007D6E97" w:rsidRDefault="00B143B5">
            <w:pPr>
              <w:widowControl w:val="0"/>
              <w:spacing w:line="360" w:lineRule="auto"/>
              <w:jc w:val="right"/>
            </w:pPr>
            <w:r>
              <w:t>2</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8D63FA7" w14:textId="77777777" w:rsidR="007D6E97" w:rsidRDefault="00B143B5">
            <w:pPr>
              <w:widowControl w:val="0"/>
              <w:spacing w:line="360" w:lineRule="auto"/>
              <w:jc w:val="right"/>
            </w:pPr>
            <w: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E54CAA0" w14:textId="77777777" w:rsidR="007D6E97" w:rsidRDefault="00B143B5">
            <w:pPr>
              <w:widowControl w:val="0"/>
              <w:spacing w:line="360" w:lineRule="auto"/>
              <w:jc w:val="right"/>
            </w:pPr>
            <w: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5EE379C" w14:textId="77777777" w:rsidR="007D6E97" w:rsidRDefault="00B143B5">
            <w:pPr>
              <w:widowControl w:val="0"/>
              <w:spacing w:line="360" w:lineRule="auto"/>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ED8538E" w14:textId="77777777" w:rsidR="007D6E97" w:rsidRDefault="00B143B5">
            <w:pPr>
              <w:widowControl w:val="0"/>
              <w:spacing w:line="360" w:lineRule="auto"/>
              <w:jc w:val="right"/>
            </w:pPr>
            <w:r>
              <w:t>1</w:t>
            </w:r>
          </w:p>
        </w:tc>
      </w:tr>
      <w:tr w:rsidR="007D6E97" w14:paraId="18310E9E" w14:textId="77777777">
        <w:trPr>
          <w:trHeight w:val="88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152125E3" w14:textId="77777777" w:rsidR="007D6E97" w:rsidRDefault="007D6E97">
            <w:pPr>
              <w:widowControl w:val="0"/>
              <w:spacing w:line="360" w:lineRule="auto"/>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3B74078" w14:textId="77777777" w:rsidR="007D6E97" w:rsidRDefault="00B143B5">
            <w:pPr>
              <w:widowControl w:val="0"/>
              <w:spacing w:line="360" w:lineRule="auto"/>
            </w:pPr>
            <w:r>
              <w:t>Como usuario autorizado, quiero asociar cada pago a una única Nota de Venta habilitada para aplicar correctamente el monto recibido a la obligación comercial correspondiente.</w:t>
            </w:r>
          </w:p>
        </w:tc>
      </w:tr>
      <w:tr w:rsidR="007D6E97" w14:paraId="03C4CECF" w14:textId="77777777">
        <w:trPr>
          <w:trHeight w:val="30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2D0A80C4" w14:textId="77777777" w:rsidR="007D6E97" w:rsidRDefault="00B143B5">
            <w:pPr>
              <w:widowControl w:val="0"/>
              <w:spacing w:line="360" w:lineRule="auto"/>
            </w:pPr>
            <w: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6FAAFFB" w14:textId="77777777" w:rsidR="007D6E97" w:rsidRDefault="00B143B5">
            <w:pPr>
              <w:widowControl w:val="0"/>
              <w:spacing w:line="360" w:lineRule="auto"/>
            </w:pPr>
            <w:r>
              <w:t>3.3</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A3DDC51" w14:textId="77777777" w:rsidR="007D6E97" w:rsidRDefault="00B143B5">
            <w:pPr>
              <w:widowControl w:val="0"/>
              <w:spacing w:line="360" w:lineRule="auto"/>
            </w:pPr>
            <w:r>
              <w:t>Clasificación sugerida y editable del pago por categoría</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239E8BE" w14:textId="77777777" w:rsidR="007D6E97" w:rsidRDefault="00B143B5">
            <w:pPr>
              <w:widowControl w:val="0"/>
              <w:spacing w:line="360" w:lineRule="auto"/>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2A28848" w14:textId="77777777" w:rsidR="007D6E97" w:rsidRDefault="00B143B5">
            <w:pPr>
              <w:widowControl w:val="0"/>
              <w:spacing w:line="360" w:lineRule="auto"/>
              <w:jc w:val="right"/>
            </w:pPr>
            <w:r>
              <w:t>2</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0530208" w14:textId="77777777" w:rsidR="007D6E97" w:rsidRDefault="00B143B5">
            <w:pPr>
              <w:widowControl w:val="0"/>
              <w:spacing w:line="360" w:lineRule="auto"/>
              <w:jc w:val="right"/>
            </w:pPr>
            <w: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B81B882" w14:textId="77777777" w:rsidR="007D6E97" w:rsidRDefault="00B143B5">
            <w:pPr>
              <w:widowControl w:val="0"/>
              <w:spacing w:line="360" w:lineRule="auto"/>
              <w:jc w:val="right"/>
            </w:pPr>
            <w: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A9037A1" w14:textId="77777777" w:rsidR="007D6E97" w:rsidRDefault="00B143B5">
            <w:pPr>
              <w:widowControl w:val="0"/>
              <w:spacing w:line="360" w:lineRule="auto"/>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9B3049E" w14:textId="77777777" w:rsidR="007D6E97" w:rsidRDefault="00B143B5">
            <w:pPr>
              <w:widowControl w:val="0"/>
              <w:spacing w:line="360" w:lineRule="auto"/>
              <w:jc w:val="right"/>
            </w:pPr>
            <w:r>
              <w:t>1</w:t>
            </w:r>
          </w:p>
        </w:tc>
      </w:tr>
      <w:tr w:rsidR="007D6E97" w14:paraId="18CF038E" w14:textId="77777777">
        <w:trPr>
          <w:trHeight w:val="88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303E9186" w14:textId="77777777" w:rsidR="007D6E97" w:rsidRDefault="007D6E97">
            <w:pPr>
              <w:widowControl w:val="0"/>
              <w:spacing w:line="360" w:lineRule="auto"/>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B618F9A" w14:textId="77777777" w:rsidR="007D6E97" w:rsidRDefault="00B143B5">
            <w:pPr>
              <w:widowControl w:val="0"/>
              <w:spacing w:line="360" w:lineRule="auto"/>
            </w:pPr>
            <w:r>
              <w:t>Como usuario autorizado, quiero recibir una categoría sugerida para cada pago y poder modificarla cuando corresponda para clasificarlo de acuerdo con la situación de la Nota de Venta y las condiciones comerciales aplicables.</w:t>
            </w:r>
          </w:p>
        </w:tc>
      </w:tr>
      <w:tr w:rsidR="007D6E97" w14:paraId="487A0B43" w14:textId="77777777">
        <w:trPr>
          <w:trHeight w:val="30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58C814C2" w14:textId="77777777" w:rsidR="007D6E97" w:rsidRDefault="00B143B5">
            <w:pPr>
              <w:widowControl w:val="0"/>
              <w:spacing w:line="360" w:lineRule="auto"/>
            </w:pPr>
            <w: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ED13CD5" w14:textId="77777777" w:rsidR="007D6E97" w:rsidRDefault="00B143B5">
            <w:pPr>
              <w:widowControl w:val="0"/>
              <w:spacing w:line="360" w:lineRule="auto"/>
            </w:pPr>
            <w:r>
              <w:t>3.4</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C176F81" w14:textId="77777777" w:rsidR="007D6E97" w:rsidRDefault="00B143B5">
            <w:pPr>
              <w:widowControl w:val="0"/>
              <w:spacing w:line="360" w:lineRule="auto"/>
            </w:pPr>
            <w:r>
              <w:t>Selección obligatoria del medio de pago</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A1D5D36" w14:textId="77777777" w:rsidR="007D6E97" w:rsidRDefault="00B143B5">
            <w:pPr>
              <w:widowControl w:val="0"/>
              <w:spacing w:line="360" w:lineRule="auto"/>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38DC70B" w14:textId="77777777" w:rsidR="007D6E97" w:rsidRDefault="00B143B5">
            <w:pPr>
              <w:widowControl w:val="0"/>
              <w:spacing w:line="360" w:lineRule="auto"/>
              <w:jc w:val="right"/>
            </w:pPr>
            <w:r>
              <w:t>2</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119D687" w14:textId="77777777" w:rsidR="007D6E97" w:rsidRDefault="00B143B5">
            <w:pPr>
              <w:widowControl w:val="0"/>
              <w:spacing w:line="360" w:lineRule="auto"/>
              <w:jc w:val="right"/>
            </w:pPr>
            <w: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747B13D" w14:textId="77777777" w:rsidR="007D6E97" w:rsidRDefault="00B143B5">
            <w:pPr>
              <w:widowControl w:val="0"/>
              <w:spacing w:line="360" w:lineRule="auto"/>
              <w:jc w:val="right"/>
            </w:pPr>
            <w: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46753D7" w14:textId="77777777" w:rsidR="007D6E97" w:rsidRDefault="00B143B5">
            <w:pPr>
              <w:widowControl w:val="0"/>
              <w:spacing w:line="360" w:lineRule="auto"/>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B084CE0" w14:textId="77777777" w:rsidR="007D6E97" w:rsidRDefault="00B143B5">
            <w:pPr>
              <w:widowControl w:val="0"/>
              <w:spacing w:line="360" w:lineRule="auto"/>
              <w:jc w:val="right"/>
            </w:pPr>
            <w:r>
              <w:t>1</w:t>
            </w:r>
          </w:p>
        </w:tc>
      </w:tr>
      <w:tr w:rsidR="007D6E97" w14:paraId="4EA042A0" w14:textId="77777777">
        <w:trPr>
          <w:trHeight w:val="88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0D0ED3AC" w14:textId="77777777" w:rsidR="007D6E97" w:rsidRDefault="007D6E97">
            <w:pPr>
              <w:widowControl w:val="0"/>
              <w:spacing w:line="360" w:lineRule="auto"/>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CDB2828" w14:textId="77777777" w:rsidR="007D6E97" w:rsidRDefault="00B143B5">
            <w:pPr>
              <w:widowControl w:val="0"/>
              <w:spacing w:line="360" w:lineRule="auto"/>
            </w:pPr>
            <w:r>
              <w:t>Como usuario autorizado, quiero seleccionar el medio utilizado para un pago y registrar sus antecedentes aplicables para mantener correctamente identificada la forma en que fue recibido.</w:t>
            </w:r>
          </w:p>
        </w:tc>
      </w:tr>
      <w:tr w:rsidR="007D6E97" w14:paraId="3F787D40" w14:textId="77777777">
        <w:trPr>
          <w:trHeight w:val="30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7528C186" w14:textId="77777777" w:rsidR="007D6E97" w:rsidRDefault="00B143B5">
            <w:pPr>
              <w:widowControl w:val="0"/>
              <w:spacing w:line="360" w:lineRule="auto"/>
            </w:pPr>
            <w: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79523DF" w14:textId="77777777" w:rsidR="007D6E97" w:rsidRDefault="00B143B5">
            <w:pPr>
              <w:widowControl w:val="0"/>
              <w:spacing w:line="360" w:lineRule="auto"/>
            </w:pPr>
            <w:r>
              <w:t>3.5</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F8DF4F4" w14:textId="77777777" w:rsidR="007D6E97" w:rsidRDefault="00B143B5">
            <w:pPr>
              <w:widowControl w:val="0"/>
              <w:spacing w:line="360" w:lineRule="auto"/>
            </w:pPr>
            <w:r>
              <w:t>Selección obligatoria de cuotas para pagos con tarjeta de crédito</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3FB37C4" w14:textId="77777777" w:rsidR="007D6E97" w:rsidRDefault="00B143B5">
            <w:pPr>
              <w:widowControl w:val="0"/>
              <w:spacing w:line="360" w:lineRule="auto"/>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7972F3F" w14:textId="77777777" w:rsidR="007D6E97" w:rsidRDefault="00B143B5">
            <w:pPr>
              <w:widowControl w:val="0"/>
              <w:spacing w:line="360" w:lineRule="auto"/>
              <w:jc w:val="right"/>
            </w:pPr>
            <w:r>
              <w:t>2</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DFC63F3" w14:textId="77777777" w:rsidR="007D6E97" w:rsidRDefault="00B143B5">
            <w:pPr>
              <w:widowControl w:val="0"/>
              <w:spacing w:line="360" w:lineRule="auto"/>
              <w:jc w:val="right"/>
            </w:pPr>
            <w: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6930F83" w14:textId="77777777" w:rsidR="007D6E97" w:rsidRDefault="00B143B5">
            <w:pPr>
              <w:widowControl w:val="0"/>
              <w:spacing w:line="360" w:lineRule="auto"/>
              <w:jc w:val="right"/>
            </w:pPr>
            <w: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2C6CAD6" w14:textId="77777777" w:rsidR="007D6E97" w:rsidRDefault="00B143B5">
            <w:pPr>
              <w:widowControl w:val="0"/>
              <w:spacing w:line="360" w:lineRule="auto"/>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F606110" w14:textId="77777777" w:rsidR="007D6E97" w:rsidRDefault="00B143B5">
            <w:pPr>
              <w:widowControl w:val="0"/>
              <w:spacing w:line="360" w:lineRule="auto"/>
              <w:jc w:val="right"/>
            </w:pPr>
            <w:r>
              <w:t>1</w:t>
            </w:r>
          </w:p>
        </w:tc>
      </w:tr>
      <w:tr w:rsidR="007D6E97" w14:paraId="60F1A47B" w14:textId="77777777">
        <w:trPr>
          <w:trHeight w:val="88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0C69E34F" w14:textId="77777777" w:rsidR="007D6E97" w:rsidRDefault="007D6E97">
            <w:pPr>
              <w:widowControl w:val="0"/>
              <w:spacing w:line="360" w:lineRule="auto"/>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542061F" w14:textId="77777777" w:rsidR="007D6E97" w:rsidRDefault="00B143B5">
            <w:pPr>
              <w:widowControl w:val="0"/>
              <w:spacing w:line="360" w:lineRule="auto"/>
            </w:pPr>
            <w:r>
              <w:t>Como usuario autorizado, quiero seleccionar la cantidad de cuotas de un pago realizado con tarjeta de crédito para conservar correctamente las condiciones del medio de pago utilizado.</w:t>
            </w:r>
          </w:p>
        </w:tc>
      </w:tr>
      <w:tr w:rsidR="007D6E97" w14:paraId="0BECFFDC" w14:textId="77777777">
        <w:trPr>
          <w:trHeight w:val="30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313FFEFE" w14:textId="77777777" w:rsidR="007D6E97" w:rsidRDefault="00B143B5">
            <w:pPr>
              <w:widowControl w:val="0"/>
              <w:spacing w:line="360" w:lineRule="auto"/>
            </w:pPr>
            <w: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F2616DC" w14:textId="77777777" w:rsidR="007D6E97" w:rsidRDefault="00B143B5">
            <w:pPr>
              <w:widowControl w:val="0"/>
              <w:spacing w:line="360" w:lineRule="auto"/>
            </w:pPr>
            <w:r>
              <w:t>3.7</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347E5C9" w14:textId="77777777" w:rsidR="007D6E97" w:rsidRDefault="00B143B5">
            <w:pPr>
              <w:widowControl w:val="0"/>
              <w:spacing w:line="360" w:lineRule="auto"/>
            </w:pPr>
            <w:r>
              <w:t>Asociación obligatoria de documento tributario existente al pago</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8475791" w14:textId="77777777" w:rsidR="007D6E97" w:rsidRDefault="00B143B5">
            <w:pPr>
              <w:widowControl w:val="0"/>
              <w:spacing w:line="360" w:lineRule="auto"/>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3F71FC7" w14:textId="77777777" w:rsidR="007D6E97" w:rsidRDefault="00B143B5">
            <w:pPr>
              <w:widowControl w:val="0"/>
              <w:spacing w:line="360" w:lineRule="auto"/>
              <w:jc w:val="right"/>
            </w:pPr>
            <w:r>
              <w:t>2</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A8B07C8" w14:textId="77777777" w:rsidR="007D6E97" w:rsidRDefault="00B143B5">
            <w:pPr>
              <w:widowControl w:val="0"/>
              <w:spacing w:line="360" w:lineRule="auto"/>
              <w:jc w:val="right"/>
            </w:pPr>
            <w: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2B67279" w14:textId="77777777" w:rsidR="007D6E97" w:rsidRDefault="00B143B5">
            <w:pPr>
              <w:widowControl w:val="0"/>
              <w:spacing w:line="360" w:lineRule="auto"/>
              <w:jc w:val="right"/>
            </w:pPr>
            <w: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C527E99" w14:textId="77777777" w:rsidR="007D6E97" w:rsidRDefault="00B143B5">
            <w:pPr>
              <w:widowControl w:val="0"/>
              <w:spacing w:line="360" w:lineRule="auto"/>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3CF89F9" w14:textId="77777777" w:rsidR="007D6E97" w:rsidRDefault="00B143B5">
            <w:pPr>
              <w:widowControl w:val="0"/>
              <w:spacing w:line="360" w:lineRule="auto"/>
              <w:jc w:val="right"/>
            </w:pPr>
            <w:r>
              <w:t>1</w:t>
            </w:r>
          </w:p>
        </w:tc>
      </w:tr>
      <w:tr w:rsidR="007D6E97" w14:paraId="514684E5" w14:textId="77777777">
        <w:trPr>
          <w:trHeight w:val="88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1E204BB4" w14:textId="77777777" w:rsidR="007D6E97" w:rsidRDefault="007D6E97">
            <w:pPr>
              <w:widowControl w:val="0"/>
              <w:spacing w:line="360" w:lineRule="auto"/>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804F562" w14:textId="77777777" w:rsidR="007D6E97" w:rsidRDefault="00B143B5">
            <w:pPr>
              <w:widowControl w:val="0"/>
              <w:spacing w:line="360" w:lineRule="auto"/>
            </w:pPr>
            <w:r>
              <w:t>Como usuario autorizado, quiero asociar cada pago a un documento tributario previamente registrado del mismo cliente para mantener su trazabilidad documental y utilizar un respaldo válido.</w:t>
            </w:r>
          </w:p>
        </w:tc>
      </w:tr>
      <w:tr w:rsidR="007D6E97" w14:paraId="15A1DEA4" w14:textId="77777777">
        <w:trPr>
          <w:trHeight w:val="30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19652C4C" w14:textId="77777777" w:rsidR="007D6E97" w:rsidRDefault="00B143B5">
            <w:pPr>
              <w:widowControl w:val="0"/>
              <w:spacing w:line="360" w:lineRule="auto"/>
            </w:pPr>
            <w: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96110B0" w14:textId="77777777" w:rsidR="007D6E97" w:rsidRDefault="00B143B5">
            <w:pPr>
              <w:widowControl w:val="0"/>
              <w:spacing w:line="360" w:lineRule="auto"/>
            </w:pPr>
            <w:r>
              <w:t>3.8</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BCA08CD" w14:textId="77777777" w:rsidR="007D6E97" w:rsidRDefault="00B143B5">
            <w:pPr>
              <w:widowControl w:val="0"/>
              <w:spacing w:line="360" w:lineRule="auto"/>
            </w:pPr>
            <w:r>
              <w:t>Recálculo y validación del saldo pendiente</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0C08AA6" w14:textId="77777777" w:rsidR="007D6E97" w:rsidRDefault="00B143B5">
            <w:pPr>
              <w:widowControl w:val="0"/>
              <w:spacing w:line="360" w:lineRule="auto"/>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593C49E" w14:textId="77777777" w:rsidR="007D6E97" w:rsidRDefault="00B143B5">
            <w:pPr>
              <w:widowControl w:val="0"/>
              <w:spacing w:line="360" w:lineRule="auto"/>
              <w:jc w:val="right"/>
            </w:pPr>
            <w:r>
              <w:t>2</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0EAB1B9" w14:textId="77777777" w:rsidR="007D6E97" w:rsidRDefault="00B143B5">
            <w:pPr>
              <w:widowControl w:val="0"/>
              <w:spacing w:line="360" w:lineRule="auto"/>
              <w:jc w:val="right"/>
            </w:pPr>
            <w: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6B0D541" w14:textId="77777777" w:rsidR="007D6E97" w:rsidRDefault="00B143B5">
            <w:pPr>
              <w:widowControl w:val="0"/>
              <w:spacing w:line="360" w:lineRule="auto"/>
              <w:jc w:val="right"/>
            </w:pPr>
            <w: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8F210A7" w14:textId="77777777" w:rsidR="007D6E97" w:rsidRDefault="00B143B5">
            <w:pPr>
              <w:widowControl w:val="0"/>
              <w:spacing w:line="360" w:lineRule="auto"/>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975C20A" w14:textId="77777777" w:rsidR="007D6E97" w:rsidRDefault="00B143B5">
            <w:pPr>
              <w:widowControl w:val="0"/>
              <w:spacing w:line="360" w:lineRule="auto"/>
              <w:jc w:val="right"/>
            </w:pPr>
            <w:r>
              <w:t>1</w:t>
            </w:r>
          </w:p>
        </w:tc>
      </w:tr>
      <w:tr w:rsidR="007D6E97" w14:paraId="13B29354" w14:textId="77777777">
        <w:trPr>
          <w:trHeight w:val="88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7DE6E75B" w14:textId="77777777" w:rsidR="007D6E97" w:rsidRDefault="007D6E97">
            <w:pPr>
              <w:widowControl w:val="0"/>
              <w:spacing w:line="360" w:lineRule="auto"/>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E468D97" w14:textId="77777777" w:rsidR="007D6E97" w:rsidRDefault="00B143B5">
            <w:pPr>
              <w:widowControl w:val="0"/>
              <w:spacing w:line="360" w:lineRule="auto"/>
            </w:pPr>
            <w:r>
              <w:t>Como usuario autorizado, quiero que el saldo pendiente de una Nota de Venta se recalcule y valide ante cambios en sus pagos para mantener actualizado el monto adeudado y evitar registros superiores al saldo disponible.</w:t>
            </w:r>
          </w:p>
        </w:tc>
      </w:tr>
      <w:tr w:rsidR="007D6E97" w14:paraId="6B18C121" w14:textId="77777777">
        <w:trPr>
          <w:trHeight w:val="30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44CABD34" w14:textId="77777777" w:rsidR="007D6E97" w:rsidRDefault="00B143B5">
            <w:pPr>
              <w:widowControl w:val="0"/>
              <w:spacing w:line="360" w:lineRule="auto"/>
            </w:pPr>
            <w: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0C95CDE" w14:textId="77777777" w:rsidR="007D6E97" w:rsidRDefault="00B143B5">
            <w:pPr>
              <w:widowControl w:val="0"/>
              <w:spacing w:line="360" w:lineRule="auto"/>
            </w:pPr>
            <w:r>
              <w:t>3.9</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7FC767C" w14:textId="77777777" w:rsidR="007D6E97" w:rsidRDefault="00B143B5">
            <w:pPr>
              <w:widowControl w:val="0"/>
              <w:spacing w:line="360" w:lineRule="auto"/>
            </w:pPr>
            <w:r>
              <w:t>Actualización automática del estado de pago de la Nota de Venta</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B5A319C" w14:textId="77777777" w:rsidR="007D6E97" w:rsidRDefault="00B143B5">
            <w:pPr>
              <w:widowControl w:val="0"/>
              <w:spacing w:line="360" w:lineRule="auto"/>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E2E2135" w14:textId="77777777" w:rsidR="007D6E97" w:rsidRDefault="00B143B5">
            <w:pPr>
              <w:widowControl w:val="0"/>
              <w:spacing w:line="360" w:lineRule="auto"/>
              <w:jc w:val="right"/>
            </w:pPr>
            <w:r>
              <w:t>2</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ABCF20D" w14:textId="77777777" w:rsidR="007D6E97" w:rsidRDefault="00B143B5">
            <w:pPr>
              <w:widowControl w:val="0"/>
              <w:spacing w:line="360" w:lineRule="auto"/>
              <w:jc w:val="right"/>
            </w:pPr>
            <w: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D9ECA0B" w14:textId="77777777" w:rsidR="007D6E97" w:rsidRDefault="00B143B5">
            <w:pPr>
              <w:widowControl w:val="0"/>
              <w:spacing w:line="360" w:lineRule="auto"/>
              <w:jc w:val="right"/>
            </w:pPr>
            <w: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FB9E25C" w14:textId="77777777" w:rsidR="007D6E97" w:rsidRDefault="00B143B5">
            <w:pPr>
              <w:widowControl w:val="0"/>
              <w:spacing w:line="360" w:lineRule="auto"/>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92DBF81" w14:textId="77777777" w:rsidR="007D6E97" w:rsidRDefault="00B143B5">
            <w:pPr>
              <w:widowControl w:val="0"/>
              <w:spacing w:line="360" w:lineRule="auto"/>
              <w:jc w:val="right"/>
            </w:pPr>
            <w:r>
              <w:t>1</w:t>
            </w:r>
          </w:p>
        </w:tc>
      </w:tr>
      <w:tr w:rsidR="007D6E97" w14:paraId="4E8DE456" w14:textId="77777777">
        <w:trPr>
          <w:trHeight w:val="88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2FB60633" w14:textId="77777777" w:rsidR="007D6E97" w:rsidRDefault="007D6E97">
            <w:pPr>
              <w:widowControl w:val="0"/>
              <w:spacing w:line="360" w:lineRule="auto"/>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518AC10" w14:textId="77777777" w:rsidR="007D6E97" w:rsidRDefault="00B143B5">
            <w:pPr>
              <w:widowControl w:val="0"/>
              <w:spacing w:line="360" w:lineRule="auto"/>
            </w:pPr>
            <w:r>
              <w:t>Como usuario autorizado, quiero que el estado de pago de una Nota de Venta se actualice automáticamente según su saldo pendiente para conocer de forma consistente si está Pendiente, con Pago parcial o Pagada.</w:t>
            </w:r>
          </w:p>
        </w:tc>
      </w:tr>
      <w:tr w:rsidR="007D6E97" w14:paraId="57AE2A9E" w14:textId="77777777">
        <w:trPr>
          <w:trHeight w:val="30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347DA144" w14:textId="77777777" w:rsidR="007D6E97" w:rsidRDefault="00B143B5">
            <w:pPr>
              <w:widowControl w:val="0"/>
              <w:spacing w:line="360" w:lineRule="auto"/>
            </w:pPr>
            <w: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2A0885E" w14:textId="77777777" w:rsidR="007D6E97" w:rsidRDefault="00B143B5">
            <w:pPr>
              <w:widowControl w:val="0"/>
              <w:spacing w:line="360" w:lineRule="auto"/>
            </w:pPr>
            <w:r>
              <w:t>3.10</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39C4FBE" w14:textId="77777777" w:rsidR="007D6E97" w:rsidRDefault="00B143B5">
            <w:pPr>
              <w:widowControl w:val="0"/>
              <w:spacing w:line="360" w:lineRule="auto"/>
            </w:pPr>
            <w:r>
              <w:t>Anulación controlada de un registro de pago</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EAC24CF" w14:textId="77777777" w:rsidR="007D6E97" w:rsidRDefault="00B143B5">
            <w:pPr>
              <w:widowControl w:val="0"/>
              <w:spacing w:line="360" w:lineRule="auto"/>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D0CEB8C" w14:textId="77777777" w:rsidR="007D6E97" w:rsidRDefault="00B143B5">
            <w:pPr>
              <w:widowControl w:val="0"/>
              <w:spacing w:line="360" w:lineRule="auto"/>
              <w:jc w:val="right"/>
            </w:pPr>
            <w:r>
              <w:t>2</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3B5253D" w14:textId="77777777" w:rsidR="007D6E97" w:rsidRDefault="00B143B5">
            <w:pPr>
              <w:widowControl w:val="0"/>
              <w:spacing w:line="360" w:lineRule="auto"/>
              <w:jc w:val="right"/>
            </w:pPr>
            <w: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76264A9" w14:textId="77777777" w:rsidR="007D6E97" w:rsidRDefault="00B143B5">
            <w:pPr>
              <w:widowControl w:val="0"/>
              <w:spacing w:line="360" w:lineRule="auto"/>
              <w:jc w:val="right"/>
            </w:pPr>
            <w: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4BC7685" w14:textId="77777777" w:rsidR="007D6E97" w:rsidRDefault="00B143B5">
            <w:pPr>
              <w:widowControl w:val="0"/>
              <w:spacing w:line="360" w:lineRule="auto"/>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D1B9EF6" w14:textId="77777777" w:rsidR="007D6E97" w:rsidRDefault="00B143B5">
            <w:pPr>
              <w:widowControl w:val="0"/>
              <w:spacing w:line="360" w:lineRule="auto"/>
              <w:jc w:val="right"/>
            </w:pPr>
            <w:r>
              <w:t>1</w:t>
            </w:r>
          </w:p>
        </w:tc>
      </w:tr>
      <w:tr w:rsidR="007D6E97" w14:paraId="4CFD1DB6" w14:textId="77777777">
        <w:trPr>
          <w:trHeight w:val="88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4FA5D4ED" w14:textId="77777777" w:rsidR="007D6E97" w:rsidRDefault="007D6E97">
            <w:pPr>
              <w:widowControl w:val="0"/>
              <w:spacing w:line="360" w:lineRule="auto"/>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7E666A9" w14:textId="77777777" w:rsidR="007D6E97" w:rsidRDefault="00B143B5">
            <w:pPr>
              <w:widowControl w:val="0"/>
              <w:spacing w:line="360" w:lineRule="auto"/>
            </w:pPr>
            <w:r>
              <w:t>Como usuario autorizado, quiero anular un pago ingresado incorrectamente cuando no corresponde devolver dinero al cliente para retirar sus efectos financieros sin perder el registro original ni su trazabilidad.</w:t>
            </w:r>
          </w:p>
        </w:tc>
      </w:tr>
      <w:tr w:rsidR="007D6E97" w14:paraId="0A538E08" w14:textId="77777777">
        <w:trPr>
          <w:trHeight w:val="30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2569B16D" w14:textId="77777777" w:rsidR="007D6E97" w:rsidRDefault="00B143B5">
            <w:pPr>
              <w:widowControl w:val="0"/>
              <w:spacing w:line="360" w:lineRule="auto"/>
            </w:pPr>
            <w: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2C8620F" w14:textId="77777777" w:rsidR="007D6E97" w:rsidRDefault="00B143B5">
            <w:pPr>
              <w:widowControl w:val="0"/>
              <w:spacing w:line="360" w:lineRule="auto"/>
            </w:pPr>
            <w:r>
              <w:t>3.11</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C66D3E2" w14:textId="77777777" w:rsidR="007D6E97" w:rsidRDefault="00B143B5">
            <w:pPr>
              <w:widowControl w:val="0"/>
              <w:spacing w:line="360" w:lineRule="auto"/>
            </w:pPr>
            <w:r>
              <w:t>Reversión controlada de un pago de cliente</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FDB574C" w14:textId="77777777" w:rsidR="007D6E97" w:rsidRDefault="00B143B5">
            <w:pPr>
              <w:widowControl w:val="0"/>
              <w:spacing w:line="360" w:lineRule="auto"/>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CB0E26A" w14:textId="77777777" w:rsidR="007D6E97" w:rsidRDefault="00B143B5">
            <w:pPr>
              <w:widowControl w:val="0"/>
              <w:spacing w:line="360" w:lineRule="auto"/>
              <w:jc w:val="right"/>
            </w:pPr>
            <w:r>
              <w:t>2</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8EAD440" w14:textId="77777777" w:rsidR="007D6E97" w:rsidRDefault="00B143B5">
            <w:pPr>
              <w:widowControl w:val="0"/>
              <w:spacing w:line="360" w:lineRule="auto"/>
              <w:jc w:val="right"/>
            </w:pPr>
            <w: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3DD69A1" w14:textId="77777777" w:rsidR="007D6E97" w:rsidRDefault="00B143B5">
            <w:pPr>
              <w:widowControl w:val="0"/>
              <w:spacing w:line="360" w:lineRule="auto"/>
              <w:jc w:val="right"/>
            </w:pPr>
            <w: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029F8D0" w14:textId="77777777" w:rsidR="007D6E97" w:rsidRDefault="00B143B5">
            <w:pPr>
              <w:widowControl w:val="0"/>
              <w:spacing w:line="360" w:lineRule="auto"/>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53B2DA9" w14:textId="77777777" w:rsidR="007D6E97" w:rsidRDefault="00B143B5">
            <w:pPr>
              <w:widowControl w:val="0"/>
              <w:spacing w:line="360" w:lineRule="auto"/>
              <w:jc w:val="right"/>
            </w:pPr>
            <w:r>
              <w:t>1</w:t>
            </w:r>
          </w:p>
        </w:tc>
      </w:tr>
      <w:tr w:rsidR="007D6E97" w14:paraId="15224FDD" w14:textId="77777777">
        <w:trPr>
          <w:trHeight w:val="88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427C7005" w14:textId="77777777" w:rsidR="007D6E97" w:rsidRDefault="007D6E97">
            <w:pPr>
              <w:widowControl w:val="0"/>
              <w:spacing w:line="360" w:lineRule="auto"/>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AE2429D" w14:textId="77777777" w:rsidR="007D6E97" w:rsidRDefault="00B143B5">
            <w:pPr>
              <w:widowControl w:val="0"/>
              <w:spacing w:line="360" w:lineRule="auto"/>
            </w:pPr>
            <w:r>
              <w:t xml:space="preserve">Como usuario autorizado, quiero revertir total o parcialmente un pago cuando corresponda devolver dinero al cliente para registrar correctamente la devolución </w:t>
            </w:r>
            <w:r>
              <w:lastRenderedPageBreak/>
              <w:t>y actualizar sus efectos financieros conservando su trazabilidad.</w:t>
            </w:r>
          </w:p>
        </w:tc>
      </w:tr>
      <w:tr w:rsidR="007D6E97" w14:paraId="368114E2" w14:textId="77777777">
        <w:trPr>
          <w:trHeight w:val="30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605E880E" w14:textId="77777777" w:rsidR="007D6E97" w:rsidRDefault="00B143B5">
            <w:pPr>
              <w:widowControl w:val="0"/>
              <w:spacing w:line="360" w:lineRule="auto"/>
            </w:pPr>
            <w:r>
              <w:lastRenderedPageBreak/>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59678D3" w14:textId="77777777" w:rsidR="007D6E97" w:rsidRDefault="00B143B5">
            <w:pPr>
              <w:widowControl w:val="0"/>
              <w:spacing w:line="360" w:lineRule="auto"/>
            </w:pPr>
            <w:r>
              <w:t>3.12</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8A5F42C" w14:textId="77777777" w:rsidR="007D6E97" w:rsidRDefault="00B143B5">
            <w:pPr>
              <w:widowControl w:val="0"/>
              <w:spacing w:line="360" w:lineRule="auto"/>
            </w:pPr>
            <w:r>
              <w:t>Gestión de saldo a favor originado por excedentes de pago</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194F455" w14:textId="77777777" w:rsidR="007D6E97" w:rsidRDefault="00B143B5">
            <w:pPr>
              <w:widowControl w:val="0"/>
              <w:spacing w:line="360" w:lineRule="auto"/>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A6E2B22" w14:textId="77777777" w:rsidR="007D6E97" w:rsidRDefault="00B143B5">
            <w:pPr>
              <w:widowControl w:val="0"/>
              <w:spacing w:line="360" w:lineRule="auto"/>
              <w:jc w:val="right"/>
            </w:pPr>
            <w:r>
              <w:t>2</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F79916B" w14:textId="77777777" w:rsidR="007D6E97" w:rsidRDefault="00B143B5">
            <w:pPr>
              <w:widowControl w:val="0"/>
              <w:spacing w:line="360" w:lineRule="auto"/>
              <w:jc w:val="right"/>
            </w:pPr>
            <w: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5CC7615" w14:textId="77777777" w:rsidR="007D6E97" w:rsidRDefault="00B143B5">
            <w:pPr>
              <w:widowControl w:val="0"/>
              <w:spacing w:line="360" w:lineRule="auto"/>
              <w:jc w:val="right"/>
            </w:pPr>
            <w: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FDAF704" w14:textId="77777777" w:rsidR="007D6E97" w:rsidRDefault="00B143B5">
            <w:pPr>
              <w:widowControl w:val="0"/>
              <w:spacing w:line="360" w:lineRule="auto"/>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E434A2A" w14:textId="77777777" w:rsidR="007D6E97" w:rsidRDefault="00B143B5">
            <w:pPr>
              <w:widowControl w:val="0"/>
              <w:spacing w:line="360" w:lineRule="auto"/>
              <w:jc w:val="right"/>
            </w:pPr>
            <w:r>
              <w:t>1</w:t>
            </w:r>
          </w:p>
        </w:tc>
      </w:tr>
      <w:tr w:rsidR="007D6E97" w14:paraId="18B28C66" w14:textId="77777777">
        <w:trPr>
          <w:trHeight w:val="88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110B03F6" w14:textId="77777777" w:rsidR="007D6E97" w:rsidRDefault="007D6E97">
            <w:pPr>
              <w:widowControl w:val="0"/>
              <w:spacing w:line="360" w:lineRule="auto"/>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EA3B062" w14:textId="77777777" w:rsidR="007D6E97" w:rsidRDefault="00B143B5">
            <w:pPr>
              <w:widowControl w:val="0"/>
              <w:spacing w:line="360" w:lineRule="auto"/>
            </w:pPr>
            <w:r>
              <w:t>Como usuario autorizado, quiero gestionar los excedentes de pago generados por una reversión comercial, pudiendo devolverlos o mantenerlos como saldo a favor aplicable a otra Nota de Venta, para darles un tratamiento financiero correcto y trazable.</w:t>
            </w:r>
          </w:p>
        </w:tc>
      </w:tr>
      <w:tr w:rsidR="007D6E97" w14:paraId="06F453BE" w14:textId="77777777">
        <w:trPr>
          <w:trHeight w:val="30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14C0F502" w14:textId="77777777" w:rsidR="007D6E97" w:rsidRDefault="00B143B5">
            <w:pPr>
              <w:widowControl w:val="0"/>
              <w:spacing w:line="360" w:lineRule="auto"/>
            </w:pPr>
            <w: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983F9EF" w14:textId="77777777" w:rsidR="007D6E97" w:rsidRDefault="00B143B5">
            <w:pPr>
              <w:widowControl w:val="0"/>
              <w:spacing w:line="360" w:lineRule="auto"/>
            </w:pPr>
            <w:r>
              <w:t>3.13</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718261B" w14:textId="77777777" w:rsidR="007D6E97" w:rsidRDefault="00B143B5">
            <w:pPr>
              <w:widowControl w:val="0"/>
              <w:spacing w:line="360" w:lineRule="auto"/>
            </w:pPr>
            <w:r>
              <w:t>Consulta de detalle de un pago de cliente</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47AC34F" w14:textId="77777777" w:rsidR="007D6E97" w:rsidRDefault="00B143B5">
            <w:pPr>
              <w:widowControl w:val="0"/>
              <w:spacing w:line="360" w:lineRule="auto"/>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4A37DF3" w14:textId="77777777" w:rsidR="007D6E97" w:rsidRDefault="00B143B5">
            <w:pPr>
              <w:widowControl w:val="0"/>
              <w:spacing w:line="360" w:lineRule="auto"/>
              <w:jc w:val="right"/>
            </w:pPr>
            <w:r>
              <w:t>2</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F239B5B" w14:textId="77777777" w:rsidR="007D6E97" w:rsidRDefault="00B143B5">
            <w:pPr>
              <w:widowControl w:val="0"/>
              <w:spacing w:line="360" w:lineRule="auto"/>
              <w:jc w:val="right"/>
            </w:pPr>
            <w: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40BE838" w14:textId="77777777" w:rsidR="007D6E97" w:rsidRDefault="00B143B5">
            <w:pPr>
              <w:widowControl w:val="0"/>
              <w:spacing w:line="360" w:lineRule="auto"/>
              <w:jc w:val="right"/>
            </w:pPr>
            <w: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7D89758" w14:textId="77777777" w:rsidR="007D6E97" w:rsidRDefault="00B143B5">
            <w:pPr>
              <w:widowControl w:val="0"/>
              <w:spacing w:line="360" w:lineRule="auto"/>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B32CD22" w14:textId="77777777" w:rsidR="007D6E97" w:rsidRDefault="00B143B5">
            <w:pPr>
              <w:widowControl w:val="0"/>
              <w:spacing w:line="360" w:lineRule="auto"/>
              <w:jc w:val="right"/>
            </w:pPr>
            <w:r>
              <w:t>1</w:t>
            </w:r>
          </w:p>
        </w:tc>
      </w:tr>
      <w:tr w:rsidR="007D6E97" w14:paraId="09C68C18" w14:textId="77777777">
        <w:trPr>
          <w:trHeight w:val="873"/>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663D50F3" w14:textId="77777777" w:rsidR="007D6E97" w:rsidRDefault="007D6E97">
            <w:pPr>
              <w:widowControl w:val="0"/>
              <w:spacing w:line="360" w:lineRule="auto"/>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9576B91" w14:textId="77777777" w:rsidR="007D6E97" w:rsidRDefault="00B143B5">
            <w:pPr>
              <w:widowControl w:val="0"/>
              <w:spacing w:line="360" w:lineRule="auto"/>
            </w:pPr>
            <w:r>
              <w:t>Como usuario autorizado, quiero consultar el detalle de un pago de cliente para revisar sus antecedentes y asociaciones vigentes sin modificar el registro.</w:t>
            </w:r>
          </w:p>
        </w:tc>
      </w:tr>
      <w:tr w:rsidR="007D6E97" w14:paraId="6E255231" w14:textId="77777777">
        <w:trPr>
          <w:trHeight w:val="30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20F93635" w14:textId="77777777" w:rsidR="007D6E97" w:rsidRDefault="00B143B5">
            <w:pPr>
              <w:widowControl w:val="0"/>
              <w:spacing w:line="360" w:lineRule="auto"/>
            </w:pPr>
            <w: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3A15FA8" w14:textId="77777777" w:rsidR="007D6E97" w:rsidRDefault="00B143B5">
            <w:pPr>
              <w:widowControl w:val="0"/>
              <w:spacing w:line="360" w:lineRule="auto"/>
            </w:pPr>
            <w:r>
              <w:t>3.14</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0DF5FB0" w14:textId="77777777" w:rsidR="007D6E97" w:rsidRDefault="00B143B5">
            <w:pPr>
              <w:widowControl w:val="0"/>
              <w:spacing w:line="360" w:lineRule="auto"/>
            </w:pPr>
            <w:r>
              <w:t>Determinación de morosidad de Notas de Venta</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466AA7F" w14:textId="77777777" w:rsidR="007D6E97" w:rsidRDefault="00B143B5">
            <w:pPr>
              <w:widowControl w:val="0"/>
              <w:spacing w:line="360" w:lineRule="auto"/>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1A78F85" w14:textId="77777777" w:rsidR="007D6E97" w:rsidRDefault="00B143B5">
            <w:pPr>
              <w:widowControl w:val="0"/>
              <w:spacing w:line="360" w:lineRule="auto"/>
              <w:jc w:val="right"/>
            </w:pPr>
            <w:r>
              <w:t>2</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439C2CC" w14:textId="77777777" w:rsidR="007D6E97" w:rsidRDefault="00B143B5">
            <w:pPr>
              <w:widowControl w:val="0"/>
              <w:spacing w:line="360" w:lineRule="auto"/>
              <w:jc w:val="right"/>
            </w:pPr>
            <w: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6F2F215" w14:textId="77777777" w:rsidR="007D6E97" w:rsidRDefault="00B143B5">
            <w:pPr>
              <w:widowControl w:val="0"/>
              <w:spacing w:line="360" w:lineRule="auto"/>
              <w:jc w:val="right"/>
            </w:pPr>
            <w: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13E17FF" w14:textId="77777777" w:rsidR="007D6E97" w:rsidRDefault="00B143B5">
            <w:pPr>
              <w:widowControl w:val="0"/>
              <w:spacing w:line="360" w:lineRule="auto"/>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62B81F5" w14:textId="77777777" w:rsidR="007D6E97" w:rsidRDefault="00B143B5">
            <w:pPr>
              <w:widowControl w:val="0"/>
              <w:spacing w:line="360" w:lineRule="auto"/>
              <w:jc w:val="right"/>
            </w:pPr>
            <w:r>
              <w:t>1</w:t>
            </w:r>
          </w:p>
        </w:tc>
      </w:tr>
      <w:tr w:rsidR="007D6E97" w14:paraId="22C465DF" w14:textId="77777777">
        <w:trPr>
          <w:trHeight w:val="88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28CF18DD" w14:textId="77777777" w:rsidR="007D6E97" w:rsidRDefault="007D6E97">
            <w:pPr>
              <w:widowControl w:val="0"/>
              <w:spacing w:line="360" w:lineRule="auto"/>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BF9A1E4" w14:textId="77777777" w:rsidR="007D6E97" w:rsidRDefault="00B143B5">
            <w:pPr>
              <w:widowControl w:val="0"/>
              <w:spacing w:line="360" w:lineRule="auto"/>
            </w:pPr>
            <w:r>
              <w:t>Como usuario autorizado, quiero consultar la condición de morosidad determinada a partir de la fecha final de vencimiento y el saldo pendiente vigente para identificar correctamente las Notas de Venta y clientes con deuda vencida.</w:t>
            </w:r>
          </w:p>
        </w:tc>
      </w:tr>
      <w:tr w:rsidR="007D6E97" w14:paraId="7E1747F0" w14:textId="77777777">
        <w:trPr>
          <w:trHeight w:val="30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6384DEC5" w14:textId="77777777" w:rsidR="007D6E97" w:rsidRDefault="00B143B5">
            <w:pPr>
              <w:widowControl w:val="0"/>
              <w:spacing w:line="360" w:lineRule="auto"/>
            </w:pPr>
            <w: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B6325B2" w14:textId="77777777" w:rsidR="007D6E97" w:rsidRDefault="00B143B5">
            <w:pPr>
              <w:widowControl w:val="0"/>
              <w:spacing w:line="360" w:lineRule="auto"/>
            </w:pPr>
            <w:r>
              <w:t>3.15</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5AA20B7" w14:textId="77777777" w:rsidR="007D6E97" w:rsidRDefault="00B143B5">
            <w:pPr>
              <w:widowControl w:val="0"/>
              <w:spacing w:line="360" w:lineRule="auto"/>
            </w:pPr>
            <w:r>
              <w:t>Generación de comprobante de pago en formato PDF</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AB5DA7C" w14:textId="77777777" w:rsidR="007D6E97" w:rsidRDefault="00B143B5">
            <w:pPr>
              <w:widowControl w:val="0"/>
              <w:spacing w:line="360" w:lineRule="auto"/>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D8B7DE4" w14:textId="77777777" w:rsidR="007D6E97" w:rsidRDefault="00B143B5">
            <w:pPr>
              <w:widowControl w:val="0"/>
              <w:spacing w:line="360" w:lineRule="auto"/>
              <w:jc w:val="right"/>
            </w:pPr>
            <w:r>
              <w:t>2</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B699288" w14:textId="77777777" w:rsidR="007D6E97" w:rsidRDefault="00B143B5">
            <w:pPr>
              <w:widowControl w:val="0"/>
              <w:spacing w:line="360" w:lineRule="auto"/>
              <w:jc w:val="right"/>
            </w:pPr>
            <w: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C274B3D" w14:textId="77777777" w:rsidR="007D6E97" w:rsidRDefault="00B143B5">
            <w:pPr>
              <w:widowControl w:val="0"/>
              <w:spacing w:line="360" w:lineRule="auto"/>
              <w:jc w:val="right"/>
            </w:pPr>
            <w: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A7E494A" w14:textId="77777777" w:rsidR="007D6E97" w:rsidRDefault="00B143B5">
            <w:pPr>
              <w:widowControl w:val="0"/>
              <w:spacing w:line="360" w:lineRule="auto"/>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9CE6576" w14:textId="77777777" w:rsidR="007D6E97" w:rsidRDefault="00B143B5">
            <w:pPr>
              <w:widowControl w:val="0"/>
              <w:spacing w:line="360" w:lineRule="auto"/>
              <w:jc w:val="right"/>
            </w:pPr>
            <w:r>
              <w:t>1</w:t>
            </w:r>
          </w:p>
        </w:tc>
      </w:tr>
      <w:tr w:rsidR="007D6E97" w14:paraId="5ED2946C" w14:textId="77777777">
        <w:trPr>
          <w:trHeight w:val="88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5E2FCDED" w14:textId="77777777" w:rsidR="007D6E97" w:rsidRDefault="007D6E97">
            <w:pPr>
              <w:widowControl w:val="0"/>
              <w:spacing w:line="360" w:lineRule="auto"/>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AFBF428" w14:textId="77777777" w:rsidR="007D6E97" w:rsidRDefault="00B143B5">
            <w:pPr>
              <w:widowControl w:val="0"/>
              <w:spacing w:line="360" w:lineRule="auto"/>
            </w:pPr>
            <w:r>
              <w:t>Como usuario autorizado, quiero generar un comprobante de pago en formato PDF para disponer de un documento con la información vigente del registro para su visualización, impresión y descarga cuando esté autorizada.</w:t>
            </w:r>
          </w:p>
        </w:tc>
      </w:tr>
      <w:tr w:rsidR="007D6E97" w14:paraId="75D115D8" w14:textId="77777777">
        <w:trPr>
          <w:trHeight w:val="30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4F94D0AB" w14:textId="77777777" w:rsidR="007D6E97" w:rsidRDefault="00B143B5">
            <w:pPr>
              <w:widowControl w:val="0"/>
              <w:spacing w:line="360" w:lineRule="auto"/>
            </w:pPr>
            <w: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B161D5E" w14:textId="77777777" w:rsidR="007D6E97" w:rsidRDefault="00B143B5">
            <w:pPr>
              <w:widowControl w:val="0"/>
              <w:spacing w:line="360" w:lineRule="auto"/>
            </w:pPr>
            <w:r>
              <w:t>3.16</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A71728B" w14:textId="77777777" w:rsidR="007D6E97" w:rsidRDefault="00B143B5">
            <w:pPr>
              <w:widowControl w:val="0"/>
              <w:spacing w:line="360" w:lineRule="auto"/>
            </w:pPr>
            <w:r>
              <w:t>Conciliación interna de pagos de cliente</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D441EB5" w14:textId="77777777" w:rsidR="007D6E97" w:rsidRDefault="00B143B5">
            <w:pPr>
              <w:widowControl w:val="0"/>
              <w:spacing w:line="360" w:lineRule="auto"/>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95AC1EC" w14:textId="77777777" w:rsidR="007D6E97" w:rsidRDefault="00B143B5">
            <w:pPr>
              <w:widowControl w:val="0"/>
              <w:spacing w:line="360" w:lineRule="auto"/>
              <w:jc w:val="right"/>
            </w:pPr>
            <w:r>
              <w:t>2</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9CE4F1B" w14:textId="77777777" w:rsidR="007D6E97" w:rsidRDefault="00B143B5">
            <w:pPr>
              <w:widowControl w:val="0"/>
              <w:spacing w:line="360" w:lineRule="auto"/>
              <w:jc w:val="right"/>
            </w:pPr>
            <w: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ABD8684" w14:textId="77777777" w:rsidR="007D6E97" w:rsidRDefault="00B143B5">
            <w:pPr>
              <w:widowControl w:val="0"/>
              <w:spacing w:line="360" w:lineRule="auto"/>
              <w:jc w:val="right"/>
            </w:pPr>
            <w: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3DE4945" w14:textId="77777777" w:rsidR="007D6E97" w:rsidRDefault="00B143B5">
            <w:pPr>
              <w:widowControl w:val="0"/>
              <w:spacing w:line="360" w:lineRule="auto"/>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1ADDBAC" w14:textId="77777777" w:rsidR="007D6E97" w:rsidRDefault="00B143B5">
            <w:pPr>
              <w:widowControl w:val="0"/>
              <w:spacing w:line="360" w:lineRule="auto"/>
              <w:jc w:val="right"/>
            </w:pPr>
            <w:r>
              <w:t>1</w:t>
            </w:r>
          </w:p>
        </w:tc>
      </w:tr>
      <w:tr w:rsidR="007D6E97" w14:paraId="14503B1A" w14:textId="77777777">
        <w:trPr>
          <w:trHeight w:val="88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714000CB" w14:textId="77777777" w:rsidR="007D6E97" w:rsidRDefault="007D6E97">
            <w:pPr>
              <w:widowControl w:val="0"/>
              <w:spacing w:line="360" w:lineRule="auto"/>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F6B595E" w14:textId="77777777" w:rsidR="007D6E97" w:rsidRDefault="00B143B5">
            <w:pPr>
              <w:widowControl w:val="0"/>
              <w:spacing w:line="360" w:lineRule="auto"/>
            </w:pPr>
            <w:r>
              <w:t>Como usuario autorizado, quiero conciliar los pagos registrados utilizando la evidencia correspondiente a su medio de pago para verificar su coherencia y mantener identificado su estado de conciliación.</w:t>
            </w:r>
          </w:p>
        </w:tc>
      </w:tr>
      <w:tr w:rsidR="007D6E97" w14:paraId="76D1E1C6" w14:textId="77777777">
        <w:trPr>
          <w:trHeight w:val="30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64F800A7" w14:textId="77777777" w:rsidR="007D6E97" w:rsidRDefault="00B143B5">
            <w:pPr>
              <w:widowControl w:val="0"/>
              <w:spacing w:line="360" w:lineRule="auto"/>
            </w:pPr>
            <w:r>
              <w:t>4.-</w:t>
            </w: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93DE6F4" w14:textId="77777777" w:rsidR="007D6E97" w:rsidRDefault="00B143B5">
            <w:pPr>
              <w:widowControl w:val="0"/>
              <w:spacing w:line="360" w:lineRule="auto"/>
            </w:pPr>
            <w:r>
              <w:t>Usuarios, Seguridad y Permisos</w:t>
            </w:r>
          </w:p>
        </w:tc>
      </w:tr>
      <w:tr w:rsidR="007D6E97" w14:paraId="5B4D3025" w14:textId="77777777">
        <w:trPr>
          <w:trHeight w:val="30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6CCF5F8A" w14:textId="77777777" w:rsidR="007D6E97" w:rsidRDefault="00B143B5">
            <w:pPr>
              <w:widowControl w:val="0"/>
              <w:spacing w:line="360" w:lineRule="auto"/>
            </w:pPr>
            <w:r>
              <w:lastRenderedPageBreak/>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A911FA6" w14:textId="77777777" w:rsidR="007D6E97" w:rsidRDefault="00B143B5">
            <w:pPr>
              <w:widowControl w:val="0"/>
              <w:spacing w:line="360" w:lineRule="auto"/>
            </w:pPr>
            <w:r>
              <w:t>4.1</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C782082" w14:textId="77777777" w:rsidR="007D6E97" w:rsidRDefault="00B143B5">
            <w:pPr>
              <w:widowControl w:val="0"/>
              <w:spacing w:line="360" w:lineRule="auto"/>
            </w:pPr>
            <w:r>
              <w:t>Registro de usuario</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7840913" w14:textId="77777777" w:rsidR="007D6E97" w:rsidRDefault="00B143B5">
            <w:pPr>
              <w:widowControl w:val="0"/>
              <w:spacing w:line="360" w:lineRule="auto"/>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F5CDC51" w14:textId="77777777" w:rsidR="007D6E97" w:rsidRDefault="00B143B5">
            <w:pPr>
              <w:widowControl w:val="0"/>
              <w:spacing w:line="360" w:lineRule="auto"/>
              <w:jc w:val="right"/>
            </w:pPr>
            <w:r>
              <w:t>2</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87CF507" w14:textId="77777777" w:rsidR="007D6E97" w:rsidRDefault="00B143B5">
            <w:pPr>
              <w:widowControl w:val="0"/>
              <w:spacing w:line="360" w:lineRule="auto"/>
              <w:jc w:val="right"/>
            </w:pPr>
            <w: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CD0F312" w14:textId="77777777" w:rsidR="007D6E97" w:rsidRDefault="00B143B5">
            <w:pPr>
              <w:widowControl w:val="0"/>
              <w:spacing w:line="360" w:lineRule="auto"/>
              <w:jc w:val="right"/>
            </w:pPr>
            <w: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709D81A" w14:textId="77777777" w:rsidR="007D6E97" w:rsidRDefault="00B143B5">
            <w:pPr>
              <w:widowControl w:val="0"/>
              <w:spacing w:line="360" w:lineRule="auto"/>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FB419C4" w14:textId="77777777" w:rsidR="007D6E97" w:rsidRDefault="00B143B5">
            <w:pPr>
              <w:widowControl w:val="0"/>
              <w:spacing w:line="360" w:lineRule="auto"/>
              <w:jc w:val="right"/>
            </w:pPr>
            <w:r>
              <w:t>1</w:t>
            </w:r>
          </w:p>
        </w:tc>
      </w:tr>
      <w:tr w:rsidR="007D6E97" w14:paraId="36C858E9" w14:textId="77777777">
        <w:trPr>
          <w:trHeight w:val="88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3B3CE145" w14:textId="77777777" w:rsidR="007D6E97" w:rsidRDefault="007D6E97">
            <w:pPr>
              <w:widowControl w:val="0"/>
              <w:spacing w:line="360" w:lineRule="auto"/>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99AE823" w14:textId="77777777" w:rsidR="007D6E97" w:rsidRDefault="00B143B5">
            <w:pPr>
              <w:widowControl w:val="0"/>
              <w:spacing w:line="360" w:lineRule="auto"/>
            </w:pPr>
            <w:r>
              <w:t>Como usuario autorizado, quiero registrar una cuenta de Usuario para un Empleado activo que cumpla las condiciones requeridas para habilitar su acceso al sistema con una configuración inicial válida y trazable.</w:t>
            </w:r>
          </w:p>
        </w:tc>
      </w:tr>
      <w:tr w:rsidR="007D6E97" w14:paraId="40543874" w14:textId="77777777">
        <w:trPr>
          <w:trHeight w:val="30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3F07C673" w14:textId="77777777" w:rsidR="007D6E97" w:rsidRDefault="00B143B5">
            <w:pPr>
              <w:widowControl w:val="0"/>
              <w:spacing w:line="360" w:lineRule="auto"/>
            </w:pPr>
            <w: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8550185" w14:textId="77777777" w:rsidR="007D6E97" w:rsidRDefault="00B143B5">
            <w:pPr>
              <w:widowControl w:val="0"/>
              <w:spacing w:line="360" w:lineRule="auto"/>
            </w:pPr>
            <w:r>
              <w:t>4.2</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02819B1" w14:textId="77777777" w:rsidR="007D6E97" w:rsidRDefault="00B143B5">
            <w:pPr>
              <w:widowControl w:val="0"/>
              <w:spacing w:line="360" w:lineRule="auto"/>
            </w:pPr>
            <w:r>
              <w:t>Gestión del estado de usuarios</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D6E74FD" w14:textId="77777777" w:rsidR="007D6E97" w:rsidRDefault="00B143B5">
            <w:pPr>
              <w:widowControl w:val="0"/>
              <w:spacing w:line="360" w:lineRule="auto"/>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18AF803" w14:textId="77777777" w:rsidR="007D6E97" w:rsidRDefault="00B143B5">
            <w:pPr>
              <w:widowControl w:val="0"/>
              <w:spacing w:line="360" w:lineRule="auto"/>
              <w:jc w:val="right"/>
            </w:pPr>
            <w:r>
              <w:t>2</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B59465C" w14:textId="77777777" w:rsidR="007D6E97" w:rsidRDefault="00B143B5">
            <w:pPr>
              <w:widowControl w:val="0"/>
              <w:spacing w:line="360" w:lineRule="auto"/>
              <w:jc w:val="right"/>
            </w:pPr>
            <w: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AED04E6" w14:textId="77777777" w:rsidR="007D6E97" w:rsidRDefault="00B143B5">
            <w:pPr>
              <w:widowControl w:val="0"/>
              <w:spacing w:line="360" w:lineRule="auto"/>
              <w:jc w:val="right"/>
            </w:pPr>
            <w: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1E1BE5B" w14:textId="77777777" w:rsidR="007D6E97" w:rsidRDefault="00B143B5">
            <w:pPr>
              <w:widowControl w:val="0"/>
              <w:spacing w:line="360" w:lineRule="auto"/>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C505185" w14:textId="77777777" w:rsidR="007D6E97" w:rsidRDefault="00B143B5">
            <w:pPr>
              <w:widowControl w:val="0"/>
              <w:spacing w:line="360" w:lineRule="auto"/>
              <w:jc w:val="right"/>
            </w:pPr>
            <w:r>
              <w:t>1</w:t>
            </w:r>
          </w:p>
        </w:tc>
      </w:tr>
      <w:tr w:rsidR="007D6E97" w14:paraId="60E04ABC" w14:textId="77777777">
        <w:trPr>
          <w:trHeight w:val="88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7A06A283" w14:textId="77777777" w:rsidR="007D6E97" w:rsidRDefault="007D6E97">
            <w:pPr>
              <w:widowControl w:val="0"/>
              <w:spacing w:line="360" w:lineRule="auto"/>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B957CC4" w14:textId="77777777" w:rsidR="007D6E97" w:rsidRDefault="00B143B5">
            <w:pPr>
              <w:widowControl w:val="0"/>
              <w:spacing w:line="360" w:lineRule="auto"/>
            </w:pPr>
            <w:r>
              <w:t>Como usuario autorizado, quiero desactivar y reactivar cuentas de Usuario cuando corresponda para controlar su disponibilidad de acceso sin perder la identidad ni el historial de la cuenta.</w:t>
            </w:r>
          </w:p>
        </w:tc>
      </w:tr>
      <w:tr w:rsidR="007D6E97" w14:paraId="1B2C56BA" w14:textId="77777777">
        <w:trPr>
          <w:trHeight w:val="30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179FFEEB" w14:textId="77777777" w:rsidR="007D6E97" w:rsidRDefault="00B143B5">
            <w:pPr>
              <w:widowControl w:val="0"/>
              <w:spacing w:line="360" w:lineRule="auto"/>
            </w:pPr>
            <w: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0033112" w14:textId="77777777" w:rsidR="007D6E97" w:rsidRDefault="00B143B5">
            <w:pPr>
              <w:widowControl w:val="0"/>
              <w:spacing w:line="360" w:lineRule="auto"/>
            </w:pPr>
            <w:r>
              <w:t>4.3</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57E661E" w14:textId="77777777" w:rsidR="007D6E97" w:rsidRDefault="00B143B5">
            <w:pPr>
              <w:widowControl w:val="0"/>
              <w:spacing w:line="360" w:lineRule="auto"/>
            </w:pPr>
            <w:r>
              <w:t>Cambio de configuración base de usuario</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D205A01" w14:textId="77777777" w:rsidR="007D6E97" w:rsidRDefault="00B143B5">
            <w:pPr>
              <w:widowControl w:val="0"/>
              <w:spacing w:line="360" w:lineRule="auto"/>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D298850" w14:textId="77777777" w:rsidR="007D6E97" w:rsidRDefault="00B143B5">
            <w:pPr>
              <w:widowControl w:val="0"/>
              <w:spacing w:line="360" w:lineRule="auto"/>
              <w:jc w:val="right"/>
            </w:pPr>
            <w:r>
              <w:t>2</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D5F6EDB" w14:textId="77777777" w:rsidR="007D6E97" w:rsidRDefault="00B143B5">
            <w:pPr>
              <w:widowControl w:val="0"/>
              <w:spacing w:line="360" w:lineRule="auto"/>
              <w:jc w:val="right"/>
            </w:pPr>
            <w: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12CA2E6" w14:textId="77777777" w:rsidR="007D6E97" w:rsidRDefault="00B143B5">
            <w:pPr>
              <w:widowControl w:val="0"/>
              <w:spacing w:line="360" w:lineRule="auto"/>
              <w:jc w:val="right"/>
            </w:pPr>
            <w: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8721523" w14:textId="77777777" w:rsidR="007D6E97" w:rsidRDefault="00B143B5">
            <w:pPr>
              <w:widowControl w:val="0"/>
              <w:spacing w:line="360" w:lineRule="auto"/>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BA1D9C6" w14:textId="77777777" w:rsidR="007D6E97" w:rsidRDefault="00B143B5">
            <w:pPr>
              <w:widowControl w:val="0"/>
              <w:spacing w:line="360" w:lineRule="auto"/>
              <w:jc w:val="right"/>
            </w:pPr>
            <w:r>
              <w:t>1</w:t>
            </w:r>
          </w:p>
        </w:tc>
      </w:tr>
      <w:tr w:rsidR="007D6E97" w14:paraId="5F3AFE7F" w14:textId="77777777">
        <w:trPr>
          <w:trHeight w:val="88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0F07D03A" w14:textId="77777777" w:rsidR="007D6E97" w:rsidRDefault="007D6E97">
            <w:pPr>
              <w:widowControl w:val="0"/>
              <w:spacing w:line="360" w:lineRule="auto"/>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9CBEC74" w14:textId="77777777" w:rsidR="007D6E97" w:rsidRDefault="00B143B5">
            <w:pPr>
              <w:widowControl w:val="0"/>
              <w:spacing w:line="360" w:lineRule="auto"/>
            </w:pPr>
            <w:r>
              <w:t>Como usuario autorizado, quiero cambiar la configuración base asignada a una cuenta de Usuario para ajustar sus accesos a la configuración que corresponda respetando las restricciones administrativas.</w:t>
            </w:r>
          </w:p>
        </w:tc>
      </w:tr>
      <w:tr w:rsidR="007D6E97" w14:paraId="61B18165" w14:textId="77777777">
        <w:trPr>
          <w:trHeight w:val="30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75423E9A" w14:textId="77777777" w:rsidR="007D6E97" w:rsidRDefault="00B143B5">
            <w:pPr>
              <w:widowControl w:val="0"/>
              <w:spacing w:line="360" w:lineRule="auto"/>
            </w:pPr>
            <w: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9688C70" w14:textId="77777777" w:rsidR="007D6E97" w:rsidRDefault="00B143B5">
            <w:pPr>
              <w:widowControl w:val="0"/>
              <w:spacing w:line="360" w:lineRule="auto"/>
            </w:pPr>
            <w:r>
              <w:t>4.4</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AE06D26" w14:textId="77777777" w:rsidR="007D6E97" w:rsidRDefault="00B143B5">
            <w:pPr>
              <w:widowControl w:val="0"/>
              <w:spacing w:line="360" w:lineRule="auto"/>
            </w:pPr>
            <w:r>
              <w:t>Gestión de permisos particulares de usuario</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EC7F0B8" w14:textId="77777777" w:rsidR="007D6E97" w:rsidRDefault="00B143B5">
            <w:pPr>
              <w:widowControl w:val="0"/>
              <w:spacing w:line="360" w:lineRule="auto"/>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76A993D" w14:textId="77777777" w:rsidR="007D6E97" w:rsidRDefault="00B143B5">
            <w:pPr>
              <w:widowControl w:val="0"/>
              <w:spacing w:line="360" w:lineRule="auto"/>
              <w:jc w:val="right"/>
            </w:pPr>
            <w:r>
              <w:t>2</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F857D33" w14:textId="77777777" w:rsidR="007D6E97" w:rsidRDefault="00B143B5">
            <w:pPr>
              <w:widowControl w:val="0"/>
              <w:spacing w:line="360" w:lineRule="auto"/>
              <w:jc w:val="right"/>
            </w:pPr>
            <w: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F20BE4F" w14:textId="77777777" w:rsidR="007D6E97" w:rsidRDefault="00B143B5">
            <w:pPr>
              <w:widowControl w:val="0"/>
              <w:spacing w:line="360" w:lineRule="auto"/>
              <w:jc w:val="right"/>
            </w:pPr>
            <w: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63199B0" w14:textId="77777777" w:rsidR="007D6E97" w:rsidRDefault="00B143B5">
            <w:pPr>
              <w:widowControl w:val="0"/>
              <w:spacing w:line="360" w:lineRule="auto"/>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7E1EF98" w14:textId="77777777" w:rsidR="007D6E97" w:rsidRDefault="00B143B5">
            <w:pPr>
              <w:widowControl w:val="0"/>
              <w:spacing w:line="360" w:lineRule="auto"/>
              <w:jc w:val="right"/>
            </w:pPr>
            <w:r>
              <w:t>1</w:t>
            </w:r>
          </w:p>
        </w:tc>
      </w:tr>
      <w:tr w:rsidR="007D6E97" w14:paraId="08BCFC10" w14:textId="77777777">
        <w:trPr>
          <w:trHeight w:val="88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71BDDE19" w14:textId="77777777" w:rsidR="007D6E97" w:rsidRDefault="007D6E97">
            <w:pPr>
              <w:widowControl w:val="0"/>
              <w:spacing w:line="360" w:lineRule="auto"/>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BFE6031" w14:textId="77777777" w:rsidR="007D6E97" w:rsidRDefault="00B143B5">
            <w:pPr>
              <w:widowControl w:val="0"/>
              <w:spacing w:line="360" w:lineRule="auto"/>
            </w:pPr>
            <w:r>
              <w:t>Como usuario autorizado, quiero asignar y retirar permisos particulares a las cuentas de Usuario que admitan acceso individual para adaptar sus accesos específicos respetando las restricciones y dependencias aplicables.</w:t>
            </w:r>
          </w:p>
        </w:tc>
      </w:tr>
      <w:tr w:rsidR="007D6E97" w14:paraId="08D6618A" w14:textId="77777777">
        <w:trPr>
          <w:trHeight w:val="30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551EB77F" w14:textId="77777777" w:rsidR="007D6E97" w:rsidRDefault="00B143B5">
            <w:pPr>
              <w:widowControl w:val="0"/>
              <w:spacing w:line="360" w:lineRule="auto"/>
            </w:pPr>
            <w: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6725A22" w14:textId="77777777" w:rsidR="007D6E97" w:rsidRDefault="00B143B5">
            <w:pPr>
              <w:widowControl w:val="0"/>
              <w:spacing w:line="360" w:lineRule="auto"/>
            </w:pPr>
            <w:r>
              <w:t>4.5</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BF87968" w14:textId="77777777" w:rsidR="007D6E97" w:rsidRDefault="00B143B5">
            <w:pPr>
              <w:widowControl w:val="0"/>
              <w:spacing w:line="360" w:lineRule="auto"/>
            </w:pPr>
            <w:r>
              <w:t>Gestión del rol Administrador</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6566751" w14:textId="77777777" w:rsidR="007D6E97" w:rsidRDefault="00B143B5">
            <w:pPr>
              <w:widowControl w:val="0"/>
              <w:spacing w:line="360" w:lineRule="auto"/>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BC674C6" w14:textId="77777777" w:rsidR="007D6E97" w:rsidRDefault="00B143B5">
            <w:pPr>
              <w:widowControl w:val="0"/>
              <w:spacing w:line="360" w:lineRule="auto"/>
              <w:jc w:val="right"/>
            </w:pPr>
            <w:r>
              <w:t>2</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77AD4C8" w14:textId="77777777" w:rsidR="007D6E97" w:rsidRDefault="00B143B5">
            <w:pPr>
              <w:widowControl w:val="0"/>
              <w:spacing w:line="360" w:lineRule="auto"/>
              <w:jc w:val="right"/>
            </w:pPr>
            <w: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E41B215" w14:textId="77777777" w:rsidR="007D6E97" w:rsidRDefault="00B143B5">
            <w:pPr>
              <w:widowControl w:val="0"/>
              <w:spacing w:line="360" w:lineRule="auto"/>
              <w:jc w:val="right"/>
            </w:pPr>
            <w: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95996AA" w14:textId="77777777" w:rsidR="007D6E97" w:rsidRDefault="00B143B5">
            <w:pPr>
              <w:widowControl w:val="0"/>
              <w:spacing w:line="360" w:lineRule="auto"/>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CF5B2BA" w14:textId="77777777" w:rsidR="007D6E97" w:rsidRDefault="00B143B5">
            <w:pPr>
              <w:widowControl w:val="0"/>
              <w:spacing w:line="360" w:lineRule="auto"/>
              <w:jc w:val="right"/>
            </w:pPr>
            <w:r>
              <w:t>1</w:t>
            </w:r>
          </w:p>
        </w:tc>
      </w:tr>
      <w:tr w:rsidR="007D6E97" w14:paraId="091E5F96" w14:textId="77777777">
        <w:trPr>
          <w:trHeight w:val="88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2368A80D" w14:textId="77777777" w:rsidR="007D6E97" w:rsidRDefault="007D6E97">
            <w:pPr>
              <w:widowControl w:val="0"/>
              <w:spacing w:line="360" w:lineRule="auto"/>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103C80E" w14:textId="77777777" w:rsidR="007D6E97" w:rsidRDefault="00B143B5">
            <w:pPr>
              <w:widowControl w:val="0"/>
              <w:spacing w:line="360" w:lineRule="auto"/>
            </w:pPr>
            <w:r>
              <w:t>Como usuario autorizado, quiero asignar y retirar el rol Administrador a cuentas elegibles para delegar funciones administrativas de forma controlada y mantener la continuidad y seguridad del sistema.</w:t>
            </w:r>
          </w:p>
        </w:tc>
      </w:tr>
      <w:tr w:rsidR="007D6E97" w14:paraId="1467BD89" w14:textId="77777777">
        <w:trPr>
          <w:trHeight w:val="30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6D45AE32" w14:textId="77777777" w:rsidR="007D6E97" w:rsidRDefault="00B143B5">
            <w:pPr>
              <w:widowControl w:val="0"/>
              <w:spacing w:line="360" w:lineRule="auto"/>
            </w:pPr>
            <w: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5389C0E" w14:textId="77777777" w:rsidR="007D6E97" w:rsidRDefault="00B143B5">
            <w:pPr>
              <w:widowControl w:val="0"/>
              <w:spacing w:line="360" w:lineRule="auto"/>
            </w:pPr>
            <w:r>
              <w:t>4.6</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7C785E7" w14:textId="77777777" w:rsidR="007D6E97" w:rsidRDefault="00B143B5">
            <w:pPr>
              <w:widowControl w:val="0"/>
              <w:spacing w:line="360" w:lineRule="auto"/>
            </w:pPr>
            <w:r>
              <w:t>Consulta de usuarios y accesos</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C68A6F8" w14:textId="77777777" w:rsidR="007D6E97" w:rsidRDefault="00B143B5">
            <w:pPr>
              <w:widowControl w:val="0"/>
              <w:spacing w:line="360" w:lineRule="auto"/>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5DA267A" w14:textId="77777777" w:rsidR="007D6E97" w:rsidRDefault="00B143B5">
            <w:pPr>
              <w:widowControl w:val="0"/>
              <w:spacing w:line="360" w:lineRule="auto"/>
              <w:jc w:val="right"/>
            </w:pPr>
            <w:r>
              <w:t>2</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D02DA81" w14:textId="77777777" w:rsidR="007D6E97" w:rsidRDefault="00B143B5">
            <w:pPr>
              <w:widowControl w:val="0"/>
              <w:spacing w:line="360" w:lineRule="auto"/>
              <w:jc w:val="right"/>
            </w:pPr>
            <w: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1856BF1" w14:textId="77777777" w:rsidR="007D6E97" w:rsidRDefault="00B143B5">
            <w:pPr>
              <w:widowControl w:val="0"/>
              <w:spacing w:line="360" w:lineRule="auto"/>
              <w:jc w:val="right"/>
            </w:pPr>
            <w: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68AD7A9" w14:textId="77777777" w:rsidR="007D6E97" w:rsidRDefault="00B143B5">
            <w:pPr>
              <w:widowControl w:val="0"/>
              <w:spacing w:line="360" w:lineRule="auto"/>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78069CC" w14:textId="77777777" w:rsidR="007D6E97" w:rsidRDefault="00B143B5">
            <w:pPr>
              <w:widowControl w:val="0"/>
              <w:spacing w:line="360" w:lineRule="auto"/>
              <w:jc w:val="right"/>
            </w:pPr>
            <w:r>
              <w:t>1</w:t>
            </w:r>
          </w:p>
        </w:tc>
      </w:tr>
      <w:tr w:rsidR="007D6E97" w14:paraId="08A524ED" w14:textId="77777777">
        <w:trPr>
          <w:trHeight w:val="88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6ADEDF26" w14:textId="77777777" w:rsidR="007D6E97" w:rsidRDefault="007D6E97">
            <w:pPr>
              <w:widowControl w:val="0"/>
              <w:spacing w:line="360" w:lineRule="auto"/>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3239F5B" w14:textId="77777777" w:rsidR="007D6E97" w:rsidRDefault="00B143B5">
            <w:pPr>
              <w:widowControl w:val="0"/>
              <w:spacing w:line="360" w:lineRule="auto"/>
            </w:pPr>
            <w:r>
              <w:t>Como usuario autorizado, quiero consultar las cuentas de Usuario y su información de acceso para revisar su estado y configuración vigente cuando sea necesario.</w:t>
            </w:r>
          </w:p>
        </w:tc>
      </w:tr>
      <w:tr w:rsidR="007D6E97" w14:paraId="376F4436" w14:textId="77777777">
        <w:trPr>
          <w:trHeight w:val="30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42865AC9" w14:textId="77777777" w:rsidR="007D6E97" w:rsidRDefault="00B143B5">
            <w:pPr>
              <w:widowControl w:val="0"/>
              <w:spacing w:line="360" w:lineRule="auto"/>
            </w:pPr>
            <w:r>
              <w:lastRenderedPageBreak/>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755B4D1" w14:textId="77777777" w:rsidR="007D6E97" w:rsidRDefault="00B143B5">
            <w:pPr>
              <w:widowControl w:val="0"/>
              <w:spacing w:line="360" w:lineRule="auto"/>
            </w:pPr>
            <w:r>
              <w:t>4.7</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E067E61" w14:textId="77777777" w:rsidR="007D6E97" w:rsidRDefault="00B143B5">
            <w:pPr>
              <w:widowControl w:val="0"/>
              <w:spacing w:line="360" w:lineRule="auto"/>
            </w:pPr>
            <w:r>
              <w:t>Inicio de sesión</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A2B41E2" w14:textId="77777777" w:rsidR="007D6E97" w:rsidRDefault="00B143B5">
            <w:pPr>
              <w:widowControl w:val="0"/>
              <w:spacing w:line="360" w:lineRule="auto"/>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88B2B48" w14:textId="77777777" w:rsidR="007D6E97" w:rsidRDefault="00B143B5">
            <w:pPr>
              <w:widowControl w:val="0"/>
              <w:spacing w:line="360" w:lineRule="auto"/>
              <w:jc w:val="right"/>
            </w:pPr>
            <w:r>
              <w:t>2</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E083B21" w14:textId="77777777" w:rsidR="007D6E97" w:rsidRDefault="00B143B5">
            <w:pPr>
              <w:widowControl w:val="0"/>
              <w:spacing w:line="360" w:lineRule="auto"/>
              <w:jc w:val="right"/>
            </w:pPr>
            <w: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CD12FE4" w14:textId="77777777" w:rsidR="007D6E97" w:rsidRDefault="00B143B5">
            <w:pPr>
              <w:widowControl w:val="0"/>
              <w:spacing w:line="360" w:lineRule="auto"/>
              <w:jc w:val="right"/>
            </w:pPr>
            <w: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026FB91" w14:textId="77777777" w:rsidR="007D6E97" w:rsidRDefault="00B143B5">
            <w:pPr>
              <w:widowControl w:val="0"/>
              <w:spacing w:line="360" w:lineRule="auto"/>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28DDD4B" w14:textId="77777777" w:rsidR="007D6E97" w:rsidRDefault="00B143B5">
            <w:pPr>
              <w:widowControl w:val="0"/>
              <w:spacing w:line="360" w:lineRule="auto"/>
              <w:jc w:val="right"/>
            </w:pPr>
            <w:r>
              <w:t>1</w:t>
            </w:r>
          </w:p>
        </w:tc>
      </w:tr>
      <w:tr w:rsidR="007D6E97" w14:paraId="5DA8C099" w14:textId="77777777">
        <w:trPr>
          <w:trHeight w:val="88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4298ADC6" w14:textId="77777777" w:rsidR="007D6E97" w:rsidRDefault="007D6E97">
            <w:pPr>
              <w:widowControl w:val="0"/>
              <w:spacing w:line="360" w:lineRule="auto"/>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64F5CD1" w14:textId="77777777" w:rsidR="007D6E97" w:rsidRDefault="00B143B5">
            <w:pPr>
              <w:widowControl w:val="0"/>
              <w:spacing w:line="360" w:lineRule="auto"/>
            </w:pPr>
            <w:r>
              <w:t>Como usuario registrado, quiero iniciar sesión utilizando mis credenciales de acceso para acceder al sistema de forma segura cuando mi cuenta cumpla las condiciones habilitantes.</w:t>
            </w:r>
          </w:p>
        </w:tc>
      </w:tr>
      <w:tr w:rsidR="007D6E97" w14:paraId="0221B30F" w14:textId="77777777">
        <w:trPr>
          <w:trHeight w:val="30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2DF1A565" w14:textId="77777777" w:rsidR="007D6E97" w:rsidRDefault="00B143B5">
            <w:pPr>
              <w:widowControl w:val="0"/>
              <w:spacing w:line="360" w:lineRule="auto"/>
            </w:pPr>
            <w: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A62D82D" w14:textId="77777777" w:rsidR="007D6E97" w:rsidRDefault="00B143B5">
            <w:pPr>
              <w:widowControl w:val="0"/>
              <w:spacing w:line="360" w:lineRule="auto"/>
            </w:pPr>
            <w:r>
              <w:t>4.8</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D0C10F0" w14:textId="77777777" w:rsidR="007D6E97" w:rsidRDefault="00B143B5">
            <w:pPr>
              <w:widowControl w:val="0"/>
              <w:spacing w:line="360" w:lineRule="auto"/>
            </w:pPr>
            <w:r>
              <w:t>Gestión de contraseña propia</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2F291D1" w14:textId="77777777" w:rsidR="007D6E97" w:rsidRDefault="00B143B5">
            <w:pPr>
              <w:widowControl w:val="0"/>
              <w:spacing w:line="360" w:lineRule="auto"/>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ED0D577" w14:textId="77777777" w:rsidR="007D6E97" w:rsidRDefault="00B143B5">
            <w:pPr>
              <w:widowControl w:val="0"/>
              <w:spacing w:line="360" w:lineRule="auto"/>
              <w:jc w:val="right"/>
            </w:pPr>
            <w:r>
              <w:t>2</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C9A2E90" w14:textId="77777777" w:rsidR="007D6E97" w:rsidRDefault="00B143B5">
            <w:pPr>
              <w:widowControl w:val="0"/>
              <w:spacing w:line="360" w:lineRule="auto"/>
              <w:jc w:val="right"/>
            </w:pPr>
            <w: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1F93FBA" w14:textId="77777777" w:rsidR="007D6E97" w:rsidRDefault="00B143B5">
            <w:pPr>
              <w:widowControl w:val="0"/>
              <w:spacing w:line="360" w:lineRule="auto"/>
              <w:jc w:val="right"/>
            </w:pPr>
            <w: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20E8E3F" w14:textId="77777777" w:rsidR="007D6E97" w:rsidRDefault="00B143B5">
            <w:pPr>
              <w:widowControl w:val="0"/>
              <w:spacing w:line="360" w:lineRule="auto"/>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373F243" w14:textId="77777777" w:rsidR="007D6E97" w:rsidRDefault="00B143B5">
            <w:pPr>
              <w:widowControl w:val="0"/>
              <w:spacing w:line="360" w:lineRule="auto"/>
              <w:jc w:val="right"/>
            </w:pPr>
            <w:r>
              <w:t>1</w:t>
            </w:r>
          </w:p>
        </w:tc>
      </w:tr>
      <w:tr w:rsidR="007D6E97" w14:paraId="37EAE01A" w14:textId="77777777">
        <w:trPr>
          <w:trHeight w:val="88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61DEFB32" w14:textId="77777777" w:rsidR="007D6E97" w:rsidRDefault="007D6E97">
            <w:pPr>
              <w:widowControl w:val="0"/>
              <w:spacing w:line="360" w:lineRule="auto"/>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257A893" w14:textId="77777777" w:rsidR="007D6E97" w:rsidRDefault="00B143B5">
            <w:pPr>
              <w:widowControl w:val="0"/>
              <w:spacing w:line="360" w:lineRule="auto"/>
            </w:pPr>
            <w:r>
              <w:t>Como usuario, quiero establecer y cambiar mi propia contraseña para mantener mi credencial de acceso actualizada y conforme a las condiciones de seguridad vigentes.</w:t>
            </w:r>
          </w:p>
        </w:tc>
      </w:tr>
      <w:tr w:rsidR="007D6E97" w14:paraId="4447384C" w14:textId="77777777">
        <w:trPr>
          <w:trHeight w:val="30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48A410F9" w14:textId="77777777" w:rsidR="007D6E97" w:rsidRDefault="00B143B5">
            <w:pPr>
              <w:widowControl w:val="0"/>
              <w:spacing w:line="360" w:lineRule="auto"/>
            </w:pPr>
            <w: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92BFDE4" w14:textId="77777777" w:rsidR="007D6E97" w:rsidRDefault="00B143B5">
            <w:pPr>
              <w:widowControl w:val="0"/>
              <w:spacing w:line="360" w:lineRule="auto"/>
            </w:pPr>
            <w:r>
              <w:t>4.9</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7B80114" w14:textId="77777777" w:rsidR="007D6E97" w:rsidRDefault="00B143B5">
            <w:pPr>
              <w:widowControl w:val="0"/>
              <w:spacing w:line="360" w:lineRule="auto"/>
            </w:pPr>
            <w:r>
              <w:t>Recuperación autónoma de contraseña</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90E094C" w14:textId="77777777" w:rsidR="007D6E97" w:rsidRDefault="00B143B5">
            <w:pPr>
              <w:widowControl w:val="0"/>
              <w:spacing w:line="360" w:lineRule="auto"/>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A8788D1" w14:textId="77777777" w:rsidR="007D6E97" w:rsidRDefault="00B143B5">
            <w:pPr>
              <w:widowControl w:val="0"/>
              <w:spacing w:line="360" w:lineRule="auto"/>
              <w:jc w:val="right"/>
            </w:pPr>
            <w:r>
              <w:t>2</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C989C74" w14:textId="77777777" w:rsidR="007D6E97" w:rsidRDefault="00B143B5">
            <w:pPr>
              <w:widowControl w:val="0"/>
              <w:spacing w:line="360" w:lineRule="auto"/>
              <w:jc w:val="right"/>
            </w:pPr>
            <w: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5B708E0" w14:textId="77777777" w:rsidR="007D6E97" w:rsidRDefault="00B143B5">
            <w:pPr>
              <w:widowControl w:val="0"/>
              <w:spacing w:line="360" w:lineRule="auto"/>
              <w:jc w:val="right"/>
            </w:pPr>
            <w: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9DC413B" w14:textId="77777777" w:rsidR="007D6E97" w:rsidRDefault="00B143B5">
            <w:pPr>
              <w:widowControl w:val="0"/>
              <w:spacing w:line="360" w:lineRule="auto"/>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1BF55B1" w14:textId="77777777" w:rsidR="007D6E97" w:rsidRDefault="00B143B5">
            <w:pPr>
              <w:widowControl w:val="0"/>
              <w:spacing w:line="360" w:lineRule="auto"/>
              <w:jc w:val="right"/>
            </w:pPr>
            <w:r>
              <w:t>1</w:t>
            </w:r>
          </w:p>
        </w:tc>
      </w:tr>
      <w:tr w:rsidR="007D6E97" w14:paraId="31F4A974" w14:textId="77777777">
        <w:trPr>
          <w:trHeight w:val="88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7B47A302" w14:textId="77777777" w:rsidR="007D6E97" w:rsidRDefault="007D6E97">
            <w:pPr>
              <w:widowControl w:val="0"/>
              <w:spacing w:line="360" w:lineRule="auto"/>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645770C" w14:textId="77777777" w:rsidR="007D6E97" w:rsidRDefault="00B143B5">
            <w:pPr>
              <w:widowControl w:val="0"/>
              <w:spacing w:line="360" w:lineRule="auto"/>
            </w:pPr>
            <w:r>
              <w:t>Como usuario registrado, quiero recuperar mi contraseña mediante el correo asociado a mi cuenta para restablecer mi acceso cuando no disponga de mi contraseña cumpliendo las validaciones de seguridad.</w:t>
            </w:r>
          </w:p>
        </w:tc>
      </w:tr>
      <w:tr w:rsidR="007D6E97" w14:paraId="09E46530" w14:textId="77777777">
        <w:trPr>
          <w:trHeight w:val="30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1215936C" w14:textId="77777777" w:rsidR="007D6E97" w:rsidRDefault="00B143B5">
            <w:pPr>
              <w:widowControl w:val="0"/>
              <w:spacing w:line="360" w:lineRule="auto"/>
            </w:pPr>
            <w: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0C54643" w14:textId="77777777" w:rsidR="007D6E97" w:rsidRDefault="00B143B5">
            <w:pPr>
              <w:widowControl w:val="0"/>
              <w:spacing w:line="360" w:lineRule="auto"/>
            </w:pPr>
            <w:r>
              <w:t>4.10</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B2562BE" w14:textId="77777777" w:rsidR="007D6E97" w:rsidRDefault="00B143B5">
            <w:pPr>
              <w:widowControl w:val="0"/>
              <w:spacing w:line="360" w:lineRule="auto"/>
            </w:pPr>
            <w:r>
              <w:t>Restablecimiento administrativo de contraseña</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449C3CE" w14:textId="77777777" w:rsidR="007D6E97" w:rsidRDefault="00B143B5">
            <w:pPr>
              <w:widowControl w:val="0"/>
              <w:spacing w:line="360" w:lineRule="auto"/>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CE972D5" w14:textId="77777777" w:rsidR="007D6E97" w:rsidRDefault="00B143B5">
            <w:pPr>
              <w:widowControl w:val="0"/>
              <w:spacing w:line="360" w:lineRule="auto"/>
              <w:jc w:val="right"/>
            </w:pPr>
            <w:r>
              <w:t>2</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2E7034F" w14:textId="77777777" w:rsidR="007D6E97" w:rsidRDefault="00B143B5">
            <w:pPr>
              <w:widowControl w:val="0"/>
              <w:spacing w:line="360" w:lineRule="auto"/>
              <w:jc w:val="right"/>
            </w:pPr>
            <w: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376D4CD" w14:textId="77777777" w:rsidR="007D6E97" w:rsidRDefault="00B143B5">
            <w:pPr>
              <w:widowControl w:val="0"/>
              <w:spacing w:line="360" w:lineRule="auto"/>
              <w:jc w:val="right"/>
            </w:pPr>
            <w: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0CE93EB" w14:textId="77777777" w:rsidR="007D6E97" w:rsidRDefault="00B143B5">
            <w:pPr>
              <w:widowControl w:val="0"/>
              <w:spacing w:line="360" w:lineRule="auto"/>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300D50E0" w14:textId="77777777" w:rsidR="007D6E97" w:rsidRDefault="00B143B5">
            <w:pPr>
              <w:widowControl w:val="0"/>
              <w:spacing w:line="360" w:lineRule="auto"/>
              <w:jc w:val="right"/>
            </w:pPr>
            <w:r>
              <w:t>1</w:t>
            </w:r>
          </w:p>
        </w:tc>
      </w:tr>
      <w:tr w:rsidR="007D6E97" w14:paraId="6097800F" w14:textId="77777777">
        <w:trPr>
          <w:trHeight w:val="88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1A0AA4AD" w14:textId="77777777" w:rsidR="007D6E97" w:rsidRDefault="007D6E97">
            <w:pPr>
              <w:widowControl w:val="0"/>
              <w:spacing w:line="360" w:lineRule="auto"/>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255C4A34" w14:textId="77777777" w:rsidR="007D6E97" w:rsidRDefault="00B143B5">
            <w:pPr>
              <w:widowControl w:val="0"/>
              <w:spacing w:line="360" w:lineRule="auto"/>
            </w:pPr>
            <w:r>
              <w:t>Como usuario autorizado, quiero restablecer administrativamente la contraseña de una cuenta habilitada para este procedimiento para permitir que el Usuario recupere su acceso mediante una credencial temporal segura.</w:t>
            </w:r>
          </w:p>
        </w:tc>
      </w:tr>
      <w:tr w:rsidR="007D6E97" w14:paraId="492186E1" w14:textId="77777777">
        <w:trPr>
          <w:trHeight w:val="30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2F18B11E" w14:textId="77777777" w:rsidR="007D6E97" w:rsidRDefault="00B143B5">
            <w:pPr>
              <w:widowControl w:val="0"/>
              <w:spacing w:line="360" w:lineRule="auto"/>
            </w:pPr>
            <w: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14F946D" w14:textId="77777777" w:rsidR="007D6E97" w:rsidRDefault="00B143B5">
            <w:pPr>
              <w:widowControl w:val="0"/>
              <w:spacing w:line="360" w:lineRule="auto"/>
            </w:pPr>
            <w:r>
              <w:t>4.11</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4FE1335" w14:textId="77777777" w:rsidR="007D6E97" w:rsidRDefault="00B143B5">
            <w:pPr>
              <w:widowControl w:val="0"/>
              <w:spacing w:line="360" w:lineRule="auto"/>
            </w:pPr>
            <w:r>
              <w:t>Desbloqueo administrativo de cuenta</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233AA86" w14:textId="77777777" w:rsidR="007D6E97" w:rsidRDefault="00B143B5">
            <w:pPr>
              <w:widowControl w:val="0"/>
              <w:spacing w:line="360" w:lineRule="auto"/>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321C173" w14:textId="77777777" w:rsidR="007D6E97" w:rsidRDefault="00B143B5">
            <w:pPr>
              <w:widowControl w:val="0"/>
              <w:spacing w:line="360" w:lineRule="auto"/>
              <w:jc w:val="right"/>
            </w:pPr>
            <w:r>
              <w:t>2</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10752C2" w14:textId="77777777" w:rsidR="007D6E97" w:rsidRDefault="00B143B5">
            <w:pPr>
              <w:widowControl w:val="0"/>
              <w:spacing w:line="360" w:lineRule="auto"/>
              <w:jc w:val="right"/>
            </w:pPr>
            <w: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0FED197" w14:textId="77777777" w:rsidR="007D6E97" w:rsidRDefault="00B143B5">
            <w:pPr>
              <w:widowControl w:val="0"/>
              <w:spacing w:line="360" w:lineRule="auto"/>
              <w:jc w:val="right"/>
            </w:pPr>
            <w: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ABB641A" w14:textId="77777777" w:rsidR="007D6E97" w:rsidRDefault="00B143B5">
            <w:pPr>
              <w:widowControl w:val="0"/>
              <w:spacing w:line="360" w:lineRule="auto"/>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1FBEF8B" w14:textId="77777777" w:rsidR="007D6E97" w:rsidRDefault="00B143B5">
            <w:pPr>
              <w:widowControl w:val="0"/>
              <w:spacing w:line="360" w:lineRule="auto"/>
              <w:jc w:val="right"/>
            </w:pPr>
            <w:r>
              <w:t>1</w:t>
            </w:r>
          </w:p>
        </w:tc>
      </w:tr>
      <w:tr w:rsidR="007D6E97" w14:paraId="06D1214A" w14:textId="77777777">
        <w:trPr>
          <w:trHeight w:val="88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26404859" w14:textId="77777777" w:rsidR="007D6E97" w:rsidRDefault="007D6E97">
            <w:pPr>
              <w:widowControl w:val="0"/>
              <w:spacing w:line="360" w:lineRule="auto"/>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0B24334F" w14:textId="77777777" w:rsidR="007D6E97" w:rsidRDefault="00B143B5">
            <w:pPr>
              <w:widowControl w:val="0"/>
              <w:spacing w:line="360" w:lineRule="auto"/>
            </w:pPr>
            <w:r>
              <w:t>Como usuario autorizado, quiero desbloquear una cuenta de Usuario que haya alcanzado un bloqueo persistente para restablecer las condiciones necesarias para que el Usuario pueda recuperar su acceso.</w:t>
            </w:r>
          </w:p>
        </w:tc>
      </w:tr>
      <w:tr w:rsidR="007D6E97" w14:paraId="6588CDB0" w14:textId="77777777">
        <w:trPr>
          <w:trHeight w:val="300"/>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1FF6C137" w14:textId="77777777" w:rsidR="007D6E97" w:rsidRDefault="00B143B5">
            <w:pPr>
              <w:widowControl w:val="0"/>
              <w:spacing w:line="360" w:lineRule="auto"/>
            </w:pPr>
            <w:r>
              <w:t>UR</w:t>
            </w:r>
          </w:p>
        </w:tc>
        <w:tc>
          <w:tcPr>
            <w:tcW w:w="6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85F30B3" w14:textId="77777777" w:rsidR="007D6E97" w:rsidRDefault="00B143B5">
            <w:pPr>
              <w:widowControl w:val="0"/>
              <w:spacing w:line="360" w:lineRule="auto"/>
            </w:pPr>
            <w:r>
              <w:t>4.12</w:t>
            </w:r>
          </w:p>
        </w:tc>
        <w:tc>
          <w:tcPr>
            <w:tcW w:w="634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6DC1513" w14:textId="77777777" w:rsidR="007D6E97" w:rsidRDefault="00B143B5">
            <w:pPr>
              <w:widowControl w:val="0"/>
              <w:spacing w:line="360" w:lineRule="auto"/>
            </w:pPr>
            <w:r>
              <w:t>Administración de sesiones de usuario</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4214FC5" w14:textId="77777777" w:rsidR="007D6E97" w:rsidRDefault="00B143B5">
            <w:pPr>
              <w:widowControl w:val="0"/>
              <w:spacing w:line="360" w:lineRule="auto"/>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1CFE188D" w14:textId="77777777" w:rsidR="007D6E97" w:rsidRDefault="00B143B5">
            <w:pPr>
              <w:widowControl w:val="0"/>
              <w:spacing w:line="360" w:lineRule="auto"/>
              <w:jc w:val="right"/>
            </w:pPr>
            <w:r>
              <w:t>2</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5B00A6D9" w14:textId="77777777" w:rsidR="007D6E97" w:rsidRDefault="00B143B5">
            <w:pPr>
              <w:widowControl w:val="0"/>
              <w:spacing w:line="360" w:lineRule="auto"/>
              <w:jc w:val="right"/>
            </w:pPr>
            <w: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30DB391" w14:textId="77777777" w:rsidR="007D6E97" w:rsidRDefault="00B143B5">
            <w:pPr>
              <w:widowControl w:val="0"/>
              <w:spacing w:line="360" w:lineRule="auto"/>
              <w:jc w:val="right"/>
            </w:pPr>
            <w:r>
              <w:t>1</w:t>
            </w:r>
          </w:p>
        </w:tc>
        <w:tc>
          <w:tcPr>
            <w:tcW w:w="28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FAE8841" w14:textId="77777777" w:rsidR="007D6E97" w:rsidRDefault="00B143B5">
            <w:pPr>
              <w:widowControl w:val="0"/>
              <w:spacing w:line="360" w:lineRule="auto"/>
              <w:jc w:val="right"/>
            </w:pPr>
            <w:r>
              <w:t>1</w:t>
            </w:r>
          </w:p>
        </w:tc>
        <w:tc>
          <w:tcPr>
            <w:tcW w:w="31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65AE29DC" w14:textId="77777777" w:rsidR="007D6E97" w:rsidRDefault="00B143B5">
            <w:pPr>
              <w:widowControl w:val="0"/>
              <w:spacing w:line="360" w:lineRule="auto"/>
              <w:jc w:val="right"/>
            </w:pPr>
            <w:r>
              <w:t>1</w:t>
            </w:r>
          </w:p>
        </w:tc>
      </w:tr>
      <w:tr w:rsidR="007D6E97" w14:paraId="58920374" w14:textId="77777777">
        <w:trPr>
          <w:trHeight w:val="885"/>
        </w:trPr>
        <w:tc>
          <w:tcPr>
            <w:tcW w:w="570"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bottom"/>
          </w:tcPr>
          <w:p w14:paraId="4C47C0F0" w14:textId="77777777" w:rsidR="007D6E97" w:rsidRDefault="007D6E97">
            <w:pPr>
              <w:widowControl w:val="0"/>
              <w:spacing w:line="360" w:lineRule="auto"/>
            </w:pPr>
          </w:p>
        </w:tc>
        <w:tc>
          <w:tcPr>
            <w:tcW w:w="8790" w:type="dxa"/>
            <w:gridSpan w:val="8"/>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77C19585" w14:textId="77777777" w:rsidR="007D6E97" w:rsidRDefault="00B143B5">
            <w:pPr>
              <w:widowControl w:val="0"/>
              <w:spacing w:line="360" w:lineRule="auto"/>
            </w:pPr>
            <w:r>
              <w:t>Como usuario autorizado, quiero consultar las sesiones de los Usuarios y cerrar administrativamente una sesión activa cuando corresponda para controlar los accesos activos y responder a necesidades administrativas o de seguridad.</w:t>
            </w:r>
          </w:p>
        </w:tc>
      </w:tr>
    </w:tbl>
    <w:p w14:paraId="749B67F5" w14:textId="77777777" w:rsidR="007D6E97" w:rsidRDefault="007D6E97">
      <w:pPr>
        <w:spacing w:line="360" w:lineRule="auto"/>
      </w:pPr>
      <w:bookmarkStart w:id="66" w:name="_heading=h.4o1vfchex6oq" w:colFirst="0" w:colLast="0"/>
      <w:bookmarkEnd w:id="66"/>
    </w:p>
    <w:p w14:paraId="08F014A6" w14:textId="77777777" w:rsidR="007D6E97" w:rsidRDefault="007D6E97">
      <w:pPr>
        <w:spacing w:line="360" w:lineRule="auto"/>
      </w:pPr>
    </w:p>
    <w:p w14:paraId="7D54D47B" w14:textId="77777777" w:rsidR="007D6E97" w:rsidRDefault="00B143B5">
      <w:pPr>
        <w:pStyle w:val="Ttulo3"/>
        <w:numPr>
          <w:ilvl w:val="2"/>
          <w:numId w:val="2"/>
        </w:numPr>
        <w:spacing w:line="360" w:lineRule="auto"/>
        <w:rPr>
          <w:rFonts w:ascii="Times New Roman" w:eastAsia="Times New Roman" w:hAnsi="Times New Roman" w:cs="Times New Roman"/>
        </w:rPr>
      </w:pPr>
      <w:bookmarkStart w:id="67" w:name="_Toc240236404"/>
      <w:r>
        <w:rPr>
          <w:rFonts w:ascii="Times New Roman" w:eastAsia="Times New Roman" w:hAnsi="Times New Roman" w:cs="Times New Roman"/>
        </w:rPr>
        <w:t>Casos de Uso</w:t>
      </w:r>
      <w:bookmarkEnd w:id="67"/>
    </w:p>
    <w:p w14:paraId="3A686B05" w14:textId="77777777" w:rsidR="007D6E97" w:rsidRDefault="007D6E97"/>
    <w:p w14:paraId="52DE6DDD" w14:textId="77777777" w:rsidR="007D6E97" w:rsidRDefault="00B143B5">
      <w:r>
        <w:rPr>
          <w:rFonts w:ascii="Times New Roman" w:eastAsia="Times New Roman" w:hAnsi="Times New Roman" w:cs="Times New Roman"/>
        </w:rPr>
        <w:t>En esta sección se presentan los requerimientos funcionales considerados para el Incremento 2. Estos requerimientos corresponden a las funcionalidades asignadas a esta entrega dentro de los módulos de Integración y Ficha de Clientes, Cotizaciones y Notas de Venta, Pagos y Recaudación y Usuarios, Seguridad y Permisos. En total, el incremento considera 37 requerimientos funcionales, los cuales forman parte de la planificación vigente del proyecto y definen el comportamiento esperado del sistema para esta etapa.</w:t>
      </w:r>
      <w:r>
        <w:t xml:space="preserve"> </w:t>
      </w:r>
    </w:p>
    <w:p w14:paraId="3A29A954" w14:textId="77777777" w:rsidR="007D6E97" w:rsidRDefault="007D6E97">
      <w:pPr>
        <w:spacing w:line="360" w:lineRule="auto"/>
      </w:pPr>
    </w:p>
    <w:p w14:paraId="6B51C086" w14:textId="636B219F" w:rsidR="007D6E97" w:rsidRDefault="007D6E97" w:rsidP="003A3A3D">
      <w:pPr>
        <w:spacing w:after="0" w:line="360" w:lineRule="auto"/>
        <w:rPr>
          <w:rFonts w:ascii="Times New Roman" w:eastAsia="Times New Roman" w:hAnsi="Times New Roman" w:cs="Times New Roman"/>
        </w:rPr>
      </w:pPr>
    </w:p>
    <w:p w14:paraId="7D41D6D9" w14:textId="25A4FAD1" w:rsidR="694017CE" w:rsidRDefault="694017CE">
      <w:r>
        <w:br w:type="page"/>
      </w:r>
    </w:p>
    <w:p w14:paraId="1596C05D" w14:textId="4464ABE7" w:rsidR="694017CE" w:rsidRDefault="694017CE" w:rsidP="694017CE">
      <w:pPr>
        <w:spacing w:after="0" w:line="360" w:lineRule="auto"/>
        <w:rPr>
          <w:rFonts w:ascii="Times New Roman" w:eastAsia="Times New Roman" w:hAnsi="Times New Roman" w:cs="Times New Roman"/>
        </w:rPr>
      </w:pPr>
    </w:p>
    <w:tbl>
      <w:tblPr>
        <w:tblStyle w:val="afff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7185"/>
      </w:tblGrid>
      <w:tr w:rsidR="007D6E97" w14:paraId="66976602" w14:textId="77777777">
        <w:tc>
          <w:tcPr>
            <w:tcW w:w="2175" w:type="dxa"/>
            <w:tcBorders>
              <w:top w:val="single" w:sz="5" w:space="0" w:color="BFBFBF"/>
              <w:left w:val="single" w:sz="5" w:space="0" w:color="BFBFBF"/>
              <w:bottom w:val="single" w:sz="5" w:space="0" w:color="BFBFBF"/>
              <w:right w:val="single" w:sz="5" w:space="0" w:color="BFBFBF"/>
            </w:tcBorders>
            <w:shd w:val="clear" w:color="auto" w:fill="191919"/>
            <w:tcMar>
              <w:top w:w="40" w:type="dxa"/>
              <w:left w:w="60" w:type="dxa"/>
              <w:bottom w:w="40" w:type="dxa"/>
              <w:right w:w="60" w:type="dxa"/>
            </w:tcMar>
          </w:tcPr>
          <w:p w14:paraId="3A53B9AF" w14:textId="77777777" w:rsidR="007D6E97" w:rsidRDefault="00B143B5">
            <w:pPr>
              <w:widowControl w:val="0"/>
              <w:spacing w:after="0" w:line="360" w:lineRule="auto"/>
              <w:rPr>
                <w:rFonts w:ascii="Times New Roman" w:eastAsia="Times New Roman" w:hAnsi="Times New Roman" w:cs="Times New Roman"/>
                <w:b/>
                <w:bCs/>
                <w:color w:val="FFFFFF"/>
              </w:rPr>
            </w:pPr>
            <w:r>
              <w:rPr>
                <w:rFonts w:ascii="Times New Roman" w:eastAsia="Times New Roman" w:hAnsi="Times New Roman" w:cs="Times New Roman"/>
                <w:b/>
                <w:bCs/>
                <w:color w:val="FFFFFF"/>
              </w:rPr>
              <w:t>Campo</w:t>
            </w:r>
          </w:p>
        </w:tc>
        <w:tc>
          <w:tcPr>
            <w:tcW w:w="7185" w:type="dxa"/>
            <w:tcBorders>
              <w:top w:val="single" w:sz="5" w:space="0" w:color="BFBFBF"/>
              <w:left w:val="nil"/>
              <w:bottom w:val="single" w:sz="5" w:space="0" w:color="BFBFBF"/>
              <w:right w:val="single" w:sz="5" w:space="0" w:color="BFBFBF"/>
            </w:tcBorders>
            <w:shd w:val="clear" w:color="auto" w:fill="191919"/>
            <w:tcMar>
              <w:top w:w="40" w:type="dxa"/>
              <w:left w:w="60" w:type="dxa"/>
              <w:bottom w:w="40" w:type="dxa"/>
              <w:right w:w="60" w:type="dxa"/>
            </w:tcMar>
          </w:tcPr>
          <w:p w14:paraId="390742B8" w14:textId="77777777" w:rsidR="007D6E97" w:rsidRDefault="00B143B5">
            <w:pPr>
              <w:widowControl w:val="0"/>
              <w:spacing w:after="0" w:line="360" w:lineRule="auto"/>
              <w:rPr>
                <w:rFonts w:ascii="Times New Roman" w:eastAsia="Times New Roman" w:hAnsi="Times New Roman" w:cs="Times New Roman"/>
                <w:b/>
                <w:bCs/>
                <w:color w:val="FFFFFF"/>
              </w:rPr>
            </w:pPr>
            <w:r>
              <w:rPr>
                <w:rFonts w:ascii="Times New Roman" w:eastAsia="Times New Roman" w:hAnsi="Times New Roman" w:cs="Times New Roman"/>
                <w:b/>
                <w:bCs/>
                <w:color w:val="FFFFFF"/>
              </w:rPr>
              <w:t>Descripción</w:t>
            </w:r>
          </w:p>
        </w:tc>
      </w:tr>
      <w:tr w:rsidR="007D6E97" w14:paraId="57E92331"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59313A69"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Nombre</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509AA642"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CU01 - Registrando cliente</w:t>
            </w:r>
          </w:p>
        </w:tc>
      </w:tr>
      <w:tr w:rsidR="007D6E97" w14:paraId="2D3A7DF2"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25F7FA40"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Actores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35482EDC"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Usuario autorizado de Gerencia.</w:t>
            </w:r>
          </w:p>
        </w:tc>
      </w:tr>
      <w:tr w:rsidR="007D6E97" w14:paraId="4C0E2FD9"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37FE8674"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Resumen</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3A78EC4E"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El usuario registra un cliente B2B o B2C para habilitar su utilización en las operaciones del sistema.</w:t>
            </w:r>
          </w:p>
        </w:tc>
      </w:tr>
      <w:tr w:rsidR="007D6E97" w14:paraId="1589660F"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574E648F"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Frecuencia</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75749BC9"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Media.</w:t>
            </w:r>
          </w:p>
        </w:tc>
      </w:tr>
      <w:tr w:rsidR="007D6E97" w14:paraId="1A029865"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531D00A0"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Precondiciones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1AADD64A"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El usuario debe estar autenticado y autorizado para registrar clientes.</w:t>
            </w:r>
          </w:p>
        </w:tc>
      </w:tr>
      <w:tr w:rsidR="007D6E97" w14:paraId="4860D0DD"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709D276A"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Descripciones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57FE0DB6"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B45F06"/>
              </w:rPr>
              <w:t xml:space="preserve">El usuario selecciona la opción para registrar un nuevo cliente y define si corresponde a un cliente B2B o B2C, </w:t>
            </w:r>
            <w:r>
              <w:rPr>
                <w:rFonts w:ascii="Times New Roman" w:eastAsia="Times New Roman" w:hAnsi="Times New Roman" w:cs="Times New Roman"/>
                <w:color w:val="191919"/>
              </w:rPr>
              <w:t xml:space="preserve">el sistema presenta los datos aplicables al tipo seleccionado, </w:t>
            </w:r>
            <w:r>
              <w:rPr>
                <w:rFonts w:ascii="Times New Roman" w:eastAsia="Times New Roman" w:hAnsi="Times New Roman" w:cs="Times New Roman"/>
                <w:color w:val="B45F06"/>
              </w:rPr>
              <w:t xml:space="preserve">el usuario ingresa los antecedentes obligatorios y solicita registrar el cliente, </w:t>
            </w:r>
            <w:r>
              <w:rPr>
                <w:rFonts w:ascii="Times New Roman" w:eastAsia="Times New Roman" w:hAnsi="Times New Roman" w:cs="Times New Roman"/>
                <w:color w:val="191919"/>
              </w:rPr>
              <w:t>el sistema valida la completitud y formato de los datos [Excepción 1], comprueba que no exista otro cliente registrado con la misma identidad [Excepción 2], registra al cliente con estado Activo y notifica que la operación fue realizada correctamente.</w:t>
            </w:r>
          </w:p>
        </w:tc>
      </w:tr>
      <w:tr w:rsidR="007D6E97" w14:paraId="534E0A7C"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45398EA5"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Excepciones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4C221A0C"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Excepción 1: Datos obligatorios incompletos o inválidos; el sistema informa qué antecedentes deben corregirse y no registra al cliente.</w:t>
            </w:r>
            <w:r>
              <w:rPr>
                <w:rFonts w:ascii="Times New Roman" w:eastAsia="Times New Roman" w:hAnsi="Times New Roman" w:cs="Times New Roman"/>
                <w:color w:val="191919"/>
              </w:rPr>
              <w:br/>
              <w:t xml:space="preserve"> Excepción 2: Cliente duplicado; el sistema informa que ya existe un cliente registrado con la misma identidad y no crea un nuevo registro.</w:t>
            </w:r>
          </w:p>
        </w:tc>
      </w:tr>
      <w:tr w:rsidR="007D6E97" w14:paraId="741737A3"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73F525DD"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Postcondiciones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1EBA81EE"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El cliente queda registrado en estado Activo, con su tipo B2B o B2C definido y disponible para las operaciones habilitadas.</w:t>
            </w:r>
          </w:p>
        </w:tc>
      </w:tr>
      <w:tr w:rsidR="007D6E97" w14:paraId="0364D91C"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39BE608D"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Dependencias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578AD045"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No aplica.</w:t>
            </w:r>
          </w:p>
        </w:tc>
      </w:tr>
    </w:tbl>
    <w:p w14:paraId="4EE9CC2E" w14:textId="089BD61A" w:rsidR="007D6E97" w:rsidRDefault="007D6E97">
      <w:pPr>
        <w:spacing w:before="40" w:after="0" w:line="360" w:lineRule="auto"/>
        <w:rPr>
          <w:rFonts w:ascii="Times New Roman" w:eastAsia="Times New Roman" w:hAnsi="Times New Roman" w:cs="Times New Roman"/>
          <w:sz w:val="22"/>
          <w:szCs w:val="22"/>
        </w:rPr>
      </w:pPr>
    </w:p>
    <w:p w14:paraId="7A4AE5B6" w14:textId="77777777" w:rsidR="007D6E97" w:rsidRDefault="007D6E97">
      <w:pPr>
        <w:spacing w:line="360" w:lineRule="auto"/>
        <w:rPr>
          <w:rFonts w:ascii="Times New Roman" w:eastAsia="Times New Roman" w:hAnsi="Times New Roman" w:cs="Times New Roman"/>
        </w:rPr>
      </w:pPr>
    </w:p>
    <w:p w14:paraId="265B71A0" w14:textId="2DDFD76E" w:rsidR="007D6E97" w:rsidRDefault="007D6E97">
      <w:pPr>
        <w:spacing w:after="0" w:line="360" w:lineRule="auto"/>
        <w:jc w:val="center"/>
        <w:rPr>
          <w:rFonts w:ascii="Times New Roman" w:eastAsia="Times New Roman" w:hAnsi="Times New Roman" w:cs="Times New Roman"/>
        </w:rPr>
      </w:pPr>
    </w:p>
    <w:tbl>
      <w:tblPr>
        <w:tblStyle w:val="afffb"/>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7185"/>
      </w:tblGrid>
      <w:tr w:rsidR="007D6E97" w14:paraId="2F633AAF" w14:textId="77777777">
        <w:tc>
          <w:tcPr>
            <w:tcW w:w="2175" w:type="dxa"/>
            <w:tcBorders>
              <w:top w:val="single" w:sz="5" w:space="0" w:color="BFBFBF"/>
              <w:left w:val="single" w:sz="5" w:space="0" w:color="BFBFBF"/>
              <w:bottom w:val="single" w:sz="5" w:space="0" w:color="BFBFBF"/>
              <w:right w:val="single" w:sz="5" w:space="0" w:color="BFBFBF"/>
            </w:tcBorders>
            <w:shd w:val="clear" w:color="auto" w:fill="191919"/>
            <w:tcMar>
              <w:top w:w="40" w:type="dxa"/>
              <w:left w:w="60" w:type="dxa"/>
              <w:bottom w:w="40" w:type="dxa"/>
              <w:right w:w="60" w:type="dxa"/>
            </w:tcMar>
          </w:tcPr>
          <w:p w14:paraId="1D22E05E" w14:textId="77777777" w:rsidR="007D6E97" w:rsidRDefault="00B143B5">
            <w:pPr>
              <w:widowControl w:val="0"/>
              <w:spacing w:after="0" w:line="360" w:lineRule="auto"/>
              <w:rPr>
                <w:rFonts w:ascii="Times New Roman" w:eastAsia="Times New Roman" w:hAnsi="Times New Roman" w:cs="Times New Roman"/>
                <w:b/>
                <w:bCs/>
                <w:color w:val="FFFFFF"/>
              </w:rPr>
            </w:pPr>
            <w:r>
              <w:rPr>
                <w:rFonts w:ascii="Times New Roman" w:eastAsia="Times New Roman" w:hAnsi="Times New Roman" w:cs="Times New Roman"/>
                <w:b/>
                <w:bCs/>
                <w:color w:val="FFFFFF"/>
              </w:rPr>
              <w:lastRenderedPageBreak/>
              <w:t>Campo</w:t>
            </w:r>
          </w:p>
        </w:tc>
        <w:tc>
          <w:tcPr>
            <w:tcW w:w="7185" w:type="dxa"/>
            <w:tcBorders>
              <w:top w:val="single" w:sz="5" w:space="0" w:color="BFBFBF"/>
              <w:left w:val="nil"/>
              <w:bottom w:val="single" w:sz="5" w:space="0" w:color="BFBFBF"/>
              <w:right w:val="single" w:sz="5" w:space="0" w:color="BFBFBF"/>
            </w:tcBorders>
            <w:shd w:val="clear" w:color="auto" w:fill="191919"/>
            <w:tcMar>
              <w:top w:w="40" w:type="dxa"/>
              <w:left w:w="60" w:type="dxa"/>
              <w:bottom w:w="40" w:type="dxa"/>
              <w:right w:w="60" w:type="dxa"/>
            </w:tcMar>
          </w:tcPr>
          <w:p w14:paraId="5E06366F" w14:textId="77777777" w:rsidR="007D6E97" w:rsidRDefault="00B143B5">
            <w:pPr>
              <w:widowControl w:val="0"/>
              <w:spacing w:after="0" w:line="360" w:lineRule="auto"/>
              <w:rPr>
                <w:rFonts w:ascii="Times New Roman" w:eastAsia="Times New Roman" w:hAnsi="Times New Roman" w:cs="Times New Roman"/>
                <w:b/>
                <w:bCs/>
                <w:color w:val="FFFFFF"/>
              </w:rPr>
            </w:pPr>
            <w:r>
              <w:rPr>
                <w:rFonts w:ascii="Times New Roman" w:eastAsia="Times New Roman" w:hAnsi="Times New Roman" w:cs="Times New Roman"/>
                <w:b/>
                <w:bCs/>
                <w:color w:val="FFFFFF"/>
              </w:rPr>
              <w:t>Descripción</w:t>
            </w:r>
          </w:p>
        </w:tc>
      </w:tr>
      <w:tr w:rsidR="007D6E97" w14:paraId="4F8B866C"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0CCF16CE"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Nombre</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7FAA9E65"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CU02 - Actualizando información de cliente</w:t>
            </w:r>
          </w:p>
        </w:tc>
      </w:tr>
      <w:tr w:rsidR="007D6E97" w14:paraId="674F4D29"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36B0AF48"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Actores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33413306"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Usuario autorizado de Gerencia.</w:t>
            </w:r>
          </w:p>
        </w:tc>
      </w:tr>
      <w:tr w:rsidR="007D6E97" w14:paraId="1DC63754"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685011E2"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Resumen</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62CAEBD5"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El usuario modifica la información editable de un cliente existente.</w:t>
            </w:r>
          </w:p>
        </w:tc>
      </w:tr>
      <w:tr w:rsidR="007D6E97" w14:paraId="7A839465"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58454909"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Frecuencia</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750FCEF5"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Media.</w:t>
            </w:r>
          </w:p>
        </w:tc>
      </w:tr>
      <w:tr w:rsidR="007D6E97" w14:paraId="0AA6C2DE"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24E0EF96"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Precondiciones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645421EF"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Debe existir un cliente registrado y el usuario debe estar autorizado para modificar su información.</w:t>
            </w:r>
          </w:p>
        </w:tc>
      </w:tr>
      <w:tr w:rsidR="007D6E97" w14:paraId="14BF0B87"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3A8E677C"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Descripciones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0424D9AA"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B45F06"/>
              </w:rPr>
              <w:t xml:space="preserve">El usuario selecciona la opción para actualizar la información del cliente, </w:t>
            </w:r>
            <w:r>
              <w:rPr>
                <w:rFonts w:ascii="Times New Roman" w:eastAsia="Times New Roman" w:hAnsi="Times New Roman" w:cs="Times New Roman"/>
                <w:color w:val="191919"/>
              </w:rPr>
              <w:t xml:space="preserve">el sistema presenta la información registrada distinguiendo los campos editables del RUT no editable, </w:t>
            </w:r>
            <w:r>
              <w:rPr>
                <w:rFonts w:ascii="Times New Roman" w:eastAsia="Times New Roman" w:hAnsi="Times New Roman" w:cs="Times New Roman"/>
                <w:color w:val="B45F06"/>
              </w:rPr>
              <w:t xml:space="preserve">el usuario modifica los antecedentes permitidos y solicita guardar, </w:t>
            </w:r>
            <w:r>
              <w:rPr>
                <w:rFonts w:ascii="Times New Roman" w:eastAsia="Times New Roman" w:hAnsi="Times New Roman" w:cs="Times New Roman"/>
                <w:color w:val="191919"/>
              </w:rPr>
              <w:t>el sistema valida la información ingresada [Excepción 1], guarda los cambios autorizados y notifica la actualización.</w:t>
            </w:r>
          </w:p>
        </w:tc>
      </w:tr>
      <w:tr w:rsidR="007D6E97" w14:paraId="3811FFEB"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0029F970"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Excepciones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6552E46C"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Excepción 1: Datos editables incompletos o con formato inválido; el sistema informa qué debe corregirse y no guarda los cambios.</w:t>
            </w:r>
          </w:p>
        </w:tc>
      </w:tr>
      <w:tr w:rsidR="007D6E97" w14:paraId="30537E44"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2593A5D3"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Postcondiciones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2C4D661F"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La información editable del cliente queda actualizada.</w:t>
            </w:r>
          </w:p>
        </w:tc>
      </w:tr>
      <w:tr w:rsidR="007D6E97" w14:paraId="057344F7"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0E1FC9BA"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Dependencias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748AA1EF"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No aplica.</w:t>
            </w:r>
          </w:p>
        </w:tc>
      </w:tr>
    </w:tbl>
    <w:p w14:paraId="32296404" w14:textId="4619665C" w:rsidR="007D6E97" w:rsidRDefault="007D6E97">
      <w:pPr>
        <w:spacing w:before="40" w:after="0" w:line="360" w:lineRule="auto"/>
        <w:rPr>
          <w:rFonts w:ascii="Times New Roman" w:eastAsia="Times New Roman" w:hAnsi="Times New Roman" w:cs="Times New Roman"/>
          <w:sz w:val="22"/>
          <w:szCs w:val="22"/>
        </w:rPr>
      </w:pPr>
    </w:p>
    <w:p w14:paraId="78EEAE56" w14:textId="77777777" w:rsidR="007D6E97" w:rsidRDefault="007D6E97">
      <w:pPr>
        <w:spacing w:before="40" w:after="0" w:line="360" w:lineRule="auto"/>
        <w:rPr>
          <w:rFonts w:ascii="Times New Roman" w:eastAsia="Times New Roman" w:hAnsi="Times New Roman" w:cs="Times New Roman"/>
          <w:sz w:val="22"/>
          <w:szCs w:val="22"/>
        </w:rPr>
      </w:pPr>
    </w:p>
    <w:p w14:paraId="77A324FB" w14:textId="77777777" w:rsidR="007D6E97" w:rsidRDefault="007D6E97">
      <w:pPr>
        <w:spacing w:before="40" w:after="0" w:line="360" w:lineRule="auto"/>
        <w:rPr>
          <w:rFonts w:ascii="Times New Roman" w:eastAsia="Times New Roman" w:hAnsi="Times New Roman" w:cs="Times New Roman"/>
          <w:sz w:val="22"/>
          <w:szCs w:val="22"/>
        </w:rPr>
      </w:pPr>
    </w:p>
    <w:p w14:paraId="28DD8C5B" w14:textId="495F55D0" w:rsidR="694017CE" w:rsidRDefault="694017CE">
      <w:r>
        <w:br w:type="page"/>
      </w:r>
    </w:p>
    <w:p w14:paraId="0CDEBD13" w14:textId="3506A7A9" w:rsidR="694017CE" w:rsidRDefault="694017CE" w:rsidP="694017CE">
      <w:pPr>
        <w:spacing w:before="40" w:after="0" w:line="360" w:lineRule="auto"/>
        <w:rPr>
          <w:rFonts w:ascii="Times New Roman" w:eastAsia="Times New Roman" w:hAnsi="Times New Roman" w:cs="Times New Roman"/>
          <w:sz w:val="22"/>
          <w:szCs w:val="22"/>
        </w:rPr>
      </w:pPr>
    </w:p>
    <w:p w14:paraId="48CEA83F" w14:textId="6FFC88CF" w:rsidR="007D6E97" w:rsidRDefault="007D6E97">
      <w:pPr>
        <w:spacing w:after="0" w:line="360" w:lineRule="auto"/>
        <w:jc w:val="center"/>
        <w:rPr>
          <w:rFonts w:ascii="Times New Roman" w:eastAsia="Times New Roman" w:hAnsi="Times New Roman" w:cs="Times New Roman"/>
        </w:rPr>
      </w:pPr>
    </w:p>
    <w:tbl>
      <w:tblPr>
        <w:tblStyle w:val="afffc"/>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7185"/>
      </w:tblGrid>
      <w:tr w:rsidR="007D6E97" w14:paraId="714D3BAF" w14:textId="77777777">
        <w:tc>
          <w:tcPr>
            <w:tcW w:w="2175" w:type="dxa"/>
            <w:tcBorders>
              <w:top w:val="single" w:sz="5" w:space="0" w:color="BFBFBF"/>
              <w:left w:val="single" w:sz="5" w:space="0" w:color="BFBFBF"/>
              <w:bottom w:val="single" w:sz="5" w:space="0" w:color="BFBFBF"/>
              <w:right w:val="single" w:sz="5" w:space="0" w:color="BFBFBF"/>
            </w:tcBorders>
            <w:shd w:val="clear" w:color="auto" w:fill="191919"/>
            <w:tcMar>
              <w:top w:w="40" w:type="dxa"/>
              <w:left w:w="60" w:type="dxa"/>
              <w:bottom w:w="40" w:type="dxa"/>
              <w:right w:w="60" w:type="dxa"/>
            </w:tcMar>
          </w:tcPr>
          <w:p w14:paraId="3B19447D" w14:textId="77777777" w:rsidR="007D6E97" w:rsidRDefault="00B143B5">
            <w:pPr>
              <w:widowControl w:val="0"/>
              <w:spacing w:after="0" w:line="360" w:lineRule="auto"/>
              <w:rPr>
                <w:rFonts w:ascii="Times New Roman" w:eastAsia="Times New Roman" w:hAnsi="Times New Roman" w:cs="Times New Roman"/>
                <w:b/>
                <w:bCs/>
                <w:color w:val="FFFFFF"/>
              </w:rPr>
            </w:pPr>
            <w:r>
              <w:rPr>
                <w:rFonts w:ascii="Times New Roman" w:eastAsia="Times New Roman" w:hAnsi="Times New Roman" w:cs="Times New Roman"/>
                <w:b/>
                <w:bCs/>
                <w:color w:val="FFFFFF"/>
              </w:rPr>
              <w:t>Campo</w:t>
            </w:r>
          </w:p>
        </w:tc>
        <w:tc>
          <w:tcPr>
            <w:tcW w:w="7185" w:type="dxa"/>
            <w:tcBorders>
              <w:top w:val="single" w:sz="5" w:space="0" w:color="BFBFBF"/>
              <w:left w:val="nil"/>
              <w:bottom w:val="single" w:sz="5" w:space="0" w:color="BFBFBF"/>
              <w:right w:val="single" w:sz="5" w:space="0" w:color="BFBFBF"/>
            </w:tcBorders>
            <w:shd w:val="clear" w:color="auto" w:fill="191919"/>
            <w:tcMar>
              <w:top w:w="40" w:type="dxa"/>
              <w:left w:w="60" w:type="dxa"/>
              <w:bottom w:w="40" w:type="dxa"/>
              <w:right w:w="60" w:type="dxa"/>
            </w:tcMar>
          </w:tcPr>
          <w:p w14:paraId="536553D0" w14:textId="77777777" w:rsidR="007D6E97" w:rsidRDefault="00B143B5">
            <w:pPr>
              <w:widowControl w:val="0"/>
              <w:spacing w:after="0" w:line="360" w:lineRule="auto"/>
              <w:rPr>
                <w:rFonts w:ascii="Times New Roman" w:eastAsia="Times New Roman" w:hAnsi="Times New Roman" w:cs="Times New Roman"/>
                <w:b/>
                <w:bCs/>
                <w:color w:val="FFFFFF"/>
              </w:rPr>
            </w:pPr>
            <w:r>
              <w:rPr>
                <w:rFonts w:ascii="Times New Roman" w:eastAsia="Times New Roman" w:hAnsi="Times New Roman" w:cs="Times New Roman"/>
                <w:b/>
                <w:bCs/>
                <w:color w:val="FFFFFF"/>
              </w:rPr>
              <w:t>Descripción</w:t>
            </w:r>
          </w:p>
        </w:tc>
      </w:tr>
      <w:tr w:rsidR="007D6E97" w14:paraId="651A3AB7"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3AF7A2B5"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Nombre</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4929D697"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CU03 - Desactivando cliente</w:t>
            </w:r>
          </w:p>
        </w:tc>
      </w:tr>
      <w:tr w:rsidR="007D6E97" w14:paraId="37BDDC8D"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3A4B72D8"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Actores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7B81A5AD"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Usuario autorizado de Gerencia.</w:t>
            </w:r>
          </w:p>
        </w:tc>
      </w:tr>
      <w:tr w:rsidR="007D6E97" w14:paraId="0F63DFB1"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09C2ED0F"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Resumen</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160D1824"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El usuario desactiva un cliente que no mantiene actividad abierta, conservando su registro e historial.</w:t>
            </w:r>
          </w:p>
        </w:tc>
      </w:tr>
      <w:tr w:rsidR="007D6E97" w14:paraId="45508755"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05894F23"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Frecuencia</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7FADB047"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Baja.</w:t>
            </w:r>
          </w:p>
        </w:tc>
      </w:tr>
      <w:tr w:rsidR="007D6E97" w14:paraId="42B83918"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3D64A551"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Precondiciones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5926DB4F"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Debe existir un cliente registrado en estado Activo y el usuario debe estar autorizado para gestionar su estado.</w:t>
            </w:r>
          </w:p>
        </w:tc>
      </w:tr>
      <w:tr w:rsidR="007D6E97" w14:paraId="508557DB"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30732DEE"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Descripciones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4DB5BFA1"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B45F06"/>
              </w:rPr>
              <w:t xml:space="preserve">El usuario selecciona desde el catálogo al cliente activo que desea desactivar y solicita la operación, </w:t>
            </w:r>
            <w:r>
              <w:rPr>
                <w:rFonts w:ascii="Times New Roman" w:eastAsia="Times New Roman" w:hAnsi="Times New Roman" w:cs="Times New Roman"/>
                <w:color w:val="191919"/>
              </w:rPr>
              <w:t xml:space="preserve">el sistema verifica que no mantenga procesos, obligaciones o elementos asociados en estados no finales [Excepción 1] y presenta la confirmación de desactivación, </w:t>
            </w:r>
            <w:r>
              <w:rPr>
                <w:rFonts w:ascii="Times New Roman" w:eastAsia="Times New Roman" w:hAnsi="Times New Roman" w:cs="Times New Roman"/>
                <w:color w:val="B45F06"/>
              </w:rPr>
              <w:t xml:space="preserve">el usuario confirma la operación, </w:t>
            </w:r>
            <w:r>
              <w:rPr>
                <w:rFonts w:ascii="Times New Roman" w:eastAsia="Times New Roman" w:hAnsi="Times New Roman" w:cs="Times New Roman"/>
                <w:color w:val="191919"/>
              </w:rPr>
              <w:t>el sistema cambia el estado del cliente a Inactivo, conserva su información e historial aplicable y lo retira de las selecciones para nuevas operaciones.</w:t>
            </w:r>
          </w:p>
        </w:tc>
      </w:tr>
      <w:tr w:rsidR="007D6E97" w14:paraId="052ACF71"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26885AA1"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Excepciones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5809A5CF"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Excepción 1: El cliente mantiene uno o más procesos, obligaciones o elementos asociados en estados no finales; el sistema informa que no puede ser desactivado mientras exista actividad pendiente y no modifica su estado.</w:t>
            </w:r>
          </w:p>
        </w:tc>
      </w:tr>
      <w:tr w:rsidR="007D6E97" w14:paraId="38669A2D"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5664E257"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Postcondiciones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774BF799"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El cliente queda en estado Inactivo, conserva su información e historial aplicable y deja de estar disponible para nuevas operaciones que requieran un cliente activo.</w:t>
            </w:r>
          </w:p>
        </w:tc>
      </w:tr>
      <w:tr w:rsidR="007D6E97" w14:paraId="2A9577FD"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533571E9"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Dependencias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445FCF03"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CU05 - Consultando catálogo de clientes.</w:t>
            </w:r>
          </w:p>
        </w:tc>
      </w:tr>
    </w:tbl>
    <w:p w14:paraId="1412DC55" w14:textId="77777777" w:rsidR="007D6E97" w:rsidRDefault="007D6E97">
      <w:pPr>
        <w:spacing w:line="360" w:lineRule="auto"/>
        <w:rPr>
          <w:rFonts w:ascii="Times New Roman" w:eastAsia="Times New Roman" w:hAnsi="Times New Roman" w:cs="Times New Roman"/>
        </w:rPr>
      </w:pPr>
    </w:p>
    <w:tbl>
      <w:tblPr>
        <w:tblStyle w:val="afffd"/>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7185"/>
      </w:tblGrid>
      <w:tr w:rsidR="007D6E97" w14:paraId="746C561D" w14:textId="77777777">
        <w:tc>
          <w:tcPr>
            <w:tcW w:w="2175" w:type="dxa"/>
            <w:tcBorders>
              <w:top w:val="single" w:sz="5" w:space="0" w:color="BFBFBF"/>
              <w:left w:val="single" w:sz="5" w:space="0" w:color="BFBFBF"/>
              <w:bottom w:val="single" w:sz="5" w:space="0" w:color="BFBFBF"/>
              <w:right w:val="single" w:sz="5" w:space="0" w:color="BFBFBF"/>
            </w:tcBorders>
            <w:shd w:val="clear" w:color="auto" w:fill="191919"/>
            <w:tcMar>
              <w:top w:w="40" w:type="dxa"/>
              <w:left w:w="60" w:type="dxa"/>
              <w:bottom w:w="40" w:type="dxa"/>
              <w:right w:w="60" w:type="dxa"/>
            </w:tcMar>
          </w:tcPr>
          <w:p w14:paraId="110154E4" w14:textId="77777777" w:rsidR="007D6E97" w:rsidRDefault="00B143B5">
            <w:pPr>
              <w:widowControl w:val="0"/>
              <w:spacing w:after="0" w:line="360" w:lineRule="auto"/>
              <w:rPr>
                <w:rFonts w:ascii="Times New Roman" w:eastAsia="Times New Roman" w:hAnsi="Times New Roman" w:cs="Times New Roman"/>
                <w:b/>
                <w:bCs/>
                <w:color w:val="FFFFFF"/>
              </w:rPr>
            </w:pPr>
            <w:r>
              <w:rPr>
                <w:rFonts w:ascii="Times New Roman" w:eastAsia="Times New Roman" w:hAnsi="Times New Roman" w:cs="Times New Roman"/>
                <w:b/>
                <w:bCs/>
                <w:color w:val="FFFFFF"/>
              </w:rPr>
              <w:t>Campo</w:t>
            </w:r>
          </w:p>
        </w:tc>
        <w:tc>
          <w:tcPr>
            <w:tcW w:w="7185" w:type="dxa"/>
            <w:tcBorders>
              <w:top w:val="single" w:sz="5" w:space="0" w:color="BFBFBF"/>
              <w:left w:val="nil"/>
              <w:bottom w:val="single" w:sz="5" w:space="0" w:color="BFBFBF"/>
              <w:right w:val="single" w:sz="5" w:space="0" w:color="BFBFBF"/>
            </w:tcBorders>
            <w:shd w:val="clear" w:color="auto" w:fill="191919"/>
            <w:tcMar>
              <w:top w:w="40" w:type="dxa"/>
              <w:left w:w="60" w:type="dxa"/>
              <w:bottom w:w="40" w:type="dxa"/>
              <w:right w:w="60" w:type="dxa"/>
            </w:tcMar>
          </w:tcPr>
          <w:p w14:paraId="7B227841" w14:textId="77777777" w:rsidR="007D6E97" w:rsidRDefault="00B143B5">
            <w:pPr>
              <w:widowControl w:val="0"/>
              <w:spacing w:after="0" w:line="360" w:lineRule="auto"/>
              <w:rPr>
                <w:rFonts w:ascii="Times New Roman" w:eastAsia="Times New Roman" w:hAnsi="Times New Roman" w:cs="Times New Roman"/>
                <w:b/>
                <w:bCs/>
                <w:color w:val="FFFFFF"/>
              </w:rPr>
            </w:pPr>
            <w:r>
              <w:rPr>
                <w:rFonts w:ascii="Times New Roman" w:eastAsia="Times New Roman" w:hAnsi="Times New Roman" w:cs="Times New Roman"/>
                <w:b/>
                <w:bCs/>
                <w:color w:val="FFFFFF"/>
              </w:rPr>
              <w:t>Descripción</w:t>
            </w:r>
          </w:p>
        </w:tc>
      </w:tr>
      <w:tr w:rsidR="007D6E97" w14:paraId="4213BB54"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7B308427"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lastRenderedPageBreak/>
              <w:t>Nombre</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0F4AC27C"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CU04 - Reactivando cliente</w:t>
            </w:r>
          </w:p>
        </w:tc>
      </w:tr>
      <w:tr w:rsidR="007D6E97" w14:paraId="705CA4C0"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0A066CC5"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Actores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33878095"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Usuario autorizado de Gerencia.</w:t>
            </w:r>
          </w:p>
        </w:tc>
      </w:tr>
      <w:tr w:rsidR="007D6E97" w14:paraId="5DA6B85F"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2D2944AD"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Resumen</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233C5C1E"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El usuario reactiva un cliente previamente desactivado para volver a habilitarlo en nuevas operaciones.</w:t>
            </w:r>
          </w:p>
        </w:tc>
      </w:tr>
      <w:tr w:rsidR="007D6E97" w14:paraId="57BA09D5"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5FFC0DAB"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Frecuencia</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63A54E4F"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Baja.</w:t>
            </w:r>
          </w:p>
        </w:tc>
      </w:tr>
      <w:tr w:rsidR="007D6E97" w14:paraId="4EC6F537" w14:textId="77777777">
        <w:trPr>
          <w:trHeight w:val="470"/>
        </w:trPr>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1718281E"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Precondiciones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14C7C46B"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Debe existir un cliente registrado en estado Inactivo y el usuario debe estar autorizado para gestionar su estado.</w:t>
            </w:r>
          </w:p>
        </w:tc>
      </w:tr>
      <w:tr w:rsidR="007D6E97" w14:paraId="6790D284"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41BA2F99"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Descripciones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1EC0DAA6"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B45F06"/>
              </w:rPr>
              <w:t xml:space="preserve">El usuario visualiza los clientes inactivos en el catálogo, selecciona el cliente que desea reactivar y solicita la operación, </w:t>
            </w:r>
            <w:r>
              <w:rPr>
                <w:rFonts w:ascii="Times New Roman" w:eastAsia="Times New Roman" w:hAnsi="Times New Roman" w:cs="Times New Roman"/>
                <w:color w:val="191919"/>
              </w:rPr>
              <w:t xml:space="preserve">el sistema presenta la información vigente y la confirmación de reactivación, </w:t>
            </w:r>
            <w:r>
              <w:rPr>
                <w:rFonts w:ascii="Times New Roman" w:eastAsia="Times New Roman" w:hAnsi="Times New Roman" w:cs="Times New Roman"/>
                <w:color w:val="B45F06"/>
              </w:rPr>
              <w:t xml:space="preserve">el usuario confirma la operación, </w:t>
            </w:r>
            <w:r>
              <w:rPr>
                <w:rFonts w:ascii="Times New Roman" w:eastAsia="Times New Roman" w:hAnsi="Times New Roman" w:cs="Times New Roman"/>
                <w:color w:val="191919"/>
              </w:rPr>
              <w:t>el sistema cambia el estado del cliente a Activo, conserva su historial y vuelve a habilitarlo para nuevas operaciones.</w:t>
            </w:r>
          </w:p>
        </w:tc>
      </w:tr>
      <w:tr w:rsidR="007D6E97" w14:paraId="0B0A9AFB"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39E90558"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Excepciones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3B7ED052"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No aplica.</w:t>
            </w:r>
          </w:p>
        </w:tc>
      </w:tr>
      <w:tr w:rsidR="007D6E97" w14:paraId="46587309"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30E843B6"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Postcondiciones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597A5D41"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El cliente queda en estado Activo, conserva su registro e historial y vuelve a estar disponible para las operaciones habilitadas.</w:t>
            </w:r>
          </w:p>
        </w:tc>
      </w:tr>
      <w:tr w:rsidR="007D6E97" w14:paraId="62CB7026"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4A41F3BD"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Dependencias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5F3080D6"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CU07 - Filtrando clientes por estado.</w:t>
            </w:r>
          </w:p>
        </w:tc>
      </w:tr>
    </w:tbl>
    <w:p w14:paraId="09EB4132" w14:textId="0A178D12" w:rsidR="007D6E97" w:rsidRDefault="007D6E97">
      <w:pPr>
        <w:spacing w:before="40" w:after="0" w:line="360" w:lineRule="auto"/>
        <w:rPr>
          <w:rFonts w:ascii="Times New Roman" w:eastAsia="Times New Roman" w:hAnsi="Times New Roman" w:cs="Times New Roman"/>
          <w:sz w:val="22"/>
          <w:szCs w:val="22"/>
        </w:rPr>
      </w:pPr>
    </w:p>
    <w:p w14:paraId="32C470CE" w14:textId="0B17C406" w:rsidR="299BE769" w:rsidRDefault="299BE769" w:rsidP="01D28195">
      <w:pPr>
        <w:spacing w:before="40" w:after="0" w:line="360" w:lineRule="auto"/>
      </w:pPr>
      <w:r>
        <w:br w:type="page"/>
      </w:r>
    </w:p>
    <w:p w14:paraId="3A33AA46" w14:textId="732C0B30" w:rsidR="299BE769" w:rsidRDefault="299BE769" w:rsidP="01D28195">
      <w:pPr>
        <w:spacing w:before="40" w:after="0" w:line="360" w:lineRule="auto"/>
        <w:rPr>
          <w:rFonts w:ascii="Times New Roman" w:eastAsia="Times New Roman" w:hAnsi="Times New Roman" w:cs="Times New Roman"/>
          <w:sz w:val="22"/>
          <w:szCs w:val="22"/>
        </w:rPr>
      </w:pPr>
    </w:p>
    <w:tbl>
      <w:tblPr>
        <w:tblStyle w:val="afffe"/>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7185"/>
      </w:tblGrid>
      <w:tr w:rsidR="007D6E97" w14:paraId="0D746339" w14:textId="77777777">
        <w:tc>
          <w:tcPr>
            <w:tcW w:w="2175" w:type="dxa"/>
            <w:tcBorders>
              <w:top w:val="single" w:sz="5" w:space="0" w:color="BFBFBF"/>
              <w:left w:val="single" w:sz="5" w:space="0" w:color="BFBFBF"/>
              <w:bottom w:val="single" w:sz="5" w:space="0" w:color="BFBFBF"/>
              <w:right w:val="single" w:sz="5" w:space="0" w:color="BFBFBF"/>
            </w:tcBorders>
            <w:shd w:val="clear" w:color="auto" w:fill="191919"/>
            <w:tcMar>
              <w:top w:w="40" w:type="dxa"/>
              <w:left w:w="60" w:type="dxa"/>
              <w:bottom w:w="40" w:type="dxa"/>
              <w:right w:w="60" w:type="dxa"/>
            </w:tcMar>
          </w:tcPr>
          <w:p w14:paraId="6A2367D9" w14:textId="77777777" w:rsidR="007D6E97" w:rsidRDefault="00B143B5">
            <w:pPr>
              <w:widowControl w:val="0"/>
              <w:spacing w:after="0" w:line="360" w:lineRule="auto"/>
              <w:rPr>
                <w:rFonts w:ascii="Times New Roman" w:eastAsia="Times New Roman" w:hAnsi="Times New Roman" w:cs="Times New Roman"/>
                <w:b/>
                <w:bCs/>
                <w:color w:val="FFFFFF"/>
              </w:rPr>
            </w:pPr>
            <w:r>
              <w:rPr>
                <w:rFonts w:ascii="Times New Roman" w:eastAsia="Times New Roman" w:hAnsi="Times New Roman" w:cs="Times New Roman"/>
                <w:b/>
                <w:bCs/>
                <w:color w:val="FFFFFF"/>
              </w:rPr>
              <w:t>Campo</w:t>
            </w:r>
          </w:p>
        </w:tc>
        <w:tc>
          <w:tcPr>
            <w:tcW w:w="7185" w:type="dxa"/>
            <w:tcBorders>
              <w:top w:val="single" w:sz="5" w:space="0" w:color="BFBFBF"/>
              <w:left w:val="nil"/>
              <w:bottom w:val="single" w:sz="5" w:space="0" w:color="BFBFBF"/>
              <w:right w:val="single" w:sz="5" w:space="0" w:color="BFBFBF"/>
            </w:tcBorders>
            <w:shd w:val="clear" w:color="auto" w:fill="191919"/>
            <w:tcMar>
              <w:top w:w="40" w:type="dxa"/>
              <w:left w:w="60" w:type="dxa"/>
              <w:bottom w:w="40" w:type="dxa"/>
              <w:right w:w="60" w:type="dxa"/>
            </w:tcMar>
          </w:tcPr>
          <w:p w14:paraId="6B53EB3D" w14:textId="77777777" w:rsidR="007D6E97" w:rsidRDefault="00B143B5">
            <w:pPr>
              <w:widowControl w:val="0"/>
              <w:spacing w:after="0" w:line="360" w:lineRule="auto"/>
              <w:rPr>
                <w:rFonts w:ascii="Times New Roman" w:eastAsia="Times New Roman" w:hAnsi="Times New Roman" w:cs="Times New Roman"/>
                <w:b/>
                <w:bCs/>
                <w:color w:val="FFFFFF"/>
              </w:rPr>
            </w:pPr>
            <w:r>
              <w:rPr>
                <w:rFonts w:ascii="Times New Roman" w:eastAsia="Times New Roman" w:hAnsi="Times New Roman" w:cs="Times New Roman"/>
                <w:b/>
                <w:bCs/>
                <w:color w:val="FFFFFF"/>
              </w:rPr>
              <w:t>Descripción</w:t>
            </w:r>
          </w:p>
        </w:tc>
      </w:tr>
      <w:tr w:rsidR="007D6E97" w14:paraId="1765E137"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450F3016"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Nombre</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72B4A68A"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CU13 - Registrando cliente desde Cotización</w:t>
            </w:r>
          </w:p>
        </w:tc>
      </w:tr>
      <w:tr w:rsidR="007D6E97" w14:paraId="3F8D59C5"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3A7DAFCE"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Actores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02CE4DDA"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Gerencia.</w:t>
            </w:r>
          </w:p>
        </w:tc>
      </w:tr>
      <w:tr w:rsidR="007D6E97" w14:paraId="32FD8FEF"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2CB9AF8A"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Resumen</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6A900ADC"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Gerencia registra un cliente que todavía no existe y lo asocia a la Cotización en elaboración.</w:t>
            </w:r>
          </w:p>
        </w:tc>
      </w:tr>
      <w:tr w:rsidR="007D6E97" w14:paraId="3D5FA2A6"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4487A0E3"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Frecuencia</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2233EEDF"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Media.</w:t>
            </w:r>
          </w:p>
        </w:tc>
      </w:tr>
      <w:tr w:rsidR="007D6E97" w14:paraId="636B005D"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18EF98A4"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Precondiciones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3ABF995B"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El usuario debe estar autenticado y autorizado como Gerencia. Debe encontrarse elaborando una Cotización.</w:t>
            </w:r>
          </w:p>
        </w:tc>
      </w:tr>
      <w:tr w:rsidR="007D6E97" w14:paraId="7210F5A4"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1AF9D47E"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Descripciones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7D599E0B"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B45F06"/>
              </w:rPr>
              <w:t xml:space="preserve">El usuario solicita registrar un cliente desde la Cotización. </w:t>
            </w:r>
            <w:r>
              <w:rPr>
                <w:rFonts w:ascii="Times New Roman" w:eastAsia="Times New Roman" w:hAnsi="Times New Roman" w:cs="Times New Roman"/>
                <w:color w:val="191919"/>
              </w:rPr>
              <w:t xml:space="preserve">El sistema solicita el tipo de cliente y presenta los antecedentes aplicables. Si se trata de un cliente B2C persona natural y no dispone de todos sus antecedentes, </w:t>
            </w:r>
            <w:r>
              <w:rPr>
                <w:rFonts w:ascii="Times New Roman" w:eastAsia="Times New Roman" w:hAnsi="Times New Roman" w:cs="Times New Roman"/>
                <w:color w:val="B45F06"/>
              </w:rPr>
              <w:t xml:space="preserve">el usuario ingresa como mínimo nombre y teléfono; si se trata de un cliente B2B, ingresa como mínimo nombre o Razón Social, RUT y antecedente de contacto. </w:t>
            </w:r>
            <w:r>
              <w:rPr>
                <w:rFonts w:ascii="Times New Roman" w:eastAsia="Times New Roman" w:hAnsi="Times New Roman" w:cs="Times New Roman"/>
                <w:color w:val="191919"/>
              </w:rPr>
              <w:t xml:space="preserve">El sistema valida los datos obligatorios [Excepción 1] y controla duplicidades de RUT cuando corresponda [Excepción 2]. </w:t>
            </w:r>
            <w:r>
              <w:rPr>
                <w:rFonts w:ascii="Times New Roman" w:eastAsia="Times New Roman" w:hAnsi="Times New Roman" w:cs="Times New Roman"/>
                <w:color w:val="B45F06"/>
              </w:rPr>
              <w:t xml:space="preserve">El usuario confirma el registro. </w:t>
            </w:r>
            <w:r>
              <w:rPr>
                <w:rFonts w:ascii="Times New Roman" w:eastAsia="Times New Roman" w:hAnsi="Times New Roman" w:cs="Times New Roman"/>
                <w:color w:val="191919"/>
              </w:rPr>
              <w:t>El sistema registra al cliente con el nivel de formalización aplicable y lo asocia a la Cotización en elaboración.</w:t>
            </w:r>
          </w:p>
        </w:tc>
      </w:tr>
      <w:tr w:rsidR="007D6E97" w14:paraId="4FE8B737"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0FAC9948"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Excepciones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6B8106A4"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Excepción 1: Datos obligatorios faltantes o inválidos. El sistema informa la situación y no registra al cliente hasta que la información sea corregida.</w:t>
            </w:r>
            <w:r>
              <w:rPr>
                <w:rFonts w:ascii="Times New Roman" w:eastAsia="Times New Roman" w:hAnsi="Times New Roman" w:cs="Times New Roman"/>
                <w:color w:val="191919"/>
              </w:rPr>
              <w:br/>
              <w:t xml:space="preserve"> Excepción 2: RUT duplicado. Si el RUT informado ya se encuentra registrado, el sistema informa la situación y no crea un cliente duplicado.</w:t>
            </w:r>
          </w:p>
        </w:tc>
      </w:tr>
      <w:tr w:rsidR="007D6E97" w14:paraId="6079EBB2"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2DC999B7"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Postcondiciones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2A1AC811"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El cliente queda registrado y asociado a la Cotización; si corresponde a un B2C provisional, mantiene dicha condición hasta su formalización.</w:t>
            </w:r>
          </w:p>
        </w:tc>
      </w:tr>
      <w:tr w:rsidR="007D6E97" w14:paraId="6A4724CF"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4053FC5B"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Dependencias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71051017"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No aplica.</w:t>
            </w:r>
          </w:p>
        </w:tc>
      </w:tr>
    </w:tbl>
    <w:p w14:paraId="546FEB4C" w14:textId="77777777" w:rsidR="007D6E97" w:rsidRDefault="007D6E97">
      <w:pPr>
        <w:spacing w:before="40" w:after="0" w:line="360" w:lineRule="auto"/>
        <w:jc w:val="center"/>
        <w:rPr>
          <w:rFonts w:ascii="Times New Roman" w:eastAsia="Times New Roman" w:hAnsi="Times New Roman" w:cs="Times New Roman"/>
          <w:sz w:val="22"/>
          <w:szCs w:val="22"/>
        </w:rPr>
      </w:pPr>
    </w:p>
    <w:tbl>
      <w:tblPr>
        <w:tblStyle w:val="affff"/>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7185"/>
      </w:tblGrid>
      <w:tr w:rsidR="007D6E97" w14:paraId="2CC640B5" w14:textId="77777777">
        <w:tc>
          <w:tcPr>
            <w:tcW w:w="2175" w:type="dxa"/>
            <w:tcBorders>
              <w:top w:val="single" w:sz="5" w:space="0" w:color="BFBFBF"/>
              <w:left w:val="single" w:sz="5" w:space="0" w:color="BFBFBF"/>
              <w:bottom w:val="single" w:sz="5" w:space="0" w:color="BFBFBF"/>
              <w:right w:val="single" w:sz="5" w:space="0" w:color="BFBFBF"/>
            </w:tcBorders>
            <w:shd w:val="clear" w:color="auto" w:fill="191919"/>
            <w:tcMar>
              <w:top w:w="40" w:type="dxa"/>
              <w:left w:w="60" w:type="dxa"/>
              <w:bottom w:w="40" w:type="dxa"/>
              <w:right w:w="60" w:type="dxa"/>
            </w:tcMar>
          </w:tcPr>
          <w:p w14:paraId="50D3D15C" w14:textId="77777777" w:rsidR="007D6E97" w:rsidRDefault="00B143B5">
            <w:pPr>
              <w:widowControl w:val="0"/>
              <w:spacing w:after="0" w:line="360" w:lineRule="auto"/>
              <w:rPr>
                <w:rFonts w:ascii="Times New Roman" w:eastAsia="Times New Roman" w:hAnsi="Times New Roman" w:cs="Times New Roman"/>
                <w:b/>
                <w:bCs/>
                <w:color w:val="FFFFFF"/>
              </w:rPr>
            </w:pPr>
            <w:r>
              <w:rPr>
                <w:rFonts w:ascii="Times New Roman" w:eastAsia="Times New Roman" w:hAnsi="Times New Roman" w:cs="Times New Roman"/>
                <w:b/>
                <w:bCs/>
                <w:color w:val="FFFFFF"/>
              </w:rPr>
              <w:t>Campo</w:t>
            </w:r>
          </w:p>
        </w:tc>
        <w:tc>
          <w:tcPr>
            <w:tcW w:w="7185" w:type="dxa"/>
            <w:tcBorders>
              <w:top w:val="single" w:sz="5" w:space="0" w:color="BFBFBF"/>
              <w:left w:val="nil"/>
              <w:bottom w:val="single" w:sz="5" w:space="0" w:color="BFBFBF"/>
              <w:right w:val="single" w:sz="5" w:space="0" w:color="BFBFBF"/>
            </w:tcBorders>
            <w:shd w:val="clear" w:color="auto" w:fill="191919"/>
            <w:tcMar>
              <w:top w:w="40" w:type="dxa"/>
              <w:left w:w="60" w:type="dxa"/>
              <w:bottom w:w="40" w:type="dxa"/>
              <w:right w:w="60" w:type="dxa"/>
            </w:tcMar>
          </w:tcPr>
          <w:p w14:paraId="69138445" w14:textId="77777777" w:rsidR="007D6E97" w:rsidRDefault="00B143B5">
            <w:pPr>
              <w:widowControl w:val="0"/>
              <w:spacing w:after="0" w:line="360" w:lineRule="auto"/>
              <w:rPr>
                <w:rFonts w:ascii="Times New Roman" w:eastAsia="Times New Roman" w:hAnsi="Times New Roman" w:cs="Times New Roman"/>
                <w:b/>
                <w:bCs/>
                <w:color w:val="FFFFFF"/>
              </w:rPr>
            </w:pPr>
            <w:r>
              <w:rPr>
                <w:rFonts w:ascii="Times New Roman" w:eastAsia="Times New Roman" w:hAnsi="Times New Roman" w:cs="Times New Roman"/>
                <w:b/>
                <w:bCs/>
                <w:color w:val="FFFFFF"/>
              </w:rPr>
              <w:t>Descripción</w:t>
            </w:r>
          </w:p>
        </w:tc>
      </w:tr>
      <w:tr w:rsidR="007D6E97" w14:paraId="15B16F5C"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4CAD19F9"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Nombre</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27CA4478"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CU18 - Emitiendo Cotización</w:t>
            </w:r>
          </w:p>
        </w:tc>
      </w:tr>
      <w:tr w:rsidR="007D6E97" w14:paraId="74C39C34"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5309E600"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Actores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3DC97613"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Usuario autorizado de Gerencia o Secretaría.</w:t>
            </w:r>
          </w:p>
        </w:tc>
      </w:tr>
      <w:tr w:rsidR="007D6E97" w14:paraId="144C4E35"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0F4C66E9"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Resumen</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0114C167"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El usuario emite una Cotización completa para dejarla disponible para el proceso de aceptación del cliente.</w:t>
            </w:r>
          </w:p>
        </w:tc>
      </w:tr>
      <w:tr w:rsidR="007D6E97" w14:paraId="2AFD75EA"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4E610D2A"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Frecuencia</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7C42D54A"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Alta.</w:t>
            </w:r>
          </w:p>
        </w:tc>
      </w:tr>
      <w:tr w:rsidR="007D6E97" w14:paraId="31FB81EF"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58A15990"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Precondiciones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40F5D50F"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Debe existir una Cotización en elaboración con cliente asociado y los antecedentes comerciales obligatorios aplicables.</w:t>
            </w:r>
          </w:p>
        </w:tc>
      </w:tr>
      <w:tr w:rsidR="007D6E97" w14:paraId="5B0663BA"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18B46D5E"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Descripciones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5CD463D2"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B45F06"/>
              </w:rPr>
              <w:t xml:space="preserve">El usuario solicita emitir la Cotización. </w:t>
            </w:r>
            <w:r>
              <w:rPr>
                <w:rFonts w:ascii="Times New Roman" w:eastAsia="Times New Roman" w:hAnsi="Times New Roman" w:cs="Times New Roman"/>
                <w:color w:val="191919"/>
              </w:rPr>
              <w:t>El sistema valida que la Cotización tenga cliente asociado y que los antecedentes obligatorios aplicables se encuentren completos y válidos [Excepción 1]. Cuando las validaciones son satisfactorias, el sistema cambia la Cotización al estado Emitida y la deja disponible para el proceso de aceptación correspondiente al tipo de cliente.</w:t>
            </w:r>
          </w:p>
        </w:tc>
      </w:tr>
      <w:tr w:rsidR="007D6E97" w14:paraId="6B74A939"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1F2CBAC0"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Excepciones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12052BF9"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Excepción 1: Cotización incompleta o inválida. Si falta información obligatoria o algún antecedente no cumple las validaciones aplicables, el sistema informa la situación y no emite la Cotización.</w:t>
            </w:r>
          </w:p>
        </w:tc>
      </w:tr>
      <w:tr w:rsidR="007D6E97" w14:paraId="22CC331E"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758CF1A1"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Postcondiciones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3B1EAC7E"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La Cotización queda Emitida y disponible para aceptación, sin quedar Aprobada por el solo hecho de su emisión.</w:t>
            </w:r>
          </w:p>
        </w:tc>
      </w:tr>
      <w:tr w:rsidR="007D6E97" w14:paraId="7C212D7F"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0ED1DB78"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Dependencias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23DD4EB5"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No aplica.</w:t>
            </w:r>
          </w:p>
        </w:tc>
      </w:tr>
    </w:tbl>
    <w:p w14:paraId="3F010F0B" w14:textId="77777777" w:rsidR="007D6E97" w:rsidRDefault="007D6E97">
      <w:pPr>
        <w:spacing w:before="40" w:after="0" w:line="360" w:lineRule="auto"/>
        <w:rPr>
          <w:rFonts w:ascii="Times New Roman" w:eastAsia="Times New Roman" w:hAnsi="Times New Roman" w:cs="Times New Roman"/>
          <w:sz w:val="22"/>
          <w:szCs w:val="22"/>
        </w:rPr>
      </w:pPr>
    </w:p>
    <w:p w14:paraId="507396E8" w14:textId="6E2B8582" w:rsidR="1BB686B0" w:rsidRDefault="1BB686B0">
      <w:r>
        <w:br w:type="page"/>
      </w:r>
    </w:p>
    <w:p w14:paraId="1D91AEDC" w14:textId="424DFEE9" w:rsidR="1BB686B0" w:rsidRDefault="1BB686B0" w:rsidP="1BB686B0">
      <w:pPr>
        <w:spacing w:before="40" w:after="0" w:line="360" w:lineRule="auto"/>
        <w:rPr>
          <w:rFonts w:ascii="Times New Roman" w:eastAsia="Times New Roman" w:hAnsi="Times New Roman" w:cs="Times New Roman"/>
          <w:sz w:val="22"/>
          <w:szCs w:val="22"/>
        </w:rPr>
      </w:pPr>
    </w:p>
    <w:tbl>
      <w:tblPr>
        <w:tblStyle w:val="affff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7185"/>
      </w:tblGrid>
      <w:tr w:rsidR="007D6E97" w14:paraId="1A769F2F" w14:textId="77777777">
        <w:tc>
          <w:tcPr>
            <w:tcW w:w="2175" w:type="dxa"/>
            <w:tcBorders>
              <w:top w:val="single" w:sz="5" w:space="0" w:color="BFBFBF"/>
              <w:left w:val="single" w:sz="5" w:space="0" w:color="BFBFBF"/>
              <w:bottom w:val="single" w:sz="5" w:space="0" w:color="BFBFBF"/>
              <w:right w:val="single" w:sz="5" w:space="0" w:color="BFBFBF"/>
            </w:tcBorders>
            <w:shd w:val="clear" w:color="auto" w:fill="191919"/>
            <w:tcMar>
              <w:top w:w="40" w:type="dxa"/>
              <w:left w:w="60" w:type="dxa"/>
              <w:bottom w:w="40" w:type="dxa"/>
              <w:right w:w="60" w:type="dxa"/>
            </w:tcMar>
          </w:tcPr>
          <w:p w14:paraId="03F412CB" w14:textId="77777777" w:rsidR="007D6E97" w:rsidRDefault="00B143B5">
            <w:pPr>
              <w:widowControl w:val="0"/>
              <w:spacing w:after="0" w:line="360" w:lineRule="auto"/>
              <w:rPr>
                <w:rFonts w:ascii="Times New Roman" w:eastAsia="Times New Roman" w:hAnsi="Times New Roman" w:cs="Times New Roman"/>
                <w:b/>
                <w:bCs/>
                <w:color w:val="FFFFFF"/>
              </w:rPr>
            </w:pPr>
            <w:r>
              <w:rPr>
                <w:rFonts w:ascii="Times New Roman" w:eastAsia="Times New Roman" w:hAnsi="Times New Roman" w:cs="Times New Roman"/>
                <w:b/>
                <w:bCs/>
                <w:color w:val="FFFFFF"/>
              </w:rPr>
              <w:t>Campo</w:t>
            </w:r>
          </w:p>
        </w:tc>
        <w:tc>
          <w:tcPr>
            <w:tcW w:w="7185" w:type="dxa"/>
            <w:tcBorders>
              <w:top w:val="single" w:sz="5" w:space="0" w:color="BFBFBF"/>
              <w:left w:val="nil"/>
              <w:bottom w:val="single" w:sz="5" w:space="0" w:color="BFBFBF"/>
              <w:right w:val="single" w:sz="5" w:space="0" w:color="BFBFBF"/>
            </w:tcBorders>
            <w:shd w:val="clear" w:color="auto" w:fill="191919"/>
            <w:tcMar>
              <w:top w:w="40" w:type="dxa"/>
              <w:left w:w="60" w:type="dxa"/>
              <w:bottom w:w="40" w:type="dxa"/>
              <w:right w:w="60" w:type="dxa"/>
            </w:tcMar>
          </w:tcPr>
          <w:p w14:paraId="4581AA7F" w14:textId="77777777" w:rsidR="007D6E97" w:rsidRDefault="00B143B5">
            <w:pPr>
              <w:widowControl w:val="0"/>
              <w:spacing w:after="0" w:line="360" w:lineRule="auto"/>
              <w:rPr>
                <w:rFonts w:ascii="Times New Roman" w:eastAsia="Times New Roman" w:hAnsi="Times New Roman" w:cs="Times New Roman"/>
                <w:b/>
                <w:bCs/>
                <w:color w:val="FFFFFF"/>
              </w:rPr>
            </w:pPr>
            <w:r>
              <w:rPr>
                <w:rFonts w:ascii="Times New Roman" w:eastAsia="Times New Roman" w:hAnsi="Times New Roman" w:cs="Times New Roman"/>
                <w:b/>
                <w:bCs/>
                <w:color w:val="FFFFFF"/>
              </w:rPr>
              <w:t>Descripción</w:t>
            </w:r>
          </w:p>
        </w:tc>
      </w:tr>
      <w:tr w:rsidR="007D6E97" w14:paraId="1693B282"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53C587C5"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Nombre</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5BF66529"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CU21 - Reactivando Cotización vencida</w:t>
            </w:r>
          </w:p>
        </w:tc>
      </w:tr>
      <w:tr w:rsidR="007D6E97" w14:paraId="4A5621C6"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3B33EC2F"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Actores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51F8A170"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Usuario autorizado de Gerencia o Secretaría.</w:t>
            </w:r>
          </w:p>
        </w:tc>
      </w:tr>
      <w:tr w:rsidR="007D6E97" w14:paraId="45B3B752"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655A8BD5"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Resumen</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5DB36197"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El usuario reactiva una Cotización vencida, conserva respaldo de su estado anterior y establece una nueva fecha de vigencia.</w:t>
            </w:r>
          </w:p>
        </w:tc>
      </w:tr>
      <w:tr w:rsidR="007D6E97" w14:paraId="496B5110"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1A8C99FC"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Frecuencia</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1EFC202E"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Baja.</w:t>
            </w:r>
          </w:p>
        </w:tc>
      </w:tr>
      <w:tr w:rsidR="007D6E97" w14:paraId="5FB2D7DB"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3511B02D"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Precondiciones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02A06E44"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El usuario debe estar autenticado y autorizado para gestionar Cotizaciones. La Cotización debe encontrarse Vencida.</w:t>
            </w:r>
          </w:p>
        </w:tc>
      </w:tr>
      <w:tr w:rsidR="007D6E97" w14:paraId="083E3097"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6B0FCC64"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Descripciones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58211562"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B45F06"/>
              </w:rPr>
              <w:t xml:space="preserve">El usuario selecciona la Cotización vencida que desea reactivar y solicita continuar con la operación. </w:t>
            </w:r>
            <w:r>
              <w:rPr>
                <w:rFonts w:ascii="Times New Roman" w:eastAsia="Times New Roman" w:hAnsi="Times New Roman" w:cs="Times New Roman"/>
                <w:color w:val="191919"/>
              </w:rPr>
              <w:t xml:space="preserve">El sistema presenta sus antecedentes y conserva una copia de su estado anterior para trazabilidad. </w:t>
            </w:r>
            <w:r>
              <w:rPr>
                <w:rFonts w:ascii="Times New Roman" w:eastAsia="Times New Roman" w:hAnsi="Times New Roman" w:cs="Times New Roman"/>
                <w:color w:val="B45F06"/>
              </w:rPr>
              <w:t xml:space="preserve">El usuario ingresa una nueva fecha de vigencia. </w:t>
            </w:r>
            <w:r>
              <w:rPr>
                <w:rFonts w:ascii="Times New Roman" w:eastAsia="Times New Roman" w:hAnsi="Times New Roman" w:cs="Times New Roman"/>
                <w:color w:val="191919"/>
              </w:rPr>
              <w:t>El sistema valida que corresponda a una fecha posterior a la actual [Excepción 1] y, cuando la validación es satisfactoria, actualiza la vigencia y reactiva la misma Cotización en estado Emitida y vigente.</w:t>
            </w:r>
          </w:p>
        </w:tc>
      </w:tr>
      <w:tr w:rsidR="007D6E97" w14:paraId="6621086F"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54DAB81E"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Excepciones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65D637A1"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Excepción 1: Nueva fecha de vigencia inválida. Si la fecha ingresada corresponde al día actual o a una fecha anterior, el sistema informa la situación y no completa la reactivación.</w:t>
            </w:r>
          </w:p>
        </w:tc>
      </w:tr>
      <w:tr w:rsidR="007D6E97" w14:paraId="01BB89F3"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1C4D6836"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Postcondiciones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60A3A9F2"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La misma Cotización queda nuevamente Emitida y vigente con una nueva fecha de vencimiento, disponible para continuar el proceso de aceptación, y se conserva una copia de su estado anterior para trazabilidad.</w:t>
            </w:r>
          </w:p>
        </w:tc>
      </w:tr>
      <w:tr w:rsidR="007D6E97" w14:paraId="6AAEBBD6"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12A7EB5F"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Dependencias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4EFD68EA"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No aplica.</w:t>
            </w:r>
          </w:p>
        </w:tc>
      </w:tr>
    </w:tbl>
    <w:p w14:paraId="70F1D121" w14:textId="77777777" w:rsidR="007D6E97" w:rsidRDefault="007D6E97">
      <w:pPr>
        <w:spacing w:before="40" w:after="0" w:line="360" w:lineRule="auto"/>
        <w:rPr>
          <w:rFonts w:ascii="Times New Roman" w:eastAsia="Times New Roman" w:hAnsi="Times New Roman" w:cs="Times New Roman"/>
          <w:sz w:val="22"/>
          <w:szCs w:val="22"/>
        </w:rPr>
      </w:pPr>
    </w:p>
    <w:p w14:paraId="25B8B44E" w14:textId="12BAD5BB" w:rsidR="1BB686B0" w:rsidRDefault="1BB686B0">
      <w:r>
        <w:br w:type="page"/>
      </w:r>
    </w:p>
    <w:p w14:paraId="01533423" w14:textId="5798358D" w:rsidR="1BB686B0" w:rsidRDefault="1BB686B0" w:rsidP="1BB686B0">
      <w:pPr>
        <w:spacing w:before="40" w:after="0" w:line="360" w:lineRule="auto"/>
        <w:rPr>
          <w:rFonts w:ascii="Times New Roman" w:eastAsia="Times New Roman" w:hAnsi="Times New Roman" w:cs="Times New Roman"/>
          <w:sz w:val="22"/>
          <w:szCs w:val="22"/>
        </w:rPr>
      </w:pPr>
    </w:p>
    <w:tbl>
      <w:tblPr>
        <w:tblStyle w:val="affff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60"/>
        <w:gridCol w:w="7200"/>
      </w:tblGrid>
      <w:tr w:rsidR="007D6E97" w14:paraId="10A9E1FA" w14:textId="77777777">
        <w:tc>
          <w:tcPr>
            <w:tcW w:w="2160" w:type="dxa"/>
            <w:tcBorders>
              <w:top w:val="single" w:sz="5" w:space="0" w:color="BFBFBF"/>
              <w:left w:val="single" w:sz="5" w:space="0" w:color="BFBFBF"/>
              <w:bottom w:val="single" w:sz="5" w:space="0" w:color="BFBFBF"/>
              <w:right w:val="single" w:sz="5" w:space="0" w:color="BFBFBF"/>
            </w:tcBorders>
            <w:shd w:val="clear" w:color="auto" w:fill="191919"/>
            <w:tcMar>
              <w:top w:w="40" w:type="dxa"/>
              <w:left w:w="60" w:type="dxa"/>
              <w:bottom w:w="40" w:type="dxa"/>
              <w:right w:w="60" w:type="dxa"/>
            </w:tcMar>
          </w:tcPr>
          <w:p w14:paraId="3DEE9523" w14:textId="77777777" w:rsidR="007D6E97" w:rsidRDefault="00B143B5">
            <w:pPr>
              <w:spacing w:after="0" w:line="240" w:lineRule="auto"/>
              <w:rPr>
                <w:rFonts w:ascii="Times New Roman" w:eastAsia="Times New Roman" w:hAnsi="Times New Roman" w:cs="Times New Roman"/>
                <w:b/>
                <w:bCs/>
                <w:color w:val="FFFFFF"/>
              </w:rPr>
            </w:pPr>
            <w:r>
              <w:rPr>
                <w:rFonts w:ascii="Times New Roman" w:eastAsia="Times New Roman" w:hAnsi="Times New Roman" w:cs="Times New Roman"/>
                <w:b/>
                <w:bCs/>
                <w:color w:val="FFFFFF"/>
              </w:rPr>
              <w:t>Campo</w:t>
            </w:r>
          </w:p>
        </w:tc>
        <w:tc>
          <w:tcPr>
            <w:tcW w:w="7200" w:type="dxa"/>
            <w:tcBorders>
              <w:top w:val="single" w:sz="5" w:space="0" w:color="BFBFBF"/>
              <w:left w:val="nil"/>
              <w:bottom w:val="single" w:sz="5" w:space="0" w:color="BFBFBF"/>
              <w:right w:val="single" w:sz="5" w:space="0" w:color="BFBFBF"/>
            </w:tcBorders>
            <w:shd w:val="clear" w:color="auto" w:fill="191919"/>
            <w:tcMar>
              <w:top w:w="40" w:type="dxa"/>
              <w:left w:w="60" w:type="dxa"/>
              <w:bottom w:w="40" w:type="dxa"/>
              <w:right w:w="60" w:type="dxa"/>
            </w:tcMar>
          </w:tcPr>
          <w:p w14:paraId="04DC40AD" w14:textId="77777777" w:rsidR="007D6E97" w:rsidRDefault="00B143B5">
            <w:pPr>
              <w:spacing w:after="0" w:line="240" w:lineRule="auto"/>
              <w:rPr>
                <w:rFonts w:ascii="Times New Roman" w:eastAsia="Times New Roman" w:hAnsi="Times New Roman" w:cs="Times New Roman"/>
                <w:b/>
                <w:bCs/>
                <w:color w:val="FFFFFF"/>
              </w:rPr>
            </w:pPr>
            <w:r>
              <w:rPr>
                <w:rFonts w:ascii="Times New Roman" w:eastAsia="Times New Roman" w:hAnsi="Times New Roman" w:cs="Times New Roman"/>
                <w:b/>
                <w:bCs/>
                <w:color w:val="FFFFFF"/>
              </w:rPr>
              <w:t>Descripción</w:t>
            </w:r>
          </w:p>
        </w:tc>
      </w:tr>
      <w:tr w:rsidR="007D6E97" w14:paraId="71B759AE" w14:textId="77777777">
        <w:tc>
          <w:tcPr>
            <w:tcW w:w="2160"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604EDEFA" w14:textId="77777777" w:rsidR="007D6E97" w:rsidRDefault="00B143B5">
            <w:pPr>
              <w:spacing w:after="0" w:line="24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Nombre</w:t>
            </w:r>
          </w:p>
        </w:tc>
        <w:tc>
          <w:tcPr>
            <w:tcW w:w="7200"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4CCD0EA3" w14:textId="77777777" w:rsidR="007D6E97" w:rsidRDefault="00B143B5">
            <w:pPr>
              <w:spacing w:after="0" w:line="240" w:lineRule="auto"/>
              <w:rPr>
                <w:rFonts w:ascii="Times New Roman" w:eastAsia="Times New Roman" w:hAnsi="Times New Roman" w:cs="Times New Roman"/>
                <w:color w:val="191919"/>
              </w:rPr>
            </w:pPr>
            <w:r>
              <w:rPr>
                <w:rFonts w:ascii="Times New Roman" w:eastAsia="Times New Roman" w:hAnsi="Times New Roman" w:cs="Times New Roman"/>
                <w:color w:val="191919"/>
              </w:rPr>
              <w:t>CU23 - Formalizando cliente B2C provisional</w:t>
            </w:r>
          </w:p>
        </w:tc>
      </w:tr>
      <w:tr w:rsidR="007D6E97" w14:paraId="1597C39F" w14:textId="77777777">
        <w:tc>
          <w:tcPr>
            <w:tcW w:w="2160"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21F85994" w14:textId="77777777" w:rsidR="007D6E97" w:rsidRDefault="00B143B5">
            <w:pPr>
              <w:spacing w:after="0" w:line="24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Actores</w:t>
            </w:r>
          </w:p>
        </w:tc>
        <w:tc>
          <w:tcPr>
            <w:tcW w:w="7200"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4F9155DC" w14:textId="77777777" w:rsidR="007D6E97" w:rsidRDefault="00B143B5">
            <w:pPr>
              <w:spacing w:after="0" w:line="240" w:lineRule="auto"/>
              <w:rPr>
                <w:rFonts w:ascii="Times New Roman" w:eastAsia="Times New Roman" w:hAnsi="Times New Roman" w:cs="Times New Roman"/>
                <w:color w:val="191919"/>
              </w:rPr>
            </w:pPr>
            <w:r>
              <w:rPr>
                <w:rFonts w:ascii="Times New Roman" w:eastAsia="Times New Roman" w:hAnsi="Times New Roman" w:cs="Times New Roman"/>
                <w:color w:val="191919"/>
              </w:rPr>
              <w:t>Gerencia.</w:t>
            </w:r>
          </w:p>
        </w:tc>
      </w:tr>
      <w:tr w:rsidR="007D6E97" w14:paraId="26978F2F" w14:textId="77777777">
        <w:tc>
          <w:tcPr>
            <w:tcW w:w="2160"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7A387769" w14:textId="77777777" w:rsidR="007D6E97" w:rsidRDefault="00B143B5">
            <w:pPr>
              <w:spacing w:after="0" w:line="24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Resumen</w:t>
            </w:r>
          </w:p>
        </w:tc>
        <w:tc>
          <w:tcPr>
            <w:tcW w:w="7200"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6349F060" w14:textId="77777777" w:rsidR="007D6E97" w:rsidRDefault="00B143B5">
            <w:pPr>
              <w:spacing w:after="0" w:line="240" w:lineRule="auto"/>
              <w:rPr>
                <w:rFonts w:ascii="Times New Roman" w:eastAsia="Times New Roman" w:hAnsi="Times New Roman" w:cs="Times New Roman"/>
                <w:color w:val="191919"/>
              </w:rPr>
            </w:pPr>
            <w:r>
              <w:rPr>
                <w:rFonts w:ascii="Times New Roman" w:eastAsia="Times New Roman" w:hAnsi="Times New Roman" w:cs="Times New Roman"/>
                <w:color w:val="191919"/>
              </w:rPr>
              <w:t>Gerencia completa los antecedentes faltantes de un cliente B2C provisional para habilitarlo como cliente formal de una venta.</w:t>
            </w:r>
          </w:p>
        </w:tc>
      </w:tr>
      <w:tr w:rsidR="007D6E97" w14:paraId="00067073" w14:textId="77777777">
        <w:tc>
          <w:tcPr>
            <w:tcW w:w="2160"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1F5CBEAA" w14:textId="77777777" w:rsidR="007D6E97" w:rsidRDefault="00B143B5">
            <w:pPr>
              <w:spacing w:after="0" w:line="24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Frecuencia</w:t>
            </w:r>
          </w:p>
        </w:tc>
        <w:tc>
          <w:tcPr>
            <w:tcW w:w="7200"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440B4943" w14:textId="77777777" w:rsidR="007D6E97" w:rsidRDefault="00B143B5">
            <w:pPr>
              <w:spacing w:after="0" w:line="240" w:lineRule="auto"/>
              <w:rPr>
                <w:rFonts w:ascii="Times New Roman" w:eastAsia="Times New Roman" w:hAnsi="Times New Roman" w:cs="Times New Roman"/>
                <w:color w:val="191919"/>
              </w:rPr>
            </w:pPr>
            <w:r>
              <w:rPr>
                <w:rFonts w:ascii="Times New Roman" w:eastAsia="Times New Roman" w:hAnsi="Times New Roman" w:cs="Times New Roman"/>
                <w:color w:val="191919"/>
              </w:rPr>
              <w:t>Media.</w:t>
            </w:r>
          </w:p>
        </w:tc>
      </w:tr>
      <w:tr w:rsidR="007D6E97" w14:paraId="714DAAD2" w14:textId="77777777">
        <w:tc>
          <w:tcPr>
            <w:tcW w:w="2160"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1214AED7" w14:textId="77777777" w:rsidR="007D6E97" w:rsidRDefault="00B143B5">
            <w:pPr>
              <w:spacing w:after="0" w:line="24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Precondiciones</w:t>
            </w:r>
          </w:p>
        </w:tc>
        <w:tc>
          <w:tcPr>
            <w:tcW w:w="7200"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3E843763" w14:textId="77777777" w:rsidR="007D6E97" w:rsidRDefault="00B143B5">
            <w:pPr>
              <w:spacing w:after="0" w:line="240" w:lineRule="auto"/>
              <w:rPr>
                <w:rFonts w:ascii="Times New Roman" w:eastAsia="Times New Roman" w:hAnsi="Times New Roman" w:cs="Times New Roman"/>
                <w:color w:val="191919"/>
              </w:rPr>
            </w:pPr>
            <w:r>
              <w:rPr>
                <w:rFonts w:ascii="Times New Roman" w:eastAsia="Times New Roman" w:hAnsi="Times New Roman" w:cs="Times New Roman"/>
                <w:color w:val="191919"/>
              </w:rPr>
              <w:t>El usuario debe estar autenticado y autorizado como Gerencia. Debe existir un cliente B2C provisional asociado a la Cotización.</w:t>
            </w:r>
          </w:p>
        </w:tc>
      </w:tr>
      <w:tr w:rsidR="007D6E97" w14:paraId="2F30DB13" w14:textId="77777777">
        <w:tc>
          <w:tcPr>
            <w:tcW w:w="2160"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4B9F2A75" w14:textId="77777777" w:rsidR="007D6E97" w:rsidRDefault="00B143B5">
            <w:pPr>
              <w:spacing w:after="0" w:line="24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Descripciones</w:t>
            </w:r>
          </w:p>
        </w:tc>
        <w:tc>
          <w:tcPr>
            <w:tcW w:w="7200"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342CA132" w14:textId="77777777" w:rsidR="007D6E97" w:rsidRDefault="00B143B5">
            <w:pPr>
              <w:spacing w:after="0" w:line="240" w:lineRule="auto"/>
              <w:rPr>
                <w:rFonts w:ascii="Times New Roman" w:eastAsia="Times New Roman" w:hAnsi="Times New Roman" w:cs="Times New Roman"/>
                <w:color w:val="191919"/>
              </w:rPr>
            </w:pPr>
            <w:r>
              <w:rPr>
                <w:rFonts w:ascii="Times New Roman" w:eastAsia="Times New Roman" w:hAnsi="Times New Roman" w:cs="Times New Roman"/>
                <w:color w:val="B45F06"/>
              </w:rPr>
              <w:t xml:space="preserve">El usuario solicita completar la formalización del cliente provisional. </w:t>
            </w:r>
            <w:r>
              <w:rPr>
                <w:rFonts w:ascii="Times New Roman" w:eastAsia="Times New Roman" w:hAnsi="Times New Roman" w:cs="Times New Roman"/>
                <w:color w:val="191919"/>
              </w:rPr>
              <w:t xml:space="preserve">El sistema presenta los antecedentes registrados y los datos que deben completarse. </w:t>
            </w:r>
            <w:r>
              <w:rPr>
                <w:rFonts w:ascii="Times New Roman" w:eastAsia="Times New Roman" w:hAnsi="Times New Roman" w:cs="Times New Roman"/>
                <w:color w:val="B45F06"/>
              </w:rPr>
              <w:t xml:space="preserve">El usuario ingresa la información faltante. </w:t>
            </w:r>
            <w:r>
              <w:rPr>
                <w:rFonts w:ascii="Times New Roman" w:eastAsia="Times New Roman" w:hAnsi="Times New Roman" w:cs="Times New Roman"/>
                <w:color w:val="191919"/>
              </w:rPr>
              <w:t xml:space="preserve">El sistema valida los datos obligatorios [Excepción 1] y controla duplicidades de RUT cuando corresponda [Excepción 2]. </w:t>
            </w:r>
            <w:r>
              <w:rPr>
                <w:rFonts w:ascii="Times New Roman" w:eastAsia="Times New Roman" w:hAnsi="Times New Roman" w:cs="Times New Roman"/>
                <w:color w:val="B45F06"/>
              </w:rPr>
              <w:t xml:space="preserve">El usuario confirma la formalización. </w:t>
            </w:r>
            <w:r>
              <w:rPr>
                <w:rFonts w:ascii="Times New Roman" w:eastAsia="Times New Roman" w:hAnsi="Times New Roman" w:cs="Times New Roman"/>
                <w:color w:val="191919"/>
              </w:rPr>
              <w:t>El sistema registra al cliente como formal y lo deja habilitado para continuar con la consolidación de la venta.</w:t>
            </w:r>
          </w:p>
        </w:tc>
      </w:tr>
      <w:tr w:rsidR="007D6E97" w14:paraId="0F828D0C" w14:textId="77777777">
        <w:tc>
          <w:tcPr>
            <w:tcW w:w="2160"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00512E90" w14:textId="77777777" w:rsidR="007D6E97" w:rsidRDefault="00B143B5">
            <w:pPr>
              <w:spacing w:after="0" w:line="24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Excepciones</w:t>
            </w:r>
          </w:p>
        </w:tc>
        <w:tc>
          <w:tcPr>
            <w:tcW w:w="7200"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457408CD" w14:textId="77777777" w:rsidR="007D6E97" w:rsidRDefault="00B143B5">
            <w:pPr>
              <w:spacing w:after="0" w:line="240" w:lineRule="auto"/>
              <w:rPr>
                <w:rFonts w:ascii="Times New Roman" w:eastAsia="Times New Roman" w:hAnsi="Times New Roman" w:cs="Times New Roman"/>
                <w:color w:val="191919"/>
              </w:rPr>
            </w:pPr>
            <w:r>
              <w:rPr>
                <w:rFonts w:ascii="Times New Roman" w:eastAsia="Times New Roman" w:hAnsi="Times New Roman" w:cs="Times New Roman"/>
                <w:color w:val="191919"/>
              </w:rPr>
              <w:t>Excepción 1: Datos obligatorios faltantes o inválidos. El sistema informa la situación y mantiene al cliente como provisional.</w:t>
            </w:r>
            <w:r>
              <w:rPr>
                <w:rFonts w:ascii="Times New Roman" w:eastAsia="Times New Roman" w:hAnsi="Times New Roman" w:cs="Times New Roman"/>
                <w:color w:val="191919"/>
              </w:rPr>
              <w:br/>
              <w:t xml:space="preserve"> Excepción 2: RUT duplicado. Si el RUT informado pertenece a otro cliente registrado, el sistema informa la situación y no completa la formalización.</w:t>
            </w:r>
          </w:p>
        </w:tc>
      </w:tr>
      <w:tr w:rsidR="007D6E97" w14:paraId="108DDCDD" w14:textId="77777777">
        <w:tc>
          <w:tcPr>
            <w:tcW w:w="2160"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1E69CECB" w14:textId="77777777" w:rsidR="007D6E97" w:rsidRDefault="00B143B5">
            <w:pPr>
              <w:spacing w:after="0" w:line="24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Postcondiciones</w:t>
            </w:r>
          </w:p>
        </w:tc>
        <w:tc>
          <w:tcPr>
            <w:tcW w:w="7200"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5C2EF585" w14:textId="77777777" w:rsidR="007D6E97" w:rsidRDefault="00B143B5">
            <w:pPr>
              <w:spacing w:after="0" w:line="240" w:lineRule="auto"/>
              <w:rPr>
                <w:rFonts w:ascii="Times New Roman" w:eastAsia="Times New Roman" w:hAnsi="Times New Roman" w:cs="Times New Roman"/>
                <w:color w:val="191919"/>
              </w:rPr>
            </w:pPr>
            <w:r>
              <w:rPr>
                <w:rFonts w:ascii="Times New Roman" w:eastAsia="Times New Roman" w:hAnsi="Times New Roman" w:cs="Times New Roman"/>
                <w:color w:val="191919"/>
              </w:rPr>
              <w:t>El cliente B2C deja de ser provisional y queda formalizado para continuar con la venta.</w:t>
            </w:r>
          </w:p>
        </w:tc>
      </w:tr>
      <w:tr w:rsidR="007D6E97" w14:paraId="7D77CEB5" w14:textId="77777777">
        <w:tc>
          <w:tcPr>
            <w:tcW w:w="2160"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2D5ED331" w14:textId="77777777" w:rsidR="007D6E97" w:rsidRDefault="00B143B5">
            <w:pPr>
              <w:spacing w:after="0" w:line="24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Dependencias</w:t>
            </w:r>
          </w:p>
        </w:tc>
        <w:tc>
          <w:tcPr>
            <w:tcW w:w="7200"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29D8CE87" w14:textId="77777777" w:rsidR="007D6E97" w:rsidRDefault="00B143B5">
            <w:pPr>
              <w:spacing w:after="0" w:line="240" w:lineRule="auto"/>
              <w:rPr>
                <w:rFonts w:ascii="Times New Roman" w:eastAsia="Times New Roman" w:hAnsi="Times New Roman" w:cs="Times New Roman"/>
                <w:color w:val="191919"/>
              </w:rPr>
            </w:pPr>
            <w:r>
              <w:rPr>
                <w:rFonts w:ascii="Times New Roman" w:eastAsia="Times New Roman" w:hAnsi="Times New Roman" w:cs="Times New Roman"/>
                <w:color w:val="191919"/>
              </w:rPr>
              <w:t>No aplica.</w:t>
            </w:r>
          </w:p>
        </w:tc>
      </w:tr>
    </w:tbl>
    <w:p w14:paraId="12974B95" w14:textId="77777777" w:rsidR="007D6E97" w:rsidRDefault="007D6E97">
      <w:pPr>
        <w:spacing w:before="40" w:after="0" w:line="360" w:lineRule="auto"/>
        <w:rPr>
          <w:rFonts w:ascii="Times New Roman" w:eastAsia="Times New Roman" w:hAnsi="Times New Roman" w:cs="Times New Roman"/>
        </w:rPr>
      </w:pPr>
    </w:p>
    <w:p w14:paraId="5604C787" w14:textId="509CB1CF" w:rsidR="1BB686B0" w:rsidRDefault="1BB686B0">
      <w:r>
        <w:br w:type="page"/>
      </w:r>
    </w:p>
    <w:p w14:paraId="4E1CD3B4" w14:textId="7A08496E" w:rsidR="1BB686B0" w:rsidRDefault="1BB686B0" w:rsidP="1BB686B0">
      <w:pPr>
        <w:spacing w:before="40" w:after="0" w:line="360" w:lineRule="auto"/>
        <w:rPr>
          <w:rFonts w:ascii="Times New Roman" w:eastAsia="Times New Roman" w:hAnsi="Times New Roman" w:cs="Times New Roman"/>
        </w:rPr>
      </w:pPr>
    </w:p>
    <w:tbl>
      <w:tblPr>
        <w:tblStyle w:val="affff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90"/>
        <w:gridCol w:w="7170"/>
      </w:tblGrid>
      <w:tr w:rsidR="007D6E97" w14:paraId="44DE5D41" w14:textId="77777777">
        <w:tc>
          <w:tcPr>
            <w:tcW w:w="2190" w:type="dxa"/>
            <w:tcBorders>
              <w:top w:val="single" w:sz="5" w:space="0" w:color="BFBFBF"/>
              <w:left w:val="single" w:sz="5" w:space="0" w:color="BFBFBF"/>
              <w:bottom w:val="single" w:sz="5" w:space="0" w:color="BFBFBF"/>
              <w:right w:val="single" w:sz="5" w:space="0" w:color="BFBFBF"/>
            </w:tcBorders>
            <w:shd w:val="clear" w:color="auto" w:fill="191919"/>
            <w:tcMar>
              <w:top w:w="40" w:type="dxa"/>
              <w:left w:w="60" w:type="dxa"/>
              <w:bottom w:w="40" w:type="dxa"/>
              <w:right w:w="60" w:type="dxa"/>
            </w:tcMar>
          </w:tcPr>
          <w:p w14:paraId="6C4F601D" w14:textId="77777777" w:rsidR="007D6E97" w:rsidRDefault="00B143B5">
            <w:pPr>
              <w:widowControl w:val="0"/>
              <w:spacing w:after="0" w:line="360" w:lineRule="auto"/>
              <w:rPr>
                <w:rFonts w:ascii="Times New Roman" w:eastAsia="Times New Roman" w:hAnsi="Times New Roman" w:cs="Times New Roman"/>
                <w:b/>
                <w:bCs/>
                <w:color w:val="FFFFFF"/>
              </w:rPr>
            </w:pPr>
            <w:r>
              <w:rPr>
                <w:rFonts w:ascii="Times New Roman" w:eastAsia="Times New Roman" w:hAnsi="Times New Roman" w:cs="Times New Roman"/>
                <w:b/>
                <w:bCs/>
                <w:color w:val="FFFFFF"/>
              </w:rPr>
              <w:t>Campo</w:t>
            </w:r>
          </w:p>
        </w:tc>
        <w:tc>
          <w:tcPr>
            <w:tcW w:w="7170" w:type="dxa"/>
            <w:tcBorders>
              <w:top w:val="single" w:sz="5" w:space="0" w:color="BFBFBF"/>
              <w:left w:val="nil"/>
              <w:bottom w:val="single" w:sz="5" w:space="0" w:color="BFBFBF"/>
              <w:right w:val="single" w:sz="5" w:space="0" w:color="BFBFBF"/>
            </w:tcBorders>
            <w:shd w:val="clear" w:color="auto" w:fill="191919"/>
            <w:tcMar>
              <w:top w:w="40" w:type="dxa"/>
              <w:left w:w="60" w:type="dxa"/>
              <w:bottom w:w="40" w:type="dxa"/>
              <w:right w:w="60" w:type="dxa"/>
            </w:tcMar>
          </w:tcPr>
          <w:p w14:paraId="3C2725B5" w14:textId="77777777" w:rsidR="007D6E97" w:rsidRDefault="00B143B5">
            <w:pPr>
              <w:widowControl w:val="0"/>
              <w:spacing w:after="0" w:line="360" w:lineRule="auto"/>
              <w:rPr>
                <w:rFonts w:ascii="Times New Roman" w:eastAsia="Times New Roman" w:hAnsi="Times New Roman" w:cs="Times New Roman"/>
                <w:b/>
                <w:bCs/>
                <w:color w:val="FFFFFF"/>
              </w:rPr>
            </w:pPr>
            <w:r>
              <w:rPr>
                <w:rFonts w:ascii="Times New Roman" w:eastAsia="Times New Roman" w:hAnsi="Times New Roman" w:cs="Times New Roman"/>
                <w:b/>
                <w:bCs/>
                <w:color w:val="FFFFFF"/>
              </w:rPr>
              <w:t>Descripción</w:t>
            </w:r>
          </w:p>
        </w:tc>
      </w:tr>
      <w:tr w:rsidR="007D6E97" w14:paraId="22044C7B" w14:textId="77777777">
        <w:tc>
          <w:tcPr>
            <w:tcW w:w="2190"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21AC71EA"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Nombre</w:t>
            </w:r>
          </w:p>
        </w:tc>
        <w:tc>
          <w:tcPr>
            <w:tcW w:w="7170"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6F9AD5AD"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CU39 - Definiendo condiciones y fecha final de vencimiento de cobro B2B</w:t>
            </w:r>
          </w:p>
        </w:tc>
      </w:tr>
      <w:tr w:rsidR="007D6E97" w14:paraId="653E2960" w14:textId="77777777">
        <w:tc>
          <w:tcPr>
            <w:tcW w:w="2190"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19F6BD43"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Actores</w:t>
            </w:r>
          </w:p>
        </w:tc>
        <w:tc>
          <w:tcPr>
            <w:tcW w:w="7170"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29C77E1F"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Usuario autorizado de Gerencia o Secretaría.</w:t>
            </w:r>
          </w:p>
        </w:tc>
      </w:tr>
      <w:tr w:rsidR="007D6E97" w14:paraId="5E82FA15" w14:textId="77777777">
        <w:tc>
          <w:tcPr>
            <w:tcW w:w="2190"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1CC637F8"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Resumen</w:t>
            </w:r>
          </w:p>
        </w:tc>
        <w:tc>
          <w:tcPr>
            <w:tcW w:w="7170"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7B5DF4BD"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El usuario establece las condiciones comerciales de cobro de una Nota de Venta B2B y su fecha final de vencimiento.</w:t>
            </w:r>
          </w:p>
        </w:tc>
      </w:tr>
      <w:tr w:rsidR="007D6E97" w14:paraId="3E1E026B" w14:textId="77777777">
        <w:tc>
          <w:tcPr>
            <w:tcW w:w="2190"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61C0E88B"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Frecuencia</w:t>
            </w:r>
          </w:p>
        </w:tc>
        <w:tc>
          <w:tcPr>
            <w:tcW w:w="7170"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40A6126F"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Media.</w:t>
            </w:r>
          </w:p>
        </w:tc>
      </w:tr>
      <w:tr w:rsidR="007D6E97" w14:paraId="694A8048" w14:textId="77777777">
        <w:tc>
          <w:tcPr>
            <w:tcW w:w="2190"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204F9166"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Precondiciones</w:t>
            </w:r>
          </w:p>
        </w:tc>
        <w:tc>
          <w:tcPr>
            <w:tcW w:w="7170"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2789B752"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El usuario debe estar autenticado y autorizado. Debe existir una Nota de Venta B2B y encontrarse disponibles las condiciones comerciales aplicables a la operación.</w:t>
            </w:r>
          </w:p>
        </w:tc>
      </w:tr>
      <w:tr w:rsidR="007D6E97" w14:paraId="43883AA0" w14:textId="77777777">
        <w:tc>
          <w:tcPr>
            <w:tcW w:w="2190"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6A282C89"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Descripciones</w:t>
            </w:r>
          </w:p>
        </w:tc>
        <w:tc>
          <w:tcPr>
            <w:tcW w:w="7170"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22417091"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B45F06"/>
              </w:rPr>
              <w:t xml:space="preserve">El usuario accede a las condiciones de cobro de la Nota de Venta B2B, registra los montos, proporciones, eventos o antecedentes comerciales que habilitan los cobros intermedios y define la fecha final de vencimiento de la Nota de Venta. </w:t>
            </w:r>
            <w:r>
              <w:rPr>
                <w:rFonts w:ascii="Times New Roman" w:eastAsia="Times New Roman" w:hAnsi="Times New Roman" w:cs="Times New Roman"/>
                <w:color w:val="191919"/>
              </w:rPr>
              <w:t>El sistema valida que la información necesaria sea completa y coherente [Excepción 1], registra las condiciones establecidas y mantiene una única fecha final para efectos de deuda vigente, Por vencer y morosidad. Los hitos o condiciones intermedias quedan como referencias comerciales y no generan vencimientos morosos independientes.</w:t>
            </w:r>
          </w:p>
        </w:tc>
      </w:tr>
      <w:tr w:rsidR="007D6E97" w14:paraId="12D0576B" w14:textId="77777777">
        <w:tc>
          <w:tcPr>
            <w:tcW w:w="2190"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5C3DDEB2"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Excepciones</w:t>
            </w:r>
          </w:p>
        </w:tc>
        <w:tc>
          <w:tcPr>
            <w:tcW w:w="7170"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4C9532F2"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Excepción 1: Condición de cobro incompleta o inválida. Si falta información obligatoria aplicable o la fecha final de vencimiento no es válida, el sistema informa la situación y no registra la configuración hasta que sea corregida.</w:t>
            </w:r>
          </w:p>
        </w:tc>
      </w:tr>
      <w:tr w:rsidR="007D6E97" w14:paraId="4DADE4BF" w14:textId="77777777">
        <w:tc>
          <w:tcPr>
            <w:tcW w:w="2190"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5DB64DC1"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Postcondiciones</w:t>
            </w:r>
          </w:p>
        </w:tc>
        <w:tc>
          <w:tcPr>
            <w:tcW w:w="7170"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35D1D38F"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La Nota de Venta B2B queda con sus condiciones de cobro y una única fecha final de vencimiento registradas.</w:t>
            </w:r>
          </w:p>
        </w:tc>
      </w:tr>
      <w:tr w:rsidR="007D6E97" w14:paraId="4BACBA60" w14:textId="77777777">
        <w:tc>
          <w:tcPr>
            <w:tcW w:w="2190"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232D5E63"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Dependencias</w:t>
            </w:r>
          </w:p>
        </w:tc>
        <w:tc>
          <w:tcPr>
            <w:tcW w:w="7170"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1E8ABE21"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No aplica.</w:t>
            </w:r>
          </w:p>
        </w:tc>
      </w:tr>
    </w:tbl>
    <w:p w14:paraId="4382188E" w14:textId="072772F8" w:rsidR="007D6E97" w:rsidRDefault="007D6E97">
      <w:pPr>
        <w:spacing w:before="40" w:after="0" w:line="360" w:lineRule="auto"/>
        <w:rPr>
          <w:rFonts w:ascii="Times New Roman" w:eastAsia="Times New Roman" w:hAnsi="Times New Roman" w:cs="Times New Roman"/>
          <w:sz w:val="22"/>
          <w:szCs w:val="22"/>
        </w:rPr>
      </w:pPr>
    </w:p>
    <w:tbl>
      <w:tblPr>
        <w:tblStyle w:val="affff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7185"/>
      </w:tblGrid>
      <w:tr w:rsidR="007D6E97" w14:paraId="7D788855" w14:textId="77777777">
        <w:tc>
          <w:tcPr>
            <w:tcW w:w="2175" w:type="dxa"/>
            <w:tcBorders>
              <w:top w:val="single" w:sz="5" w:space="0" w:color="BFBFBF"/>
              <w:left w:val="single" w:sz="5" w:space="0" w:color="BFBFBF"/>
              <w:bottom w:val="single" w:sz="5" w:space="0" w:color="BFBFBF"/>
              <w:right w:val="single" w:sz="5" w:space="0" w:color="BFBFBF"/>
            </w:tcBorders>
            <w:shd w:val="clear" w:color="auto" w:fill="191919"/>
            <w:tcMar>
              <w:top w:w="40" w:type="dxa"/>
              <w:left w:w="60" w:type="dxa"/>
              <w:bottom w:w="40" w:type="dxa"/>
              <w:right w:w="60" w:type="dxa"/>
            </w:tcMar>
          </w:tcPr>
          <w:p w14:paraId="7BB362DD" w14:textId="77777777" w:rsidR="007D6E97" w:rsidRDefault="00B143B5">
            <w:pPr>
              <w:widowControl w:val="0"/>
              <w:spacing w:after="0" w:line="360" w:lineRule="auto"/>
              <w:rPr>
                <w:rFonts w:ascii="Times New Roman" w:eastAsia="Times New Roman" w:hAnsi="Times New Roman" w:cs="Times New Roman"/>
                <w:b/>
                <w:bCs/>
                <w:color w:val="FFFFFF"/>
              </w:rPr>
            </w:pPr>
            <w:r>
              <w:rPr>
                <w:rFonts w:ascii="Times New Roman" w:eastAsia="Times New Roman" w:hAnsi="Times New Roman" w:cs="Times New Roman"/>
                <w:b/>
                <w:bCs/>
                <w:color w:val="FFFFFF"/>
              </w:rPr>
              <w:t>Campo</w:t>
            </w:r>
          </w:p>
        </w:tc>
        <w:tc>
          <w:tcPr>
            <w:tcW w:w="7185" w:type="dxa"/>
            <w:tcBorders>
              <w:top w:val="single" w:sz="5" w:space="0" w:color="BFBFBF"/>
              <w:left w:val="nil"/>
              <w:bottom w:val="single" w:sz="5" w:space="0" w:color="BFBFBF"/>
              <w:right w:val="single" w:sz="5" w:space="0" w:color="BFBFBF"/>
            </w:tcBorders>
            <w:shd w:val="clear" w:color="auto" w:fill="191919"/>
            <w:tcMar>
              <w:top w:w="40" w:type="dxa"/>
              <w:left w:w="60" w:type="dxa"/>
              <w:bottom w:w="40" w:type="dxa"/>
              <w:right w:w="60" w:type="dxa"/>
            </w:tcMar>
          </w:tcPr>
          <w:p w14:paraId="2BE4A41C" w14:textId="77777777" w:rsidR="007D6E97" w:rsidRDefault="00B143B5">
            <w:pPr>
              <w:widowControl w:val="0"/>
              <w:spacing w:after="0" w:line="360" w:lineRule="auto"/>
              <w:rPr>
                <w:rFonts w:ascii="Times New Roman" w:eastAsia="Times New Roman" w:hAnsi="Times New Roman" w:cs="Times New Roman"/>
                <w:b/>
                <w:bCs/>
                <w:color w:val="FFFFFF"/>
              </w:rPr>
            </w:pPr>
            <w:r>
              <w:rPr>
                <w:rFonts w:ascii="Times New Roman" w:eastAsia="Times New Roman" w:hAnsi="Times New Roman" w:cs="Times New Roman"/>
                <w:b/>
                <w:bCs/>
                <w:color w:val="FFFFFF"/>
              </w:rPr>
              <w:t>Descripción</w:t>
            </w:r>
          </w:p>
        </w:tc>
      </w:tr>
      <w:tr w:rsidR="007D6E97" w14:paraId="7AD67353"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14130DA2"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Nombre</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39FEB0EE"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CU40 - Gestionando etapas de cobro B2C</w:t>
            </w:r>
          </w:p>
        </w:tc>
      </w:tr>
      <w:tr w:rsidR="007D6E97" w14:paraId="13D37657"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10132154"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Actores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48F255D4"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Usuario autorizado de Gerencia o Secretaría.</w:t>
            </w:r>
          </w:p>
        </w:tc>
      </w:tr>
      <w:tr w:rsidR="007D6E97" w14:paraId="77D70920"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326FB6A8"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Resumen</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02BF16B7"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El usuario consulta o gestiona las referencias de etapa de cobro de una Nota de Venta B2C, manteniendo un único saldo y una única fecha final de vencimiento.</w:t>
            </w:r>
          </w:p>
        </w:tc>
      </w:tr>
      <w:tr w:rsidR="007D6E97" w14:paraId="584D792F"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0F85F5A2"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Frecuencia</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212D0CB6"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Alta.</w:t>
            </w:r>
          </w:p>
        </w:tc>
      </w:tr>
      <w:tr w:rsidR="007D6E97" w14:paraId="456F77E2"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2F2EDC76"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Precondiciones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33CC7349"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Debe existir una Nota de Venta B2C con información económica suficiente y condiciones comerciales vigentes.</w:t>
            </w:r>
          </w:p>
        </w:tc>
      </w:tr>
      <w:tr w:rsidR="007D6E97" w14:paraId="18646D76"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6056F410"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Descripciones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02DDF749"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B45F06"/>
              </w:rPr>
              <w:t xml:space="preserve">El usuario accede a la información de cobro de la Nota de Venta B2C. </w:t>
            </w:r>
            <w:r>
              <w:rPr>
                <w:rFonts w:ascii="Times New Roman" w:eastAsia="Times New Roman" w:hAnsi="Times New Roman" w:cs="Times New Roman"/>
                <w:color w:val="191919"/>
              </w:rPr>
              <w:t xml:space="preserve">El sistema mantiene como referencias de seguimiento las etapas Anticipo, Abono parcial y Pago final, sin crear deudas ni vencimientos independientes para cada una. </w:t>
            </w:r>
            <w:r>
              <w:rPr>
                <w:rFonts w:ascii="Times New Roman" w:eastAsia="Times New Roman" w:hAnsi="Times New Roman" w:cs="Times New Roman"/>
                <w:color w:val="B45F06"/>
              </w:rPr>
              <w:t xml:space="preserve">El usuario registra o confirma la fecha final de vencimiento aplicable [Excepción 1]. A medida que se registran pagos, </w:t>
            </w:r>
            <w:r>
              <w:rPr>
                <w:rFonts w:ascii="Times New Roman" w:eastAsia="Times New Roman" w:hAnsi="Times New Roman" w:cs="Times New Roman"/>
                <w:color w:val="191919"/>
              </w:rPr>
              <w:t>el sistema mantiene disponible el saldo único de la Nota de Venta y la etapa comercial asociada a las categorías de pago registradas. Las condiciones particulares de porcentajes, rectificaciones o tratamiento del Anticipo permanecen administrables de forma manual.</w:t>
            </w:r>
          </w:p>
        </w:tc>
      </w:tr>
      <w:tr w:rsidR="007D6E97" w14:paraId="7A823E02"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5FC7F559"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Excepciones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151C51FE"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Excepción 1: Fecha final de vencimiento inválida o no disponible. Si la operación requiere una fecha final y ésta no puede registrarse válidamente, el sistema informa la situación y mantiene pendiente su definición sin crear vencimientos por etapa.</w:t>
            </w:r>
          </w:p>
        </w:tc>
      </w:tr>
      <w:tr w:rsidR="007D6E97" w14:paraId="66D4832F"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7191D087"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Postcondiciones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01F9CA5A"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La Nota de Venta B2C mantiene sus referencias de etapa de cobro, un único saldo pendiente y una única fecha final de vencimiento para seguimiento financiero y morosidad.</w:t>
            </w:r>
          </w:p>
        </w:tc>
      </w:tr>
      <w:tr w:rsidR="007D6E97" w14:paraId="649E4634"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01B98D87"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Dependencias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46772A4A"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No aplica.</w:t>
            </w:r>
          </w:p>
        </w:tc>
      </w:tr>
    </w:tbl>
    <w:p w14:paraId="1979F900" w14:textId="77777777" w:rsidR="007D6E97" w:rsidRDefault="007D6E97">
      <w:pPr>
        <w:spacing w:before="40" w:after="0" w:line="360" w:lineRule="auto"/>
        <w:rPr>
          <w:rFonts w:ascii="Times New Roman" w:eastAsia="Times New Roman" w:hAnsi="Times New Roman" w:cs="Times New Roman"/>
          <w:sz w:val="22"/>
          <w:szCs w:val="22"/>
        </w:rPr>
      </w:pPr>
    </w:p>
    <w:tbl>
      <w:tblPr>
        <w:tblStyle w:val="afff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90"/>
        <w:gridCol w:w="7170"/>
      </w:tblGrid>
      <w:tr w:rsidR="007D6E97" w14:paraId="2254707E" w14:textId="77777777">
        <w:tc>
          <w:tcPr>
            <w:tcW w:w="2190" w:type="dxa"/>
            <w:tcBorders>
              <w:top w:val="single" w:sz="5" w:space="0" w:color="BFBFBF"/>
              <w:left w:val="single" w:sz="5" w:space="0" w:color="BFBFBF"/>
              <w:bottom w:val="single" w:sz="5" w:space="0" w:color="BFBFBF"/>
              <w:right w:val="single" w:sz="5" w:space="0" w:color="BFBFBF"/>
            </w:tcBorders>
            <w:shd w:val="clear" w:color="auto" w:fill="191919"/>
            <w:tcMar>
              <w:top w:w="40" w:type="dxa"/>
              <w:left w:w="60" w:type="dxa"/>
              <w:bottom w:w="40" w:type="dxa"/>
              <w:right w:w="60" w:type="dxa"/>
            </w:tcMar>
          </w:tcPr>
          <w:p w14:paraId="276310EC" w14:textId="77777777" w:rsidR="007D6E97" w:rsidRDefault="00B143B5">
            <w:pPr>
              <w:widowControl w:val="0"/>
              <w:spacing w:after="0" w:line="360" w:lineRule="auto"/>
              <w:rPr>
                <w:rFonts w:ascii="Times New Roman" w:eastAsia="Times New Roman" w:hAnsi="Times New Roman" w:cs="Times New Roman"/>
                <w:b/>
                <w:bCs/>
                <w:color w:val="FFFFFF"/>
              </w:rPr>
            </w:pPr>
            <w:r>
              <w:rPr>
                <w:rFonts w:ascii="Times New Roman" w:eastAsia="Times New Roman" w:hAnsi="Times New Roman" w:cs="Times New Roman"/>
                <w:b/>
                <w:bCs/>
                <w:color w:val="FFFFFF"/>
              </w:rPr>
              <w:t>Campo</w:t>
            </w:r>
          </w:p>
        </w:tc>
        <w:tc>
          <w:tcPr>
            <w:tcW w:w="7170" w:type="dxa"/>
            <w:tcBorders>
              <w:top w:val="single" w:sz="5" w:space="0" w:color="BFBFBF"/>
              <w:left w:val="nil"/>
              <w:bottom w:val="single" w:sz="5" w:space="0" w:color="BFBFBF"/>
              <w:right w:val="single" w:sz="5" w:space="0" w:color="BFBFBF"/>
            </w:tcBorders>
            <w:shd w:val="clear" w:color="auto" w:fill="191919"/>
            <w:tcMar>
              <w:top w:w="40" w:type="dxa"/>
              <w:left w:w="60" w:type="dxa"/>
              <w:bottom w:w="40" w:type="dxa"/>
              <w:right w:w="60" w:type="dxa"/>
            </w:tcMar>
          </w:tcPr>
          <w:p w14:paraId="1E8D0062" w14:textId="77777777" w:rsidR="007D6E97" w:rsidRDefault="00B143B5">
            <w:pPr>
              <w:widowControl w:val="0"/>
              <w:spacing w:after="0" w:line="360" w:lineRule="auto"/>
              <w:rPr>
                <w:rFonts w:ascii="Times New Roman" w:eastAsia="Times New Roman" w:hAnsi="Times New Roman" w:cs="Times New Roman"/>
                <w:b/>
                <w:bCs/>
                <w:color w:val="FFFFFF"/>
              </w:rPr>
            </w:pPr>
            <w:r>
              <w:rPr>
                <w:rFonts w:ascii="Times New Roman" w:eastAsia="Times New Roman" w:hAnsi="Times New Roman" w:cs="Times New Roman"/>
                <w:b/>
                <w:bCs/>
                <w:color w:val="FFFFFF"/>
              </w:rPr>
              <w:t>Descripción</w:t>
            </w:r>
          </w:p>
        </w:tc>
      </w:tr>
      <w:tr w:rsidR="007D6E97" w14:paraId="5712DF49" w14:textId="77777777">
        <w:tc>
          <w:tcPr>
            <w:tcW w:w="2190"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1C6C50CA"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Nombre</w:t>
            </w:r>
          </w:p>
        </w:tc>
        <w:tc>
          <w:tcPr>
            <w:tcW w:w="7170"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02642602"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CU41 - Configurando umbral Por vencer</w:t>
            </w:r>
          </w:p>
        </w:tc>
      </w:tr>
      <w:tr w:rsidR="007D6E97" w14:paraId="12E9C926" w14:textId="77777777">
        <w:tc>
          <w:tcPr>
            <w:tcW w:w="2190"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0A0CD515"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Actores</w:t>
            </w:r>
          </w:p>
        </w:tc>
        <w:tc>
          <w:tcPr>
            <w:tcW w:w="7170"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29573DC7"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Gerencia.</w:t>
            </w:r>
          </w:p>
        </w:tc>
      </w:tr>
      <w:tr w:rsidR="007D6E97" w14:paraId="1694D4D3" w14:textId="77777777">
        <w:tc>
          <w:tcPr>
            <w:tcW w:w="2190"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2DD65FB8"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Resumen</w:t>
            </w:r>
          </w:p>
        </w:tc>
        <w:tc>
          <w:tcPr>
            <w:tcW w:w="7170"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1422D011"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Gerencia modifica el número de días hábiles de anticipación utilizado para identificar Notas de Venta con saldo pendiente como Por vencer respecto de su fecha final.</w:t>
            </w:r>
          </w:p>
        </w:tc>
      </w:tr>
      <w:tr w:rsidR="007D6E97" w14:paraId="67865FDA" w14:textId="77777777">
        <w:tc>
          <w:tcPr>
            <w:tcW w:w="2190"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66B5626A"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Frecuencia</w:t>
            </w:r>
          </w:p>
        </w:tc>
        <w:tc>
          <w:tcPr>
            <w:tcW w:w="7170"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578D6C73"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Baja.</w:t>
            </w:r>
          </w:p>
        </w:tc>
      </w:tr>
      <w:tr w:rsidR="007D6E97" w14:paraId="6B6DCA36" w14:textId="77777777">
        <w:tc>
          <w:tcPr>
            <w:tcW w:w="2190"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29181380"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Precondiciones</w:t>
            </w:r>
          </w:p>
        </w:tc>
        <w:tc>
          <w:tcPr>
            <w:tcW w:w="7170"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1BB0DF28"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El usuario debe estar autenticado y autorizado como Gerencia. Debe existir una configuración vigente del umbral.</w:t>
            </w:r>
          </w:p>
        </w:tc>
      </w:tr>
      <w:tr w:rsidR="007D6E97" w14:paraId="12C0DDF9" w14:textId="77777777">
        <w:tc>
          <w:tcPr>
            <w:tcW w:w="2190"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6DF35ACC"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Descripciones</w:t>
            </w:r>
          </w:p>
        </w:tc>
        <w:tc>
          <w:tcPr>
            <w:tcW w:w="7170"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2BEF3494"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B45F06"/>
              </w:rPr>
              <w:t xml:space="preserve">El usuario accede a la configuración del umbral Por vencer. </w:t>
            </w:r>
            <w:r>
              <w:rPr>
                <w:rFonts w:ascii="Times New Roman" w:eastAsia="Times New Roman" w:hAnsi="Times New Roman" w:cs="Times New Roman"/>
                <w:color w:val="191919"/>
              </w:rPr>
              <w:t xml:space="preserve">El sistema presenta el valor actualmente registrado. </w:t>
            </w:r>
            <w:r>
              <w:rPr>
                <w:rFonts w:ascii="Times New Roman" w:eastAsia="Times New Roman" w:hAnsi="Times New Roman" w:cs="Times New Roman"/>
                <w:color w:val="B45F06"/>
              </w:rPr>
              <w:t xml:space="preserve">El usuario ingresa la nueva cantidad de días hábiles y solicita guardar el cambio. </w:t>
            </w:r>
            <w:r>
              <w:rPr>
                <w:rFonts w:ascii="Times New Roman" w:eastAsia="Times New Roman" w:hAnsi="Times New Roman" w:cs="Times New Roman"/>
                <w:color w:val="191919"/>
              </w:rPr>
              <w:t>El sistema valida que el valor ingresado sea válido [Excepción 1] y, cuando la validación es satisfactoria, registra el nuevo umbral como configuración vigente.</w:t>
            </w:r>
          </w:p>
        </w:tc>
      </w:tr>
      <w:tr w:rsidR="007D6E97" w14:paraId="0882E8BA" w14:textId="77777777">
        <w:tc>
          <w:tcPr>
            <w:tcW w:w="2190"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0C104285"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Excepciones</w:t>
            </w:r>
          </w:p>
        </w:tc>
        <w:tc>
          <w:tcPr>
            <w:tcW w:w="7170"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66D4B078"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Excepción 1: Umbral inválido. Si el valor ingresado no corresponde a una cantidad válida de días hábiles, el sistema informa la situación y mantiene la configuración anterior.</w:t>
            </w:r>
          </w:p>
        </w:tc>
      </w:tr>
      <w:tr w:rsidR="007D6E97" w14:paraId="2ADE5E46" w14:textId="77777777">
        <w:tc>
          <w:tcPr>
            <w:tcW w:w="2190"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2126E816"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Postcondiciones</w:t>
            </w:r>
          </w:p>
        </w:tc>
        <w:tc>
          <w:tcPr>
            <w:tcW w:w="7170"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6CA25687"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El nuevo umbral queda registrado como valor vigente para determinar qué Notas de Venta se encuentran Por vencer.</w:t>
            </w:r>
          </w:p>
        </w:tc>
      </w:tr>
      <w:tr w:rsidR="007D6E97" w14:paraId="292172BA" w14:textId="77777777">
        <w:tc>
          <w:tcPr>
            <w:tcW w:w="2190"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2FD36631"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Dependencias</w:t>
            </w:r>
          </w:p>
        </w:tc>
        <w:tc>
          <w:tcPr>
            <w:tcW w:w="7170"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5C043992"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No aplica.</w:t>
            </w:r>
          </w:p>
        </w:tc>
      </w:tr>
    </w:tbl>
    <w:p w14:paraId="0D013962" w14:textId="178BAF33" w:rsidR="007D6E97" w:rsidRDefault="007D6E97">
      <w:pPr>
        <w:spacing w:line="360" w:lineRule="auto"/>
        <w:rPr>
          <w:rFonts w:ascii="Times New Roman" w:eastAsia="Times New Roman" w:hAnsi="Times New Roman" w:cs="Times New Roman"/>
        </w:rPr>
      </w:pPr>
    </w:p>
    <w:p w14:paraId="25B0AEFD" w14:textId="7C7ABD84" w:rsidR="1B34AD80" w:rsidRDefault="1B34AD80">
      <w:r>
        <w:br w:type="page"/>
      </w:r>
    </w:p>
    <w:p w14:paraId="0C99AD16" w14:textId="2B968B58" w:rsidR="1B34AD80" w:rsidRDefault="1B34AD80" w:rsidP="1B34AD80">
      <w:pPr>
        <w:spacing w:line="360" w:lineRule="auto"/>
        <w:rPr>
          <w:rFonts w:ascii="Times New Roman" w:eastAsia="Times New Roman" w:hAnsi="Times New Roman" w:cs="Times New Roman"/>
        </w:rPr>
      </w:pPr>
    </w:p>
    <w:tbl>
      <w:tblPr>
        <w:tblStyle w:val="affff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7185"/>
      </w:tblGrid>
      <w:tr w:rsidR="007D6E97" w14:paraId="3C9F914C" w14:textId="77777777">
        <w:tc>
          <w:tcPr>
            <w:tcW w:w="2175" w:type="dxa"/>
            <w:tcBorders>
              <w:top w:val="single" w:sz="5" w:space="0" w:color="BFBFBF"/>
              <w:left w:val="single" w:sz="5" w:space="0" w:color="BFBFBF"/>
              <w:bottom w:val="single" w:sz="5" w:space="0" w:color="BFBFBF"/>
              <w:right w:val="single" w:sz="5" w:space="0" w:color="BFBFBF"/>
            </w:tcBorders>
            <w:shd w:val="clear" w:color="auto" w:fill="191919"/>
            <w:tcMar>
              <w:top w:w="40" w:type="dxa"/>
              <w:left w:w="60" w:type="dxa"/>
              <w:bottom w:w="40" w:type="dxa"/>
              <w:right w:w="60" w:type="dxa"/>
            </w:tcMar>
          </w:tcPr>
          <w:p w14:paraId="29243B68" w14:textId="77777777" w:rsidR="007D6E97" w:rsidRDefault="00B143B5">
            <w:pPr>
              <w:widowControl w:val="0"/>
              <w:spacing w:after="0" w:line="360" w:lineRule="auto"/>
              <w:rPr>
                <w:rFonts w:ascii="Times New Roman" w:eastAsia="Times New Roman" w:hAnsi="Times New Roman" w:cs="Times New Roman"/>
                <w:b/>
                <w:bCs/>
                <w:color w:val="FFFFFF"/>
              </w:rPr>
            </w:pPr>
            <w:r>
              <w:rPr>
                <w:rFonts w:ascii="Times New Roman" w:eastAsia="Times New Roman" w:hAnsi="Times New Roman" w:cs="Times New Roman"/>
                <w:b/>
                <w:bCs/>
                <w:color w:val="FFFFFF"/>
              </w:rPr>
              <w:t>Campo</w:t>
            </w:r>
          </w:p>
        </w:tc>
        <w:tc>
          <w:tcPr>
            <w:tcW w:w="7185" w:type="dxa"/>
            <w:tcBorders>
              <w:top w:val="single" w:sz="5" w:space="0" w:color="BFBFBF"/>
              <w:left w:val="nil"/>
              <w:bottom w:val="single" w:sz="5" w:space="0" w:color="BFBFBF"/>
              <w:right w:val="single" w:sz="5" w:space="0" w:color="BFBFBF"/>
            </w:tcBorders>
            <w:shd w:val="clear" w:color="auto" w:fill="191919"/>
            <w:tcMar>
              <w:top w:w="40" w:type="dxa"/>
              <w:left w:w="60" w:type="dxa"/>
              <w:bottom w:w="40" w:type="dxa"/>
              <w:right w:w="60" w:type="dxa"/>
            </w:tcMar>
          </w:tcPr>
          <w:p w14:paraId="6E07CF10" w14:textId="77777777" w:rsidR="007D6E97" w:rsidRDefault="00B143B5">
            <w:pPr>
              <w:widowControl w:val="0"/>
              <w:spacing w:after="0" w:line="360" w:lineRule="auto"/>
              <w:rPr>
                <w:rFonts w:ascii="Times New Roman" w:eastAsia="Times New Roman" w:hAnsi="Times New Roman" w:cs="Times New Roman"/>
                <w:b/>
                <w:bCs/>
                <w:color w:val="FFFFFF"/>
              </w:rPr>
            </w:pPr>
            <w:r>
              <w:rPr>
                <w:rFonts w:ascii="Times New Roman" w:eastAsia="Times New Roman" w:hAnsi="Times New Roman" w:cs="Times New Roman"/>
                <w:b/>
                <w:bCs/>
                <w:color w:val="FFFFFF"/>
              </w:rPr>
              <w:t>Descripción</w:t>
            </w:r>
          </w:p>
        </w:tc>
      </w:tr>
      <w:tr w:rsidR="007D6E97" w14:paraId="2F6E13CB"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5095ED72"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Nombre</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22C30A47"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CU42 - Buscando y seleccionando cliente para registrar pago</w:t>
            </w:r>
          </w:p>
        </w:tc>
      </w:tr>
      <w:tr w:rsidR="007D6E97" w14:paraId="6D76E9BA"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2CFA2FF5"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Actores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150EA259"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Usuario autorizado de Gerencia, Secretaría o Contador.</w:t>
            </w:r>
          </w:p>
        </w:tc>
      </w:tr>
      <w:tr w:rsidR="007D6E97" w14:paraId="57A60688"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05F163A8"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Resumen</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1888EAD7"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El usuario busca y selecciona desde la vista de registro de pago al cliente activo al cual corresponde el pago, utilizando su RUT, nombre o Razón Social.</w:t>
            </w:r>
          </w:p>
        </w:tc>
      </w:tr>
      <w:tr w:rsidR="007D6E97" w14:paraId="461A9B08"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175573BD"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Frecuencia</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4445D574"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Alta.</w:t>
            </w:r>
          </w:p>
        </w:tc>
      </w:tr>
      <w:tr w:rsidR="007D6E97" w14:paraId="50773F3B"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05BA5E39"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Precondiciones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59BD5BCA"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El usuario debe estar autenticado y autorizado para registrar pagos.</w:t>
            </w:r>
          </w:p>
        </w:tc>
      </w:tr>
      <w:tr w:rsidR="007D6E97" w14:paraId="3643C8BE"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09C19507"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Descripciones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627ED1CE"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B45F06"/>
              </w:rPr>
              <w:t xml:space="preserve">El usuario ingresa el RUT, nombre o Razón Social del cliente que desea buscar, </w:t>
            </w:r>
            <w:r>
              <w:rPr>
                <w:rFonts w:ascii="Times New Roman" w:eastAsia="Times New Roman" w:hAnsi="Times New Roman" w:cs="Times New Roman"/>
                <w:color w:val="191919"/>
              </w:rPr>
              <w:t xml:space="preserve">el sistema consulta los clientes registrados en estado “Activo” y muestra las coincidencias encontradas [Excepción 1], </w:t>
            </w:r>
            <w:r>
              <w:rPr>
                <w:rFonts w:ascii="Times New Roman" w:eastAsia="Times New Roman" w:hAnsi="Times New Roman" w:cs="Times New Roman"/>
                <w:color w:val="B45F06"/>
              </w:rPr>
              <w:t xml:space="preserve">el usuario selecciona un único cliente de los resultados, </w:t>
            </w:r>
            <w:r>
              <w:rPr>
                <w:rFonts w:ascii="Times New Roman" w:eastAsia="Times New Roman" w:hAnsi="Times New Roman" w:cs="Times New Roman"/>
                <w:color w:val="191919"/>
              </w:rPr>
              <w:t>el sistema valida la selección y establece al cliente seleccionado como contexto para continuar con el registro del pago [Excepción 2].</w:t>
            </w:r>
          </w:p>
        </w:tc>
      </w:tr>
      <w:tr w:rsidR="007D6E97" w14:paraId="70083EDF"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6178F2FE"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Excepciones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780EEF88"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Excepción 1: Cliente no encontrado. Si no existen clientes activos que coincidan con el RUT, nombre o Razón Social ingresados, el sistema informa la situación y no permite seleccionar un cliente.</w:t>
            </w:r>
            <w:r>
              <w:rPr>
                <w:rFonts w:ascii="Times New Roman" w:eastAsia="Times New Roman" w:hAnsi="Times New Roman" w:cs="Times New Roman"/>
                <w:color w:val="191919"/>
              </w:rPr>
              <w:br/>
              <w:t xml:space="preserve"> Excepción 2: Cliente no seleccionado. Si el usuario no selecciona un cliente activo válido de los resultados de búsqueda, el sistema no permite continuar con el registro del pago.</w:t>
            </w:r>
          </w:p>
        </w:tc>
      </w:tr>
      <w:tr w:rsidR="007D6E97" w14:paraId="5FDDEE4C"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0760E4A1"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Postcondiciones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2B2FB275"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Un único cliente activo queda seleccionado como contexto para continuar con el registro del pago.</w:t>
            </w:r>
          </w:p>
        </w:tc>
      </w:tr>
      <w:tr w:rsidR="007D6E97" w14:paraId="51269802"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600BB180"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Dependencias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3BA557D0"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No aplica.</w:t>
            </w:r>
          </w:p>
        </w:tc>
      </w:tr>
    </w:tbl>
    <w:p w14:paraId="029F34FF" w14:textId="77777777" w:rsidR="007D6E97" w:rsidRDefault="007D6E97">
      <w:pPr>
        <w:spacing w:before="40" w:after="0" w:line="360" w:lineRule="auto"/>
        <w:rPr>
          <w:rFonts w:ascii="Times New Roman" w:eastAsia="Times New Roman" w:hAnsi="Times New Roman" w:cs="Times New Roman"/>
          <w:sz w:val="22"/>
          <w:szCs w:val="22"/>
        </w:rPr>
      </w:pPr>
    </w:p>
    <w:p w14:paraId="51628A59" w14:textId="55BB00C8" w:rsidR="1B34AD80" w:rsidRDefault="1B34AD80" w:rsidP="1B34AD80"/>
    <w:tbl>
      <w:tblPr>
        <w:tblStyle w:val="affff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7185"/>
      </w:tblGrid>
      <w:tr w:rsidR="007D6E97" w14:paraId="0ECDC961" w14:textId="77777777">
        <w:tc>
          <w:tcPr>
            <w:tcW w:w="2175" w:type="dxa"/>
            <w:tcBorders>
              <w:top w:val="single" w:sz="5" w:space="0" w:color="BFBFBF"/>
              <w:left w:val="single" w:sz="5" w:space="0" w:color="BFBFBF"/>
              <w:bottom w:val="single" w:sz="5" w:space="0" w:color="BFBFBF"/>
              <w:right w:val="single" w:sz="5" w:space="0" w:color="BFBFBF"/>
            </w:tcBorders>
            <w:shd w:val="clear" w:color="auto" w:fill="191919"/>
            <w:tcMar>
              <w:top w:w="40" w:type="dxa"/>
              <w:left w:w="60" w:type="dxa"/>
              <w:bottom w:w="40" w:type="dxa"/>
              <w:right w:w="60" w:type="dxa"/>
            </w:tcMar>
          </w:tcPr>
          <w:p w14:paraId="6D687A76" w14:textId="77777777" w:rsidR="007D6E97" w:rsidRDefault="00B143B5">
            <w:pPr>
              <w:widowControl w:val="0"/>
              <w:spacing w:after="0" w:line="360" w:lineRule="auto"/>
              <w:rPr>
                <w:rFonts w:ascii="Times New Roman" w:eastAsia="Times New Roman" w:hAnsi="Times New Roman" w:cs="Times New Roman"/>
                <w:b/>
                <w:bCs/>
                <w:color w:val="FFFFFF"/>
              </w:rPr>
            </w:pPr>
            <w:r>
              <w:rPr>
                <w:rFonts w:ascii="Times New Roman" w:eastAsia="Times New Roman" w:hAnsi="Times New Roman" w:cs="Times New Roman"/>
                <w:b/>
                <w:bCs/>
                <w:color w:val="FFFFFF"/>
              </w:rPr>
              <w:lastRenderedPageBreak/>
              <w:t>Campo</w:t>
            </w:r>
          </w:p>
        </w:tc>
        <w:tc>
          <w:tcPr>
            <w:tcW w:w="7185" w:type="dxa"/>
            <w:tcBorders>
              <w:top w:val="single" w:sz="5" w:space="0" w:color="BFBFBF"/>
              <w:left w:val="nil"/>
              <w:bottom w:val="single" w:sz="5" w:space="0" w:color="BFBFBF"/>
              <w:right w:val="single" w:sz="5" w:space="0" w:color="BFBFBF"/>
            </w:tcBorders>
            <w:shd w:val="clear" w:color="auto" w:fill="191919"/>
            <w:tcMar>
              <w:top w:w="40" w:type="dxa"/>
              <w:left w:w="60" w:type="dxa"/>
              <w:bottom w:w="40" w:type="dxa"/>
              <w:right w:w="60" w:type="dxa"/>
            </w:tcMar>
          </w:tcPr>
          <w:p w14:paraId="5C2EE9D7" w14:textId="77777777" w:rsidR="007D6E97" w:rsidRDefault="00B143B5">
            <w:pPr>
              <w:widowControl w:val="0"/>
              <w:spacing w:after="0" w:line="360" w:lineRule="auto"/>
              <w:rPr>
                <w:rFonts w:ascii="Times New Roman" w:eastAsia="Times New Roman" w:hAnsi="Times New Roman" w:cs="Times New Roman"/>
                <w:b/>
                <w:bCs/>
                <w:color w:val="FFFFFF"/>
              </w:rPr>
            </w:pPr>
            <w:r>
              <w:rPr>
                <w:rFonts w:ascii="Times New Roman" w:eastAsia="Times New Roman" w:hAnsi="Times New Roman" w:cs="Times New Roman"/>
                <w:b/>
                <w:bCs/>
                <w:color w:val="FFFFFF"/>
              </w:rPr>
              <w:t>Descripción</w:t>
            </w:r>
          </w:p>
        </w:tc>
      </w:tr>
      <w:tr w:rsidR="007D6E97" w14:paraId="23E9F036"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07B353C7"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Nombre</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05A19BFD"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CU43 - Asociando pago a Nota de Venta</w:t>
            </w:r>
          </w:p>
        </w:tc>
      </w:tr>
      <w:tr w:rsidR="007D6E97" w14:paraId="6C392BDF"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60B0FD0A"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Actores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00E85608"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Usuario autorizado de Gerencia, Secretaría o Contador.</w:t>
            </w:r>
          </w:p>
        </w:tc>
      </w:tr>
      <w:tr w:rsidR="007D6E97" w14:paraId="780781DF"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68550857"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Resumen</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212DE06D"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El usuario asocia el pago que se encuentra registrando a una única Nota de Venta habilitada para recibir pagos.</w:t>
            </w:r>
          </w:p>
        </w:tc>
      </w:tr>
      <w:tr w:rsidR="007D6E97" w14:paraId="3AC0B3F5"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530E44C4"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Frecuencia</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6570FDAD"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Alta.</w:t>
            </w:r>
          </w:p>
        </w:tc>
      </w:tr>
      <w:tr w:rsidR="007D6E97" w14:paraId="4F400598"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0DC49D3E"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Precondiciones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4AD101D4"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El usuario debe estar autenticado y autorizado para registrar pagos. Debe existir al menos una Nota de Venta disponible para la asociación o, para el primer pago B2C, un contexto provisional de Nota de Venta generado desde la Cotización.</w:t>
            </w:r>
          </w:p>
        </w:tc>
      </w:tr>
      <w:tr w:rsidR="007D6E97" w14:paraId="6571F93C"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6623816B"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Descripciones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7B28C09B"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B45F06"/>
              </w:rPr>
              <w:t xml:space="preserve">El usuario selecciona la Nota de Venta que desea asociar al pago. </w:t>
            </w:r>
            <w:r>
              <w:rPr>
                <w:rFonts w:ascii="Times New Roman" w:eastAsia="Times New Roman" w:hAnsi="Times New Roman" w:cs="Times New Roman"/>
                <w:color w:val="191919"/>
              </w:rPr>
              <w:t xml:space="preserve">El sistema valida que exista, no se encuentre anulada, cerrada ni totalmente revertida y mantenga saldo pendiente mayor que cero [Excepción 1]. Una Nota de Venta </w:t>
            </w:r>
            <w:proofErr w:type="gramStart"/>
            <w:r>
              <w:rPr>
                <w:rFonts w:ascii="Times New Roman" w:eastAsia="Times New Roman" w:hAnsi="Times New Roman" w:cs="Times New Roman"/>
                <w:color w:val="191919"/>
              </w:rPr>
              <w:t>parcialmente pagada o parcialmente revertida</w:t>
            </w:r>
            <w:proofErr w:type="gramEnd"/>
            <w:r>
              <w:rPr>
                <w:rFonts w:ascii="Times New Roman" w:eastAsia="Times New Roman" w:hAnsi="Times New Roman" w:cs="Times New Roman"/>
                <w:color w:val="191919"/>
              </w:rPr>
              <w:t xml:space="preserve"> continúa siendo elegible por su monto vigente restante. En el primer pago B2C, el sistema acepta el contexto provisional generado desde la Cotización y mantiene la asociación condicionada al éxito del registro del pago. Si la validación es satisfactoria, el sistema asocia la Nota de Venta al registro de pago y mantiene dicha asociación como única para ese registro.</w:t>
            </w:r>
          </w:p>
        </w:tc>
      </w:tr>
      <w:tr w:rsidR="007D6E97" w14:paraId="1F91F87F"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6073679C"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Excepciones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465AAC54"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Excepción 1: Nota de Venta no elegible. Si no se selecciona una Nota de Venta válida, se encuentra anulada/cerrada/totalmente revertida o no mantiene saldo pendiente, el sistema informa la situación y no acepta la asociación.</w:t>
            </w:r>
          </w:p>
        </w:tc>
      </w:tr>
      <w:tr w:rsidR="007D6E97" w14:paraId="1DF9B23A"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3DF6DBC8"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Postcondiciones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425A519C"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El registro de pago queda asociado a una única Nota de Venta elegible; en el primer pago B2C la asociación se consolida definitivamente sólo si el pago se registra correctamente.</w:t>
            </w:r>
          </w:p>
        </w:tc>
      </w:tr>
      <w:tr w:rsidR="007D6E97" w14:paraId="0385A629"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0F372BC5"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lastRenderedPageBreak/>
              <w:t>Dependencias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5296F018"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CU42 - Buscando y seleccionando cliente para registrar pago.</w:t>
            </w:r>
          </w:p>
        </w:tc>
      </w:tr>
    </w:tbl>
    <w:p w14:paraId="22C311B2" w14:textId="644CB00D" w:rsidR="007D6E97" w:rsidRDefault="007D6E97">
      <w:pPr>
        <w:spacing w:before="40" w:after="0" w:line="360" w:lineRule="auto"/>
        <w:rPr>
          <w:rFonts w:ascii="Times New Roman" w:eastAsia="Times New Roman" w:hAnsi="Times New Roman" w:cs="Times New Roman"/>
          <w:sz w:val="22"/>
          <w:szCs w:val="22"/>
        </w:rPr>
      </w:pPr>
    </w:p>
    <w:tbl>
      <w:tblPr>
        <w:tblStyle w:val="affff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7185"/>
      </w:tblGrid>
      <w:tr w:rsidR="007D6E97" w14:paraId="14231FA1" w14:textId="77777777">
        <w:tc>
          <w:tcPr>
            <w:tcW w:w="2175" w:type="dxa"/>
            <w:tcBorders>
              <w:top w:val="single" w:sz="5" w:space="0" w:color="BFBFBF"/>
              <w:left w:val="single" w:sz="5" w:space="0" w:color="BFBFBF"/>
              <w:bottom w:val="single" w:sz="5" w:space="0" w:color="BFBFBF"/>
              <w:right w:val="single" w:sz="5" w:space="0" w:color="BFBFBF"/>
            </w:tcBorders>
            <w:shd w:val="clear" w:color="auto" w:fill="191919"/>
            <w:tcMar>
              <w:top w:w="40" w:type="dxa"/>
              <w:left w:w="60" w:type="dxa"/>
              <w:bottom w:w="40" w:type="dxa"/>
              <w:right w:w="60" w:type="dxa"/>
            </w:tcMar>
          </w:tcPr>
          <w:p w14:paraId="045DF029" w14:textId="77777777" w:rsidR="007D6E97" w:rsidRDefault="00B143B5">
            <w:pPr>
              <w:widowControl w:val="0"/>
              <w:spacing w:after="0" w:line="360" w:lineRule="auto"/>
              <w:rPr>
                <w:rFonts w:ascii="Times New Roman" w:eastAsia="Times New Roman" w:hAnsi="Times New Roman" w:cs="Times New Roman"/>
                <w:b/>
                <w:bCs/>
                <w:color w:val="FFFFFF"/>
              </w:rPr>
            </w:pPr>
            <w:r>
              <w:rPr>
                <w:rFonts w:ascii="Times New Roman" w:eastAsia="Times New Roman" w:hAnsi="Times New Roman" w:cs="Times New Roman"/>
                <w:b/>
                <w:bCs/>
                <w:color w:val="FFFFFF"/>
              </w:rPr>
              <w:t>Campo</w:t>
            </w:r>
          </w:p>
        </w:tc>
        <w:tc>
          <w:tcPr>
            <w:tcW w:w="7185" w:type="dxa"/>
            <w:tcBorders>
              <w:top w:val="single" w:sz="5" w:space="0" w:color="BFBFBF"/>
              <w:left w:val="nil"/>
              <w:bottom w:val="single" w:sz="5" w:space="0" w:color="BFBFBF"/>
              <w:right w:val="single" w:sz="5" w:space="0" w:color="BFBFBF"/>
            </w:tcBorders>
            <w:shd w:val="clear" w:color="auto" w:fill="191919"/>
            <w:tcMar>
              <w:top w:w="40" w:type="dxa"/>
              <w:left w:w="60" w:type="dxa"/>
              <w:bottom w:w="40" w:type="dxa"/>
              <w:right w:w="60" w:type="dxa"/>
            </w:tcMar>
          </w:tcPr>
          <w:p w14:paraId="22D302E7" w14:textId="77777777" w:rsidR="007D6E97" w:rsidRDefault="00B143B5">
            <w:pPr>
              <w:widowControl w:val="0"/>
              <w:spacing w:after="0" w:line="360" w:lineRule="auto"/>
              <w:rPr>
                <w:rFonts w:ascii="Times New Roman" w:eastAsia="Times New Roman" w:hAnsi="Times New Roman" w:cs="Times New Roman"/>
                <w:b/>
                <w:bCs/>
                <w:color w:val="FFFFFF"/>
              </w:rPr>
            </w:pPr>
            <w:r>
              <w:rPr>
                <w:rFonts w:ascii="Times New Roman" w:eastAsia="Times New Roman" w:hAnsi="Times New Roman" w:cs="Times New Roman"/>
                <w:b/>
                <w:bCs/>
                <w:color w:val="FFFFFF"/>
              </w:rPr>
              <w:t>Descripción</w:t>
            </w:r>
          </w:p>
        </w:tc>
      </w:tr>
      <w:tr w:rsidR="007D6E97" w14:paraId="367EF352"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22811073"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Nombre</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4C60BEA7"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CU44 - Clasificando pago mediante categoría sugerida</w:t>
            </w:r>
          </w:p>
        </w:tc>
      </w:tr>
      <w:tr w:rsidR="007D6E97" w14:paraId="53DCDED0"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3F4964C9"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Actores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7DAC3E3E"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Usuario autorizado de Gerencia, Secretaría o Contador.</w:t>
            </w:r>
          </w:p>
        </w:tc>
      </w:tr>
      <w:tr w:rsidR="007D6E97" w14:paraId="182DEF3F"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5B5CA901"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Resumen</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0CCC643B"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El sistema propone automáticamente la categoría del pago según la situación de la Nota de Venta y el usuario puede confirmarla o modificarla antes de guardar.</w:t>
            </w:r>
          </w:p>
        </w:tc>
      </w:tr>
      <w:tr w:rsidR="007D6E97" w14:paraId="1A3FEA5B"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35400620"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Frecuencia</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7437C2FA"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Alta.</w:t>
            </w:r>
          </w:p>
        </w:tc>
      </w:tr>
      <w:tr w:rsidR="007D6E97" w14:paraId="74B09273"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210E7083"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Precondiciones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41FF280F"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El usuario debe estar autenticado y autorizado. Debe encontrarse en proceso de registro de un pago asociado a una Nota de Venta y el sistema debe disponer de su saldo y pagos vigentes.</w:t>
            </w:r>
          </w:p>
        </w:tc>
      </w:tr>
      <w:tr w:rsidR="007D6E97" w14:paraId="769A29E5"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34EF3F2A"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Descripciones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5956EB9F"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 xml:space="preserve">El sistema evalúa la situación de la Nota de Venta y propone una categoría para el pago: Pago final cuando el monto que se intenta registrar deja el saldo pendiente en cero; Anticipo cuando no existen pagos previos con efecto y el pago no completa la deuda; o Abono parcial en los demás casos. </w:t>
            </w:r>
            <w:r>
              <w:rPr>
                <w:rFonts w:ascii="Times New Roman" w:eastAsia="Times New Roman" w:hAnsi="Times New Roman" w:cs="Times New Roman"/>
                <w:color w:val="B45F06"/>
              </w:rPr>
              <w:t xml:space="preserve">El usuario revisa la categoría sugerida y puede modificarla antes de continuar [Excepción 1]. </w:t>
            </w:r>
            <w:r>
              <w:rPr>
                <w:rFonts w:ascii="Times New Roman" w:eastAsia="Times New Roman" w:hAnsi="Times New Roman" w:cs="Times New Roman"/>
                <w:color w:val="191919"/>
              </w:rPr>
              <w:t>El sistema valida que la categoría finalmente seleccionada pertenezca al catálogo activo y la asocia al registro de pago.</w:t>
            </w:r>
          </w:p>
        </w:tc>
      </w:tr>
      <w:tr w:rsidR="007D6E97" w14:paraId="258729C3"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13462F0E"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Excepciones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0687DF1E"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Excepción 1: Categoría modificada no válida. Si el usuario reemplaza la sugerencia por una categoría inexistente o inactiva, el sistema informa la situación y no acepta la clasificación hasta seleccionar una categoría válida.</w:t>
            </w:r>
          </w:p>
        </w:tc>
      </w:tr>
      <w:tr w:rsidR="007D6E97" w14:paraId="326FB70C"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4D59E998"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Postcondiciones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0D633833"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El registro individual de pago queda asociado a una categoría válida, sugerida automáticamente por el sistema y confirmada o modificada por el usuario.</w:t>
            </w:r>
          </w:p>
        </w:tc>
      </w:tr>
      <w:tr w:rsidR="007D6E97" w14:paraId="66B4E6AE"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02CE1BE2"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lastRenderedPageBreak/>
              <w:t>Dependencias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38105C62"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CU43 - Asociando pago a Nota de Venta.</w:t>
            </w:r>
          </w:p>
        </w:tc>
      </w:tr>
    </w:tbl>
    <w:p w14:paraId="0EAFAB70" w14:textId="77777777" w:rsidR="007D6E97" w:rsidRDefault="007D6E97">
      <w:pPr>
        <w:spacing w:before="40" w:after="0" w:line="360" w:lineRule="auto"/>
        <w:rPr>
          <w:rFonts w:ascii="Times New Roman" w:eastAsia="Times New Roman" w:hAnsi="Times New Roman" w:cs="Times New Roman"/>
          <w:sz w:val="22"/>
          <w:szCs w:val="22"/>
        </w:rPr>
      </w:pPr>
    </w:p>
    <w:tbl>
      <w:tblPr>
        <w:tblStyle w:val="affff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90"/>
        <w:gridCol w:w="7170"/>
      </w:tblGrid>
      <w:tr w:rsidR="007D6E97" w14:paraId="664A2E21" w14:textId="77777777">
        <w:tc>
          <w:tcPr>
            <w:tcW w:w="2190" w:type="dxa"/>
            <w:tcBorders>
              <w:top w:val="single" w:sz="5" w:space="0" w:color="BFBFBF"/>
              <w:left w:val="single" w:sz="5" w:space="0" w:color="BFBFBF"/>
              <w:bottom w:val="single" w:sz="5" w:space="0" w:color="BFBFBF"/>
              <w:right w:val="single" w:sz="5" w:space="0" w:color="BFBFBF"/>
            </w:tcBorders>
            <w:shd w:val="clear" w:color="auto" w:fill="191919"/>
            <w:tcMar>
              <w:top w:w="40" w:type="dxa"/>
              <w:left w:w="60" w:type="dxa"/>
              <w:bottom w:w="40" w:type="dxa"/>
              <w:right w:w="60" w:type="dxa"/>
            </w:tcMar>
          </w:tcPr>
          <w:p w14:paraId="222F9983" w14:textId="77777777" w:rsidR="007D6E97" w:rsidRDefault="00B143B5">
            <w:pPr>
              <w:widowControl w:val="0"/>
              <w:spacing w:after="0" w:line="360" w:lineRule="auto"/>
              <w:rPr>
                <w:rFonts w:ascii="Times New Roman" w:eastAsia="Times New Roman" w:hAnsi="Times New Roman" w:cs="Times New Roman"/>
                <w:b/>
                <w:bCs/>
                <w:color w:val="FFFFFF"/>
              </w:rPr>
            </w:pPr>
            <w:r>
              <w:rPr>
                <w:rFonts w:ascii="Times New Roman" w:eastAsia="Times New Roman" w:hAnsi="Times New Roman" w:cs="Times New Roman"/>
                <w:b/>
                <w:bCs/>
                <w:color w:val="FFFFFF"/>
              </w:rPr>
              <w:t>Campo</w:t>
            </w:r>
          </w:p>
        </w:tc>
        <w:tc>
          <w:tcPr>
            <w:tcW w:w="7170" w:type="dxa"/>
            <w:tcBorders>
              <w:top w:val="single" w:sz="5" w:space="0" w:color="BFBFBF"/>
              <w:left w:val="nil"/>
              <w:bottom w:val="single" w:sz="5" w:space="0" w:color="BFBFBF"/>
              <w:right w:val="single" w:sz="5" w:space="0" w:color="BFBFBF"/>
            </w:tcBorders>
            <w:shd w:val="clear" w:color="auto" w:fill="191919"/>
            <w:tcMar>
              <w:top w:w="40" w:type="dxa"/>
              <w:left w:w="60" w:type="dxa"/>
              <w:bottom w:w="40" w:type="dxa"/>
              <w:right w:w="60" w:type="dxa"/>
            </w:tcMar>
          </w:tcPr>
          <w:p w14:paraId="1720F455" w14:textId="77777777" w:rsidR="007D6E97" w:rsidRDefault="00B143B5">
            <w:pPr>
              <w:widowControl w:val="0"/>
              <w:spacing w:after="0" w:line="360" w:lineRule="auto"/>
              <w:rPr>
                <w:rFonts w:ascii="Times New Roman" w:eastAsia="Times New Roman" w:hAnsi="Times New Roman" w:cs="Times New Roman"/>
                <w:b/>
                <w:bCs/>
                <w:color w:val="FFFFFF"/>
              </w:rPr>
            </w:pPr>
            <w:r>
              <w:rPr>
                <w:rFonts w:ascii="Times New Roman" w:eastAsia="Times New Roman" w:hAnsi="Times New Roman" w:cs="Times New Roman"/>
                <w:b/>
                <w:bCs/>
                <w:color w:val="FFFFFF"/>
              </w:rPr>
              <w:t>Descripción</w:t>
            </w:r>
          </w:p>
        </w:tc>
      </w:tr>
      <w:tr w:rsidR="007D6E97" w14:paraId="2F137F21" w14:textId="77777777">
        <w:tc>
          <w:tcPr>
            <w:tcW w:w="2190"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46D88C3E"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Nombre</w:t>
            </w:r>
          </w:p>
        </w:tc>
        <w:tc>
          <w:tcPr>
            <w:tcW w:w="7170"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7C8901B5"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CU45 - Seleccionando medio de pago</w:t>
            </w:r>
          </w:p>
        </w:tc>
      </w:tr>
      <w:tr w:rsidR="007D6E97" w14:paraId="54C22A44" w14:textId="77777777">
        <w:tc>
          <w:tcPr>
            <w:tcW w:w="2190"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1A00F0EE"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Actores</w:t>
            </w:r>
          </w:p>
        </w:tc>
        <w:tc>
          <w:tcPr>
            <w:tcW w:w="7170"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31278911"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Usuario autorizado de Gerencia, Secretaría o Contador.</w:t>
            </w:r>
          </w:p>
        </w:tc>
      </w:tr>
      <w:tr w:rsidR="007D6E97" w14:paraId="32E410A7" w14:textId="77777777">
        <w:tc>
          <w:tcPr>
            <w:tcW w:w="2190"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37DC4B6B"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Resumen</w:t>
            </w:r>
          </w:p>
        </w:tc>
        <w:tc>
          <w:tcPr>
            <w:tcW w:w="7170"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1946241C"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El usuario selecciona el medio de pago utilizado en un registro de pago de cliente y completa los datos obligatorios aplicables al medio seleccionado.</w:t>
            </w:r>
          </w:p>
        </w:tc>
      </w:tr>
      <w:tr w:rsidR="007D6E97" w14:paraId="7000FA17" w14:textId="77777777">
        <w:tc>
          <w:tcPr>
            <w:tcW w:w="2190"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725F9F45"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Frecuencia</w:t>
            </w:r>
          </w:p>
        </w:tc>
        <w:tc>
          <w:tcPr>
            <w:tcW w:w="7170"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596E1AA4"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Alta.</w:t>
            </w:r>
          </w:p>
        </w:tc>
      </w:tr>
      <w:tr w:rsidR="007D6E97" w14:paraId="741378B0" w14:textId="77777777">
        <w:tc>
          <w:tcPr>
            <w:tcW w:w="2190"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70872F80"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Precondiciones</w:t>
            </w:r>
          </w:p>
        </w:tc>
        <w:tc>
          <w:tcPr>
            <w:tcW w:w="7170"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0D36381D"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El usuario debe estar autenticado y autorizado. Debe encontrarse en proceso de registro de un pago de cliente y existir al menos un medio de pago activo.</w:t>
            </w:r>
          </w:p>
        </w:tc>
      </w:tr>
      <w:tr w:rsidR="007D6E97" w14:paraId="6175BF5D" w14:textId="77777777">
        <w:tc>
          <w:tcPr>
            <w:tcW w:w="2190"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2A09F512"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Descripciones</w:t>
            </w:r>
          </w:p>
        </w:tc>
        <w:tc>
          <w:tcPr>
            <w:tcW w:w="7170"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5B0B7433" w14:textId="33CF36DB"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 xml:space="preserve">El sistema presenta el catálogo de medios de pago activos, </w:t>
            </w:r>
            <w:r>
              <w:rPr>
                <w:rFonts w:ascii="Times New Roman" w:eastAsia="Times New Roman" w:hAnsi="Times New Roman" w:cs="Times New Roman"/>
                <w:color w:val="B45F06"/>
              </w:rPr>
              <w:t xml:space="preserve">el usuario selecciona un único medio de pago [Excepción 1], </w:t>
            </w:r>
            <w:r>
              <w:rPr>
                <w:rFonts w:ascii="Times New Roman" w:eastAsia="Times New Roman" w:hAnsi="Times New Roman" w:cs="Times New Roman"/>
                <w:color w:val="191919"/>
              </w:rPr>
              <w:t xml:space="preserve">el sistema presenta los datos obligatorios aplicables al medio seleccionado, </w:t>
            </w:r>
            <w:r>
              <w:rPr>
                <w:rFonts w:ascii="Times New Roman" w:eastAsia="Times New Roman" w:hAnsi="Times New Roman" w:cs="Times New Roman"/>
                <w:color w:val="B45F06"/>
              </w:rPr>
              <w:t xml:space="preserve">el usuario completa los antecedentes requeridos, </w:t>
            </w:r>
            <w:r>
              <w:rPr>
                <w:rFonts w:ascii="Times New Roman" w:eastAsia="Times New Roman" w:hAnsi="Times New Roman" w:cs="Times New Roman"/>
                <w:color w:val="191919"/>
              </w:rPr>
              <w:t>el sistema valida el medio seleccionado y los datos obligatorios aplicables, si la validación es satisfactoria, el sistema asocia el medio y sus antecedentes al registro de pago [Excepción 2].</w:t>
            </w:r>
          </w:p>
        </w:tc>
      </w:tr>
      <w:tr w:rsidR="007D6E97" w14:paraId="5C2A15E8" w14:textId="77777777">
        <w:tc>
          <w:tcPr>
            <w:tcW w:w="2190"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7D3B2FC5"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Excepciones</w:t>
            </w:r>
          </w:p>
        </w:tc>
        <w:tc>
          <w:tcPr>
            <w:tcW w:w="7170"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62A4825D"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Excepción 1: Medio de pago no seleccionado. Si el usuario no selecciona un medio de pago, el sistema informa que el dato es obligatorio y no permite continuar con esta configuración.</w:t>
            </w:r>
            <w:r>
              <w:rPr>
                <w:rFonts w:ascii="Times New Roman" w:eastAsia="Times New Roman" w:hAnsi="Times New Roman" w:cs="Times New Roman"/>
                <w:color w:val="191919"/>
              </w:rPr>
              <w:br/>
              <w:t xml:space="preserve"> Excepción 2: Datos aplicables incompletos o inválidos. Si faltan antecedentes obligatorios aplicables al medio seleccionado o estos no son válidos, el sistema informa los datos que deben corregirse y no acepta la selección.</w:t>
            </w:r>
          </w:p>
        </w:tc>
      </w:tr>
      <w:tr w:rsidR="007D6E97" w14:paraId="1770BF34" w14:textId="77777777">
        <w:tc>
          <w:tcPr>
            <w:tcW w:w="2190"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5597433E"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Postcondiciones</w:t>
            </w:r>
          </w:p>
        </w:tc>
        <w:tc>
          <w:tcPr>
            <w:tcW w:w="7170"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26FB72D3"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 xml:space="preserve">El registro de pago queda asociado a un único medio de pago válido y </w:t>
            </w:r>
            <w:r>
              <w:rPr>
                <w:rFonts w:ascii="Times New Roman" w:eastAsia="Times New Roman" w:hAnsi="Times New Roman" w:cs="Times New Roman"/>
                <w:color w:val="191919"/>
              </w:rPr>
              <w:lastRenderedPageBreak/>
              <w:t>conserva los antecedentes aplicables.</w:t>
            </w:r>
          </w:p>
        </w:tc>
      </w:tr>
      <w:tr w:rsidR="007D6E97" w14:paraId="00C68890" w14:textId="77777777">
        <w:tc>
          <w:tcPr>
            <w:tcW w:w="2190"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5B63EA5B"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lastRenderedPageBreak/>
              <w:t>Dependencias</w:t>
            </w:r>
          </w:p>
        </w:tc>
        <w:tc>
          <w:tcPr>
            <w:tcW w:w="7170"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2322954E"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CU43 - Asociando pago a Nota de Venta.</w:t>
            </w:r>
          </w:p>
        </w:tc>
      </w:tr>
    </w:tbl>
    <w:p w14:paraId="32B112B9" w14:textId="77777777" w:rsidR="007D6E97" w:rsidRDefault="007D6E97">
      <w:pPr>
        <w:spacing w:before="40" w:after="0" w:line="360" w:lineRule="auto"/>
        <w:rPr>
          <w:rFonts w:ascii="Times New Roman" w:eastAsia="Times New Roman" w:hAnsi="Times New Roman" w:cs="Times New Roman"/>
          <w:sz w:val="22"/>
          <w:szCs w:val="22"/>
        </w:rPr>
      </w:pPr>
    </w:p>
    <w:tbl>
      <w:tblPr>
        <w:tblStyle w:val="affff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7185"/>
      </w:tblGrid>
      <w:tr w:rsidR="007D6E97" w14:paraId="4DD87761" w14:textId="77777777">
        <w:tc>
          <w:tcPr>
            <w:tcW w:w="2175" w:type="dxa"/>
            <w:tcBorders>
              <w:top w:val="single" w:sz="5" w:space="0" w:color="BFBFBF"/>
              <w:left w:val="single" w:sz="5" w:space="0" w:color="BFBFBF"/>
              <w:bottom w:val="single" w:sz="5" w:space="0" w:color="BFBFBF"/>
              <w:right w:val="single" w:sz="5" w:space="0" w:color="BFBFBF"/>
            </w:tcBorders>
            <w:shd w:val="clear" w:color="auto" w:fill="191919"/>
            <w:tcMar>
              <w:top w:w="40" w:type="dxa"/>
              <w:left w:w="60" w:type="dxa"/>
              <w:bottom w:w="40" w:type="dxa"/>
              <w:right w:w="60" w:type="dxa"/>
            </w:tcMar>
          </w:tcPr>
          <w:p w14:paraId="70F8492C" w14:textId="77777777" w:rsidR="007D6E97" w:rsidRDefault="00B143B5">
            <w:pPr>
              <w:widowControl w:val="0"/>
              <w:spacing w:after="0" w:line="360" w:lineRule="auto"/>
              <w:rPr>
                <w:rFonts w:ascii="Times New Roman" w:eastAsia="Times New Roman" w:hAnsi="Times New Roman" w:cs="Times New Roman"/>
                <w:b/>
                <w:bCs/>
                <w:color w:val="FFFFFF"/>
              </w:rPr>
            </w:pPr>
            <w:r>
              <w:rPr>
                <w:rFonts w:ascii="Times New Roman" w:eastAsia="Times New Roman" w:hAnsi="Times New Roman" w:cs="Times New Roman"/>
                <w:b/>
                <w:bCs/>
                <w:color w:val="FFFFFF"/>
              </w:rPr>
              <w:t>Campo</w:t>
            </w:r>
          </w:p>
        </w:tc>
        <w:tc>
          <w:tcPr>
            <w:tcW w:w="7185" w:type="dxa"/>
            <w:tcBorders>
              <w:top w:val="single" w:sz="5" w:space="0" w:color="BFBFBF"/>
              <w:left w:val="nil"/>
              <w:bottom w:val="single" w:sz="5" w:space="0" w:color="BFBFBF"/>
              <w:right w:val="single" w:sz="5" w:space="0" w:color="BFBFBF"/>
            </w:tcBorders>
            <w:shd w:val="clear" w:color="auto" w:fill="191919"/>
            <w:tcMar>
              <w:top w:w="40" w:type="dxa"/>
              <w:left w:w="60" w:type="dxa"/>
              <w:bottom w:w="40" w:type="dxa"/>
              <w:right w:w="60" w:type="dxa"/>
            </w:tcMar>
          </w:tcPr>
          <w:p w14:paraId="001C042A" w14:textId="77777777" w:rsidR="007D6E97" w:rsidRDefault="00B143B5">
            <w:pPr>
              <w:widowControl w:val="0"/>
              <w:spacing w:after="0" w:line="360" w:lineRule="auto"/>
              <w:rPr>
                <w:rFonts w:ascii="Times New Roman" w:eastAsia="Times New Roman" w:hAnsi="Times New Roman" w:cs="Times New Roman"/>
                <w:b/>
                <w:bCs/>
                <w:color w:val="FFFFFF"/>
              </w:rPr>
            </w:pPr>
            <w:r>
              <w:rPr>
                <w:rFonts w:ascii="Times New Roman" w:eastAsia="Times New Roman" w:hAnsi="Times New Roman" w:cs="Times New Roman"/>
                <w:b/>
                <w:bCs/>
                <w:color w:val="FFFFFF"/>
              </w:rPr>
              <w:t>Descripción</w:t>
            </w:r>
          </w:p>
        </w:tc>
      </w:tr>
      <w:tr w:rsidR="007D6E97" w14:paraId="24A1AD04"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04689FF5"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Nombre</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3CCD2217"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CU46 - Seleccionando cuotas para pago con tarjeta de crédito</w:t>
            </w:r>
          </w:p>
        </w:tc>
      </w:tr>
      <w:tr w:rsidR="007D6E97" w14:paraId="56830D07"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69773211"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Actores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1CC8982F"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Usuario autorizado de Gerencia, Secretaría o Contador.</w:t>
            </w:r>
          </w:p>
        </w:tc>
      </w:tr>
      <w:tr w:rsidR="007D6E97" w14:paraId="06FF3143"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7C97AA18"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Resumen</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616551C7"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El usuario selecciona la cantidad de cuotas correspondiente cuando el medio de pago utilizado es tarjeta de crédito.</w:t>
            </w:r>
          </w:p>
        </w:tc>
      </w:tr>
      <w:tr w:rsidR="007D6E97" w14:paraId="39CE2A8E"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07119562"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Frecuencia</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489C935D"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Media.</w:t>
            </w:r>
          </w:p>
        </w:tc>
      </w:tr>
      <w:tr w:rsidR="007D6E97" w14:paraId="15EBCE4E"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35436646"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Precondiciones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75B7595A"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El usuario debe estar autenticado y autorizado. El medio de pago seleccionado debe ser tarjeta de crédito.</w:t>
            </w:r>
          </w:p>
        </w:tc>
      </w:tr>
      <w:tr w:rsidR="007D6E97" w14:paraId="184D6541"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12563C83"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Descripciones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115C2D95"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 xml:space="preserve">El sistema presenta las cantidades de cuotas habilitadas para la operación, incluyendo como mínimo la opción de una cuota, </w:t>
            </w:r>
            <w:r>
              <w:rPr>
                <w:rFonts w:ascii="Times New Roman" w:eastAsia="Times New Roman" w:hAnsi="Times New Roman" w:cs="Times New Roman"/>
                <w:color w:val="B45F06"/>
              </w:rPr>
              <w:t xml:space="preserve">el usuario selecciona la cantidad de cuotas correspondiente, </w:t>
            </w:r>
            <w:r>
              <w:rPr>
                <w:rFonts w:ascii="Times New Roman" w:eastAsia="Times New Roman" w:hAnsi="Times New Roman" w:cs="Times New Roman"/>
                <w:color w:val="191919"/>
              </w:rPr>
              <w:t>el sistema valida y almacena la cantidad de cuotas como parte de la información del pago [Excepción 1].</w:t>
            </w:r>
          </w:p>
        </w:tc>
      </w:tr>
      <w:tr w:rsidR="007D6E97" w14:paraId="7365A345"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6C3223F6"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Excepciones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5A9A7ACB"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Excepción 1: Cantidad de cuotas no válida. Si el usuario no selecciona una cantidad de cuotas, el sistema informa la situación y no acepta la configuración de cuotas.</w:t>
            </w:r>
          </w:p>
        </w:tc>
      </w:tr>
      <w:tr w:rsidR="007D6E97" w14:paraId="70BF00E6"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1D3592FE"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Postcondiciones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2B54D6BE"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La cantidad de cuotas válida queda asociada al registro de pago con tarjeta de crédito.</w:t>
            </w:r>
          </w:p>
        </w:tc>
      </w:tr>
      <w:tr w:rsidR="007D6E97" w14:paraId="52C05C99"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6A927B80"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Dependencias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1098D8C3"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CU45 - Seleccionando medio de pago.</w:t>
            </w:r>
          </w:p>
        </w:tc>
      </w:tr>
    </w:tbl>
    <w:p w14:paraId="680D82BB" w14:textId="77777777" w:rsidR="007D6E97" w:rsidRDefault="007D6E97">
      <w:pPr>
        <w:spacing w:before="40" w:after="0" w:line="360" w:lineRule="auto"/>
        <w:rPr>
          <w:rFonts w:ascii="Times New Roman" w:eastAsia="Times New Roman" w:hAnsi="Times New Roman" w:cs="Times New Roman"/>
          <w:sz w:val="22"/>
          <w:szCs w:val="22"/>
        </w:rPr>
      </w:pPr>
    </w:p>
    <w:p w14:paraId="18EECE03" w14:textId="3FCD9B63" w:rsidR="63BC6F2D" w:rsidRDefault="63BC6F2D">
      <w:r>
        <w:br w:type="page"/>
      </w:r>
    </w:p>
    <w:p w14:paraId="644D2409" w14:textId="3D214851" w:rsidR="63BC6F2D" w:rsidRDefault="63BC6F2D" w:rsidP="63BC6F2D">
      <w:pPr>
        <w:spacing w:before="40" w:after="0" w:line="360" w:lineRule="auto"/>
        <w:rPr>
          <w:rFonts w:ascii="Times New Roman" w:eastAsia="Times New Roman" w:hAnsi="Times New Roman" w:cs="Times New Roman"/>
          <w:sz w:val="22"/>
          <w:szCs w:val="22"/>
        </w:rPr>
      </w:pPr>
    </w:p>
    <w:tbl>
      <w:tblPr>
        <w:tblStyle w:val="affff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7185"/>
      </w:tblGrid>
      <w:tr w:rsidR="007D6E97" w14:paraId="36DA543F" w14:textId="77777777">
        <w:tc>
          <w:tcPr>
            <w:tcW w:w="2175" w:type="dxa"/>
            <w:tcBorders>
              <w:top w:val="single" w:sz="5" w:space="0" w:color="BFBFBF"/>
              <w:left w:val="single" w:sz="5" w:space="0" w:color="BFBFBF"/>
              <w:bottom w:val="single" w:sz="5" w:space="0" w:color="BFBFBF"/>
              <w:right w:val="single" w:sz="5" w:space="0" w:color="BFBFBF"/>
            </w:tcBorders>
            <w:shd w:val="clear" w:color="auto" w:fill="191919"/>
            <w:tcMar>
              <w:top w:w="40" w:type="dxa"/>
              <w:left w:w="60" w:type="dxa"/>
              <w:bottom w:w="40" w:type="dxa"/>
              <w:right w:w="60" w:type="dxa"/>
            </w:tcMar>
          </w:tcPr>
          <w:p w14:paraId="37AC24D2" w14:textId="77777777" w:rsidR="007D6E97" w:rsidRDefault="00B143B5">
            <w:pPr>
              <w:widowControl w:val="0"/>
              <w:spacing w:after="0" w:line="360" w:lineRule="auto"/>
              <w:rPr>
                <w:rFonts w:ascii="Times New Roman" w:eastAsia="Times New Roman" w:hAnsi="Times New Roman" w:cs="Times New Roman"/>
                <w:b/>
                <w:bCs/>
                <w:color w:val="FFFFFF"/>
              </w:rPr>
            </w:pPr>
            <w:r>
              <w:rPr>
                <w:rFonts w:ascii="Times New Roman" w:eastAsia="Times New Roman" w:hAnsi="Times New Roman" w:cs="Times New Roman"/>
                <w:b/>
                <w:bCs/>
                <w:color w:val="FFFFFF"/>
              </w:rPr>
              <w:t>Campo</w:t>
            </w:r>
          </w:p>
        </w:tc>
        <w:tc>
          <w:tcPr>
            <w:tcW w:w="7185" w:type="dxa"/>
            <w:tcBorders>
              <w:top w:val="single" w:sz="5" w:space="0" w:color="BFBFBF"/>
              <w:left w:val="nil"/>
              <w:bottom w:val="single" w:sz="5" w:space="0" w:color="BFBFBF"/>
              <w:right w:val="single" w:sz="5" w:space="0" w:color="BFBFBF"/>
            </w:tcBorders>
            <w:shd w:val="clear" w:color="auto" w:fill="191919"/>
            <w:tcMar>
              <w:top w:w="40" w:type="dxa"/>
              <w:left w:w="60" w:type="dxa"/>
              <w:bottom w:w="40" w:type="dxa"/>
              <w:right w:w="60" w:type="dxa"/>
            </w:tcMar>
          </w:tcPr>
          <w:p w14:paraId="620D64A1" w14:textId="77777777" w:rsidR="007D6E97" w:rsidRDefault="00B143B5">
            <w:pPr>
              <w:widowControl w:val="0"/>
              <w:spacing w:after="0" w:line="360" w:lineRule="auto"/>
              <w:rPr>
                <w:rFonts w:ascii="Times New Roman" w:eastAsia="Times New Roman" w:hAnsi="Times New Roman" w:cs="Times New Roman"/>
                <w:b/>
                <w:bCs/>
                <w:color w:val="FFFFFF"/>
              </w:rPr>
            </w:pPr>
            <w:r>
              <w:rPr>
                <w:rFonts w:ascii="Times New Roman" w:eastAsia="Times New Roman" w:hAnsi="Times New Roman" w:cs="Times New Roman"/>
                <w:b/>
                <w:bCs/>
                <w:color w:val="FFFFFF"/>
              </w:rPr>
              <w:t>Descripción</w:t>
            </w:r>
          </w:p>
        </w:tc>
      </w:tr>
      <w:tr w:rsidR="007D6E97" w14:paraId="796B2342"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70DED3F8"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Nombre</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2F76BE31"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CU48 - Asociando documento tributario existente al pago</w:t>
            </w:r>
          </w:p>
        </w:tc>
      </w:tr>
      <w:tr w:rsidR="007D6E97" w14:paraId="03D9FA65"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1E34836E"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Actores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5FA2CE87"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Usuario autorizado de Gerencia, Secretaría o Contador.</w:t>
            </w:r>
          </w:p>
        </w:tc>
      </w:tr>
      <w:tr w:rsidR="007D6E97" w14:paraId="03EA3BFE"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5C67B700"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Resumen</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11E471B1"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El usuario identifica o selecciona un documento tributario previamente registrado para asociarlo al pago; el sistema verifica que exista y corresponda al mismo cliente.</w:t>
            </w:r>
          </w:p>
        </w:tc>
      </w:tr>
      <w:tr w:rsidR="007D6E97" w14:paraId="4023F84A"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4C0C2496"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Frecuencia</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08E479DE"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Alta.</w:t>
            </w:r>
          </w:p>
        </w:tc>
      </w:tr>
      <w:tr w:rsidR="007D6E97" w14:paraId="04EC8B71"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3EF90307"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Precondiciones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71F5FCB4"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El usuario debe estar autenticado y autorizado. Debe encontrarse en proceso de registro de un pago, debe estar identificado el cliente y el documento tributario correspondiente debe encontrarse previamente registrado.</w:t>
            </w:r>
          </w:p>
        </w:tc>
      </w:tr>
      <w:tr w:rsidR="007D6E97" w14:paraId="62F97147"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01AE1FE2"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Descripciones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1009CC90"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B45F06"/>
              </w:rPr>
              <w:t xml:space="preserve">El usuario ingresa o selecciona el tipo y folio del documento tributario correspondiente al pago. </w:t>
            </w:r>
            <w:r>
              <w:rPr>
                <w:rFonts w:ascii="Times New Roman" w:eastAsia="Times New Roman" w:hAnsi="Times New Roman" w:cs="Times New Roman"/>
                <w:color w:val="191919"/>
              </w:rPr>
              <w:t>El sistema valida que los antecedentes obligatorios estén completos, busca el registro existente y verifica que corresponda al mismo cliente [Excepción 1 y 2]. Si la validación es satisfactoria, el sistema reutiliza el documento existente y lo asocia al pago.</w:t>
            </w:r>
          </w:p>
        </w:tc>
      </w:tr>
      <w:tr w:rsidR="007D6E97" w14:paraId="62995F7A"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167B8DC8"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Excepciones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1CFAF518"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Excepción 1: Información de documento tributario incompleta. Si falta el tipo, folio u otro antecedente obligatorio requerido para identificar el documento, el sistema informa la situación y no realiza la asociación.</w:t>
            </w:r>
            <w:r>
              <w:rPr>
                <w:rFonts w:ascii="Times New Roman" w:eastAsia="Times New Roman" w:hAnsi="Times New Roman" w:cs="Times New Roman"/>
                <w:color w:val="191919"/>
              </w:rPr>
              <w:br/>
              <w:t xml:space="preserve"> Excepción 2: Documento tributario inexistente o no reutilizable. Si el documento no se encuentra previamente registrado o corresponde a un cliente distinto, el sistema informa la situación y no completa el pago; cuando no exista, debe registrarse primero.</w:t>
            </w:r>
          </w:p>
        </w:tc>
      </w:tr>
      <w:tr w:rsidR="007D6E97" w14:paraId="246D3F0E"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30F0A948"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Postcondiciones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1B9B0075"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 xml:space="preserve">El pago queda asociado al documento tributario existente correspondiente al mismo cliente, reutilizando su registro sin crear </w:t>
            </w:r>
            <w:r>
              <w:rPr>
                <w:rFonts w:ascii="Times New Roman" w:eastAsia="Times New Roman" w:hAnsi="Times New Roman" w:cs="Times New Roman"/>
                <w:color w:val="191919"/>
              </w:rPr>
              <w:lastRenderedPageBreak/>
              <w:t>duplicados.</w:t>
            </w:r>
          </w:p>
        </w:tc>
      </w:tr>
      <w:tr w:rsidR="007D6E97" w14:paraId="1E4557D1"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0E18B88E"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lastRenderedPageBreak/>
              <w:t>Dependencias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656CE977"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CU43 - Asociando pago a Nota de Venta. CU36 - Registrando documento tributario asociado a Nota de Venta.</w:t>
            </w:r>
          </w:p>
        </w:tc>
      </w:tr>
    </w:tbl>
    <w:p w14:paraId="5CE9CA5C" w14:textId="50E0E6E0" w:rsidR="63BC6F2D" w:rsidRDefault="63BC6F2D" w:rsidP="63BC6F2D">
      <w:pPr>
        <w:spacing w:before="40" w:after="0" w:line="360" w:lineRule="auto"/>
        <w:rPr>
          <w:rFonts w:ascii="Times New Roman" w:eastAsia="Times New Roman" w:hAnsi="Times New Roman" w:cs="Times New Roman"/>
          <w:sz w:val="22"/>
          <w:szCs w:val="22"/>
        </w:rPr>
      </w:pPr>
    </w:p>
    <w:p w14:paraId="4B1CB4EC" w14:textId="506CA255" w:rsidR="63BC6F2D" w:rsidRDefault="63BC6F2D">
      <w:r>
        <w:br w:type="page"/>
      </w:r>
    </w:p>
    <w:p w14:paraId="5B0F53FA" w14:textId="2965E64F" w:rsidR="007D6E97" w:rsidRDefault="007D6E97">
      <w:pPr>
        <w:spacing w:before="40" w:after="0" w:line="360" w:lineRule="auto"/>
        <w:rPr>
          <w:rFonts w:ascii="Times New Roman" w:eastAsia="Times New Roman" w:hAnsi="Times New Roman" w:cs="Times New Roman"/>
          <w:sz w:val="22"/>
          <w:szCs w:val="22"/>
        </w:rPr>
      </w:pPr>
    </w:p>
    <w:tbl>
      <w:tblPr>
        <w:tblStyle w:val="affffb"/>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7185"/>
      </w:tblGrid>
      <w:tr w:rsidR="007D6E97" w14:paraId="044E65BB" w14:textId="77777777">
        <w:tc>
          <w:tcPr>
            <w:tcW w:w="2175" w:type="dxa"/>
            <w:tcBorders>
              <w:top w:val="single" w:sz="5" w:space="0" w:color="BFBFBF"/>
              <w:left w:val="single" w:sz="5" w:space="0" w:color="BFBFBF"/>
              <w:bottom w:val="single" w:sz="5" w:space="0" w:color="BFBFBF"/>
              <w:right w:val="single" w:sz="5" w:space="0" w:color="BFBFBF"/>
            </w:tcBorders>
            <w:shd w:val="clear" w:color="auto" w:fill="191919"/>
            <w:tcMar>
              <w:top w:w="40" w:type="dxa"/>
              <w:left w:w="60" w:type="dxa"/>
              <w:bottom w:w="40" w:type="dxa"/>
              <w:right w:w="60" w:type="dxa"/>
            </w:tcMar>
          </w:tcPr>
          <w:p w14:paraId="426B3FD8" w14:textId="77777777" w:rsidR="007D6E97" w:rsidRDefault="00B143B5">
            <w:pPr>
              <w:widowControl w:val="0"/>
              <w:spacing w:after="0" w:line="360" w:lineRule="auto"/>
              <w:rPr>
                <w:rFonts w:ascii="Times New Roman" w:eastAsia="Times New Roman" w:hAnsi="Times New Roman" w:cs="Times New Roman"/>
                <w:b/>
                <w:bCs/>
                <w:color w:val="FFFFFF"/>
              </w:rPr>
            </w:pPr>
            <w:r>
              <w:rPr>
                <w:rFonts w:ascii="Times New Roman" w:eastAsia="Times New Roman" w:hAnsi="Times New Roman" w:cs="Times New Roman"/>
                <w:b/>
                <w:bCs/>
                <w:color w:val="FFFFFF"/>
              </w:rPr>
              <w:t>Campo</w:t>
            </w:r>
          </w:p>
        </w:tc>
        <w:tc>
          <w:tcPr>
            <w:tcW w:w="7185" w:type="dxa"/>
            <w:tcBorders>
              <w:top w:val="single" w:sz="5" w:space="0" w:color="BFBFBF"/>
              <w:left w:val="nil"/>
              <w:bottom w:val="single" w:sz="5" w:space="0" w:color="BFBFBF"/>
              <w:right w:val="single" w:sz="5" w:space="0" w:color="BFBFBF"/>
            </w:tcBorders>
            <w:shd w:val="clear" w:color="auto" w:fill="191919"/>
            <w:tcMar>
              <w:top w:w="40" w:type="dxa"/>
              <w:left w:w="60" w:type="dxa"/>
              <w:bottom w:w="40" w:type="dxa"/>
              <w:right w:w="60" w:type="dxa"/>
            </w:tcMar>
          </w:tcPr>
          <w:p w14:paraId="277D12FE" w14:textId="77777777" w:rsidR="007D6E97" w:rsidRDefault="00B143B5">
            <w:pPr>
              <w:widowControl w:val="0"/>
              <w:spacing w:after="0" w:line="360" w:lineRule="auto"/>
              <w:rPr>
                <w:rFonts w:ascii="Times New Roman" w:eastAsia="Times New Roman" w:hAnsi="Times New Roman" w:cs="Times New Roman"/>
                <w:b/>
                <w:bCs/>
                <w:color w:val="FFFFFF"/>
              </w:rPr>
            </w:pPr>
            <w:r>
              <w:rPr>
                <w:rFonts w:ascii="Times New Roman" w:eastAsia="Times New Roman" w:hAnsi="Times New Roman" w:cs="Times New Roman"/>
                <w:b/>
                <w:bCs/>
                <w:color w:val="FFFFFF"/>
              </w:rPr>
              <w:t>Descripción</w:t>
            </w:r>
          </w:p>
        </w:tc>
      </w:tr>
      <w:tr w:rsidR="007D6E97" w14:paraId="4D17013C"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4EA16709"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Nombre</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20FAB5A3"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CU49 - Recalculando saldo pendiente de Nota de Venta</w:t>
            </w:r>
          </w:p>
        </w:tc>
      </w:tr>
      <w:tr w:rsidR="007D6E97" w14:paraId="7554D16B"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06973E88"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Actores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734691D0"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Usuario autorizado de Gerencia, Secretaría o Contador.</w:t>
            </w:r>
          </w:p>
        </w:tc>
      </w:tr>
      <w:tr w:rsidR="007D6E97" w14:paraId="6ECD2D51"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51F2F5A0"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Resumen</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70C5C96C"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El sistema calcula y actualiza el saldo pendiente de una Nota de Venta cuando una operación financiera adquiere o pierde efectos sobre ella, evitando saldos negativos en nuevos pagos y detectando eventuales excedentes derivados de una reversión comercial.</w:t>
            </w:r>
          </w:p>
        </w:tc>
      </w:tr>
      <w:tr w:rsidR="007D6E97" w14:paraId="1027DE66"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50506AA5"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Frecuencia</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38181D46"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Alta.</w:t>
            </w:r>
          </w:p>
        </w:tc>
      </w:tr>
      <w:tr w:rsidR="007D6E97" w14:paraId="1095AFE2"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648BABF8"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Precondiciones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5D513CC8"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Debe existir una Nota de Venta con monto comercial vigente conocido y una operación de pago que pueda modificar el saldo pendiente.</w:t>
            </w:r>
          </w:p>
        </w:tc>
      </w:tr>
      <w:tr w:rsidR="007D6E97" w14:paraId="20C23B20"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598921CE"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Descripciones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7CE2B838"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B45F06"/>
              </w:rPr>
              <w:t xml:space="preserve">El usuario confirma una operación que modifica los efectos financieros sobre una Nota de Venta. </w:t>
            </w:r>
            <w:r>
              <w:rPr>
                <w:rFonts w:ascii="Times New Roman" w:eastAsia="Times New Roman" w:hAnsi="Times New Roman" w:cs="Times New Roman"/>
                <w:color w:val="191919"/>
              </w:rPr>
              <w:t>El sistema obtiene el monto comercial vigente de la Nota de Venta y los pagos que mantienen efecto, calcula el saldo resultante y, cuando se trata de un nuevo pago, valida que el monto no provoque un saldo inferior a cero [Excepción 1]. Cuando la modificación proviene de una reversión comercial de la Nota de Venta, el sistema recalcula usando el nuevo monto vigente y detecta si los pagos efectivos producen un excedente [Excepción 2]. Si las validaciones son satisfactorias, actualiza el saldo pendiente conforme a la operación.</w:t>
            </w:r>
          </w:p>
        </w:tc>
      </w:tr>
      <w:tr w:rsidR="007D6E97" w14:paraId="71FFD67B"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5662FAFD"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Excepciones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2E4396E0"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Excepción 1: Monto superior al saldo pendiente. Si el monto de un nuevo pago provoca que el saldo pendiente sea inferior a cero, el sistema informa que el monto supera el saldo disponible y no aplica el nuevo pago.</w:t>
            </w:r>
            <w:r>
              <w:rPr>
                <w:rFonts w:ascii="Times New Roman" w:eastAsia="Times New Roman" w:hAnsi="Times New Roman" w:cs="Times New Roman"/>
                <w:color w:val="191919"/>
              </w:rPr>
              <w:br/>
              <w:t xml:space="preserve"> Excepción 2: Excedente por reducción del monto comercial. Si una reversión comercial deja pagos vigentes por sobre el nuevo monto de la Nota de Venta, el sistema identifica el excedente para que sea gestionado como devolución o saldo a favor.</w:t>
            </w:r>
          </w:p>
        </w:tc>
      </w:tr>
      <w:tr w:rsidR="007D6E97" w14:paraId="122E6F10"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7ED414FB"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lastRenderedPageBreak/>
              <w:t>Postcondiciones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2935DB65"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El saldo pendiente de la Nota de Venta queda recalculado conforme a los pagos que mantienen efecto y al monto comercial vigente. Si existe excedente, queda identificado para su tratamiento financiero.</w:t>
            </w:r>
          </w:p>
        </w:tc>
      </w:tr>
      <w:tr w:rsidR="007D6E97" w14:paraId="09E92835"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1A676339"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Dependencias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0B565435"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No aplica.</w:t>
            </w:r>
          </w:p>
        </w:tc>
      </w:tr>
    </w:tbl>
    <w:p w14:paraId="478FB177" w14:textId="77777777" w:rsidR="007D6E97" w:rsidRDefault="007D6E97">
      <w:pPr>
        <w:spacing w:before="40" w:after="0" w:line="360" w:lineRule="auto"/>
        <w:rPr>
          <w:rFonts w:ascii="Times New Roman" w:eastAsia="Times New Roman" w:hAnsi="Times New Roman" w:cs="Times New Roman"/>
          <w:sz w:val="22"/>
          <w:szCs w:val="22"/>
        </w:rPr>
      </w:pPr>
    </w:p>
    <w:p w14:paraId="615F00AB" w14:textId="1E1800C6" w:rsidR="13AC0CEB" w:rsidRDefault="13AC0CEB">
      <w:r>
        <w:br w:type="page"/>
      </w:r>
    </w:p>
    <w:p w14:paraId="0E371246" w14:textId="4B7941F4" w:rsidR="13AC0CEB" w:rsidRDefault="13AC0CEB" w:rsidP="13AC0CEB">
      <w:pPr>
        <w:spacing w:before="40" w:after="0" w:line="360" w:lineRule="auto"/>
        <w:rPr>
          <w:rFonts w:ascii="Times New Roman" w:eastAsia="Times New Roman" w:hAnsi="Times New Roman" w:cs="Times New Roman"/>
          <w:sz w:val="22"/>
          <w:szCs w:val="22"/>
        </w:rPr>
      </w:pPr>
    </w:p>
    <w:tbl>
      <w:tblPr>
        <w:tblStyle w:val="affffc"/>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7185"/>
      </w:tblGrid>
      <w:tr w:rsidR="007D6E97" w14:paraId="6445B16D" w14:textId="77777777">
        <w:tc>
          <w:tcPr>
            <w:tcW w:w="2175" w:type="dxa"/>
            <w:tcBorders>
              <w:top w:val="single" w:sz="5" w:space="0" w:color="BFBFBF"/>
              <w:left w:val="single" w:sz="5" w:space="0" w:color="BFBFBF"/>
              <w:bottom w:val="single" w:sz="5" w:space="0" w:color="BFBFBF"/>
              <w:right w:val="single" w:sz="5" w:space="0" w:color="BFBFBF"/>
            </w:tcBorders>
            <w:shd w:val="clear" w:color="auto" w:fill="191919"/>
            <w:tcMar>
              <w:top w:w="40" w:type="dxa"/>
              <w:left w:w="60" w:type="dxa"/>
              <w:bottom w:w="40" w:type="dxa"/>
              <w:right w:w="60" w:type="dxa"/>
            </w:tcMar>
          </w:tcPr>
          <w:p w14:paraId="558BE8C8" w14:textId="77777777" w:rsidR="007D6E97" w:rsidRDefault="00B143B5">
            <w:pPr>
              <w:widowControl w:val="0"/>
              <w:spacing w:after="0" w:line="360" w:lineRule="auto"/>
              <w:rPr>
                <w:rFonts w:ascii="Times New Roman" w:eastAsia="Times New Roman" w:hAnsi="Times New Roman" w:cs="Times New Roman"/>
                <w:b/>
                <w:bCs/>
                <w:color w:val="FFFFFF"/>
              </w:rPr>
            </w:pPr>
            <w:r>
              <w:rPr>
                <w:rFonts w:ascii="Times New Roman" w:eastAsia="Times New Roman" w:hAnsi="Times New Roman" w:cs="Times New Roman"/>
                <w:b/>
                <w:bCs/>
                <w:color w:val="FFFFFF"/>
              </w:rPr>
              <w:t>Campo</w:t>
            </w:r>
          </w:p>
        </w:tc>
        <w:tc>
          <w:tcPr>
            <w:tcW w:w="7185" w:type="dxa"/>
            <w:tcBorders>
              <w:top w:val="single" w:sz="5" w:space="0" w:color="BFBFBF"/>
              <w:left w:val="nil"/>
              <w:bottom w:val="single" w:sz="5" w:space="0" w:color="BFBFBF"/>
              <w:right w:val="single" w:sz="5" w:space="0" w:color="BFBFBF"/>
            </w:tcBorders>
            <w:shd w:val="clear" w:color="auto" w:fill="191919"/>
            <w:tcMar>
              <w:top w:w="40" w:type="dxa"/>
              <w:left w:w="60" w:type="dxa"/>
              <w:bottom w:w="40" w:type="dxa"/>
              <w:right w:w="60" w:type="dxa"/>
            </w:tcMar>
          </w:tcPr>
          <w:p w14:paraId="736E29C7" w14:textId="77777777" w:rsidR="007D6E97" w:rsidRDefault="00B143B5">
            <w:pPr>
              <w:widowControl w:val="0"/>
              <w:spacing w:after="0" w:line="360" w:lineRule="auto"/>
              <w:rPr>
                <w:rFonts w:ascii="Times New Roman" w:eastAsia="Times New Roman" w:hAnsi="Times New Roman" w:cs="Times New Roman"/>
                <w:b/>
                <w:bCs/>
                <w:color w:val="FFFFFF"/>
              </w:rPr>
            </w:pPr>
            <w:r>
              <w:rPr>
                <w:rFonts w:ascii="Times New Roman" w:eastAsia="Times New Roman" w:hAnsi="Times New Roman" w:cs="Times New Roman"/>
                <w:b/>
                <w:bCs/>
                <w:color w:val="FFFFFF"/>
              </w:rPr>
              <w:t>Descripción</w:t>
            </w:r>
          </w:p>
        </w:tc>
      </w:tr>
      <w:tr w:rsidR="007D6E97" w14:paraId="45F97C70"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60B47F6F"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Nombre</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0789A131"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CU50 - Actualizando estado de pago de Nota de Venta</w:t>
            </w:r>
          </w:p>
        </w:tc>
      </w:tr>
      <w:tr w:rsidR="007D6E97" w14:paraId="43EFDCF3"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0F27B1E7"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Actores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00E09CE6"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Usuario autorizado de Gerencia, Secretaría o Contador.</w:t>
            </w:r>
          </w:p>
        </w:tc>
      </w:tr>
      <w:tr w:rsidR="007D6E97" w14:paraId="2BB73AFD"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63FC355C"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Resumen</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5D9802FB"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El sistema actualiza automáticamente el estado de pago de una Nota de Venta según su monto comercial vigente y saldo pendiente vigente, manteniéndolo separado del estado comercial.</w:t>
            </w:r>
          </w:p>
        </w:tc>
      </w:tr>
      <w:tr w:rsidR="007D6E97" w14:paraId="35A58BB0"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2F5ED3A7"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Frecuencia</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63EA7C0B"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Alta.</w:t>
            </w:r>
          </w:p>
        </w:tc>
      </w:tr>
      <w:tr w:rsidR="007D6E97" w14:paraId="7A71865F"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2AECA2AD"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Precondiciones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5329821D"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La Nota de Venta debe existir y disponer de monto comercial vigente y saldo pendiente vigentes.</w:t>
            </w:r>
          </w:p>
        </w:tc>
      </w:tr>
      <w:tr w:rsidR="007D6E97" w14:paraId="22A2EFC8"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703CE3AB"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Descripciones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6AF70C62"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B45F06"/>
              </w:rPr>
              <w:t xml:space="preserve">El usuario completa una operación que produce una actualización del saldo pendiente de una Nota de Venta, </w:t>
            </w:r>
            <w:r>
              <w:rPr>
                <w:rFonts w:ascii="Times New Roman" w:eastAsia="Times New Roman" w:hAnsi="Times New Roman" w:cs="Times New Roman"/>
                <w:color w:val="191919"/>
              </w:rPr>
              <w:t>el sistema compara el saldo pendiente vigente con el monto comercial vigente de la Nota de Venta y determina el estado de pago correspondiente: Pendiente cuando ambos montos son iguales, Pago parcial cuando el saldo es mayor que cero y menor que el monto comercial vigente, o Pagada cuando el saldo es igual a cero, el sistema actualiza el estado de pago sin modificar el estado comercial de la Nota de Venta.</w:t>
            </w:r>
          </w:p>
        </w:tc>
      </w:tr>
      <w:tr w:rsidR="007D6E97" w14:paraId="6428A4AD"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5FD59FF3"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Excepciones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21661462"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No aplica.</w:t>
            </w:r>
          </w:p>
        </w:tc>
      </w:tr>
      <w:tr w:rsidR="007D6E97" w14:paraId="49721881"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06428014"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Postcondiciones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40384313"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El estado de pago de la Nota de Venta queda coherente con su saldo pendiente vigente y el estado comercial permanece sin modificaciones.</w:t>
            </w:r>
          </w:p>
        </w:tc>
      </w:tr>
      <w:tr w:rsidR="007D6E97" w14:paraId="56579441"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3922D638"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Dependencias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0880F585"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CU49 - Recalculando saldo pendiente de Nota de Venta.</w:t>
            </w:r>
          </w:p>
        </w:tc>
      </w:tr>
    </w:tbl>
    <w:p w14:paraId="2EEBFE79" w14:textId="77777777" w:rsidR="007D6E97" w:rsidRDefault="007D6E97">
      <w:pPr>
        <w:spacing w:before="40" w:after="0" w:line="360" w:lineRule="auto"/>
        <w:rPr>
          <w:rFonts w:ascii="Times New Roman" w:eastAsia="Times New Roman" w:hAnsi="Times New Roman" w:cs="Times New Roman"/>
          <w:sz w:val="22"/>
          <w:szCs w:val="22"/>
        </w:rPr>
      </w:pPr>
    </w:p>
    <w:p w14:paraId="0728B584" w14:textId="451B6772" w:rsidR="13AC0CEB" w:rsidRDefault="13AC0CEB">
      <w:r>
        <w:br w:type="page"/>
      </w:r>
    </w:p>
    <w:p w14:paraId="55941FD7" w14:textId="198C250F" w:rsidR="13AC0CEB" w:rsidRDefault="13AC0CEB" w:rsidP="13AC0CEB">
      <w:pPr>
        <w:spacing w:before="40" w:after="0" w:line="360" w:lineRule="auto"/>
        <w:rPr>
          <w:rFonts w:ascii="Times New Roman" w:eastAsia="Times New Roman" w:hAnsi="Times New Roman" w:cs="Times New Roman"/>
          <w:sz w:val="22"/>
          <w:szCs w:val="22"/>
        </w:rPr>
      </w:pPr>
    </w:p>
    <w:tbl>
      <w:tblPr>
        <w:tblStyle w:val="affffd"/>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7185"/>
      </w:tblGrid>
      <w:tr w:rsidR="007D6E97" w14:paraId="63B0904E" w14:textId="77777777">
        <w:tc>
          <w:tcPr>
            <w:tcW w:w="2175" w:type="dxa"/>
            <w:tcBorders>
              <w:top w:val="single" w:sz="5" w:space="0" w:color="BFBFBF"/>
              <w:left w:val="single" w:sz="5" w:space="0" w:color="BFBFBF"/>
              <w:bottom w:val="single" w:sz="5" w:space="0" w:color="BFBFBF"/>
              <w:right w:val="single" w:sz="5" w:space="0" w:color="BFBFBF"/>
            </w:tcBorders>
            <w:shd w:val="clear" w:color="auto" w:fill="191919"/>
            <w:tcMar>
              <w:top w:w="40" w:type="dxa"/>
              <w:left w:w="60" w:type="dxa"/>
              <w:bottom w:w="40" w:type="dxa"/>
              <w:right w:w="60" w:type="dxa"/>
            </w:tcMar>
          </w:tcPr>
          <w:p w14:paraId="215F8DB7" w14:textId="77777777" w:rsidR="007D6E97" w:rsidRDefault="00B143B5">
            <w:pPr>
              <w:widowControl w:val="0"/>
              <w:spacing w:after="0" w:line="360" w:lineRule="auto"/>
              <w:rPr>
                <w:rFonts w:ascii="Times New Roman" w:eastAsia="Times New Roman" w:hAnsi="Times New Roman" w:cs="Times New Roman"/>
                <w:b/>
                <w:bCs/>
                <w:color w:val="FFFFFF"/>
              </w:rPr>
            </w:pPr>
            <w:r>
              <w:rPr>
                <w:rFonts w:ascii="Times New Roman" w:eastAsia="Times New Roman" w:hAnsi="Times New Roman" w:cs="Times New Roman"/>
                <w:b/>
                <w:bCs/>
                <w:color w:val="FFFFFF"/>
              </w:rPr>
              <w:t>Campo</w:t>
            </w:r>
          </w:p>
        </w:tc>
        <w:tc>
          <w:tcPr>
            <w:tcW w:w="7185" w:type="dxa"/>
            <w:tcBorders>
              <w:top w:val="single" w:sz="5" w:space="0" w:color="BFBFBF"/>
              <w:left w:val="nil"/>
              <w:bottom w:val="single" w:sz="5" w:space="0" w:color="BFBFBF"/>
              <w:right w:val="single" w:sz="5" w:space="0" w:color="BFBFBF"/>
            </w:tcBorders>
            <w:shd w:val="clear" w:color="auto" w:fill="191919"/>
            <w:tcMar>
              <w:top w:w="40" w:type="dxa"/>
              <w:left w:w="60" w:type="dxa"/>
              <w:bottom w:w="40" w:type="dxa"/>
              <w:right w:w="60" w:type="dxa"/>
            </w:tcMar>
          </w:tcPr>
          <w:p w14:paraId="69CC74FA" w14:textId="77777777" w:rsidR="007D6E97" w:rsidRDefault="00B143B5">
            <w:pPr>
              <w:widowControl w:val="0"/>
              <w:spacing w:after="0" w:line="360" w:lineRule="auto"/>
              <w:rPr>
                <w:rFonts w:ascii="Times New Roman" w:eastAsia="Times New Roman" w:hAnsi="Times New Roman" w:cs="Times New Roman"/>
                <w:b/>
                <w:bCs/>
                <w:color w:val="FFFFFF"/>
              </w:rPr>
            </w:pPr>
            <w:r>
              <w:rPr>
                <w:rFonts w:ascii="Times New Roman" w:eastAsia="Times New Roman" w:hAnsi="Times New Roman" w:cs="Times New Roman"/>
                <w:b/>
                <w:bCs/>
                <w:color w:val="FFFFFF"/>
              </w:rPr>
              <w:t>Descripción</w:t>
            </w:r>
          </w:p>
        </w:tc>
      </w:tr>
      <w:tr w:rsidR="007D6E97" w14:paraId="780E25B8"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079CF959"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Nombre</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2C168C39"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CU51 - Anulando registro de pago de cliente</w:t>
            </w:r>
          </w:p>
        </w:tc>
      </w:tr>
      <w:tr w:rsidR="007D6E97" w14:paraId="778DB5BE"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51C9FAD4"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Actores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4CA881F0"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Usuario autorizado de Gerencia o Contador.</w:t>
            </w:r>
          </w:p>
        </w:tc>
      </w:tr>
      <w:tr w:rsidR="007D6E97" w14:paraId="73633E7D"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128226E6"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Resumen</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261AF62F"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El usuario anula un registro de pago ingresado incorrectamente cuando la corrección no implica devolver dinero al cliente. El sistema conserva el registro original y registra la anulación con su motivo y respaldo.</w:t>
            </w:r>
          </w:p>
        </w:tc>
      </w:tr>
      <w:tr w:rsidR="007D6E97" w14:paraId="7FAEBE13"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4161444F"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Frecuencia</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4B867120"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Baja.</w:t>
            </w:r>
          </w:p>
        </w:tc>
      </w:tr>
      <w:tr w:rsidR="007D6E97" w14:paraId="7B501F4C"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6DBEDCDB"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Precondiciones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4E2BA46F"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El usuario debe estar autenticado y pertenecer a Gerencia o Contador con autorización vigente para anular pagos. El registro de pago debe existir, estar disponible para visualización y no encontrarse previamente anulado o revertido. El usuario debe poder incorporar el respaldo requerido por la operación.</w:t>
            </w:r>
          </w:p>
        </w:tc>
      </w:tr>
      <w:tr w:rsidR="007D6E97" w14:paraId="3033A561"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4BCD92CE"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Descripciones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2885CDC4"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B45F06"/>
              </w:rPr>
              <w:t xml:space="preserve">El usuario selecciona el registro de pago que requiere anular, </w:t>
            </w:r>
            <w:r>
              <w:rPr>
                <w:rFonts w:ascii="Times New Roman" w:eastAsia="Times New Roman" w:hAnsi="Times New Roman" w:cs="Times New Roman"/>
                <w:color w:val="191919"/>
              </w:rPr>
              <w:t xml:space="preserve">el sistema presenta los antecedentes del pago y solicita el motivo y respaldo de la operación [Excepción 1], </w:t>
            </w:r>
            <w:r>
              <w:rPr>
                <w:rFonts w:ascii="Times New Roman" w:eastAsia="Times New Roman" w:hAnsi="Times New Roman" w:cs="Times New Roman"/>
                <w:color w:val="B45F06"/>
              </w:rPr>
              <w:t xml:space="preserve">el usuario ingresa el motivo, incorpora el respaldo requerido y solicita continuar, </w:t>
            </w:r>
            <w:r>
              <w:rPr>
                <w:rFonts w:ascii="Times New Roman" w:eastAsia="Times New Roman" w:hAnsi="Times New Roman" w:cs="Times New Roman"/>
                <w:color w:val="191919"/>
              </w:rPr>
              <w:t xml:space="preserve">el sistema valida los antecedentes obligatorios y verifica que el pago se encuentre disponible para anulación [Excepción 2], </w:t>
            </w:r>
            <w:r>
              <w:rPr>
                <w:rFonts w:ascii="Times New Roman" w:eastAsia="Times New Roman" w:hAnsi="Times New Roman" w:cs="Times New Roman"/>
                <w:color w:val="B45F06"/>
              </w:rPr>
              <w:t xml:space="preserve">el usuario confirma la anulación, </w:t>
            </w:r>
            <w:r>
              <w:rPr>
                <w:rFonts w:ascii="Times New Roman" w:eastAsia="Times New Roman" w:hAnsi="Times New Roman" w:cs="Times New Roman"/>
                <w:color w:val="191919"/>
              </w:rPr>
              <w:t xml:space="preserve">el sistema registra la anulación vinculada al pago original, conserva íntegramente el registro, almacena </w:t>
            </w:r>
            <w:r>
              <w:rPr>
                <w:rFonts w:ascii="Times New Roman" w:eastAsia="Times New Roman" w:hAnsi="Times New Roman" w:cs="Times New Roman"/>
                <w:color w:val="B45F06"/>
              </w:rPr>
              <w:t xml:space="preserve">el usuario responsable, la fecha, el motivo y el respaldo, retira los efectos del pago sobre la Nota de Venta y recalcula su saldo pendiente y estado de pago, </w:t>
            </w:r>
            <w:r>
              <w:rPr>
                <w:rFonts w:ascii="Times New Roman" w:eastAsia="Times New Roman" w:hAnsi="Times New Roman" w:cs="Times New Roman"/>
                <w:color w:val="191919"/>
              </w:rPr>
              <w:t>el sistema informa que la anulación fue realizada correctamente.</w:t>
            </w:r>
          </w:p>
        </w:tc>
      </w:tr>
      <w:tr w:rsidR="007D6E97" w14:paraId="3FF85B8C"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485C5786"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Excepciones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19968EFE"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 xml:space="preserve">Excepción 1: Pago no disponible para anulación. Si el pago no existe o se encuentra previamente anulado o revertido, el sistema informa la situación y bloquea la operación. Excepción 2: Datos obligatorios incompletos o inválidos. Si falta el motivo o el respaldo requerido, el </w:t>
            </w:r>
            <w:r>
              <w:rPr>
                <w:rFonts w:ascii="Times New Roman" w:eastAsia="Times New Roman" w:hAnsi="Times New Roman" w:cs="Times New Roman"/>
                <w:color w:val="191919"/>
              </w:rPr>
              <w:lastRenderedPageBreak/>
              <w:t>sistema informa los antecedentes faltantes y no realiza la anulación.</w:t>
            </w:r>
          </w:p>
        </w:tc>
      </w:tr>
      <w:tr w:rsidR="007D6E97" w14:paraId="648C8137"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35DCE952"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lastRenderedPageBreak/>
              <w:t>Postcondiciones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76EFB1FF"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La anulación queda registrada y vinculada al pago original, el cual permanece conservado. Sus efectos dejan de considerarse en la Nota de Venta y la operación conserva la trazabilidad exigida.</w:t>
            </w:r>
          </w:p>
        </w:tc>
      </w:tr>
      <w:tr w:rsidR="007D6E97" w14:paraId="5EB1CFDA"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7D46054D"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Dependencias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02465183"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No aplica.</w:t>
            </w:r>
          </w:p>
        </w:tc>
      </w:tr>
    </w:tbl>
    <w:p w14:paraId="4DF7AC1B" w14:textId="77777777" w:rsidR="007D6E97" w:rsidRDefault="007D6E97">
      <w:pPr>
        <w:spacing w:before="40" w:after="0" w:line="360" w:lineRule="auto"/>
        <w:rPr>
          <w:rFonts w:ascii="Times New Roman" w:eastAsia="Times New Roman" w:hAnsi="Times New Roman" w:cs="Times New Roman"/>
          <w:sz w:val="22"/>
          <w:szCs w:val="22"/>
        </w:rPr>
      </w:pPr>
    </w:p>
    <w:p w14:paraId="716D5865" w14:textId="1A99E345" w:rsidR="13AC0CEB" w:rsidRDefault="13AC0CEB">
      <w:r>
        <w:br w:type="page"/>
      </w:r>
    </w:p>
    <w:p w14:paraId="7283E8FC" w14:textId="21B79B89" w:rsidR="13AC0CEB" w:rsidRDefault="13AC0CEB" w:rsidP="13AC0CEB">
      <w:pPr>
        <w:spacing w:before="40" w:after="0" w:line="360" w:lineRule="auto"/>
        <w:rPr>
          <w:rFonts w:ascii="Times New Roman" w:eastAsia="Times New Roman" w:hAnsi="Times New Roman" w:cs="Times New Roman"/>
          <w:sz w:val="22"/>
          <w:szCs w:val="22"/>
        </w:rPr>
      </w:pPr>
    </w:p>
    <w:tbl>
      <w:tblPr>
        <w:tblStyle w:val="affffe"/>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7185"/>
      </w:tblGrid>
      <w:tr w:rsidR="007D6E97" w14:paraId="217E2E9C" w14:textId="77777777">
        <w:tc>
          <w:tcPr>
            <w:tcW w:w="2175" w:type="dxa"/>
            <w:tcBorders>
              <w:top w:val="single" w:sz="5" w:space="0" w:color="BFBFBF"/>
              <w:left w:val="single" w:sz="5" w:space="0" w:color="BFBFBF"/>
              <w:bottom w:val="single" w:sz="5" w:space="0" w:color="BFBFBF"/>
              <w:right w:val="single" w:sz="5" w:space="0" w:color="BFBFBF"/>
            </w:tcBorders>
            <w:shd w:val="clear" w:color="auto" w:fill="191919"/>
            <w:tcMar>
              <w:top w:w="40" w:type="dxa"/>
              <w:left w:w="60" w:type="dxa"/>
              <w:bottom w:w="40" w:type="dxa"/>
              <w:right w:w="60" w:type="dxa"/>
            </w:tcMar>
          </w:tcPr>
          <w:p w14:paraId="59345DE8" w14:textId="77777777" w:rsidR="007D6E97" w:rsidRDefault="00B143B5">
            <w:pPr>
              <w:widowControl w:val="0"/>
              <w:spacing w:after="0" w:line="360" w:lineRule="auto"/>
              <w:rPr>
                <w:rFonts w:ascii="Times New Roman" w:eastAsia="Times New Roman" w:hAnsi="Times New Roman" w:cs="Times New Roman"/>
                <w:b/>
                <w:bCs/>
                <w:color w:val="FFFFFF"/>
              </w:rPr>
            </w:pPr>
            <w:r>
              <w:rPr>
                <w:rFonts w:ascii="Times New Roman" w:eastAsia="Times New Roman" w:hAnsi="Times New Roman" w:cs="Times New Roman"/>
                <w:b/>
                <w:bCs/>
                <w:color w:val="FFFFFF"/>
              </w:rPr>
              <w:t>Campo</w:t>
            </w:r>
          </w:p>
        </w:tc>
        <w:tc>
          <w:tcPr>
            <w:tcW w:w="7185" w:type="dxa"/>
            <w:tcBorders>
              <w:top w:val="single" w:sz="5" w:space="0" w:color="BFBFBF"/>
              <w:left w:val="nil"/>
              <w:bottom w:val="single" w:sz="5" w:space="0" w:color="BFBFBF"/>
              <w:right w:val="single" w:sz="5" w:space="0" w:color="BFBFBF"/>
            </w:tcBorders>
            <w:shd w:val="clear" w:color="auto" w:fill="191919"/>
            <w:tcMar>
              <w:top w:w="40" w:type="dxa"/>
              <w:left w:w="60" w:type="dxa"/>
              <w:bottom w:w="40" w:type="dxa"/>
              <w:right w:w="60" w:type="dxa"/>
            </w:tcMar>
          </w:tcPr>
          <w:p w14:paraId="49035FC7" w14:textId="77777777" w:rsidR="007D6E97" w:rsidRDefault="00B143B5">
            <w:pPr>
              <w:widowControl w:val="0"/>
              <w:spacing w:after="0" w:line="360" w:lineRule="auto"/>
              <w:rPr>
                <w:rFonts w:ascii="Times New Roman" w:eastAsia="Times New Roman" w:hAnsi="Times New Roman" w:cs="Times New Roman"/>
                <w:b/>
                <w:bCs/>
                <w:color w:val="FFFFFF"/>
              </w:rPr>
            </w:pPr>
            <w:r>
              <w:rPr>
                <w:rFonts w:ascii="Times New Roman" w:eastAsia="Times New Roman" w:hAnsi="Times New Roman" w:cs="Times New Roman"/>
                <w:b/>
                <w:bCs/>
                <w:color w:val="FFFFFF"/>
              </w:rPr>
              <w:t>Descripción</w:t>
            </w:r>
          </w:p>
        </w:tc>
      </w:tr>
      <w:tr w:rsidR="007D6E97" w14:paraId="6C6685D8"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00CEDDEF"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Nombre</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1B24C356"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CU52 - Revirtiendo pago de cliente</w:t>
            </w:r>
          </w:p>
        </w:tc>
      </w:tr>
      <w:tr w:rsidR="007D6E97" w14:paraId="4DC3EFA3"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34299F60"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Actores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3BD3F753"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Usuario autorizado de Gerencia o Contador.</w:t>
            </w:r>
          </w:p>
        </w:tc>
      </w:tr>
      <w:tr w:rsidR="007D6E97" w14:paraId="584C7AC6"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70CD1ACD"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Resumen</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078A1B78"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El usuario registra una reversión total o parcial cuando corresponde devolver total o parcialmente dinero previamente recibido del cliente.</w:t>
            </w:r>
          </w:p>
        </w:tc>
      </w:tr>
      <w:tr w:rsidR="007D6E97" w14:paraId="01E1F909"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090ECFE8"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Frecuencia</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184A9FD2"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Baja.</w:t>
            </w:r>
          </w:p>
        </w:tc>
      </w:tr>
      <w:tr w:rsidR="007D6E97" w14:paraId="21830836"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551B7528"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Precondiciones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196A63CA"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El usuario debe estar autenticado y pertenecer a Gerencia o Contador con autorización vigente para revertir pagos. El pago debe existir, estar disponible para visualización, no encontrarse anulado y mantener un monto disponible para reversión. El usuario debe poder incorporar el respaldo requerido por la operación.</w:t>
            </w:r>
          </w:p>
        </w:tc>
      </w:tr>
      <w:tr w:rsidR="007D6E97" w14:paraId="7B559CCB"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3ADED290"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Descripciones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1140BB14"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B45F06"/>
              </w:rPr>
              <w:t xml:space="preserve">El usuario selecciona el pago que requiere revertir, </w:t>
            </w:r>
            <w:r>
              <w:rPr>
                <w:rFonts w:ascii="Times New Roman" w:eastAsia="Times New Roman" w:hAnsi="Times New Roman" w:cs="Times New Roman"/>
                <w:color w:val="191919"/>
              </w:rPr>
              <w:t xml:space="preserve">el sistema presenta los antecedentes del pago y el monto disponible para reversión, </w:t>
            </w:r>
            <w:r>
              <w:rPr>
                <w:rFonts w:ascii="Times New Roman" w:eastAsia="Times New Roman" w:hAnsi="Times New Roman" w:cs="Times New Roman"/>
                <w:color w:val="B45F06"/>
              </w:rPr>
              <w:t xml:space="preserve">el usuario ingresa el monto a revertir, el motivo y el respaldo correspondiente y solicita continuar, </w:t>
            </w:r>
            <w:r>
              <w:rPr>
                <w:rFonts w:ascii="Times New Roman" w:eastAsia="Times New Roman" w:hAnsi="Times New Roman" w:cs="Times New Roman"/>
                <w:color w:val="191919"/>
              </w:rPr>
              <w:t xml:space="preserve">el sistema valida los datos obligatorios, el monto solicitado y la disponibilidad del pago para reversión [Excepción 1, 2 y 3], </w:t>
            </w:r>
            <w:r>
              <w:rPr>
                <w:rFonts w:ascii="Times New Roman" w:eastAsia="Times New Roman" w:hAnsi="Times New Roman" w:cs="Times New Roman"/>
                <w:color w:val="B45F06"/>
              </w:rPr>
              <w:t xml:space="preserve">el usuario confirma la reversión, </w:t>
            </w:r>
            <w:r>
              <w:rPr>
                <w:rFonts w:ascii="Times New Roman" w:eastAsia="Times New Roman" w:hAnsi="Times New Roman" w:cs="Times New Roman"/>
                <w:color w:val="191919"/>
              </w:rPr>
              <w:t xml:space="preserve">el sistema registra la reversión vinculada al pago original, conserva íntegramente el registro, almacena </w:t>
            </w:r>
            <w:r>
              <w:rPr>
                <w:rFonts w:ascii="Times New Roman" w:eastAsia="Times New Roman" w:hAnsi="Times New Roman" w:cs="Times New Roman"/>
                <w:color w:val="B45F06"/>
              </w:rPr>
              <w:t xml:space="preserve">el usuario responsable, la fecha, el monto, el motivo y el respaldo y recalcula el saldo pendiente y el estado de pago de la Nota de Venta considerando el monto revertido, </w:t>
            </w:r>
            <w:r>
              <w:rPr>
                <w:rFonts w:ascii="Times New Roman" w:eastAsia="Times New Roman" w:hAnsi="Times New Roman" w:cs="Times New Roman"/>
                <w:color w:val="191919"/>
              </w:rPr>
              <w:t>el sistema informa que la reversión fue realizada correctamente.</w:t>
            </w:r>
          </w:p>
        </w:tc>
      </w:tr>
      <w:tr w:rsidR="007D6E97" w14:paraId="032326EF"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1E6D103C"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Excepciones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59148445"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 xml:space="preserve">Excepción 1: Datos obligatorios incompletos o inválidos. Si falta el monto, el motivo o el respaldo requerido, el sistema informa los antecedentes faltantes y no realiza la reversión. Excepción 2: Monto de reversión inválido. Si el monto es igual o menor que cero o supera el monto disponible para reversión, el sistema informa la inconsistencia y </w:t>
            </w:r>
            <w:r>
              <w:rPr>
                <w:rFonts w:ascii="Times New Roman" w:eastAsia="Times New Roman" w:hAnsi="Times New Roman" w:cs="Times New Roman"/>
                <w:color w:val="191919"/>
              </w:rPr>
              <w:lastRenderedPageBreak/>
              <w:t>bloquea la operación. Excepción 3: Pago no disponible para reversión. Si el pago no existe, se encuentra anulado o no mantiene monto disponible para reversión, el sistema informa la situación y no realiza la operación.</w:t>
            </w:r>
          </w:p>
        </w:tc>
      </w:tr>
      <w:tr w:rsidR="007D6E97" w14:paraId="7EF6C0AE"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76994675"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lastRenderedPageBreak/>
              <w:t>Postcondiciones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7130FA14"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La reversión queda registrada y vinculada al pago original, el cual permanece conservado. El saldo pendiente y el estado de pago de la Nota de Venta reflejan el monto devuelto y se mantiene la trazabilidad de la operación.</w:t>
            </w:r>
          </w:p>
        </w:tc>
      </w:tr>
      <w:tr w:rsidR="007D6E97" w14:paraId="76102F48"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5B4AD74F"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Dependencias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6132D487"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No aplica.</w:t>
            </w:r>
          </w:p>
        </w:tc>
      </w:tr>
    </w:tbl>
    <w:p w14:paraId="31B29DB4" w14:textId="77777777" w:rsidR="007D6E97" w:rsidRDefault="007D6E97">
      <w:pPr>
        <w:spacing w:before="40" w:after="0" w:line="360" w:lineRule="auto"/>
        <w:rPr>
          <w:rFonts w:ascii="Times New Roman" w:eastAsia="Times New Roman" w:hAnsi="Times New Roman" w:cs="Times New Roman"/>
          <w:sz w:val="22"/>
          <w:szCs w:val="22"/>
        </w:rPr>
      </w:pPr>
    </w:p>
    <w:p w14:paraId="10B29C6C" w14:textId="0A180B11" w:rsidR="13AC0CEB" w:rsidRDefault="13AC0CEB">
      <w:r>
        <w:br w:type="page"/>
      </w:r>
    </w:p>
    <w:p w14:paraId="195C6E77" w14:textId="5F2B5C62" w:rsidR="13AC0CEB" w:rsidRDefault="13AC0CEB" w:rsidP="13AC0CEB">
      <w:pPr>
        <w:spacing w:before="40" w:after="0" w:line="360" w:lineRule="auto"/>
        <w:rPr>
          <w:rFonts w:ascii="Times New Roman" w:eastAsia="Times New Roman" w:hAnsi="Times New Roman" w:cs="Times New Roman"/>
          <w:sz w:val="22"/>
          <w:szCs w:val="22"/>
        </w:rPr>
      </w:pPr>
    </w:p>
    <w:tbl>
      <w:tblPr>
        <w:tblStyle w:val="afffff"/>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7185"/>
      </w:tblGrid>
      <w:tr w:rsidR="007D6E97" w14:paraId="14E45BDF" w14:textId="77777777">
        <w:tc>
          <w:tcPr>
            <w:tcW w:w="2175" w:type="dxa"/>
            <w:tcBorders>
              <w:top w:val="single" w:sz="5" w:space="0" w:color="BFBFBF"/>
              <w:left w:val="single" w:sz="5" w:space="0" w:color="BFBFBF"/>
              <w:bottom w:val="single" w:sz="5" w:space="0" w:color="BFBFBF"/>
              <w:right w:val="single" w:sz="5" w:space="0" w:color="BFBFBF"/>
            </w:tcBorders>
            <w:shd w:val="clear" w:color="auto" w:fill="191919"/>
            <w:tcMar>
              <w:top w:w="40" w:type="dxa"/>
              <w:left w:w="60" w:type="dxa"/>
              <w:bottom w:w="40" w:type="dxa"/>
              <w:right w:w="60" w:type="dxa"/>
            </w:tcMar>
          </w:tcPr>
          <w:p w14:paraId="66DD826D" w14:textId="77777777" w:rsidR="007D6E97" w:rsidRDefault="00B143B5">
            <w:pPr>
              <w:widowControl w:val="0"/>
              <w:spacing w:after="0" w:line="360" w:lineRule="auto"/>
              <w:rPr>
                <w:rFonts w:ascii="Times New Roman" w:eastAsia="Times New Roman" w:hAnsi="Times New Roman" w:cs="Times New Roman"/>
                <w:b/>
                <w:bCs/>
                <w:color w:val="FFFFFF"/>
              </w:rPr>
            </w:pPr>
            <w:r>
              <w:rPr>
                <w:rFonts w:ascii="Times New Roman" w:eastAsia="Times New Roman" w:hAnsi="Times New Roman" w:cs="Times New Roman"/>
                <w:b/>
                <w:bCs/>
                <w:color w:val="FFFFFF"/>
              </w:rPr>
              <w:t>Campo</w:t>
            </w:r>
          </w:p>
        </w:tc>
        <w:tc>
          <w:tcPr>
            <w:tcW w:w="7185" w:type="dxa"/>
            <w:tcBorders>
              <w:top w:val="single" w:sz="5" w:space="0" w:color="BFBFBF"/>
              <w:left w:val="nil"/>
              <w:bottom w:val="single" w:sz="5" w:space="0" w:color="BFBFBF"/>
              <w:right w:val="single" w:sz="5" w:space="0" w:color="BFBFBF"/>
            </w:tcBorders>
            <w:shd w:val="clear" w:color="auto" w:fill="191919"/>
            <w:tcMar>
              <w:top w:w="40" w:type="dxa"/>
              <w:left w:w="60" w:type="dxa"/>
              <w:bottom w:w="40" w:type="dxa"/>
              <w:right w:w="60" w:type="dxa"/>
            </w:tcMar>
          </w:tcPr>
          <w:p w14:paraId="5AE16B75" w14:textId="77777777" w:rsidR="007D6E97" w:rsidRDefault="00B143B5">
            <w:pPr>
              <w:widowControl w:val="0"/>
              <w:spacing w:after="0" w:line="360" w:lineRule="auto"/>
              <w:rPr>
                <w:rFonts w:ascii="Times New Roman" w:eastAsia="Times New Roman" w:hAnsi="Times New Roman" w:cs="Times New Roman"/>
                <w:b/>
                <w:bCs/>
                <w:color w:val="FFFFFF"/>
              </w:rPr>
            </w:pPr>
            <w:r>
              <w:rPr>
                <w:rFonts w:ascii="Times New Roman" w:eastAsia="Times New Roman" w:hAnsi="Times New Roman" w:cs="Times New Roman"/>
                <w:b/>
                <w:bCs/>
                <w:color w:val="FFFFFF"/>
              </w:rPr>
              <w:t>Descripción</w:t>
            </w:r>
          </w:p>
        </w:tc>
      </w:tr>
      <w:tr w:rsidR="007D6E97" w14:paraId="1CBE2A1A"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17A530DD"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Nombre</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37504043"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CU53 - Registrando saldo a favor de cliente</w:t>
            </w:r>
          </w:p>
        </w:tc>
      </w:tr>
      <w:tr w:rsidR="007D6E97" w14:paraId="709EA084"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4661E02A"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Actores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33E1985B"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Usuario autorizado de Gerencia o Contador.</w:t>
            </w:r>
          </w:p>
        </w:tc>
      </w:tr>
      <w:tr w:rsidR="007D6E97" w14:paraId="671CFCAE"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1080D068"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Resumen</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38C7E15A"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El usuario registra como saldo a favor un excedente financiero originado por una reversión comercial de Nota de Venta, en vez de devolverlo inmediatamente al cliente.</w:t>
            </w:r>
          </w:p>
        </w:tc>
      </w:tr>
      <w:tr w:rsidR="007D6E97" w14:paraId="2901176F"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5E1687E2"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Frecuencia</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2167DFCA"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Baja.</w:t>
            </w:r>
          </w:p>
        </w:tc>
      </w:tr>
      <w:tr w:rsidR="007D6E97" w14:paraId="0BFD5185"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29ECC901"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Precondiciones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7BE7F05E"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El usuario debe estar autenticado y autorizado. Debe existir una reversión comercial de Nota de Venta que haya producido un excedente de pagos sobre el nuevo monto vigente, y el usuario debe haber seleccionado la alternativa de conservarlo como saldo a favor.</w:t>
            </w:r>
          </w:p>
        </w:tc>
      </w:tr>
      <w:tr w:rsidR="007D6E97" w14:paraId="10AE9993"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102D091A"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Descripciones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2AC2DD40"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 xml:space="preserve">El sistema presenta el excedente calculado y sus antecedentes de origen. </w:t>
            </w:r>
            <w:r>
              <w:rPr>
                <w:rFonts w:ascii="Times New Roman" w:eastAsia="Times New Roman" w:hAnsi="Times New Roman" w:cs="Times New Roman"/>
                <w:color w:val="B45F06"/>
              </w:rPr>
              <w:t xml:space="preserve">El usuario confirma que el monto se conservará como saldo a favor [Excepción 1]. </w:t>
            </w:r>
            <w:r>
              <w:rPr>
                <w:rFonts w:ascii="Times New Roman" w:eastAsia="Times New Roman" w:hAnsi="Times New Roman" w:cs="Times New Roman"/>
                <w:color w:val="191919"/>
              </w:rPr>
              <w:t>El sistema registra el saldo a favor asociado al cliente, conserva la referencia a la Nota de Venta y a la reversión que lo originó, establece el monto disponible y mantiene íntegros los pagos originales.</w:t>
            </w:r>
          </w:p>
        </w:tc>
      </w:tr>
      <w:tr w:rsidR="007D6E97" w14:paraId="088DDE0D"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15464E28"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Excepciones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45311F62"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Excepción 1: Excedente no disponible. Si el monto ya fue devuelto, utilizado o no corresponde a un excedente vigente, el sistema informa la situación y no registra un saldo a favor duplicado.</w:t>
            </w:r>
          </w:p>
        </w:tc>
      </w:tr>
      <w:tr w:rsidR="007D6E97" w14:paraId="1CDB2176"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458C5E55"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Postcondiciones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350BB2E7"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El cliente mantiene un saldo a favor disponible, trazable a la Nota de Venta y reversión de origen, sin alterar los registros históricos de pago.</w:t>
            </w:r>
          </w:p>
        </w:tc>
      </w:tr>
      <w:tr w:rsidR="007D6E97" w14:paraId="76893393"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1D9F61AB"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Dependencias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0672A0A3"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CU38 - Revirtiendo Nota de Venta con pagos asociados.</w:t>
            </w:r>
          </w:p>
        </w:tc>
      </w:tr>
    </w:tbl>
    <w:p w14:paraId="1347A20F" w14:textId="77777777" w:rsidR="007D6E97" w:rsidRDefault="007D6E97">
      <w:pPr>
        <w:spacing w:before="40" w:after="0" w:line="360" w:lineRule="auto"/>
        <w:rPr>
          <w:rFonts w:ascii="Times New Roman" w:eastAsia="Times New Roman" w:hAnsi="Times New Roman" w:cs="Times New Roman"/>
          <w:sz w:val="22"/>
          <w:szCs w:val="22"/>
        </w:rPr>
      </w:pPr>
    </w:p>
    <w:p w14:paraId="2FFE0F5B" w14:textId="0CE606D4" w:rsidR="13AC0CEB" w:rsidRDefault="13AC0CEB">
      <w:r>
        <w:br w:type="page"/>
      </w:r>
    </w:p>
    <w:p w14:paraId="051368AC" w14:textId="7F3A8B0B" w:rsidR="13AC0CEB" w:rsidRDefault="13AC0CEB" w:rsidP="13AC0CEB">
      <w:pPr>
        <w:spacing w:before="40" w:after="0" w:line="360" w:lineRule="auto"/>
        <w:rPr>
          <w:rFonts w:ascii="Times New Roman" w:eastAsia="Times New Roman" w:hAnsi="Times New Roman" w:cs="Times New Roman"/>
          <w:sz w:val="22"/>
          <w:szCs w:val="22"/>
        </w:rPr>
      </w:pPr>
    </w:p>
    <w:tbl>
      <w:tblPr>
        <w:tblStyle w:val="afffff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7185"/>
      </w:tblGrid>
      <w:tr w:rsidR="007D6E97" w14:paraId="4F30A5DE" w14:textId="77777777">
        <w:tc>
          <w:tcPr>
            <w:tcW w:w="2175" w:type="dxa"/>
            <w:tcBorders>
              <w:top w:val="single" w:sz="5" w:space="0" w:color="BFBFBF"/>
              <w:left w:val="single" w:sz="5" w:space="0" w:color="BFBFBF"/>
              <w:bottom w:val="single" w:sz="5" w:space="0" w:color="BFBFBF"/>
              <w:right w:val="single" w:sz="5" w:space="0" w:color="BFBFBF"/>
            </w:tcBorders>
            <w:shd w:val="clear" w:color="auto" w:fill="191919"/>
            <w:tcMar>
              <w:top w:w="40" w:type="dxa"/>
              <w:left w:w="60" w:type="dxa"/>
              <w:bottom w:w="40" w:type="dxa"/>
              <w:right w:w="60" w:type="dxa"/>
            </w:tcMar>
          </w:tcPr>
          <w:p w14:paraId="0C5C8686" w14:textId="77777777" w:rsidR="007D6E97" w:rsidRDefault="00B143B5">
            <w:pPr>
              <w:widowControl w:val="0"/>
              <w:spacing w:after="0" w:line="360" w:lineRule="auto"/>
              <w:rPr>
                <w:rFonts w:ascii="Times New Roman" w:eastAsia="Times New Roman" w:hAnsi="Times New Roman" w:cs="Times New Roman"/>
                <w:b/>
                <w:bCs/>
                <w:color w:val="FFFFFF"/>
              </w:rPr>
            </w:pPr>
            <w:r>
              <w:rPr>
                <w:rFonts w:ascii="Times New Roman" w:eastAsia="Times New Roman" w:hAnsi="Times New Roman" w:cs="Times New Roman"/>
                <w:b/>
                <w:bCs/>
                <w:color w:val="FFFFFF"/>
              </w:rPr>
              <w:t>Campo</w:t>
            </w:r>
          </w:p>
        </w:tc>
        <w:tc>
          <w:tcPr>
            <w:tcW w:w="7185" w:type="dxa"/>
            <w:tcBorders>
              <w:top w:val="single" w:sz="5" w:space="0" w:color="BFBFBF"/>
              <w:left w:val="nil"/>
              <w:bottom w:val="single" w:sz="5" w:space="0" w:color="BFBFBF"/>
              <w:right w:val="single" w:sz="5" w:space="0" w:color="BFBFBF"/>
            </w:tcBorders>
            <w:shd w:val="clear" w:color="auto" w:fill="191919"/>
            <w:tcMar>
              <w:top w:w="40" w:type="dxa"/>
              <w:left w:w="60" w:type="dxa"/>
              <w:bottom w:w="40" w:type="dxa"/>
              <w:right w:w="60" w:type="dxa"/>
            </w:tcMar>
          </w:tcPr>
          <w:p w14:paraId="54A16871" w14:textId="77777777" w:rsidR="007D6E97" w:rsidRDefault="00B143B5">
            <w:pPr>
              <w:widowControl w:val="0"/>
              <w:spacing w:after="0" w:line="360" w:lineRule="auto"/>
              <w:rPr>
                <w:rFonts w:ascii="Times New Roman" w:eastAsia="Times New Roman" w:hAnsi="Times New Roman" w:cs="Times New Roman"/>
                <w:b/>
                <w:bCs/>
                <w:color w:val="FFFFFF"/>
              </w:rPr>
            </w:pPr>
            <w:r>
              <w:rPr>
                <w:rFonts w:ascii="Times New Roman" w:eastAsia="Times New Roman" w:hAnsi="Times New Roman" w:cs="Times New Roman"/>
                <w:b/>
                <w:bCs/>
                <w:color w:val="FFFFFF"/>
              </w:rPr>
              <w:t>Descripción</w:t>
            </w:r>
          </w:p>
        </w:tc>
      </w:tr>
      <w:tr w:rsidR="007D6E97" w14:paraId="0AB5E8D5"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1858284B"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Nombre</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090E7547"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CU54 - Aplicando saldo a favor a Nota de Venta</w:t>
            </w:r>
          </w:p>
        </w:tc>
      </w:tr>
      <w:tr w:rsidR="007D6E97" w14:paraId="727099E8"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7FB1E427"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Actores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668AB5E2"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Usuario autorizado de Gerencia o Contador.</w:t>
            </w:r>
          </w:p>
        </w:tc>
      </w:tr>
      <w:tr w:rsidR="007D6E97" w14:paraId="16AE7945"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64CD4E51"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Resumen</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33426F24"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El usuario aplica total o parcialmente un saldo a favor disponible del cliente a otra Nota de Venta elegible del mismo cliente.</w:t>
            </w:r>
          </w:p>
        </w:tc>
      </w:tr>
      <w:tr w:rsidR="007D6E97" w14:paraId="35339A7B"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3E6F0097"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Frecuencia</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4376875C"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Baja.</w:t>
            </w:r>
          </w:p>
        </w:tc>
      </w:tr>
      <w:tr w:rsidR="007D6E97" w14:paraId="1EDA4561"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17BA3428"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Precondiciones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5D6FA358"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El usuario debe estar autenticado y autorizado. El cliente debe mantener saldo a favor disponible y debe existir una Nota de Venta del mismo cliente habilitada para recibir el abono.</w:t>
            </w:r>
          </w:p>
        </w:tc>
      </w:tr>
      <w:tr w:rsidR="007D6E97" w14:paraId="5ADE5403"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36A46EFC"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Descripciones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5D427DBB"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B45F06"/>
              </w:rPr>
              <w:t xml:space="preserve">El usuario selecciona el saldo a favor disponible y la Nota de Venta a la cual desea aplicarlo. </w:t>
            </w:r>
            <w:r>
              <w:rPr>
                <w:rFonts w:ascii="Times New Roman" w:eastAsia="Times New Roman" w:hAnsi="Times New Roman" w:cs="Times New Roman"/>
                <w:color w:val="191919"/>
              </w:rPr>
              <w:t xml:space="preserve">El sistema valida que ambas pertenezcan al mismo cliente, que la Nota de Venta sea elegible y que el monto a aplicar no supere ni el saldo a favor disponible ni el saldo pendiente de la Nota de Venta [Excepción 1 y 2]. </w:t>
            </w:r>
            <w:r>
              <w:rPr>
                <w:rFonts w:ascii="Times New Roman" w:eastAsia="Times New Roman" w:hAnsi="Times New Roman" w:cs="Times New Roman"/>
                <w:color w:val="B45F06"/>
              </w:rPr>
              <w:t xml:space="preserve">El usuario confirma la aplicación. </w:t>
            </w:r>
            <w:r>
              <w:rPr>
                <w:rFonts w:ascii="Times New Roman" w:eastAsia="Times New Roman" w:hAnsi="Times New Roman" w:cs="Times New Roman"/>
                <w:color w:val="191919"/>
              </w:rPr>
              <w:t>El sistema registra el movimiento, disminuye el saldo a favor disponible y recalcula el saldo pendiente y el estado de pago de la Nota de Venta destino.</w:t>
            </w:r>
          </w:p>
        </w:tc>
      </w:tr>
      <w:tr w:rsidR="007D6E97" w14:paraId="774855E1"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1E49D234"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Excepciones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1111E9F0"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Excepción 1: Saldo a favor insuficiente o no disponible. Si el monto solicitado supera el saldo disponible o éste ya no se encuentra vigente, el sistema informa la situación y no realiza la aplicación.</w:t>
            </w:r>
            <w:r>
              <w:rPr>
                <w:rFonts w:ascii="Times New Roman" w:eastAsia="Times New Roman" w:hAnsi="Times New Roman" w:cs="Times New Roman"/>
                <w:color w:val="191919"/>
              </w:rPr>
              <w:br/>
              <w:t xml:space="preserve"> Excepción 2: Nota de Venta no elegible. Si la Nota de Venta pertenece a otro cliente, se encuentra anulada/cerrada/totalmente revertida o no mantiene saldo pendiente, el sistema informa la situación y no realiza la aplicación.</w:t>
            </w:r>
          </w:p>
        </w:tc>
      </w:tr>
      <w:tr w:rsidR="007D6E97" w14:paraId="5BB27A9F"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2D1393B2"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Postcondiciones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6315F059"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El saldo a favor disponible del cliente disminuye por el monto aplicado y la Nota de Venta destino refleja el nuevo saldo pendiente y estado de pago, conservando la trazabilidad de la operación.</w:t>
            </w:r>
          </w:p>
        </w:tc>
      </w:tr>
      <w:tr w:rsidR="007D6E97" w14:paraId="5C4A1409" w14:textId="77777777">
        <w:tc>
          <w:tcPr>
            <w:tcW w:w="217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6916FC01" w14:textId="77777777" w:rsidR="007D6E97" w:rsidRDefault="00B143B5">
            <w:pPr>
              <w:widowControl w:val="0"/>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lastRenderedPageBreak/>
              <w:t>Dependencias</w:t>
            </w:r>
          </w:p>
        </w:tc>
        <w:tc>
          <w:tcPr>
            <w:tcW w:w="718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31CE8ED3" w14:textId="77777777" w:rsidR="007D6E97" w:rsidRDefault="00B143B5">
            <w:pPr>
              <w:widowControl w:val="0"/>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CU53 - Registrando saldo a favor de cliente.</w:t>
            </w:r>
          </w:p>
        </w:tc>
      </w:tr>
    </w:tbl>
    <w:p w14:paraId="1F098FB7" w14:textId="77777777" w:rsidR="007D6E97" w:rsidRDefault="007D6E97">
      <w:pPr>
        <w:spacing w:before="40" w:after="0" w:line="360" w:lineRule="auto"/>
        <w:rPr>
          <w:rFonts w:ascii="Times New Roman" w:eastAsia="Times New Roman" w:hAnsi="Times New Roman" w:cs="Times New Roman"/>
          <w:sz w:val="22"/>
          <w:szCs w:val="22"/>
        </w:rPr>
      </w:pPr>
    </w:p>
    <w:tbl>
      <w:tblPr>
        <w:tblStyle w:val="afffff1"/>
        <w:tblW w:w="9384" w:type="dxa"/>
        <w:tblInd w:w="0" w:type="dxa"/>
        <w:tblLayout w:type="fixed"/>
        <w:tblLook w:val="0600" w:firstRow="0" w:lastRow="0" w:firstColumn="0" w:lastColumn="0" w:noHBand="1" w:noVBand="1"/>
      </w:tblPr>
      <w:tblGrid>
        <w:gridCol w:w="2130"/>
        <w:gridCol w:w="7254"/>
      </w:tblGrid>
      <w:tr w:rsidR="007D6E97" w14:paraId="5E4A5DFB" w14:textId="77777777">
        <w:trPr>
          <w:trHeight w:val="300"/>
        </w:trPr>
        <w:tc>
          <w:tcPr>
            <w:tcW w:w="2130" w:type="dxa"/>
            <w:tcBorders>
              <w:top w:val="single" w:sz="5" w:space="0" w:color="BFBFBF"/>
              <w:left w:val="single" w:sz="5" w:space="0" w:color="BFBFBF"/>
              <w:bottom w:val="single" w:sz="5" w:space="0" w:color="BFBFBF"/>
              <w:right w:val="single" w:sz="5" w:space="0" w:color="BFBFBF"/>
            </w:tcBorders>
            <w:shd w:val="clear" w:color="auto" w:fill="191919"/>
            <w:tcMar>
              <w:top w:w="40" w:type="dxa"/>
              <w:left w:w="60" w:type="dxa"/>
              <w:bottom w:w="40" w:type="dxa"/>
              <w:right w:w="60" w:type="dxa"/>
            </w:tcMar>
          </w:tcPr>
          <w:p w14:paraId="0DDD16E0" w14:textId="77777777" w:rsidR="007D6E97" w:rsidRDefault="00B143B5">
            <w:pPr>
              <w:spacing w:after="0" w:line="360" w:lineRule="auto"/>
              <w:jc w:val="both"/>
              <w:rPr>
                <w:rFonts w:ascii="Times New Roman" w:eastAsia="Times New Roman" w:hAnsi="Times New Roman" w:cs="Times New Roman"/>
                <w:b/>
                <w:bCs/>
                <w:color w:val="FFFFFF"/>
              </w:rPr>
            </w:pPr>
            <w:r>
              <w:rPr>
                <w:rFonts w:ascii="Times New Roman" w:eastAsia="Times New Roman" w:hAnsi="Times New Roman" w:cs="Times New Roman"/>
                <w:b/>
                <w:bCs/>
                <w:color w:val="FFFFFF"/>
              </w:rPr>
              <w:t>Campo</w:t>
            </w:r>
          </w:p>
        </w:tc>
        <w:tc>
          <w:tcPr>
            <w:tcW w:w="7254" w:type="dxa"/>
            <w:tcBorders>
              <w:top w:val="single" w:sz="5" w:space="0" w:color="BFBFBF"/>
              <w:left w:val="nil"/>
              <w:bottom w:val="single" w:sz="5" w:space="0" w:color="BFBFBF"/>
              <w:right w:val="single" w:sz="5" w:space="0" w:color="BFBFBF"/>
            </w:tcBorders>
            <w:shd w:val="clear" w:color="auto" w:fill="191919"/>
            <w:tcMar>
              <w:top w:w="40" w:type="dxa"/>
              <w:left w:w="60" w:type="dxa"/>
              <w:bottom w:w="40" w:type="dxa"/>
              <w:right w:w="60" w:type="dxa"/>
            </w:tcMar>
          </w:tcPr>
          <w:p w14:paraId="75C33EBA" w14:textId="77777777" w:rsidR="007D6E97" w:rsidRDefault="00B143B5">
            <w:pPr>
              <w:spacing w:after="0" w:line="360" w:lineRule="auto"/>
              <w:jc w:val="both"/>
              <w:rPr>
                <w:rFonts w:ascii="Times New Roman" w:eastAsia="Times New Roman" w:hAnsi="Times New Roman" w:cs="Times New Roman"/>
                <w:b/>
                <w:bCs/>
                <w:color w:val="FFFFFF"/>
              </w:rPr>
            </w:pPr>
            <w:r>
              <w:rPr>
                <w:rFonts w:ascii="Times New Roman" w:eastAsia="Times New Roman" w:hAnsi="Times New Roman" w:cs="Times New Roman"/>
                <w:b/>
                <w:bCs/>
                <w:color w:val="FFFFFF"/>
              </w:rPr>
              <w:t>Descripción</w:t>
            </w:r>
          </w:p>
        </w:tc>
      </w:tr>
      <w:tr w:rsidR="007D6E97" w14:paraId="0E9BBD46" w14:textId="77777777">
        <w:trPr>
          <w:trHeight w:val="300"/>
        </w:trPr>
        <w:tc>
          <w:tcPr>
            <w:tcW w:w="2130"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66043C20" w14:textId="77777777" w:rsidR="007D6E97" w:rsidRDefault="00B143B5">
            <w:pPr>
              <w:spacing w:after="0" w:line="360" w:lineRule="auto"/>
              <w:jc w:val="both"/>
              <w:rPr>
                <w:rFonts w:ascii="Times New Roman" w:eastAsia="Times New Roman" w:hAnsi="Times New Roman" w:cs="Times New Roman"/>
                <w:b/>
                <w:bCs/>
                <w:color w:val="191919"/>
              </w:rPr>
            </w:pPr>
            <w:r>
              <w:rPr>
                <w:rFonts w:ascii="Times New Roman" w:eastAsia="Times New Roman" w:hAnsi="Times New Roman" w:cs="Times New Roman"/>
                <w:b/>
                <w:bCs/>
                <w:color w:val="191919"/>
              </w:rPr>
              <w:t>Nombre</w:t>
            </w:r>
          </w:p>
        </w:tc>
        <w:tc>
          <w:tcPr>
            <w:tcW w:w="7254"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4B837E93" w14:textId="77777777" w:rsidR="007D6E97" w:rsidRDefault="00B143B5">
            <w:pPr>
              <w:spacing w:after="0" w:line="360" w:lineRule="auto"/>
              <w:jc w:val="both"/>
              <w:rPr>
                <w:rFonts w:ascii="Times New Roman" w:eastAsia="Times New Roman" w:hAnsi="Times New Roman" w:cs="Times New Roman"/>
                <w:color w:val="191919"/>
              </w:rPr>
            </w:pPr>
            <w:r>
              <w:rPr>
                <w:rFonts w:ascii="Times New Roman" w:eastAsia="Times New Roman" w:hAnsi="Times New Roman" w:cs="Times New Roman"/>
                <w:color w:val="191919"/>
              </w:rPr>
              <w:t>CU55 - Consultando detalle de pago de cliente</w:t>
            </w:r>
          </w:p>
        </w:tc>
      </w:tr>
      <w:tr w:rsidR="007D6E97" w14:paraId="439E0B6D" w14:textId="77777777">
        <w:trPr>
          <w:trHeight w:val="300"/>
        </w:trPr>
        <w:tc>
          <w:tcPr>
            <w:tcW w:w="2130"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07B8E12D" w14:textId="77777777" w:rsidR="007D6E97" w:rsidRDefault="00B143B5">
            <w:pPr>
              <w:spacing w:after="0" w:line="360" w:lineRule="auto"/>
              <w:jc w:val="both"/>
              <w:rPr>
                <w:rFonts w:ascii="Times New Roman" w:eastAsia="Times New Roman" w:hAnsi="Times New Roman" w:cs="Times New Roman"/>
                <w:b/>
                <w:bCs/>
                <w:color w:val="191919"/>
              </w:rPr>
            </w:pPr>
            <w:r>
              <w:rPr>
                <w:rFonts w:ascii="Times New Roman" w:eastAsia="Times New Roman" w:hAnsi="Times New Roman" w:cs="Times New Roman"/>
                <w:b/>
                <w:bCs/>
                <w:color w:val="191919"/>
              </w:rPr>
              <w:t>Actores</w:t>
            </w:r>
          </w:p>
        </w:tc>
        <w:tc>
          <w:tcPr>
            <w:tcW w:w="7254"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5AA33E68" w14:textId="77777777" w:rsidR="007D6E97" w:rsidRDefault="00B143B5">
            <w:pPr>
              <w:spacing w:after="0" w:line="360" w:lineRule="auto"/>
              <w:jc w:val="both"/>
              <w:rPr>
                <w:rFonts w:ascii="Times New Roman" w:eastAsia="Times New Roman" w:hAnsi="Times New Roman" w:cs="Times New Roman"/>
                <w:color w:val="191919"/>
              </w:rPr>
            </w:pPr>
            <w:r>
              <w:rPr>
                <w:rFonts w:ascii="Times New Roman" w:eastAsia="Times New Roman" w:hAnsi="Times New Roman" w:cs="Times New Roman"/>
                <w:color w:val="191919"/>
              </w:rPr>
              <w:t>Usuario autorizado de Gerencia, Secretaría o Contador.</w:t>
            </w:r>
          </w:p>
        </w:tc>
      </w:tr>
      <w:tr w:rsidR="007D6E97" w14:paraId="35F36AB6" w14:textId="77777777">
        <w:trPr>
          <w:trHeight w:val="300"/>
        </w:trPr>
        <w:tc>
          <w:tcPr>
            <w:tcW w:w="2130"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212920CD" w14:textId="77777777" w:rsidR="007D6E97" w:rsidRDefault="00B143B5">
            <w:pPr>
              <w:spacing w:after="0" w:line="360" w:lineRule="auto"/>
              <w:jc w:val="both"/>
              <w:rPr>
                <w:rFonts w:ascii="Times New Roman" w:eastAsia="Times New Roman" w:hAnsi="Times New Roman" w:cs="Times New Roman"/>
                <w:b/>
                <w:bCs/>
                <w:color w:val="191919"/>
              </w:rPr>
            </w:pPr>
            <w:r>
              <w:rPr>
                <w:rFonts w:ascii="Times New Roman" w:eastAsia="Times New Roman" w:hAnsi="Times New Roman" w:cs="Times New Roman"/>
                <w:b/>
                <w:bCs/>
                <w:color w:val="191919"/>
              </w:rPr>
              <w:t>Resumen</w:t>
            </w:r>
          </w:p>
        </w:tc>
        <w:tc>
          <w:tcPr>
            <w:tcW w:w="7254"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41DC27E6" w14:textId="77777777" w:rsidR="007D6E97" w:rsidRDefault="00B143B5">
            <w:pPr>
              <w:spacing w:after="0" w:line="360" w:lineRule="auto"/>
              <w:jc w:val="both"/>
              <w:rPr>
                <w:rFonts w:ascii="Times New Roman" w:eastAsia="Times New Roman" w:hAnsi="Times New Roman" w:cs="Times New Roman"/>
                <w:color w:val="191919"/>
              </w:rPr>
            </w:pPr>
            <w:r>
              <w:rPr>
                <w:rFonts w:ascii="Times New Roman" w:eastAsia="Times New Roman" w:hAnsi="Times New Roman" w:cs="Times New Roman"/>
                <w:color w:val="191919"/>
              </w:rPr>
              <w:t>El usuario consulta en modo de solo lectura los antecedentes registrados de un pago de cliente y sus asociaciones vigentes.</w:t>
            </w:r>
          </w:p>
        </w:tc>
      </w:tr>
      <w:tr w:rsidR="007D6E97" w14:paraId="5602A1B8" w14:textId="77777777">
        <w:trPr>
          <w:trHeight w:val="300"/>
        </w:trPr>
        <w:tc>
          <w:tcPr>
            <w:tcW w:w="2130"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56519EE2" w14:textId="77777777" w:rsidR="007D6E97" w:rsidRDefault="00B143B5">
            <w:pPr>
              <w:spacing w:after="0" w:line="360" w:lineRule="auto"/>
              <w:jc w:val="both"/>
              <w:rPr>
                <w:rFonts w:ascii="Times New Roman" w:eastAsia="Times New Roman" w:hAnsi="Times New Roman" w:cs="Times New Roman"/>
                <w:b/>
                <w:bCs/>
                <w:color w:val="191919"/>
              </w:rPr>
            </w:pPr>
            <w:r>
              <w:rPr>
                <w:rFonts w:ascii="Times New Roman" w:eastAsia="Times New Roman" w:hAnsi="Times New Roman" w:cs="Times New Roman"/>
                <w:b/>
                <w:bCs/>
                <w:color w:val="191919"/>
              </w:rPr>
              <w:t>Frecuencia</w:t>
            </w:r>
          </w:p>
        </w:tc>
        <w:tc>
          <w:tcPr>
            <w:tcW w:w="7254"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14492AFB" w14:textId="77777777" w:rsidR="007D6E97" w:rsidRDefault="00B143B5">
            <w:pPr>
              <w:spacing w:after="0" w:line="360" w:lineRule="auto"/>
              <w:jc w:val="both"/>
              <w:rPr>
                <w:rFonts w:ascii="Times New Roman" w:eastAsia="Times New Roman" w:hAnsi="Times New Roman" w:cs="Times New Roman"/>
                <w:color w:val="191919"/>
              </w:rPr>
            </w:pPr>
            <w:r>
              <w:rPr>
                <w:rFonts w:ascii="Times New Roman" w:eastAsia="Times New Roman" w:hAnsi="Times New Roman" w:cs="Times New Roman"/>
                <w:color w:val="191919"/>
              </w:rPr>
              <w:t>Alta.</w:t>
            </w:r>
          </w:p>
        </w:tc>
      </w:tr>
      <w:tr w:rsidR="007D6E97" w14:paraId="6B0419A8" w14:textId="77777777">
        <w:trPr>
          <w:trHeight w:val="300"/>
        </w:trPr>
        <w:tc>
          <w:tcPr>
            <w:tcW w:w="2130"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3E02F513" w14:textId="77777777" w:rsidR="007D6E97" w:rsidRDefault="00B143B5">
            <w:pPr>
              <w:spacing w:after="0" w:line="360" w:lineRule="auto"/>
              <w:jc w:val="both"/>
              <w:rPr>
                <w:rFonts w:ascii="Times New Roman" w:eastAsia="Times New Roman" w:hAnsi="Times New Roman" w:cs="Times New Roman"/>
                <w:b/>
                <w:bCs/>
                <w:color w:val="191919"/>
              </w:rPr>
            </w:pPr>
            <w:r>
              <w:rPr>
                <w:rFonts w:ascii="Times New Roman" w:eastAsia="Times New Roman" w:hAnsi="Times New Roman" w:cs="Times New Roman"/>
                <w:b/>
                <w:bCs/>
                <w:color w:val="191919"/>
              </w:rPr>
              <w:t>Precondiciones</w:t>
            </w:r>
          </w:p>
        </w:tc>
        <w:tc>
          <w:tcPr>
            <w:tcW w:w="7254"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12809C97" w14:textId="77777777" w:rsidR="007D6E97" w:rsidRDefault="00B143B5">
            <w:pPr>
              <w:spacing w:after="0" w:line="360" w:lineRule="auto"/>
              <w:jc w:val="both"/>
              <w:rPr>
                <w:rFonts w:ascii="Times New Roman" w:eastAsia="Times New Roman" w:hAnsi="Times New Roman" w:cs="Times New Roman"/>
                <w:color w:val="191919"/>
              </w:rPr>
            </w:pPr>
            <w:r>
              <w:rPr>
                <w:rFonts w:ascii="Times New Roman" w:eastAsia="Times New Roman" w:hAnsi="Times New Roman" w:cs="Times New Roman"/>
                <w:color w:val="191919"/>
              </w:rPr>
              <w:t>El usuario debe estar autenticado y autorizado para consultar pagos e información financiera. El registro de pago debe existir y estar disponible para consulta.</w:t>
            </w:r>
          </w:p>
        </w:tc>
      </w:tr>
      <w:tr w:rsidR="007D6E97" w14:paraId="2A5489CC" w14:textId="77777777">
        <w:trPr>
          <w:trHeight w:val="300"/>
        </w:trPr>
        <w:tc>
          <w:tcPr>
            <w:tcW w:w="2130"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175922D7" w14:textId="77777777" w:rsidR="007D6E97" w:rsidRDefault="00B143B5">
            <w:pPr>
              <w:spacing w:after="0" w:line="360" w:lineRule="auto"/>
              <w:jc w:val="both"/>
              <w:rPr>
                <w:rFonts w:ascii="Times New Roman" w:eastAsia="Times New Roman" w:hAnsi="Times New Roman" w:cs="Times New Roman"/>
                <w:b/>
                <w:bCs/>
                <w:color w:val="191919"/>
              </w:rPr>
            </w:pPr>
            <w:r>
              <w:rPr>
                <w:rFonts w:ascii="Times New Roman" w:eastAsia="Times New Roman" w:hAnsi="Times New Roman" w:cs="Times New Roman"/>
                <w:b/>
                <w:bCs/>
                <w:color w:val="191919"/>
              </w:rPr>
              <w:t>Descripciones</w:t>
            </w:r>
          </w:p>
        </w:tc>
        <w:tc>
          <w:tcPr>
            <w:tcW w:w="7254"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519A5FA8" w14:textId="77777777" w:rsidR="007D6E97" w:rsidRDefault="00B143B5">
            <w:pPr>
              <w:spacing w:after="0" w:line="360" w:lineRule="auto"/>
              <w:jc w:val="both"/>
              <w:rPr>
                <w:rFonts w:ascii="Times New Roman" w:eastAsia="Times New Roman" w:hAnsi="Times New Roman" w:cs="Times New Roman"/>
                <w:color w:val="191919"/>
              </w:rPr>
            </w:pPr>
            <w:r>
              <w:rPr>
                <w:rFonts w:ascii="Times New Roman" w:eastAsia="Times New Roman" w:hAnsi="Times New Roman" w:cs="Times New Roman"/>
                <w:color w:val="B45F06"/>
              </w:rPr>
              <w:t xml:space="preserve">El usuario selecciona un registro de pago desde uno de los contextos habilitados y solicita visualizar su detalle, </w:t>
            </w:r>
            <w:r>
              <w:rPr>
                <w:rFonts w:ascii="Times New Roman" w:eastAsia="Times New Roman" w:hAnsi="Times New Roman" w:cs="Times New Roman"/>
                <w:color w:val="191919"/>
              </w:rPr>
              <w:t>el sistema valida que el registro se encuentre disponible, recupera la identificación del cliente, la Nota de Venta asociada, el monto, la fecha de registro, la categoría, el medio de pago, el documento tributario, el respaldo y los antecedentes adicionales aplicables al medio de pago, el sistema presenta el detalle en modo de solo lectura [Excepción 1].</w:t>
            </w:r>
          </w:p>
        </w:tc>
      </w:tr>
      <w:tr w:rsidR="007D6E97" w14:paraId="490AD4C1" w14:textId="77777777">
        <w:trPr>
          <w:trHeight w:val="300"/>
        </w:trPr>
        <w:tc>
          <w:tcPr>
            <w:tcW w:w="2130"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083721D1" w14:textId="77777777" w:rsidR="007D6E97" w:rsidRDefault="00B143B5">
            <w:pPr>
              <w:spacing w:after="0" w:line="360" w:lineRule="auto"/>
              <w:jc w:val="both"/>
              <w:rPr>
                <w:rFonts w:ascii="Times New Roman" w:eastAsia="Times New Roman" w:hAnsi="Times New Roman" w:cs="Times New Roman"/>
                <w:b/>
                <w:bCs/>
                <w:color w:val="191919"/>
              </w:rPr>
            </w:pPr>
            <w:r>
              <w:rPr>
                <w:rFonts w:ascii="Times New Roman" w:eastAsia="Times New Roman" w:hAnsi="Times New Roman" w:cs="Times New Roman"/>
                <w:b/>
                <w:bCs/>
                <w:color w:val="191919"/>
              </w:rPr>
              <w:t>Excepciones</w:t>
            </w:r>
          </w:p>
        </w:tc>
        <w:tc>
          <w:tcPr>
            <w:tcW w:w="7254"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46190613" w14:textId="77777777" w:rsidR="007D6E97" w:rsidRDefault="00B143B5">
            <w:pPr>
              <w:spacing w:after="0" w:line="360" w:lineRule="auto"/>
              <w:jc w:val="both"/>
              <w:rPr>
                <w:rFonts w:ascii="Times New Roman" w:eastAsia="Times New Roman" w:hAnsi="Times New Roman" w:cs="Times New Roman"/>
                <w:color w:val="191919"/>
              </w:rPr>
            </w:pPr>
            <w:r>
              <w:rPr>
                <w:rFonts w:ascii="Times New Roman" w:eastAsia="Times New Roman" w:hAnsi="Times New Roman" w:cs="Times New Roman"/>
                <w:color w:val="191919"/>
              </w:rPr>
              <w:t>Excepción 1: Pago no disponible para consulta. Si el registro solicitado no existe o no se encuentra disponible para consulta, el sistema informa la situación y no presenta el detalle.</w:t>
            </w:r>
          </w:p>
        </w:tc>
      </w:tr>
      <w:tr w:rsidR="007D6E97" w14:paraId="57DFEEDE" w14:textId="77777777">
        <w:trPr>
          <w:trHeight w:val="300"/>
        </w:trPr>
        <w:tc>
          <w:tcPr>
            <w:tcW w:w="2130"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3F90BF63" w14:textId="77777777" w:rsidR="007D6E97" w:rsidRDefault="00B143B5">
            <w:pPr>
              <w:spacing w:after="0" w:line="360" w:lineRule="auto"/>
              <w:jc w:val="both"/>
              <w:rPr>
                <w:rFonts w:ascii="Times New Roman" w:eastAsia="Times New Roman" w:hAnsi="Times New Roman" w:cs="Times New Roman"/>
                <w:b/>
                <w:bCs/>
                <w:color w:val="191919"/>
              </w:rPr>
            </w:pPr>
            <w:r>
              <w:rPr>
                <w:rFonts w:ascii="Times New Roman" w:eastAsia="Times New Roman" w:hAnsi="Times New Roman" w:cs="Times New Roman"/>
                <w:b/>
                <w:bCs/>
                <w:color w:val="191919"/>
              </w:rPr>
              <w:t>Postcondiciones</w:t>
            </w:r>
          </w:p>
        </w:tc>
        <w:tc>
          <w:tcPr>
            <w:tcW w:w="7254"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2F0B198C" w14:textId="77777777" w:rsidR="007D6E97" w:rsidRDefault="00B143B5">
            <w:pPr>
              <w:spacing w:after="0" w:line="360" w:lineRule="auto"/>
              <w:jc w:val="both"/>
              <w:rPr>
                <w:rFonts w:ascii="Times New Roman" w:eastAsia="Times New Roman" w:hAnsi="Times New Roman" w:cs="Times New Roman"/>
                <w:color w:val="191919"/>
              </w:rPr>
            </w:pPr>
            <w:r>
              <w:rPr>
                <w:rFonts w:ascii="Times New Roman" w:eastAsia="Times New Roman" w:hAnsi="Times New Roman" w:cs="Times New Roman"/>
                <w:color w:val="191919"/>
              </w:rPr>
              <w:t>El usuario visualiza el detalle del pago y el registro permanece sin modificaciones.</w:t>
            </w:r>
          </w:p>
        </w:tc>
      </w:tr>
      <w:tr w:rsidR="007D6E97" w14:paraId="623B4216" w14:textId="77777777">
        <w:trPr>
          <w:trHeight w:val="300"/>
        </w:trPr>
        <w:tc>
          <w:tcPr>
            <w:tcW w:w="2130"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44DBA0C7" w14:textId="77777777" w:rsidR="007D6E97" w:rsidRDefault="00B143B5">
            <w:pPr>
              <w:spacing w:after="0" w:line="360" w:lineRule="auto"/>
              <w:jc w:val="both"/>
              <w:rPr>
                <w:rFonts w:ascii="Times New Roman" w:eastAsia="Times New Roman" w:hAnsi="Times New Roman" w:cs="Times New Roman"/>
                <w:b/>
                <w:bCs/>
                <w:color w:val="191919"/>
              </w:rPr>
            </w:pPr>
            <w:r>
              <w:rPr>
                <w:rFonts w:ascii="Times New Roman" w:eastAsia="Times New Roman" w:hAnsi="Times New Roman" w:cs="Times New Roman"/>
                <w:b/>
                <w:bCs/>
                <w:color w:val="191919"/>
              </w:rPr>
              <w:t>Dependencias</w:t>
            </w:r>
          </w:p>
        </w:tc>
        <w:tc>
          <w:tcPr>
            <w:tcW w:w="7254"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38B3BBE0" w14:textId="77777777" w:rsidR="007D6E97" w:rsidRDefault="00B143B5">
            <w:pPr>
              <w:spacing w:after="0" w:line="360" w:lineRule="auto"/>
              <w:jc w:val="both"/>
              <w:rPr>
                <w:rFonts w:ascii="Times New Roman" w:eastAsia="Times New Roman" w:hAnsi="Times New Roman" w:cs="Times New Roman"/>
                <w:color w:val="191919"/>
              </w:rPr>
            </w:pPr>
            <w:r>
              <w:rPr>
                <w:rFonts w:ascii="Times New Roman" w:eastAsia="Times New Roman" w:hAnsi="Times New Roman" w:cs="Times New Roman"/>
                <w:color w:val="191919"/>
              </w:rPr>
              <w:t>No aplica.</w:t>
            </w:r>
          </w:p>
        </w:tc>
      </w:tr>
    </w:tbl>
    <w:p w14:paraId="7580CC43" w14:textId="782EE56C" w:rsidR="007D6E97" w:rsidRDefault="007D6E97">
      <w:pPr>
        <w:spacing w:before="40" w:after="0" w:line="360" w:lineRule="auto"/>
        <w:rPr>
          <w:rFonts w:ascii="Times New Roman" w:eastAsia="Times New Roman" w:hAnsi="Times New Roman" w:cs="Times New Roman"/>
          <w:sz w:val="22"/>
          <w:szCs w:val="22"/>
        </w:rPr>
      </w:pPr>
    </w:p>
    <w:p w14:paraId="0918A06C" w14:textId="03CB00FD" w:rsidR="00C14D8E" w:rsidRDefault="00C14D8E">
      <w:r>
        <w:br w:type="page"/>
      </w:r>
    </w:p>
    <w:p w14:paraId="07287E70" w14:textId="19B0ED9B" w:rsidR="00C14D8E" w:rsidRDefault="00C14D8E" w:rsidP="00C14D8E">
      <w:pPr>
        <w:spacing w:before="40" w:after="0" w:line="360" w:lineRule="auto"/>
        <w:rPr>
          <w:rFonts w:ascii="Times New Roman" w:eastAsia="Times New Roman" w:hAnsi="Times New Roman" w:cs="Times New Roman"/>
          <w:sz w:val="22"/>
          <w:szCs w:val="22"/>
        </w:rPr>
      </w:pPr>
    </w:p>
    <w:tbl>
      <w:tblPr>
        <w:tblStyle w:val="afffff2"/>
        <w:tblW w:w="93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35"/>
        <w:gridCol w:w="7455"/>
      </w:tblGrid>
      <w:tr w:rsidR="007D6E97" w14:paraId="3BF1A9AA" w14:textId="77777777">
        <w:trPr>
          <w:trHeight w:val="465"/>
        </w:trPr>
        <w:tc>
          <w:tcPr>
            <w:tcW w:w="1935" w:type="dxa"/>
            <w:tcBorders>
              <w:top w:val="single" w:sz="5" w:space="0" w:color="BFBFBF"/>
              <w:left w:val="single" w:sz="5" w:space="0" w:color="BFBFBF"/>
              <w:bottom w:val="single" w:sz="5" w:space="0" w:color="BFBFBF"/>
              <w:right w:val="single" w:sz="5" w:space="0" w:color="BFBFBF"/>
            </w:tcBorders>
            <w:shd w:val="clear" w:color="auto" w:fill="191919"/>
            <w:tcMar>
              <w:top w:w="40" w:type="dxa"/>
              <w:left w:w="60" w:type="dxa"/>
              <w:bottom w:w="40" w:type="dxa"/>
              <w:right w:w="60" w:type="dxa"/>
            </w:tcMar>
          </w:tcPr>
          <w:p w14:paraId="682631EE" w14:textId="77777777" w:rsidR="007D6E97" w:rsidRDefault="00B143B5">
            <w:pPr>
              <w:spacing w:after="0" w:line="360" w:lineRule="auto"/>
              <w:rPr>
                <w:rFonts w:ascii="Times New Roman" w:eastAsia="Times New Roman" w:hAnsi="Times New Roman" w:cs="Times New Roman"/>
                <w:b/>
                <w:bCs/>
                <w:color w:val="FFFFFF"/>
              </w:rPr>
            </w:pPr>
            <w:r>
              <w:rPr>
                <w:rFonts w:ascii="Times New Roman" w:eastAsia="Times New Roman" w:hAnsi="Times New Roman" w:cs="Times New Roman"/>
                <w:b/>
                <w:bCs/>
                <w:color w:val="FFFFFF"/>
              </w:rPr>
              <w:t>Campo</w:t>
            </w:r>
          </w:p>
        </w:tc>
        <w:tc>
          <w:tcPr>
            <w:tcW w:w="7455" w:type="dxa"/>
            <w:tcBorders>
              <w:top w:val="single" w:sz="5" w:space="0" w:color="BFBFBF"/>
              <w:left w:val="nil"/>
              <w:bottom w:val="single" w:sz="5" w:space="0" w:color="BFBFBF"/>
              <w:right w:val="single" w:sz="5" w:space="0" w:color="BFBFBF"/>
            </w:tcBorders>
            <w:shd w:val="clear" w:color="auto" w:fill="191919"/>
            <w:tcMar>
              <w:top w:w="40" w:type="dxa"/>
              <w:left w:w="60" w:type="dxa"/>
              <w:bottom w:w="40" w:type="dxa"/>
              <w:right w:w="60" w:type="dxa"/>
            </w:tcMar>
          </w:tcPr>
          <w:p w14:paraId="1C5675CB" w14:textId="77777777" w:rsidR="007D6E97" w:rsidRDefault="00B143B5">
            <w:pPr>
              <w:spacing w:after="0" w:line="360" w:lineRule="auto"/>
              <w:rPr>
                <w:rFonts w:ascii="Times New Roman" w:eastAsia="Times New Roman" w:hAnsi="Times New Roman" w:cs="Times New Roman"/>
                <w:b/>
                <w:bCs/>
                <w:color w:val="FFFFFF"/>
              </w:rPr>
            </w:pPr>
            <w:r>
              <w:rPr>
                <w:rFonts w:ascii="Times New Roman" w:eastAsia="Times New Roman" w:hAnsi="Times New Roman" w:cs="Times New Roman"/>
                <w:b/>
                <w:bCs/>
                <w:color w:val="FFFFFF"/>
              </w:rPr>
              <w:t>Descripción</w:t>
            </w:r>
          </w:p>
        </w:tc>
      </w:tr>
      <w:tr w:rsidR="007D6E97" w14:paraId="219C5E44" w14:textId="77777777">
        <w:trPr>
          <w:trHeight w:val="46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4106AC16"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Nombre</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38048CDA"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CU56 - Consultando condición de morosidad</w:t>
            </w:r>
          </w:p>
        </w:tc>
      </w:tr>
      <w:tr w:rsidR="007D6E97" w14:paraId="166D9147" w14:textId="77777777">
        <w:trPr>
          <w:trHeight w:val="46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06D90CBB"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Actores</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4FCA13FC"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Usuario autorizado de Gerencia, Secretaría o Contador.</w:t>
            </w:r>
          </w:p>
        </w:tc>
      </w:tr>
      <w:tr w:rsidR="007D6E97" w14:paraId="4E9D0C69" w14:textId="77777777">
        <w:trPr>
          <w:trHeight w:val="118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046B0566"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Resumen</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18BABACD"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El usuario consulta la condición de morosidad de las Notas de Venta de un cliente; el sistema la determina mediante la fecha final de vencimiento y el saldo pendiente vigente de cada Nota de Venta.</w:t>
            </w:r>
          </w:p>
        </w:tc>
      </w:tr>
      <w:tr w:rsidR="007D6E97" w14:paraId="357580A2" w14:textId="77777777">
        <w:trPr>
          <w:trHeight w:val="46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79F1EBFC"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Frecuencia</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50F72C90"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Alta.</w:t>
            </w:r>
          </w:p>
        </w:tc>
      </w:tr>
      <w:tr w:rsidR="007D6E97" w14:paraId="4BF9C344" w14:textId="77777777">
        <w:trPr>
          <w:trHeight w:val="118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77D4850A"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Precondiciones</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2F00C7B2"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El usuario debe estar autenticado y autorizado para consultar información financiera. El cliente debe existir y sus Notas de Venta deben disponer de saldo vigente y, cuando corresponda, fecha final de vencimiento.</w:t>
            </w:r>
          </w:p>
        </w:tc>
      </w:tr>
      <w:tr w:rsidR="007D6E97" w14:paraId="446A9498" w14:textId="77777777">
        <w:trPr>
          <w:trHeight w:val="334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47C4EC1B"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Descripciones</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68A2B0EE"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B45F06"/>
              </w:rPr>
              <w:t xml:space="preserve">El usuario accede a un contexto que requiere visualizar la condición de morosidad del cliente o de sus Notas de Venta. </w:t>
            </w:r>
            <w:r>
              <w:rPr>
                <w:rFonts w:ascii="Times New Roman" w:eastAsia="Times New Roman" w:hAnsi="Times New Roman" w:cs="Times New Roman"/>
                <w:color w:val="191919"/>
              </w:rPr>
              <w:t>El sistema obtiene la fecha final de vencimiento y el saldo pendiente vigente de cada Nota de Venta, considera los pagos que mantienen efecto financiero y determina como morosa toda Nota de Venta cuya fecha final haya transcurrido y conserve saldo pendiente mayor que cero. Las etapas intermedias de cobro no generan morosidad independiente. El sistema considera Moroso al cliente cuando mantiene al menos una Nota de Venta morosa y presenta el desglose correspondiente.</w:t>
            </w:r>
          </w:p>
        </w:tc>
      </w:tr>
      <w:tr w:rsidR="007D6E97" w14:paraId="5C0FB07F" w14:textId="77777777">
        <w:trPr>
          <w:trHeight w:val="46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47D367E8"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Excepciones</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1445FD36"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No aplica.</w:t>
            </w:r>
          </w:p>
        </w:tc>
      </w:tr>
      <w:tr w:rsidR="007D6E97" w14:paraId="58A77656" w14:textId="77777777">
        <w:trPr>
          <w:trHeight w:val="82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60F2D499"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Postcondiciones</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5ED2D0F7"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La condición de morosidad calculada queda disponible para la consulta del usuario sin que la conciliación modifique por sí sola dicho resultado.</w:t>
            </w:r>
          </w:p>
        </w:tc>
      </w:tr>
      <w:tr w:rsidR="007D6E97" w14:paraId="0843172E" w14:textId="77777777">
        <w:trPr>
          <w:trHeight w:val="46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2B739C95"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Dependencias</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0D4AC3B8"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No aplica.</w:t>
            </w:r>
          </w:p>
        </w:tc>
      </w:tr>
    </w:tbl>
    <w:p w14:paraId="06CC313A" w14:textId="0E02BFF9" w:rsidR="007D6E97" w:rsidRDefault="007D6E97">
      <w:pPr>
        <w:spacing w:before="40" w:after="0" w:line="360" w:lineRule="auto"/>
        <w:jc w:val="center"/>
        <w:rPr>
          <w:rFonts w:ascii="Times New Roman" w:eastAsia="Times New Roman" w:hAnsi="Times New Roman" w:cs="Times New Roman"/>
        </w:rPr>
      </w:pPr>
    </w:p>
    <w:p w14:paraId="6A575FD2" w14:textId="6E5ED05E" w:rsidR="00C14D8E" w:rsidRDefault="00C14D8E">
      <w:r>
        <w:br w:type="page"/>
      </w:r>
    </w:p>
    <w:p w14:paraId="7FBD7B24" w14:textId="75087416" w:rsidR="00C14D8E" w:rsidRDefault="00C14D8E" w:rsidP="00C14D8E">
      <w:pPr>
        <w:spacing w:before="40" w:after="0" w:line="360" w:lineRule="auto"/>
        <w:jc w:val="center"/>
        <w:rPr>
          <w:rFonts w:ascii="Times New Roman" w:eastAsia="Times New Roman" w:hAnsi="Times New Roman" w:cs="Times New Roman"/>
        </w:rPr>
      </w:pPr>
    </w:p>
    <w:tbl>
      <w:tblPr>
        <w:tblStyle w:val="afffff3"/>
        <w:tblW w:w="93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35"/>
        <w:gridCol w:w="7455"/>
      </w:tblGrid>
      <w:tr w:rsidR="007D6E97" w14:paraId="2927F897" w14:textId="77777777">
        <w:trPr>
          <w:trHeight w:val="465"/>
        </w:trPr>
        <w:tc>
          <w:tcPr>
            <w:tcW w:w="1935" w:type="dxa"/>
            <w:tcBorders>
              <w:top w:val="single" w:sz="5" w:space="0" w:color="BFBFBF"/>
              <w:left w:val="single" w:sz="5" w:space="0" w:color="BFBFBF"/>
              <w:bottom w:val="single" w:sz="5" w:space="0" w:color="BFBFBF"/>
              <w:right w:val="single" w:sz="5" w:space="0" w:color="BFBFBF"/>
            </w:tcBorders>
            <w:shd w:val="clear" w:color="auto" w:fill="191919"/>
            <w:tcMar>
              <w:top w:w="40" w:type="dxa"/>
              <w:left w:w="60" w:type="dxa"/>
              <w:bottom w:w="40" w:type="dxa"/>
              <w:right w:w="60" w:type="dxa"/>
            </w:tcMar>
          </w:tcPr>
          <w:p w14:paraId="43A64063" w14:textId="77777777" w:rsidR="007D6E97" w:rsidRDefault="00B143B5">
            <w:pPr>
              <w:spacing w:after="0" w:line="360" w:lineRule="auto"/>
              <w:rPr>
                <w:rFonts w:ascii="Times New Roman" w:eastAsia="Times New Roman" w:hAnsi="Times New Roman" w:cs="Times New Roman"/>
                <w:b/>
                <w:bCs/>
                <w:color w:val="FFFFFF"/>
              </w:rPr>
            </w:pPr>
            <w:r>
              <w:rPr>
                <w:rFonts w:ascii="Times New Roman" w:eastAsia="Times New Roman" w:hAnsi="Times New Roman" w:cs="Times New Roman"/>
                <w:b/>
                <w:bCs/>
                <w:color w:val="FFFFFF"/>
              </w:rPr>
              <w:t>Campo</w:t>
            </w:r>
          </w:p>
        </w:tc>
        <w:tc>
          <w:tcPr>
            <w:tcW w:w="7455" w:type="dxa"/>
            <w:tcBorders>
              <w:top w:val="single" w:sz="5" w:space="0" w:color="BFBFBF"/>
              <w:left w:val="nil"/>
              <w:bottom w:val="single" w:sz="5" w:space="0" w:color="BFBFBF"/>
              <w:right w:val="single" w:sz="5" w:space="0" w:color="BFBFBF"/>
            </w:tcBorders>
            <w:shd w:val="clear" w:color="auto" w:fill="191919"/>
            <w:tcMar>
              <w:top w:w="40" w:type="dxa"/>
              <w:left w:w="60" w:type="dxa"/>
              <w:bottom w:w="40" w:type="dxa"/>
              <w:right w:w="60" w:type="dxa"/>
            </w:tcMar>
          </w:tcPr>
          <w:p w14:paraId="5C00E397" w14:textId="77777777" w:rsidR="007D6E97" w:rsidRDefault="00B143B5">
            <w:pPr>
              <w:spacing w:after="0" w:line="360" w:lineRule="auto"/>
              <w:rPr>
                <w:rFonts w:ascii="Times New Roman" w:eastAsia="Times New Roman" w:hAnsi="Times New Roman" w:cs="Times New Roman"/>
                <w:b/>
                <w:bCs/>
                <w:color w:val="FFFFFF"/>
              </w:rPr>
            </w:pPr>
            <w:r>
              <w:rPr>
                <w:rFonts w:ascii="Times New Roman" w:eastAsia="Times New Roman" w:hAnsi="Times New Roman" w:cs="Times New Roman"/>
                <w:b/>
                <w:bCs/>
                <w:color w:val="FFFFFF"/>
              </w:rPr>
              <w:t>Descripción</w:t>
            </w:r>
          </w:p>
        </w:tc>
      </w:tr>
      <w:tr w:rsidR="007D6E97" w14:paraId="15EAD6CF" w14:textId="77777777">
        <w:trPr>
          <w:trHeight w:val="46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7D787F6F"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Nombre</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12BDC993"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CU57 - Generando comprobante de pago</w:t>
            </w:r>
          </w:p>
        </w:tc>
      </w:tr>
      <w:tr w:rsidR="007D6E97" w14:paraId="4D55A11E" w14:textId="77777777">
        <w:trPr>
          <w:trHeight w:val="46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6D3F84D5"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Actores</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38D7E414"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Usuario autorizado de Gerencia o Contador.</w:t>
            </w:r>
          </w:p>
        </w:tc>
      </w:tr>
      <w:tr w:rsidR="007D6E97" w14:paraId="29A594B0" w14:textId="77777777">
        <w:trPr>
          <w:trHeight w:val="82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6912CB2C"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Resumen</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11093792"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El usuario genera un comprobante digital en formato PDF correspondiente a un pago registrado utilizando la información almacenada en el sistema.</w:t>
            </w:r>
          </w:p>
        </w:tc>
      </w:tr>
      <w:tr w:rsidR="007D6E97" w14:paraId="5BE5C72B" w14:textId="77777777">
        <w:trPr>
          <w:trHeight w:val="46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5045E3B3"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Frecuencia</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243D39F9"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Media.</w:t>
            </w:r>
          </w:p>
        </w:tc>
      </w:tr>
      <w:tr w:rsidR="007D6E97" w14:paraId="2DC516CC" w14:textId="77777777">
        <w:trPr>
          <w:trHeight w:val="118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1916A1ED"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Precondiciones</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144ECAC1"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El usuario debe estar autenticado y pertenecer a Gerencia o Contador con autorización vigente para generar comprobantes de pago. El pago debe existir y encontrarse disponible para consulta.</w:t>
            </w:r>
          </w:p>
        </w:tc>
      </w:tr>
      <w:tr w:rsidR="007D6E97" w14:paraId="2D15E4EF" w14:textId="77777777">
        <w:trPr>
          <w:trHeight w:val="262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7D084AED"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Descripciones</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422F567E" w14:textId="77777777" w:rsidR="007D6E97" w:rsidRDefault="00B143B5">
            <w:pPr>
              <w:spacing w:after="0" w:line="360" w:lineRule="auto"/>
              <w:rPr>
                <w:rFonts w:ascii="Times New Roman" w:eastAsia="Times New Roman" w:hAnsi="Times New Roman" w:cs="Times New Roman"/>
                <w:color w:val="B45F06"/>
              </w:rPr>
            </w:pPr>
            <w:r>
              <w:rPr>
                <w:rFonts w:ascii="Times New Roman" w:eastAsia="Times New Roman" w:hAnsi="Times New Roman" w:cs="Times New Roman"/>
                <w:color w:val="B45F06"/>
              </w:rPr>
              <w:t xml:space="preserve">El usuario consulta el detalle del pago y selecciona la opción para generar su comprobante, </w:t>
            </w:r>
            <w:r>
              <w:rPr>
                <w:rFonts w:ascii="Times New Roman" w:eastAsia="Times New Roman" w:hAnsi="Times New Roman" w:cs="Times New Roman"/>
                <w:color w:val="191919"/>
              </w:rPr>
              <w:t xml:space="preserve">el sistema recupera la información obligatoria requerida para componer el documento y valida su disponibilidad, si la información está completa, el sistema genera el comprobante en formato PDF y lo deja disponible para visualización e impresión; la descarga se habilita únicamente cuando </w:t>
            </w:r>
            <w:r>
              <w:rPr>
                <w:rFonts w:ascii="Times New Roman" w:eastAsia="Times New Roman" w:hAnsi="Times New Roman" w:cs="Times New Roman"/>
                <w:color w:val="B45F06"/>
              </w:rPr>
              <w:t>el usuario cuenta con la autorización documental correspondiente [Excepción 1].</w:t>
            </w:r>
          </w:p>
        </w:tc>
      </w:tr>
      <w:tr w:rsidR="007D6E97" w14:paraId="6CBE4BB3" w14:textId="77777777">
        <w:trPr>
          <w:trHeight w:val="118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3BFC7167"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Excepciones</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5E974852"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Excepción 1: Información insuficiente para generar el comprobante. Si falta algún antecedente obligatorio requerido para componer el documento, el sistema informa la situación y no genera el PDF.</w:t>
            </w:r>
          </w:p>
        </w:tc>
      </w:tr>
      <w:tr w:rsidR="007D6E97" w14:paraId="05FCADD2" w14:textId="77777777">
        <w:trPr>
          <w:trHeight w:val="118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5B6B1108"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Postcondiciones</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35793540"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El comprobante PDF queda generado y disponible para el usuario autorizado, sin modificar el registro de pago ni sus asociaciones; la descarga queda sujeta a la autorización documental correspondiente.</w:t>
            </w:r>
          </w:p>
        </w:tc>
      </w:tr>
      <w:tr w:rsidR="007D6E97" w14:paraId="0035D27F" w14:textId="77777777">
        <w:trPr>
          <w:trHeight w:val="46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49A51566"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Dependencias</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5D32C82A"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CU55 - Consultando detalle de pago de cliente.</w:t>
            </w:r>
          </w:p>
        </w:tc>
      </w:tr>
    </w:tbl>
    <w:p w14:paraId="3EF2D2A2" w14:textId="139D4277" w:rsidR="007D6E97" w:rsidRDefault="007D6E97">
      <w:pPr>
        <w:spacing w:before="40" w:after="0" w:line="360" w:lineRule="auto"/>
        <w:rPr>
          <w:rFonts w:ascii="Times New Roman" w:eastAsia="Times New Roman" w:hAnsi="Times New Roman" w:cs="Times New Roman"/>
          <w:sz w:val="22"/>
          <w:szCs w:val="22"/>
        </w:rPr>
      </w:pPr>
    </w:p>
    <w:p w14:paraId="1B90CC6C" w14:textId="46E649C7" w:rsidR="00C14D8E" w:rsidRDefault="00C14D8E">
      <w:r>
        <w:br w:type="page"/>
      </w:r>
    </w:p>
    <w:p w14:paraId="62B8D3E4" w14:textId="105D14A5" w:rsidR="00C14D8E" w:rsidRDefault="00C14D8E" w:rsidP="00C14D8E">
      <w:pPr>
        <w:spacing w:before="40" w:after="0" w:line="360" w:lineRule="auto"/>
        <w:rPr>
          <w:rFonts w:ascii="Times New Roman" w:eastAsia="Times New Roman" w:hAnsi="Times New Roman" w:cs="Times New Roman"/>
          <w:sz w:val="22"/>
          <w:szCs w:val="22"/>
        </w:rPr>
      </w:pPr>
    </w:p>
    <w:tbl>
      <w:tblPr>
        <w:tblStyle w:val="afffff4"/>
        <w:tblW w:w="93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35"/>
        <w:gridCol w:w="7455"/>
      </w:tblGrid>
      <w:tr w:rsidR="007D6E97" w14:paraId="78C791BC" w14:textId="77777777">
        <w:trPr>
          <w:trHeight w:val="465"/>
        </w:trPr>
        <w:tc>
          <w:tcPr>
            <w:tcW w:w="1935" w:type="dxa"/>
            <w:tcBorders>
              <w:top w:val="single" w:sz="5" w:space="0" w:color="BFBFBF"/>
              <w:left w:val="single" w:sz="5" w:space="0" w:color="BFBFBF"/>
              <w:bottom w:val="single" w:sz="5" w:space="0" w:color="BFBFBF"/>
              <w:right w:val="single" w:sz="5" w:space="0" w:color="BFBFBF"/>
            </w:tcBorders>
            <w:shd w:val="clear" w:color="auto" w:fill="191919"/>
            <w:tcMar>
              <w:top w:w="40" w:type="dxa"/>
              <w:left w:w="60" w:type="dxa"/>
              <w:bottom w:w="40" w:type="dxa"/>
              <w:right w:w="60" w:type="dxa"/>
            </w:tcMar>
          </w:tcPr>
          <w:p w14:paraId="58CA48D8" w14:textId="77777777" w:rsidR="007D6E97" w:rsidRDefault="00B143B5">
            <w:pPr>
              <w:spacing w:after="0" w:line="360" w:lineRule="auto"/>
              <w:rPr>
                <w:rFonts w:ascii="Times New Roman" w:eastAsia="Times New Roman" w:hAnsi="Times New Roman" w:cs="Times New Roman"/>
                <w:b/>
                <w:bCs/>
                <w:color w:val="FFFFFF"/>
              </w:rPr>
            </w:pPr>
            <w:r>
              <w:rPr>
                <w:rFonts w:ascii="Times New Roman" w:eastAsia="Times New Roman" w:hAnsi="Times New Roman" w:cs="Times New Roman"/>
                <w:b/>
                <w:bCs/>
                <w:color w:val="FFFFFF"/>
              </w:rPr>
              <w:t>Campo</w:t>
            </w:r>
          </w:p>
        </w:tc>
        <w:tc>
          <w:tcPr>
            <w:tcW w:w="7455" w:type="dxa"/>
            <w:tcBorders>
              <w:top w:val="single" w:sz="5" w:space="0" w:color="BFBFBF"/>
              <w:left w:val="nil"/>
              <w:bottom w:val="single" w:sz="5" w:space="0" w:color="BFBFBF"/>
              <w:right w:val="single" w:sz="5" w:space="0" w:color="BFBFBF"/>
            </w:tcBorders>
            <w:shd w:val="clear" w:color="auto" w:fill="191919"/>
            <w:tcMar>
              <w:top w:w="40" w:type="dxa"/>
              <w:left w:w="60" w:type="dxa"/>
              <w:bottom w:w="40" w:type="dxa"/>
              <w:right w:w="60" w:type="dxa"/>
            </w:tcMar>
          </w:tcPr>
          <w:p w14:paraId="63596D6B" w14:textId="77777777" w:rsidR="007D6E97" w:rsidRDefault="00B143B5">
            <w:pPr>
              <w:spacing w:after="0" w:line="360" w:lineRule="auto"/>
              <w:rPr>
                <w:rFonts w:ascii="Times New Roman" w:eastAsia="Times New Roman" w:hAnsi="Times New Roman" w:cs="Times New Roman"/>
                <w:b/>
                <w:bCs/>
                <w:color w:val="FFFFFF"/>
              </w:rPr>
            </w:pPr>
            <w:r>
              <w:rPr>
                <w:rFonts w:ascii="Times New Roman" w:eastAsia="Times New Roman" w:hAnsi="Times New Roman" w:cs="Times New Roman"/>
                <w:b/>
                <w:bCs/>
                <w:color w:val="FFFFFF"/>
              </w:rPr>
              <w:t>Descripción</w:t>
            </w:r>
          </w:p>
        </w:tc>
      </w:tr>
      <w:tr w:rsidR="007D6E97" w14:paraId="535EF1C4" w14:textId="77777777">
        <w:trPr>
          <w:trHeight w:val="46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1B2EE0C5"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Nombre</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7071A8A0"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CU58 - Conciliando pago de cliente</w:t>
            </w:r>
          </w:p>
        </w:tc>
      </w:tr>
      <w:tr w:rsidR="007D6E97" w14:paraId="0FC17E5D" w14:textId="77777777">
        <w:trPr>
          <w:trHeight w:val="46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7C6DDEEA"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Actores</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1E0DBABC"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Usuario autorizado de Gerencia o Contador.</w:t>
            </w:r>
          </w:p>
        </w:tc>
      </w:tr>
      <w:tr w:rsidR="007D6E97" w14:paraId="7E1DC687" w14:textId="77777777">
        <w:trPr>
          <w:trHeight w:val="118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0D1974E1"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Resumen</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24A58CF8"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El usuario verifica internamente un pago registrado utilizando la evidencia correspondiente a su medio de pago y confirma la conciliación cuando la información es coherente.</w:t>
            </w:r>
          </w:p>
        </w:tc>
      </w:tr>
      <w:tr w:rsidR="007D6E97" w14:paraId="0BA6FE68" w14:textId="77777777">
        <w:trPr>
          <w:trHeight w:val="46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57563156"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Frecuencia</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20AF99AB"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Alta.</w:t>
            </w:r>
          </w:p>
        </w:tc>
      </w:tr>
      <w:tr w:rsidR="007D6E97" w14:paraId="18017999" w14:textId="77777777">
        <w:trPr>
          <w:trHeight w:val="190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207A819F"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Precondiciones</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16CB8030"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El usuario debe estar autenticado y pertenecer a Gerencia o Contador con autorización vigente para conciliar pagos. El pago debe existir, encontrarse pendiente de conciliación y disponer de la evidencia aplicable al medio de pago. El usuario debe poder visualizar el pago e ingresar o adjuntar la evidencia requerida.</w:t>
            </w:r>
          </w:p>
        </w:tc>
      </w:tr>
      <w:tr w:rsidR="007D6E97" w14:paraId="182F7C23" w14:textId="77777777">
        <w:trPr>
          <w:trHeight w:val="370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0BA292FD"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Descripciones</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76EDB46C"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B45F06"/>
              </w:rPr>
              <w:t xml:space="preserve">El usuario selecciona un pago pendiente de conciliación, </w:t>
            </w:r>
            <w:r>
              <w:rPr>
                <w:rFonts w:ascii="Times New Roman" w:eastAsia="Times New Roman" w:hAnsi="Times New Roman" w:cs="Times New Roman"/>
                <w:color w:val="191919"/>
              </w:rPr>
              <w:t xml:space="preserve">el sistema presenta los antecedentes del pago y solicita la evidencia aplicable al medio de pago, </w:t>
            </w:r>
            <w:r>
              <w:rPr>
                <w:rFonts w:ascii="Times New Roman" w:eastAsia="Times New Roman" w:hAnsi="Times New Roman" w:cs="Times New Roman"/>
                <w:color w:val="B45F06"/>
              </w:rPr>
              <w:t xml:space="preserve">el usuario ingresa o adjunta la evidencia requerida y solicita validar la conciliación, </w:t>
            </w:r>
            <w:r>
              <w:rPr>
                <w:rFonts w:ascii="Times New Roman" w:eastAsia="Times New Roman" w:hAnsi="Times New Roman" w:cs="Times New Roman"/>
                <w:color w:val="191919"/>
              </w:rPr>
              <w:t xml:space="preserve">el sistema valida que el pago se encuentre disponible para conciliación, verifica que la evidencia requerida esté completa y sea válida y compara la información verificada con el registro del pago [Excepción 1, 2 y 3], </w:t>
            </w:r>
            <w:r>
              <w:rPr>
                <w:rFonts w:ascii="Times New Roman" w:eastAsia="Times New Roman" w:hAnsi="Times New Roman" w:cs="Times New Roman"/>
                <w:color w:val="B45F06"/>
              </w:rPr>
              <w:t xml:space="preserve">el usuario confirma la conciliación cuando la información coincide, </w:t>
            </w:r>
            <w:r>
              <w:rPr>
                <w:rFonts w:ascii="Times New Roman" w:eastAsia="Times New Roman" w:hAnsi="Times New Roman" w:cs="Times New Roman"/>
                <w:color w:val="191919"/>
              </w:rPr>
              <w:t xml:space="preserve">el sistema marca el pago como conciliado y almacena la fecha, </w:t>
            </w:r>
            <w:r>
              <w:rPr>
                <w:rFonts w:ascii="Times New Roman" w:eastAsia="Times New Roman" w:hAnsi="Times New Roman" w:cs="Times New Roman"/>
                <w:color w:val="B45F06"/>
              </w:rPr>
              <w:t xml:space="preserve">el usuario responsable y la evidencia utilizada, </w:t>
            </w:r>
            <w:r>
              <w:rPr>
                <w:rFonts w:ascii="Times New Roman" w:eastAsia="Times New Roman" w:hAnsi="Times New Roman" w:cs="Times New Roman"/>
                <w:color w:val="191919"/>
              </w:rPr>
              <w:t>el sistema informa que la conciliación fue realizada correctamente.</w:t>
            </w:r>
          </w:p>
        </w:tc>
      </w:tr>
      <w:tr w:rsidR="007D6E97" w14:paraId="3DE52DE1" w14:textId="77777777">
        <w:trPr>
          <w:trHeight w:val="370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70BA0994"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lastRenderedPageBreak/>
              <w:t>Excepciones</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2C0E5BD1"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Excepción 1: Pago no disponible para conciliación. Si el pago no existe, ya se encuentra conciliado o su estado impide conciliarlo, el sistema informa la situación y bloquea la operación. Excepción 2: Evidencia incompleta o inválida. Si falta la evidencia requerida o ésta no cumple los datos mínimos aplicables al medio de pago, el sistema informa los antecedentes faltantes y no realiza la conciliación. Excepción 3: Discrepancia de conciliación. Si la evidencia verificada no coincide con la información registrada en el pago, el sistema no marca el pago como conciliado, informa la discrepancia y registra el hallazgo para su corrección posterior, conservando íntegramente el registro original.</w:t>
            </w:r>
          </w:p>
        </w:tc>
      </w:tr>
      <w:tr w:rsidR="007D6E97" w14:paraId="09D69E8E" w14:textId="77777777">
        <w:trPr>
          <w:trHeight w:val="154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1C1DD91F"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Postcondiciones</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401F3F92"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El pago queda marcado como conciliado y conserva la fecha, el usuario responsable y la evidencia utilizada. Si existe una discrepancia, el pago permanece sin conciliar y el hallazgo queda registrado para su posterior tratamiento.</w:t>
            </w:r>
          </w:p>
        </w:tc>
      </w:tr>
      <w:tr w:rsidR="007D6E97" w14:paraId="7CD7EAD1" w14:textId="77777777">
        <w:trPr>
          <w:trHeight w:val="46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098D7140"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Dependencias</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123E588E"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No aplica.</w:t>
            </w:r>
          </w:p>
        </w:tc>
      </w:tr>
    </w:tbl>
    <w:p w14:paraId="1083B477" w14:textId="3F6F6F89" w:rsidR="007D6E97" w:rsidRDefault="007D6E97">
      <w:pPr>
        <w:spacing w:before="40" w:after="0" w:line="360" w:lineRule="auto"/>
        <w:rPr>
          <w:rFonts w:ascii="Times New Roman" w:eastAsia="Times New Roman" w:hAnsi="Times New Roman" w:cs="Times New Roman"/>
          <w:sz w:val="22"/>
          <w:szCs w:val="22"/>
        </w:rPr>
      </w:pPr>
    </w:p>
    <w:p w14:paraId="257F33F8" w14:textId="4713AF3B" w:rsidR="00C14D8E" w:rsidRDefault="00C14D8E">
      <w:r>
        <w:br w:type="page"/>
      </w:r>
    </w:p>
    <w:p w14:paraId="147986A0" w14:textId="0856DC9C" w:rsidR="00C14D8E" w:rsidRDefault="00C14D8E" w:rsidP="00C14D8E">
      <w:pPr>
        <w:spacing w:before="40" w:after="0" w:line="360" w:lineRule="auto"/>
        <w:rPr>
          <w:rFonts w:ascii="Times New Roman" w:eastAsia="Times New Roman" w:hAnsi="Times New Roman" w:cs="Times New Roman"/>
          <w:sz w:val="22"/>
          <w:szCs w:val="22"/>
        </w:rPr>
      </w:pPr>
    </w:p>
    <w:tbl>
      <w:tblPr>
        <w:tblStyle w:val="afffff5"/>
        <w:tblW w:w="93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35"/>
        <w:gridCol w:w="7455"/>
      </w:tblGrid>
      <w:tr w:rsidR="007D6E97" w14:paraId="353D3041" w14:textId="77777777">
        <w:trPr>
          <w:trHeight w:val="465"/>
        </w:trPr>
        <w:tc>
          <w:tcPr>
            <w:tcW w:w="1935" w:type="dxa"/>
            <w:tcBorders>
              <w:top w:val="single" w:sz="5" w:space="0" w:color="BFBFBF"/>
              <w:left w:val="single" w:sz="5" w:space="0" w:color="BFBFBF"/>
              <w:bottom w:val="single" w:sz="5" w:space="0" w:color="BFBFBF"/>
              <w:right w:val="single" w:sz="5" w:space="0" w:color="BFBFBF"/>
            </w:tcBorders>
            <w:shd w:val="clear" w:color="auto" w:fill="191919"/>
            <w:tcMar>
              <w:top w:w="40" w:type="dxa"/>
              <w:left w:w="60" w:type="dxa"/>
              <w:bottom w:w="40" w:type="dxa"/>
              <w:right w:w="60" w:type="dxa"/>
            </w:tcMar>
          </w:tcPr>
          <w:p w14:paraId="0050BB2E" w14:textId="77777777" w:rsidR="007D6E97" w:rsidRDefault="00B143B5">
            <w:pPr>
              <w:spacing w:after="0" w:line="360" w:lineRule="auto"/>
              <w:rPr>
                <w:rFonts w:ascii="Times New Roman" w:eastAsia="Times New Roman" w:hAnsi="Times New Roman" w:cs="Times New Roman"/>
                <w:b/>
                <w:bCs/>
                <w:color w:val="FFFFFF"/>
              </w:rPr>
            </w:pPr>
            <w:r>
              <w:rPr>
                <w:rFonts w:ascii="Times New Roman" w:eastAsia="Times New Roman" w:hAnsi="Times New Roman" w:cs="Times New Roman"/>
                <w:b/>
                <w:bCs/>
                <w:color w:val="FFFFFF"/>
              </w:rPr>
              <w:t>Campo</w:t>
            </w:r>
          </w:p>
        </w:tc>
        <w:tc>
          <w:tcPr>
            <w:tcW w:w="7455" w:type="dxa"/>
            <w:tcBorders>
              <w:top w:val="single" w:sz="5" w:space="0" w:color="BFBFBF"/>
              <w:left w:val="nil"/>
              <w:bottom w:val="single" w:sz="5" w:space="0" w:color="BFBFBF"/>
              <w:right w:val="single" w:sz="5" w:space="0" w:color="BFBFBF"/>
            </w:tcBorders>
            <w:shd w:val="clear" w:color="auto" w:fill="191919"/>
            <w:tcMar>
              <w:top w:w="40" w:type="dxa"/>
              <w:left w:w="60" w:type="dxa"/>
              <w:bottom w:w="40" w:type="dxa"/>
              <w:right w:w="60" w:type="dxa"/>
            </w:tcMar>
          </w:tcPr>
          <w:p w14:paraId="34297368" w14:textId="77777777" w:rsidR="007D6E97" w:rsidRDefault="00B143B5">
            <w:pPr>
              <w:spacing w:after="0" w:line="360" w:lineRule="auto"/>
              <w:rPr>
                <w:rFonts w:ascii="Times New Roman" w:eastAsia="Times New Roman" w:hAnsi="Times New Roman" w:cs="Times New Roman"/>
                <w:b/>
                <w:bCs/>
                <w:color w:val="FFFFFF"/>
              </w:rPr>
            </w:pPr>
            <w:r>
              <w:rPr>
                <w:rFonts w:ascii="Times New Roman" w:eastAsia="Times New Roman" w:hAnsi="Times New Roman" w:cs="Times New Roman"/>
                <w:b/>
                <w:bCs/>
                <w:color w:val="FFFFFF"/>
              </w:rPr>
              <w:t>Descripción</w:t>
            </w:r>
          </w:p>
        </w:tc>
      </w:tr>
      <w:tr w:rsidR="007D6E97" w14:paraId="48914E7A" w14:textId="77777777">
        <w:trPr>
          <w:trHeight w:val="46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0770FCD1"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Nombre</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149F912E"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CU59 - Registrando usuario</w:t>
            </w:r>
          </w:p>
        </w:tc>
      </w:tr>
      <w:tr w:rsidR="007D6E97" w14:paraId="1E97EEAF" w14:textId="77777777">
        <w:trPr>
          <w:trHeight w:val="46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097C8414"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Actores</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08E39A02"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Usuario autorizado de Gerencia.</w:t>
            </w:r>
          </w:p>
        </w:tc>
      </w:tr>
      <w:tr w:rsidR="007D6E97" w14:paraId="1A36DD17" w14:textId="77777777">
        <w:trPr>
          <w:trHeight w:val="82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45AC6CA4"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Resumen</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02D0AAD8"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El usuario crea una cuenta de Usuario para un Empleado y define su configuración de acceso inicial.</w:t>
            </w:r>
          </w:p>
        </w:tc>
      </w:tr>
      <w:tr w:rsidR="007D6E97" w14:paraId="4D1B205C" w14:textId="77777777">
        <w:trPr>
          <w:trHeight w:val="46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45CC6CCF"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Frecuencia</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4E772D8C"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Baja.</w:t>
            </w:r>
          </w:p>
        </w:tc>
      </w:tr>
      <w:tr w:rsidR="007D6E97" w14:paraId="56E23401" w14:textId="77777777">
        <w:trPr>
          <w:trHeight w:val="82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24B554B9"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Precondiciones</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5B7FF4E1"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El usuario debe estar autenticado y autorizado para crear usuarios. Debe existir un Empleado registrado.</w:t>
            </w:r>
          </w:p>
        </w:tc>
      </w:tr>
      <w:tr w:rsidR="007D6E97" w14:paraId="162D533C" w14:textId="77777777">
        <w:trPr>
          <w:trHeight w:val="298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3EF1E327"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Descripciones</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60A4325F"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B45F06"/>
              </w:rPr>
              <w:t xml:space="preserve">El usuario selecciona al Empleado para el cual desea crear una cuenta, </w:t>
            </w:r>
            <w:r>
              <w:rPr>
                <w:rFonts w:ascii="Times New Roman" w:eastAsia="Times New Roman" w:hAnsi="Times New Roman" w:cs="Times New Roman"/>
                <w:color w:val="191919"/>
              </w:rPr>
              <w:t xml:space="preserve">el sistema presenta su información y verifica que se encuentre en estado Activo [Excepción 1] y que no posea previamente un Usuario asociado [Excepción 2], </w:t>
            </w:r>
            <w:r>
              <w:rPr>
                <w:rFonts w:ascii="Times New Roman" w:eastAsia="Times New Roman" w:hAnsi="Times New Roman" w:cs="Times New Roman"/>
                <w:color w:val="B45F06"/>
              </w:rPr>
              <w:t xml:space="preserve">el usuario define la configuración de acceso inicial entre las opciones habilitadas y solicita crear la cuenta, </w:t>
            </w:r>
            <w:r>
              <w:rPr>
                <w:rFonts w:ascii="Times New Roman" w:eastAsia="Times New Roman" w:hAnsi="Times New Roman" w:cs="Times New Roman"/>
                <w:color w:val="191919"/>
              </w:rPr>
              <w:t>el sistema valida la configuración definida [Excepción 3], genera las credenciales iniciales correspondientes, registra la cuenta en estado Activo asociada al Empleado y notifica que la operación fue realizada correctamente.</w:t>
            </w:r>
          </w:p>
        </w:tc>
      </w:tr>
      <w:tr w:rsidR="007D6E97" w14:paraId="20A2C075" w14:textId="77777777">
        <w:trPr>
          <w:trHeight w:val="262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63DEEDC6"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Excepciones</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7A54C1FB"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Excepción 1: Empleado Inactivo; el sistema informa que sólo puede crearse una cuenta para un Empleado Activo y no completa el registro. Excepción 2: Usuario ya asociado; el sistema informa que el Empleado ya posee una cuenta asociada y no crea un nuevo Usuario. Excepción 3: Configuración de acceso no válida; si la configuración particular definida no cumple las reglas de permisos aplicables, el sistema informa la situación y no completa el registro.</w:t>
            </w:r>
          </w:p>
        </w:tc>
      </w:tr>
      <w:tr w:rsidR="007D6E97" w14:paraId="69B697F5" w14:textId="77777777">
        <w:trPr>
          <w:trHeight w:val="118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1EBE0F2A"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Postcondiciones</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7C587CBF"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 xml:space="preserve">La cuenta de Usuario queda registrada en estado Activo, asociada al Empleado y con su configuración de </w:t>
            </w:r>
            <w:proofErr w:type="gramStart"/>
            <w:r>
              <w:rPr>
                <w:rFonts w:ascii="Times New Roman" w:eastAsia="Times New Roman" w:hAnsi="Times New Roman" w:cs="Times New Roman"/>
                <w:color w:val="191919"/>
              </w:rPr>
              <w:t>acceso inicial y credenciales iniciales</w:t>
            </w:r>
            <w:proofErr w:type="gramEnd"/>
            <w:r>
              <w:rPr>
                <w:rFonts w:ascii="Times New Roman" w:eastAsia="Times New Roman" w:hAnsi="Times New Roman" w:cs="Times New Roman"/>
                <w:color w:val="191919"/>
              </w:rPr>
              <w:t xml:space="preserve"> generadas.</w:t>
            </w:r>
          </w:p>
        </w:tc>
      </w:tr>
      <w:tr w:rsidR="007D6E97" w14:paraId="2C6DE251" w14:textId="77777777">
        <w:trPr>
          <w:trHeight w:val="46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1CF0737D"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lastRenderedPageBreak/>
              <w:t>Dependencias</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4F8B41F3"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No aplica.</w:t>
            </w:r>
          </w:p>
        </w:tc>
      </w:tr>
    </w:tbl>
    <w:p w14:paraId="471611AE" w14:textId="2BEC1E95" w:rsidR="007D6E97" w:rsidRDefault="007D6E97">
      <w:pPr>
        <w:spacing w:before="40" w:after="0" w:line="360" w:lineRule="auto"/>
        <w:rPr>
          <w:rFonts w:ascii="Times New Roman" w:eastAsia="Times New Roman" w:hAnsi="Times New Roman" w:cs="Times New Roman"/>
          <w:sz w:val="22"/>
          <w:szCs w:val="22"/>
        </w:rPr>
      </w:pPr>
    </w:p>
    <w:tbl>
      <w:tblPr>
        <w:tblStyle w:val="afffff6"/>
        <w:tblW w:w="93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35"/>
        <w:gridCol w:w="7455"/>
      </w:tblGrid>
      <w:tr w:rsidR="007D6E97" w14:paraId="575866A5" w14:textId="77777777">
        <w:trPr>
          <w:trHeight w:val="465"/>
        </w:trPr>
        <w:tc>
          <w:tcPr>
            <w:tcW w:w="1935" w:type="dxa"/>
            <w:tcBorders>
              <w:top w:val="single" w:sz="5" w:space="0" w:color="BFBFBF"/>
              <w:left w:val="single" w:sz="5" w:space="0" w:color="BFBFBF"/>
              <w:bottom w:val="single" w:sz="5" w:space="0" w:color="BFBFBF"/>
              <w:right w:val="single" w:sz="5" w:space="0" w:color="BFBFBF"/>
            </w:tcBorders>
            <w:shd w:val="clear" w:color="auto" w:fill="191919"/>
            <w:tcMar>
              <w:top w:w="40" w:type="dxa"/>
              <w:left w:w="60" w:type="dxa"/>
              <w:bottom w:w="40" w:type="dxa"/>
              <w:right w:w="60" w:type="dxa"/>
            </w:tcMar>
          </w:tcPr>
          <w:p w14:paraId="0869A019" w14:textId="77777777" w:rsidR="007D6E97" w:rsidRDefault="00B143B5">
            <w:pPr>
              <w:spacing w:after="0" w:line="360" w:lineRule="auto"/>
              <w:rPr>
                <w:rFonts w:ascii="Times New Roman" w:eastAsia="Times New Roman" w:hAnsi="Times New Roman" w:cs="Times New Roman"/>
                <w:b/>
                <w:bCs/>
                <w:color w:val="FFFFFF"/>
              </w:rPr>
            </w:pPr>
            <w:r>
              <w:rPr>
                <w:rFonts w:ascii="Times New Roman" w:eastAsia="Times New Roman" w:hAnsi="Times New Roman" w:cs="Times New Roman"/>
                <w:b/>
                <w:bCs/>
                <w:color w:val="FFFFFF"/>
              </w:rPr>
              <w:t>Campo</w:t>
            </w:r>
          </w:p>
        </w:tc>
        <w:tc>
          <w:tcPr>
            <w:tcW w:w="7455" w:type="dxa"/>
            <w:tcBorders>
              <w:top w:val="single" w:sz="5" w:space="0" w:color="BFBFBF"/>
              <w:left w:val="nil"/>
              <w:bottom w:val="single" w:sz="5" w:space="0" w:color="BFBFBF"/>
              <w:right w:val="single" w:sz="5" w:space="0" w:color="BFBFBF"/>
            </w:tcBorders>
            <w:shd w:val="clear" w:color="auto" w:fill="191919"/>
            <w:tcMar>
              <w:top w:w="40" w:type="dxa"/>
              <w:left w:w="60" w:type="dxa"/>
              <w:bottom w:w="40" w:type="dxa"/>
              <w:right w:w="60" w:type="dxa"/>
            </w:tcMar>
          </w:tcPr>
          <w:p w14:paraId="572F9448" w14:textId="77777777" w:rsidR="007D6E97" w:rsidRDefault="00B143B5">
            <w:pPr>
              <w:spacing w:after="0" w:line="360" w:lineRule="auto"/>
              <w:rPr>
                <w:rFonts w:ascii="Times New Roman" w:eastAsia="Times New Roman" w:hAnsi="Times New Roman" w:cs="Times New Roman"/>
                <w:b/>
                <w:bCs/>
                <w:color w:val="FFFFFF"/>
              </w:rPr>
            </w:pPr>
            <w:r>
              <w:rPr>
                <w:rFonts w:ascii="Times New Roman" w:eastAsia="Times New Roman" w:hAnsi="Times New Roman" w:cs="Times New Roman"/>
                <w:b/>
                <w:bCs/>
                <w:color w:val="FFFFFF"/>
              </w:rPr>
              <w:t>Descripción</w:t>
            </w:r>
          </w:p>
        </w:tc>
      </w:tr>
      <w:tr w:rsidR="007D6E97" w14:paraId="0BF5D802" w14:textId="77777777">
        <w:trPr>
          <w:trHeight w:val="46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7566B5A2"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Nombre</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00530510"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CU60 - Desactivando usuario</w:t>
            </w:r>
          </w:p>
        </w:tc>
      </w:tr>
      <w:tr w:rsidR="007D6E97" w14:paraId="216DB8CE" w14:textId="77777777">
        <w:trPr>
          <w:trHeight w:val="46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716C8A1C"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Actores</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6BFB4407"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Usuario autorizado de Gerencia.</w:t>
            </w:r>
          </w:p>
        </w:tc>
      </w:tr>
      <w:tr w:rsidR="007D6E97" w14:paraId="1E016BBB" w14:textId="77777777">
        <w:trPr>
          <w:trHeight w:val="82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09577ED8"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Resumen</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7CA9ED4C"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El usuario desactiva una cuenta de Usuario para impedir su acceso al sistema.</w:t>
            </w:r>
          </w:p>
        </w:tc>
      </w:tr>
      <w:tr w:rsidR="007D6E97" w14:paraId="33762753" w14:textId="77777777">
        <w:trPr>
          <w:trHeight w:val="46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378EA6CC"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Frecuencia</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76A1ACFC"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Baja.</w:t>
            </w:r>
          </w:p>
        </w:tc>
      </w:tr>
      <w:tr w:rsidR="007D6E97" w14:paraId="7FA2C223" w14:textId="77777777">
        <w:trPr>
          <w:trHeight w:val="118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56CF64A8"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Precondiciones</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6D556223"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El usuario debe estar autenticado y autorizado para desactivar usuarios. Debe existir una cuenta de Usuario en estado Activo que pueda ser desactivada.</w:t>
            </w:r>
          </w:p>
        </w:tc>
      </w:tr>
      <w:tr w:rsidR="007D6E97" w14:paraId="5F2E1C4F" w14:textId="77777777">
        <w:trPr>
          <w:trHeight w:val="262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21FEA86F"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Descripciones</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41907D92"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B45F06"/>
              </w:rPr>
              <w:t xml:space="preserve">El usuario accede a la gestión de usuarios, selecciona la cuenta que desea desactivar y realiza la </w:t>
            </w:r>
            <w:proofErr w:type="spellStart"/>
            <w:proofErr w:type="gramStart"/>
            <w:r>
              <w:rPr>
                <w:rFonts w:ascii="Times New Roman" w:eastAsia="Times New Roman" w:hAnsi="Times New Roman" w:cs="Times New Roman"/>
                <w:color w:val="B45F06"/>
              </w:rPr>
              <w:t>petición.</w:t>
            </w:r>
            <w:r>
              <w:rPr>
                <w:rFonts w:ascii="Times New Roman" w:eastAsia="Times New Roman" w:hAnsi="Times New Roman" w:cs="Times New Roman"/>
                <w:color w:val="191919"/>
              </w:rPr>
              <w:t>El</w:t>
            </w:r>
            <w:proofErr w:type="spellEnd"/>
            <w:proofErr w:type="gramEnd"/>
            <w:r>
              <w:rPr>
                <w:rFonts w:ascii="Times New Roman" w:eastAsia="Times New Roman" w:hAnsi="Times New Roman" w:cs="Times New Roman"/>
                <w:color w:val="191919"/>
              </w:rPr>
              <w:t xml:space="preserve"> sistema verifica que la operación pueda realizarse sin incumplir las restricciones administrativas aplicables [Excepción 1] y solicita la confirmación de la operación. </w:t>
            </w:r>
            <w:r>
              <w:rPr>
                <w:rFonts w:ascii="Times New Roman" w:eastAsia="Times New Roman" w:hAnsi="Times New Roman" w:cs="Times New Roman"/>
                <w:color w:val="B45F06"/>
              </w:rPr>
              <w:t xml:space="preserve">El usuario confirma la desactivación. </w:t>
            </w:r>
            <w:r>
              <w:rPr>
                <w:rFonts w:ascii="Times New Roman" w:eastAsia="Times New Roman" w:hAnsi="Times New Roman" w:cs="Times New Roman"/>
                <w:color w:val="191919"/>
              </w:rPr>
              <w:t>El sistema cambia el estado de la cuenta a Inactivo, invalida cualquier sesión activa asociada y notifica que la operación fue realizada correctamente.</w:t>
            </w:r>
          </w:p>
        </w:tc>
      </w:tr>
      <w:tr w:rsidR="007D6E97" w14:paraId="0F731285" w14:textId="77777777">
        <w:trPr>
          <w:trHeight w:val="154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0700ED7A"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Excepciones</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49A30E94"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Excepción 1: Desactivación no permitida; si la desactivación de la cuenta seleccionada incumple las restricciones de continuidad administrativa, el sistema rechaza la operación e informa que la cuenta no puede ser desactivada.</w:t>
            </w:r>
          </w:p>
        </w:tc>
      </w:tr>
      <w:tr w:rsidR="007D6E97" w14:paraId="5530899E" w14:textId="77777777">
        <w:trPr>
          <w:trHeight w:val="118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4C9A281F"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Postcondiciones</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510202C1"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La cuenta de Usuario queda en estado Inactivo, sin posibilidad de acceder al sistema y conservando su identidad e historial. Cualquier sesión activa asociada queda invalidada.</w:t>
            </w:r>
          </w:p>
        </w:tc>
      </w:tr>
      <w:tr w:rsidR="007D6E97" w14:paraId="73A6C585" w14:textId="77777777">
        <w:trPr>
          <w:trHeight w:val="46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421C54A1"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Dependencias</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53E78359"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No aplica.</w:t>
            </w:r>
          </w:p>
        </w:tc>
      </w:tr>
    </w:tbl>
    <w:p w14:paraId="3C24E8CC" w14:textId="07F28791" w:rsidR="007D6E97" w:rsidRDefault="007D6E97">
      <w:pPr>
        <w:spacing w:before="40" w:after="0" w:line="360" w:lineRule="auto"/>
        <w:rPr>
          <w:rFonts w:ascii="Times New Roman" w:eastAsia="Times New Roman" w:hAnsi="Times New Roman" w:cs="Times New Roman"/>
          <w:sz w:val="22"/>
          <w:szCs w:val="22"/>
        </w:rPr>
      </w:pPr>
    </w:p>
    <w:tbl>
      <w:tblPr>
        <w:tblStyle w:val="afffff7"/>
        <w:tblW w:w="93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35"/>
        <w:gridCol w:w="7455"/>
      </w:tblGrid>
      <w:tr w:rsidR="007D6E97" w14:paraId="53D5E284" w14:textId="77777777">
        <w:trPr>
          <w:trHeight w:val="465"/>
        </w:trPr>
        <w:tc>
          <w:tcPr>
            <w:tcW w:w="1935" w:type="dxa"/>
            <w:tcBorders>
              <w:top w:val="single" w:sz="5" w:space="0" w:color="BFBFBF"/>
              <w:left w:val="single" w:sz="5" w:space="0" w:color="BFBFBF"/>
              <w:bottom w:val="single" w:sz="5" w:space="0" w:color="BFBFBF"/>
              <w:right w:val="single" w:sz="5" w:space="0" w:color="BFBFBF"/>
            </w:tcBorders>
            <w:shd w:val="clear" w:color="auto" w:fill="191919"/>
            <w:tcMar>
              <w:top w:w="40" w:type="dxa"/>
              <w:left w:w="60" w:type="dxa"/>
              <w:bottom w:w="40" w:type="dxa"/>
              <w:right w:w="60" w:type="dxa"/>
            </w:tcMar>
          </w:tcPr>
          <w:p w14:paraId="7CBC3BB4" w14:textId="77777777" w:rsidR="007D6E97" w:rsidRDefault="00B143B5">
            <w:pPr>
              <w:spacing w:after="0" w:line="360" w:lineRule="auto"/>
              <w:rPr>
                <w:rFonts w:ascii="Times New Roman" w:eastAsia="Times New Roman" w:hAnsi="Times New Roman" w:cs="Times New Roman"/>
                <w:b/>
                <w:bCs/>
                <w:color w:val="FFFFFF"/>
              </w:rPr>
            </w:pPr>
            <w:r>
              <w:rPr>
                <w:rFonts w:ascii="Times New Roman" w:eastAsia="Times New Roman" w:hAnsi="Times New Roman" w:cs="Times New Roman"/>
                <w:b/>
                <w:bCs/>
                <w:color w:val="FFFFFF"/>
              </w:rPr>
              <w:t>Campo</w:t>
            </w:r>
          </w:p>
        </w:tc>
        <w:tc>
          <w:tcPr>
            <w:tcW w:w="7455" w:type="dxa"/>
            <w:tcBorders>
              <w:top w:val="single" w:sz="5" w:space="0" w:color="BFBFBF"/>
              <w:left w:val="nil"/>
              <w:bottom w:val="single" w:sz="5" w:space="0" w:color="BFBFBF"/>
              <w:right w:val="single" w:sz="5" w:space="0" w:color="BFBFBF"/>
            </w:tcBorders>
            <w:shd w:val="clear" w:color="auto" w:fill="191919"/>
            <w:tcMar>
              <w:top w:w="40" w:type="dxa"/>
              <w:left w:w="60" w:type="dxa"/>
              <w:bottom w:w="40" w:type="dxa"/>
              <w:right w:w="60" w:type="dxa"/>
            </w:tcMar>
          </w:tcPr>
          <w:p w14:paraId="5C4B67B1" w14:textId="77777777" w:rsidR="007D6E97" w:rsidRDefault="00B143B5">
            <w:pPr>
              <w:spacing w:after="0" w:line="360" w:lineRule="auto"/>
              <w:rPr>
                <w:rFonts w:ascii="Times New Roman" w:eastAsia="Times New Roman" w:hAnsi="Times New Roman" w:cs="Times New Roman"/>
                <w:b/>
                <w:bCs/>
                <w:color w:val="FFFFFF"/>
              </w:rPr>
            </w:pPr>
            <w:r>
              <w:rPr>
                <w:rFonts w:ascii="Times New Roman" w:eastAsia="Times New Roman" w:hAnsi="Times New Roman" w:cs="Times New Roman"/>
                <w:b/>
                <w:bCs/>
                <w:color w:val="FFFFFF"/>
              </w:rPr>
              <w:t>Descripción</w:t>
            </w:r>
          </w:p>
        </w:tc>
      </w:tr>
      <w:tr w:rsidR="007D6E97" w14:paraId="23BC1292" w14:textId="77777777">
        <w:trPr>
          <w:trHeight w:val="46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4F5FCD66"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Nombre</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2957AE07"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CU61 - Reactivando usuario</w:t>
            </w:r>
          </w:p>
        </w:tc>
      </w:tr>
      <w:tr w:rsidR="007D6E97" w14:paraId="4BBF4EF4" w14:textId="77777777">
        <w:trPr>
          <w:trHeight w:val="46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01211E38"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Actores</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6E910024"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Usuario autorizado de Gerencia.</w:t>
            </w:r>
          </w:p>
        </w:tc>
      </w:tr>
      <w:tr w:rsidR="007D6E97" w14:paraId="202F36A3" w14:textId="77777777">
        <w:trPr>
          <w:trHeight w:val="82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0544BEFC"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Resumen</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395F82F1"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El usuario reactiva una cuenta de Usuario previamente desactivada para restablecer su acceso al sistema.</w:t>
            </w:r>
          </w:p>
        </w:tc>
      </w:tr>
      <w:tr w:rsidR="007D6E97" w14:paraId="21F940C0" w14:textId="77777777">
        <w:trPr>
          <w:trHeight w:val="46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4E4FD1F2"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Frecuencia</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67361CBC"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Baja.</w:t>
            </w:r>
          </w:p>
        </w:tc>
      </w:tr>
      <w:tr w:rsidR="007D6E97" w14:paraId="2930A5D3" w14:textId="77777777">
        <w:trPr>
          <w:trHeight w:val="118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7235C12A"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Precondiciones</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13406A09"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El usuario debe estar autenticado y autorizado para reactivar usuarios. Debe existir una cuenta de Usuario en estado Inactivo y el Empleado asociado debe encontrarse en estado Activo.</w:t>
            </w:r>
          </w:p>
        </w:tc>
      </w:tr>
      <w:tr w:rsidR="007D6E97" w14:paraId="26E2BBC9" w14:textId="77777777">
        <w:trPr>
          <w:trHeight w:val="298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4A565F3A"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Descripciones</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6E900A29"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B45F06"/>
              </w:rPr>
              <w:t xml:space="preserve">El usuario accede a la gestión de usuarios y selecciona la cuenta Inactiva que desea reactivar. </w:t>
            </w:r>
            <w:r>
              <w:rPr>
                <w:rFonts w:ascii="Times New Roman" w:eastAsia="Times New Roman" w:hAnsi="Times New Roman" w:cs="Times New Roman"/>
                <w:color w:val="191919"/>
              </w:rPr>
              <w:t xml:space="preserve">El sistema presenta la configuración de acceso asociada a la cuenta y verifica que el Empleado vinculado se encuentre Activo [Excepción 1] y que la configuración de acceso permita habilitar nuevamente al Usuario [Excepción 2]. </w:t>
            </w:r>
            <w:r>
              <w:rPr>
                <w:rFonts w:ascii="Times New Roman" w:eastAsia="Times New Roman" w:hAnsi="Times New Roman" w:cs="Times New Roman"/>
                <w:color w:val="B45F06"/>
              </w:rPr>
              <w:t xml:space="preserve">El usuario solicita la reactivación y confirma la operación. </w:t>
            </w:r>
            <w:r>
              <w:rPr>
                <w:rFonts w:ascii="Times New Roman" w:eastAsia="Times New Roman" w:hAnsi="Times New Roman" w:cs="Times New Roman"/>
                <w:color w:val="191919"/>
              </w:rPr>
              <w:t>El sistema cambia el estado de la cuenta a Activo, genera una nueva contraseña temporal para recuperar el acceso y notifica que la reactivación fue realizada correctamente.</w:t>
            </w:r>
          </w:p>
        </w:tc>
      </w:tr>
      <w:tr w:rsidR="007D6E97" w14:paraId="17BE5879" w14:textId="77777777">
        <w:trPr>
          <w:trHeight w:val="226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634ACF48"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Excepciones</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47FEDF03"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Excepción 1: Empleado Inactivo; si el Empleado asociado no se encuentra Activo, el sistema impide la reactivación e informa la situación. Excepción 2: Configuración de acceso no válida; si la configuración particular del Usuario no dispone de los permisos mínimos necesarios para mantener una cuenta Activa, el sistema impide completar la reactivación e informa que su configuración de acceso debe regularizarse previamente.</w:t>
            </w:r>
          </w:p>
        </w:tc>
      </w:tr>
      <w:tr w:rsidR="007D6E97" w14:paraId="7C7C726F" w14:textId="77777777">
        <w:trPr>
          <w:trHeight w:val="118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7C54E063"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Postcondiciones</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5F312C46"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La cuenta de Usuario queda en estado Activo, conserva su identidad e historial y dispone de una nueva contraseña temporal para recuperar el acceso al sistema.</w:t>
            </w:r>
          </w:p>
        </w:tc>
      </w:tr>
      <w:tr w:rsidR="007D6E97" w14:paraId="1F8FD80B" w14:textId="77777777">
        <w:trPr>
          <w:trHeight w:val="46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4D3F19F0"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lastRenderedPageBreak/>
              <w:t>Dependencias</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08D2F1B8"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No aplica.</w:t>
            </w:r>
          </w:p>
        </w:tc>
      </w:tr>
    </w:tbl>
    <w:p w14:paraId="3447115F" w14:textId="77777777" w:rsidR="007D6E97" w:rsidRDefault="007D6E97">
      <w:pPr>
        <w:spacing w:before="40" w:after="0" w:line="360" w:lineRule="auto"/>
        <w:rPr>
          <w:rFonts w:ascii="Times New Roman" w:eastAsia="Times New Roman" w:hAnsi="Times New Roman" w:cs="Times New Roman"/>
          <w:sz w:val="22"/>
          <w:szCs w:val="22"/>
        </w:rPr>
      </w:pPr>
    </w:p>
    <w:tbl>
      <w:tblPr>
        <w:tblStyle w:val="afffff8"/>
        <w:tblW w:w="93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35"/>
        <w:gridCol w:w="7455"/>
      </w:tblGrid>
      <w:tr w:rsidR="007D6E97" w14:paraId="084694FD" w14:textId="77777777">
        <w:trPr>
          <w:trHeight w:val="465"/>
        </w:trPr>
        <w:tc>
          <w:tcPr>
            <w:tcW w:w="1935" w:type="dxa"/>
            <w:tcBorders>
              <w:top w:val="single" w:sz="5" w:space="0" w:color="BFBFBF"/>
              <w:left w:val="single" w:sz="5" w:space="0" w:color="BFBFBF"/>
              <w:bottom w:val="single" w:sz="5" w:space="0" w:color="BFBFBF"/>
              <w:right w:val="single" w:sz="5" w:space="0" w:color="BFBFBF"/>
            </w:tcBorders>
            <w:shd w:val="clear" w:color="auto" w:fill="191919"/>
            <w:tcMar>
              <w:top w:w="40" w:type="dxa"/>
              <w:left w:w="60" w:type="dxa"/>
              <w:bottom w:w="40" w:type="dxa"/>
              <w:right w:w="60" w:type="dxa"/>
            </w:tcMar>
          </w:tcPr>
          <w:p w14:paraId="279AD2E4" w14:textId="77777777" w:rsidR="007D6E97" w:rsidRDefault="00B143B5">
            <w:pPr>
              <w:spacing w:after="0" w:line="360" w:lineRule="auto"/>
              <w:rPr>
                <w:rFonts w:ascii="Times New Roman" w:eastAsia="Times New Roman" w:hAnsi="Times New Roman" w:cs="Times New Roman"/>
                <w:b/>
                <w:bCs/>
                <w:color w:val="FFFFFF"/>
                <w:sz w:val="22"/>
                <w:szCs w:val="22"/>
              </w:rPr>
            </w:pPr>
            <w:r>
              <w:rPr>
                <w:rFonts w:ascii="Times New Roman" w:eastAsia="Times New Roman" w:hAnsi="Times New Roman" w:cs="Times New Roman"/>
                <w:b/>
                <w:bCs/>
                <w:color w:val="FFFFFF"/>
                <w:sz w:val="22"/>
                <w:szCs w:val="22"/>
              </w:rPr>
              <w:t>Campo</w:t>
            </w:r>
          </w:p>
        </w:tc>
        <w:tc>
          <w:tcPr>
            <w:tcW w:w="7455" w:type="dxa"/>
            <w:tcBorders>
              <w:top w:val="single" w:sz="5" w:space="0" w:color="BFBFBF"/>
              <w:left w:val="nil"/>
              <w:bottom w:val="single" w:sz="5" w:space="0" w:color="BFBFBF"/>
              <w:right w:val="single" w:sz="5" w:space="0" w:color="BFBFBF"/>
            </w:tcBorders>
            <w:shd w:val="clear" w:color="auto" w:fill="191919"/>
            <w:tcMar>
              <w:top w:w="40" w:type="dxa"/>
              <w:left w:w="60" w:type="dxa"/>
              <w:bottom w:w="40" w:type="dxa"/>
              <w:right w:w="60" w:type="dxa"/>
            </w:tcMar>
          </w:tcPr>
          <w:p w14:paraId="79994705" w14:textId="77777777" w:rsidR="007D6E97" w:rsidRDefault="00B143B5">
            <w:pPr>
              <w:spacing w:after="0" w:line="360" w:lineRule="auto"/>
              <w:rPr>
                <w:rFonts w:ascii="Times New Roman" w:eastAsia="Times New Roman" w:hAnsi="Times New Roman" w:cs="Times New Roman"/>
                <w:b/>
                <w:bCs/>
                <w:color w:val="FFFFFF"/>
                <w:sz w:val="22"/>
                <w:szCs w:val="22"/>
              </w:rPr>
            </w:pPr>
            <w:r>
              <w:rPr>
                <w:rFonts w:ascii="Times New Roman" w:eastAsia="Times New Roman" w:hAnsi="Times New Roman" w:cs="Times New Roman"/>
                <w:b/>
                <w:bCs/>
                <w:color w:val="FFFFFF"/>
                <w:sz w:val="22"/>
                <w:szCs w:val="22"/>
              </w:rPr>
              <w:t>Descripción</w:t>
            </w:r>
          </w:p>
        </w:tc>
      </w:tr>
      <w:tr w:rsidR="007D6E97" w14:paraId="23EE85AB" w14:textId="77777777">
        <w:trPr>
          <w:trHeight w:val="46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16CE5F4A" w14:textId="77777777" w:rsidR="007D6E97" w:rsidRDefault="00B143B5">
            <w:pPr>
              <w:spacing w:after="0" w:line="360" w:lineRule="auto"/>
              <w:rPr>
                <w:rFonts w:ascii="Times New Roman" w:eastAsia="Times New Roman" w:hAnsi="Times New Roman" w:cs="Times New Roman"/>
                <w:b/>
                <w:bCs/>
                <w:color w:val="191919"/>
                <w:sz w:val="22"/>
                <w:szCs w:val="22"/>
              </w:rPr>
            </w:pPr>
            <w:r>
              <w:rPr>
                <w:rFonts w:ascii="Times New Roman" w:eastAsia="Times New Roman" w:hAnsi="Times New Roman" w:cs="Times New Roman"/>
                <w:b/>
                <w:bCs/>
                <w:color w:val="191919"/>
                <w:sz w:val="22"/>
                <w:szCs w:val="22"/>
              </w:rPr>
              <w:t>Nombre</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062A6843" w14:textId="77777777" w:rsidR="007D6E97" w:rsidRDefault="00B143B5">
            <w:pPr>
              <w:spacing w:after="0" w:line="360" w:lineRule="auto"/>
              <w:rPr>
                <w:rFonts w:ascii="Times New Roman" w:eastAsia="Times New Roman" w:hAnsi="Times New Roman" w:cs="Times New Roman"/>
                <w:color w:val="191919"/>
                <w:sz w:val="22"/>
                <w:szCs w:val="22"/>
              </w:rPr>
            </w:pPr>
            <w:r>
              <w:rPr>
                <w:rFonts w:ascii="Times New Roman" w:eastAsia="Times New Roman" w:hAnsi="Times New Roman" w:cs="Times New Roman"/>
                <w:color w:val="191919"/>
                <w:sz w:val="22"/>
                <w:szCs w:val="22"/>
              </w:rPr>
              <w:t>CU62 - Cambiando configuración base de usuario</w:t>
            </w:r>
          </w:p>
        </w:tc>
      </w:tr>
      <w:tr w:rsidR="007D6E97" w14:paraId="730B8046" w14:textId="77777777">
        <w:trPr>
          <w:trHeight w:val="46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108AB4DC" w14:textId="77777777" w:rsidR="007D6E97" w:rsidRDefault="00B143B5">
            <w:pPr>
              <w:spacing w:after="0" w:line="360" w:lineRule="auto"/>
              <w:rPr>
                <w:rFonts w:ascii="Times New Roman" w:eastAsia="Times New Roman" w:hAnsi="Times New Roman" w:cs="Times New Roman"/>
                <w:b/>
                <w:bCs/>
                <w:color w:val="191919"/>
                <w:sz w:val="22"/>
                <w:szCs w:val="22"/>
              </w:rPr>
            </w:pPr>
            <w:r>
              <w:rPr>
                <w:rFonts w:ascii="Times New Roman" w:eastAsia="Times New Roman" w:hAnsi="Times New Roman" w:cs="Times New Roman"/>
                <w:b/>
                <w:bCs/>
                <w:color w:val="191919"/>
                <w:sz w:val="22"/>
                <w:szCs w:val="22"/>
              </w:rPr>
              <w:t>Actores</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34491731" w14:textId="77777777" w:rsidR="007D6E97" w:rsidRDefault="00B143B5">
            <w:pPr>
              <w:spacing w:after="0" w:line="360" w:lineRule="auto"/>
              <w:rPr>
                <w:rFonts w:ascii="Times New Roman" w:eastAsia="Times New Roman" w:hAnsi="Times New Roman" w:cs="Times New Roman"/>
                <w:color w:val="191919"/>
                <w:sz w:val="22"/>
                <w:szCs w:val="22"/>
              </w:rPr>
            </w:pPr>
            <w:r>
              <w:rPr>
                <w:rFonts w:ascii="Times New Roman" w:eastAsia="Times New Roman" w:hAnsi="Times New Roman" w:cs="Times New Roman"/>
                <w:color w:val="191919"/>
                <w:sz w:val="22"/>
                <w:szCs w:val="22"/>
              </w:rPr>
              <w:t>Usuario autorizado de Gerencia.</w:t>
            </w:r>
          </w:p>
        </w:tc>
      </w:tr>
      <w:tr w:rsidR="007D6E97" w14:paraId="16464938" w14:textId="77777777">
        <w:trPr>
          <w:trHeight w:val="82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1B44F697" w14:textId="77777777" w:rsidR="007D6E97" w:rsidRDefault="00B143B5">
            <w:pPr>
              <w:spacing w:after="0" w:line="360" w:lineRule="auto"/>
              <w:rPr>
                <w:rFonts w:ascii="Times New Roman" w:eastAsia="Times New Roman" w:hAnsi="Times New Roman" w:cs="Times New Roman"/>
                <w:b/>
                <w:bCs/>
                <w:color w:val="191919"/>
                <w:sz w:val="22"/>
                <w:szCs w:val="22"/>
              </w:rPr>
            </w:pPr>
            <w:r>
              <w:rPr>
                <w:rFonts w:ascii="Times New Roman" w:eastAsia="Times New Roman" w:hAnsi="Times New Roman" w:cs="Times New Roman"/>
                <w:b/>
                <w:bCs/>
                <w:color w:val="191919"/>
                <w:sz w:val="22"/>
                <w:szCs w:val="22"/>
              </w:rPr>
              <w:t>Resumen</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3FB4CDC1" w14:textId="77777777" w:rsidR="007D6E97" w:rsidRDefault="00B143B5">
            <w:pPr>
              <w:spacing w:after="0" w:line="360" w:lineRule="auto"/>
              <w:rPr>
                <w:rFonts w:ascii="Times New Roman" w:eastAsia="Times New Roman" w:hAnsi="Times New Roman" w:cs="Times New Roman"/>
                <w:color w:val="191919"/>
                <w:sz w:val="22"/>
                <w:szCs w:val="22"/>
              </w:rPr>
            </w:pPr>
            <w:r>
              <w:rPr>
                <w:rFonts w:ascii="Times New Roman" w:eastAsia="Times New Roman" w:hAnsi="Times New Roman" w:cs="Times New Roman"/>
                <w:color w:val="191919"/>
                <w:sz w:val="22"/>
                <w:szCs w:val="22"/>
              </w:rPr>
              <w:t>El usuario cambia la configuración base asignada a una cuenta de Usuario para actualizar sus accesos al sistema.</w:t>
            </w:r>
          </w:p>
        </w:tc>
      </w:tr>
      <w:tr w:rsidR="007D6E97" w14:paraId="3DAE0225" w14:textId="77777777">
        <w:trPr>
          <w:trHeight w:val="46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2173B699" w14:textId="77777777" w:rsidR="007D6E97" w:rsidRDefault="00B143B5">
            <w:pPr>
              <w:spacing w:after="0" w:line="360" w:lineRule="auto"/>
              <w:rPr>
                <w:rFonts w:ascii="Times New Roman" w:eastAsia="Times New Roman" w:hAnsi="Times New Roman" w:cs="Times New Roman"/>
                <w:b/>
                <w:bCs/>
                <w:color w:val="191919"/>
                <w:sz w:val="22"/>
                <w:szCs w:val="22"/>
              </w:rPr>
            </w:pPr>
            <w:r>
              <w:rPr>
                <w:rFonts w:ascii="Times New Roman" w:eastAsia="Times New Roman" w:hAnsi="Times New Roman" w:cs="Times New Roman"/>
                <w:b/>
                <w:bCs/>
                <w:color w:val="191919"/>
                <w:sz w:val="22"/>
                <w:szCs w:val="22"/>
              </w:rPr>
              <w:t>Frecuencia</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6F30C978" w14:textId="77777777" w:rsidR="007D6E97" w:rsidRDefault="00B143B5">
            <w:pPr>
              <w:spacing w:after="0" w:line="360" w:lineRule="auto"/>
              <w:rPr>
                <w:rFonts w:ascii="Times New Roman" w:eastAsia="Times New Roman" w:hAnsi="Times New Roman" w:cs="Times New Roman"/>
                <w:color w:val="191919"/>
                <w:sz w:val="22"/>
                <w:szCs w:val="22"/>
              </w:rPr>
            </w:pPr>
            <w:r>
              <w:rPr>
                <w:rFonts w:ascii="Times New Roman" w:eastAsia="Times New Roman" w:hAnsi="Times New Roman" w:cs="Times New Roman"/>
                <w:color w:val="191919"/>
                <w:sz w:val="22"/>
                <w:szCs w:val="22"/>
              </w:rPr>
              <w:t>Baja.</w:t>
            </w:r>
          </w:p>
        </w:tc>
      </w:tr>
      <w:tr w:rsidR="007D6E97" w14:paraId="5CFAAD20" w14:textId="77777777">
        <w:trPr>
          <w:trHeight w:val="118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57952187" w14:textId="77777777" w:rsidR="007D6E97" w:rsidRDefault="00B143B5">
            <w:pPr>
              <w:spacing w:after="0" w:line="360" w:lineRule="auto"/>
              <w:rPr>
                <w:rFonts w:ascii="Times New Roman" w:eastAsia="Times New Roman" w:hAnsi="Times New Roman" w:cs="Times New Roman"/>
                <w:b/>
                <w:bCs/>
                <w:color w:val="191919"/>
                <w:sz w:val="22"/>
                <w:szCs w:val="22"/>
              </w:rPr>
            </w:pPr>
            <w:r>
              <w:rPr>
                <w:rFonts w:ascii="Times New Roman" w:eastAsia="Times New Roman" w:hAnsi="Times New Roman" w:cs="Times New Roman"/>
                <w:b/>
                <w:bCs/>
                <w:color w:val="191919"/>
                <w:sz w:val="22"/>
                <w:szCs w:val="22"/>
              </w:rPr>
              <w:t>Precondiciones</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0F341AF4" w14:textId="77777777" w:rsidR="007D6E97" w:rsidRDefault="00B143B5">
            <w:pPr>
              <w:spacing w:after="0" w:line="360" w:lineRule="auto"/>
              <w:rPr>
                <w:rFonts w:ascii="Times New Roman" w:eastAsia="Times New Roman" w:hAnsi="Times New Roman" w:cs="Times New Roman"/>
                <w:color w:val="191919"/>
                <w:sz w:val="22"/>
                <w:szCs w:val="22"/>
              </w:rPr>
            </w:pPr>
            <w:r>
              <w:rPr>
                <w:rFonts w:ascii="Times New Roman" w:eastAsia="Times New Roman" w:hAnsi="Times New Roman" w:cs="Times New Roman"/>
                <w:color w:val="191919"/>
                <w:sz w:val="22"/>
                <w:szCs w:val="22"/>
              </w:rPr>
              <w:t>El usuario debe estar autenticado y autorizado para gestionar accesos de usuarios. Debe existir la cuenta de Usuario cuya configuración se desea modificar.</w:t>
            </w:r>
          </w:p>
        </w:tc>
      </w:tr>
      <w:tr w:rsidR="007D6E97" w14:paraId="7C4EA1DA" w14:textId="77777777">
        <w:trPr>
          <w:trHeight w:val="370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17D07E18" w14:textId="77777777" w:rsidR="007D6E97" w:rsidRDefault="00B143B5">
            <w:pPr>
              <w:spacing w:after="0" w:line="360" w:lineRule="auto"/>
              <w:rPr>
                <w:rFonts w:ascii="Times New Roman" w:eastAsia="Times New Roman" w:hAnsi="Times New Roman" w:cs="Times New Roman"/>
                <w:b/>
                <w:bCs/>
                <w:color w:val="191919"/>
                <w:sz w:val="22"/>
                <w:szCs w:val="22"/>
              </w:rPr>
            </w:pPr>
            <w:r>
              <w:rPr>
                <w:rFonts w:ascii="Times New Roman" w:eastAsia="Times New Roman" w:hAnsi="Times New Roman" w:cs="Times New Roman"/>
                <w:b/>
                <w:bCs/>
                <w:color w:val="191919"/>
                <w:sz w:val="22"/>
                <w:szCs w:val="22"/>
              </w:rPr>
              <w:t>Descripciones</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34820D8D" w14:textId="77777777" w:rsidR="007D6E97" w:rsidRDefault="00B143B5">
            <w:pPr>
              <w:spacing w:after="0" w:line="360" w:lineRule="auto"/>
              <w:rPr>
                <w:rFonts w:ascii="Times New Roman" w:eastAsia="Times New Roman" w:hAnsi="Times New Roman" w:cs="Times New Roman"/>
                <w:color w:val="191919"/>
                <w:sz w:val="22"/>
                <w:szCs w:val="22"/>
              </w:rPr>
            </w:pPr>
            <w:r>
              <w:rPr>
                <w:rFonts w:ascii="Times New Roman" w:eastAsia="Times New Roman" w:hAnsi="Times New Roman" w:cs="Times New Roman"/>
                <w:color w:val="B45F06"/>
                <w:sz w:val="22"/>
                <w:szCs w:val="22"/>
              </w:rPr>
              <w:t xml:space="preserve">El usuario accede a la gestión de usuarios, selecciona la cuenta cuya configuración desea modificar y consulta su configuración de acceso actual. </w:t>
            </w:r>
            <w:r>
              <w:rPr>
                <w:rFonts w:ascii="Times New Roman" w:eastAsia="Times New Roman" w:hAnsi="Times New Roman" w:cs="Times New Roman"/>
                <w:color w:val="191919"/>
                <w:sz w:val="22"/>
                <w:szCs w:val="22"/>
              </w:rPr>
              <w:t xml:space="preserve">El sistema presenta las configuraciones base disponibles. </w:t>
            </w:r>
            <w:r>
              <w:rPr>
                <w:rFonts w:ascii="Times New Roman" w:eastAsia="Times New Roman" w:hAnsi="Times New Roman" w:cs="Times New Roman"/>
                <w:color w:val="B45F06"/>
                <w:sz w:val="22"/>
                <w:szCs w:val="22"/>
              </w:rPr>
              <w:t xml:space="preserve">El usuario selecciona la nueva configuración y solicita realizar el cambio. </w:t>
            </w:r>
            <w:r>
              <w:rPr>
                <w:rFonts w:ascii="Times New Roman" w:eastAsia="Times New Roman" w:hAnsi="Times New Roman" w:cs="Times New Roman"/>
                <w:color w:val="191919"/>
                <w:sz w:val="22"/>
                <w:szCs w:val="22"/>
              </w:rPr>
              <w:t xml:space="preserve">El sistema verifica que la modificación pueda efectuarse sin incumplir las restricciones administrativas aplicables [Excepción 1] y solicita confirmación. </w:t>
            </w:r>
            <w:r>
              <w:rPr>
                <w:rFonts w:ascii="Times New Roman" w:eastAsia="Times New Roman" w:hAnsi="Times New Roman" w:cs="Times New Roman"/>
                <w:color w:val="B45F06"/>
                <w:sz w:val="22"/>
                <w:szCs w:val="22"/>
              </w:rPr>
              <w:t xml:space="preserve">El usuario confirma la operación. </w:t>
            </w:r>
            <w:r>
              <w:rPr>
                <w:rFonts w:ascii="Times New Roman" w:eastAsia="Times New Roman" w:hAnsi="Times New Roman" w:cs="Times New Roman"/>
                <w:color w:val="191919"/>
                <w:sz w:val="22"/>
                <w:szCs w:val="22"/>
              </w:rPr>
              <w:t>El sistema reemplaza la configuración de acceso anterior por la configuración base seleccionada, actualiza los permisos efectivos del Usuario, invalida la sesión activa asociada si existe y notifica que el cambio fue realizado correctamente.</w:t>
            </w:r>
          </w:p>
        </w:tc>
      </w:tr>
      <w:tr w:rsidR="007D6E97" w14:paraId="4825FE96" w14:textId="77777777">
        <w:trPr>
          <w:trHeight w:val="118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6FA41AE8" w14:textId="77777777" w:rsidR="007D6E97" w:rsidRDefault="00B143B5">
            <w:pPr>
              <w:spacing w:after="0" w:line="360" w:lineRule="auto"/>
              <w:rPr>
                <w:rFonts w:ascii="Times New Roman" w:eastAsia="Times New Roman" w:hAnsi="Times New Roman" w:cs="Times New Roman"/>
                <w:b/>
                <w:bCs/>
                <w:color w:val="191919"/>
                <w:sz w:val="22"/>
                <w:szCs w:val="22"/>
              </w:rPr>
            </w:pPr>
            <w:r>
              <w:rPr>
                <w:rFonts w:ascii="Times New Roman" w:eastAsia="Times New Roman" w:hAnsi="Times New Roman" w:cs="Times New Roman"/>
                <w:b/>
                <w:bCs/>
                <w:color w:val="191919"/>
                <w:sz w:val="22"/>
                <w:szCs w:val="22"/>
              </w:rPr>
              <w:t>Excepciones</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05A93A16" w14:textId="77777777" w:rsidR="007D6E97" w:rsidRDefault="00B143B5">
            <w:pPr>
              <w:spacing w:after="0" w:line="360" w:lineRule="auto"/>
              <w:rPr>
                <w:rFonts w:ascii="Times New Roman" w:eastAsia="Times New Roman" w:hAnsi="Times New Roman" w:cs="Times New Roman"/>
                <w:color w:val="191919"/>
                <w:sz w:val="22"/>
                <w:szCs w:val="22"/>
              </w:rPr>
            </w:pPr>
            <w:r>
              <w:rPr>
                <w:rFonts w:ascii="Times New Roman" w:eastAsia="Times New Roman" w:hAnsi="Times New Roman" w:cs="Times New Roman"/>
                <w:color w:val="191919"/>
                <w:sz w:val="22"/>
                <w:szCs w:val="22"/>
              </w:rPr>
              <w:t>Excepción 1: Cambio de configuración no permitido; si la modificación solicitada incumple las restricciones administrativas aplicables, el sistema impide realizar el cambio e informa la situación.</w:t>
            </w:r>
          </w:p>
        </w:tc>
      </w:tr>
      <w:tr w:rsidR="007D6E97" w14:paraId="435A5FEC" w14:textId="77777777">
        <w:trPr>
          <w:trHeight w:val="118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74A49ADA" w14:textId="77777777" w:rsidR="007D6E97" w:rsidRDefault="00B143B5">
            <w:pPr>
              <w:spacing w:after="0" w:line="360" w:lineRule="auto"/>
              <w:rPr>
                <w:rFonts w:ascii="Times New Roman" w:eastAsia="Times New Roman" w:hAnsi="Times New Roman" w:cs="Times New Roman"/>
                <w:b/>
                <w:bCs/>
                <w:color w:val="191919"/>
                <w:sz w:val="22"/>
                <w:szCs w:val="22"/>
              </w:rPr>
            </w:pPr>
            <w:r>
              <w:rPr>
                <w:rFonts w:ascii="Times New Roman" w:eastAsia="Times New Roman" w:hAnsi="Times New Roman" w:cs="Times New Roman"/>
                <w:b/>
                <w:bCs/>
                <w:color w:val="191919"/>
                <w:sz w:val="22"/>
                <w:szCs w:val="22"/>
              </w:rPr>
              <w:t>Postcondiciones</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69D59FA5" w14:textId="77777777" w:rsidR="007D6E97" w:rsidRDefault="00B143B5">
            <w:pPr>
              <w:spacing w:after="0" w:line="360" w:lineRule="auto"/>
              <w:rPr>
                <w:rFonts w:ascii="Times New Roman" w:eastAsia="Times New Roman" w:hAnsi="Times New Roman" w:cs="Times New Roman"/>
                <w:color w:val="191919"/>
                <w:sz w:val="22"/>
                <w:szCs w:val="22"/>
              </w:rPr>
            </w:pPr>
            <w:r>
              <w:rPr>
                <w:rFonts w:ascii="Times New Roman" w:eastAsia="Times New Roman" w:hAnsi="Times New Roman" w:cs="Times New Roman"/>
                <w:color w:val="191919"/>
                <w:sz w:val="22"/>
                <w:szCs w:val="22"/>
              </w:rPr>
              <w:t>La cuenta de Usuario queda asociada a la nueva configuración base y sus accesos corresponden a los permisos definidos para dicha configuración. La sesión activa previa, si existía, queda invalidada.</w:t>
            </w:r>
          </w:p>
        </w:tc>
      </w:tr>
      <w:tr w:rsidR="007D6E97" w14:paraId="33F36652" w14:textId="77777777">
        <w:trPr>
          <w:trHeight w:val="46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7D1EB88C" w14:textId="77777777" w:rsidR="007D6E97" w:rsidRDefault="00B143B5">
            <w:pPr>
              <w:spacing w:after="0" w:line="360" w:lineRule="auto"/>
              <w:rPr>
                <w:rFonts w:ascii="Times New Roman" w:eastAsia="Times New Roman" w:hAnsi="Times New Roman" w:cs="Times New Roman"/>
                <w:b/>
                <w:bCs/>
                <w:color w:val="191919"/>
                <w:sz w:val="22"/>
                <w:szCs w:val="22"/>
              </w:rPr>
            </w:pPr>
            <w:r>
              <w:rPr>
                <w:rFonts w:ascii="Times New Roman" w:eastAsia="Times New Roman" w:hAnsi="Times New Roman" w:cs="Times New Roman"/>
                <w:b/>
                <w:bCs/>
                <w:color w:val="191919"/>
                <w:sz w:val="22"/>
                <w:szCs w:val="22"/>
              </w:rPr>
              <w:t>Dependencias</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1E9ACE91" w14:textId="77777777" w:rsidR="007D6E97" w:rsidRDefault="00B143B5">
            <w:pPr>
              <w:spacing w:after="0" w:line="360" w:lineRule="auto"/>
              <w:rPr>
                <w:rFonts w:ascii="Times New Roman" w:eastAsia="Times New Roman" w:hAnsi="Times New Roman" w:cs="Times New Roman"/>
                <w:color w:val="191919"/>
                <w:sz w:val="22"/>
                <w:szCs w:val="22"/>
              </w:rPr>
            </w:pPr>
            <w:r>
              <w:rPr>
                <w:rFonts w:ascii="Times New Roman" w:eastAsia="Times New Roman" w:hAnsi="Times New Roman" w:cs="Times New Roman"/>
                <w:color w:val="191919"/>
                <w:sz w:val="22"/>
                <w:szCs w:val="22"/>
              </w:rPr>
              <w:t>No aplica.</w:t>
            </w:r>
          </w:p>
        </w:tc>
      </w:tr>
    </w:tbl>
    <w:p w14:paraId="42AB78A3" w14:textId="77777777" w:rsidR="007D6E97" w:rsidRDefault="007D6E97">
      <w:pPr>
        <w:spacing w:before="40" w:after="0" w:line="360" w:lineRule="auto"/>
        <w:jc w:val="center"/>
        <w:rPr>
          <w:rFonts w:ascii="Times New Roman" w:eastAsia="Times New Roman" w:hAnsi="Times New Roman" w:cs="Times New Roman"/>
          <w:i/>
          <w:iCs/>
        </w:rPr>
      </w:pPr>
    </w:p>
    <w:p w14:paraId="4A88A792" w14:textId="1BE2999B" w:rsidR="00C14D8E" w:rsidRDefault="00C14D8E">
      <w:r>
        <w:br w:type="page"/>
      </w:r>
    </w:p>
    <w:p w14:paraId="2E7F48C5" w14:textId="1E6A5E0D" w:rsidR="00C14D8E" w:rsidRDefault="00C14D8E" w:rsidP="00C14D8E">
      <w:pPr>
        <w:spacing w:before="40" w:after="0" w:line="360" w:lineRule="auto"/>
        <w:jc w:val="center"/>
        <w:rPr>
          <w:rFonts w:ascii="Times New Roman" w:eastAsia="Times New Roman" w:hAnsi="Times New Roman" w:cs="Times New Roman"/>
          <w:i/>
          <w:iCs/>
        </w:rPr>
      </w:pPr>
    </w:p>
    <w:tbl>
      <w:tblPr>
        <w:tblStyle w:val="afffff9"/>
        <w:tblW w:w="93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35"/>
        <w:gridCol w:w="7455"/>
      </w:tblGrid>
      <w:tr w:rsidR="007D6E97" w14:paraId="1F2DA6A4" w14:textId="77777777">
        <w:trPr>
          <w:trHeight w:val="465"/>
        </w:trPr>
        <w:tc>
          <w:tcPr>
            <w:tcW w:w="1935" w:type="dxa"/>
            <w:tcBorders>
              <w:top w:val="single" w:sz="5" w:space="0" w:color="BFBFBF"/>
              <w:left w:val="single" w:sz="5" w:space="0" w:color="BFBFBF"/>
              <w:bottom w:val="single" w:sz="5" w:space="0" w:color="BFBFBF"/>
              <w:right w:val="single" w:sz="5" w:space="0" w:color="BFBFBF"/>
            </w:tcBorders>
            <w:shd w:val="clear" w:color="auto" w:fill="191919"/>
            <w:tcMar>
              <w:top w:w="40" w:type="dxa"/>
              <w:left w:w="60" w:type="dxa"/>
              <w:bottom w:w="40" w:type="dxa"/>
              <w:right w:w="60" w:type="dxa"/>
            </w:tcMar>
          </w:tcPr>
          <w:p w14:paraId="793A43CC" w14:textId="77777777" w:rsidR="007D6E97" w:rsidRDefault="00B143B5">
            <w:pPr>
              <w:spacing w:after="0" w:line="360" w:lineRule="auto"/>
              <w:rPr>
                <w:rFonts w:ascii="Times New Roman" w:eastAsia="Times New Roman" w:hAnsi="Times New Roman" w:cs="Times New Roman"/>
                <w:b/>
                <w:bCs/>
                <w:color w:val="FFFFFF"/>
                <w:sz w:val="22"/>
                <w:szCs w:val="22"/>
              </w:rPr>
            </w:pPr>
            <w:r>
              <w:rPr>
                <w:rFonts w:ascii="Times New Roman" w:eastAsia="Times New Roman" w:hAnsi="Times New Roman" w:cs="Times New Roman"/>
                <w:b/>
                <w:bCs/>
                <w:color w:val="FFFFFF"/>
                <w:sz w:val="22"/>
                <w:szCs w:val="22"/>
              </w:rPr>
              <w:t>Campo</w:t>
            </w:r>
          </w:p>
        </w:tc>
        <w:tc>
          <w:tcPr>
            <w:tcW w:w="7455" w:type="dxa"/>
            <w:tcBorders>
              <w:top w:val="single" w:sz="5" w:space="0" w:color="BFBFBF"/>
              <w:left w:val="nil"/>
              <w:bottom w:val="single" w:sz="5" w:space="0" w:color="BFBFBF"/>
              <w:right w:val="single" w:sz="5" w:space="0" w:color="BFBFBF"/>
            </w:tcBorders>
            <w:shd w:val="clear" w:color="auto" w:fill="191919"/>
            <w:tcMar>
              <w:top w:w="40" w:type="dxa"/>
              <w:left w:w="60" w:type="dxa"/>
              <w:bottom w:w="40" w:type="dxa"/>
              <w:right w:w="60" w:type="dxa"/>
            </w:tcMar>
          </w:tcPr>
          <w:p w14:paraId="4B47DE72" w14:textId="77777777" w:rsidR="007D6E97" w:rsidRDefault="00B143B5">
            <w:pPr>
              <w:spacing w:after="0" w:line="360" w:lineRule="auto"/>
              <w:rPr>
                <w:rFonts w:ascii="Times New Roman" w:eastAsia="Times New Roman" w:hAnsi="Times New Roman" w:cs="Times New Roman"/>
                <w:b/>
                <w:bCs/>
                <w:color w:val="FFFFFF"/>
                <w:sz w:val="22"/>
                <w:szCs w:val="22"/>
              </w:rPr>
            </w:pPr>
            <w:r>
              <w:rPr>
                <w:rFonts w:ascii="Times New Roman" w:eastAsia="Times New Roman" w:hAnsi="Times New Roman" w:cs="Times New Roman"/>
                <w:b/>
                <w:bCs/>
                <w:color w:val="FFFFFF"/>
                <w:sz w:val="22"/>
                <w:szCs w:val="22"/>
              </w:rPr>
              <w:t>Descripción</w:t>
            </w:r>
          </w:p>
        </w:tc>
      </w:tr>
      <w:tr w:rsidR="007D6E97" w14:paraId="1C679CEA" w14:textId="77777777">
        <w:trPr>
          <w:trHeight w:val="46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355E9248" w14:textId="77777777" w:rsidR="007D6E97" w:rsidRDefault="00B143B5">
            <w:pPr>
              <w:spacing w:after="0" w:line="360" w:lineRule="auto"/>
              <w:rPr>
                <w:rFonts w:ascii="Times New Roman" w:eastAsia="Times New Roman" w:hAnsi="Times New Roman" w:cs="Times New Roman"/>
                <w:b/>
                <w:bCs/>
                <w:color w:val="191919"/>
                <w:sz w:val="22"/>
                <w:szCs w:val="22"/>
              </w:rPr>
            </w:pPr>
            <w:r>
              <w:rPr>
                <w:rFonts w:ascii="Times New Roman" w:eastAsia="Times New Roman" w:hAnsi="Times New Roman" w:cs="Times New Roman"/>
                <w:b/>
                <w:bCs/>
                <w:color w:val="191919"/>
                <w:sz w:val="22"/>
                <w:szCs w:val="22"/>
              </w:rPr>
              <w:t>Nombre</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081EB08C" w14:textId="77777777" w:rsidR="007D6E97" w:rsidRDefault="00B143B5">
            <w:pPr>
              <w:spacing w:after="0" w:line="360" w:lineRule="auto"/>
              <w:rPr>
                <w:rFonts w:ascii="Times New Roman" w:eastAsia="Times New Roman" w:hAnsi="Times New Roman" w:cs="Times New Roman"/>
                <w:color w:val="191919"/>
                <w:sz w:val="22"/>
                <w:szCs w:val="22"/>
              </w:rPr>
            </w:pPr>
            <w:r>
              <w:rPr>
                <w:rFonts w:ascii="Times New Roman" w:eastAsia="Times New Roman" w:hAnsi="Times New Roman" w:cs="Times New Roman"/>
                <w:color w:val="191919"/>
                <w:sz w:val="22"/>
                <w:szCs w:val="22"/>
              </w:rPr>
              <w:t>CU63 - Asignando permisos a usuario</w:t>
            </w:r>
          </w:p>
        </w:tc>
      </w:tr>
      <w:tr w:rsidR="007D6E97" w14:paraId="221E8F6E" w14:textId="77777777">
        <w:trPr>
          <w:trHeight w:val="46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4DFB7D5F" w14:textId="77777777" w:rsidR="007D6E97" w:rsidRDefault="00B143B5">
            <w:pPr>
              <w:spacing w:after="0" w:line="360" w:lineRule="auto"/>
              <w:rPr>
                <w:rFonts w:ascii="Times New Roman" w:eastAsia="Times New Roman" w:hAnsi="Times New Roman" w:cs="Times New Roman"/>
                <w:b/>
                <w:bCs/>
                <w:color w:val="191919"/>
                <w:sz w:val="22"/>
                <w:szCs w:val="22"/>
              </w:rPr>
            </w:pPr>
            <w:r>
              <w:rPr>
                <w:rFonts w:ascii="Times New Roman" w:eastAsia="Times New Roman" w:hAnsi="Times New Roman" w:cs="Times New Roman"/>
                <w:b/>
                <w:bCs/>
                <w:color w:val="191919"/>
                <w:sz w:val="22"/>
                <w:szCs w:val="22"/>
              </w:rPr>
              <w:t>Actores</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4405807A" w14:textId="77777777" w:rsidR="007D6E97" w:rsidRDefault="00B143B5">
            <w:pPr>
              <w:spacing w:after="0" w:line="360" w:lineRule="auto"/>
              <w:rPr>
                <w:rFonts w:ascii="Times New Roman" w:eastAsia="Times New Roman" w:hAnsi="Times New Roman" w:cs="Times New Roman"/>
                <w:color w:val="191919"/>
                <w:sz w:val="22"/>
                <w:szCs w:val="22"/>
              </w:rPr>
            </w:pPr>
            <w:r>
              <w:rPr>
                <w:rFonts w:ascii="Times New Roman" w:eastAsia="Times New Roman" w:hAnsi="Times New Roman" w:cs="Times New Roman"/>
                <w:color w:val="191919"/>
                <w:sz w:val="22"/>
                <w:szCs w:val="22"/>
              </w:rPr>
              <w:t>Usuario autorizado de Gerencia.</w:t>
            </w:r>
          </w:p>
        </w:tc>
      </w:tr>
      <w:tr w:rsidR="007D6E97" w14:paraId="4ABB1BB6" w14:textId="77777777">
        <w:trPr>
          <w:trHeight w:val="82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097130E7" w14:textId="77777777" w:rsidR="007D6E97" w:rsidRDefault="00B143B5">
            <w:pPr>
              <w:spacing w:after="0" w:line="360" w:lineRule="auto"/>
              <w:rPr>
                <w:rFonts w:ascii="Times New Roman" w:eastAsia="Times New Roman" w:hAnsi="Times New Roman" w:cs="Times New Roman"/>
                <w:b/>
                <w:bCs/>
                <w:color w:val="191919"/>
                <w:sz w:val="22"/>
                <w:szCs w:val="22"/>
              </w:rPr>
            </w:pPr>
            <w:r>
              <w:rPr>
                <w:rFonts w:ascii="Times New Roman" w:eastAsia="Times New Roman" w:hAnsi="Times New Roman" w:cs="Times New Roman"/>
                <w:b/>
                <w:bCs/>
                <w:color w:val="191919"/>
                <w:sz w:val="22"/>
                <w:szCs w:val="22"/>
              </w:rPr>
              <w:t>Resumen</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566DBB66" w14:textId="77777777" w:rsidR="007D6E97" w:rsidRDefault="00B143B5">
            <w:pPr>
              <w:spacing w:after="0" w:line="360" w:lineRule="auto"/>
              <w:rPr>
                <w:rFonts w:ascii="Times New Roman" w:eastAsia="Times New Roman" w:hAnsi="Times New Roman" w:cs="Times New Roman"/>
                <w:color w:val="191919"/>
                <w:sz w:val="22"/>
                <w:szCs w:val="22"/>
              </w:rPr>
            </w:pPr>
            <w:r>
              <w:rPr>
                <w:rFonts w:ascii="Times New Roman" w:eastAsia="Times New Roman" w:hAnsi="Times New Roman" w:cs="Times New Roman"/>
                <w:color w:val="191919"/>
                <w:sz w:val="22"/>
                <w:szCs w:val="22"/>
              </w:rPr>
              <w:t>El usuario asigna permisos particulares a una cuenta para ampliar o adecuar sus accesos al sistema.</w:t>
            </w:r>
          </w:p>
        </w:tc>
      </w:tr>
      <w:tr w:rsidR="007D6E97" w14:paraId="1D9B87A3" w14:textId="77777777">
        <w:trPr>
          <w:trHeight w:val="46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0722DEED" w14:textId="77777777" w:rsidR="007D6E97" w:rsidRDefault="00B143B5">
            <w:pPr>
              <w:spacing w:after="0" w:line="360" w:lineRule="auto"/>
              <w:rPr>
                <w:rFonts w:ascii="Times New Roman" w:eastAsia="Times New Roman" w:hAnsi="Times New Roman" w:cs="Times New Roman"/>
                <w:b/>
                <w:bCs/>
                <w:color w:val="191919"/>
                <w:sz w:val="22"/>
                <w:szCs w:val="22"/>
              </w:rPr>
            </w:pPr>
            <w:r>
              <w:rPr>
                <w:rFonts w:ascii="Times New Roman" w:eastAsia="Times New Roman" w:hAnsi="Times New Roman" w:cs="Times New Roman"/>
                <w:b/>
                <w:bCs/>
                <w:color w:val="191919"/>
                <w:sz w:val="22"/>
                <w:szCs w:val="22"/>
              </w:rPr>
              <w:t>Frecuencia</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5FCEDA5A" w14:textId="77777777" w:rsidR="007D6E97" w:rsidRDefault="00B143B5">
            <w:pPr>
              <w:spacing w:after="0" w:line="360" w:lineRule="auto"/>
              <w:rPr>
                <w:rFonts w:ascii="Times New Roman" w:eastAsia="Times New Roman" w:hAnsi="Times New Roman" w:cs="Times New Roman"/>
                <w:color w:val="191919"/>
                <w:sz w:val="22"/>
                <w:szCs w:val="22"/>
              </w:rPr>
            </w:pPr>
            <w:r>
              <w:rPr>
                <w:rFonts w:ascii="Times New Roman" w:eastAsia="Times New Roman" w:hAnsi="Times New Roman" w:cs="Times New Roman"/>
                <w:color w:val="191919"/>
                <w:sz w:val="22"/>
                <w:szCs w:val="22"/>
              </w:rPr>
              <w:t>Baja.</w:t>
            </w:r>
          </w:p>
        </w:tc>
      </w:tr>
      <w:tr w:rsidR="007D6E97" w14:paraId="3A392BEB" w14:textId="77777777">
        <w:trPr>
          <w:trHeight w:val="118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72AF42FE" w14:textId="77777777" w:rsidR="007D6E97" w:rsidRDefault="00B143B5">
            <w:pPr>
              <w:spacing w:after="0" w:line="360" w:lineRule="auto"/>
              <w:rPr>
                <w:rFonts w:ascii="Times New Roman" w:eastAsia="Times New Roman" w:hAnsi="Times New Roman" w:cs="Times New Roman"/>
                <w:b/>
                <w:bCs/>
                <w:color w:val="191919"/>
                <w:sz w:val="22"/>
                <w:szCs w:val="22"/>
              </w:rPr>
            </w:pPr>
            <w:r>
              <w:rPr>
                <w:rFonts w:ascii="Times New Roman" w:eastAsia="Times New Roman" w:hAnsi="Times New Roman" w:cs="Times New Roman"/>
                <w:b/>
                <w:bCs/>
                <w:color w:val="191919"/>
                <w:sz w:val="22"/>
                <w:szCs w:val="22"/>
              </w:rPr>
              <w:t>Precondiciones</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48A9EEC1" w14:textId="77777777" w:rsidR="007D6E97" w:rsidRDefault="00B143B5">
            <w:pPr>
              <w:spacing w:after="0" w:line="360" w:lineRule="auto"/>
              <w:rPr>
                <w:rFonts w:ascii="Times New Roman" w:eastAsia="Times New Roman" w:hAnsi="Times New Roman" w:cs="Times New Roman"/>
                <w:color w:val="191919"/>
                <w:sz w:val="22"/>
                <w:szCs w:val="22"/>
              </w:rPr>
            </w:pPr>
            <w:r>
              <w:rPr>
                <w:rFonts w:ascii="Times New Roman" w:eastAsia="Times New Roman" w:hAnsi="Times New Roman" w:cs="Times New Roman"/>
                <w:color w:val="191919"/>
                <w:sz w:val="22"/>
                <w:szCs w:val="22"/>
              </w:rPr>
              <w:t>El usuario debe estar autenticado y autorizado para gestionar permisos. Debe existir la cuenta de Usuario y ésta debe admitir una configuración de acceso individual.</w:t>
            </w:r>
          </w:p>
        </w:tc>
      </w:tr>
      <w:tr w:rsidR="007D6E97" w14:paraId="4872FBF9" w14:textId="77777777">
        <w:trPr>
          <w:trHeight w:val="298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3E56ACFD" w14:textId="77777777" w:rsidR="007D6E97" w:rsidRDefault="00B143B5">
            <w:pPr>
              <w:spacing w:after="0" w:line="360" w:lineRule="auto"/>
              <w:rPr>
                <w:rFonts w:ascii="Times New Roman" w:eastAsia="Times New Roman" w:hAnsi="Times New Roman" w:cs="Times New Roman"/>
                <w:b/>
                <w:bCs/>
                <w:color w:val="191919"/>
                <w:sz w:val="22"/>
                <w:szCs w:val="22"/>
              </w:rPr>
            </w:pPr>
            <w:r>
              <w:rPr>
                <w:rFonts w:ascii="Times New Roman" w:eastAsia="Times New Roman" w:hAnsi="Times New Roman" w:cs="Times New Roman"/>
                <w:b/>
                <w:bCs/>
                <w:color w:val="191919"/>
                <w:sz w:val="22"/>
                <w:szCs w:val="22"/>
              </w:rPr>
              <w:t>Descripciones</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1E373EDA" w14:textId="77777777" w:rsidR="007D6E97" w:rsidRDefault="00B143B5">
            <w:pPr>
              <w:spacing w:after="0" w:line="360" w:lineRule="auto"/>
              <w:rPr>
                <w:rFonts w:ascii="Times New Roman" w:eastAsia="Times New Roman" w:hAnsi="Times New Roman" w:cs="Times New Roman"/>
                <w:color w:val="191919"/>
                <w:sz w:val="22"/>
                <w:szCs w:val="22"/>
              </w:rPr>
            </w:pPr>
            <w:r>
              <w:rPr>
                <w:rFonts w:ascii="Times New Roman" w:eastAsia="Times New Roman" w:hAnsi="Times New Roman" w:cs="Times New Roman"/>
                <w:color w:val="B45F06"/>
                <w:sz w:val="22"/>
                <w:szCs w:val="22"/>
              </w:rPr>
              <w:t xml:space="preserve">El usuario accede a la gestión de accesos, selecciona la cuenta que desea modificar y consulta sus permisos actuales. </w:t>
            </w:r>
            <w:r>
              <w:rPr>
                <w:rFonts w:ascii="Times New Roman" w:eastAsia="Times New Roman" w:hAnsi="Times New Roman" w:cs="Times New Roman"/>
                <w:color w:val="191919"/>
                <w:sz w:val="22"/>
                <w:szCs w:val="22"/>
              </w:rPr>
              <w:t xml:space="preserve">El sistema presenta los permisos disponibles para asignación. </w:t>
            </w:r>
            <w:r>
              <w:rPr>
                <w:rFonts w:ascii="Times New Roman" w:eastAsia="Times New Roman" w:hAnsi="Times New Roman" w:cs="Times New Roman"/>
                <w:color w:val="B45F06"/>
                <w:sz w:val="22"/>
                <w:szCs w:val="22"/>
              </w:rPr>
              <w:t xml:space="preserve">El usuario selecciona uno o más permisos y solicita incorporarlos. </w:t>
            </w:r>
            <w:r>
              <w:rPr>
                <w:rFonts w:ascii="Times New Roman" w:eastAsia="Times New Roman" w:hAnsi="Times New Roman" w:cs="Times New Roman"/>
                <w:color w:val="191919"/>
                <w:sz w:val="22"/>
                <w:szCs w:val="22"/>
              </w:rPr>
              <w:t>El sistema valida las restricciones y dependencias aplicables [Excepción 1]. Si las validaciones se cumplen, asigna los permisos seleccionados, actualiza los accesos efectivos del Usuario, invalida la sesión activa asociada si existe y notifica que la modificación fue realizada correctamente.</w:t>
            </w:r>
          </w:p>
        </w:tc>
      </w:tr>
      <w:tr w:rsidR="007D6E97" w14:paraId="0E8B8206" w14:textId="77777777">
        <w:trPr>
          <w:trHeight w:val="118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7E3963EF" w14:textId="77777777" w:rsidR="007D6E97" w:rsidRDefault="00B143B5">
            <w:pPr>
              <w:spacing w:after="0" w:line="360" w:lineRule="auto"/>
              <w:rPr>
                <w:rFonts w:ascii="Times New Roman" w:eastAsia="Times New Roman" w:hAnsi="Times New Roman" w:cs="Times New Roman"/>
                <w:b/>
                <w:bCs/>
                <w:color w:val="191919"/>
                <w:sz w:val="22"/>
                <w:szCs w:val="22"/>
              </w:rPr>
            </w:pPr>
            <w:r>
              <w:rPr>
                <w:rFonts w:ascii="Times New Roman" w:eastAsia="Times New Roman" w:hAnsi="Times New Roman" w:cs="Times New Roman"/>
                <w:b/>
                <w:bCs/>
                <w:color w:val="191919"/>
                <w:sz w:val="22"/>
                <w:szCs w:val="22"/>
              </w:rPr>
              <w:t>Excepciones</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7ABBB7EA" w14:textId="77777777" w:rsidR="007D6E97" w:rsidRDefault="00B143B5">
            <w:pPr>
              <w:spacing w:after="0" w:line="360" w:lineRule="auto"/>
              <w:rPr>
                <w:rFonts w:ascii="Times New Roman" w:eastAsia="Times New Roman" w:hAnsi="Times New Roman" w:cs="Times New Roman"/>
                <w:color w:val="191919"/>
                <w:sz w:val="22"/>
                <w:szCs w:val="22"/>
              </w:rPr>
            </w:pPr>
            <w:r>
              <w:rPr>
                <w:rFonts w:ascii="Times New Roman" w:eastAsia="Times New Roman" w:hAnsi="Times New Roman" w:cs="Times New Roman"/>
                <w:color w:val="191919"/>
                <w:sz w:val="22"/>
                <w:szCs w:val="22"/>
              </w:rPr>
              <w:t>Excepción 1: Permiso no asignable; si alguno de los permisos seleccionados no puede ser asignado debido a las restricciones o dependencias aplicables, el sistema informa la situación y no completa su asignación.</w:t>
            </w:r>
          </w:p>
        </w:tc>
      </w:tr>
      <w:tr w:rsidR="007D6E97" w14:paraId="6AAEF6F8" w14:textId="77777777">
        <w:trPr>
          <w:trHeight w:val="82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1907D6F4" w14:textId="77777777" w:rsidR="007D6E97" w:rsidRDefault="00B143B5">
            <w:pPr>
              <w:spacing w:after="0" w:line="360" w:lineRule="auto"/>
              <w:rPr>
                <w:rFonts w:ascii="Times New Roman" w:eastAsia="Times New Roman" w:hAnsi="Times New Roman" w:cs="Times New Roman"/>
                <w:b/>
                <w:bCs/>
                <w:color w:val="191919"/>
                <w:sz w:val="22"/>
                <w:szCs w:val="22"/>
              </w:rPr>
            </w:pPr>
            <w:r>
              <w:rPr>
                <w:rFonts w:ascii="Times New Roman" w:eastAsia="Times New Roman" w:hAnsi="Times New Roman" w:cs="Times New Roman"/>
                <w:b/>
                <w:bCs/>
                <w:color w:val="191919"/>
                <w:sz w:val="22"/>
                <w:szCs w:val="22"/>
              </w:rPr>
              <w:t>Postcondiciones</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5CCE2003" w14:textId="77777777" w:rsidR="007D6E97" w:rsidRDefault="00B143B5">
            <w:pPr>
              <w:spacing w:after="0" w:line="360" w:lineRule="auto"/>
              <w:rPr>
                <w:rFonts w:ascii="Times New Roman" w:eastAsia="Times New Roman" w:hAnsi="Times New Roman" w:cs="Times New Roman"/>
                <w:color w:val="191919"/>
                <w:sz w:val="22"/>
                <w:szCs w:val="22"/>
              </w:rPr>
            </w:pPr>
            <w:r>
              <w:rPr>
                <w:rFonts w:ascii="Times New Roman" w:eastAsia="Times New Roman" w:hAnsi="Times New Roman" w:cs="Times New Roman"/>
                <w:color w:val="191919"/>
                <w:sz w:val="22"/>
                <w:szCs w:val="22"/>
              </w:rPr>
              <w:t>La cuenta conserva los permisos particulares asignados y sus accesos efectivos quedan actualizados.</w:t>
            </w:r>
          </w:p>
        </w:tc>
      </w:tr>
      <w:tr w:rsidR="007D6E97" w14:paraId="3ECDC76B" w14:textId="77777777">
        <w:trPr>
          <w:trHeight w:val="46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554566CD" w14:textId="77777777" w:rsidR="007D6E97" w:rsidRDefault="00B143B5">
            <w:pPr>
              <w:spacing w:after="0" w:line="360" w:lineRule="auto"/>
              <w:rPr>
                <w:rFonts w:ascii="Times New Roman" w:eastAsia="Times New Roman" w:hAnsi="Times New Roman" w:cs="Times New Roman"/>
                <w:b/>
                <w:bCs/>
                <w:color w:val="191919"/>
                <w:sz w:val="22"/>
                <w:szCs w:val="22"/>
              </w:rPr>
            </w:pPr>
            <w:r>
              <w:rPr>
                <w:rFonts w:ascii="Times New Roman" w:eastAsia="Times New Roman" w:hAnsi="Times New Roman" w:cs="Times New Roman"/>
                <w:b/>
                <w:bCs/>
                <w:color w:val="191919"/>
                <w:sz w:val="22"/>
                <w:szCs w:val="22"/>
              </w:rPr>
              <w:t>Dependencias</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6285B717" w14:textId="77777777" w:rsidR="007D6E97" w:rsidRDefault="00B143B5">
            <w:pPr>
              <w:spacing w:after="0" w:line="360" w:lineRule="auto"/>
              <w:rPr>
                <w:rFonts w:ascii="Times New Roman" w:eastAsia="Times New Roman" w:hAnsi="Times New Roman" w:cs="Times New Roman"/>
                <w:color w:val="191919"/>
                <w:sz w:val="22"/>
                <w:szCs w:val="22"/>
              </w:rPr>
            </w:pPr>
            <w:r>
              <w:rPr>
                <w:rFonts w:ascii="Times New Roman" w:eastAsia="Times New Roman" w:hAnsi="Times New Roman" w:cs="Times New Roman"/>
                <w:color w:val="191919"/>
                <w:sz w:val="22"/>
                <w:szCs w:val="22"/>
              </w:rPr>
              <w:t>No aplica.</w:t>
            </w:r>
          </w:p>
        </w:tc>
      </w:tr>
    </w:tbl>
    <w:p w14:paraId="74971ACD" w14:textId="77777777" w:rsidR="007D6E97" w:rsidRDefault="007D6E97">
      <w:pPr>
        <w:spacing w:before="40" w:after="0" w:line="360" w:lineRule="auto"/>
        <w:rPr>
          <w:rFonts w:ascii="Times New Roman" w:eastAsia="Times New Roman" w:hAnsi="Times New Roman" w:cs="Times New Roman"/>
          <w:sz w:val="22"/>
          <w:szCs w:val="22"/>
        </w:rPr>
      </w:pPr>
    </w:p>
    <w:p w14:paraId="7A2A1406" w14:textId="1CFADF83" w:rsidR="00C14D8E" w:rsidRDefault="00C14D8E">
      <w:r>
        <w:br w:type="page"/>
      </w:r>
    </w:p>
    <w:p w14:paraId="35F512AD" w14:textId="5A64E9F3" w:rsidR="00C14D8E" w:rsidRDefault="00C14D8E" w:rsidP="00C14D8E">
      <w:pPr>
        <w:spacing w:before="40" w:after="0" w:line="360" w:lineRule="auto"/>
        <w:rPr>
          <w:rFonts w:ascii="Times New Roman" w:eastAsia="Times New Roman" w:hAnsi="Times New Roman" w:cs="Times New Roman"/>
          <w:sz w:val="22"/>
          <w:szCs w:val="22"/>
        </w:rPr>
      </w:pPr>
    </w:p>
    <w:tbl>
      <w:tblPr>
        <w:tblStyle w:val="afffffa"/>
        <w:tblW w:w="93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35"/>
        <w:gridCol w:w="7455"/>
      </w:tblGrid>
      <w:tr w:rsidR="007D6E97" w14:paraId="3442C6A2" w14:textId="77777777">
        <w:trPr>
          <w:trHeight w:val="465"/>
        </w:trPr>
        <w:tc>
          <w:tcPr>
            <w:tcW w:w="1935" w:type="dxa"/>
            <w:tcBorders>
              <w:top w:val="single" w:sz="5" w:space="0" w:color="BFBFBF"/>
              <w:left w:val="single" w:sz="5" w:space="0" w:color="BFBFBF"/>
              <w:bottom w:val="single" w:sz="5" w:space="0" w:color="BFBFBF"/>
              <w:right w:val="single" w:sz="5" w:space="0" w:color="BFBFBF"/>
            </w:tcBorders>
            <w:shd w:val="clear" w:color="auto" w:fill="191919"/>
            <w:tcMar>
              <w:top w:w="40" w:type="dxa"/>
              <w:left w:w="60" w:type="dxa"/>
              <w:bottom w:w="40" w:type="dxa"/>
              <w:right w:w="60" w:type="dxa"/>
            </w:tcMar>
          </w:tcPr>
          <w:p w14:paraId="749B92B2" w14:textId="77777777" w:rsidR="007D6E97" w:rsidRDefault="00B143B5">
            <w:pPr>
              <w:spacing w:after="0" w:line="360" w:lineRule="auto"/>
              <w:rPr>
                <w:rFonts w:ascii="Times New Roman" w:eastAsia="Times New Roman" w:hAnsi="Times New Roman" w:cs="Times New Roman"/>
                <w:b/>
                <w:bCs/>
                <w:color w:val="FFFFFF"/>
                <w:sz w:val="22"/>
                <w:szCs w:val="22"/>
              </w:rPr>
            </w:pPr>
            <w:r>
              <w:rPr>
                <w:rFonts w:ascii="Times New Roman" w:eastAsia="Times New Roman" w:hAnsi="Times New Roman" w:cs="Times New Roman"/>
                <w:b/>
                <w:bCs/>
                <w:color w:val="FFFFFF"/>
                <w:sz w:val="22"/>
                <w:szCs w:val="22"/>
              </w:rPr>
              <w:t>Campo</w:t>
            </w:r>
          </w:p>
        </w:tc>
        <w:tc>
          <w:tcPr>
            <w:tcW w:w="7455" w:type="dxa"/>
            <w:tcBorders>
              <w:top w:val="single" w:sz="5" w:space="0" w:color="BFBFBF"/>
              <w:left w:val="nil"/>
              <w:bottom w:val="single" w:sz="5" w:space="0" w:color="BFBFBF"/>
              <w:right w:val="single" w:sz="5" w:space="0" w:color="BFBFBF"/>
            </w:tcBorders>
            <w:shd w:val="clear" w:color="auto" w:fill="191919"/>
            <w:tcMar>
              <w:top w:w="40" w:type="dxa"/>
              <w:left w:w="60" w:type="dxa"/>
              <w:bottom w:w="40" w:type="dxa"/>
              <w:right w:w="60" w:type="dxa"/>
            </w:tcMar>
          </w:tcPr>
          <w:p w14:paraId="0F57BEE3" w14:textId="77777777" w:rsidR="007D6E97" w:rsidRDefault="00B143B5">
            <w:pPr>
              <w:spacing w:after="0" w:line="360" w:lineRule="auto"/>
              <w:rPr>
                <w:rFonts w:ascii="Times New Roman" w:eastAsia="Times New Roman" w:hAnsi="Times New Roman" w:cs="Times New Roman"/>
                <w:b/>
                <w:bCs/>
                <w:color w:val="FFFFFF"/>
                <w:sz w:val="22"/>
                <w:szCs w:val="22"/>
              </w:rPr>
            </w:pPr>
            <w:r>
              <w:rPr>
                <w:rFonts w:ascii="Times New Roman" w:eastAsia="Times New Roman" w:hAnsi="Times New Roman" w:cs="Times New Roman"/>
                <w:b/>
                <w:bCs/>
                <w:color w:val="FFFFFF"/>
                <w:sz w:val="22"/>
                <w:szCs w:val="22"/>
              </w:rPr>
              <w:t>Descripción</w:t>
            </w:r>
          </w:p>
        </w:tc>
      </w:tr>
      <w:tr w:rsidR="007D6E97" w14:paraId="581690D4" w14:textId="77777777">
        <w:trPr>
          <w:trHeight w:val="46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00CB093A" w14:textId="77777777" w:rsidR="007D6E97" w:rsidRDefault="00B143B5">
            <w:pPr>
              <w:spacing w:after="0" w:line="360" w:lineRule="auto"/>
              <w:rPr>
                <w:rFonts w:ascii="Times New Roman" w:eastAsia="Times New Roman" w:hAnsi="Times New Roman" w:cs="Times New Roman"/>
                <w:b/>
                <w:bCs/>
                <w:color w:val="191919"/>
                <w:sz w:val="22"/>
                <w:szCs w:val="22"/>
              </w:rPr>
            </w:pPr>
            <w:r>
              <w:rPr>
                <w:rFonts w:ascii="Times New Roman" w:eastAsia="Times New Roman" w:hAnsi="Times New Roman" w:cs="Times New Roman"/>
                <w:b/>
                <w:bCs/>
                <w:color w:val="191919"/>
                <w:sz w:val="22"/>
                <w:szCs w:val="22"/>
              </w:rPr>
              <w:t>Nombre</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082D976B" w14:textId="77777777" w:rsidR="007D6E97" w:rsidRDefault="00B143B5">
            <w:pPr>
              <w:spacing w:after="0" w:line="360" w:lineRule="auto"/>
              <w:rPr>
                <w:rFonts w:ascii="Times New Roman" w:eastAsia="Times New Roman" w:hAnsi="Times New Roman" w:cs="Times New Roman"/>
                <w:color w:val="191919"/>
                <w:sz w:val="22"/>
                <w:szCs w:val="22"/>
              </w:rPr>
            </w:pPr>
            <w:r>
              <w:rPr>
                <w:rFonts w:ascii="Times New Roman" w:eastAsia="Times New Roman" w:hAnsi="Times New Roman" w:cs="Times New Roman"/>
                <w:color w:val="191919"/>
                <w:sz w:val="22"/>
                <w:szCs w:val="22"/>
              </w:rPr>
              <w:t>CU64 - Retirando permisos de usuario</w:t>
            </w:r>
          </w:p>
        </w:tc>
      </w:tr>
      <w:tr w:rsidR="007D6E97" w14:paraId="1F816501" w14:textId="77777777">
        <w:trPr>
          <w:trHeight w:val="46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74BEF9C1" w14:textId="77777777" w:rsidR="007D6E97" w:rsidRDefault="00B143B5">
            <w:pPr>
              <w:spacing w:after="0" w:line="360" w:lineRule="auto"/>
              <w:rPr>
                <w:rFonts w:ascii="Times New Roman" w:eastAsia="Times New Roman" w:hAnsi="Times New Roman" w:cs="Times New Roman"/>
                <w:b/>
                <w:bCs/>
                <w:color w:val="191919"/>
                <w:sz w:val="22"/>
                <w:szCs w:val="22"/>
              </w:rPr>
            </w:pPr>
            <w:r>
              <w:rPr>
                <w:rFonts w:ascii="Times New Roman" w:eastAsia="Times New Roman" w:hAnsi="Times New Roman" w:cs="Times New Roman"/>
                <w:b/>
                <w:bCs/>
                <w:color w:val="191919"/>
                <w:sz w:val="22"/>
                <w:szCs w:val="22"/>
              </w:rPr>
              <w:t>Actores</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5D805673" w14:textId="77777777" w:rsidR="007D6E97" w:rsidRDefault="00B143B5">
            <w:pPr>
              <w:spacing w:after="0" w:line="360" w:lineRule="auto"/>
              <w:rPr>
                <w:rFonts w:ascii="Times New Roman" w:eastAsia="Times New Roman" w:hAnsi="Times New Roman" w:cs="Times New Roman"/>
                <w:color w:val="191919"/>
                <w:sz w:val="22"/>
                <w:szCs w:val="22"/>
              </w:rPr>
            </w:pPr>
            <w:r>
              <w:rPr>
                <w:rFonts w:ascii="Times New Roman" w:eastAsia="Times New Roman" w:hAnsi="Times New Roman" w:cs="Times New Roman"/>
                <w:color w:val="191919"/>
                <w:sz w:val="22"/>
                <w:szCs w:val="22"/>
              </w:rPr>
              <w:t>Usuario autorizado de Gerencia.</w:t>
            </w:r>
          </w:p>
        </w:tc>
      </w:tr>
      <w:tr w:rsidR="007D6E97" w14:paraId="4D69FCBA" w14:textId="77777777">
        <w:trPr>
          <w:trHeight w:val="82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420C8811" w14:textId="77777777" w:rsidR="007D6E97" w:rsidRDefault="00B143B5">
            <w:pPr>
              <w:spacing w:after="0" w:line="360" w:lineRule="auto"/>
              <w:rPr>
                <w:rFonts w:ascii="Times New Roman" w:eastAsia="Times New Roman" w:hAnsi="Times New Roman" w:cs="Times New Roman"/>
                <w:b/>
                <w:bCs/>
                <w:color w:val="191919"/>
                <w:sz w:val="22"/>
                <w:szCs w:val="22"/>
              </w:rPr>
            </w:pPr>
            <w:r>
              <w:rPr>
                <w:rFonts w:ascii="Times New Roman" w:eastAsia="Times New Roman" w:hAnsi="Times New Roman" w:cs="Times New Roman"/>
                <w:b/>
                <w:bCs/>
                <w:color w:val="191919"/>
                <w:sz w:val="22"/>
                <w:szCs w:val="22"/>
              </w:rPr>
              <w:t>Resumen</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75CCD08F" w14:textId="77777777" w:rsidR="007D6E97" w:rsidRDefault="00B143B5">
            <w:pPr>
              <w:spacing w:after="0" w:line="360" w:lineRule="auto"/>
              <w:rPr>
                <w:rFonts w:ascii="Times New Roman" w:eastAsia="Times New Roman" w:hAnsi="Times New Roman" w:cs="Times New Roman"/>
                <w:color w:val="191919"/>
                <w:sz w:val="22"/>
                <w:szCs w:val="22"/>
              </w:rPr>
            </w:pPr>
            <w:r>
              <w:rPr>
                <w:rFonts w:ascii="Times New Roman" w:eastAsia="Times New Roman" w:hAnsi="Times New Roman" w:cs="Times New Roman"/>
                <w:color w:val="191919"/>
                <w:sz w:val="22"/>
                <w:szCs w:val="22"/>
              </w:rPr>
              <w:t>El usuario retira permisos particulares de una cuenta para restringir sus accesos al sistema.</w:t>
            </w:r>
          </w:p>
        </w:tc>
      </w:tr>
      <w:tr w:rsidR="007D6E97" w14:paraId="3748B6A9" w14:textId="77777777">
        <w:trPr>
          <w:trHeight w:val="46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7611524B" w14:textId="77777777" w:rsidR="007D6E97" w:rsidRDefault="00B143B5">
            <w:pPr>
              <w:spacing w:after="0" w:line="360" w:lineRule="auto"/>
              <w:rPr>
                <w:rFonts w:ascii="Times New Roman" w:eastAsia="Times New Roman" w:hAnsi="Times New Roman" w:cs="Times New Roman"/>
                <w:b/>
                <w:bCs/>
                <w:color w:val="191919"/>
                <w:sz w:val="22"/>
                <w:szCs w:val="22"/>
              </w:rPr>
            </w:pPr>
            <w:r>
              <w:rPr>
                <w:rFonts w:ascii="Times New Roman" w:eastAsia="Times New Roman" w:hAnsi="Times New Roman" w:cs="Times New Roman"/>
                <w:b/>
                <w:bCs/>
                <w:color w:val="191919"/>
                <w:sz w:val="22"/>
                <w:szCs w:val="22"/>
              </w:rPr>
              <w:t>Frecuencia</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118F0893" w14:textId="77777777" w:rsidR="007D6E97" w:rsidRDefault="00B143B5">
            <w:pPr>
              <w:spacing w:after="0" w:line="360" w:lineRule="auto"/>
              <w:rPr>
                <w:rFonts w:ascii="Times New Roman" w:eastAsia="Times New Roman" w:hAnsi="Times New Roman" w:cs="Times New Roman"/>
                <w:color w:val="191919"/>
                <w:sz w:val="22"/>
                <w:szCs w:val="22"/>
              </w:rPr>
            </w:pPr>
            <w:r>
              <w:rPr>
                <w:rFonts w:ascii="Times New Roman" w:eastAsia="Times New Roman" w:hAnsi="Times New Roman" w:cs="Times New Roman"/>
                <w:color w:val="191919"/>
                <w:sz w:val="22"/>
                <w:szCs w:val="22"/>
              </w:rPr>
              <w:t>Baja.</w:t>
            </w:r>
          </w:p>
        </w:tc>
      </w:tr>
      <w:tr w:rsidR="007D6E97" w14:paraId="5BFDE799" w14:textId="77777777">
        <w:trPr>
          <w:trHeight w:val="118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7B944144" w14:textId="77777777" w:rsidR="007D6E97" w:rsidRDefault="00B143B5">
            <w:pPr>
              <w:spacing w:after="0" w:line="360" w:lineRule="auto"/>
              <w:rPr>
                <w:rFonts w:ascii="Times New Roman" w:eastAsia="Times New Roman" w:hAnsi="Times New Roman" w:cs="Times New Roman"/>
                <w:b/>
                <w:bCs/>
                <w:color w:val="191919"/>
                <w:sz w:val="22"/>
                <w:szCs w:val="22"/>
              </w:rPr>
            </w:pPr>
            <w:r>
              <w:rPr>
                <w:rFonts w:ascii="Times New Roman" w:eastAsia="Times New Roman" w:hAnsi="Times New Roman" w:cs="Times New Roman"/>
                <w:b/>
                <w:bCs/>
                <w:color w:val="191919"/>
                <w:sz w:val="22"/>
                <w:szCs w:val="22"/>
              </w:rPr>
              <w:t>Precondiciones</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0198BFAC" w14:textId="77777777" w:rsidR="007D6E97" w:rsidRDefault="00B143B5">
            <w:pPr>
              <w:spacing w:after="0" w:line="360" w:lineRule="auto"/>
              <w:rPr>
                <w:rFonts w:ascii="Times New Roman" w:eastAsia="Times New Roman" w:hAnsi="Times New Roman" w:cs="Times New Roman"/>
                <w:color w:val="191919"/>
                <w:sz w:val="22"/>
                <w:szCs w:val="22"/>
              </w:rPr>
            </w:pPr>
            <w:r>
              <w:rPr>
                <w:rFonts w:ascii="Times New Roman" w:eastAsia="Times New Roman" w:hAnsi="Times New Roman" w:cs="Times New Roman"/>
                <w:color w:val="191919"/>
                <w:sz w:val="22"/>
                <w:szCs w:val="22"/>
              </w:rPr>
              <w:t>El usuario debe estar autenticado y autorizado para gestionar permisos. Debe existir la cuenta de Usuario, ésta debe admitir una configuración de acceso individual y disponer del permiso que se desea retirar.</w:t>
            </w:r>
          </w:p>
        </w:tc>
      </w:tr>
      <w:tr w:rsidR="007D6E97" w14:paraId="73910568" w14:textId="77777777">
        <w:trPr>
          <w:trHeight w:val="334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36AAC8AD" w14:textId="77777777" w:rsidR="007D6E97" w:rsidRDefault="00B143B5">
            <w:pPr>
              <w:spacing w:after="0" w:line="360" w:lineRule="auto"/>
              <w:rPr>
                <w:rFonts w:ascii="Times New Roman" w:eastAsia="Times New Roman" w:hAnsi="Times New Roman" w:cs="Times New Roman"/>
                <w:b/>
                <w:bCs/>
                <w:color w:val="191919"/>
                <w:sz w:val="22"/>
                <w:szCs w:val="22"/>
              </w:rPr>
            </w:pPr>
            <w:r>
              <w:rPr>
                <w:rFonts w:ascii="Times New Roman" w:eastAsia="Times New Roman" w:hAnsi="Times New Roman" w:cs="Times New Roman"/>
                <w:b/>
                <w:bCs/>
                <w:color w:val="191919"/>
                <w:sz w:val="22"/>
                <w:szCs w:val="22"/>
              </w:rPr>
              <w:t>Descripciones</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50E16FF6" w14:textId="77777777" w:rsidR="007D6E97" w:rsidRDefault="00B143B5">
            <w:pPr>
              <w:spacing w:after="0" w:line="360" w:lineRule="auto"/>
              <w:rPr>
                <w:rFonts w:ascii="Times New Roman" w:eastAsia="Times New Roman" w:hAnsi="Times New Roman" w:cs="Times New Roman"/>
                <w:color w:val="191919"/>
                <w:sz w:val="22"/>
                <w:szCs w:val="22"/>
              </w:rPr>
            </w:pPr>
            <w:r>
              <w:rPr>
                <w:rFonts w:ascii="Times New Roman" w:eastAsia="Times New Roman" w:hAnsi="Times New Roman" w:cs="Times New Roman"/>
                <w:color w:val="B45F06"/>
                <w:sz w:val="22"/>
                <w:szCs w:val="22"/>
              </w:rPr>
              <w:t xml:space="preserve">El usuario accede a la gestión de accesos, selecciona la cuenta que desea modificar y consulta sus permisos actuales. El usuario selecciona uno o más permisos para retirar y solicita realizar la modificación. </w:t>
            </w:r>
            <w:r>
              <w:rPr>
                <w:rFonts w:ascii="Times New Roman" w:eastAsia="Times New Roman" w:hAnsi="Times New Roman" w:cs="Times New Roman"/>
                <w:color w:val="191919"/>
                <w:sz w:val="22"/>
                <w:szCs w:val="22"/>
              </w:rPr>
              <w:t>El sistema verifica si existen otros permisos que dependan de los seleccionados [Excepción 1] y que la eliminación no deje a una cuenta Activa con configuración particular sin permisos efectivos [Excepción 2]. Si las validaciones se cumplen, retira los permisos seleccionados, actualiza los accesos efectivos del Usuario, invalida la sesión activa asociada si existe y notifica que la modificación fue realizada correctamente.</w:t>
            </w:r>
          </w:p>
        </w:tc>
      </w:tr>
      <w:tr w:rsidR="007D6E97" w14:paraId="7A9C8965" w14:textId="77777777">
        <w:trPr>
          <w:trHeight w:val="226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1D896D34" w14:textId="77777777" w:rsidR="007D6E97" w:rsidRDefault="00B143B5">
            <w:pPr>
              <w:spacing w:after="0" w:line="360" w:lineRule="auto"/>
              <w:rPr>
                <w:rFonts w:ascii="Times New Roman" w:eastAsia="Times New Roman" w:hAnsi="Times New Roman" w:cs="Times New Roman"/>
                <w:b/>
                <w:bCs/>
                <w:color w:val="191919"/>
                <w:sz w:val="22"/>
                <w:szCs w:val="22"/>
              </w:rPr>
            </w:pPr>
            <w:r>
              <w:rPr>
                <w:rFonts w:ascii="Times New Roman" w:eastAsia="Times New Roman" w:hAnsi="Times New Roman" w:cs="Times New Roman"/>
                <w:b/>
                <w:bCs/>
                <w:color w:val="191919"/>
                <w:sz w:val="22"/>
                <w:szCs w:val="22"/>
              </w:rPr>
              <w:t>Excepciones</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3C2F38A3" w14:textId="77777777" w:rsidR="007D6E97" w:rsidRDefault="00B143B5">
            <w:pPr>
              <w:spacing w:after="0" w:line="360" w:lineRule="auto"/>
              <w:rPr>
                <w:rFonts w:ascii="Times New Roman" w:eastAsia="Times New Roman" w:hAnsi="Times New Roman" w:cs="Times New Roman"/>
                <w:color w:val="191919"/>
                <w:sz w:val="22"/>
                <w:szCs w:val="22"/>
              </w:rPr>
            </w:pPr>
            <w:r>
              <w:rPr>
                <w:rFonts w:ascii="Times New Roman" w:eastAsia="Times New Roman" w:hAnsi="Times New Roman" w:cs="Times New Roman"/>
                <w:color w:val="191919"/>
                <w:sz w:val="22"/>
                <w:szCs w:val="22"/>
              </w:rPr>
              <w:t xml:space="preserve">Excepción 1: Permisos dependientes; si existen otros permisos que requieren alguno de los permisos seleccionados para retiro, el sistema impide retirar el permiso e informa la causa. Excepción 2: Último permiso de una cuenta Activa; si el retiro </w:t>
            </w:r>
            <w:proofErr w:type="gramStart"/>
            <w:r>
              <w:rPr>
                <w:rFonts w:ascii="Times New Roman" w:eastAsia="Times New Roman" w:hAnsi="Times New Roman" w:cs="Times New Roman"/>
                <w:color w:val="191919"/>
                <w:sz w:val="22"/>
                <w:szCs w:val="22"/>
              </w:rPr>
              <w:t>dejaría</w:t>
            </w:r>
            <w:proofErr w:type="gramEnd"/>
            <w:r>
              <w:rPr>
                <w:rFonts w:ascii="Times New Roman" w:eastAsia="Times New Roman" w:hAnsi="Times New Roman" w:cs="Times New Roman"/>
                <w:color w:val="191919"/>
                <w:sz w:val="22"/>
                <w:szCs w:val="22"/>
              </w:rPr>
              <w:t xml:space="preserve"> a la cuenta Activa sin permisos efectivos, el sistema impide completar la operación e informa que debe conservar al menos un permiso mientras la cuenta permanezca Activa.</w:t>
            </w:r>
          </w:p>
        </w:tc>
      </w:tr>
      <w:tr w:rsidR="007D6E97" w14:paraId="1EE59C26" w14:textId="77777777">
        <w:trPr>
          <w:trHeight w:val="82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624FF322" w14:textId="77777777" w:rsidR="007D6E97" w:rsidRDefault="00B143B5">
            <w:pPr>
              <w:spacing w:after="0" w:line="360" w:lineRule="auto"/>
              <w:rPr>
                <w:rFonts w:ascii="Times New Roman" w:eastAsia="Times New Roman" w:hAnsi="Times New Roman" w:cs="Times New Roman"/>
                <w:b/>
                <w:bCs/>
                <w:color w:val="191919"/>
                <w:sz w:val="22"/>
                <w:szCs w:val="22"/>
              </w:rPr>
            </w:pPr>
            <w:r>
              <w:rPr>
                <w:rFonts w:ascii="Times New Roman" w:eastAsia="Times New Roman" w:hAnsi="Times New Roman" w:cs="Times New Roman"/>
                <w:b/>
                <w:bCs/>
                <w:color w:val="191919"/>
                <w:sz w:val="22"/>
                <w:szCs w:val="22"/>
              </w:rPr>
              <w:t>Postcondiciones</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302F3A8A" w14:textId="77777777" w:rsidR="007D6E97" w:rsidRDefault="00B143B5">
            <w:pPr>
              <w:spacing w:after="0" w:line="360" w:lineRule="auto"/>
              <w:rPr>
                <w:rFonts w:ascii="Times New Roman" w:eastAsia="Times New Roman" w:hAnsi="Times New Roman" w:cs="Times New Roman"/>
                <w:color w:val="191919"/>
                <w:sz w:val="22"/>
                <w:szCs w:val="22"/>
              </w:rPr>
            </w:pPr>
            <w:r>
              <w:rPr>
                <w:rFonts w:ascii="Times New Roman" w:eastAsia="Times New Roman" w:hAnsi="Times New Roman" w:cs="Times New Roman"/>
                <w:color w:val="191919"/>
                <w:sz w:val="22"/>
                <w:szCs w:val="22"/>
              </w:rPr>
              <w:t>Los permisos seleccionados quedan retirados de la cuenta y sus accesos efectivos se actualizan de acuerdo con la nueva configuración.</w:t>
            </w:r>
          </w:p>
        </w:tc>
      </w:tr>
      <w:tr w:rsidR="007D6E97" w14:paraId="44D3DB58" w14:textId="77777777">
        <w:trPr>
          <w:trHeight w:val="46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69A41360" w14:textId="77777777" w:rsidR="007D6E97" w:rsidRDefault="00B143B5">
            <w:pPr>
              <w:spacing w:after="0" w:line="360" w:lineRule="auto"/>
              <w:rPr>
                <w:rFonts w:ascii="Times New Roman" w:eastAsia="Times New Roman" w:hAnsi="Times New Roman" w:cs="Times New Roman"/>
                <w:b/>
                <w:bCs/>
                <w:color w:val="191919"/>
                <w:sz w:val="22"/>
                <w:szCs w:val="22"/>
              </w:rPr>
            </w:pPr>
            <w:r>
              <w:rPr>
                <w:rFonts w:ascii="Times New Roman" w:eastAsia="Times New Roman" w:hAnsi="Times New Roman" w:cs="Times New Roman"/>
                <w:b/>
                <w:bCs/>
                <w:color w:val="191919"/>
                <w:sz w:val="22"/>
                <w:szCs w:val="22"/>
              </w:rPr>
              <w:t>Dependencias</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56884535" w14:textId="77777777" w:rsidR="007D6E97" w:rsidRDefault="00B143B5">
            <w:pPr>
              <w:spacing w:after="0" w:line="360" w:lineRule="auto"/>
              <w:rPr>
                <w:rFonts w:ascii="Times New Roman" w:eastAsia="Times New Roman" w:hAnsi="Times New Roman" w:cs="Times New Roman"/>
                <w:color w:val="191919"/>
                <w:sz w:val="22"/>
                <w:szCs w:val="22"/>
              </w:rPr>
            </w:pPr>
            <w:r>
              <w:rPr>
                <w:rFonts w:ascii="Times New Roman" w:eastAsia="Times New Roman" w:hAnsi="Times New Roman" w:cs="Times New Roman"/>
                <w:color w:val="191919"/>
                <w:sz w:val="22"/>
                <w:szCs w:val="22"/>
              </w:rPr>
              <w:t>No aplica.</w:t>
            </w:r>
          </w:p>
        </w:tc>
      </w:tr>
    </w:tbl>
    <w:p w14:paraId="28D1F0D0" w14:textId="77777777" w:rsidR="007D6E97" w:rsidRDefault="007D6E97">
      <w:pPr>
        <w:spacing w:before="40" w:after="0" w:line="360" w:lineRule="auto"/>
        <w:rPr>
          <w:rFonts w:ascii="Times New Roman" w:eastAsia="Times New Roman" w:hAnsi="Times New Roman" w:cs="Times New Roman"/>
          <w:sz w:val="22"/>
          <w:szCs w:val="22"/>
        </w:rPr>
      </w:pPr>
    </w:p>
    <w:tbl>
      <w:tblPr>
        <w:tblStyle w:val="afffffb"/>
        <w:tblW w:w="93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35"/>
        <w:gridCol w:w="7455"/>
      </w:tblGrid>
      <w:tr w:rsidR="007D6E97" w14:paraId="30FF850C" w14:textId="77777777">
        <w:trPr>
          <w:trHeight w:val="465"/>
        </w:trPr>
        <w:tc>
          <w:tcPr>
            <w:tcW w:w="1935" w:type="dxa"/>
            <w:tcBorders>
              <w:top w:val="single" w:sz="5" w:space="0" w:color="BFBFBF"/>
              <w:left w:val="single" w:sz="5" w:space="0" w:color="BFBFBF"/>
              <w:bottom w:val="single" w:sz="5" w:space="0" w:color="BFBFBF"/>
              <w:right w:val="single" w:sz="5" w:space="0" w:color="BFBFBF"/>
            </w:tcBorders>
            <w:shd w:val="clear" w:color="auto" w:fill="191919"/>
            <w:tcMar>
              <w:top w:w="40" w:type="dxa"/>
              <w:left w:w="60" w:type="dxa"/>
              <w:bottom w:w="40" w:type="dxa"/>
              <w:right w:w="60" w:type="dxa"/>
            </w:tcMar>
          </w:tcPr>
          <w:p w14:paraId="1B903C9B" w14:textId="77777777" w:rsidR="007D6E97" w:rsidRDefault="00B143B5">
            <w:pPr>
              <w:spacing w:after="0" w:line="360" w:lineRule="auto"/>
              <w:rPr>
                <w:rFonts w:ascii="Times New Roman" w:eastAsia="Times New Roman" w:hAnsi="Times New Roman" w:cs="Times New Roman"/>
                <w:b/>
                <w:bCs/>
                <w:color w:val="FFFFFF"/>
              </w:rPr>
            </w:pPr>
            <w:r>
              <w:rPr>
                <w:rFonts w:ascii="Times New Roman" w:eastAsia="Times New Roman" w:hAnsi="Times New Roman" w:cs="Times New Roman"/>
                <w:b/>
                <w:bCs/>
                <w:color w:val="FFFFFF"/>
              </w:rPr>
              <w:t>Campo</w:t>
            </w:r>
          </w:p>
        </w:tc>
        <w:tc>
          <w:tcPr>
            <w:tcW w:w="7455" w:type="dxa"/>
            <w:tcBorders>
              <w:top w:val="single" w:sz="5" w:space="0" w:color="BFBFBF"/>
              <w:left w:val="nil"/>
              <w:bottom w:val="single" w:sz="5" w:space="0" w:color="BFBFBF"/>
              <w:right w:val="single" w:sz="5" w:space="0" w:color="BFBFBF"/>
            </w:tcBorders>
            <w:shd w:val="clear" w:color="auto" w:fill="191919"/>
            <w:tcMar>
              <w:top w:w="40" w:type="dxa"/>
              <w:left w:w="60" w:type="dxa"/>
              <w:bottom w:w="40" w:type="dxa"/>
              <w:right w:w="60" w:type="dxa"/>
            </w:tcMar>
          </w:tcPr>
          <w:p w14:paraId="0771BA2A" w14:textId="77777777" w:rsidR="007D6E97" w:rsidRDefault="00B143B5">
            <w:pPr>
              <w:spacing w:after="0" w:line="360" w:lineRule="auto"/>
              <w:rPr>
                <w:rFonts w:ascii="Times New Roman" w:eastAsia="Times New Roman" w:hAnsi="Times New Roman" w:cs="Times New Roman"/>
                <w:b/>
                <w:bCs/>
                <w:color w:val="FFFFFF"/>
              </w:rPr>
            </w:pPr>
            <w:r>
              <w:rPr>
                <w:rFonts w:ascii="Times New Roman" w:eastAsia="Times New Roman" w:hAnsi="Times New Roman" w:cs="Times New Roman"/>
                <w:b/>
                <w:bCs/>
                <w:color w:val="FFFFFF"/>
              </w:rPr>
              <w:t>Descripción</w:t>
            </w:r>
          </w:p>
        </w:tc>
      </w:tr>
      <w:tr w:rsidR="007D6E97" w14:paraId="0CB10FA5" w14:textId="77777777">
        <w:trPr>
          <w:trHeight w:val="46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559FE224"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Nombre</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71B37589"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CU65 - Asignando rol Administrador</w:t>
            </w:r>
          </w:p>
        </w:tc>
      </w:tr>
      <w:tr w:rsidR="007D6E97" w14:paraId="1B67D2A9" w14:textId="77777777">
        <w:trPr>
          <w:trHeight w:val="46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7FB1DE9E"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Actores</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65B63DA5"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Usuario autorizado de Gerencia.</w:t>
            </w:r>
          </w:p>
        </w:tc>
      </w:tr>
      <w:tr w:rsidR="007D6E97" w14:paraId="2693A6CA" w14:textId="77777777">
        <w:trPr>
          <w:trHeight w:val="82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79097090"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Resumen</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7A3035FA"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El usuario asigna el rol Administrador a una cuenta de Gerencia para habilitar las funciones administrativas correspondientes.</w:t>
            </w:r>
          </w:p>
        </w:tc>
      </w:tr>
      <w:tr w:rsidR="007D6E97" w14:paraId="6B7CDEF8" w14:textId="77777777">
        <w:trPr>
          <w:trHeight w:val="46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09726DAD"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Frecuencia</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05E6349B"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Baja.</w:t>
            </w:r>
          </w:p>
        </w:tc>
      </w:tr>
      <w:tr w:rsidR="007D6E97" w14:paraId="0CAA3FF5" w14:textId="77777777">
        <w:trPr>
          <w:trHeight w:val="118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3082C6EE"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Precondiciones</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24167599"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El usuario debe estar autenticado y autorizado para gestionar el rol Administrador. Debe existir una cuenta de Usuario Activa con configuración base de Gerencia que no posea actualmente dicho rol.</w:t>
            </w:r>
          </w:p>
        </w:tc>
      </w:tr>
      <w:tr w:rsidR="007D6E97" w14:paraId="6A699ECB" w14:textId="77777777">
        <w:trPr>
          <w:trHeight w:val="334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7A645784"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Descripciones</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767E6806"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B45F06"/>
              </w:rPr>
              <w:t xml:space="preserve">El usuario accede a la gestión de usuarios, selecciona una cuenta de Gerencia y solicita asignarle el rol Administrador. </w:t>
            </w:r>
            <w:r>
              <w:rPr>
                <w:rFonts w:ascii="Times New Roman" w:eastAsia="Times New Roman" w:hAnsi="Times New Roman" w:cs="Times New Roman"/>
                <w:color w:val="191919"/>
              </w:rPr>
              <w:t xml:space="preserve">El sistema verifica que la cuenta cumpla las condiciones requeridas [Excepción 1] y solicita al usuario </w:t>
            </w:r>
            <w:proofErr w:type="spellStart"/>
            <w:r>
              <w:rPr>
                <w:rFonts w:ascii="Times New Roman" w:eastAsia="Times New Roman" w:hAnsi="Times New Roman" w:cs="Times New Roman"/>
                <w:color w:val="191919"/>
              </w:rPr>
              <w:t>reautenticarse</w:t>
            </w:r>
            <w:proofErr w:type="spellEnd"/>
            <w:r>
              <w:rPr>
                <w:rFonts w:ascii="Times New Roman" w:eastAsia="Times New Roman" w:hAnsi="Times New Roman" w:cs="Times New Roman"/>
                <w:color w:val="191919"/>
              </w:rPr>
              <w:t xml:space="preserve"> mediante su contraseña actual [Excepción 2]. </w:t>
            </w:r>
            <w:r>
              <w:rPr>
                <w:rFonts w:ascii="Times New Roman" w:eastAsia="Times New Roman" w:hAnsi="Times New Roman" w:cs="Times New Roman"/>
                <w:color w:val="B45F06"/>
              </w:rPr>
              <w:t xml:space="preserve">El usuario ingresa su contraseña actual. </w:t>
            </w:r>
            <w:r>
              <w:rPr>
                <w:rFonts w:ascii="Times New Roman" w:eastAsia="Times New Roman" w:hAnsi="Times New Roman" w:cs="Times New Roman"/>
                <w:color w:val="191919"/>
              </w:rPr>
              <w:t xml:space="preserve">Una vez validada la identidad, el sistema presenta una confirmación de la operación. </w:t>
            </w:r>
            <w:r>
              <w:rPr>
                <w:rFonts w:ascii="Times New Roman" w:eastAsia="Times New Roman" w:hAnsi="Times New Roman" w:cs="Times New Roman"/>
                <w:color w:val="B45F06"/>
              </w:rPr>
              <w:t xml:space="preserve">El usuario confirma la asignación. </w:t>
            </w:r>
            <w:r>
              <w:rPr>
                <w:rFonts w:ascii="Times New Roman" w:eastAsia="Times New Roman" w:hAnsi="Times New Roman" w:cs="Times New Roman"/>
                <w:color w:val="191919"/>
              </w:rPr>
              <w:t>El sistema incorpora el rol Administrador a la cuenta seleccionada, invalida la sesión activa asociada si existe y notifica que la operación fue realizada correctamente.</w:t>
            </w:r>
          </w:p>
        </w:tc>
      </w:tr>
      <w:tr w:rsidR="007D6E97" w14:paraId="0D857362" w14:textId="77777777">
        <w:trPr>
          <w:trHeight w:val="226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70FDD23F"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Excepciones</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5477A86E"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 xml:space="preserve">Excepción 1: Cuenta no habilitada para el rol; si la cuenta seleccionada no cumple las condiciones necesarias para poseer el rol Administrador, el sistema impide continuar e informa la situación. Excepción 2: </w:t>
            </w:r>
            <w:proofErr w:type="spellStart"/>
            <w:r>
              <w:rPr>
                <w:rFonts w:ascii="Times New Roman" w:eastAsia="Times New Roman" w:hAnsi="Times New Roman" w:cs="Times New Roman"/>
                <w:color w:val="191919"/>
              </w:rPr>
              <w:t>Reautenticación</w:t>
            </w:r>
            <w:proofErr w:type="spellEnd"/>
            <w:r>
              <w:rPr>
                <w:rFonts w:ascii="Times New Roman" w:eastAsia="Times New Roman" w:hAnsi="Times New Roman" w:cs="Times New Roman"/>
                <w:color w:val="191919"/>
              </w:rPr>
              <w:t xml:space="preserve"> fallida; si la contraseña ingresada no permite validar nuevamente la identidad del usuario, el sistema rechaza la asignación del rol.</w:t>
            </w:r>
          </w:p>
        </w:tc>
      </w:tr>
      <w:tr w:rsidR="007D6E97" w14:paraId="6CE17300" w14:textId="77777777">
        <w:trPr>
          <w:trHeight w:val="118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53A82DE6"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lastRenderedPageBreak/>
              <w:t>Postcondiciones</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75F5AC57"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La cuenta seleccionada conserva su configuración base de Gerencia y queda habilitada con el rol Administrador. Su sesión activa previa, si existía, queda invalidada.</w:t>
            </w:r>
          </w:p>
        </w:tc>
      </w:tr>
      <w:tr w:rsidR="007D6E97" w14:paraId="68EBCD9E" w14:textId="77777777">
        <w:trPr>
          <w:trHeight w:val="46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2005A856"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Dependencias</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14179CEC"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No aplica.</w:t>
            </w:r>
          </w:p>
        </w:tc>
      </w:tr>
    </w:tbl>
    <w:p w14:paraId="7B30E91B" w14:textId="26429F02" w:rsidR="007D6E97" w:rsidRDefault="007D6E97">
      <w:pPr>
        <w:spacing w:before="40" w:after="0" w:line="360" w:lineRule="auto"/>
        <w:rPr>
          <w:rFonts w:ascii="Times New Roman" w:eastAsia="Times New Roman" w:hAnsi="Times New Roman" w:cs="Times New Roman"/>
          <w:sz w:val="22"/>
          <w:szCs w:val="22"/>
        </w:rPr>
      </w:pPr>
    </w:p>
    <w:tbl>
      <w:tblPr>
        <w:tblStyle w:val="afffffc"/>
        <w:tblW w:w="93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35"/>
        <w:gridCol w:w="7455"/>
      </w:tblGrid>
      <w:tr w:rsidR="007D6E97" w14:paraId="12D69B12" w14:textId="77777777">
        <w:trPr>
          <w:trHeight w:val="465"/>
        </w:trPr>
        <w:tc>
          <w:tcPr>
            <w:tcW w:w="1935" w:type="dxa"/>
            <w:tcBorders>
              <w:top w:val="single" w:sz="5" w:space="0" w:color="BFBFBF"/>
              <w:left w:val="single" w:sz="5" w:space="0" w:color="BFBFBF"/>
              <w:bottom w:val="single" w:sz="5" w:space="0" w:color="BFBFBF"/>
              <w:right w:val="single" w:sz="5" w:space="0" w:color="BFBFBF"/>
            </w:tcBorders>
            <w:shd w:val="clear" w:color="auto" w:fill="191919"/>
            <w:tcMar>
              <w:top w:w="40" w:type="dxa"/>
              <w:left w:w="60" w:type="dxa"/>
              <w:bottom w:w="40" w:type="dxa"/>
              <w:right w:w="60" w:type="dxa"/>
            </w:tcMar>
          </w:tcPr>
          <w:p w14:paraId="24EB4C68" w14:textId="77777777" w:rsidR="007D6E97" w:rsidRDefault="00B143B5">
            <w:pPr>
              <w:spacing w:after="0" w:line="360" w:lineRule="auto"/>
              <w:rPr>
                <w:rFonts w:ascii="Times New Roman" w:eastAsia="Times New Roman" w:hAnsi="Times New Roman" w:cs="Times New Roman"/>
                <w:b/>
                <w:bCs/>
                <w:color w:val="FFFFFF"/>
              </w:rPr>
            </w:pPr>
            <w:r>
              <w:rPr>
                <w:rFonts w:ascii="Times New Roman" w:eastAsia="Times New Roman" w:hAnsi="Times New Roman" w:cs="Times New Roman"/>
                <w:b/>
                <w:bCs/>
                <w:color w:val="FFFFFF"/>
              </w:rPr>
              <w:t>Campo</w:t>
            </w:r>
          </w:p>
        </w:tc>
        <w:tc>
          <w:tcPr>
            <w:tcW w:w="7455" w:type="dxa"/>
            <w:tcBorders>
              <w:top w:val="single" w:sz="5" w:space="0" w:color="BFBFBF"/>
              <w:left w:val="nil"/>
              <w:bottom w:val="single" w:sz="5" w:space="0" w:color="BFBFBF"/>
              <w:right w:val="single" w:sz="5" w:space="0" w:color="BFBFBF"/>
            </w:tcBorders>
            <w:shd w:val="clear" w:color="auto" w:fill="191919"/>
            <w:tcMar>
              <w:top w:w="40" w:type="dxa"/>
              <w:left w:w="60" w:type="dxa"/>
              <w:bottom w:w="40" w:type="dxa"/>
              <w:right w:w="60" w:type="dxa"/>
            </w:tcMar>
          </w:tcPr>
          <w:p w14:paraId="71DEFE81" w14:textId="77777777" w:rsidR="007D6E97" w:rsidRDefault="00B143B5">
            <w:pPr>
              <w:spacing w:after="0" w:line="360" w:lineRule="auto"/>
              <w:rPr>
                <w:rFonts w:ascii="Times New Roman" w:eastAsia="Times New Roman" w:hAnsi="Times New Roman" w:cs="Times New Roman"/>
                <w:b/>
                <w:bCs/>
                <w:color w:val="FFFFFF"/>
              </w:rPr>
            </w:pPr>
            <w:r>
              <w:rPr>
                <w:rFonts w:ascii="Times New Roman" w:eastAsia="Times New Roman" w:hAnsi="Times New Roman" w:cs="Times New Roman"/>
                <w:b/>
                <w:bCs/>
                <w:color w:val="FFFFFF"/>
              </w:rPr>
              <w:t>Descripción</w:t>
            </w:r>
          </w:p>
        </w:tc>
      </w:tr>
      <w:tr w:rsidR="007D6E97" w14:paraId="66CCF4D2" w14:textId="77777777">
        <w:trPr>
          <w:trHeight w:val="46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4E07ACEC"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Nombre</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1781BA18"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CU66 - Retirando rol Administrador</w:t>
            </w:r>
          </w:p>
        </w:tc>
      </w:tr>
      <w:tr w:rsidR="007D6E97" w14:paraId="45013FD0" w14:textId="77777777">
        <w:trPr>
          <w:trHeight w:val="46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5FD90EC7"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Actores</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2518D71D"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Usuario autorizado de Gerencia.</w:t>
            </w:r>
          </w:p>
        </w:tc>
      </w:tr>
      <w:tr w:rsidR="007D6E97" w14:paraId="24D209C7" w14:textId="77777777">
        <w:trPr>
          <w:trHeight w:val="82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5BF9E4F4"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Resumen</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1CD14F0B"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El usuario retira el rol Administrador de una cuenta de Gerencia manteniendo la continuidad administrativa del sistema.</w:t>
            </w:r>
          </w:p>
        </w:tc>
      </w:tr>
      <w:tr w:rsidR="007D6E97" w14:paraId="2505BAAA" w14:textId="77777777">
        <w:trPr>
          <w:trHeight w:val="46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28CDD449"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Frecuencia</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7B55C8D0"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Baja.</w:t>
            </w:r>
          </w:p>
        </w:tc>
      </w:tr>
      <w:tr w:rsidR="007D6E97" w14:paraId="066A8A81" w14:textId="77777777">
        <w:trPr>
          <w:trHeight w:val="118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67D6E332"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Precondiciones</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39D6F465"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El usuario debe estar autenticado y autorizado para gestionar el rol Administrador. Debe existir una cuenta de Usuario con configuración base de Gerencia que posea actualmente dicho rol.</w:t>
            </w:r>
          </w:p>
        </w:tc>
      </w:tr>
      <w:tr w:rsidR="007D6E97" w14:paraId="2A2082A5" w14:textId="77777777">
        <w:trPr>
          <w:trHeight w:val="262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4050391A"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Descripciones</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60AB63CC"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B45F06"/>
              </w:rPr>
              <w:t xml:space="preserve">El usuario accede a la gestión de usuarios, selecciona la cuenta a la que desea retirar el rol Administrador y solicita realizar la operación. </w:t>
            </w:r>
            <w:r>
              <w:rPr>
                <w:rFonts w:ascii="Times New Roman" w:eastAsia="Times New Roman" w:hAnsi="Times New Roman" w:cs="Times New Roman"/>
                <w:color w:val="191919"/>
              </w:rPr>
              <w:t xml:space="preserve">El sistema verifica que el retiro no incumpla las restricciones de continuidad administrativa [Excepción 1] y solicita confirmación. </w:t>
            </w:r>
            <w:r>
              <w:rPr>
                <w:rFonts w:ascii="Times New Roman" w:eastAsia="Times New Roman" w:hAnsi="Times New Roman" w:cs="Times New Roman"/>
                <w:color w:val="B45F06"/>
              </w:rPr>
              <w:t xml:space="preserve">El usuario confirma la operación. </w:t>
            </w:r>
            <w:r>
              <w:rPr>
                <w:rFonts w:ascii="Times New Roman" w:eastAsia="Times New Roman" w:hAnsi="Times New Roman" w:cs="Times New Roman"/>
                <w:color w:val="191919"/>
              </w:rPr>
              <w:t>El sistema retira el rol Administrador de la cuenta seleccionada, invalida la sesión activa asociada si existe y notifica que la operación fue realizada correctamente.</w:t>
            </w:r>
          </w:p>
        </w:tc>
      </w:tr>
      <w:tr w:rsidR="007D6E97" w14:paraId="5B7E881D" w14:textId="77777777">
        <w:trPr>
          <w:trHeight w:val="154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3C40BF3F"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Excepciones</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1AF59C6B"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Excepción 1: Continuidad administrativa insuficiente; si retirar el rol provocaría que el sistema quede sin otra cuenta Activa habilitada para realizar las funciones administrativas requeridas, el sistema rechaza la operación e informa la situación.</w:t>
            </w:r>
          </w:p>
        </w:tc>
      </w:tr>
      <w:tr w:rsidR="007D6E97" w14:paraId="04EAA351" w14:textId="77777777">
        <w:trPr>
          <w:trHeight w:val="118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2038B92C"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lastRenderedPageBreak/>
              <w:t>Postcondiciones</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3B249165"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La cuenta seleccionada conserva su configuración base de Gerencia, pero deja de disponer del rol Administrador. Su sesión activa previa, si existía, queda invalidada.</w:t>
            </w:r>
          </w:p>
        </w:tc>
      </w:tr>
      <w:tr w:rsidR="007D6E97" w14:paraId="4C8ECA6D" w14:textId="77777777">
        <w:trPr>
          <w:trHeight w:val="46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388802D0"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Dependencias</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54E0BBBB"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No aplica.</w:t>
            </w:r>
          </w:p>
        </w:tc>
      </w:tr>
    </w:tbl>
    <w:p w14:paraId="086316AE" w14:textId="77777777" w:rsidR="007D6E97" w:rsidRDefault="007D6E97">
      <w:pPr>
        <w:spacing w:before="40" w:after="0" w:line="360" w:lineRule="auto"/>
        <w:rPr>
          <w:rFonts w:ascii="Times New Roman" w:eastAsia="Times New Roman" w:hAnsi="Times New Roman" w:cs="Times New Roman"/>
        </w:rPr>
      </w:pPr>
    </w:p>
    <w:tbl>
      <w:tblPr>
        <w:tblStyle w:val="afffffd"/>
        <w:tblW w:w="93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35"/>
        <w:gridCol w:w="7455"/>
      </w:tblGrid>
      <w:tr w:rsidR="007D6E97" w14:paraId="7FF0909F" w14:textId="77777777">
        <w:trPr>
          <w:trHeight w:val="465"/>
        </w:trPr>
        <w:tc>
          <w:tcPr>
            <w:tcW w:w="1935" w:type="dxa"/>
            <w:tcBorders>
              <w:top w:val="single" w:sz="5" w:space="0" w:color="BFBFBF"/>
              <w:left w:val="single" w:sz="5" w:space="0" w:color="BFBFBF"/>
              <w:bottom w:val="single" w:sz="5" w:space="0" w:color="BFBFBF"/>
              <w:right w:val="single" w:sz="5" w:space="0" w:color="BFBFBF"/>
            </w:tcBorders>
            <w:shd w:val="clear" w:color="auto" w:fill="191919"/>
            <w:tcMar>
              <w:top w:w="40" w:type="dxa"/>
              <w:left w:w="60" w:type="dxa"/>
              <w:bottom w:w="40" w:type="dxa"/>
              <w:right w:w="60" w:type="dxa"/>
            </w:tcMar>
          </w:tcPr>
          <w:p w14:paraId="616BFCF1" w14:textId="77777777" w:rsidR="007D6E97" w:rsidRDefault="00B143B5">
            <w:pPr>
              <w:spacing w:after="0" w:line="360" w:lineRule="auto"/>
              <w:rPr>
                <w:rFonts w:ascii="Times New Roman" w:eastAsia="Times New Roman" w:hAnsi="Times New Roman" w:cs="Times New Roman"/>
                <w:b/>
                <w:bCs/>
                <w:color w:val="FFFFFF"/>
              </w:rPr>
            </w:pPr>
            <w:r>
              <w:rPr>
                <w:rFonts w:ascii="Times New Roman" w:eastAsia="Times New Roman" w:hAnsi="Times New Roman" w:cs="Times New Roman"/>
                <w:b/>
                <w:bCs/>
                <w:color w:val="FFFFFF"/>
              </w:rPr>
              <w:t>Campo</w:t>
            </w:r>
          </w:p>
        </w:tc>
        <w:tc>
          <w:tcPr>
            <w:tcW w:w="7455" w:type="dxa"/>
            <w:tcBorders>
              <w:top w:val="single" w:sz="5" w:space="0" w:color="BFBFBF"/>
              <w:left w:val="nil"/>
              <w:bottom w:val="single" w:sz="5" w:space="0" w:color="BFBFBF"/>
              <w:right w:val="single" w:sz="5" w:space="0" w:color="BFBFBF"/>
            </w:tcBorders>
            <w:shd w:val="clear" w:color="auto" w:fill="191919"/>
            <w:tcMar>
              <w:top w:w="40" w:type="dxa"/>
              <w:left w:w="60" w:type="dxa"/>
              <w:bottom w:w="40" w:type="dxa"/>
              <w:right w:w="60" w:type="dxa"/>
            </w:tcMar>
          </w:tcPr>
          <w:p w14:paraId="06D3A1BD" w14:textId="77777777" w:rsidR="007D6E97" w:rsidRDefault="00B143B5">
            <w:pPr>
              <w:spacing w:after="0" w:line="360" w:lineRule="auto"/>
              <w:rPr>
                <w:rFonts w:ascii="Times New Roman" w:eastAsia="Times New Roman" w:hAnsi="Times New Roman" w:cs="Times New Roman"/>
                <w:b/>
                <w:bCs/>
                <w:color w:val="FFFFFF"/>
              </w:rPr>
            </w:pPr>
            <w:r>
              <w:rPr>
                <w:rFonts w:ascii="Times New Roman" w:eastAsia="Times New Roman" w:hAnsi="Times New Roman" w:cs="Times New Roman"/>
                <w:b/>
                <w:bCs/>
                <w:color w:val="FFFFFF"/>
              </w:rPr>
              <w:t>Descripción</w:t>
            </w:r>
          </w:p>
        </w:tc>
      </w:tr>
      <w:tr w:rsidR="007D6E97" w14:paraId="47DA4786" w14:textId="77777777">
        <w:trPr>
          <w:trHeight w:val="46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4AE9101C"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Nombre</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6A1BCED2"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CU67 - Consultando usuarios y accesos</w:t>
            </w:r>
          </w:p>
        </w:tc>
      </w:tr>
      <w:tr w:rsidR="007D6E97" w14:paraId="31E41134" w14:textId="77777777">
        <w:trPr>
          <w:trHeight w:val="46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1BF6B57A"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Actores</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629CBBF8"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Usuario autorizado de Gerencia.</w:t>
            </w:r>
          </w:p>
        </w:tc>
      </w:tr>
      <w:tr w:rsidR="007D6E97" w14:paraId="08D74430" w14:textId="77777777">
        <w:trPr>
          <w:trHeight w:val="82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1574D840"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Resumen</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3E98D95B"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El usuario consulta las cuentas registradas y su información de estado y acceso para conocer su situación actual dentro del sistema.</w:t>
            </w:r>
          </w:p>
        </w:tc>
      </w:tr>
      <w:tr w:rsidR="007D6E97" w14:paraId="27622FFD" w14:textId="77777777">
        <w:trPr>
          <w:trHeight w:val="46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455FADE5"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Frecuencia</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029EF679"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Media.</w:t>
            </w:r>
          </w:p>
        </w:tc>
      </w:tr>
      <w:tr w:rsidR="007D6E97" w14:paraId="578003E3" w14:textId="77777777">
        <w:trPr>
          <w:trHeight w:val="82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7CD7C0F2"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Precondiciones</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7C11F20E"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El usuario debe estar autenticado y autorizado para consultar usuarios y accesos.</w:t>
            </w:r>
          </w:p>
        </w:tc>
      </w:tr>
      <w:tr w:rsidR="007D6E97" w14:paraId="44E6078F" w14:textId="77777777">
        <w:trPr>
          <w:trHeight w:val="226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6521FE98"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Descripciones</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6430F2F8"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B45F06"/>
              </w:rPr>
              <w:t xml:space="preserve">El usuario accede a la consulta de usuarios. </w:t>
            </w:r>
            <w:r>
              <w:rPr>
                <w:rFonts w:ascii="Times New Roman" w:eastAsia="Times New Roman" w:hAnsi="Times New Roman" w:cs="Times New Roman"/>
                <w:color w:val="191919"/>
              </w:rPr>
              <w:t xml:space="preserve">El sistema presenta las cuentas registradas junto con la información general correspondiente a su estado y configuración de acceso. </w:t>
            </w:r>
            <w:r>
              <w:rPr>
                <w:rFonts w:ascii="Times New Roman" w:eastAsia="Times New Roman" w:hAnsi="Times New Roman" w:cs="Times New Roman"/>
                <w:color w:val="B45F06"/>
              </w:rPr>
              <w:t xml:space="preserve">El usuario selecciona una cuenta para consultar su detalle. </w:t>
            </w:r>
            <w:r>
              <w:rPr>
                <w:rFonts w:ascii="Times New Roman" w:eastAsia="Times New Roman" w:hAnsi="Times New Roman" w:cs="Times New Roman"/>
                <w:color w:val="191919"/>
              </w:rPr>
              <w:t>El sistema presenta la información vigente de la cuenta, incluyendo su estado, configuración de acceso y permisos asociados, según corresponda.</w:t>
            </w:r>
          </w:p>
        </w:tc>
      </w:tr>
      <w:tr w:rsidR="007D6E97" w14:paraId="087DBE9E" w14:textId="77777777">
        <w:trPr>
          <w:trHeight w:val="46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47BCCF44"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Excepciones</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31684722"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No aplica.</w:t>
            </w:r>
          </w:p>
        </w:tc>
      </w:tr>
      <w:tr w:rsidR="007D6E97" w14:paraId="367D2969" w14:textId="77777777">
        <w:trPr>
          <w:trHeight w:val="82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5B067004"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Postcondiciones</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21042145"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El usuario visualiza la información vigente de la cuenta consultada sin modificar sus datos, estado ni configuración de acceso.</w:t>
            </w:r>
          </w:p>
        </w:tc>
      </w:tr>
      <w:tr w:rsidR="007D6E97" w14:paraId="22D1950B" w14:textId="77777777">
        <w:trPr>
          <w:trHeight w:val="46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7AAA76B6"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Dependencias</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78990E96"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No aplica.</w:t>
            </w:r>
          </w:p>
        </w:tc>
      </w:tr>
    </w:tbl>
    <w:p w14:paraId="4EF77029" w14:textId="77777777" w:rsidR="007D6E97" w:rsidRDefault="007D6E97">
      <w:pPr>
        <w:spacing w:before="40" w:after="0" w:line="360" w:lineRule="auto"/>
        <w:rPr>
          <w:rFonts w:ascii="Times New Roman" w:eastAsia="Times New Roman" w:hAnsi="Times New Roman" w:cs="Times New Roman"/>
          <w:sz w:val="22"/>
          <w:szCs w:val="22"/>
        </w:rPr>
      </w:pPr>
    </w:p>
    <w:p w14:paraId="0BD4320F" w14:textId="0E7B5A73" w:rsidR="00C14D8E" w:rsidRDefault="00C14D8E">
      <w:r>
        <w:br w:type="page"/>
      </w:r>
    </w:p>
    <w:p w14:paraId="3A77B6C1" w14:textId="656D5096" w:rsidR="00C14D8E" w:rsidRDefault="00C14D8E" w:rsidP="00C14D8E">
      <w:pPr>
        <w:spacing w:before="40" w:after="0" w:line="360" w:lineRule="auto"/>
        <w:rPr>
          <w:rFonts w:ascii="Times New Roman" w:eastAsia="Times New Roman" w:hAnsi="Times New Roman" w:cs="Times New Roman"/>
          <w:sz w:val="22"/>
          <w:szCs w:val="22"/>
        </w:rPr>
      </w:pPr>
    </w:p>
    <w:tbl>
      <w:tblPr>
        <w:tblStyle w:val="afffffe"/>
        <w:tblW w:w="93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35"/>
        <w:gridCol w:w="7455"/>
      </w:tblGrid>
      <w:tr w:rsidR="007D6E97" w14:paraId="076E9580" w14:textId="77777777">
        <w:trPr>
          <w:trHeight w:val="465"/>
        </w:trPr>
        <w:tc>
          <w:tcPr>
            <w:tcW w:w="1935" w:type="dxa"/>
            <w:tcBorders>
              <w:top w:val="single" w:sz="5" w:space="0" w:color="BFBFBF"/>
              <w:left w:val="single" w:sz="5" w:space="0" w:color="BFBFBF"/>
              <w:bottom w:val="single" w:sz="5" w:space="0" w:color="BFBFBF"/>
              <w:right w:val="single" w:sz="5" w:space="0" w:color="BFBFBF"/>
            </w:tcBorders>
            <w:shd w:val="clear" w:color="auto" w:fill="191919"/>
            <w:tcMar>
              <w:top w:w="40" w:type="dxa"/>
              <w:left w:w="60" w:type="dxa"/>
              <w:bottom w:w="40" w:type="dxa"/>
              <w:right w:w="60" w:type="dxa"/>
            </w:tcMar>
          </w:tcPr>
          <w:p w14:paraId="01A029A0" w14:textId="77777777" w:rsidR="007D6E97" w:rsidRDefault="00B143B5">
            <w:pPr>
              <w:spacing w:after="0" w:line="360" w:lineRule="auto"/>
              <w:rPr>
                <w:rFonts w:ascii="Times New Roman" w:eastAsia="Times New Roman" w:hAnsi="Times New Roman" w:cs="Times New Roman"/>
                <w:b/>
                <w:bCs/>
                <w:color w:val="FFFFFF"/>
              </w:rPr>
            </w:pPr>
            <w:r>
              <w:rPr>
                <w:rFonts w:ascii="Times New Roman" w:eastAsia="Times New Roman" w:hAnsi="Times New Roman" w:cs="Times New Roman"/>
                <w:b/>
                <w:bCs/>
                <w:color w:val="FFFFFF"/>
              </w:rPr>
              <w:t>Campo</w:t>
            </w:r>
          </w:p>
        </w:tc>
        <w:tc>
          <w:tcPr>
            <w:tcW w:w="7455" w:type="dxa"/>
            <w:tcBorders>
              <w:top w:val="single" w:sz="5" w:space="0" w:color="BFBFBF"/>
              <w:left w:val="nil"/>
              <w:bottom w:val="single" w:sz="5" w:space="0" w:color="BFBFBF"/>
              <w:right w:val="single" w:sz="5" w:space="0" w:color="BFBFBF"/>
            </w:tcBorders>
            <w:shd w:val="clear" w:color="auto" w:fill="191919"/>
            <w:tcMar>
              <w:top w:w="40" w:type="dxa"/>
              <w:left w:w="60" w:type="dxa"/>
              <w:bottom w:w="40" w:type="dxa"/>
              <w:right w:w="60" w:type="dxa"/>
            </w:tcMar>
          </w:tcPr>
          <w:p w14:paraId="7869A1BC" w14:textId="77777777" w:rsidR="007D6E97" w:rsidRDefault="00B143B5">
            <w:pPr>
              <w:spacing w:after="0" w:line="360" w:lineRule="auto"/>
              <w:rPr>
                <w:rFonts w:ascii="Times New Roman" w:eastAsia="Times New Roman" w:hAnsi="Times New Roman" w:cs="Times New Roman"/>
                <w:b/>
                <w:bCs/>
                <w:color w:val="FFFFFF"/>
              </w:rPr>
            </w:pPr>
            <w:r>
              <w:rPr>
                <w:rFonts w:ascii="Times New Roman" w:eastAsia="Times New Roman" w:hAnsi="Times New Roman" w:cs="Times New Roman"/>
                <w:b/>
                <w:bCs/>
                <w:color w:val="FFFFFF"/>
              </w:rPr>
              <w:t>Descripción</w:t>
            </w:r>
          </w:p>
        </w:tc>
      </w:tr>
      <w:tr w:rsidR="007D6E97" w14:paraId="0A069821" w14:textId="77777777">
        <w:trPr>
          <w:trHeight w:val="46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3869F33E"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Nombre</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53A55DA6"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CU68 - Iniciando sesión</w:t>
            </w:r>
          </w:p>
        </w:tc>
      </w:tr>
      <w:tr w:rsidR="007D6E97" w14:paraId="0DB96C1A" w14:textId="77777777">
        <w:trPr>
          <w:trHeight w:val="46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3A06CFE7"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Actores</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3262A750"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Usuario registrado.</w:t>
            </w:r>
          </w:p>
        </w:tc>
      </w:tr>
      <w:tr w:rsidR="007D6E97" w14:paraId="2DEF121C" w14:textId="77777777">
        <w:trPr>
          <w:trHeight w:val="82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1D74D23A"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Resumen</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25B1B810"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El usuario ingresa sus credenciales para autenticarse y acceder al sistema de acuerdo con las condiciones vigentes de su cuenta.</w:t>
            </w:r>
          </w:p>
        </w:tc>
      </w:tr>
      <w:tr w:rsidR="007D6E97" w14:paraId="64E8FADB" w14:textId="77777777">
        <w:trPr>
          <w:trHeight w:val="46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47967CE9"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Frecuencia</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7342CE15"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Alta.</w:t>
            </w:r>
          </w:p>
        </w:tc>
      </w:tr>
      <w:tr w:rsidR="007D6E97" w14:paraId="11B44FE9" w14:textId="77777777">
        <w:trPr>
          <w:trHeight w:val="46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58EC8DE1"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Precondiciones</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060BE747"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Debe existir una cuenta de Usuario registrada.</w:t>
            </w:r>
          </w:p>
        </w:tc>
      </w:tr>
      <w:tr w:rsidR="007D6E97" w14:paraId="359873DA" w14:textId="77777777">
        <w:trPr>
          <w:trHeight w:val="262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4D6A4B33"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Descripciones</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01D3CE28"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B45F06"/>
              </w:rPr>
              <w:t xml:space="preserve">El usuario accede al inicio de sesión e ingresa su nombre de usuario y contraseña. </w:t>
            </w:r>
            <w:r>
              <w:rPr>
                <w:rFonts w:ascii="Times New Roman" w:eastAsia="Times New Roman" w:hAnsi="Times New Roman" w:cs="Times New Roman"/>
                <w:color w:val="191919"/>
              </w:rPr>
              <w:t>El sistema valida las credenciales ingresadas [Excepción 1] y, una vez comprobada su validez, verifica que la cuenta se encuentre habilitada para acceder [Excepciones 2 y 3]. El sistema comprueba si existe una sesión activa asociada al Usuario [Excepción 4]. Cumplidas las validaciones, el sistema inicia una nueva sesión y autentica al Usuario con su configuración de acceso vigente.</w:t>
            </w:r>
          </w:p>
        </w:tc>
      </w:tr>
      <w:tr w:rsidR="007D6E97" w14:paraId="4A51A564" w14:textId="77777777">
        <w:trPr>
          <w:trHeight w:val="334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34A14931"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Excepciones</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2A81A2DC"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Excepción 1: Credenciales incorrectas; el sistema rechaza el acceso e informa que las credenciales ingresadas no son válidas. Los intentos fallidos se procesan de acuerdo con las reglas de seguridad vigentes. Excepción 2: Cuenta Inactiva; si las credenciales son válidas pero la cuenta se encuentra Inactiva, el sistema impide el acceso e informa la situación. Excepción 3: Cuenta bloqueada; si la cuenta se encuentra bloqueada, el sistema impide el acceso e informa la situación correspondiente. Excepción 4: Sesión activa existente; si el Usuario mantiene una sesión activa, el sistema informa la situación y bloquea la sesión.</w:t>
            </w:r>
          </w:p>
        </w:tc>
      </w:tr>
      <w:tr w:rsidR="007D6E97" w14:paraId="35584D2D" w14:textId="77777777">
        <w:trPr>
          <w:trHeight w:val="82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3942D481"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Postcondiciones</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53DF3746"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El Usuario queda autenticado y mantiene una única sesión activa con su configuración de acceso vigente.</w:t>
            </w:r>
          </w:p>
        </w:tc>
      </w:tr>
      <w:tr w:rsidR="007D6E97" w14:paraId="0BC6712A" w14:textId="77777777">
        <w:trPr>
          <w:trHeight w:val="46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17957B89"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lastRenderedPageBreak/>
              <w:t>Dependencias</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5CB0F57C"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No aplica.</w:t>
            </w:r>
          </w:p>
        </w:tc>
      </w:tr>
    </w:tbl>
    <w:p w14:paraId="5147053F" w14:textId="77777777" w:rsidR="007D6E97" w:rsidRDefault="007D6E97">
      <w:pPr>
        <w:spacing w:before="40" w:after="0" w:line="360" w:lineRule="auto"/>
        <w:rPr>
          <w:rFonts w:ascii="Times New Roman" w:eastAsia="Times New Roman" w:hAnsi="Times New Roman" w:cs="Times New Roman"/>
          <w:sz w:val="22"/>
          <w:szCs w:val="22"/>
        </w:rPr>
      </w:pPr>
    </w:p>
    <w:tbl>
      <w:tblPr>
        <w:tblStyle w:val="affffff"/>
        <w:tblW w:w="93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35"/>
        <w:gridCol w:w="7455"/>
      </w:tblGrid>
      <w:tr w:rsidR="007D6E97" w14:paraId="3E6C280A" w14:textId="77777777">
        <w:trPr>
          <w:trHeight w:val="465"/>
        </w:trPr>
        <w:tc>
          <w:tcPr>
            <w:tcW w:w="1935" w:type="dxa"/>
            <w:tcBorders>
              <w:top w:val="single" w:sz="5" w:space="0" w:color="BFBFBF"/>
              <w:left w:val="single" w:sz="5" w:space="0" w:color="BFBFBF"/>
              <w:bottom w:val="single" w:sz="5" w:space="0" w:color="BFBFBF"/>
              <w:right w:val="single" w:sz="5" w:space="0" w:color="BFBFBF"/>
            </w:tcBorders>
            <w:shd w:val="clear" w:color="auto" w:fill="191919"/>
            <w:tcMar>
              <w:top w:w="40" w:type="dxa"/>
              <w:left w:w="60" w:type="dxa"/>
              <w:bottom w:w="40" w:type="dxa"/>
              <w:right w:w="60" w:type="dxa"/>
            </w:tcMar>
          </w:tcPr>
          <w:p w14:paraId="3AE8494C" w14:textId="77777777" w:rsidR="007D6E97" w:rsidRDefault="00B143B5">
            <w:pPr>
              <w:spacing w:after="0" w:line="360" w:lineRule="auto"/>
              <w:rPr>
                <w:rFonts w:ascii="Times New Roman" w:eastAsia="Times New Roman" w:hAnsi="Times New Roman" w:cs="Times New Roman"/>
                <w:b/>
                <w:bCs/>
                <w:color w:val="FFFFFF"/>
              </w:rPr>
            </w:pPr>
            <w:r>
              <w:rPr>
                <w:rFonts w:ascii="Times New Roman" w:eastAsia="Times New Roman" w:hAnsi="Times New Roman" w:cs="Times New Roman"/>
                <w:b/>
                <w:bCs/>
                <w:color w:val="FFFFFF"/>
              </w:rPr>
              <w:t>Campo</w:t>
            </w:r>
          </w:p>
        </w:tc>
        <w:tc>
          <w:tcPr>
            <w:tcW w:w="7455" w:type="dxa"/>
            <w:tcBorders>
              <w:top w:val="single" w:sz="5" w:space="0" w:color="BFBFBF"/>
              <w:left w:val="nil"/>
              <w:bottom w:val="single" w:sz="5" w:space="0" w:color="BFBFBF"/>
              <w:right w:val="single" w:sz="5" w:space="0" w:color="BFBFBF"/>
            </w:tcBorders>
            <w:shd w:val="clear" w:color="auto" w:fill="191919"/>
            <w:tcMar>
              <w:top w:w="40" w:type="dxa"/>
              <w:left w:w="60" w:type="dxa"/>
              <w:bottom w:w="40" w:type="dxa"/>
              <w:right w:w="60" w:type="dxa"/>
            </w:tcMar>
          </w:tcPr>
          <w:p w14:paraId="7C50AF90" w14:textId="77777777" w:rsidR="007D6E97" w:rsidRDefault="00B143B5">
            <w:pPr>
              <w:spacing w:after="0" w:line="360" w:lineRule="auto"/>
              <w:rPr>
                <w:rFonts w:ascii="Times New Roman" w:eastAsia="Times New Roman" w:hAnsi="Times New Roman" w:cs="Times New Roman"/>
                <w:b/>
                <w:bCs/>
                <w:color w:val="FFFFFF"/>
              </w:rPr>
            </w:pPr>
            <w:r>
              <w:rPr>
                <w:rFonts w:ascii="Times New Roman" w:eastAsia="Times New Roman" w:hAnsi="Times New Roman" w:cs="Times New Roman"/>
                <w:b/>
                <w:bCs/>
                <w:color w:val="FFFFFF"/>
              </w:rPr>
              <w:t>Descripción</w:t>
            </w:r>
          </w:p>
        </w:tc>
      </w:tr>
      <w:tr w:rsidR="007D6E97" w14:paraId="42982661" w14:textId="77777777">
        <w:trPr>
          <w:trHeight w:val="46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5648E3DE"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Nombre</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455AAC7E"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CU69 - Cambiando contraseña</w:t>
            </w:r>
          </w:p>
        </w:tc>
      </w:tr>
      <w:tr w:rsidR="007D6E97" w14:paraId="4A6FEB08" w14:textId="77777777">
        <w:trPr>
          <w:trHeight w:val="46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62053173"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Actores</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7C46FD4A"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Usuario registrado.</w:t>
            </w:r>
          </w:p>
        </w:tc>
      </w:tr>
      <w:tr w:rsidR="007D6E97" w14:paraId="225936D6" w14:textId="77777777">
        <w:trPr>
          <w:trHeight w:val="82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42986228"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Resumen</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6AFA609C"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El usuario cambia su contraseña por una nueva credencial que cumpla las condiciones de seguridad vigentes.</w:t>
            </w:r>
          </w:p>
        </w:tc>
      </w:tr>
      <w:tr w:rsidR="007D6E97" w14:paraId="698EEEB1" w14:textId="77777777">
        <w:trPr>
          <w:trHeight w:val="46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53997473"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Frecuencia</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41154F45"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Baja.</w:t>
            </w:r>
          </w:p>
        </w:tc>
      </w:tr>
      <w:tr w:rsidR="007D6E97" w14:paraId="1B2A0C55" w14:textId="77777777">
        <w:trPr>
          <w:trHeight w:val="82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2B67FA55"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Precondiciones</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4EFB5649"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El usuario debe encontrarse autenticado y disponer de una contraseña válida, ya sea temporal o definitiva, que deba o desee reemplazar.</w:t>
            </w:r>
          </w:p>
        </w:tc>
      </w:tr>
      <w:tr w:rsidR="007D6E97" w14:paraId="1727E025" w14:textId="77777777">
        <w:trPr>
          <w:trHeight w:val="298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3727DC3E"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Descripciones</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0F38F551"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B45F06"/>
              </w:rPr>
              <w:t xml:space="preserve">El usuario accede a la opción de cambio de contraseña e ingresa su contraseña vigente y la nueva contraseña solicitada. </w:t>
            </w:r>
            <w:r>
              <w:rPr>
                <w:rFonts w:ascii="Times New Roman" w:eastAsia="Times New Roman" w:hAnsi="Times New Roman" w:cs="Times New Roman"/>
                <w:color w:val="191919"/>
              </w:rPr>
              <w:t>El sistema valida la contraseña actual [Excepción 1] y verifica que la nueva contraseña cumpla las condiciones de seguridad y reutilización aplicables [Excepción 2]. Cuando las validaciones son satisfactorias, el sistema actualiza la contraseña, invalida la credencial anterior, reinicia el período de vigencia correspondiente, invalida la sesión activa y notifica que el cambio fue realizado correctamente.</w:t>
            </w:r>
          </w:p>
        </w:tc>
      </w:tr>
      <w:tr w:rsidR="007D6E97" w14:paraId="1CD0617E" w14:textId="77777777">
        <w:trPr>
          <w:trHeight w:val="190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6FCEBC5D"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Excepciones</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691D1C37"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Excepción 1: Contraseña actual incorrecta; el sistema informa que la contraseña ingresada no corresponde a la credencial vigente y no realiza el cambio. Excepción 2: Nueva contraseña no válida; si la contraseña propuesta no cumple las condiciones de seguridad o reutilización establecidas, el sistema informa la situación y no actualiza la credencial.</w:t>
            </w:r>
          </w:p>
        </w:tc>
      </w:tr>
      <w:tr w:rsidR="007D6E97" w14:paraId="735CAEFF" w14:textId="77777777">
        <w:trPr>
          <w:trHeight w:val="118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0138EDC1"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Postcondiciones</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0005A377"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La nueva contraseña queda vigente para la cuenta, la credencial anterior deja de ser válida y la sesión activa queda invalidada, requiriendo un nuevo inicio de sesión.</w:t>
            </w:r>
          </w:p>
        </w:tc>
      </w:tr>
      <w:tr w:rsidR="007D6E97" w14:paraId="479AF6A3" w14:textId="77777777">
        <w:trPr>
          <w:trHeight w:val="46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45B25CC4"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lastRenderedPageBreak/>
              <w:t>Dependencias</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669D9CF3"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CU68 - Iniciando sesión.</w:t>
            </w:r>
          </w:p>
        </w:tc>
      </w:tr>
    </w:tbl>
    <w:p w14:paraId="281136EB" w14:textId="7F45B554" w:rsidR="007D6E97" w:rsidRDefault="007D6E97">
      <w:pPr>
        <w:spacing w:before="40" w:after="0" w:line="360" w:lineRule="auto"/>
        <w:rPr>
          <w:rFonts w:ascii="Times New Roman" w:eastAsia="Times New Roman" w:hAnsi="Times New Roman" w:cs="Times New Roman"/>
          <w:sz w:val="22"/>
          <w:szCs w:val="22"/>
        </w:rPr>
      </w:pPr>
    </w:p>
    <w:tbl>
      <w:tblPr>
        <w:tblStyle w:val="affffff0"/>
        <w:tblW w:w="93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35"/>
        <w:gridCol w:w="7455"/>
      </w:tblGrid>
      <w:tr w:rsidR="007D6E97" w14:paraId="08B0289E" w14:textId="77777777">
        <w:trPr>
          <w:trHeight w:val="465"/>
        </w:trPr>
        <w:tc>
          <w:tcPr>
            <w:tcW w:w="1935" w:type="dxa"/>
            <w:tcBorders>
              <w:top w:val="single" w:sz="5" w:space="0" w:color="BFBFBF"/>
              <w:left w:val="single" w:sz="5" w:space="0" w:color="BFBFBF"/>
              <w:bottom w:val="single" w:sz="5" w:space="0" w:color="BFBFBF"/>
              <w:right w:val="single" w:sz="5" w:space="0" w:color="BFBFBF"/>
            </w:tcBorders>
            <w:shd w:val="clear" w:color="auto" w:fill="191919"/>
            <w:tcMar>
              <w:top w:w="40" w:type="dxa"/>
              <w:left w:w="60" w:type="dxa"/>
              <w:bottom w:w="40" w:type="dxa"/>
              <w:right w:w="60" w:type="dxa"/>
            </w:tcMar>
          </w:tcPr>
          <w:p w14:paraId="0FD79A4C" w14:textId="77777777" w:rsidR="007D6E97" w:rsidRDefault="00B143B5">
            <w:pPr>
              <w:spacing w:after="0" w:line="360" w:lineRule="auto"/>
              <w:rPr>
                <w:rFonts w:ascii="Times New Roman" w:eastAsia="Times New Roman" w:hAnsi="Times New Roman" w:cs="Times New Roman"/>
                <w:b/>
                <w:bCs/>
                <w:color w:val="FFFFFF"/>
              </w:rPr>
            </w:pPr>
            <w:r>
              <w:rPr>
                <w:rFonts w:ascii="Times New Roman" w:eastAsia="Times New Roman" w:hAnsi="Times New Roman" w:cs="Times New Roman"/>
                <w:b/>
                <w:bCs/>
                <w:color w:val="FFFFFF"/>
              </w:rPr>
              <w:t>Campo</w:t>
            </w:r>
          </w:p>
        </w:tc>
        <w:tc>
          <w:tcPr>
            <w:tcW w:w="7455" w:type="dxa"/>
            <w:tcBorders>
              <w:top w:val="single" w:sz="5" w:space="0" w:color="BFBFBF"/>
              <w:left w:val="nil"/>
              <w:bottom w:val="single" w:sz="5" w:space="0" w:color="BFBFBF"/>
              <w:right w:val="single" w:sz="5" w:space="0" w:color="BFBFBF"/>
            </w:tcBorders>
            <w:shd w:val="clear" w:color="auto" w:fill="191919"/>
            <w:tcMar>
              <w:top w:w="40" w:type="dxa"/>
              <w:left w:w="60" w:type="dxa"/>
              <w:bottom w:w="40" w:type="dxa"/>
              <w:right w:w="60" w:type="dxa"/>
            </w:tcMar>
          </w:tcPr>
          <w:p w14:paraId="5D4705A3" w14:textId="77777777" w:rsidR="007D6E97" w:rsidRDefault="00B143B5">
            <w:pPr>
              <w:spacing w:after="0" w:line="360" w:lineRule="auto"/>
              <w:rPr>
                <w:rFonts w:ascii="Times New Roman" w:eastAsia="Times New Roman" w:hAnsi="Times New Roman" w:cs="Times New Roman"/>
                <w:b/>
                <w:bCs/>
                <w:color w:val="FFFFFF"/>
              </w:rPr>
            </w:pPr>
            <w:r>
              <w:rPr>
                <w:rFonts w:ascii="Times New Roman" w:eastAsia="Times New Roman" w:hAnsi="Times New Roman" w:cs="Times New Roman"/>
                <w:b/>
                <w:bCs/>
                <w:color w:val="FFFFFF"/>
              </w:rPr>
              <w:t>Descripción</w:t>
            </w:r>
          </w:p>
        </w:tc>
      </w:tr>
      <w:tr w:rsidR="007D6E97" w14:paraId="68D3E0AF" w14:textId="77777777">
        <w:trPr>
          <w:trHeight w:val="46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6912E62D"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Nombre</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15152FB5"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CU70 - Recuperando contraseña por correo</w:t>
            </w:r>
          </w:p>
        </w:tc>
      </w:tr>
      <w:tr w:rsidR="007D6E97" w14:paraId="00C0A3C0" w14:textId="77777777">
        <w:trPr>
          <w:trHeight w:val="46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235F80AD"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Actores</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21D8444B"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Usuario registrado.</w:t>
            </w:r>
          </w:p>
        </w:tc>
      </w:tr>
      <w:tr w:rsidR="007D6E97" w14:paraId="203BF41E" w14:textId="77777777">
        <w:trPr>
          <w:trHeight w:val="82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7956C08F"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Resumen</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1026168E"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El usuario recupera su contraseña mediante el correo asociado a su cuenta y establece una nueva credencial de acceso.</w:t>
            </w:r>
          </w:p>
        </w:tc>
      </w:tr>
      <w:tr w:rsidR="007D6E97" w14:paraId="0070EB89" w14:textId="77777777">
        <w:trPr>
          <w:trHeight w:val="46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3710F505"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Frecuencia</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20949DA8"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Baja.</w:t>
            </w:r>
          </w:p>
        </w:tc>
      </w:tr>
      <w:tr w:rsidR="007D6E97" w14:paraId="7601DC1D" w14:textId="77777777">
        <w:trPr>
          <w:trHeight w:val="82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07088E69"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Precondiciones</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6E4C08FE"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Debe existir una cuenta habilitada para utilizar el mecanismo de recuperación autónoma y disponer de un correo asociado.</w:t>
            </w:r>
          </w:p>
        </w:tc>
      </w:tr>
      <w:tr w:rsidR="007D6E97" w14:paraId="37FC4FF1" w14:textId="77777777">
        <w:trPr>
          <w:trHeight w:val="478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4066330E"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Descripciones</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2BC176EE"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B45F06"/>
              </w:rPr>
              <w:t xml:space="preserve">El usuario selecciona la opción de recuperación de contraseña e ingresa su identificación de acceso. </w:t>
            </w:r>
            <w:r>
              <w:rPr>
                <w:rFonts w:ascii="Times New Roman" w:eastAsia="Times New Roman" w:hAnsi="Times New Roman" w:cs="Times New Roman"/>
                <w:color w:val="191919"/>
              </w:rPr>
              <w:t xml:space="preserve">El sistema procesa la solicitud y presenta una respuesta genérica, independientemente de si la cuenta puede utilizar el mecanismo de recuperación. Cuando la cuenta cumple las condiciones aplicables, el sistema envía al correo asociado un enlace de recuperación. </w:t>
            </w:r>
            <w:r>
              <w:rPr>
                <w:rFonts w:ascii="Times New Roman" w:eastAsia="Times New Roman" w:hAnsi="Times New Roman" w:cs="Times New Roman"/>
                <w:color w:val="B45F06"/>
              </w:rPr>
              <w:t xml:space="preserve">El usuario accede mediante el enlace recibido. </w:t>
            </w:r>
            <w:r>
              <w:rPr>
                <w:rFonts w:ascii="Times New Roman" w:eastAsia="Times New Roman" w:hAnsi="Times New Roman" w:cs="Times New Roman"/>
                <w:color w:val="191919"/>
              </w:rPr>
              <w:t xml:space="preserve">El sistema valida que éste continúe vigente y sea utilizable [Excepción 1]. </w:t>
            </w:r>
            <w:r>
              <w:rPr>
                <w:rFonts w:ascii="Times New Roman" w:eastAsia="Times New Roman" w:hAnsi="Times New Roman" w:cs="Times New Roman"/>
                <w:color w:val="B45F06"/>
              </w:rPr>
              <w:t xml:space="preserve">El usuario ingresa una nueva contraseña. </w:t>
            </w:r>
            <w:r>
              <w:rPr>
                <w:rFonts w:ascii="Times New Roman" w:eastAsia="Times New Roman" w:hAnsi="Times New Roman" w:cs="Times New Roman"/>
                <w:color w:val="191919"/>
              </w:rPr>
              <w:t>El sistema verifica que cumpla las condiciones de seguridad y reutilización aplicables [Excepción 2]. Cumplidas las validaciones, el sistema establece la nueva contraseña, invalida el enlace utilizado y las credenciales de recuperación anteriores que correspondan, actualiza las condiciones de seguridad de la cuenta y notifica que la recuperación fue realizada correctamente.</w:t>
            </w:r>
          </w:p>
        </w:tc>
      </w:tr>
      <w:tr w:rsidR="007D6E97" w14:paraId="14558D6E" w14:textId="77777777">
        <w:trPr>
          <w:trHeight w:val="226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6593B554"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lastRenderedPageBreak/>
              <w:t>Excepciones</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6EA03D1E"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Excepción 1: Enlace de recuperación no válido; si el enlace se encuentra vencido, ya fue utilizado o dejó de ser válido, el sistema impide continuar e informa que debe solicitarse una nueva recuperación. Excepción 2: Nueva contraseña no válida; si la contraseña propuesta no cumple las condiciones de seguridad o reutilización establecidas, el sistema informa la situación y no actualiza la credencial.</w:t>
            </w:r>
          </w:p>
        </w:tc>
      </w:tr>
      <w:tr w:rsidR="007D6E97" w14:paraId="44C2B5D0" w14:textId="77777777">
        <w:trPr>
          <w:trHeight w:val="118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311F6D3C"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Postcondiciones</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1DAE5A16"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La nueva contraseña queda vigente para la cuenta y el enlace utilizado deja de ser válido. Cuando corresponda, se restablecen las condiciones de seguridad que impedían temporalmente el acceso.</w:t>
            </w:r>
          </w:p>
        </w:tc>
      </w:tr>
      <w:tr w:rsidR="007D6E97" w14:paraId="6DD29EC7" w14:textId="77777777">
        <w:trPr>
          <w:trHeight w:val="46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7CC5D2C3"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Dependencias</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4C3379C0"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No aplica.</w:t>
            </w:r>
          </w:p>
        </w:tc>
      </w:tr>
    </w:tbl>
    <w:p w14:paraId="6CEFF3B6" w14:textId="5F4A1435" w:rsidR="007D6E97" w:rsidRDefault="007D6E97">
      <w:pPr>
        <w:spacing w:before="40" w:after="0" w:line="360" w:lineRule="auto"/>
        <w:rPr>
          <w:rFonts w:ascii="Times New Roman" w:eastAsia="Times New Roman" w:hAnsi="Times New Roman" w:cs="Times New Roman"/>
          <w:sz w:val="22"/>
          <w:szCs w:val="22"/>
        </w:rPr>
      </w:pPr>
    </w:p>
    <w:p w14:paraId="0C25A276" w14:textId="75CC9885" w:rsidR="00C14D8E" w:rsidRDefault="00C14D8E">
      <w:r>
        <w:br w:type="page"/>
      </w:r>
    </w:p>
    <w:p w14:paraId="34B04A68" w14:textId="7CB68506" w:rsidR="00C14D8E" w:rsidRDefault="00C14D8E" w:rsidP="00C14D8E">
      <w:pPr>
        <w:spacing w:before="40" w:after="0" w:line="360" w:lineRule="auto"/>
        <w:rPr>
          <w:rFonts w:ascii="Times New Roman" w:eastAsia="Times New Roman" w:hAnsi="Times New Roman" w:cs="Times New Roman"/>
          <w:sz w:val="22"/>
          <w:szCs w:val="22"/>
        </w:rPr>
      </w:pPr>
    </w:p>
    <w:tbl>
      <w:tblPr>
        <w:tblStyle w:val="affffff1"/>
        <w:tblW w:w="93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35"/>
        <w:gridCol w:w="7455"/>
      </w:tblGrid>
      <w:tr w:rsidR="007D6E97" w14:paraId="5165D2AB" w14:textId="77777777">
        <w:trPr>
          <w:trHeight w:val="465"/>
        </w:trPr>
        <w:tc>
          <w:tcPr>
            <w:tcW w:w="1935" w:type="dxa"/>
            <w:tcBorders>
              <w:top w:val="single" w:sz="5" w:space="0" w:color="BFBFBF"/>
              <w:left w:val="single" w:sz="5" w:space="0" w:color="BFBFBF"/>
              <w:bottom w:val="single" w:sz="5" w:space="0" w:color="BFBFBF"/>
              <w:right w:val="single" w:sz="5" w:space="0" w:color="BFBFBF"/>
            </w:tcBorders>
            <w:shd w:val="clear" w:color="auto" w:fill="191919"/>
            <w:tcMar>
              <w:top w:w="40" w:type="dxa"/>
              <w:left w:w="60" w:type="dxa"/>
              <w:bottom w:w="40" w:type="dxa"/>
              <w:right w:w="60" w:type="dxa"/>
            </w:tcMar>
          </w:tcPr>
          <w:p w14:paraId="6B679D16" w14:textId="77777777" w:rsidR="007D6E97" w:rsidRDefault="00B143B5">
            <w:pPr>
              <w:spacing w:after="0" w:line="360" w:lineRule="auto"/>
              <w:rPr>
                <w:rFonts w:ascii="Times New Roman" w:eastAsia="Times New Roman" w:hAnsi="Times New Roman" w:cs="Times New Roman"/>
                <w:b/>
                <w:bCs/>
                <w:color w:val="FFFFFF"/>
                <w:sz w:val="22"/>
                <w:szCs w:val="22"/>
              </w:rPr>
            </w:pPr>
            <w:r>
              <w:rPr>
                <w:rFonts w:ascii="Times New Roman" w:eastAsia="Times New Roman" w:hAnsi="Times New Roman" w:cs="Times New Roman"/>
                <w:b/>
                <w:bCs/>
                <w:color w:val="FFFFFF"/>
                <w:sz w:val="22"/>
                <w:szCs w:val="22"/>
              </w:rPr>
              <w:t>Campo</w:t>
            </w:r>
          </w:p>
        </w:tc>
        <w:tc>
          <w:tcPr>
            <w:tcW w:w="7455" w:type="dxa"/>
            <w:tcBorders>
              <w:top w:val="single" w:sz="5" w:space="0" w:color="BFBFBF"/>
              <w:left w:val="nil"/>
              <w:bottom w:val="single" w:sz="5" w:space="0" w:color="BFBFBF"/>
              <w:right w:val="single" w:sz="5" w:space="0" w:color="BFBFBF"/>
            </w:tcBorders>
            <w:shd w:val="clear" w:color="auto" w:fill="191919"/>
            <w:tcMar>
              <w:top w:w="40" w:type="dxa"/>
              <w:left w:w="60" w:type="dxa"/>
              <w:bottom w:w="40" w:type="dxa"/>
              <w:right w:w="60" w:type="dxa"/>
            </w:tcMar>
          </w:tcPr>
          <w:p w14:paraId="01025439" w14:textId="77777777" w:rsidR="007D6E97" w:rsidRDefault="00B143B5">
            <w:pPr>
              <w:spacing w:after="0" w:line="360" w:lineRule="auto"/>
              <w:rPr>
                <w:rFonts w:ascii="Times New Roman" w:eastAsia="Times New Roman" w:hAnsi="Times New Roman" w:cs="Times New Roman"/>
                <w:b/>
                <w:bCs/>
                <w:color w:val="FFFFFF"/>
                <w:sz w:val="22"/>
                <w:szCs w:val="22"/>
              </w:rPr>
            </w:pPr>
            <w:r>
              <w:rPr>
                <w:rFonts w:ascii="Times New Roman" w:eastAsia="Times New Roman" w:hAnsi="Times New Roman" w:cs="Times New Roman"/>
                <w:b/>
                <w:bCs/>
                <w:color w:val="FFFFFF"/>
                <w:sz w:val="22"/>
                <w:szCs w:val="22"/>
              </w:rPr>
              <w:t>Descripción</w:t>
            </w:r>
          </w:p>
        </w:tc>
      </w:tr>
      <w:tr w:rsidR="007D6E97" w14:paraId="04E87758" w14:textId="77777777">
        <w:trPr>
          <w:trHeight w:val="46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4A4FBA4C" w14:textId="77777777" w:rsidR="007D6E97" w:rsidRDefault="00B143B5">
            <w:pPr>
              <w:spacing w:after="0" w:line="360" w:lineRule="auto"/>
              <w:rPr>
                <w:rFonts w:ascii="Times New Roman" w:eastAsia="Times New Roman" w:hAnsi="Times New Roman" w:cs="Times New Roman"/>
                <w:b/>
                <w:bCs/>
                <w:color w:val="191919"/>
                <w:sz w:val="22"/>
                <w:szCs w:val="22"/>
              </w:rPr>
            </w:pPr>
            <w:r>
              <w:rPr>
                <w:rFonts w:ascii="Times New Roman" w:eastAsia="Times New Roman" w:hAnsi="Times New Roman" w:cs="Times New Roman"/>
                <w:b/>
                <w:bCs/>
                <w:color w:val="191919"/>
                <w:sz w:val="22"/>
                <w:szCs w:val="22"/>
              </w:rPr>
              <w:t>Nombre</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6FAAC22F" w14:textId="77777777" w:rsidR="007D6E97" w:rsidRDefault="00B143B5">
            <w:pPr>
              <w:spacing w:after="0" w:line="360" w:lineRule="auto"/>
              <w:rPr>
                <w:rFonts w:ascii="Times New Roman" w:eastAsia="Times New Roman" w:hAnsi="Times New Roman" w:cs="Times New Roman"/>
                <w:color w:val="191919"/>
                <w:sz w:val="22"/>
                <w:szCs w:val="22"/>
              </w:rPr>
            </w:pPr>
            <w:r>
              <w:rPr>
                <w:rFonts w:ascii="Times New Roman" w:eastAsia="Times New Roman" w:hAnsi="Times New Roman" w:cs="Times New Roman"/>
                <w:color w:val="191919"/>
                <w:sz w:val="22"/>
                <w:szCs w:val="22"/>
              </w:rPr>
              <w:t>CU71 - Restableciendo contraseña de usuario</w:t>
            </w:r>
          </w:p>
        </w:tc>
      </w:tr>
      <w:tr w:rsidR="007D6E97" w14:paraId="4D30722A" w14:textId="77777777">
        <w:trPr>
          <w:trHeight w:val="46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65371E98" w14:textId="77777777" w:rsidR="007D6E97" w:rsidRDefault="00B143B5">
            <w:pPr>
              <w:spacing w:after="0" w:line="360" w:lineRule="auto"/>
              <w:rPr>
                <w:rFonts w:ascii="Times New Roman" w:eastAsia="Times New Roman" w:hAnsi="Times New Roman" w:cs="Times New Roman"/>
                <w:b/>
                <w:bCs/>
                <w:color w:val="191919"/>
                <w:sz w:val="22"/>
                <w:szCs w:val="22"/>
              </w:rPr>
            </w:pPr>
            <w:r>
              <w:rPr>
                <w:rFonts w:ascii="Times New Roman" w:eastAsia="Times New Roman" w:hAnsi="Times New Roman" w:cs="Times New Roman"/>
                <w:b/>
                <w:bCs/>
                <w:color w:val="191919"/>
                <w:sz w:val="22"/>
                <w:szCs w:val="22"/>
              </w:rPr>
              <w:t>Actores</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0E9D8CD5" w14:textId="77777777" w:rsidR="007D6E97" w:rsidRDefault="00B143B5">
            <w:pPr>
              <w:spacing w:after="0" w:line="360" w:lineRule="auto"/>
              <w:rPr>
                <w:rFonts w:ascii="Times New Roman" w:eastAsia="Times New Roman" w:hAnsi="Times New Roman" w:cs="Times New Roman"/>
                <w:color w:val="191919"/>
                <w:sz w:val="22"/>
                <w:szCs w:val="22"/>
              </w:rPr>
            </w:pPr>
            <w:r>
              <w:rPr>
                <w:rFonts w:ascii="Times New Roman" w:eastAsia="Times New Roman" w:hAnsi="Times New Roman" w:cs="Times New Roman"/>
                <w:color w:val="191919"/>
                <w:sz w:val="22"/>
                <w:szCs w:val="22"/>
              </w:rPr>
              <w:t>Usuario autorizado de Gerencia.</w:t>
            </w:r>
          </w:p>
        </w:tc>
      </w:tr>
      <w:tr w:rsidR="007D6E97" w14:paraId="4007625B" w14:textId="77777777">
        <w:trPr>
          <w:trHeight w:val="82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5698843B" w14:textId="77777777" w:rsidR="007D6E97" w:rsidRDefault="00B143B5">
            <w:pPr>
              <w:spacing w:after="0" w:line="360" w:lineRule="auto"/>
              <w:rPr>
                <w:rFonts w:ascii="Times New Roman" w:eastAsia="Times New Roman" w:hAnsi="Times New Roman" w:cs="Times New Roman"/>
                <w:b/>
                <w:bCs/>
                <w:color w:val="191919"/>
                <w:sz w:val="22"/>
                <w:szCs w:val="22"/>
              </w:rPr>
            </w:pPr>
            <w:r>
              <w:rPr>
                <w:rFonts w:ascii="Times New Roman" w:eastAsia="Times New Roman" w:hAnsi="Times New Roman" w:cs="Times New Roman"/>
                <w:b/>
                <w:bCs/>
                <w:color w:val="191919"/>
                <w:sz w:val="22"/>
                <w:szCs w:val="22"/>
              </w:rPr>
              <w:t>Resumen</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3415B682" w14:textId="77777777" w:rsidR="007D6E97" w:rsidRDefault="00B143B5">
            <w:pPr>
              <w:spacing w:after="0" w:line="360" w:lineRule="auto"/>
              <w:rPr>
                <w:rFonts w:ascii="Times New Roman" w:eastAsia="Times New Roman" w:hAnsi="Times New Roman" w:cs="Times New Roman"/>
                <w:color w:val="191919"/>
                <w:sz w:val="22"/>
                <w:szCs w:val="22"/>
              </w:rPr>
            </w:pPr>
            <w:r>
              <w:rPr>
                <w:rFonts w:ascii="Times New Roman" w:eastAsia="Times New Roman" w:hAnsi="Times New Roman" w:cs="Times New Roman"/>
                <w:color w:val="191919"/>
                <w:sz w:val="22"/>
                <w:szCs w:val="22"/>
              </w:rPr>
              <w:t>El usuario restablece la contraseña de una cuenta para generar una nueva credencial temporal de acceso.</w:t>
            </w:r>
          </w:p>
        </w:tc>
      </w:tr>
      <w:tr w:rsidR="007D6E97" w14:paraId="2BC0E5DE" w14:textId="77777777">
        <w:trPr>
          <w:trHeight w:val="46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765521AF" w14:textId="77777777" w:rsidR="007D6E97" w:rsidRDefault="00B143B5">
            <w:pPr>
              <w:spacing w:after="0" w:line="360" w:lineRule="auto"/>
              <w:rPr>
                <w:rFonts w:ascii="Times New Roman" w:eastAsia="Times New Roman" w:hAnsi="Times New Roman" w:cs="Times New Roman"/>
                <w:b/>
                <w:bCs/>
                <w:color w:val="191919"/>
                <w:sz w:val="22"/>
                <w:szCs w:val="22"/>
              </w:rPr>
            </w:pPr>
            <w:r>
              <w:rPr>
                <w:rFonts w:ascii="Times New Roman" w:eastAsia="Times New Roman" w:hAnsi="Times New Roman" w:cs="Times New Roman"/>
                <w:b/>
                <w:bCs/>
                <w:color w:val="191919"/>
                <w:sz w:val="22"/>
                <w:szCs w:val="22"/>
              </w:rPr>
              <w:t>Frecuencia</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3AFA349B" w14:textId="77777777" w:rsidR="007D6E97" w:rsidRDefault="00B143B5">
            <w:pPr>
              <w:spacing w:after="0" w:line="360" w:lineRule="auto"/>
              <w:rPr>
                <w:rFonts w:ascii="Times New Roman" w:eastAsia="Times New Roman" w:hAnsi="Times New Roman" w:cs="Times New Roman"/>
                <w:color w:val="191919"/>
                <w:sz w:val="22"/>
                <w:szCs w:val="22"/>
              </w:rPr>
            </w:pPr>
            <w:r>
              <w:rPr>
                <w:rFonts w:ascii="Times New Roman" w:eastAsia="Times New Roman" w:hAnsi="Times New Roman" w:cs="Times New Roman"/>
                <w:color w:val="191919"/>
                <w:sz w:val="22"/>
                <w:szCs w:val="22"/>
              </w:rPr>
              <w:t>Baja.</w:t>
            </w:r>
          </w:p>
        </w:tc>
      </w:tr>
      <w:tr w:rsidR="007D6E97" w14:paraId="1D6552DF" w14:textId="77777777">
        <w:trPr>
          <w:trHeight w:val="118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223F3B09" w14:textId="77777777" w:rsidR="007D6E97" w:rsidRDefault="00B143B5">
            <w:pPr>
              <w:spacing w:after="0" w:line="360" w:lineRule="auto"/>
              <w:rPr>
                <w:rFonts w:ascii="Times New Roman" w:eastAsia="Times New Roman" w:hAnsi="Times New Roman" w:cs="Times New Roman"/>
                <w:b/>
                <w:bCs/>
                <w:color w:val="191919"/>
                <w:sz w:val="22"/>
                <w:szCs w:val="22"/>
              </w:rPr>
            </w:pPr>
            <w:r>
              <w:rPr>
                <w:rFonts w:ascii="Times New Roman" w:eastAsia="Times New Roman" w:hAnsi="Times New Roman" w:cs="Times New Roman"/>
                <w:b/>
                <w:bCs/>
                <w:color w:val="191919"/>
                <w:sz w:val="22"/>
                <w:szCs w:val="22"/>
              </w:rPr>
              <w:t>Precondiciones</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6EC88363" w14:textId="77777777" w:rsidR="007D6E97" w:rsidRDefault="00B143B5">
            <w:pPr>
              <w:spacing w:after="0" w:line="360" w:lineRule="auto"/>
              <w:rPr>
                <w:rFonts w:ascii="Times New Roman" w:eastAsia="Times New Roman" w:hAnsi="Times New Roman" w:cs="Times New Roman"/>
                <w:color w:val="191919"/>
                <w:sz w:val="22"/>
                <w:szCs w:val="22"/>
              </w:rPr>
            </w:pPr>
            <w:r>
              <w:rPr>
                <w:rFonts w:ascii="Times New Roman" w:eastAsia="Times New Roman" w:hAnsi="Times New Roman" w:cs="Times New Roman"/>
                <w:color w:val="191919"/>
                <w:sz w:val="22"/>
                <w:szCs w:val="22"/>
              </w:rPr>
              <w:t>El usuario debe estar autenticado y autorizado para restablecer contraseñas. Debe existir la cuenta de Usuario seleccionada y encontrarse habilitada para este procedimiento.</w:t>
            </w:r>
          </w:p>
        </w:tc>
      </w:tr>
      <w:tr w:rsidR="007D6E97" w14:paraId="1F40FE45" w14:textId="77777777">
        <w:trPr>
          <w:trHeight w:val="298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5328E9AF" w14:textId="77777777" w:rsidR="007D6E97" w:rsidRDefault="00B143B5">
            <w:pPr>
              <w:spacing w:after="0" w:line="360" w:lineRule="auto"/>
              <w:rPr>
                <w:rFonts w:ascii="Times New Roman" w:eastAsia="Times New Roman" w:hAnsi="Times New Roman" w:cs="Times New Roman"/>
                <w:b/>
                <w:bCs/>
                <w:color w:val="191919"/>
                <w:sz w:val="22"/>
                <w:szCs w:val="22"/>
              </w:rPr>
            </w:pPr>
            <w:r>
              <w:rPr>
                <w:rFonts w:ascii="Times New Roman" w:eastAsia="Times New Roman" w:hAnsi="Times New Roman" w:cs="Times New Roman"/>
                <w:b/>
                <w:bCs/>
                <w:color w:val="191919"/>
                <w:sz w:val="22"/>
                <w:szCs w:val="22"/>
              </w:rPr>
              <w:t>Descripciones</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6399D303" w14:textId="77777777" w:rsidR="007D6E97" w:rsidRDefault="00B143B5">
            <w:pPr>
              <w:spacing w:after="0" w:line="360" w:lineRule="auto"/>
              <w:rPr>
                <w:rFonts w:ascii="Times New Roman" w:eastAsia="Times New Roman" w:hAnsi="Times New Roman" w:cs="Times New Roman"/>
                <w:color w:val="191919"/>
                <w:sz w:val="22"/>
                <w:szCs w:val="22"/>
              </w:rPr>
            </w:pPr>
            <w:r>
              <w:rPr>
                <w:rFonts w:ascii="Times New Roman" w:eastAsia="Times New Roman" w:hAnsi="Times New Roman" w:cs="Times New Roman"/>
                <w:color w:val="B45F06"/>
                <w:sz w:val="22"/>
                <w:szCs w:val="22"/>
              </w:rPr>
              <w:t xml:space="preserve">El usuario accede a la gestión de usuarios, selecciona la cuenta cuya contraseña desea restablecer y solicita realizar la operación. </w:t>
            </w:r>
            <w:r>
              <w:rPr>
                <w:rFonts w:ascii="Times New Roman" w:eastAsia="Times New Roman" w:hAnsi="Times New Roman" w:cs="Times New Roman"/>
                <w:color w:val="191919"/>
                <w:sz w:val="22"/>
                <w:szCs w:val="22"/>
              </w:rPr>
              <w:t xml:space="preserve">El sistema verifica que la cuenta pueda recibir un restablecimiento administrativo [Excepción 1] y solicita confirmación. </w:t>
            </w:r>
            <w:r>
              <w:rPr>
                <w:rFonts w:ascii="Times New Roman" w:eastAsia="Times New Roman" w:hAnsi="Times New Roman" w:cs="Times New Roman"/>
                <w:color w:val="B45F06"/>
                <w:sz w:val="22"/>
                <w:szCs w:val="22"/>
              </w:rPr>
              <w:t xml:space="preserve">El usuario confirma la operación. </w:t>
            </w:r>
            <w:r>
              <w:rPr>
                <w:rFonts w:ascii="Times New Roman" w:eastAsia="Times New Roman" w:hAnsi="Times New Roman" w:cs="Times New Roman"/>
                <w:color w:val="191919"/>
                <w:sz w:val="22"/>
                <w:szCs w:val="22"/>
              </w:rPr>
              <w:t>El sistema genera una nueva contraseña temporal, invalida las credenciales temporales anteriores que correspondan, restablece las condiciones de seguridad asociadas cuando sea aplicable, invalida la sesión activa de la cuenta si existe y notifica que la operación fue realizada correctamente.</w:t>
            </w:r>
          </w:p>
        </w:tc>
      </w:tr>
      <w:tr w:rsidR="007D6E97" w14:paraId="2D512B3B" w14:textId="77777777">
        <w:trPr>
          <w:trHeight w:val="154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1B67714A" w14:textId="77777777" w:rsidR="007D6E97" w:rsidRDefault="00B143B5">
            <w:pPr>
              <w:spacing w:after="0" w:line="360" w:lineRule="auto"/>
              <w:rPr>
                <w:rFonts w:ascii="Times New Roman" w:eastAsia="Times New Roman" w:hAnsi="Times New Roman" w:cs="Times New Roman"/>
                <w:b/>
                <w:bCs/>
                <w:color w:val="191919"/>
                <w:sz w:val="22"/>
                <w:szCs w:val="22"/>
              </w:rPr>
            </w:pPr>
            <w:r>
              <w:rPr>
                <w:rFonts w:ascii="Times New Roman" w:eastAsia="Times New Roman" w:hAnsi="Times New Roman" w:cs="Times New Roman"/>
                <w:b/>
                <w:bCs/>
                <w:color w:val="191919"/>
                <w:sz w:val="22"/>
                <w:szCs w:val="22"/>
              </w:rPr>
              <w:t>Excepciones</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6A71DDA6" w14:textId="77777777" w:rsidR="007D6E97" w:rsidRDefault="00B143B5">
            <w:pPr>
              <w:spacing w:after="0" w:line="360" w:lineRule="auto"/>
              <w:rPr>
                <w:rFonts w:ascii="Times New Roman" w:eastAsia="Times New Roman" w:hAnsi="Times New Roman" w:cs="Times New Roman"/>
                <w:color w:val="191919"/>
                <w:sz w:val="22"/>
                <w:szCs w:val="22"/>
              </w:rPr>
            </w:pPr>
            <w:r>
              <w:rPr>
                <w:rFonts w:ascii="Times New Roman" w:eastAsia="Times New Roman" w:hAnsi="Times New Roman" w:cs="Times New Roman"/>
                <w:color w:val="191919"/>
                <w:sz w:val="22"/>
                <w:szCs w:val="22"/>
              </w:rPr>
              <w:t>Excepción 1: Cuenta no habilitada para restablecimiento; si la cuenta seleccionada no cumple las condiciones necesarias para recibir un restablecimiento administrativo, el sistema impide la operación e informa la situación.</w:t>
            </w:r>
          </w:p>
        </w:tc>
      </w:tr>
      <w:tr w:rsidR="007D6E97" w14:paraId="3B31CFCE" w14:textId="77777777">
        <w:trPr>
          <w:trHeight w:val="82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1DF44EED" w14:textId="77777777" w:rsidR="007D6E97" w:rsidRDefault="00B143B5">
            <w:pPr>
              <w:spacing w:after="0" w:line="360" w:lineRule="auto"/>
              <w:rPr>
                <w:rFonts w:ascii="Times New Roman" w:eastAsia="Times New Roman" w:hAnsi="Times New Roman" w:cs="Times New Roman"/>
                <w:b/>
                <w:bCs/>
                <w:color w:val="191919"/>
                <w:sz w:val="22"/>
                <w:szCs w:val="22"/>
              </w:rPr>
            </w:pPr>
            <w:r>
              <w:rPr>
                <w:rFonts w:ascii="Times New Roman" w:eastAsia="Times New Roman" w:hAnsi="Times New Roman" w:cs="Times New Roman"/>
                <w:b/>
                <w:bCs/>
                <w:color w:val="191919"/>
                <w:sz w:val="22"/>
                <w:szCs w:val="22"/>
              </w:rPr>
              <w:t>Postcondiciones</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4084A16E" w14:textId="77777777" w:rsidR="007D6E97" w:rsidRDefault="00B143B5">
            <w:pPr>
              <w:spacing w:after="0" w:line="360" w:lineRule="auto"/>
              <w:rPr>
                <w:rFonts w:ascii="Times New Roman" w:eastAsia="Times New Roman" w:hAnsi="Times New Roman" w:cs="Times New Roman"/>
                <w:color w:val="191919"/>
                <w:sz w:val="22"/>
                <w:szCs w:val="22"/>
              </w:rPr>
            </w:pPr>
            <w:r>
              <w:rPr>
                <w:rFonts w:ascii="Times New Roman" w:eastAsia="Times New Roman" w:hAnsi="Times New Roman" w:cs="Times New Roman"/>
                <w:color w:val="191919"/>
                <w:sz w:val="22"/>
                <w:szCs w:val="22"/>
              </w:rPr>
              <w:t>La cuenta dispone de una nueva contraseña temporal válida para recuperar el acceso y cualquier sesión activa previa queda invalidada.</w:t>
            </w:r>
          </w:p>
        </w:tc>
      </w:tr>
      <w:tr w:rsidR="007D6E97" w14:paraId="41E0F97F" w14:textId="77777777">
        <w:trPr>
          <w:trHeight w:val="46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00FDD952" w14:textId="77777777" w:rsidR="007D6E97" w:rsidRDefault="00B143B5">
            <w:pPr>
              <w:spacing w:after="0" w:line="360" w:lineRule="auto"/>
              <w:rPr>
                <w:rFonts w:ascii="Times New Roman" w:eastAsia="Times New Roman" w:hAnsi="Times New Roman" w:cs="Times New Roman"/>
                <w:b/>
                <w:bCs/>
                <w:color w:val="191919"/>
                <w:sz w:val="22"/>
                <w:szCs w:val="22"/>
              </w:rPr>
            </w:pPr>
            <w:r>
              <w:rPr>
                <w:rFonts w:ascii="Times New Roman" w:eastAsia="Times New Roman" w:hAnsi="Times New Roman" w:cs="Times New Roman"/>
                <w:b/>
                <w:bCs/>
                <w:color w:val="191919"/>
                <w:sz w:val="22"/>
                <w:szCs w:val="22"/>
              </w:rPr>
              <w:t>Dependencias</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2586DD35" w14:textId="77777777" w:rsidR="007D6E97" w:rsidRDefault="00B143B5">
            <w:pPr>
              <w:spacing w:after="0" w:line="360" w:lineRule="auto"/>
              <w:rPr>
                <w:rFonts w:ascii="Times New Roman" w:eastAsia="Times New Roman" w:hAnsi="Times New Roman" w:cs="Times New Roman"/>
                <w:color w:val="191919"/>
                <w:sz w:val="22"/>
                <w:szCs w:val="22"/>
              </w:rPr>
            </w:pPr>
            <w:r>
              <w:rPr>
                <w:rFonts w:ascii="Times New Roman" w:eastAsia="Times New Roman" w:hAnsi="Times New Roman" w:cs="Times New Roman"/>
                <w:color w:val="191919"/>
                <w:sz w:val="22"/>
                <w:szCs w:val="22"/>
              </w:rPr>
              <w:t>No aplica.</w:t>
            </w:r>
          </w:p>
        </w:tc>
      </w:tr>
    </w:tbl>
    <w:p w14:paraId="475F70B8" w14:textId="71A52E73" w:rsidR="007D6E97" w:rsidRDefault="007D6E97">
      <w:pPr>
        <w:spacing w:before="40" w:after="0" w:line="360" w:lineRule="auto"/>
        <w:rPr>
          <w:rFonts w:ascii="Times New Roman" w:eastAsia="Times New Roman" w:hAnsi="Times New Roman" w:cs="Times New Roman"/>
          <w:sz w:val="22"/>
          <w:szCs w:val="22"/>
        </w:rPr>
      </w:pPr>
    </w:p>
    <w:p w14:paraId="0D8D0C11" w14:textId="34036B61" w:rsidR="55D795D4" w:rsidRDefault="55D795D4">
      <w:r>
        <w:br w:type="page"/>
      </w:r>
    </w:p>
    <w:p w14:paraId="5FED2BEF" w14:textId="55244B53" w:rsidR="55D795D4" w:rsidRDefault="55D795D4" w:rsidP="55D795D4">
      <w:pPr>
        <w:spacing w:before="40" w:after="0" w:line="360" w:lineRule="auto"/>
        <w:rPr>
          <w:rFonts w:ascii="Times New Roman" w:eastAsia="Times New Roman" w:hAnsi="Times New Roman" w:cs="Times New Roman"/>
          <w:sz w:val="22"/>
          <w:szCs w:val="22"/>
        </w:rPr>
      </w:pPr>
    </w:p>
    <w:tbl>
      <w:tblPr>
        <w:tblStyle w:val="affffff2"/>
        <w:tblW w:w="93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35"/>
        <w:gridCol w:w="7455"/>
      </w:tblGrid>
      <w:tr w:rsidR="007D6E97" w14:paraId="510D31FC" w14:textId="77777777">
        <w:trPr>
          <w:trHeight w:val="465"/>
        </w:trPr>
        <w:tc>
          <w:tcPr>
            <w:tcW w:w="1935" w:type="dxa"/>
            <w:tcBorders>
              <w:top w:val="single" w:sz="5" w:space="0" w:color="BFBFBF"/>
              <w:left w:val="single" w:sz="5" w:space="0" w:color="BFBFBF"/>
              <w:bottom w:val="single" w:sz="5" w:space="0" w:color="BFBFBF"/>
              <w:right w:val="single" w:sz="5" w:space="0" w:color="BFBFBF"/>
            </w:tcBorders>
            <w:shd w:val="clear" w:color="auto" w:fill="191919"/>
            <w:tcMar>
              <w:top w:w="40" w:type="dxa"/>
              <w:left w:w="60" w:type="dxa"/>
              <w:bottom w:w="40" w:type="dxa"/>
              <w:right w:w="60" w:type="dxa"/>
            </w:tcMar>
          </w:tcPr>
          <w:p w14:paraId="078BC21D" w14:textId="77777777" w:rsidR="007D6E97" w:rsidRDefault="00B143B5">
            <w:pPr>
              <w:spacing w:after="0" w:line="360" w:lineRule="auto"/>
              <w:rPr>
                <w:rFonts w:ascii="Times New Roman" w:eastAsia="Times New Roman" w:hAnsi="Times New Roman" w:cs="Times New Roman"/>
                <w:b/>
                <w:bCs/>
                <w:color w:val="FFFFFF"/>
                <w:sz w:val="22"/>
                <w:szCs w:val="22"/>
              </w:rPr>
            </w:pPr>
            <w:r>
              <w:rPr>
                <w:rFonts w:ascii="Times New Roman" w:eastAsia="Times New Roman" w:hAnsi="Times New Roman" w:cs="Times New Roman"/>
                <w:b/>
                <w:bCs/>
                <w:color w:val="FFFFFF"/>
                <w:sz w:val="22"/>
                <w:szCs w:val="22"/>
              </w:rPr>
              <w:t>Campo</w:t>
            </w:r>
          </w:p>
        </w:tc>
        <w:tc>
          <w:tcPr>
            <w:tcW w:w="7455" w:type="dxa"/>
            <w:tcBorders>
              <w:top w:val="single" w:sz="5" w:space="0" w:color="BFBFBF"/>
              <w:left w:val="nil"/>
              <w:bottom w:val="single" w:sz="5" w:space="0" w:color="BFBFBF"/>
              <w:right w:val="single" w:sz="5" w:space="0" w:color="BFBFBF"/>
            </w:tcBorders>
            <w:shd w:val="clear" w:color="auto" w:fill="191919"/>
            <w:tcMar>
              <w:top w:w="40" w:type="dxa"/>
              <w:left w:w="60" w:type="dxa"/>
              <w:bottom w:w="40" w:type="dxa"/>
              <w:right w:w="60" w:type="dxa"/>
            </w:tcMar>
          </w:tcPr>
          <w:p w14:paraId="17A28677" w14:textId="77777777" w:rsidR="007D6E97" w:rsidRDefault="00B143B5">
            <w:pPr>
              <w:spacing w:after="0" w:line="360" w:lineRule="auto"/>
              <w:rPr>
                <w:rFonts w:ascii="Times New Roman" w:eastAsia="Times New Roman" w:hAnsi="Times New Roman" w:cs="Times New Roman"/>
                <w:b/>
                <w:bCs/>
                <w:color w:val="FFFFFF"/>
                <w:sz w:val="22"/>
                <w:szCs w:val="22"/>
              </w:rPr>
            </w:pPr>
            <w:r>
              <w:rPr>
                <w:rFonts w:ascii="Times New Roman" w:eastAsia="Times New Roman" w:hAnsi="Times New Roman" w:cs="Times New Roman"/>
                <w:b/>
                <w:bCs/>
                <w:color w:val="FFFFFF"/>
                <w:sz w:val="22"/>
                <w:szCs w:val="22"/>
              </w:rPr>
              <w:t>Descripción</w:t>
            </w:r>
          </w:p>
        </w:tc>
      </w:tr>
      <w:tr w:rsidR="007D6E97" w14:paraId="0193F85E" w14:textId="77777777">
        <w:trPr>
          <w:trHeight w:val="46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02437794" w14:textId="77777777" w:rsidR="007D6E97" w:rsidRDefault="00B143B5">
            <w:pPr>
              <w:spacing w:after="0" w:line="360" w:lineRule="auto"/>
              <w:rPr>
                <w:rFonts w:ascii="Times New Roman" w:eastAsia="Times New Roman" w:hAnsi="Times New Roman" w:cs="Times New Roman"/>
                <w:b/>
                <w:bCs/>
                <w:color w:val="191919"/>
                <w:sz w:val="22"/>
                <w:szCs w:val="22"/>
              </w:rPr>
            </w:pPr>
            <w:r>
              <w:rPr>
                <w:rFonts w:ascii="Times New Roman" w:eastAsia="Times New Roman" w:hAnsi="Times New Roman" w:cs="Times New Roman"/>
                <w:b/>
                <w:bCs/>
                <w:color w:val="191919"/>
                <w:sz w:val="22"/>
                <w:szCs w:val="22"/>
              </w:rPr>
              <w:t>Nombre</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714F12DF" w14:textId="77777777" w:rsidR="007D6E97" w:rsidRDefault="00B143B5">
            <w:pPr>
              <w:spacing w:after="0" w:line="360" w:lineRule="auto"/>
              <w:rPr>
                <w:rFonts w:ascii="Times New Roman" w:eastAsia="Times New Roman" w:hAnsi="Times New Roman" w:cs="Times New Roman"/>
                <w:color w:val="191919"/>
                <w:sz w:val="22"/>
                <w:szCs w:val="22"/>
              </w:rPr>
            </w:pPr>
            <w:r>
              <w:rPr>
                <w:rFonts w:ascii="Times New Roman" w:eastAsia="Times New Roman" w:hAnsi="Times New Roman" w:cs="Times New Roman"/>
                <w:color w:val="191919"/>
                <w:sz w:val="22"/>
                <w:szCs w:val="22"/>
              </w:rPr>
              <w:t>CU72 - Desbloqueando cuenta de usuario</w:t>
            </w:r>
          </w:p>
        </w:tc>
      </w:tr>
      <w:tr w:rsidR="007D6E97" w14:paraId="6EEF2E20" w14:textId="77777777">
        <w:trPr>
          <w:trHeight w:val="46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24ABE23A" w14:textId="77777777" w:rsidR="007D6E97" w:rsidRDefault="00B143B5">
            <w:pPr>
              <w:spacing w:after="0" w:line="360" w:lineRule="auto"/>
              <w:rPr>
                <w:rFonts w:ascii="Times New Roman" w:eastAsia="Times New Roman" w:hAnsi="Times New Roman" w:cs="Times New Roman"/>
                <w:b/>
                <w:bCs/>
                <w:color w:val="191919"/>
                <w:sz w:val="22"/>
                <w:szCs w:val="22"/>
              </w:rPr>
            </w:pPr>
            <w:r>
              <w:rPr>
                <w:rFonts w:ascii="Times New Roman" w:eastAsia="Times New Roman" w:hAnsi="Times New Roman" w:cs="Times New Roman"/>
                <w:b/>
                <w:bCs/>
                <w:color w:val="191919"/>
                <w:sz w:val="22"/>
                <w:szCs w:val="22"/>
              </w:rPr>
              <w:t>Actores</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711287C3" w14:textId="77777777" w:rsidR="007D6E97" w:rsidRDefault="00B143B5">
            <w:pPr>
              <w:spacing w:after="0" w:line="360" w:lineRule="auto"/>
              <w:rPr>
                <w:rFonts w:ascii="Times New Roman" w:eastAsia="Times New Roman" w:hAnsi="Times New Roman" w:cs="Times New Roman"/>
                <w:color w:val="191919"/>
                <w:sz w:val="22"/>
                <w:szCs w:val="22"/>
              </w:rPr>
            </w:pPr>
            <w:r>
              <w:rPr>
                <w:rFonts w:ascii="Times New Roman" w:eastAsia="Times New Roman" w:hAnsi="Times New Roman" w:cs="Times New Roman"/>
                <w:color w:val="191919"/>
                <w:sz w:val="22"/>
                <w:szCs w:val="22"/>
              </w:rPr>
              <w:t>Usuario autorizado de Gerencia.</w:t>
            </w:r>
          </w:p>
        </w:tc>
      </w:tr>
      <w:tr w:rsidR="007D6E97" w14:paraId="27CE0337" w14:textId="77777777">
        <w:trPr>
          <w:trHeight w:val="82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68C9619B" w14:textId="77777777" w:rsidR="007D6E97" w:rsidRDefault="00B143B5">
            <w:pPr>
              <w:spacing w:after="0" w:line="360" w:lineRule="auto"/>
              <w:rPr>
                <w:rFonts w:ascii="Times New Roman" w:eastAsia="Times New Roman" w:hAnsi="Times New Roman" w:cs="Times New Roman"/>
                <w:b/>
                <w:bCs/>
                <w:color w:val="191919"/>
                <w:sz w:val="22"/>
                <w:szCs w:val="22"/>
              </w:rPr>
            </w:pPr>
            <w:r>
              <w:rPr>
                <w:rFonts w:ascii="Times New Roman" w:eastAsia="Times New Roman" w:hAnsi="Times New Roman" w:cs="Times New Roman"/>
                <w:b/>
                <w:bCs/>
                <w:color w:val="191919"/>
                <w:sz w:val="22"/>
                <w:szCs w:val="22"/>
              </w:rPr>
              <w:t>Resumen</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10B26B60" w14:textId="77777777" w:rsidR="007D6E97" w:rsidRDefault="00B143B5">
            <w:pPr>
              <w:spacing w:after="0" w:line="360" w:lineRule="auto"/>
              <w:rPr>
                <w:rFonts w:ascii="Times New Roman" w:eastAsia="Times New Roman" w:hAnsi="Times New Roman" w:cs="Times New Roman"/>
                <w:color w:val="191919"/>
                <w:sz w:val="22"/>
                <w:szCs w:val="22"/>
              </w:rPr>
            </w:pPr>
            <w:r>
              <w:rPr>
                <w:rFonts w:ascii="Times New Roman" w:eastAsia="Times New Roman" w:hAnsi="Times New Roman" w:cs="Times New Roman"/>
                <w:color w:val="191919"/>
                <w:sz w:val="22"/>
                <w:szCs w:val="22"/>
              </w:rPr>
              <w:t>El usuario desbloquea una cuenta con bloqueo persistente para permitir que su titular recupere el acceso al sistema.</w:t>
            </w:r>
          </w:p>
        </w:tc>
      </w:tr>
      <w:tr w:rsidR="007D6E97" w14:paraId="58354BDE" w14:textId="77777777">
        <w:trPr>
          <w:trHeight w:val="46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255E1772" w14:textId="77777777" w:rsidR="007D6E97" w:rsidRDefault="00B143B5">
            <w:pPr>
              <w:spacing w:after="0" w:line="360" w:lineRule="auto"/>
              <w:rPr>
                <w:rFonts w:ascii="Times New Roman" w:eastAsia="Times New Roman" w:hAnsi="Times New Roman" w:cs="Times New Roman"/>
                <w:b/>
                <w:bCs/>
                <w:color w:val="191919"/>
                <w:sz w:val="22"/>
                <w:szCs w:val="22"/>
              </w:rPr>
            </w:pPr>
            <w:r>
              <w:rPr>
                <w:rFonts w:ascii="Times New Roman" w:eastAsia="Times New Roman" w:hAnsi="Times New Roman" w:cs="Times New Roman"/>
                <w:b/>
                <w:bCs/>
                <w:color w:val="191919"/>
                <w:sz w:val="22"/>
                <w:szCs w:val="22"/>
              </w:rPr>
              <w:t>Frecuencia</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25B62850" w14:textId="77777777" w:rsidR="007D6E97" w:rsidRDefault="00B143B5">
            <w:pPr>
              <w:spacing w:after="0" w:line="360" w:lineRule="auto"/>
              <w:rPr>
                <w:rFonts w:ascii="Times New Roman" w:eastAsia="Times New Roman" w:hAnsi="Times New Roman" w:cs="Times New Roman"/>
                <w:color w:val="191919"/>
                <w:sz w:val="22"/>
                <w:szCs w:val="22"/>
              </w:rPr>
            </w:pPr>
            <w:r>
              <w:rPr>
                <w:rFonts w:ascii="Times New Roman" w:eastAsia="Times New Roman" w:hAnsi="Times New Roman" w:cs="Times New Roman"/>
                <w:color w:val="191919"/>
                <w:sz w:val="22"/>
                <w:szCs w:val="22"/>
              </w:rPr>
              <w:t>Baja.</w:t>
            </w:r>
          </w:p>
        </w:tc>
      </w:tr>
      <w:tr w:rsidR="007D6E97" w14:paraId="0809FA9D" w14:textId="77777777">
        <w:trPr>
          <w:trHeight w:val="118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0FAC7671" w14:textId="77777777" w:rsidR="007D6E97" w:rsidRDefault="00B143B5">
            <w:pPr>
              <w:spacing w:after="0" w:line="360" w:lineRule="auto"/>
              <w:rPr>
                <w:rFonts w:ascii="Times New Roman" w:eastAsia="Times New Roman" w:hAnsi="Times New Roman" w:cs="Times New Roman"/>
                <w:b/>
                <w:bCs/>
                <w:color w:val="191919"/>
                <w:sz w:val="22"/>
                <w:szCs w:val="22"/>
              </w:rPr>
            </w:pPr>
            <w:r>
              <w:rPr>
                <w:rFonts w:ascii="Times New Roman" w:eastAsia="Times New Roman" w:hAnsi="Times New Roman" w:cs="Times New Roman"/>
                <w:b/>
                <w:bCs/>
                <w:color w:val="191919"/>
                <w:sz w:val="22"/>
                <w:szCs w:val="22"/>
              </w:rPr>
              <w:t>Precondiciones</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66488B04" w14:textId="77777777" w:rsidR="007D6E97" w:rsidRDefault="00B143B5">
            <w:pPr>
              <w:spacing w:after="0" w:line="360" w:lineRule="auto"/>
              <w:rPr>
                <w:rFonts w:ascii="Times New Roman" w:eastAsia="Times New Roman" w:hAnsi="Times New Roman" w:cs="Times New Roman"/>
                <w:color w:val="191919"/>
                <w:sz w:val="22"/>
                <w:szCs w:val="22"/>
              </w:rPr>
            </w:pPr>
            <w:r>
              <w:rPr>
                <w:rFonts w:ascii="Times New Roman" w:eastAsia="Times New Roman" w:hAnsi="Times New Roman" w:cs="Times New Roman"/>
                <w:color w:val="191919"/>
                <w:sz w:val="22"/>
                <w:szCs w:val="22"/>
              </w:rPr>
              <w:t>El usuario debe estar autenticado y autorizado para desbloquear cuentas. Debe existir una cuenta de Usuario habilitada para el procedimiento y encontrarse en estado de bloqueo persistente.</w:t>
            </w:r>
          </w:p>
        </w:tc>
      </w:tr>
      <w:tr w:rsidR="007D6E97" w14:paraId="69915592" w14:textId="77777777">
        <w:trPr>
          <w:trHeight w:val="298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01E00A91" w14:textId="77777777" w:rsidR="007D6E97" w:rsidRDefault="00B143B5">
            <w:pPr>
              <w:spacing w:after="0" w:line="360" w:lineRule="auto"/>
              <w:rPr>
                <w:rFonts w:ascii="Times New Roman" w:eastAsia="Times New Roman" w:hAnsi="Times New Roman" w:cs="Times New Roman"/>
                <w:b/>
                <w:bCs/>
                <w:color w:val="191919"/>
                <w:sz w:val="22"/>
                <w:szCs w:val="22"/>
              </w:rPr>
            </w:pPr>
            <w:r>
              <w:rPr>
                <w:rFonts w:ascii="Times New Roman" w:eastAsia="Times New Roman" w:hAnsi="Times New Roman" w:cs="Times New Roman"/>
                <w:b/>
                <w:bCs/>
                <w:color w:val="191919"/>
                <w:sz w:val="22"/>
                <w:szCs w:val="22"/>
              </w:rPr>
              <w:t>Descripciones</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0B0212A1" w14:textId="77777777" w:rsidR="007D6E97" w:rsidRDefault="00B143B5">
            <w:pPr>
              <w:spacing w:after="0" w:line="360" w:lineRule="auto"/>
              <w:rPr>
                <w:rFonts w:ascii="Times New Roman" w:eastAsia="Times New Roman" w:hAnsi="Times New Roman" w:cs="Times New Roman"/>
                <w:color w:val="191919"/>
                <w:sz w:val="22"/>
                <w:szCs w:val="22"/>
              </w:rPr>
            </w:pPr>
            <w:r>
              <w:rPr>
                <w:rFonts w:ascii="Times New Roman" w:eastAsia="Times New Roman" w:hAnsi="Times New Roman" w:cs="Times New Roman"/>
                <w:color w:val="B45F06"/>
                <w:sz w:val="22"/>
                <w:szCs w:val="22"/>
              </w:rPr>
              <w:t xml:space="preserve">El usuario accede a la gestión de usuarios, selecciona la cuenta bloqueada y solicita su desbloqueo. </w:t>
            </w:r>
            <w:r>
              <w:rPr>
                <w:rFonts w:ascii="Times New Roman" w:eastAsia="Times New Roman" w:hAnsi="Times New Roman" w:cs="Times New Roman"/>
                <w:color w:val="191919"/>
                <w:sz w:val="22"/>
                <w:szCs w:val="22"/>
              </w:rPr>
              <w:t xml:space="preserve">El sistema verifica que la cuenta cumpla las condiciones requeridas para realizar la operación [Excepción 1] y solicita confirmación. </w:t>
            </w:r>
            <w:r>
              <w:rPr>
                <w:rFonts w:ascii="Times New Roman" w:eastAsia="Times New Roman" w:hAnsi="Times New Roman" w:cs="Times New Roman"/>
                <w:color w:val="B45F06"/>
                <w:sz w:val="22"/>
                <w:szCs w:val="22"/>
              </w:rPr>
              <w:t xml:space="preserve">El usuario confirma la operación. </w:t>
            </w:r>
            <w:r>
              <w:rPr>
                <w:rFonts w:ascii="Times New Roman" w:eastAsia="Times New Roman" w:hAnsi="Times New Roman" w:cs="Times New Roman"/>
                <w:color w:val="191919"/>
                <w:sz w:val="22"/>
                <w:szCs w:val="22"/>
              </w:rPr>
              <w:t>El sistema elimina el bloqueo persistente, reinicia los contadores de seguridad asociados, genera una nueva contraseña temporal, invalida las credenciales temporales anteriores que correspondan y notifica que la operación fue realizada correctamente.</w:t>
            </w:r>
          </w:p>
        </w:tc>
      </w:tr>
      <w:tr w:rsidR="007D6E97" w14:paraId="3D460DF6" w14:textId="77777777">
        <w:trPr>
          <w:trHeight w:val="154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078CC3E2" w14:textId="77777777" w:rsidR="007D6E97" w:rsidRDefault="00B143B5">
            <w:pPr>
              <w:spacing w:after="0" w:line="360" w:lineRule="auto"/>
              <w:rPr>
                <w:rFonts w:ascii="Times New Roman" w:eastAsia="Times New Roman" w:hAnsi="Times New Roman" w:cs="Times New Roman"/>
                <w:b/>
                <w:bCs/>
                <w:color w:val="191919"/>
                <w:sz w:val="22"/>
                <w:szCs w:val="22"/>
              </w:rPr>
            </w:pPr>
            <w:r>
              <w:rPr>
                <w:rFonts w:ascii="Times New Roman" w:eastAsia="Times New Roman" w:hAnsi="Times New Roman" w:cs="Times New Roman"/>
                <w:b/>
                <w:bCs/>
                <w:color w:val="191919"/>
                <w:sz w:val="22"/>
                <w:szCs w:val="22"/>
              </w:rPr>
              <w:t>Excepciones</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3E437757" w14:textId="77777777" w:rsidR="007D6E97" w:rsidRDefault="00B143B5">
            <w:pPr>
              <w:spacing w:after="0" w:line="360" w:lineRule="auto"/>
              <w:rPr>
                <w:rFonts w:ascii="Times New Roman" w:eastAsia="Times New Roman" w:hAnsi="Times New Roman" w:cs="Times New Roman"/>
                <w:color w:val="191919"/>
                <w:sz w:val="22"/>
                <w:szCs w:val="22"/>
              </w:rPr>
            </w:pPr>
            <w:r>
              <w:rPr>
                <w:rFonts w:ascii="Times New Roman" w:eastAsia="Times New Roman" w:hAnsi="Times New Roman" w:cs="Times New Roman"/>
                <w:color w:val="191919"/>
                <w:sz w:val="22"/>
                <w:szCs w:val="22"/>
              </w:rPr>
              <w:t>Excepción 1: Cuenta no habilitada para desbloqueo; si la cuenta seleccionada no cumple las condiciones necesarias para utilizar el procedimiento de desbloqueo administrativo, el sistema impide la operación e informa la situación.</w:t>
            </w:r>
          </w:p>
        </w:tc>
      </w:tr>
      <w:tr w:rsidR="007D6E97" w14:paraId="6AB5F737" w14:textId="77777777">
        <w:trPr>
          <w:trHeight w:val="118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4392698A" w14:textId="77777777" w:rsidR="007D6E97" w:rsidRDefault="00B143B5">
            <w:pPr>
              <w:spacing w:after="0" w:line="360" w:lineRule="auto"/>
              <w:rPr>
                <w:rFonts w:ascii="Times New Roman" w:eastAsia="Times New Roman" w:hAnsi="Times New Roman" w:cs="Times New Roman"/>
                <w:b/>
                <w:bCs/>
                <w:color w:val="191919"/>
                <w:sz w:val="22"/>
                <w:szCs w:val="22"/>
              </w:rPr>
            </w:pPr>
            <w:r>
              <w:rPr>
                <w:rFonts w:ascii="Times New Roman" w:eastAsia="Times New Roman" w:hAnsi="Times New Roman" w:cs="Times New Roman"/>
                <w:b/>
                <w:bCs/>
                <w:color w:val="191919"/>
                <w:sz w:val="22"/>
                <w:szCs w:val="22"/>
              </w:rPr>
              <w:t>Postcondiciones</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62E79E6F" w14:textId="77777777" w:rsidR="007D6E97" w:rsidRDefault="00B143B5">
            <w:pPr>
              <w:spacing w:after="0" w:line="360" w:lineRule="auto"/>
              <w:rPr>
                <w:rFonts w:ascii="Times New Roman" w:eastAsia="Times New Roman" w:hAnsi="Times New Roman" w:cs="Times New Roman"/>
                <w:color w:val="191919"/>
                <w:sz w:val="22"/>
                <w:szCs w:val="22"/>
              </w:rPr>
            </w:pPr>
            <w:r>
              <w:rPr>
                <w:rFonts w:ascii="Times New Roman" w:eastAsia="Times New Roman" w:hAnsi="Times New Roman" w:cs="Times New Roman"/>
                <w:color w:val="191919"/>
                <w:sz w:val="22"/>
                <w:szCs w:val="22"/>
              </w:rPr>
              <w:t>La cuenta deja de encontrarse en bloqueo persistente, sus contadores asociados quedan reiniciados y dispone de una nueva contraseña temporal para recuperar el acceso.</w:t>
            </w:r>
          </w:p>
        </w:tc>
      </w:tr>
      <w:tr w:rsidR="007D6E97" w14:paraId="03CD7F67" w14:textId="77777777">
        <w:trPr>
          <w:trHeight w:val="46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61D9F296" w14:textId="77777777" w:rsidR="007D6E97" w:rsidRDefault="00B143B5">
            <w:pPr>
              <w:spacing w:after="0" w:line="360" w:lineRule="auto"/>
              <w:rPr>
                <w:rFonts w:ascii="Times New Roman" w:eastAsia="Times New Roman" w:hAnsi="Times New Roman" w:cs="Times New Roman"/>
                <w:b/>
                <w:bCs/>
                <w:color w:val="191919"/>
                <w:sz w:val="22"/>
                <w:szCs w:val="22"/>
              </w:rPr>
            </w:pPr>
            <w:r>
              <w:rPr>
                <w:rFonts w:ascii="Times New Roman" w:eastAsia="Times New Roman" w:hAnsi="Times New Roman" w:cs="Times New Roman"/>
                <w:b/>
                <w:bCs/>
                <w:color w:val="191919"/>
                <w:sz w:val="22"/>
                <w:szCs w:val="22"/>
              </w:rPr>
              <w:t>Dependencias</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013C5D22" w14:textId="77777777" w:rsidR="007D6E97" w:rsidRDefault="00B143B5">
            <w:pPr>
              <w:spacing w:after="0" w:line="360" w:lineRule="auto"/>
              <w:rPr>
                <w:rFonts w:ascii="Times New Roman" w:eastAsia="Times New Roman" w:hAnsi="Times New Roman" w:cs="Times New Roman"/>
                <w:color w:val="191919"/>
                <w:sz w:val="22"/>
                <w:szCs w:val="22"/>
              </w:rPr>
            </w:pPr>
            <w:r>
              <w:rPr>
                <w:rFonts w:ascii="Times New Roman" w:eastAsia="Times New Roman" w:hAnsi="Times New Roman" w:cs="Times New Roman"/>
                <w:color w:val="191919"/>
                <w:sz w:val="22"/>
                <w:szCs w:val="22"/>
              </w:rPr>
              <w:t>No aplica.</w:t>
            </w:r>
          </w:p>
        </w:tc>
      </w:tr>
    </w:tbl>
    <w:p w14:paraId="14A0AA19" w14:textId="77777777" w:rsidR="007D6E97" w:rsidRDefault="007D6E97">
      <w:pPr>
        <w:spacing w:before="40" w:after="0" w:line="360" w:lineRule="auto"/>
        <w:rPr>
          <w:rFonts w:ascii="Times New Roman" w:eastAsia="Times New Roman" w:hAnsi="Times New Roman" w:cs="Times New Roman"/>
          <w:sz w:val="22"/>
          <w:szCs w:val="22"/>
        </w:rPr>
      </w:pPr>
    </w:p>
    <w:p w14:paraId="17318C4A" w14:textId="4FC7B012" w:rsidR="55D795D4" w:rsidRDefault="55D795D4">
      <w:r>
        <w:br w:type="page"/>
      </w:r>
    </w:p>
    <w:p w14:paraId="203C60C7" w14:textId="5316B731" w:rsidR="55D795D4" w:rsidRDefault="55D795D4" w:rsidP="55D795D4">
      <w:pPr>
        <w:spacing w:before="40" w:after="0" w:line="360" w:lineRule="auto"/>
        <w:rPr>
          <w:rFonts w:ascii="Times New Roman" w:eastAsia="Times New Roman" w:hAnsi="Times New Roman" w:cs="Times New Roman"/>
          <w:sz w:val="22"/>
          <w:szCs w:val="22"/>
        </w:rPr>
      </w:pPr>
    </w:p>
    <w:tbl>
      <w:tblPr>
        <w:tblStyle w:val="affffff3"/>
        <w:tblW w:w="93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35"/>
        <w:gridCol w:w="7455"/>
      </w:tblGrid>
      <w:tr w:rsidR="007D6E97" w14:paraId="2A2363B9" w14:textId="77777777">
        <w:trPr>
          <w:trHeight w:val="465"/>
        </w:trPr>
        <w:tc>
          <w:tcPr>
            <w:tcW w:w="1935" w:type="dxa"/>
            <w:tcBorders>
              <w:top w:val="single" w:sz="5" w:space="0" w:color="BFBFBF"/>
              <w:left w:val="single" w:sz="5" w:space="0" w:color="BFBFBF"/>
              <w:bottom w:val="single" w:sz="5" w:space="0" w:color="BFBFBF"/>
              <w:right w:val="single" w:sz="5" w:space="0" w:color="BFBFBF"/>
            </w:tcBorders>
            <w:shd w:val="clear" w:color="auto" w:fill="191919"/>
            <w:tcMar>
              <w:top w:w="40" w:type="dxa"/>
              <w:left w:w="60" w:type="dxa"/>
              <w:bottom w:w="40" w:type="dxa"/>
              <w:right w:w="60" w:type="dxa"/>
            </w:tcMar>
          </w:tcPr>
          <w:p w14:paraId="07335DAD" w14:textId="77777777" w:rsidR="007D6E97" w:rsidRDefault="00B143B5">
            <w:pPr>
              <w:spacing w:after="0" w:line="360" w:lineRule="auto"/>
              <w:rPr>
                <w:rFonts w:ascii="Times New Roman" w:eastAsia="Times New Roman" w:hAnsi="Times New Roman" w:cs="Times New Roman"/>
                <w:b/>
                <w:bCs/>
                <w:color w:val="FFFFFF"/>
              </w:rPr>
            </w:pPr>
            <w:r>
              <w:rPr>
                <w:rFonts w:ascii="Times New Roman" w:eastAsia="Times New Roman" w:hAnsi="Times New Roman" w:cs="Times New Roman"/>
                <w:b/>
                <w:bCs/>
                <w:color w:val="FFFFFF"/>
              </w:rPr>
              <w:t>Campo</w:t>
            </w:r>
          </w:p>
        </w:tc>
        <w:tc>
          <w:tcPr>
            <w:tcW w:w="7455" w:type="dxa"/>
            <w:tcBorders>
              <w:top w:val="single" w:sz="5" w:space="0" w:color="BFBFBF"/>
              <w:left w:val="nil"/>
              <w:bottom w:val="single" w:sz="5" w:space="0" w:color="BFBFBF"/>
              <w:right w:val="single" w:sz="5" w:space="0" w:color="BFBFBF"/>
            </w:tcBorders>
            <w:shd w:val="clear" w:color="auto" w:fill="191919"/>
            <w:tcMar>
              <w:top w:w="40" w:type="dxa"/>
              <w:left w:w="60" w:type="dxa"/>
              <w:bottom w:w="40" w:type="dxa"/>
              <w:right w:w="60" w:type="dxa"/>
            </w:tcMar>
          </w:tcPr>
          <w:p w14:paraId="589D6B1F" w14:textId="77777777" w:rsidR="007D6E97" w:rsidRDefault="00B143B5">
            <w:pPr>
              <w:spacing w:after="0" w:line="360" w:lineRule="auto"/>
              <w:rPr>
                <w:rFonts w:ascii="Times New Roman" w:eastAsia="Times New Roman" w:hAnsi="Times New Roman" w:cs="Times New Roman"/>
                <w:b/>
                <w:bCs/>
                <w:color w:val="FFFFFF"/>
              </w:rPr>
            </w:pPr>
            <w:r>
              <w:rPr>
                <w:rFonts w:ascii="Times New Roman" w:eastAsia="Times New Roman" w:hAnsi="Times New Roman" w:cs="Times New Roman"/>
                <w:b/>
                <w:bCs/>
                <w:color w:val="FFFFFF"/>
              </w:rPr>
              <w:t>Descripción</w:t>
            </w:r>
          </w:p>
        </w:tc>
      </w:tr>
      <w:tr w:rsidR="007D6E97" w14:paraId="092BE152" w14:textId="77777777">
        <w:trPr>
          <w:trHeight w:val="46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2AB5736B"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Nombre</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0E19A717"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CU73 - Consultando sesiones de usuarios</w:t>
            </w:r>
          </w:p>
        </w:tc>
      </w:tr>
      <w:tr w:rsidR="007D6E97" w14:paraId="3052A472" w14:textId="77777777">
        <w:trPr>
          <w:trHeight w:val="46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736FB099"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Actores</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1ED6C50F"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Usuario autorizado de Gerencia.</w:t>
            </w:r>
          </w:p>
        </w:tc>
      </w:tr>
      <w:tr w:rsidR="007D6E97" w14:paraId="2E91EF4E" w14:textId="77777777">
        <w:trPr>
          <w:trHeight w:val="82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6D7B74A4"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Resumen</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34369F81"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El usuario consulta el estado y la información disponible de las sesiones asociadas a las cuentas de Usuario.</w:t>
            </w:r>
          </w:p>
        </w:tc>
      </w:tr>
      <w:tr w:rsidR="007D6E97" w14:paraId="01AD8DA2" w14:textId="77777777">
        <w:trPr>
          <w:trHeight w:val="46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2F965C34"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Frecuencia</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365BFAB4"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Media.</w:t>
            </w:r>
          </w:p>
        </w:tc>
      </w:tr>
      <w:tr w:rsidR="007D6E97" w14:paraId="6C61F4F5" w14:textId="77777777">
        <w:trPr>
          <w:trHeight w:val="82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7A1F22D7"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Precondiciones</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17888BA5"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El usuario debe estar autenticado y autorizado para consultar información de sesiones.</w:t>
            </w:r>
          </w:p>
        </w:tc>
      </w:tr>
      <w:tr w:rsidR="007D6E97" w14:paraId="4CF728CE" w14:textId="77777777">
        <w:trPr>
          <w:trHeight w:val="190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04FF47CE"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Descripciones</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5072536C"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B45F06"/>
              </w:rPr>
              <w:t xml:space="preserve">El usuario accede a la consulta de sesiones de usuarios. </w:t>
            </w:r>
            <w:r>
              <w:rPr>
                <w:rFonts w:ascii="Times New Roman" w:eastAsia="Times New Roman" w:hAnsi="Times New Roman" w:cs="Times New Roman"/>
                <w:color w:val="191919"/>
              </w:rPr>
              <w:t xml:space="preserve">El sistema presenta las cuentas y el estado de sesión disponible para su nivel de autorización. </w:t>
            </w:r>
            <w:r>
              <w:rPr>
                <w:rFonts w:ascii="Times New Roman" w:eastAsia="Times New Roman" w:hAnsi="Times New Roman" w:cs="Times New Roman"/>
                <w:color w:val="B45F06"/>
              </w:rPr>
              <w:t xml:space="preserve">El usuario selecciona una cuenta para consultar su información. </w:t>
            </w:r>
            <w:r>
              <w:rPr>
                <w:rFonts w:ascii="Times New Roman" w:eastAsia="Times New Roman" w:hAnsi="Times New Roman" w:cs="Times New Roman"/>
                <w:color w:val="191919"/>
              </w:rPr>
              <w:t>Si existe una sesión activa, el sistema presenta los datos de sesión que el usuario se encuentre autorizado para visualizar [Excepción 1].</w:t>
            </w:r>
          </w:p>
        </w:tc>
      </w:tr>
      <w:tr w:rsidR="007D6E97" w14:paraId="384EA04E" w14:textId="77777777">
        <w:trPr>
          <w:trHeight w:val="46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40E5471E"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Excepciones</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36E63366"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No aplica.</w:t>
            </w:r>
          </w:p>
        </w:tc>
      </w:tr>
      <w:tr w:rsidR="007D6E97" w14:paraId="02085B1F" w14:textId="77777777">
        <w:trPr>
          <w:trHeight w:val="82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3B68986B"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Postcondiciones</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36AC10AC"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El usuario visualiza la información de sesión disponible para la cuenta consultada sin modificar su estado.</w:t>
            </w:r>
          </w:p>
        </w:tc>
      </w:tr>
      <w:tr w:rsidR="007D6E97" w14:paraId="4B24B2D7" w14:textId="77777777">
        <w:trPr>
          <w:trHeight w:val="46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159C766D"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Dependencias</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2E77F5FD"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No aplica.</w:t>
            </w:r>
          </w:p>
        </w:tc>
      </w:tr>
    </w:tbl>
    <w:p w14:paraId="1277EBC2" w14:textId="77777777" w:rsidR="007D6E97" w:rsidRDefault="007D6E97">
      <w:pPr>
        <w:spacing w:before="40" w:after="0" w:line="360" w:lineRule="auto"/>
        <w:rPr>
          <w:rFonts w:ascii="Times New Roman" w:eastAsia="Times New Roman" w:hAnsi="Times New Roman" w:cs="Times New Roman"/>
          <w:sz w:val="22"/>
          <w:szCs w:val="22"/>
        </w:rPr>
      </w:pPr>
    </w:p>
    <w:p w14:paraId="18B8A883" w14:textId="77BE2052" w:rsidR="55D795D4" w:rsidRDefault="55D795D4">
      <w:r>
        <w:br w:type="page"/>
      </w:r>
    </w:p>
    <w:p w14:paraId="19F46659" w14:textId="1F0AFD33" w:rsidR="55D795D4" w:rsidRDefault="55D795D4" w:rsidP="55D795D4">
      <w:pPr>
        <w:spacing w:before="40" w:after="0" w:line="360" w:lineRule="auto"/>
        <w:rPr>
          <w:rFonts w:ascii="Times New Roman" w:eastAsia="Times New Roman" w:hAnsi="Times New Roman" w:cs="Times New Roman"/>
          <w:sz w:val="22"/>
          <w:szCs w:val="22"/>
        </w:rPr>
      </w:pPr>
    </w:p>
    <w:tbl>
      <w:tblPr>
        <w:tblStyle w:val="affffff4"/>
        <w:tblW w:w="93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35"/>
        <w:gridCol w:w="7455"/>
      </w:tblGrid>
      <w:tr w:rsidR="007D6E97" w14:paraId="31A6DA15" w14:textId="77777777">
        <w:trPr>
          <w:trHeight w:val="465"/>
        </w:trPr>
        <w:tc>
          <w:tcPr>
            <w:tcW w:w="1935" w:type="dxa"/>
            <w:tcBorders>
              <w:top w:val="single" w:sz="5" w:space="0" w:color="BFBFBF"/>
              <w:left w:val="single" w:sz="5" w:space="0" w:color="BFBFBF"/>
              <w:bottom w:val="single" w:sz="5" w:space="0" w:color="BFBFBF"/>
              <w:right w:val="single" w:sz="5" w:space="0" w:color="BFBFBF"/>
            </w:tcBorders>
            <w:shd w:val="clear" w:color="auto" w:fill="191919"/>
            <w:tcMar>
              <w:top w:w="40" w:type="dxa"/>
              <w:left w:w="60" w:type="dxa"/>
              <w:bottom w:w="40" w:type="dxa"/>
              <w:right w:w="60" w:type="dxa"/>
            </w:tcMar>
          </w:tcPr>
          <w:p w14:paraId="0C591E43" w14:textId="77777777" w:rsidR="007D6E97" w:rsidRDefault="00B143B5">
            <w:pPr>
              <w:spacing w:after="0" w:line="360" w:lineRule="auto"/>
              <w:rPr>
                <w:rFonts w:ascii="Times New Roman" w:eastAsia="Times New Roman" w:hAnsi="Times New Roman" w:cs="Times New Roman"/>
                <w:b/>
                <w:bCs/>
                <w:color w:val="FFFFFF"/>
              </w:rPr>
            </w:pPr>
            <w:r>
              <w:rPr>
                <w:rFonts w:ascii="Times New Roman" w:eastAsia="Times New Roman" w:hAnsi="Times New Roman" w:cs="Times New Roman"/>
                <w:b/>
                <w:bCs/>
                <w:color w:val="FFFFFF"/>
              </w:rPr>
              <w:t>Campo</w:t>
            </w:r>
          </w:p>
        </w:tc>
        <w:tc>
          <w:tcPr>
            <w:tcW w:w="7455" w:type="dxa"/>
            <w:tcBorders>
              <w:top w:val="single" w:sz="5" w:space="0" w:color="BFBFBF"/>
              <w:left w:val="nil"/>
              <w:bottom w:val="single" w:sz="5" w:space="0" w:color="BFBFBF"/>
              <w:right w:val="single" w:sz="5" w:space="0" w:color="BFBFBF"/>
            </w:tcBorders>
            <w:shd w:val="clear" w:color="auto" w:fill="191919"/>
            <w:tcMar>
              <w:top w:w="40" w:type="dxa"/>
              <w:left w:w="60" w:type="dxa"/>
              <w:bottom w:w="40" w:type="dxa"/>
              <w:right w:w="60" w:type="dxa"/>
            </w:tcMar>
          </w:tcPr>
          <w:p w14:paraId="51EAA41D" w14:textId="77777777" w:rsidR="007D6E97" w:rsidRDefault="00B143B5">
            <w:pPr>
              <w:spacing w:after="0" w:line="360" w:lineRule="auto"/>
              <w:rPr>
                <w:rFonts w:ascii="Times New Roman" w:eastAsia="Times New Roman" w:hAnsi="Times New Roman" w:cs="Times New Roman"/>
                <w:b/>
                <w:bCs/>
                <w:color w:val="FFFFFF"/>
              </w:rPr>
            </w:pPr>
            <w:r>
              <w:rPr>
                <w:rFonts w:ascii="Times New Roman" w:eastAsia="Times New Roman" w:hAnsi="Times New Roman" w:cs="Times New Roman"/>
                <w:b/>
                <w:bCs/>
                <w:color w:val="FFFFFF"/>
              </w:rPr>
              <w:t>Descripción</w:t>
            </w:r>
          </w:p>
        </w:tc>
      </w:tr>
      <w:tr w:rsidR="007D6E97" w14:paraId="7DF080CD" w14:textId="77777777">
        <w:trPr>
          <w:trHeight w:val="46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69092088"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Nombre</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1E31F77F"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CU74 - Cerrando administrativamente sesión de usuario</w:t>
            </w:r>
          </w:p>
        </w:tc>
      </w:tr>
      <w:tr w:rsidR="007D6E97" w14:paraId="08818FFD" w14:textId="77777777">
        <w:trPr>
          <w:trHeight w:val="46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0E8A251F"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Actores</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64BED86C"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Usuario autorizado de Gerencia.</w:t>
            </w:r>
          </w:p>
        </w:tc>
      </w:tr>
      <w:tr w:rsidR="007D6E97" w14:paraId="0486F153" w14:textId="77777777">
        <w:trPr>
          <w:trHeight w:val="82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6D7D8DD6"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Resumen</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04B73C0A"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El usuario cierra administrativamente una sesión activa de otra cuenta para impedir que ésta continúe operando con dicha sesión.</w:t>
            </w:r>
          </w:p>
        </w:tc>
      </w:tr>
      <w:tr w:rsidR="007D6E97" w14:paraId="195871D7" w14:textId="77777777">
        <w:trPr>
          <w:trHeight w:val="46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47E4BEA4"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Frecuencia</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2D7269FA"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Baja.</w:t>
            </w:r>
          </w:p>
        </w:tc>
      </w:tr>
      <w:tr w:rsidR="007D6E97" w14:paraId="2EEA95B6" w14:textId="77777777">
        <w:trPr>
          <w:trHeight w:val="118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71140CA9"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Precondiciones</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29369B25"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El usuario debe estar autenticado y autorizado para cerrar administrativamente sesiones. Debe existir una sesión activa asociada a la cuenta seleccionada que pueda ser cerrada mediante este procedimiento.</w:t>
            </w:r>
          </w:p>
        </w:tc>
      </w:tr>
      <w:tr w:rsidR="007D6E97" w14:paraId="53532E5A" w14:textId="77777777">
        <w:trPr>
          <w:trHeight w:val="226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787E3497"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Descripciones</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1CB47E04"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B45F06"/>
              </w:rPr>
              <w:t xml:space="preserve">El usuario accede a la gestión de sesiones, selecciona una cuenta con sesión activa y solicita cerrar administrativamente dicha sesión. </w:t>
            </w:r>
            <w:r>
              <w:rPr>
                <w:rFonts w:ascii="Times New Roman" w:eastAsia="Times New Roman" w:hAnsi="Times New Roman" w:cs="Times New Roman"/>
                <w:color w:val="191919"/>
              </w:rPr>
              <w:t xml:space="preserve">El sistema verifica que la sesión pueda ser cerrada por el usuario solicitante [Excepción 1] y solicita confirmación. </w:t>
            </w:r>
            <w:r>
              <w:rPr>
                <w:rFonts w:ascii="Times New Roman" w:eastAsia="Times New Roman" w:hAnsi="Times New Roman" w:cs="Times New Roman"/>
                <w:color w:val="B45F06"/>
              </w:rPr>
              <w:t xml:space="preserve">El usuario confirma la operación. </w:t>
            </w:r>
            <w:r>
              <w:rPr>
                <w:rFonts w:ascii="Times New Roman" w:eastAsia="Times New Roman" w:hAnsi="Times New Roman" w:cs="Times New Roman"/>
                <w:color w:val="191919"/>
              </w:rPr>
              <w:t>El sistema invalida la sesión seleccionada y notifica que el cierre administrativo fue realizado correctamente.</w:t>
            </w:r>
          </w:p>
        </w:tc>
      </w:tr>
      <w:tr w:rsidR="007D6E97" w14:paraId="56DB3476" w14:textId="77777777">
        <w:trPr>
          <w:trHeight w:val="118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392616CD"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Excepciones</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054583BA"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Excepción 1: Cierre administrativo no permitido; si la sesión seleccionada no puede ser cerrada por el usuario solicitante debido a las restricciones aplicables, el sistema rechaza la operación e informa la situación.</w:t>
            </w:r>
          </w:p>
        </w:tc>
      </w:tr>
      <w:tr w:rsidR="007D6E97" w14:paraId="43A1FA05" w14:textId="77777777">
        <w:trPr>
          <w:trHeight w:val="82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32786E0E"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Postcondiciones</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5122EB19"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La sesión seleccionada queda invalidada y la cuenta deberá iniciar una nueva sesión para volver a acceder al sistema.</w:t>
            </w:r>
          </w:p>
        </w:tc>
      </w:tr>
      <w:tr w:rsidR="007D6E97" w14:paraId="75E438E2" w14:textId="77777777">
        <w:trPr>
          <w:trHeight w:val="465"/>
        </w:trPr>
        <w:tc>
          <w:tcPr>
            <w:tcW w:w="1935" w:type="dxa"/>
            <w:tcBorders>
              <w:top w:val="nil"/>
              <w:left w:val="single" w:sz="5" w:space="0" w:color="BFBFBF"/>
              <w:bottom w:val="single" w:sz="5" w:space="0" w:color="BFBFBF"/>
              <w:right w:val="single" w:sz="5" w:space="0" w:color="BFBFBF"/>
            </w:tcBorders>
            <w:shd w:val="clear" w:color="auto" w:fill="F2F2F2"/>
            <w:tcMar>
              <w:top w:w="40" w:type="dxa"/>
              <w:left w:w="60" w:type="dxa"/>
              <w:bottom w:w="40" w:type="dxa"/>
              <w:right w:w="60" w:type="dxa"/>
            </w:tcMar>
          </w:tcPr>
          <w:p w14:paraId="380166C9" w14:textId="77777777" w:rsidR="007D6E97" w:rsidRDefault="00B143B5">
            <w:pPr>
              <w:spacing w:after="0" w:line="360" w:lineRule="auto"/>
              <w:rPr>
                <w:rFonts w:ascii="Times New Roman" w:eastAsia="Times New Roman" w:hAnsi="Times New Roman" w:cs="Times New Roman"/>
                <w:b/>
                <w:bCs/>
                <w:color w:val="191919"/>
              </w:rPr>
            </w:pPr>
            <w:r>
              <w:rPr>
                <w:rFonts w:ascii="Times New Roman" w:eastAsia="Times New Roman" w:hAnsi="Times New Roman" w:cs="Times New Roman"/>
                <w:b/>
                <w:bCs/>
                <w:color w:val="191919"/>
              </w:rPr>
              <w:t>Dependencias</w:t>
            </w:r>
          </w:p>
        </w:tc>
        <w:tc>
          <w:tcPr>
            <w:tcW w:w="7455" w:type="dxa"/>
            <w:tcBorders>
              <w:top w:val="nil"/>
              <w:left w:val="nil"/>
              <w:bottom w:val="single" w:sz="5" w:space="0" w:color="BFBFBF"/>
              <w:right w:val="single" w:sz="5" w:space="0" w:color="BFBFBF"/>
            </w:tcBorders>
            <w:shd w:val="clear" w:color="auto" w:fill="FFFFFF"/>
            <w:tcMar>
              <w:top w:w="40" w:type="dxa"/>
              <w:left w:w="60" w:type="dxa"/>
              <w:bottom w:w="40" w:type="dxa"/>
              <w:right w:w="60" w:type="dxa"/>
            </w:tcMar>
          </w:tcPr>
          <w:p w14:paraId="28D1061C" w14:textId="77777777" w:rsidR="007D6E97" w:rsidRDefault="00B143B5">
            <w:pPr>
              <w:spacing w:after="0" w:line="360" w:lineRule="auto"/>
              <w:rPr>
                <w:rFonts w:ascii="Times New Roman" w:eastAsia="Times New Roman" w:hAnsi="Times New Roman" w:cs="Times New Roman"/>
                <w:color w:val="191919"/>
              </w:rPr>
            </w:pPr>
            <w:r>
              <w:rPr>
                <w:rFonts w:ascii="Times New Roman" w:eastAsia="Times New Roman" w:hAnsi="Times New Roman" w:cs="Times New Roman"/>
                <w:color w:val="191919"/>
              </w:rPr>
              <w:t>No aplica.</w:t>
            </w:r>
          </w:p>
        </w:tc>
      </w:tr>
    </w:tbl>
    <w:p w14:paraId="45F71BF2" w14:textId="77777777" w:rsidR="007D6E97" w:rsidRDefault="007D6E97">
      <w:pPr>
        <w:spacing w:before="40" w:after="0" w:line="360" w:lineRule="auto"/>
        <w:rPr>
          <w:sz w:val="22"/>
          <w:szCs w:val="22"/>
        </w:rPr>
      </w:pPr>
    </w:p>
    <w:p w14:paraId="33F7E27D" w14:textId="77777777" w:rsidR="007D6E97" w:rsidRDefault="007D6E97">
      <w:pPr>
        <w:spacing w:before="40" w:after="0" w:line="360" w:lineRule="auto"/>
        <w:rPr>
          <w:sz w:val="22"/>
          <w:szCs w:val="22"/>
        </w:rPr>
      </w:pPr>
    </w:p>
    <w:p w14:paraId="47B8AB81" w14:textId="77777777" w:rsidR="007D6E97" w:rsidRDefault="007D6E97">
      <w:pPr>
        <w:spacing w:before="40" w:after="0" w:line="360" w:lineRule="auto"/>
        <w:rPr>
          <w:sz w:val="22"/>
          <w:szCs w:val="22"/>
        </w:rPr>
      </w:pPr>
    </w:p>
    <w:p w14:paraId="12984264" w14:textId="77777777" w:rsidR="007D6E97" w:rsidRDefault="007D6E97">
      <w:pPr>
        <w:spacing w:before="40" w:after="0" w:line="360" w:lineRule="auto"/>
        <w:rPr>
          <w:sz w:val="22"/>
          <w:szCs w:val="22"/>
        </w:rPr>
      </w:pPr>
    </w:p>
    <w:p w14:paraId="7637B796" w14:textId="77777777" w:rsidR="007D6E97" w:rsidRDefault="007D6E97">
      <w:pPr>
        <w:spacing w:before="40" w:after="0" w:line="360" w:lineRule="auto"/>
        <w:rPr>
          <w:sz w:val="22"/>
          <w:szCs w:val="22"/>
        </w:rPr>
      </w:pPr>
    </w:p>
    <w:p w14:paraId="42D94979" w14:textId="45FA91ED" w:rsidR="007D6E97" w:rsidRDefault="007D6E97">
      <w:pPr>
        <w:spacing w:before="40" w:after="0" w:line="360" w:lineRule="auto"/>
        <w:rPr>
          <w:sz w:val="22"/>
          <w:szCs w:val="22"/>
        </w:rPr>
      </w:pPr>
    </w:p>
    <w:p w14:paraId="24E48F42" w14:textId="77777777" w:rsidR="007D6E97" w:rsidRDefault="00B143B5">
      <w:pPr>
        <w:pStyle w:val="Ttulo3"/>
        <w:numPr>
          <w:ilvl w:val="2"/>
          <w:numId w:val="2"/>
        </w:numPr>
        <w:spacing w:line="360" w:lineRule="auto"/>
        <w:rPr>
          <w:rFonts w:ascii="Times New Roman" w:eastAsia="Times New Roman" w:hAnsi="Times New Roman" w:cs="Times New Roman"/>
        </w:rPr>
      </w:pPr>
      <w:bookmarkStart w:id="68" w:name="_Toc240236405"/>
      <w:r>
        <w:rPr>
          <w:rFonts w:ascii="Times New Roman" w:eastAsia="Times New Roman" w:hAnsi="Times New Roman" w:cs="Times New Roman"/>
        </w:rPr>
        <w:t>Diagramas de Casos de Uso</w:t>
      </w:r>
      <w:bookmarkEnd w:id="68"/>
    </w:p>
    <w:p w14:paraId="6F58AAD2" w14:textId="77777777" w:rsidR="007D6E97" w:rsidRDefault="007D6E97"/>
    <w:p w14:paraId="379E1DF2" w14:textId="77777777" w:rsidR="007D6E97" w:rsidRDefault="00B143B5">
      <w:r>
        <w:rPr>
          <w:rFonts w:ascii="Times New Roman" w:eastAsia="Times New Roman" w:hAnsi="Times New Roman" w:cs="Times New Roman"/>
        </w:rPr>
        <w:t>En esta sección se presentan los requerimientos funcionales considerados para el Incremento 2. Estos requerimientos corresponden a las funcionalidades asignadas a esta entrega dentro de los módulos de Integración y Ficha de Clientes, Cotizaciones y Notas de Venta, Pagos y Recaudación y Usuarios, Seguridad y Permisos. En total, el incremento considera 37 requerimientos funcionales, los cuales forman parte de la planificación vigente del proyecto y definen el comportamiento esperado del sistema para esta etapa.</w:t>
      </w:r>
      <w:r>
        <w:t xml:space="preserve"> </w:t>
      </w:r>
    </w:p>
    <w:p w14:paraId="47EF96DE" w14:textId="77777777" w:rsidR="007D6E97" w:rsidRDefault="007D6E97"/>
    <w:p w14:paraId="4D7BA734" w14:textId="78D6C792" w:rsidR="007D6E97" w:rsidRDefault="007D6E97">
      <w:pPr>
        <w:spacing w:line="360" w:lineRule="auto"/>
      </w:pPr>
    </w:p>
    <w:p w14:paraId="612B4C81" w14:textId="10B193EC" w:rsidR="001C0BE5" w:rsidRDefault="001C0BE5" w:rsidP="009C5B24">
      <w:pPr>
        <w:pStyle w:val="Descripcin"/>
      </w:pPr>
      <w:bookmarkStart w:id="69" w:name="_heading=h.uqp9hu9c9ucu" w:colFirst="0" w:colLast="0"/>
      <w:bookmarkEnd w:id="69"/>
    </w:p>
    <w:p w14:paraId="6E3E0BE3" w14:textId="4B3B67C5" w:rsidR="001C0BE5" w:rsidRDefault="009C5B24" w:rsidP="55D795D4">
      <w:r>
        <w:br w:type="page"/>
      </w:r>
    </w:p>
    <w:p w14:paraId="5E53B9D0" w14:textId="043951BD" w:rsidR="001C0BE5" w:rsidRPr="00E52EB9" w:rsidRDefault="009C5B24" w:rsidP="00E52EB9">
      <w:pPr>
        <w:pStyle w:val="Descripcin"/>
      </w:pPr>
      <w:bookmarkStart w:id="70" w:name="_Toc240236630"/>
      <w:r>
        <w:lastRenderedPageBreak/>
        <w:t xml:space="preserve">Figura </w:t>
      </w:r>
      <w:fldSimple w:instr=" STYLEREF 1 \s ">
        <w:r w:rsidR="00930693">
          <w:rPr>
            <w:noProof/>
          </w:rPr>
          <w:t>1</w:t>
        </w:r>
      </w:fldSimple>
      <w:r w:rsidR="00930693">
        <w:t>.</w:t>
      </w:r>
      <w:fldSimple w:instr=" SEQ Figura \* ARABIC \s 1 ">
        <w:r w:rsidR="00930693">
          <w:rPr>
            <w:noProof/>
          </w:rPr>
          <w:t>4</w:t>
        </w:r>
      </w:fldSimple>
      <w:r>
        <w:t xml:space="preserve"> </w:t>
      </w:r>
      <w:r w:rsidR="00E52EB9">
        <w:t>“</w:t>
      </w:r>
      <w:r w:rsidRPr="006E61CE">
        <w:t>Diagrama de Caso de Uso 1”.</w:t>
      </w:r>
      <w:bookmarkEnd w:id="70"/>
    </w:p>
    <w:p w14:paraId="1BCA4697" w14:textId="747D95D7" w:rsidR="007D6E97" w:rsidRDefault="007D6E97">
      <w:pPr>
        <w:pBdr>
          <w:top w:val="nil"/>
          <w:left w:val="nil"/>
          <w:bottom w:val="nil"/>
          <w:right w:val="nil"/>
          <w:between w:val="nil"/>
        </w:pBdr>
        <w:spacing w:line="360" w:lineRule="auto"/>
        <w:jc w:val="center"/>
        <w:rPr>
          <w:rFonts w:ascii="Times New Roman" w:eastAsia="Times New Roman" w:hAnsi="Times New Roman" w:cs="Times New Roman"/>
          <w:b/>
          <w:bCs/>
          <w:color w:val="000000"/>
          <w:sz w:val="18"/>
          <w:szCs w:val="18"/>
        </w:rPr>
      </w:pPr>
    </w:p>
    <w:p w14:paraId="3A02DA62" w14:textId="77777777" w:rsidR="007D6E97" w:rsidRDefault="00B143B5">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E3F9339" wp14:editId="47FFDAC2">
            <wp:extent cx="5971540" cy="4584700"/>
            <wp:effectExtent l="0" t="0" r="0" b="0"/>
            <wp:docPr id="2131285666" name="image94.png"/>
            <wp:cNvGraphicFramePr/>
            <a:graphic xmlns:a="http://schemas.openxmlformats.org/drawingml/2006/main">
              <a:graphicData uri="http://schemas.openxmlformats.org/drawingml/2006/picture">
                <pic:pic xmlns:pic="http://schemas.openxmlformats.org/drawingml/2006/picture">
                  <pic:nvPicPr>
                    <pic:cNvPr id="0" name="image94.png"/>
                    <pic:cNvPicPr preferRelativeResize="0"/>
                  </pic:nvPicPr>
                  <pic:blipFill>
                    <a:blip r:embed="rId11"/>
                    <a:srcRect/>
                    <a:stretch>
                      <a:fillRect/>
                    </a:stretch>
                  </pic:blipFill>
                  <pic:spPr>
                    <a:xfrm>
                      <a:off x="0" y="0"/>
                      <a:ext cx="5971540" cy="4584700"/>
                    </a:xfrm>
                    <a:prstGeom prst="rect">
                      <a:avLst/>
                    </a:prstGeom>
                    <a:ln/>
                  </pic:spPr>
                </pic:pic>
              </a:graphicData>
            </a:graphic>
          </wp:inline>
        </w:drawing>
      </w:r>
    </w:p>
    <w:p w14:paraId="1A80BF0A" w14:textId="77777777" w:rsidR="007D6E97" w:rsidRPr="00FA5495" w:rsidRDefault="00B143B5" w:rsidP="00FA5495">
      <w:pPr>
        <w:pStyle w:val="Cita"/>
      </w:pPr>
      <w:r w:rsidRPr="00FA5495">
        <w:t>Fuente: Elaborado por el estudiante de acuerdo con el proyecto</w:t>
      </w:r>
    </w:p>
    <w:p w14:paraId="582DA984" w14:textId="77777777" w:rsidR="007D6E97" w:rsidRDefault="007D6E97">
      <w:pPr>
        <w:spacing w:line="360" w:lineRule="auto"/>
        <w:rPr>
          <w:rFonts w:ascii="Times New Roman" w:eastAsia="Times New Roman" w:hAnsi="Times New Roman" w:cs="Times New Roman"/>
          <w:sz w:val="18"/>
          <w:szCs w:val="18"/>
        </w:rPr>
      </w:pPr>
    </w:p>
    <w:p w14:paraId="6ACD0059" w14:textId="77777777" w:rsidR="007D6E97" w:rsidRDefault="007D6E97">
      <w:pPr>
        <w:spacing w:line="360" w:lineRule="auto"/>
        <w:rPr>
          <w:rFonts w:ascii="Times New Roman" w:eastAsia="Times New Roman" w:hAnsi="Times New Roman" w:cs="Times New Roman"/>
          <w:sz w:val="18"/>
          <w:szCs w:val="18"/>
        </w:rPr>
      </w:pPr>
    </w:p>
    <w:p w14:paraId="5593368A" w14:textId="77777777" w:rsidR="007D6E97" w:rsidRDefault="007D6E97">
      <w:pPr>
        <w:spacing w:line="360" w:lineRule="auto"/>
        <w:rPr>
          <w:rFonts w:ascii="Times New Roman" w:eastAsia="Times New Roman" w:hAnsi="Times New Roman" w:cs="Times New Roman"/>
          <w:sz w:val="18"/>
          <w:szCs w:val="18"/>
        </w:rPr>
      </w:pPr>
    </w:p>
    <w:p w14:paraId="0BA02EAB" w14:textId="77777777" w:rsidR="007D6E97" w:rsidRDefault="007D6E97">
      <w:pPr>
        <w:spacing w:line="360" w:lineRule="auto"/>
        <w:rPr>
          <w:rFonts w:ascii="Times New Roman" w:eastAsia="Times New Roman" w:hAnsi="Times New Roman" w:cs="Times New Roman"/>
          <w:sz w:val="18"/>
          <w:szCs w:val="18"/>
        </w:rPr>
      </w:pPr>
    </w:p>
    <w:p w14:paraId="1B2B0421" w14:textId="77777777" w:rsidR="007D6E97" w:rsidRDefault="007D6E97">
      <w:pPr>
        <w:spacing w:line="360" w:lineRule="auto"/>
        <w:rPr>
          <w:rFonts w:ascii="Times New Roman" w:eastAsia="Times New Roman" w:hAnsi="Times New Roman" w:cs="Times New Roman"/>
          <w:sz w:val="18"/>
          <w:szCs w:val="18"/>
        </w:rPr>
      </w:pPr>
    </w:p>
    <w:p w14:paraId="5C4A2DB1" w14:textId="2A023C6C" w:rsidR="007D6E97" w:rsidRDefault="007D6E97">
      <w:pPr>
        <w:spacing w:line="360" w:lineRule="auto"/>
        <w:rPr>
          <w:rFonts w:ascii="Times New Roman" w:eastAsia="Times New Roman" w:hAnsi="Times New Roman" w:cs="Times New Roman"/>
          <w:sz w:val="18"/>
          <w:szCs w:val="18"/>
        </w:rPr>
      </w:pPr>
    </w:p>
    <w:p w14:paraId="24C7D8FC" w14:textId="30FA055A" w:rsidR="007D6E97" w:rsidRDefault="00112B49" w:rsidP="00112B49">
      <w:pPr>
        <w:pStyle w:val="Descripcin"/>
        <w:rPr>
          <w:rFonts w:eastAsia="Times New Roman" w:cs="Times New Roman"/>
          <w:b w:val="0"/>
          <w:bCs w:val="0"/>
          <w:color w:val="4D4D4D"/>
          <w:szCs w:val="18"/>
        </w:rPr>
      </w:pPr>
      <w:bookmarkStart w:id="71" w:name="_heading=h.dgel6zsmg2n" w:colFirst="0" w:colLast="0"/>
      <w:bookmarkStart w:id="72" w:name="_Toc240236631"/>
      <w:bookmarkEnd w:id="71"/>
      <w:r>
        <w:t xml:space="preserve">Figura </w:t>
      </w:r>
      <w:fldSimple w:instr=" STYLEREF 1 \s ">
        <w:r w:rsidR="00930693">
          <w:rPr>
            <w:noProof/>
          </w:rPr>
          <w:t>1</w:t>
        </w:r>
      </w:fldSimple>
      <w:r w:rsidR="00930693">
        <w:t>.</w:t>
      </w:r>
      <w:fldSimple w:instr=" SEQ Figura \* ARABIC \s 1 ">
        <w:r w:rsidR="00930693">
          <w:rPr>
            <w:noProof/>
          </w:rPr>
          <w:t>5</w:t>
        </w:r>
      </w:fldSimple>
      <w:r>
        <w:t xml:space="preserve"> </w:t>
      </w:r>
      <w:r w:rsidR="00E52EB9">
        <w:t>“</w:t>
      </w:r>
      <w:r w:rsidRPr="00194C4C">
        <w:t>Diagrama de Caso de Uso 2”.</w:t>
      </w:r>
      <w:bookmarkEnd w:id="72"/>
    </w:p>
    <w:p w14:paraId="21DC14CA" w14:textId="77777777" w:rsidR="007D6E97" w:rsidRDefault="00B143B5">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3D781147" wp14:editId="423BB19A">
            <wp:extent cx="5971540" cy="4584700"/>
            <wp:effectExtent l="0" t="0" r="0" b="0"/>
            <wp:docPr id="2131285623" name="image82.png"/>
            <wp:cNvGraphicFramePr/>
            <a:graphic xmlns:a="http://schemas.openxmlformats.org/drawingml/2006/main">
              <a:graphicData uri="http://schemas.openxmlformats.org/drawingml/2006/picture">
                <pic:pic xmlns:pic="http://schemas.openxmlformats.org/drawingml/2006/picture">
                  <pic:nvPicPr>
                    <pic:cNvPr id="0" name="image82.png"/>
                    <pic:cNvPicPr preferRelativeResize="0"/>
                  </pic:nvPicPr>
                  <pic:blipFill>
                    <a:blip r:embed="rId12"/>
                    <a:srcRect/>
                    <a:stretch>
                      <a:fillRect/>
                    </a:stretch>
                  </pic:blipFill>
                  <pic:spPr>
                    <a:xfrm>
                      <a:off x="0" y="0"/>
                      <a:ext cx="5971540" cy="4584700"/>
                    </a:xfrm>
                    <a:prstGeom prst="rect">
                      <a:avLst/>
                    </a:prstGeom>
                    <a:ln/>
                  </pic:spPr>
                </pic:pic>
              </a:graphicData>
            </a:graphic>
          </wp:inline>
        </w:drawing>
      </w:r>
    </w:p>
    <w:p w14:paraId="131649AD" w14:textId="77777777" w:rsidR="007D6E97" w:rsidRPr="00112B49" w:rsidRDefault="00B143B5" w:rsidP="00112B49">
      <w:pPr>
        <w:pStyle w:val="Cita"/>
      </w:pPr>
      <w:r w:rsidRPr="00112B49">
        <w:t>Fuente: Elaborado por el estudiante de acuerdo con el proyecto</w:t>
      </w:r>
    </w:p>
    <w:p w14:paraId="59151F7A" w14:textId="77777777" w:rsidR="007D6E97" w:rsidRDefault="007D6E97">
      <w:pPr>
        <w:spacing w:line="360" w:lineRule="auto"/>
        <w:jc w:val="center"/>
        <w:rPr>
          <w:rFonts w:ascii="Times New Roman" w:eastAsia="Times New Roman" w:hAnsi="Times New Roman" w:cs="Times New Roman"/>
          <w:color w:val="000000"/>
          <w:sz w:val="18"/>
          <w:szCs w:val="18"/>
        </w:rPr>
      </w:pPr>
      <w:bookmarkStart w:id="73" w:name="_heading=h.kxrglr789xpv" w:colFirst="0" w:colLast="0"/>
      <w:bookmarkEnd w:id="73"/>
    </w:p>
    <w:p w14:paraId="7B887BFA" w14:textId="580C57C0" w:rsidR="007D6E97" w:rsidRDefault="007D6E97" w:rsidP="005E66F9">
      <w:pPr>
        <w:pStyle w:val="Descripcin"/>
      </w:pPr>
      <w:bookmarkStart w:id="74" w:name="_heading=h.civbfex5wyzr" w:colFirst="0" w:colLast="0"/>
      <w:bookmarkEnd w:id="74"/>
    </w:p>
    <w:p w14:paraId="5DE1F86B" w14:textId="44AE4C67" w:rsidR="007D6E97" w:rsidRDefault="005E66F9" w:rsidP="55D795D4">
      <w:r>
        <w:br w:type="page"/>
      </w:r>
    </w:p>
    <w:p w14:paraId="1A657CEA" w14:textId="05D6948B" w:rsidR="007D6E97" w:rsidRDefault="001A4C9F" w:rsidP="001A4C9F">
      <w:pPr>
        <w:pStyle w:val="Descripcin"/>
        <w:rPr>
          <w:rFonts w:eastAsia="Times New Roman" w:cs="Times New Roman"/>
          <w:b w:val="0"/>
          <w:color w:val="4D4D4D"/>
        </w:rPr>
      </w:pPr>
      <w:bookmarkStart w:id="75" w:name="_Toc240236632"/>
      <w:r>
        <w:lastRenderedPageBreak/>
        <w:t xml:space="preserve">Figura </w:t>
      </w:r>
      <w:fldSimple w:instr=" STYLEREF 1 \s ">
        <w:r w:rsidR="00930693">
          <w:rPr>
            <w:noProof/>
          </w:rPr>
          <w:t>1</w:t>
        </w:r>
      </w:fldSimple>
      <w:r w:rsidR="00930693">
        <w:t>.</w:t>
      </w:r>
      <w:fldSimple w:instr=" SEQ Figura \* ARABIC \s 1 ">
        <w:r w:rsidR="00930693">
          <w:rPr>
            <w:noProof/>
          </w:rPr>
          <w:t>6</w:t>
        </w:r>
      </w:fldSimple>
      <w:r>
        <w:t xml:space="preserve"> </w:t>
      </w:r>
      <w:r w:rsidRPr="005C3518">
        <w:t>“Diagrama de Caso de Uso 3”.</w:t>
      </w:r>
      <w:bookmarkEnd w:id="75"/>
    </w:p>
    <w:p w14:paraId="4275DE92" w14:textId="77777777" w:rsidR="007D6E97" w:rsidRDefault="00B143B5">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7192E80" wp14:editId="6C1997E6">
            <wp:extent cx="5971540" cy="3187700"/>
            <wp:effectExtent l="0" t="0" r="0" b="0"/>
            <wp:docPr id="2131285702"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13"/>
                    <a:srcRect/>
                    <a:stretch>
                      <a:fillRect/>
                    </a:stretch>
                  </pic:blipFill>
                  <pic:spPr>
                    <a:xfrm>
                      <a:off x="0" y="0"/>
                      <a:ext cx="5971540" cy="3187700"/>
                    </a:xfrm>
                    <a:prstGeom prst="rect">
                      <a:avLst/>
                    </a:prstGeom>
                    <a:ln/>
                  </pic:spPr>
                </pic:pic>
              </a:graphicData>
            </a:graphic>
          </wp:inline>
        </w:drawing>
      </w:r>
    </w:p>
    <w:p w14:paraId="3EE85E68" w14:textId="77777777" w:rsidR="007D6E97" w:rsidRPr="0069452C" w:rsidRDefault="00B143B5" w:rsidP="0069452C">
      <w:pPr>
        <w:pStyle w:val="Cita"/>
      </w:pPr>
      <w:bookmarkStart w:id="76" w:name="_heading=h.8y46pwjy2irj" w:colFirst="0" w:colLast="0"/>
      <w:bookmarkEnd w:id="76"/>
      <w:r w:rsidRPr="0069452C">
        <w:t>Fuente: Elaborado por el estudiante de acuerdo con el proyecto</w:t>
      </w:r>
      <w:r w:rsidRPr="0069452C">
        <w:br w:type="page"/>
      </w:r>
    </w:p>
    <w:p w14:paraId="737A8DAD" w14:textId="12FB5A15" w:rsidR="007D6E97" w:rsidRDefault="002717B5" w:rsidP="002717B5">
      <w:pPr>
        <w:pStyle w:val="Descripcin"/>
        <w:rPr>
          <w:rFonts w:eastAsia="Times New Roman" w:cs="Times New Roman"/>
          <w:b w:val="0"/>
          <w:bCs w:val="0"/>
          <w:color w:val="4D4D4D"/>
          <w:szCs w:val="18"/>
        </w:rPr>
      </w:pPr>
      <w:bookmarkStart w:id="77" w:name="_heading=h.fp5gto5oku5z" w:colFirst="0" w:colLast="0"/>
      <w:bookmarkStart w:id="78" w:name="_Toc240236633"/>
      <w:bookmarkEnd w:id="77"/>
      <w:r>
        <w:lastRenderedPageBreak/>
        <w:t xml:space="preserve">Figura </w:t>
      </w:r>
      <w:fldSimple w:instr=" STYLEREF 1 \s ">
        <w:r w:rsidR="00930693">
          <w:rPr>
            <w:noProof/>
          </w:rPr>
          <w:t>1</w:t>
        </w:r>
      </w:fldSimple>
      <w:r w:rsidR="00930693">
        <w:t>.</w:t>
      </w:r>
      <w:fldSimple w:instr=" SEQ Figura \* ARABIC \s 1 ">
        <w:r w:rsidR="00930693">
          <w:rPr>
            <w:noProof/>
          </w:rPr>
          <w:t>7</w:t>
        </w:r>
      </w:fldSimple>
      <w:r w:rsidRPr="00D228ED">
        <w:t xml:space="preserve"> “Diagrama de Caso de Uso 4”.</w:t>
      </w:r>
      <w:bookmarkEnd w:id="78"/>
    </w:p>
    <w:p w14:paraId="3F9A1424" w14:textId="77777777" w:rsidR="007D6E97" w:rsidRDefault="00B143B5">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2CE5439F" wp14:editId="72600858">
            <wp:extent cx="5971540" cy="3187700"/>
            <wp:effectExtent l="0" t="0" r="0" b="0"/>
            <wp:docPr id="2131285672"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14"/>
                    <a:srcRect/>
                    <a:stretch>
                      <a:fillRect/>
                    </a:stretch>
                  </pic:blipFill>
                  <pic:spPr>
                    <a:xfrm>
                      <a:off x="0" y="0"/>
                      <a:ext cx="5971540" cy="3187700"/>
                    </a:xfrm>
                    <a:prstGeom prst="rect">
                      <a:avLst/>
                    </a:prstGeom>
                    <a:ln/>
                  </pic:spPr>
                </pic:pic>
              </a:graphicData>
            </a:graphic>
          </wp:inline>
        </w:drawing>
      </w:r>
    </w:p>
    <w:p w14:paraId="1503914E" w14:textId="77777777" w:rsidR="007D6E97" w:rsidRPr="002717B5" w:rsidRDefault="00B143B5" w:rsidP="002717B5">
      <w:pPr>
        <w:pStyle w:val="Cita"/>
      </w:pPr>
      <w:bookmarkStart w:id="79" w:name="_heading=h.89pkariqbetp" w:colFirst="0" w:colLast="0"/>
      <w:bookmarkEnd w:id="79"/>
      <w:r w:rsidRPr="002717B5">
        <w:t>Fuente: Elaborado por el estudiante de acuerdo con el proyecto</w:t>
      </w:r>
      <w:r w:rsidRPr="002717B5">
        <w:br w:type="page"/>
      </w:r>
    </w:p>
    <w:p w14:paraId="44EA2A36" w14:textId="4E81406C" w:rsidR="007D6E97" w:rsidRDefault="002717B5" w:rsidP="002717B5">
      <w:pPr>
        <w:pStyle w:val="Descripcin"/>
        <w:rPr>
          <w:rFonts w:eastAsia="Times New Roman" w:cs="Times New Roman"/>
          <w:b w:val="0"/>
          <w:bCs w:val="0"/>
          <w:color w:val="4D4D4D"/>
          <w:szCs w:val="18"/>
        </w:rPr>
      </w:pPr>
      <w:bookmarkStart w:id="80" w:name="_heading=h.dq8cy4h8mvdu" w:colFirst="0" w:colLast="0"/>
      <w:bookmarkStart w:id="81" w:name="_Toc240236634"/>
      <w:bookmarkEnd w:id="80"/>
      <w:r>
        <w:lastRenderedPageBreak/>
        <w:t xml:space="preserve">Figura </w:t>
      </w:r>
      <w:fldSimple w:instr=" STYLEREF 1 \s ">
        <w:r w:rsidR="00930693">
          <w:rPr>
            <w:noProof/>
          </w:rPr>
          <w:t>1</w:t>
        </w:r>
      </w:fldSimple>
      <w:r w:rsidR="00930693">
        <w:t>.</w:t>
      </w:r>
      <w:fldSimple w:instr=" SEQ Figura \* ARABIC \s 1 ">
        <w:r w:rsidR="00930693">
          <w:rPr>
            <w:noProof/>
          </w:rPr>
          <w:t>8</w:t>
        </w:r>
      </w:fldSimple>
      <w:r>
        <w:t xml:space="preserve"> </w:t>
      </w:r>
      <w:r w:rsidRPr="00B1621E">
        <w:t>“Diagrama de Caso de Uso 13”.</w:t>
      </w:r>
      <w:bookmarkEnd w:id="81"/>
    </w:p>
    <w:p w14:paraId="66624164" w14:textId="77777777" w:rsidR="007D6E97" w:rsidRDefault="00B143B5">
      <w:pPr>
        <w:widowControl w:val="0"/>
        <w:spacing w:line="360" w:lineRule="auto"/>
        <w:jc w:val="center"/>
        <w:rPr>
          <w:rFonts w:ascii="Times New Roman" w:eastAsia="Times New Roman" w:hAnsi="Times New Roman" w:cs="Times New Roman"/>
          <w:i/>
          <w:iCs/>
          <w:sz w:val="18"/>
          <w:szCs w:val="18"/>
        </w:rPr>
      </w:pPr>
      <w:r>
        <w:rPr>
          <w:rFonts w:ascii="Times New Roman" w:eastAsia="Times New Roman" w:hAnsi="Times New Roman" w:cs="Times New Roman"/>
          <w:i/>
          <w:iCs/>
          <w:noProof/>
          <w:sz w:val="18"/>
          <w:szCs w:val="18"/>
        </w:rPr>
        <w:drawing>
          <wp:inline distT="114300" distB="114300" distL="114300" distR="114300" wp14:anchorId="692D1326" wp14:editId="01448A53">
            <wp:extent cx="5971540" cy="5422900"/>
            <wp:effectExtent l="0" t="0" r="0" b="0"/>
            <wp:docPr id="2131285624"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15"/>
                    <a:srcRect/>
                    <a:stretch>
                      <a:fillRect/>
                    </a:stretch>
                  </pic:blipFill>
                  <pic:spPr>
                    <a:xfrm>
                      <a:off x="0" y="0"/>
                      <a:ext cx="5971540" cy="5422900"/>
                    </a:xfrm>
                    <a:prstGeom prst="rect">
                      <a:avLst/>
                    </a:prstGeom>
                    <a:ln/>
                  </pic:spPr>
                </pic:pic>
              </a:graphicData>
            </a:graphic>
          </wp:inline>
        </w:drawing>
      </w:r>
    </w:p>
    <w:p w14:paraId="6273891F" w14:textId="77777777" w:rsidR="007D6E97" w:rsidRPr="00F2250D" w:rsidRDefault="00B143B5" w:rsidP="00F2250D">
      <w:pPr>
        <w:pStyle w:val="Cita"/>
      </w:pPr>
      <w:r w:rsidRPr="00F2250D">
        <w:t>Fuente: Elaborado por el estudiante de acuerdo con el proyecto</w:t>
      </w:r>
    </w:p>
    <w:p w14:paraId="05604468" w14:textId="77777777" w:rsidR="007D6E97" w:rsidRDefault="007D6E97">
      <w:pPr>
        <w:widowControl w:val="0"/>
        <w:spacing w:line="360" w:lineRule="auto"/>
        <w:jc w:val="center"/>
        <w:rPr>
          <w:rFonts w:ascii="Times New Roman" w:eastAsia="Times New Roman" w:hAnsi="Times New Roman" w:cs="Times New Roman"/>
        </w:rPr>
      </w:pPr>
    </w:p>
    <w:p w14:paraId="592CEA99" w14:textId="77777777" w:rsidR="007D6E97" w:rsidRDefault="007D6E97">
      <w:pPr>
        <w:widowControl w:val="0"/>
        <w:spacing w:line="360" w:lineRule="auto"/>
        <w:ind w:left="720"/>
        <w:jc w:val="center"/>
        <w:rPr>
          <w:rFonts w:ascii="Times New Roman" w:eastAsia="Times New Roman" w:hAnsi="Times New Roman" w:cs="Times New Roman"/>
        </w:rPr>
      </w:pPr>
    </w:p>
    <w:p w14:paraId="2B30DEDA" w14:textId="77777777" w:rsidR="007D6E97" w:rsidRDefault="00B143B5">
      <w:pPr>
        <w:spacing w:line="360" w:lineRule="auto"/>
        <w:rPr>
          <w:rFonts w:ascii="Times New Roman" w:eastAsia="Times New Roman" w:hAnsi="Times New Roman" w:cs="Times New Roman"/>
          <w:color w:val="000000"/>
          <w:sz w:val="18"/>
          <w:szCs w:val="18"/>
        </w:rPr>
      </w:pPr>
      <w:bookmarkStart w:id="82" w:name="_heading=h.4tqg523yrrer" w:colFirst="0" w:colLast="0"/>
      <w:bookmarkEnd w:id="82"/>
      <w:r>
        <w:br w:type="page"/>
      </w:r>
    </w:p>
    <w:p w14:paraId="0CE220EC" w14:textId="1DB7BA3E" w:rsidR="007D6E97" w:rsidRDefault="00384A64" w:rsidP="00384A64">
      <w:pPr>
        <w:pStyle w:val="Descripcin"/>
        <w:rPr>
          <w:rFonts w:eastAsia="Times New Roman" w:cs="Times New Roman"/>
          <w:b w:val="0"/>
          <w:bCs w:val="0"/>
          <w:color w:val="4D4D4D"/>
          <w:szCs w:val="18"/>
        </w:rPr>
      </w:pPr>
      <w:bookmarkStart w:id="83" w:name="_heading=h.crtnpchvz8g5" w:colFirst="0" w:colLast="0"/>
      <w:bookmarkStart w:id="84" w:name="_Toc240236635"/>
      <w:bookmarkEnd w:id="83"/>
      <w:r>
        <w:lastRenderedPageBreak/>
        <w:t xml:space="preserve">Figura </w:t>
      </w:r>
      <w:fldSimple w:instr=" STYLEREF 1 \s ">
        <w:r w:rsidR="00930693">
          <w:rPr>
            <w:noProof/>
          </w:rPr>
          <w:t>1</w:t>
        </w:r>
      </w:fldSimple>
      <w:r w:rsidR="00930693">
        <w:t>.</w:t>
      </w:r>
      <w:fldSimple w:instr=" SEQ Figura \* ARABIC \s 1 ">
        <w:r w:rsidR="00930693">
          <w:rPr>
            <w:noProof/>
          </w:rPr>
          <w:t>9</w:t>
        </w:r>
      </w:fldSimple>
      <w:r>
        <w:t xml:space="preserve"> </w:t>
      </w:r>
      <w:r w:rsidRPr="005212F8">
        <w:t>“Diagrama de Caso de Uso 18”.</w:t>
      </w:r>
      <w:bookmarkEnd w:id="84"/>
    </w:p>
    <w:p w14:paraId="5A15BB66" w14:textId="77777777" w:rsidR="007D6E97" w:rsidRDefault="00B143B5">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3D7B4CBF" wp14:editId="3E3C16E0">
            <wp:extent cx="5108826" cy="6733969"/>
            <wp:effectExtent l="0" t="0" r="0" b="0"/>
            <wp:docPr id="2131285687"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16"/>
                    <a:srcRect/>
                    <a:stretch>
                      <a:fillRect/>
                    </a:stretch>
                  </pic:blipFill>
                  <pic:spPr>
                    <a:xfrm>
                      <a:off x="0" y="0"/>
                      <a:ext cx="5108826" cy="6733969"/>
                    </a:xfrm>
                    <a:prstGeom prst="rect">
                      <a:avLst/>
                    </a:prstGeom>
                    <a:ln/>
                  </pic:spPr>
                </pic:pic>
              </a:graphicData>
            </a:graphic>
          </wp:inline>
        </w:drawing>
      </w:r>
    </w:p>
    <w:p w14:paraId="63187D3B" w14:textId="098B52A9" w:rsidR="007D6E97" w:rsidRDefault="00B143B5" w:rsidP="55D795D4">
      <w:pPr>
        <w:pStyle w:val="Cita"/>
        <w:widowControl w:val="0"/>
        <w:spacing w:line="360" w:lineRule="auto"/>
      </w:pPr>
      <w:r>
        <w:t>Fuente: Elaborado por el estudiante de acuerdo con el proyecto</w:t>
      </w:r>
    </w:p>
    <w:p w14:paraId="3D891FF8" w14:textId="77777777" w:rsidR="007D6E97" w:rsidRDefault="00B143B5">
      <w:pPr>
        <w:spacing w:line="360" w:lineRule="auto"/>
        <w:jc w:val="center"/>
        <w:rPr>
          <w:rFonts w:ascii="Times New Roman" w:eastAsia="Times New Roman" w:hAnsi="Times New Roman" w:cs="Times New Roman"/>
          <w:color w:val="000000"/>
          <w:sz w:val="18"/>
          <w:szCs w:val="18"/>
        </w:rPr>
      </w:pPr>
      <w:bookmarkStart w:id="85" w:name="_heading=h.sy1ikrb472e1" w:colFirst="0" w:colLast="0"/>
      <w:bookmarkEnd w:id="85"/>
      <w:r>
        <w:br w:type="page"/>
      </w:r>
    </w:p>
    <w:p w14:paraId="509C3746" w14:textId="3F7E798C" w:rsidR="007D6E97" w:rsidRDefault="00916649" w:rsidP="00916649">
      <w:pPr>
        <w:pStyle w:val="Descripcin"/>
        <w:rPr>
          <w:rFonts w:eastAsia="Times New Roman" w:cs="Times New Roman"/>
          <w:b w:val="0"/>
          <w:bCs w:val="0"/>
          <w:color w:val="4D4D4D"/>
          <w:szCs w:val="18"/>
        </w:rPr>
      </w:pPr>
      <w:bookmarkStart w:id="86" w:name="_heading=h.5k2gjafzrupq" w:colFirst="0" w:colLast="0"/>
      <w:bookmarkStart w:id="87" w:name="_Toc240236636"/>
      <w:bookmarkEnd w:id="86"/>
      <w:r>
        <w:lastRenderedPageBreak/>
        <w:t xml:space="preserve">Figura </w:t>
      </w:r>
      <w:fldSimple w:instr=" STYLEREF 1 \s ">
        <w:r w:rsidR="00930693">
          <w:rPr>
            <w:noProof/>
          </w:rPr>
          <w:t>1</w:t>
        </w:r>
      </w:fldSimple>
      <w:r w:rsidR="00930693">
        <w:t>.</w:t>
      </w:r>
      <w:fldSimple w:instr=" SEQ Figura \* ARABIC \s 1 ">
        <w:r w:rsidR="00930693">
          <w:rPr>
            <w:noProof/>
          </w:rPr>
          <w:t>10</w:t>
        </w:r>
      </w:fldSimple>
      <w:r>
        <w:t xml:space="preserve"> </w:t>
      </w:r>
      <w:r>
        <w:rPr>
          <w:rFonts w:eastAsia="Times New Roman" w:cs="Times New Roman"/>
          <w:b w:val="0"/>
          <w:color w:val="4D4D4D"/>
          <w:szCs w:val="18"/>
        </w:rPr>
        <w:t>“Diagrama de Caso De Uso 7 (21)”.</w:t>
      </w:r>
      <w:bookmarkEnd w:id="87"/>
    </w:p>
    <w:p w14:paraId="14014B87" w14:textId="77777777" w:rsidR="007D6E97" w:rsidRDefault="00B143B5">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22466C5D" wp14:editId="02B7EF3A">
            <wp:extent cx="4565932" cy="6785482"/>
            <wp:effectExtent l="0" t="0" r="0" b="0"/>
            <wp:docPr id="2131285648"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7"/>
                    <a:srcRect/>
                    <a:stretch>
                      <a:fillRect/>
                    </a:stretch>
                  </pic:blipFill>
                  <pic:spPr>
                    <a:xfrm>
                      <a:off x="0" y="0"/>
                      <a:ext cx="4565932" cy="6785482"/>
                    </a:xfrm>
                    <a:prstGeom prst="rect">
                      <a:avLst/>
                    </a:prstGeom>
                    <a:ln/>
                  </pic:spPr>
                </pic:pic>
              </a:graphicData>
            </a:graphic>
          </wp:inline>
        </w:drawing>
      </w:r>
    </w:p>
    <w:p w14:paraId="10BB3E61" w14:textId="77777777" w:rsidR="007D6E97" w:rsidRDefault="00B143B5">
      <w:pPr>
        <w:pBdr>
          <w:top w:val="nil"/>
          <w:left w:val="nil"/>
          <w:bottom w:val="nil"/>
          <w:right w:val="nil"/>
          <w:between w:val="nil"/>
        </w:pBdr>
        <w:spacing w:before="120" w:line="360" w:lineRule="auto"/>
        <w:ind w:left="720" w:right="720"/>
        <w:jc w:val="center"/>
        <w:rPr>
          <w:rFonts w:ascii="Times New Roman" w:eastAsia="Times New Roman" w:hAnsi="Times New Roman" w:cs="Times New Roman"/>
          <w:color w:val="000000"/>
          <w:sz w:val="18"/>
          <w:szCs w:val="18"/>
        </w:rPr>
      </w:pPr>
      <w:r>
        <w:rPr>
          <w:rFonts w:ascii="Times New Roman" w:eastAsia="Times New Roman" w:hAnsi="Times New Roman" w:cs="Times New Roman"/>
          <w:i/>
          <w:iCs/>
          <w:color w:val="000000"/>
          <w:sz w:val="18"/>
          <w:szCs w:val="18"/>
        </w:rPr>
        <w:t>Fuente: Elaborado por el estudiante de acuerdo con el proyecto</w:t>
      </w:r>
      <w:r>
        <w:br w:type="page"/>
      </w:r>
    </w:p>
    <w:p w14:paraId="7A54DBE3" w14:textId="7376991E" w:rsidR="007D6E97" w:rsidRDefault="00B143B5">
      <w:pPr>
        <w:pBdr>
          <w:top w:val="nil"/>
          <w:left w:val="nil"/>
          <w:bottom w:val="nil"/>
          <w:right w:val="nil"/>
          <w:between w:val="nil"/>
        </w:pBdr>
        <w:spacing w:line="360" w:lineRule="auto"/>
        <w:jc w:val="center"/>
        <w:rPr>
          <w:rFonts w:ascii="Times New Roman" w:eastAsia="Times New Roman" w:hAnsi="Times New Roman" w:cs="Times New Roman"/>
          <w:b/>
          <w:bCs/>
          <w:color w:val="4D4D4D"/>
          <w:sz w:val="18"/>
          <w:szCs w:val="18"/>
        </w:rPr>
      </w:pPr>
      <w:bookmarkStart w:id="88" w:name="_heading=h.t50beliv665u" w:colFirst="0" w:colLast="0"/>
      <w:bookmarkEnd w:id="88"/>
      <w:r>
        <w:rPr>
          <w:rFonts w:ascii="Times New Roman" w:eastAsia="Times New Roman" w:hAnsi="Times New Roman" w:cs="Times New Roman"/>
          <w:b/>
          <w:bCs/>
          <w:color w:val="4D4D4D"/>
          <w:sz w:val="18"/>
          <w:szCs w:val="18"/>
        </w:rPr>
        <w:lastRenderedPageBreak/>
        <w:t>Figura 1.</w:t>
      </w:r>
      <w:r w:rsidR="0038177D">
        <w:rPr>
          <w:rFonts w:ascii="Times New Roman" w:eastAsia="Times New Roman" w:hAnsi="Times New Roman" w:cs="Times New Roman"/>
          <w:b/>
          <w:bCs/>
          <w:color w:val="4D4D4D"/>
          <w:sz w:val="18"/>
          <w:szCs w:val="18"/>
        </w:rPr>
        <w:t>11</w:t>
      </w:r>
      <w:r>
        <w:rPr>
          <w:rFonts w:ascii="Times New Roman" w:eastAsia="Times New Roman" w:hAnsi="Times New Roman" w:cs="Times New Roman"/>
          <w:b/>
          <w:bCs/>
          <w:color w:val="4D4D4D"/>
          <w:sz w:val="18"/>
          <w:szCs w:val="18"/>
        </w:rPr>
        <w:t>: “Diagrama de Caso De Uso 23”.</w:t>
      </w:r>
    </w:p>
    <w:p w14:paraId="24848CB3" w14:textId="77777777" w:rsidR="007D6E97" w:rsidRDefault="00B143B5">
      <w:pPr>
        <w:widowControl w:val="0"/>
        <w:spacing w:line="360" w:lineRule="auto"/>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5612377" wp14:editId="5A9A6A31">
            <wp:extent cx="5971540" cy="4927600"/>
            <wp:effectExtent l="0" t="0" r="0" b="0"/>
            <wp:docPr id="2131285742" name="image141.png"/>
            <wp:cNvGraphicFramePr/>
            <a:graphic xmlns:a="http://schemas.openxmlformats.org/drawingml/2006/main">
              <a:graphicData uri="http://schemas.openxmlformats.org/drawingml/2006/picture">
                <pic:pic xmlns:pic="http://schemas.openxmlformats.org/drawingml/2006/picture">
                  <pic:nvPicPr>
                    <pic:cNvPr id="0" name="image141.png"/>
                    <pic:cNvPicPr preferRelativeResize="0"/>
                  </pic:nvPicPr>
                  <pic:blipFill>
                    <a:blip r:embed="rId18"/>
                    <a:srcRect/>
                    <a:stretch>
                      <a:fillRect/>
                    </a:stretch>
                  </pic:blipFill>
                  <pic:spPr>
                    <a:xfrm>
                      <a:off x="0" y="0"/>
                      <a:ext cx="5971540" cy="4927600"/>
                    </a:xfrm>
                    <a:prstGeom prst="rect">
                      <a:avLst/>
                    </a:prstGeom>
                    <a:ln/>
                  </pic:spPr>
                </pic:pic>
              </a:graphicData>
            </a:graphic>
          </wp:inline>
        </w:drawing>
      </w:r>
    </w:p>
    <w:p w14:paraId="0C1684F9" w14:textId="77777777" w:rsidR="007D6E97" w:rsidRDefault="00B143B5">
      <w:pPr>
        <w:pBdr>
          <w:top w:val="nil"/>
          <w:left w:val="nil"/>
          <w:bottom w:val="nil"/>
          <w:right w:val="nil"/>
          <w:between w:val="nil"/>
        </w:pBdr>
        <w:spacing w:before="120" w:line="360" w:lineRule="auto"/>
        <w:ind w:left="720" w:right="720"/>
        <w:jc w:val="center"/>
        <w:rPr>
          <w:rFonts w:ascii="Times New Roman" w:eastAsia="Times New Roman" w:hAnsi="Times New Roman" w:cs="Times New Roman"/>
          <w:i/>
          <w:iCs/>
          <w:color w:val="000000"/>
          <w:sz w:val="18"/>
          <w:szCs w:val="18"/>
        </w:rPr>
      </w:pPr>
      <w:r>
        <w:rPr>
          <w:rFonts w:ascii="Times New Roman" w:eastAsia="Times New Roman" w:hAnsi="Times New Roman" w:cs="Times New Roman"/>
          <w:i/>
          <w:iCs/>
          <w:color w:val="000000"/>
          <w:sz w:val="18"/>
          <w:szCs w:val="18"/>
        </w:rPr>
        <w:t>Fuente: Elaborado por el estudiante de acuerdo con el proyecto</w:t>
      </w:r>
    </w:p>
    <w:p w14:paraId="56F8050B" w14:textId="77777777" w:rsidR="007D6E97" w:rsidRDefault="007D6E97">
      <w:pPr>
        <w:widowControl w:val="0"/>
        <w:spacing w:line="360" w:lineRule="auto"/>
        <w:ind w:left="720"/>
        <w:jc w:val="center"/>
        <w:rPr>
          <w:rFonts w:ascii="Times New Roman" w:eastAsia="Times New Roman" w:hAnsi="Times New Roman" w:cs="Times New Roman"/>
        </w:rPr>
      </w:pPr>
    </w:p>
    <w:p w14:paraId="1292E4C2" w14:textId="77777777" w:rsidR="00D57DF7" w:rsidRDefault="00D57DF7">
      <w:pPr>
        <w:spacing w:line="360" w:lineRule="auto"/>
        <w:jc w:val="center"/>
      </w:pPr>
      <w:bookmarkStart w:id="89" w:name="_heading=h.vbwubfav45b4" w:colFirst="0" w:colLast="0"/>
      <w:bookmarkEnd w:id="89"/>
    </w:p>
    <w:p w14:paraId="43D21D6A" w14:textId="77777777" w:rsidR="00D57DF7" w:rsidRDefault="00D57DF7">
      <w:pPr>
        <w:spacing w:line="360" w:lineRule="auto"/>
        <w:jc w:val="center"/>
      </w:pPr>
    </w:p>
    <w:p w14:paraId="3A27C0C4" w14:textId="77777777" w:rsidR="00D57DF7" w:rsidRDefault="00D57DF7">
      <w:pPr>
        <w:spacing w:line="360" w:lineRule="auto"/>
        <w:jc w:val="center"/>
      </w:pPr>
    </w:p>
    <w:p w14:paraId="7C9511E9" w14:textId="77777777" w:rsidR="00D57DF7" w:rsidRDefault="00D57DF7">
      <w:pPr>
        <w:spacing w:line="360" w:lineRule="auto"/>
        <w:jc w:val="center"/>
      </w:pPr>
    </w:p>
    <w:p w14:paraId="257B767F" w14:textId="77777777" w:rsidR="00D57DF7" w:rsidRDefault="00D57DF7">
      <w:pPr>
        <w:spacing w:line="360" w:lineRule="auto"/>
        <w:jc w:val="center"/>
      </w:pPr>
    </w:p>
    <w:p w14:paraId="03E666DE" w14:textId="65567244" w:rsidR="007D6E97" w:rsidRDefault="00976B96" w:rsidP="00976B96">
      <w:pPr>
        <w:pStyle w:val="Descripcin"/>
        <w:rPr>
          <w:rFonts w:eastAsia="Times New Roman" w:cs="Times New Roman"/>
          <w:color w:val="000000"/>
          <w:szCs w:val="18"/>
        </w:rPr>
      </w:pPr>
      <w:r>
        <w:lastRenderedPageBreak/>
        <w:t xml:space="preserve">Figura </w:t>
      </w:r>
      <w:fldSimple w:instr=" STYLEREF 1 \s ">
        <w:r w:rsidR="005469AE">
          <w:rPr>
            <w:noProof/>
          </w:rPr>
          <w:t>1</w:t>
        </w:r>
      </w:fldSimple>
      <w:r w:rsidR="00FC70EA">
        <w:t>.</w:t>
      </w:r>
      <w:proofErr w:type="gramStart"/>
      <w:r w:rsidR="0038177D">
        <w:t>2</w:t>
      </w:r>
      <w:r>
        <w:t xml:space="preserve"> </w:t>
      </w:r>
      <w:r w:rsidRPr="00823106">
        <w:t xml:space="preserve"> “</w:t>
      </w:r>
      <w:proofErr w:type="gramEnd"/>
      <w:r w:rsidRPr="00823106">
        <w:t>Diagrama de Caso De Uso 39”.</w:t>
      </w:r>
    </w:p>
    <w:p w14:paraId="11DF9EC1" w14:textId="77777777" w:rsidR="007D6E97" w:rsidRDefault="00B143B5">
      <w:pPr>
        <w:widowControl w:val="0"/>
        <w:spacing w:line="360" w:lineRule="auto"/>
        <w:jc w:val="center"/>
        <w:rPr>
          <w:rFonts w:ascii="Times New Roman" w:eastAsia="Times New Roman" w:hAnsi="Times New Roman" w:cs="Times New Roman"/>
        </w:rPr>
      </w:pPr>
      <w:bookmarkStart w:id="90" w:name="_heading=h.ogvzfk5jhiq6" w:colFirst="0" w:colLast="0"/>
      <w:bookmarkEnd w:id="90"/>
      <w:r>
        <w:rPr>
          <w:rFonts w:ascii="Times New Roman" w:eastAsia="Times New Roman" w:hAnsi="Times New Roman" w:cs="Times New Roman"/>
          <w:noProof/>
        </w:rPr>
        <w:drawing>
          <wp:inline distT="114300" distB="114300" distL="114300" distR="114300" wp14:anchorId="70E8C219" wp14:editId="2C6B334B">
            <wp:extent cx="5133658" cy="5895767"/>
            <wp:effectExtent l="0" t="0" r="0" b="0"/>
            <wp:docPr id="213128561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9"/>
                    <a:srcRect/>
                    <a:stretch>
                      <a:fillRect/>
                    </a:stretch>
                  </pic:blipFill>
                  <pic:spPr>
                    <a:xfrm>
                      <a:off x="0" y="0"/>
                      <a:ext cx="5133658" cy="5895767"/>
                    </a:xfrm>
                    <a:prstGeom prst="rect">
                      <a:avLst/>
                    </a:prstGeom>
                    <a:ln/>
                  </pic:spPr>
                </pic:pic>
              </a:graphicData>
            </a:graphic>
          </wp:inline>
        </w:drawing>
      </w:r>
    </w:p>
    <w:p w14:paraId="43B1B0F0" w14:textId="68285A23" w:rsidR="007D6E97" w:rsidRDefault="00B143B5" w:rsidP="55D795D4">
      <w:pPr>
        <w:pStyle w:val="Cita"/>
        <w:spacing w:line="360" w:lineRule="auto"/>
      </w:pPr>
      <w:bookmarkStart w:id="91" w:name="_heading=h.jtn0dzr4ctdh" w:colFirst="0" w:colLast="0"/>
      <w:bookmarkEnd w:id="91"/>
      <w:r>
        <w:t>Fuente: Elaborado por el estudiante de acuerdo con el proyecto</w:t>
      </w:r>
    </w:p>
    <w:p w14:paraId="12DDCC6B" w14:textId="3DA6E378" w:rsidR="00BE7CEF" w:rsidRDefault="00976B96" w:rsidP="00BE7CEF">
      <w:pPr>
        <w:pStyle w:val="Descripcin"/>
        <w:keepNext/>
      </w:pPr>
      <w:bookmarkStart w:id="92" w:name="_heading=h.o3oupkytnixc" w:colFirst="0" w:colLast="0"/>
      <w:bookmarkEnd w:id="92"/>
      <w:r>
        <w:lastRenderedPageBreak/>
        <w:t xml:space="preserve">Figura </w:t>
      </w:r>
      <w:fldSimple w:instr=" STYLEREF 1 \s ">
        <w:r w:rsidR="005469AE">
          <w:rPr>
            <w:noProof/>
          </w:rPr>
          <w:t>1</w:t>
        </w:r>
      </w:fldSimple>
      <w:r w:rsidR="00FC70EA">
        <w:t>.</w:t>
      </w:r>
      <w:r w:rsidR="00886F16">
        <w:t>13</w:t>
      </w:r>
      <w:r>
        <w:t xml:space="preserve"> </w:t>
      </w:r>
      <w:r w:rsidRPr="00CC57B8">
        <w:t>“Diagrama de Caso De Uso 40”.</w:t>
      </w:r>
    </w:p>
    <w:p w14:paraId="61F7E78E" w14:textId="77777777" w:rsidR="007D6E97" w:rsidRDefault="00B143B5">
      <w:pPr>
        <w:spacing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279B819D" wp14:editId="13C834D0">
            <wp:extent cx="4105275" cy="5409184"/>
            <wp:effectExtent l="0" t="0" r="0" b="0"/>
            <wp:docPr id="213128562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0"/>
                    <a:srcRect/>
                    <a:stretch>
                      <a:fillRect/>
                    </a:stretch>
                  </pic:blipFill>
                  <pic:spPr>
                    <a:xfrm>
                      <a:off x="0" y="0"/>
                      <a:ext cx="4105275" cy="5409184"/>
                    </a:xfrm>
                    <a:prstGeom prst="rect">
                      <a:avLst/>
                    </a:prstGeom>
                    <a:ln/>
                  </pic:spPr>
                </pic:pic>
              </a:graphicData>
            </a:graphic>
          </wp:inline>
        </w:drawing>
      </w:r>
    </w:p>
    <w:p w14:paraId="7E7B25BF" w14:textId="77777777" w:rsidR="007D6E97" w:rsidRDefault="00B143B5" w:rsidP="00D57DF7">
      <w:pPr>
        <w:pStyle w:val="Cita"/>
      </w:pPr>
      <w:bookmarkStart w:id="93" w:name="_heading=h.usnztj1h8zrj" w:colFirst="0" w:colLast="0"/>
      <w:bookmarkEnd w:id="93"/>
      <w:r>
        <w:t>Fuente: Elaborado por el estudiante de acuerdo con el proyecto</w:t>
      </w:r>
    </w:p>
    <w:p w14:paraId="5564178E" w14:textId="77777777" w:rsidR="007D6E97" w:rsidRDefault="007D6E97">
      <w:pPr>
        <w:spacing w:line="360" w:lineRule="auto"/>
        <w:rPr>
          <w:rFonts w:ascii="Times New Roman" w:eastAsia="Times New Roman" w:hAnsi="Times New Roman" w:cs="Times New Roman"/>
        </w:rPr>
      </w:pPr>
    </w:p>
    <w:p w14:paraId="7BE8967F" w14:textId="77777777" w:rsidR="007D6E97" w:rsidRDefault="007D6E97">
      <w:pPr>
        <w:spacing w:line="360" w:lineRule="auto"/>
        <w:rPr>
          <w:rFonts w:ascii="Times New Roman" w:eastAsia="Times New Roman" w:hAnsi="Times New Roman" w:cs="Times New Roman"/>
        </w:rPr>
      </w:pPr>
    </w:p>
    <w:p w14:paraId="09B57C88" w14:textId="7D0B6C73" w:rsidR="00976B96" w:rsidRDefault="00976B96" w:rsidP="00BE7CEF">
      <w:pPr>
        <w:pStyle w:val="Descripcin"/>
      </w:pPr>
      <w:bookmarkStart w:id="94" w:name="_heading=h.daw2btw8fbvc" w:colFirst="0" w:colLast="0"/>
      <w:bookmarkEnd w:id="94"/>
    </w:p>
    <w:p w14:paraId="179AAE74" w14:textId="7595AED4" w:rsidR="00976B96" w:rsidRDefault="00BE7CEF" w:rsidP="4A674FA1">
      <w:r>
        <w:br w:type="page"/>
      </w:r>
    </w:p>
    <w:p w14:paraId="07503D80" w14:textId="58FAC690" w:rsidR="00976B96" w:rsidRDefault="00BE7CEF" w:rsidP="00BE7CEF">
      <w:pPr>
        <w:pStyle w:val="Descripcin"/>
      </w:pPr>
      <w:r>
        <w:lastRenderedPageBreak/>
        <w:t xml:space="preserve">Figura </w:t>
      </w:r>
      <w:fldSimple w:instr=" STYLEREF 1 \s ">
        <w:r w:rsidR="00B66D25">
          <w:rPr>
            <w:noProof/>
          </w:rPr>
          <w:t>1</w:t>
        </w:r>
      </w:fldSimple>
      <w:r w:rsidR="006677B8">
        <w:t>.</w:t>
      </w:r>
      <w:r w:rsidR="00886F16">
        <w:t>14</w:t>
      </w:r>
      <w:r w:rsidRPr="0014575E">
        <w:t xml:space="preserve"> “Diagrama de Caso De Uso 41”.</w:t>
      </w:r>
    </w:p>
    <w:p w14:paraId="0EDDAF53" w14:textId="747463F3" w:rsidR="00D57DF7" w:rsidRDefault="00D57DF7" w:rsidP="00976B96">
      <w:pPr>
        <w:pStyle w:val="Descripcin"/>
      </w:pPr>
    </w:p>
    <w:p w14:paraId="2145A98F" w14:textId="77777777" w:rsidR="007D6E97" w:rsidRDefault="00B143B5">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29EBBB3" wp14:editId="1E9374FB">
            <wp:extent cx="5971540" cy="4305300"/>
            <wp:effectExtent l="0" t="0" r="0" b="0"/>
            <wp:docPr id="2131285661" name="image90.png"/>
            <wp:cNvGraphicFramePr/>
            <a:graphic xmlns:a="http://schemas.openxmlformats.org/drawingml/2006/main">
              <a:graphicData uri="http://schemas.openxmlformats.org/drawingml/2006/picture">
                <pic:pic xmlns:pic="http://schemas.openxmlformats.org/drawingml/2006/picture">
                  <pic:nvPicPr>
                    <pic:cNvPr id="0" name="image90.png"/>
                    <pic:cNvPicPr preferRelativeResize="0"/>
                  </pic:nvPicPr>
                  <pic:blipFill>
                    <a:blip r:embed="rId21"/>
                    <a:srcRect/>
                    <a:stretch>
                      <a:fillRect/>
                    </a:stretch>
                  </pic:blipFill>
                  <pic:spPr>
                    <a:xfrm>
                      <a:off x="0" y="0"/>
                      <a:ext cx="5971540" cy="4305300"/>
                    </a:xfrm>
                    <a:prstGeom prst="rect">
                      <a:avLst/>
                    </a:prstGeom>
                    <a:ln/>
                  </pic:spPr>
                </pic:pic>
              </a:graphicData>
            </a:graphic>
          </wp:inline>
        </w:drawing>
      </w:r>
    </w:p>
    <w:p w14:paraId="08869809" w14:textId="77777777" w:rsidR="007D6E97" w:rsidRDefault="00B143B5" w:rsidP="00D57DF7">
      <w:pPr>
        <w:pStyle w:val="Cita"/>
      </w:pPr>
      <w:r>
        <w:t>Fuente: Elaborado por el estudiante de acuerdo con el proyecto</w:t>
      </w:r>
    </w:p>
    <w:p w14:paraId="2E8356E1" w14:textId="77777777" w:rsidR="007D6E97" w:rsidRDefault="007D6E97">
      <w:pPr>
        <w:widowControl w:val="0"/>
        <w:spacing w:line="360" w:lineRule="auto"/>
        <w:jc w:val="center"/>
        <w:rPr>
          <w:rFonts w:ascii="Times New Roman" w:eastAsia="Times New Roman" w:hAnsi="Times New Roman" w:cs="Times New Roman"/>
        </w:rPr>
      </w:pPr>
    </w:p>
    <w:p w14:paraId="7FA8C5C2" w14:textId="1186F1A8" w:rsidR="007D6E97" w:rsidRDefault="00B143B5">
      <w:pPr>
        <w:spacing w:line="360" w:lineRule="auto"/>
        <w:jc w:val="center"/>
        <w:rPr>
          <w:rFonts w:ascii="Times New Roman" w:eastAsia="Times New Roman" w:hAnsi="Times New Roman" w:cs="Times New Roman"/>
          <w:color w:val="000000"/>
          <w:sz w:val="18"/>
          <w:szCs w:val="18"/>
        </w:rPr>
      </w:pPr>
      <w:bookmarkStart w:id="95" w:name="_heading=h.jroyzn2tkr70" w:colFirst="0" w:colLast="0"/>
      <w:bookmarkEnd w:id="95"/>
      <w:r>
        <w:br w:type="page"/>
      </w:r>
    </w:p>
    <w:p w14:paraId="680B4175" w14:textId="6AC9806F" w:rsidR="00B66D25" w:rsidRDefault="00BE7CEF" w:rsidP="00B66D25">
      <w:pPr>
        <w:pStyle w:val="Descripcin"/>
        <w:keepNext/>
      </w:pPr>
      <w:bookmarkStart w:id="96" w:name="_heading=h.gtbu7afhnkc3" w:colFirst="0" w:colLast="0"/>
      <w:bookmarkEnd w:id="96"/>
      <w:r>
        <w:lastRenderedPageBreak/>
        <w:t>Figura</w:t>
      </w:r>
      <w:r w:rsidR="00AB6172">
        <w:t xml:space="preserve"> </w:t>
      </w:r>
      <w:fldSimple w:instr=" STYLEREF 1 \s ">
        <w:r w:rsidR="005469AE">
          <w:rPr>
            <w:noProof/>
          </w:rPr>
          <w:t>1</w:t>
        </w:r>
      </w:fldSimple>
      <w:r w:rsidR="00FC70EA">
        <w:t>.</w:t>
      </w:r>
      <w:r w:rsidR="00886F16">
        <w:t>15</w:t>
      </w:r>
      <w:r w:rsidR="00AB6172" w:rsidRPr="00755985">
        <w:t xml:space="preserve"> “Diagrama de Caso De Uso 42”.</w:t>
      </w:r>
    </w:p>
    <w:p w14:paraId="08039C7B" w14:textId="77777777" w:rsidR="007D6E97" w:rsidRDefault="00B143B5">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19FB8872" wp14:editId="61AE3DED">
            <wp:extent cx="4180097" cy="7042657"/>
            <wp:effectExtent l="0" t="0" r="0" b="0"/>
            <wp:docPr id="2131285637"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2"/>
                    <a:srcRect/>
                    <a:stretch>
                      <a:fillRect/>
                    </a:stretch>
                  </pic:blipFill>
                  <pic:spPr>
                    <a:xfrm>
                      <a:off x="0" y="0"/>
                      <a:ext cx="4180097" cy="7042657"/>
                    </a:xfrm>
                    <a:prstGeom prst="rect">
                      <a:avLst/>
                    </a:prstGeom>
                    <a:ln/>
                  </pic:spPr>
                </pic:pic>
              </a:graphicData>
            </a:graphic>
          </wp:inline>
        </w:drawing>
      </w:r>
    </w:p>
    <w:p w14:paraId="0D96BECD" w14:textId="77777777" w:rsidR="007D6E97" w:rsidRDefault="00B143B5" w:rsidP="00AB6172">
      <w:pPr>
        <w:pStyle w:val="Cita"/>
      </w:pPr>
      <w:r>
        <w:t>Fuente: Elaborado por el estudiante de acuerdo con el proyecto</w:t>
      </w:r>
    </w:p>
    <w:p w14:paraId="6B228713" w14:textId="77777777" w:rsidR="007D6E97" w:rsidRDefault="007D6E97">
      <w:pPr>
        <w:spacing w:line="360" w:lineRule="auto"/>
        <w:rPr>
          <w:rFonts w:ascii="Times New Roman" w:eastAsia="Times New Roman" w:hAnsi="Times New Roman" w:cs="Times New Roman"/>
          <w:color w:val="000000"/>
          <w:sz w:val="18"/>
          <w:szCs w:val="18"/>
        </w:rPr>
      </w:pPr>
      <w:bookmarkStart w:id="97" w:name="_heading=h.79f83kg402gb" w:colFirst="0" w:colLast="0"/>
      <w:bookmarkEnd w:id="97"/>
    </w:p>
    <w:p w14:paraId="47C9F1C3" w14:textId="264F4B28" w:rsidR="00AB6172" w:rsidRDefault="00BE7CEF" w:rsidP="00AB6172">
      <w:pPr>
        <w:pStyle w:val="Descripcin"/>
        <w:keepNext/>
      </w:pPr>
      <w:bookmarkStart w:id="98" w:name="_heading=h.tprcmufm0fin" w:colFirst="0" w:colLast="0"/>
      <w:bookmarkEnd w:id="98"/>
      <w:r>
        <w:t>Figura</w:t>
      </w:r>
      <w:r w:rsidR="00AB6172">
        <w:t xml:space="preserve"> </w:t>
      </w:r>
      <w:fldSimple w:instr=" STYLEREF 1 \s ">
        <w:r w:rsidR="005469AE">
          <w:rPr>
            <w:noProof/>
          </w:rPr>
          <w:t>1</w:t>
        </w:r>
      </w:fldSimple>
      <w:r w:rsidR="00FC70EA">
        <w:t>.</w:t>
      </w:r>
      <w:r w:rsidR="00886F16">
        <w:t>16</w:t>
      </w:r>
      <w:r w:rsidR="00AB6172" w:rsidRPr="008A1254">
        <w:t xml:space="preserve"> “Diagrama de Caso De Uso 43”.</w:t>
      </w:r>
    </w:p>
    <w:p w14:paraId="1EDE10D6" w14:textId="77777777" w:rsidR="007D6E97" w:rsidRDefault="00B143B5">
      <w:pPr>
        <w:widowControl w:val="0"/>
        <w:spacing w:line="360" w:lineRule="auto"/>
        <w:jc w:val="center"/>
        <w:rPr>
          <w:rFonts w:ascii="Times New Roman" w:eastAsia="Times New Roman" w:hAnsi="Times New Roman" w:cs="Times New Roman"/>
          <w:i/>
          <w:iCs/>
          <w:sz w:val="18"/>
          <w:szCs w:val="18"/>
        </w:rPr>
      </w:pPr>
      <w:r>
        <w:rPr>
          <w:noProof/>
        </w:rPr>
        <w:drawing>
          <wp:inline distT="0" distB="0" distL="0" distR="0" wp14:anchorId="748A95FF" wp14:editId="77CEBD68">
            <wp:extent cx="5867400" cy="6446737"/>
            <wp:effectExtent l="0" t="0" r="0" b="0"/>
            <wp:docPr id="2131285656"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3"/>
                    <a:srcRect/>
                    <a:stretch>
                      <a:fillRect/>
                    </a:stretch>
                  </pic:blipFill>
                  <pic:spPr>
                    <a:xfrm>
                      <a:off x="0" y="0"/>
                      <a:ext cx="5867400" cy="6446737"/>
                    </a:xfrm>
                    <a:prstGeom prst="rect">
                      <a:avLst/>
                    </a:prstGeom>
                    <a:ln/>
                  </pic:spPr>
                </pic:pic>
              </a:graphicData>
            </a:graphic>
          </wp:inline>
        </w:drawing>
      </w:r>
    </w:p>
    <w:p w14:paraId="3EBD9A96" w14:textId="7617A5B4" w:rsidR="007D6E97" w:rsidRDefault="00B143B5" w:rsidP="55D795D4">
      <w:pPr>
        <w:widowControl w:val="0"/>
        <w:spacing w:line="360" w:lineRule="auto"/>
        <w:jc w:val="center"/>
        <w:rPr>
          <w:rFonts w:ascii="Times New Roman" w:eastAsia="Times New Roman" w:hAnsi="Times New Roman" w:cs="Times New Roman"/>
          <w:i/>
          <w:sz w:val="18"/>
          <w:szCs w:val="18"/>
        </w:rPr>
      </w:pPr>
      <w:r>
        <w:rPr>
          <w:rFonts w:ascii="Times New Roman" w:eastAsia="Times New Roman" w:hAnsi="Times New Roman" w:cs="Times New Roman"/>
          <w:i/>
          <w:iCs/>
          <w:sz w:val="18"/>
          <w:szCs w:val="18"/>
        </w:rPr>
        <w:t>Fuente: Elaborado por el estudiante de acuerdo con el proyecto</w:t>
      </w:r>
    </w:p>
    <w:p w14:paraId="0AE04489" w14:textId="09925447" w:rsidR="007D6E97" w:rsidRDefault="00B143B5">
      <w:pPr>
        <w:spacing w:line="360" w:lineRule="auto"/>
        <w:jc w:val="center"/>
        <w:rPr>
          <w:rFonts w:ascii="Times New Roman" w:eastAsia="Times New Roman" w:hAnsi="Times New Roman" w:cs="Times New Roman"/>
          <w:color w:val="000000"/>
          <w:sz w:val="18"/>
          <w:szCs w:val="18"/>
        </w:rPr>
      </w:pPr>
      <w:bookmarkStart w:id="99" w:name="_heading=h.bg5oq435zvf8" w:colFirst="0" w:colLast="0"/>
      <w:bookmarkEnd w:id="99"/>
      <w:r>
        <w:br w:type="page"/>
      </w:r>
    </w:p>
    <w:p w14:paraId="59D1ABA5" w14:textId="13D65FA2" w:rsidR="00513F82" w:rsidRDefault="00B66D25" w:rsidP="00B66D25">
      <w:pPr>
        <w:pStyle w:val="Descripcin"/>
      </w:pPr>
      <w:bookmarkStart w:id="100" w:name="_heading=h.owcabwocxve4" w:colFirst="0" w:colLast="0"/>
      <w:bookmarkEnd w:id="100"/>
      <w:r>
        <w:lastRenderedPageBreak/>
        <w:t>Figur</w:t>
      </w:r>
      <w:r>
        <w:t>a</w:t>
      </w:r>
      <w:ins w:id="101" w:author="Microsoft Word" w:date="2026-09-13T19:31:00Z" w16du:dateUtc="2026-09-14T02:31:00Z">
        <w:r>
          <w:t xml:space="preserve"> </w:t>
        </w:r>
        <w:r w:rsidRPr="00051379">
          <w:t>“</w:t>
        </w:r>
        <w:r w:rsidR="00D2562D">
          <w:t>Diagrama de Caso De Uso 44”.</w:t>
        </w:r>
      </w:ins>
      <w:fldSimple w:instr=" STYLEREF 1 \s ">
        <w:r w:rsidR="005469AE">
          <w:rPr>
            <w:noProof/>
          </w:rPr>
          <w:t>1</w:t>
        </w:r>
      </w:fldSimple>
      <w:r w:rsidR="00802176">
        <w:t>.</w:t>
      </w:r>
      <w:r w:rsidR="0025779B">
        <w:t>17</w:t>
      </w:r>
      <w:r w:rsidR="2D47BA0B">
        <w:t xml:space="preserve"> “</w:t>
      </w:r>
      <w:r w:rsidRPr="00051379">
        <w:t>Diagrama de Caso De Uso 44”.</w:t>
      </w:r>
    </w:p>
    <w:p w14:paraId="58B1FFA7" w14:textId="6C2648C4" w:rsidR="007D6E97" w:rsidRDefault="007D6E97">
      <w:pPr>
        <w:pBdr>
          <w:top w:val="nil"/>
          <w:left w:val="nil"/>
          <w:bottom w:val="nil"/>
          <w:right w:val="nil"/>
          <w:between w:val="nil"/>
        </w:pBdr>
        <w:spacing w:line="360" w:lineRule="auto"/>
        <w:jc w:val="center"/>
        <w:rPr>
          <w:rFonts w:ascii="Times New Roman" w:eastAsia="Times New Roman" w:hAnsi="Times New Roman" w:cs="Times New Roman"/>
          <w:b/>
          <w:bCs/>
          <w:color w:val="4D4D4D"/>
          <w:sz w:val="18"/>
          <w:szCs w:val="18"/>
        </w:rPr>
      </w:pPr>
    </w:p>
    <w:p w14:paraId="3FA9993D" w14:textId="77777777" w:rsidR="007D6E97" w:rsidRDefault="00AE7852">
      <w:pPr>
        <w:widowControl w:val="0"/>
        <w:spacing w:line="360" w:lineRule="auto"/>
        <w:rPr>
          <w:rFonts w:ascii="Times New Roman" w:eastAsia="Times New Roman" w:hAnsi="Times New Roman" w:cs="Times New Roman"/>
        </w:rPr>
      </w:pPr>
      <w:r>
        <w:rPr>
          <w:noProof/>
        </w:rPr>
        <w:drawing>
          <wp:inline distT="0" distB="0" distL="0" distR="0" wp14:anchorId="0E90D36A" wp14:editId="2AB3AC24">
            <wp:extent cx="5237300" cy="6148098"/>
            <wp:effectExtent l="0" t="0" r="1905" b="5080"/>
            <wp:docPr id="2131285651"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4"/>
                    <a:srcRect/>
                    <a:stretch>
                      <a:fillRect/>
                    </a:stretch>
                  </pic:blipFill>
                  <pic:spPr>
                    <a:xfrm>
                      <a:off x="0" y="0"/>
                      <a:ext cx="5237300" cy="6148098"/>
                    </a:xfrm>
                    <a:prstGeom prst="rect">
                      <a:avLst/>
                    </a:prstGeom>
                    <a:ln/>
                  </pic:spPr>
                </pic:pic>
              </a:graphicData>
            </a:graphic>
          </wp:inline>
        </w:drawing>
      </w:r>
    </w:p>
    <w:p w14:paraId="68687E64" w14:textId="77777777" w:rsidR="007D6E97" w:rsidRDefault="00B143B5">
      <w:pPr>
        <w:pBdr>
          <w:top w:val="nil"/>
          <w:left w:val="nil"/>
          <w:bottom w:val="nil"/>
          <w:right w:val="nil"/>
          <w:between w:val="nil"/>
        </w:pBdr>
        <w:spacing w:before="120" w:line="360" w:lineRule="auto"/>
        <w:ind w:left="720" w:right="720"/>
        <w:jc w:val="center"/>
        <w:rPr>
          <w:rFonts w:ascii="Times New Roman" w:eastAsia="Times New Roman" w:hAnsi="Times New Roman" w:cs="Times New Roman"/>
        </w:rPr>
      </w:pPr>
      <w:r>
        <w:rPr>
          <w:rFonts w:ascii="Times New Roman" w:eastAsia="Times New Roman" w:hAnsi="Times New Roman" w:cs="Times New Roman"/>
          <w:i/>
          <w:iCs/>
          <w:color w:val="000000"/>
          <w:sz w:val="18"/>
          <w:szCs w:val="18"/>
        </w:rPr>
        <w:t>Fuente: Elaborado por el estudiante de acuerdo con el proyecto</w:t>
      </w:r>
    </w:p>
    <w:p w14:paraId="0BC5BC3D" w14:textId="77777777" w:rsidR="007D6E97" w:rsidRDefault="007D6E97">
      <w:pPr>
        <w:spacing w:line="360" w:lineRule="auto"/>
        <w:jc w:val="center"/>
        <w:rPr>
          <w:rFonts w:ascii="Times New Roman" w:eastAsia="Times New Roman" w:hAnsi="Times New Roman" w:cs="Times New Roman"/>
          <w:color w:val="000000"/>
          <w:sz w:val="18"/>
          <w:szCs w:val="18"/>
        </w:rPr>
      </w:pPr>
    </w:p>
    <w:p w14:paraId="3BD337F1" w14:textId="08A8D904" w:rsidR="007D6E97" w:rsidRDefault="00B143B5" w:rsidP="0025779B">
      <w:pPr>
        <w:pStyle w:val="Descripcin"/>
        <w:rPr>
          <w:rFonts w:eastAsia="Times New Roman" w:cs="Times New Roman"/>
          <w:b w:val="0"/>
          <w:color w:val="4D4D4D"/>
          <w:szCs w:val="18"/>
        </w:rPr>
      </w:pPr>
      <w:bookmarkStart w:id="102" w:name="_heading=h.yypm6hfs251w" w:colFirst="0" w:colLast="0"/>
      <w:bookmarkEnd w:id="102"/>
      <w:r>
        <w:t xml:space="preserve">Figura </w:t>
      </w:r>
      <w:fldSimple w:instr=" STYLEREF 1 \s ">
        <w:r w:rsidR="0025779B">
          <w:rPr>
            <w:noProof/>
          </w:rPr>
          <w:t>1</w:t>
        </w:r>
      </w:fldSimple>
      <w:r w:rsidR="0025779B">
        <w:t>.18</w:t>
      </w:r>
      <w:r w:rsidRPr="00737538">
        <w:t xml:space="preserve"> </w:t>
      </w:r>
      <w:r w:rsidRPr="00737538">
        <w:t>“Diagrama de Caso De Uso 45”.</w:t>
      </w:r>
      <w:r w:rsidR="00AE7852">
        <w:rPr>
          <w:rFonts w:eastAsia="Times New Roman" w:cs="Times New Roman"/>
          <w:color w:val="4D4D4D"/>
          <w:szCs w:val="18"/>
        </w:rPr>
        <w:t>so 45</w:t>
      </w:r>
      <w:r>
        <w:rPr>
          <w:rFonts w:eastAsia="Times New Roman" w:cs="Times New Roman"/>
          <w:b w:val="0"/>
          <w:bCs w:val="0"/>
          <w:color w:val="4D4D4D"/>
          <w:szCs w:val="18"/>
        </w:rPr>
        <w:t>”.</w:t>
      </w:r>
    </w:p>
    <w:p w14:paraId="3115F2D7" w14:textId="77777777" w:rsidR="007D6E97" w:rsidRDefault="00AE7852">
      <w:pPr>
        <w:widowControl w:val="0"/>
        <w:spacing w:line="360" w:lineRule="auto"/>
        <w:jc w:val="center"/>
        <w:rPr>
          <w:rFonts w:ascii="Times New Roman" w:eastAsia="Times New Roman" w:hAnsi="Times New Roman" w:cs="Times New Roman"/>
        </w:rPr>
      </w:pPr>
      <w:r>
        <w:rPr>
          <w:noProof/>
        </w:rPr>
        <w:lastRenderedPageBreak/>
        <w:drawing>
          <wp:inline distT="0" distB="0" distL="0" distR="0" wp14:anchorId="7A468BB1" wp14:editId="52B80CAF">
            <wp:extent cx="5065760" cy="5703854"/>
            <wp:effectExtent l="0" t="0" r="1905" b="0"/>
            <wp:docPr id="2131285680"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25"/>
                    <a:srcRect/>
                    <a:stretch>
                      <a:fillRect/>
                    </a:stretch>
                  </pic:blipFill>
                  <pic:spPr>
                    <a:xfrm>
                      <a:off x="0" y="0"/>
                      <a:ext cx="5065760" cy="5703854"/>
                    </a:xfrm>
                    <a:prstGeom prst="rect">
                      <a:avLst/>
                    </a:prstGeom>
                    <a:ln/>
                  </pic:spPr>
                </pic:pic>
              </a:graphicData>
            </a:graphic>
          </wp:inline>
        </w:drawing>
      </w:r>
    </w:p>
    <w:p w14:paraId="3211F73A" w14:textId="77777777" w:rsidR="007D6E97" w:rsidRDefault="00B143B5">
      <w:pPr>
        <w:pBdr>
          <w:top w:val="nil"/>
          <w:left w:val="nil"/>
          <w:bottom w:val="nil"/>
          <w:right w:val="nil"/>
          <w:between w:val="nil"/>
        </w:pBdr>
        <w:spacing w:before="120" w:line="360" w:lineRule="auto"/>
        <w:ind w:left="720" w:right="720"/>
        <w:jc w:val="center"/>
        <w:rPr>
          <w:rFonts w:ascii="Times New Roman" w:eastAsia="Times New Roman" w:hAnsi="Times New Roman" w:cs="Times New Roman"/>
          <w:color w:val="000000"/>
          <w:sz w:val="18"/>
          <w:szCs w:val="18"/>
        </w:rPr>
      </w:pPr>
      <w:r>
        <w:rPr>
          <w:rFonts w:ascii="Times New Roman" w:eastAsia="Times New Roman" w:hAnsi="Times New Roman" w:cs="Times New Roman"/>
          <w:i/>
          <w:iCs/>
          <w:color w:val="000000"/>
          <w:sz w:val="18"/>
          <w:szCs w:val="18"/>
        </w:rPr>
        <w:t>Fuente: Elaborado por el estudiante de acuerdo con el proyecto</w:t>
      </w:r>
      <w:r>
        <w:br w:type="page"/>
      </w:r>
    </w:p>
    <w:p w14:paraId="76462CBB" w14:textId="08163269" w:rsidR="007D6E97" w:rsidRDefault="00B143B5">
      <w:pPr>
        <w:pBdr>
          <w:top w:val="nil"/>
          <w:left w:val="nil"/>
          <w:bottom w:val="nil"/>
          <w:right w:val="nil"/>
          <w:between w:val="nil"/>
        </w:pBdr>
        <w:spacing w:line="360" w:lineRule="auto"/>
        <w:jc w:val="center"/>
        <w:rPr>
          <w:rFonts w:ascii="Times New Roman" w:eastAsia="Times New Roman" w:hAnsi="Times New Roman" w:cs="Times New Roman"/>
          <w:b/>
          <w:bCs/>
          <w:color w:val="4D4D4D"/>
          <w:sz w:val="18"/>
          <w:szCs w:val="18"/>
        </w:rPr>
      </w:pPr>
      <w:bookmarkStart w:id="103" w:name="_heading=h.i2c1rzv131u5" w:colFirst="0" w:colLast="0"/>
      <w:bookmarkEnd w:id="103"/>
      <w:r>
        <w:rPr>
          <w:rFonts w:ascii="Times New Roman" w:eastAsia="Times New Roman" w:hAnsi="Times New Roman" w:cs="Times New Roman"/>
          <w:b/>
          <w:bCs/>
          <w:color w:val="4D4D4D"/>
          <w:sz w:val="18"/>
          <w:szCs w:val="18"/>
        </w:rPr>
        <w:lastRenderedPageBreak/>
        <w:t>Figura 1.</w:t>
      </w:r>
      <w:r w:rsidR="00AE7852">
        <w:rPr>
          <w:rFonts w:ascii="Times New Roman" w:eastAsia="Times New Roman" w:hAnsi="Times New Roman" w:cs="Times New Roman"/>
          <w:b/>
          <w:bCs/>
          <w:color w:val="4D4D4D"/>
          <w:sz w:val="18"/>
          <w:szCs w:val="18"/>
        </w:rPr>
        <w:t>1</w:t>
      </w:r>
      <w:r w:rsidR="0025779B">
        <w:rPr>
          <w:rFonts w:ascii="Times New Roman" w:eastAsia="Times New Roman" w:hAnsi="Times New Roman" w:cs="Times New Roman"/>
          <w:b/>
          <w:bCs/>
          <w:color w:val="4D4D4D"/>
          <w:sz w:val="18"/>
          <w:szCs w:val="18"/>
        </w:rPr>
        <w:t>9</w:t>
      </w:r>
      <w:r>
        <w:rPr>
          <w:rFonts w:ascii="Times New Roman" w:eastAsia="Times New Roman" w:hAnsi="Times New Roman" w:cs="Times New Roman"/>
          <w:b/>
          <w:bCs/>
          <w:color w:val="4D4D4D"/>
          <w:sz w:val="18"/>
          <w:szCs w:val="18"/>
        </w:rPr>
        <w:t xml:space="preserve"> “Diagrama de Caso De Uso 46”.</w:t>
      </w:r>
    </w:p>
    <w:p w14:paraId="7D2EF8C4" w14:textId="77777777" w:rsidR="007D6E97" w:rsidRDefault="00AE7852">
      <w:pPr>
        <w:widowControl w:val="0"/>
        <w:spacing w:line="360" w:lineRule="auto"/>
        <w:rPr>
          <w:rFonts w:ascii="Times New Roman" w:eastAsia="Times New Roman" w:hAnsi="Times New Roman" w:cs="Times New Roman"/>
        </w:rPr>
      </w:pPr>
      <w:r>
        <w:rPr>
          <w:noProof/>
        </w:rPr>
        <w:drawing>
          <wp:inline distT="0" distB="0" distL="0" distR="0" wp14:anchorId="1F98EC1A" wp14:editId="6E0C99DA">
            <wp:extent cx="5095916" cy="5713427"/>
            <wp:effectExtent l="0" t="0" r="0" b="1905"/>
            <wp:docPr id="2131285664"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6"/>
                    <a:srcRect/>
                    <a:stretch>
                      <a:fillRect/>
                    </a:stretch>
                  </pic:blipFill>
                  <pic:spPr>
                    <a:xfrm>
                      <a:off x="0" y="0"/>
                      <a:ext cx="5095916" cy="5713427"/>
                    </a:xfrm>
                    <a:prstGeom prst="rect">
                      <a:avLst/>
                    </a:prstGeom>
                    <a:ln/>
                  </pic:spPr>
                </pic:pic>
              </a:graphicData>
            </a:graphic>
          </wp:inline>
        </w:drawing>
      </w:r>
    </w:p>
    <w:p w14:paraId="0E0A7AB5" w14:textId="7D9B04BE" w:rsidR="007D6E97" w:rsidRDefault="00B143B5">
      <w:pPr>
        <w:pBdr>
          <w:top w:val="nil"/>
          <w:left w:val="nil"/>
          <w:bottom w:val="nil"/>
          <w:right w:val="nil"/>
          <w:between w:val="nil"/>
        </w:pBdr>
        <w:spacing w:before="120" w:line="360" w:lineRule="auto"/>
        <w:ind w:left="720" w:right="720"/>
        <w:jc w:val="center"/>
        <w:rPr>
          <w:rFonts w:ascii="Times New Roman" w:eastAsia="Times New Roman" w:hAnsi="Times New Roman" w:cs="Times New Roman"/>
          <w:i/>
          <w:iCs/>
          <w:color w:val="000000"/>
          <w:sz w:val="18"/>
          <w:szCs w:val="18"/>
        </w:rPr>
      </w:pPr>
      <w:r w:rsidRPr="00C14D8E">
        <w:rPr>
          <w:rFonts w:ascii="Times New Roman" w:eastAsia="Times New Roman" w:hAnsi="Times New Roman" w:cs="Times New Roman"/>
          <w:i/>
          <w:color w:val="000000" w:themeColor="text1"/>
          <w:sz w:val="18"/>
          <w:szCs w:val="18"/>
        </w:rPr>
        <w:t>Fuente: Elaborado por el estudiante de acuerdo con el proyecto</w:t>
      </w:r>
    </w:p>
    <w:p w14:paraId="0CE58CF7" w14:textId="4C05B4B6" w:rsidR="00256EA1" w:rsidRDefault="00256EA1">
      <w:pPr>
        <w:spacing w:line="360" w:lineRule="auto"/>
      </w:pPr>
      <w:bookmarkStart w:id="104" w:name="_heading=h.87exehc7l8l1" w:colFirst="0" w:colLast="0"/>
      <w:bookmarkEnd w:id="104"/>
    </w:p>
    <w:p w14:paraId="3107220D" w14:textId="706E5153" w:rsidR="007D6E97" w:rsidRDefault="007D6E97" w:rsidP="00256EA1">
      <w:pPr>
        <w:pStyle w:val="Descripcin"/>
      </w:pPr>
    </w:p>
    <w:p w14:paraId="38029707" w14:textId="3E2367FC" w:rsidR="007D6E97" w:rsidRDefault="00256EA1" w:rsidP="424E2A24">
      <w:r>
        <w:br w:type="page"/>
      </w:r>
    </w:p>
    <w:p w14:paraId="43121CD6" w14:textId="5D949B18" w:rsidR="007D6E97" w:rsidRDefault="00256EA1" w:rsidP="00256EA1">
      <w:pPr>
        <w:pStyle w:val="Descripcin"/>
      </w:pPr>
      <w:r>
        <w:lastRenderedPageBreak/>
        <w:t xml:space="preserve">Figura </w:t>
      </w:r>
      <w:fldSimple w:instr=" STYLEREF 1 \s ">
        <w:r w:rsidR="00EA3E77">
          <w:rPr>
            <w:noProof/>
          </w:rPr>
          <w:t>1</w:t>
        </w:r>
      </w:fldSimple>
      <w:r w:rsidR="0025779B">
        <w:t>.</w:t>
      </w:r>
      <w:r w:rsidR="00D44A57">
        <w:t>20</w:t>
      </w:r>
      <w:r w:rsidRPr="00350057">
        <w:t xml:space="preserve"> “Diagrama de Caso De Uso 48”.</w:t>
      </w:r>
    </w:p>
    <w:p w14:paraId="13C70372" w14:textId="77777777" w:rsidR="007D6E97" w:rsidRDefault="00B143B5">
      <w:pPr>
        <w:widowControl w:val="0"/>
        <w:spacing w:line="360" w:lineRule="auto"/>
        <w:jc w:val="center"/>
        <w:rPr>
          <w:rFonts w:ascii="Times New Roman" w:eastAsia="Times New Roman" w:hAnsi="Times New Roman" w:cs="Times New Roman"/>
        </w:rPr>
      </w:pPr>
      <w:bookmarkStart w:id="105" w:name="_heading=h.v9pvhu1snldd" w:colFirst="0" w:colLast="0"/>
      <w:bookmarkEnd w:id="105"/>
      <w:r>
        <w:rPr>
          <w:rFonts w:ascii="Times New Roman" w:eastAsia="Times New Roman" w:hAnsi="Times New Roman" w:cs="Times New Roman"/>
          <w:noProof/>
        </w:rPr>
        <w:drawing>
          <wp:inline distT="114300" distB="114300" distL="114300" distR="114300" wp14:anchorId="307C2EC0" wp14:editId="271A5A3D">
            <wp:extent cx="5000625" cy="6797168"/>
            <wp:effectExtent l="0" t="0" r="0" b="0"/>
            <wp:docPr id="2131285654"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27"/>
                    <a:srcRect/>
                    <a:stretch>
                      <a:fillRect/>
                    </a:stretch>
                  </pic:blipFill>
                  <pic:spPr>
                    <a:xfrm>
                      <a:off x="0" y="0"/>
                      <a:ext cx="5000625" cy="6797168"/>
                    </a:xfrm>
                    <a:prstGeom prst="rect">
                      <a:avLst/>
                    </a:prstGeom>
                    <a:ln/>
                  </pic:spPr>
                </pic:pic>
              </a:graphicData>
            </a:graphic>
          </wp:inline>
        </w:drawing>
      </w:r>
    </w:p>
    <w:p w14:paraId="54DBF70B" w14:textId="77777777" w:rsidR="007D6E97" w:rsidRDefault="00B143B5">
      <w:pPr>
        <w:pBdr>
          <w:top w:val="nil"/>
          <w:left w:val="nil"/>
          <w:bottom w:val="nil"/>
          <w:right w:val="nil"/>
          <w:between w:val="nil"/>
        </w:pBdr>
        <w:spacing w:before="120" w:line="360" w:lineRule="auto"/>
        <w:ind w:left="720" w:right="720"/>
        <w:jc w:val="center"/>
        <w:rPr>
          <w:rFonts w:ascii="Times New Roman" w:eastAsia="Times New Roman" w:hAnsi="Times New Roman" w:cs="Times New Roman"/>
          <w:i/>
          <w:iCs/>
          <w:color w:val="000000"/>
          <w:sz w:val="18"/>
          <w:szCs w:val="18"/>
        </w:rPr>
      </w:pPr>
      <w:r>
        <w:rPr>
          <w:rFonts w:ascii="Times New Roman" w:eastAsia="Times New Roman" w:hAnsi="Times New Roman" w:cs="Times New Roman"/>
          <w:i/>
          <w:iCs/>
          <w:color w:val="000000"/>
          <w:sz w:val="18"/>
          <w:szCs w:val="18"/>
        </w:rPr>
        <w:t>Fuente: Elaborado por el estudiante de acuerdo con el proyecto</w:t>
      </w:r>
    </w:p>
    <w:p w14:paraId="15A1378B" w14:textId="77777777" w:rsidR="007D6E97" w:rsidRDefault="00B143B5">
      <w:pPr>
        <w:spacing w:line="360" w:lineRule="auto"/>
        <w:rPr>
          <w:rFonts w:ascii="Times New Roman" w:eastAsia="Times New Roman" w:hAnsi="Times New Roman" w:cs="Times New Roman"/>
          <w:color w:val="000000"/>
          <w:sz w:val="18"/>
          <w:szCs w:val="18"/>
        </w:rPr>
      </w:pPr>
      <w:bookmarkStart w:id="106" w:name="_heading=h.rx9x563fap4o" w:colFirst="0" w:colLast="0"/>
      <w:bookmarkEnd w:id="106"/>
      <w:r>
        <w:br w:type="page"/>
      </w:r>
    </w:p>
    <w:p w14:paraId="64DC7B1A" w14:textId="005744B4" w:rsidR="007D6E97" w:rsidRDefault="00B143B5">
      <w:pPr>
        <w:pBdr>
          <w:top w:val="nil"/>
          <w:left w:val="nil"/>
          <w:bottom w:val="nil"/>
          <w:right w:val="nil"/>
          <w:between w:val="nil"/>
        </w:pBdr>
        <w:spacing w:line="360" w:lineRule="auto"/>
        <w:jc w:val="center"/>
        <w:rPr>
          <w:rFonts w:ascii="Times New Roman" w:eastAsia="Times New Roman" w:hAnsi="Times New Roman" w:cs="Times New Roman"/>
          <w:b/>
          <w:bCs/>
          <w:color w:val="4D4D4D"/>
          <w:sz w:val="18"/>
          <w:szCs w:val="18"/>
        </w:rPr>
      </w:pPr>
      <w:bookmarkStart w:id="107" w:name="_heading=h.nhblqpt8figl" w:colFirst="0" w:colLast="0"/>
      <w:bookmarkEnd w:id="107"/>
      <w:r>
        <w:rPr>
          <w:rFonts w:ascii="Times New Roman" w:eastAsia="Times New Roman" w:hAnsi="Times New Roman" w:cs="Times New Roman"/>
          <w:b/>
          <w:bCs/>
          <w:color w:val="4D4D4D"/>
          <w:sz w:val="18"/>
          <w:szCs w:val="18"/>
        </w:rPr>
        <w:lastRenderedPageBreak/>
        <w:t>Figura 1.</w:t>
      </w:r>
      <w:r w:rsidR="00D44A57">
        <w:rPr>
          <w:rFonts w:ascii="Times New Roman" w:eastAsia="Times New Roman" w:hAnsi="Times New Roman" w:cs="Times New Roman"/>
          <w:b/>
          <w:bCs/>
          <w:color w:val="4D4D4D"/>
          <w:sz w:val="18"/>
          <w:szCs w:val="18"/>
        </w:rPr>
        <w:t>21</w:t>
      </w:r>
      <w:r>
        <w:rPr>
          <w:rFonts w:ascii="Times New Roman" w:eastAsia="Times New Roman" w:hAnsi="Times New Roman" w:cs="Times New Roman"/>
          <w:b/>
          <w:bCs/>
          <w:color w:val="4D4D4D"/>
          <w:sz w:val="18"/>
          <w:szCs w:val="18"/>
        </w:rPr>
        <w:t xml:space="preserve"> “Diagrama de Caso De Uso 49”.</w:t>
      </w:r>
    </w:p>
    <w:p w14:paraId="796B89B4" w14:textId="77777777" w:rsidR="007D6E97" w:rsidRDefault="00AE7852">
      <w:pPr>
        <w:widowControl w:val="0"/>
        <w:spacing w:line="360" w:lineRule="auto"/>
        <w:jc w:val="center"/>
        <w:rPr>
          <w:rFonts w:ascii="Times New Roman" w:eastAsia="Times New Roman" w:hAnsi="Times New Roman" w:cs="Times New Roman"/>
        </w:rPr>
      </w:pPr>
      <w:r>
        <w:rPr>
          <w:noProof/>
        </w:rPr>
        <w:drawing>
          <wp:inline distT="0" distB="0" distL="0" distR="0" wp14:anchorId="39048B83" wp14:editId="552199EA">
            <wp:extent cx="3800546" cy="6062970"/>
            <wp:effectExtent l="0" t="0" r="0" b="0"/>
            <wp:docPr id="21312856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8"/>
                    <a:srcRect/>
                    <a:stretch>
                      <a:fillRect/>
                    </a:stretch>
                  </pic:blipFill>
                  <pic:spPr>
                    <a:xfrm>
                      <a:off x="0" y="0"/>
                      <a:ext cx="3800546" cy="6062970"/>
                    </a:xfrm>
                    <a:prstGeom prst="rect">
                      <a:avLst/>
                    </a:prstGeom>
                    <a:ln/>
                  </pic:spPr>
                </pic:pic>
              </a:graphicData>
            </a:graphic>
          </wp:inline>
        </w:drawing>
      </w:r>
    </w:p>
    <w:p w14:paraId="2D8EC8DC" w14:textId="77777777" w:rsidR="007D6E97" w:rsidRDefault="00B143B5">
      <w:pPr>
        <w:pBdr>
          <w:top w:val="nil"/>
          <w:left w:val="nil"/>
          <w:bottom w:val="nil"/>
          <w:right w:val="nil"/>
          <w:between w:val="nil"/>
        </w:pBdr>
        <w:spacing w:before="120" w:line="360" w:lineRule="auto"/>
        <w:ind w:left="720" w:right="720"/>
        <w:jc w:val="center"/>
        <w:rPr>
          <w:rFonts w:ascii="Times New Roman" w:eastAsia="Times New Roman" w:hAnsi="Times New Roman" w:cs="Times New Roman"/>
          <w:color w:val="000000"/>
          <w:sz w:val="18"/>
          <w:szCs w:val="18"/>
        </w:rPr>
      </w:pPr>
      <w:r>
        <w:rPr>
          <w:rFonts w:ascii="Times New Roman" w:eastAsia="Times New Roman" w:hAnsi="Times New Roman" w:cs="Times New Roman"/>
          <w:i/>
          <w:iCs/>
          <w:color w:val="000000"/>
          <w:sz w:val="18"/>
          <w:szCs w:val="18"/>
        </w:rPr>
        <w:t>Fuente: Elaborado por el estudiante de acuerdo con el proyecto</w:t>
      </w:r>
      <w:r>
        <w:br w:type="page"/>
      </w:r>
    </w:p>
    <w:p w14:paraId="59BC6D2C" w14:textId="504C82E8" w:rsidR="007D6E97" w:rsidRDefault="00B143B5">
      <w:pPr>
        <w:pBdr>
          <w:top w:val="nil"/>
          <w:left w:val="nil"/>
          <w:bottom w:val="nil"/>
          <w:right w:val="nil"/>
          <w:between w:val="nil"/>
        </w:pBdr>
        <w:spacing w:line="360" w:lineRule="auto"/>
        <w:jc w:val="center"/>
        <w:rPr>
          <w:rFonts w:ascii="Times New Roman" w:eastAsia="Times New Roman" w:hAnsi="Times New Roman" w:cs="Times New Roman"/>
        </w:rPr>
      </w:pPr>
      <w:bookmarkStart w:id="108" w:name="_heading=h.v4bzae3qw0ck" w:colFirst="0" w:colLast="0"/>
      <w:bookmarkEnd w:id="108"/>
      <w:r>
        <w:rPr>
          <w:rFonts w:ascii="Times New Roman" w:eastAsia="Times New Roman" w:hAnsi="Times New Roman" w:cs="Times New Roman"/>
          <w:b/>
          <w:bCs/>
          <w:color w:val="4D4D4D"/>
          <w:sz w:val="18"/>
          <w:szCs w:val="18"/>
        </w:rPr>
        <w:lastRenderedPageBreak/>
        <w:t>Figura 1.</w:t>
      </w:r>
      <w:r w:rsidR="00D44A57">
        <w:rPr>
          <w:rFonts w:ascii="Times New Roman" w:eastAsia="Times New Roman" w:hAnsi="Times New Roman" w:cs="Times New Roman"/>
          <w:b/>
          <w:bCs/>
          <w:color w:val="4D4D4D"/>
          <w:sz w:val="18"/>
          <w:szCs w:val="18"/>
        </w:rPr>
        <w:t>22</w:t>
      </w:r>
      <w:r>
        <w:rPr>
          <w:rFonts w:ascii="Times New Roman" w:eastAsia="Times New Roman" w:hAnsi="Times New Roman" w:cs="Times New Roman"/>
          <w:b/>
          <w:bCs/>
          <w:color w:val="4D4D4D"/>
          <w:sz w:val="18"/>
          <w:szCs w:val="18"/>
        </w:rPr>
        <w:t xml:space="preserve"> “Diagrama de Caso De Uso 50”.</w:t>
      </w:r>
    </w:p>
    <w:p w14:paraId="2CB5153D" w14:textId="77777777" w:rsidR="007D6E97" w:rsidRDefault="00B143B5">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187F4C20" wp14:editId="66981900">
            <wp:extent cx="5972175" cy="6629194"/>
            <wp:effectExtent l="0" t="0" r="0" b="0"/>
            <wp:docPr id="2131285727" name="image105.png"/>
            <wp:cNvGraphicFramePr/>
            <a:graphic xmlns:a="http://schemas.openxmlformats.org/drawingml/2006/main">
              <a:graphicData uri="http://schemas.openxmlformats.org/drawingml/2006/picture">
                <pic:pic xmlns:pic="http://schemas.openxmlformats.org/drawingml/2006/picture">
                  <pic:nvPicPr>
                    <pic:cNvPr id="0" name="image105.png"/>
                    <pic:cNvPicPr preferRelativeResize="0"/>
                  </pic:nvPicPr>
                  <pic:blipFill>
                    <a:blip r:embed="rId29"/>
                    <a:srcRect/>
                    <a:stretch>
                      <a:fillRect/>
                    </a:stretch>
                  </pic:blipFill>
                  <pic:spPr>
                    <a:xfrm>
                      <a:off x="0" y="0"/>
                      <a:ext cx="5972175" cy="6629194"/>
                    </a:xfrm>
                    <a:prstGeom prst="rect">
                      <a:avLst/>
                    </a:prstGeom>
                    <a:ln/>
                  </pic:spPr>
                </pic:pic>
              </a:graphicData>
            </a:graphic>
          </wp:inline>
        </w:drawing>
      </w:r>
    </w:p>
    <w:p w14:paraId="39FCA059" w14:textId="77777777" w:rsidR="007D6E97" w:rsidRDefault="00B143B5">
      <w:pPr>
        <w:pBdr>
          <w:top w:val="nil"/>
          <w:left w:val="nil"/>
          <w:bottom w:val="nil"/>
          <w:right w:val="nil"/>
          <w:between w:val="nil"/>
        </w:pBdr>
        <w:spacing w:before="120" w:line="360" w:lineRule="auto"/>
        <w:ind w:left="720" w:right="720"/>
        <w:jc w:val="center"/>
        <w:rPr>
          <w:rFonts w:ascii="Times New Roman" w:eastAsia="Times New Roman" w:hAnsi="Times New Roman" w:cs="Times New Roman"/>
          <w:i/>
          <w:iCs/>
          <w:color w:val="000000"/>
          <w:sz w:val="18"/>
          <w:szCs w:val="18"/>
        </w:rPr>
      </w:pPr>
      <w:r>
        <w:rPr>
          <w:rFonts w:ascii="Times New Roman" w:eastAsia="Times New Roman" w:hAnsi="Times New Roman" w:cs="Times New Roman"/>
          <w:i/>
          <w:iCs/>
          <w:color w:val="000000"/>
          <w:sz w:val="18"/>
          <w:szCs w:val="18"/>
        </w:rPr>
        <w:t>Fuente: Elaborado por el estudiante de acuerdo con el proyecto</w:t>
      </w:r>
    </w:p>
    <w:p w14:paraId="2BA05258" w14:textId="77777777" w:rsidR="007D6E97" w:rsidRDefault="00B143B5">
      <w:pPr>
        <w:spacing w:line="360" w:lineRule="auto"/>
        <w:rPr>
          <w:rFonts w:ascii="Times New Roman" w:eastAsia="Times New Roman" w:hAnsi="Times New Roman" w:cs="Times New Roman"/>
          <w:color w:val="000000"/>
          <w:sz w:val="18"/>
          <w:szCs w:val="18"/>
        </w:rPr>
      </w:pPr>
      <w:bookmarkStart w:id="109" w:name="_heading=h.i0pjral1av8o" w:colFirst="0" w:colLast="0"/>
      <w:bookmarkEnd w:id="109"/>
      <w:r>
        <w:br w:type="page"/>
      </w:r>
    </w:p>
    <w:p w14:paraId="4083D5E8" w14:textId="2449CA1F" w:rsidR="007D6E97" w:rsidRDefault="00B143B5">
      <w:pPr>
        <w:pBdr>
          <w:top w:val="nil"/>
          <w:left w:val="nil"/>
          <w:bottom w:val="nil"/>
          <w:right w:val="nil"/>
          <w:between w:val="nil"/>
        </w:pBdr>
        <w:spacing w:line="360" w:lineRule="auto"/>
        <w:jc w:val="center"/>
        <w:rPr>
          <w:rFonts w:ascii="Times New Roman" w:eastAsia="Times New Roman" w:hAnsi="Times New Roman" w:cs="Times New Roman"/>
        </w:rPr>
      </w:pPr>
      <w:bookmarkStart w:id="110" w:name="_heading=h.c713qqh3wcs5" w:colFirst="0" w:colLast="0"/>
      <w:bookmarkEnd w:id="110"/>
      <w:r>
        <w:rPr>
          <w:rFonts w:ascii="Times New Roman" w:eastAsia="Times New Roman" w:hAnsi="Times New Roman" w:cs="Times New Roman"/>
          <w:b/>
          <w:bCs/>
          <w:color w:val="4D4D4D"/>
          <w:sz w:val="18"/>
          <w:szCs w:val="18"/>
        </w:rPr>
        <w:lastRenderedPageBreak/>
        <w:t>Figura 1.</w:t>
      </w:r>
      <w:r w:rsidR="00AE7852">
        <w:rPr>
          <w:rFonts w:ascii="Times New Roman" w:eastAsia="Times New Roman" w:hAnsi="Times New Roman" w:cs="Times New Roman"/>
          <w:b/>
          <w:bCs/>
          <w:color w:val="4D4D4D"/>
          <w:sz w:val="18"/>
          <w:szCs w:val="18"/>
        </w:rPr>
        <w:t>2</w:t>
      </w:r>
      <w:r w:rsidR="00D44A57">
        <w:rPr>
          <w:rFonts w:ascii="Times New Roman" w:eastAsia="Times New Roman" w:hAnsi="Times New Roman" w:cs="Times New Roman"/>
          <w:b/>
          <w:bCs/>
          <w:color w:val="4D4D4D"/>
          <w:sz w:val="18"/>
          <w:szCs w:val="18"/>
        </w:rPr>
        <w:t>3</w:t>
      </w:r>
      <w:r>
        <w:rPr>
          <w:rFonts w:ascii="Times New Roman" w:eastAsia="Times New Roman" w:hAnsi="Times New Roman" w:cs="Times New Roman"/>
          <w:b/>
          <w:bCs/>
          <w:color w:val="4D4D4D"/>
          <w:sz w:val="18"/>
          <w:szCs w:val="18"/>
        </w:rPr>
        <w:t xml:space="preserve"> “Diagrama de Caso De Uso 51”.</w:t>
      </w:r>
    </w:p>
    <w:p w14:paraId="1CB1FA41" w14:textId="77777777" w:rsidR="007D6E97" w:rsidRDefault="00AE7852">
      <w:pPr>
        <w:pBdr>
          <w:top w:val="nil"/>
          <w:left w:val="nil"/>
          <w:bottom w:val="nil"/>
          <w:right w:val="nil"/>
          <w:between w:val="nil"/>
        </w:pBdr>
        <w:spacing w:line="360" w:lineRule="auto"/>
        <w:jc w:val="center"/>
        <w:rPr>
          <w:rFonts w:ascii="Times New Roman" w:eastAsia="Times New Roman" w:hAnsi="Times New Roman" w:cs="Times New Roman"/>
        </w:rPr>
      </w:pPr>
      <w:bookmarkStart w:id="111" w:name="_heading=h.zdqxy8wkv8c7" w:colFirst="0" w:colLast="0"/>
      <w:bookmarkEnd w:id="111"/>
      <w:r>
        <w:rPr>
          <w:noProof/>
        </w:rPr>
        <w:drawing>
          <wp:inline distT="0" distB="0" distL="0" distR="0" wp14:anchorId="740409BC" wp14:editId="4928C65E">
            <wp:extent cx="5353050" cy="5967570"/>
            <wp:effectExtent l="0" t="0" r="0" b="0"/>
            <wp:docPr id="2131285678"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30"/>
                    <a:srcRect/>
                    <a:stretch>
                      <a:fillRect/>
                    </a:stretch>
                  </pic:blipFill>
                  <pic:spPr>
                    <a:xfrm>
                      <a:off x="0" y="0"/>
                      <a:ext cx="5353050" cy="5967570"/>
                    </a:xfrm>
                    <a:prstGeom prst="rect">
                      <a:avLst/>
                    </a:prstGeom>
                    <a:ln/>
                  </pic:spPr>
                </pic:pic>
              </a:graphicData>
            </a:graphic>
          </wp:inline>
        </w:drawing>
      </w:r>
    </w:p>
    <w:p w14:paraId="72DA4256" w14:textId="77777777" w:rsidR="007D6E97" w:rsidRDefault="00B143B5">
      <w:pPr>
        <w:pBdr>
          <w:top w:val="nil"/>
          <w:left w:val="nil"/>
          <w:bottom w:val="nil"/>
          <w:right w:val="nil"/>
          <w:between w:val="nil"/>
        </w:pBdr>
        <w:spacing w:before="120" w:line="360" w:lineRule="auto"/>
        <w:ind w:left="720" w:right="720"/>
        <w:jc w:val="center"/>
        <w:rPr>
          <w:rFonts w:ascii="Times New Roman" w:eastAsia="Times New Roman" w:hAnsi="Times New Roman" w:cs="Times New Roman"/>
          <w:i/>
          <w:iCs/>
          <w:color w:val="000000"/>
          <w:sz w:val="18"/>
          <w:szCs w:val="18"/>
        </w:rPr>
      </w:pPr>
      <w:r>
        <w:rPr>
          <w:rFonts w:ascii="Times New Roman" w:eastAsia="Times New Roman" w:hAnsi="Times New Roman" w:cs="Times New Roman"/>
          <w:i/>
          <w:iCs/>
          <w:color w:val="000000"/>
          <w:sz w:val="18"/>
          <w:szCs w:val="18"/>
        </w:rPr>
        <w:t>Fuente: Elaborado por el estudiante de acuerdo con el proyecto</w:t>
      </w:r>
    </w:p>
    <w:p w14:paraId="3A2FDC52" w14:textId="77777777" w:rsidR="007D6E97" w:rsidRDefault="00B143B5">
      <w:pPr>
        <w:spacing w:line="360" w:lineRule="auto"/>
        <w:rPr>
          <w:rFonts w:ascii="Times New Roman" w:eastAsia="Times New Roman" w:hAnsi="Times New Roman" w:cs="Times New Roman"/>
          <w:color w:val="000000"/>
          <w:sz w:val="18"/>
          <w:szCs w:val="18"/>
        </w:rPr>
      </w:pPr>
      <w:bookmarkStart w:id="112" w:name="_heading=h.cuhf3ggqdqwq" w:colFirst="0" w:colLast="0"/>
      <w:bookmarkEnd w:id="112"/>
      <w:r>
        <w:br w:type="page"/>
      </w:r>
    </w:p>
    <w:p w14:paraId="59241206" w14:textId="1E28B0C2" w:rsidR="007D6E97" w:rsidRDefault="00B143B5">
      <w:pPr>
        <w:pBdr>
          <w:top w:val="nil"/>
          <w:left w:val="nil"/>
          <w:bottom w:val="nil"/>
          <w:right w:val="nil"/>
          <w:between w:val="nil"/>
        </w:pBdr>
        <w:spacing w:line="360" w:lineRule="auto"/>
        <w:jc w:val="center"/>
        <w:rPr>
          <w:rFonts w:ascii="Times New Roman" w:eastAsia="Times New Roman" w:hAnsi="Times New Roman" w:cs="Times New Roman"/>
          <w:b/>
          <w:bCs/>
          <w:color w:val="4D4D4D"/>
          <w:sz w:val="18"/>
          <w:szCs w:val="18"/>
        </w:rPr>
      </w:pPr>
      <w:bookmarkStart w:id="113" w:name="_heading=h.bejuuoy0qwnt" w:colFirst="0" w:colLast="0"/>
      <w:bookmarkEnd w:id="113"/>
      <w:r>
        <w:rPr>
          <w:rFonts w:ascii="Times New Roman" w:eastAsia="Times New Roman" w:hAnsi="Times New Roman" w:cs="Times New Roman"/>
          <w:b/>
          <w:bCs/>
          <w:color w:val="4D4D4D"/>
          <w:sz w:val="18"/>
          <w:szCs w:val="18"/>
        </w:rPr>
        <w:lastRenderedPageBreak/>
        <w:t>Figura 1.</w:t>
      </w:r>
      <w:r w:rsidR="00AE7852">
        <w:rPr>
          <w:rFonts w:ascii="Times New Roman" w:eastAsia="Times New Roman" w:hAnsi="Times New Roman" w:cs="Times New Roman"/>
          <w:b/>
          <w:bCs/>
          <w:color w:val="4D4D4D"/>
          <w:sz w:val="18"/>
          <w:szCs w:val="18"/>
        </w:rPr>
        <w:t>2</w:t>
      </w:r>
      <w:r w:rsidR="00D44A57">
        <w:rPr>
          <w:rFonts w:ascii="Times New Roman" w:eastAsia="Times New Roman" w:hAnsi="Times New Roman" w:cs="Times New Roman"/>
          <w:b/>
          <w:bCs/>
          <w:color w:val="4D4D4D"/>
          <w:sz w:val="18"/>
          <w:szCs w:val="18"/>
        </w:rPr>
        <w:t>4</w:t>
      </w:r>
      <w:r>
        <w:rPr>
          <w:rFonts w:ascii="Times New Roman" w:eastAsia="Times New Roman" w:hAnsi="Times New Roman" w:cs="Times New Roman"/>
          <w:b/>
          <w:bCs/>
          <w:color w:val="4D4D4D"/>
          <w:sz w:val="18"/>
          <w:szCs w:val="18"/>
        </w:rPr>
        <w:t xml:space="preserve"> “Diagrama de Caso De Uso 52”.</w:t>
      </w:r>
    </w:p>
    <w:p w14:paraId="57D46105" w14:textId="77777777" w:rsidR="007D6E97" w:rsidRDefault="00AE7852">
      <w:pPr>
        <w:widowControl w:val="0"/>
        <w:spacing w:line="360" w:lineRule="auto"/>
        <w:rPr>
          <w:rFonts w:ascii="Times New Roman" w:eastAsia="Times New Roman" w:hAnsi="Times New Roman" w:cs="Times New Roman"/>
        </w:rPr>
      </w:pPr>
      <w:r>
        <w:rPr>
          <w:noProof/>
        </w:rPr>
        <w:drawing>
          <wp:inline distT="0" distB="0" distL="0" distR="0" wp14:anchorId="5E674D81" wp14:editId="5F1E1C8E">
            <wp:extent cx="5314950" cy="6049154"/>
            <wp:effectExtent l="0" t="0" r="0" b="8890"/>
            <wp:docPr id="2131285676"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31"/>
                    <a:srcRect/>
                    <a:stretch>
                      <a:fillRect/>
                    </a:stretch>
                  </pic:blipFill>
                  <pic:spPr>
                    <a:xfrm>
                      <a:off x="0" y="0"/>
                      <a:ext cx="5314950" cy="6049154"/>
                    </a:xfrm>
                    <a:prstGeom prst="rect">
                      <a:avLst/>
                    </a:prstGeom>
                    <a:ln/>
                  </pic:spPr>
                </pic:pic>
              </a:graphicData>
            </a:graphic>
          </wp:inline>
        </w:drawing>
      </w:r>
    </w:p>
    <w:p w14:paraId="099AEBCA" w14:textId="77777777" w:rsidR="007D6E97" w:rsidRDefault="00B143B5">
      <w:pPr>
        <w:pBdr>
          <w:top w:val="nil"/>
          <w:left w:val="nil"/>
          <w:bottom w:val="nil"/>
          <w:right w:val="nil"/>
          <w:between w:val="nil"/>
        </w:pBdr>
        <w:spacing w:before="120" w:line="360" w:lineRule="auto"/>
        <w:ind w:left="720" w:right="720"/>
        <w:jc w:val="center"/>
        <w:rPr>
          <w:rFonts w:ascii="Times New Roman" w:eastAsia="Times New Roman" w:hAnsi="Times New Roman" w:cs="Times New Roman"/>
          <w:color w:val="000000"/>
          <w:sz w:val="18"/>
          <w:szCs w:val="18"/>
        </w:rPr>
      </w:pPr>
      <w:r>
        <w:rPr>
          <w:rFonts w:ascii="Times New Roman" w:eastAsia="Times New Roman" w:hAnsi="Times New Roman" w:cs="Times New Roman"/>
          <w:i/>
          <w:iCs/>
          <w:color w:val="000000"/>
          <w:sz w:val="18"/>
          <w:szCs w:val="18"/>
        </w:rPr>
        <w:t>Fuente: Elaborado por el estudiante de acuerdo con el proyecto</w:t>
      </w:r>
      <w:r>
        <w:br w:type="page"/>
      </w:r>
    </w:p>
    <w:p w14:paraId="1754583C" w14:textId="03215ED7" w:rsidR="007D6E97" w:rsidRDefault="00B143B5">
      <w:pPr>
        <w:pBdr>
          <w:top w:val="nil"/>
          <w:left w:val="nil"/>
          <w:bottom w:val="nil"/>
          <w:right w:val="nil"/>
          <w:between w:val="nil"/>
        </w:pBdr>
        <w:spacing w:line="360" w:lineRule="auto"/>
        <w:jc w:val="center"/>
        <w:rPr>
          <w:rFonts w:ascii="Times New Roman" w:eastAsia="Times New Roman" w:hAnsi="Times New Roman" w:cs="Times New Roman"/>
          <w:b/>
          <w:bCs/>
          <w:color w:val="4D4D4D"/>
          <w:sz w:val="18"/>
          <w:szCs w:val="18"/>
        </w:rPr>
      </w:pPr>
      <w:bookmarkStart w:id="114" w:name="_heading=h.lf3jhkqqa2j7" w:colFirst="0" w:colLast="0"/>
      <w:bookmarkEnd w:id="114"/>
      <w:r>
        <w:rPr>
          <w:rFonts w:ascii="Times New Roman" w:eastAsia="Times New Roman" w:hAnsi="Times New Roman" w:cs="Times New Roman"/>
          <w:b/>
          <w:bCs/>
          <w:color w:val="4D4D4D"/>
          <w:sz w:val="18"/>
          <w:szCs w:val="18"/>
        </w:rPr>
        <w:lastRenderedPageBreak/>
        <w:t>Figura 1.</w:t>
      </w:r>
      <w:r w:rsidR="00AE7852">
        <w:rPr>
          <w:rFonts w:ascii="Times New Roman" w:eastAsia="Times New Roman" w:hAnsi="Times New Roman" w:cs="Times New Roman"/>
          <w:b/>
          <w:bCs/>
          <w:color w:val="4D4D4D"/>
          <w:sz w:val="18"/>
          <w:szCs w:val="18"/>
        </w:rPr>
        <w:t>2</w:t>
      </w:r>
      <w:r w:rsidR="00D44A57">
        <w:rPr>
          <w:rFonts w:ascii="Times New Roman" w:eastAsia="Times New Roman" w:hAnsi="Times New Roman" w:cs="Times New Roman"/>
          <w:b/>
          <w:bCs/>
          <w:color w:val="4D4D4D"/>
          <w:sz w:val="18"/>
          <w:szCs w:val="18"/>
        </w:rPr>
        <w:t>5</w:t>
      </w:r>
      <w:r>
        <w:rPr>
          <w:rFonts w:ascii="Times New Roman" w:eastAsia="Times New Roman" w:hAnsi="Times New Roman" w:cs="Times New Roman"/>
          <w:b/>
          <w:bCs/>
          <w:color w:val="4D4D4D"/>
          <w:sz w:val="18"/>
          <w:szCs w:val="18"/>
        </w:rPr>
        <w:t xml:space="preserve"> “Diagrama de Caso De Uso 53”.</w:t>
      </w:r>
    </w:p>
    <w:p w14:paraId="19C9C3F3" w14:textId="77777777" w:rsidR="007D6E97" w:rsidRDefault="00B143B5">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14D73C97" wp14:editId="203C19AA">
            <wp:extent cx="5971540" cy="5422900"/>
            <wp:effectExtent l="0" t="0" r="0" b="0"/>
            <wp:docPr id="2131285725" name="image99.png"/>
            <wp:cNvGraphicFramePr/>
            <a:graphic xmlns:a="http://schemas.openxmlformats.org/drawingml/2006/main">
              <a:graphicData uri="http://schemas.openxmlformats.org/drawingml/2006/picture">
                <pic:pic xmlns:pic="http://schemas.openxmlformats.org/drawingml/2006/picture">
                  <pic:nvPicPr>
                    <pic:cNvPr id="0" name="image99.png"/>
                    <pic:cNvPicPr preferRelativeResize="0"/>
                  </pic:nvPicPr>
                  <pic:blipFill>
                    <a:blip r:embed="rId32"/>
                    <a:srcRect/>
                    <a:stretch>
                      <a:fillRect/>
                    </a:stretch>
                  </pic:blipFill>
                  <pic:spPr>
                    <a:xfrm>
                      <a:off x="0" y="0"/>
                      <a:ext cx="5971540" cy="5422900"/>
                    </a:xfrm>
                    <a:prstGeom prst="rect">
                      <a:avLst/>
                    </a:prstGeom>
                    <a:ln/>
                  </pic:spPr>
                </pic:pic>
              </a:graphicData>
            </a:graphic>
          </wp:inline>
        </w:drawing>
      </w:r>
    </w:p>
    <w:p w14:paraId="6C6F060F" w14:textId="77777777" w:rsidR="007D6E97" w:rsidRDefault="00B143B5">
      <w:pPr>
        <w:pBdr>
          <w:top w:val="nil"/>
          <w:left w:val="nil"/>
          <w:bottom w:val="nil"/>
          <w:right w:val="nil"/>
          <w:between w:val="nil"/>
        </w:pBdr>
        <w:spacing w:before="120" w:line="360" w:lineRule="auto"/>
        <w:ind w:left="720" w:right="720"/>
        <w:jc w:val="center"/>
        <w:rPr>
          <w:rFonts w:ascii="Times New Roman" w:eastAsia="Times New Roman" w:hAnsi="Times New Roman" w:cs="Times New Roman"/>
          <w:i/>
          <w:iCs/>
          <w:color w:val="000000"/>
          <w:sz w:val="18"/>
          <w:szCs w:val="18"/>
        </w:rPr>
      </w:pPr>
      <w:r>
        <w:rPr>
          <w:rFonts w:ascii="Times New Roman" w:eastAsia="Times New Roman" w:hAnsi="Times New Roman" w:cs="Times New Roman"/>
          <w:i/>
          <w:iCs/>
          <w:color w:val="000000"/>
          <w:sz w:val="18"/>
          <w:szCs w:val="18"/>
        </w:rPr>
        <w:t>Fuente: Elaborado por el estudiante de acuerdo con el proyecto</w:t>
      </w:r>
    </w:p>
    <w:p w14:paraId="7A4863E8" w14:textId="77777777" w:rsidR="007D6E97" w:rsidRDefault="007D6E97">
      <w:pPr>
        <w:widowControl w:val="0"/>
        <w:spacing w:line="360" w:lineRule="auto"/>
        <w:jc w:val="center"/>
        <w:rPr>
          <w:rFonts w:ascii="Times New Roman" w:eastAsia="Times New Roman" w:hAnsi="Times New Roman" w:cs="Times New Roman"/>
          <w:color w:val="000000"/>
          <w:sz w:val="18"/>
          <w:szCs w:val="18"/>
        </w:rPr>
      </w:pPr>
    </w:p>
    <w:p w14:paraId="462DC23A" w14:textId="77777777" w:rsidR="007D6E97" w:rsidRDefault="007D6E97">
      <w:pPr>
        <w:widowControl w:val="0"/>
        <w:spacing w:line="360" w:lineRule="auto"/>
        <w:jc w:val="center"/>
        <w:rPr>
          <w:rFonts w:ascii="Times New Roman" w:eastAsia="Times New Roman" w:hAnsi="Times New Roman" w:cs="Times New Roman"/>
        </w:rPr>
      </w:pPr>
    </w:p>
    <w:p w14:paraId="64810A27" w14:textId="77777777" w:rsidR="007D6E97" w:rsidRDefault="00B143B5">
      <w:pPr>
        <w:spacing w:line="360" w:lineRule="auto"/>
        <w:jc w:val="center"/>
        <w:rPr>
          <w:rFonts w:ascii="Times New Roman" w:eastAsia="Times New Roman" w:hAnsi="Times New Roman" w:cs="Times New Roman"/>
          <w:color w:val="000000"/>
          <w:sz w:val="18"/>
          <w:szCs w:val="18"/>
        </w:rPr>
      </w:pPr>
      <w:bookmarkStart w:id="115" w:name="_heading=h.tp4qowcr8q3a" w:colFirst="0" w:colLast="0"/>
      <w:bookmarkEnd w:id="115"/>
      <w:r>
        <w:br w:type="page"/>
      </w:r>
    </w:p>
    <w:p w14:paraId="456F6743" w14:textId="2CA79885" w:rsidR="007D6E97" w:rsidRDefault="00B143B5">
      <w:pPr>
        <w:pBdr>
          <w:top w:val="nil"/>
          <w:left w:val="nil"/>
          <w:bottom w:val="nil"/>
          <w:right w:val="nil"/>
          <w:between w:val="nil"/>
        </w:pBdr>
        <w:spacing w:line="360" w:lineRule="auto"/>
        <w:jc w:val="center"/>
        <w:rPr>
          <w:rFonts w:ascii="Times New Roman" w:eastAsia="Times New Roman" w:hAnsi="Times New Roman" w:cs="Times New Roman"/>
          <w:b/>
          <w:bCs/>
          <w:color w:val="4D4D4D"/>
          <w:sz w:val="18"/>
          <w:szCs w:val="18"/>
        </w:rPr>
      </w:pPr>
      <w:bookmarkStart w:id="116" w:name="_heading=h.15lkahqh559q" w:colFirst="0" w:colLast="0"/>
      <w:bookmarkEnd w:id="116"/>
      <w:r>
        <w:rPr>
          <w:rFonts w:ascii="Times New Roman" w:eastAsia="Times New Roman" w:hAnsi="Times New Roman" w:cs="Times New Roman"/>
          <w:b/>
          <w:bCs/>
          <w:color w:val="4D4D4D"/>
          <w:sz w:val="18"/>
          <w:szCs w:val="18"/>
        </w:rPr>
        <w:lastRenderedPageBreak/>
        <w:t>Figura 1.</w:t>
      </w:r>
      <w:r w:rsidR="00AE7852">
        <w:rPr>
          <w:rFonts w:ascii="Times New Roman" w:eastAsia="Times New Roman" w:hAnsi="Times New Roman" w:cs="Times New Roman"/>
          <w:b/>
          <w:bCs/>
          <w:color w:val="4D4D4D"/>
          <w:sz w:val="18"/>
          <w:szCs w:val="18"/>
        </w:rPr>
        <w:t>2</w:t>
      </w:r>
      <w:r w:rsidR="00D44A57">
        <w:rPr>
          <w:rFonts w:ascii="Times New Roman" w:eastAsia="Times New Roman" w:hAnsi="Times New Roman" w:cs="Times New Roman"/>
          <w:b/>
          <w:bCs/>
          <w:color w:val="4D4D4D"/>
          <w:sz w:val="18"/>
          <w:szCs w:val="18"/>
        </w:rPr>
        <w:t>6</w:t>
      </w:r>
      <w:r>
        <w:rPr>
          <w:rFonts w:ascii="Times New Roman" w:eastAsia="Times New Roman" w:hAnsi="Times New Roman" w:cs="Times New Roman"/>
          <w:b/>
          <w:bCs/>
          <w:color w:val="4D4D4D"/>
          <w:sz w:val="18"/>
          <w:szCs w:val="18"/>
        </w:rPr>
        <w:t xml:space="preserve"> “Diagrama de Caso De Uso 54”.</w:t>
      </w:r>
    </w:p>
    <w:p w14:paraId="5DD96129" w14:textId="77777777" w:rsidR="007D6E97" w:rsidRDefault="00B143B5">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3CB15A10" wp14:editId="7AD8E057">
            <wp:extent cx="5971540" cy="5346700"/>
            <wp:effectExtent l="0" t="0" r="0" b="0"/>
            <wp:docPr id="2131285688"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33"/>
                    <a:srcRect/>
                    <a:stretch>
                      <a:fillRect/>
                    </a:stretch>
                  </pic:blipFill>
                  <pic:spPr>
                    <a:xfrm>
                      <a:off x="0" y="0"/>
                      <a:ext cx="5971540" cy="5346700"/>
                    </a:xfrm>
                    <a:prstGeom prst="rect">
                      <a:avLst/>
                    </a:prstGeom>
                    <a:ln/>
                  </pic:spPr>
                </pic:pic>
              </a:graphicData>
            </a:graphic>
          </wp:inline>
        </w:drawing>
      </w:r>
    </w:p>
    <w:p w14:paraId="77714A57" w14:textId="77777777" w:rsidR="007D6E97" w:rsidRDefault="00B143B5">
      <w:pPr>
        <w:pBdr>
          <w:top w:val="nil"/>
          <w:left w:val="nil"/>
          <w:bottom w:val="nil"/>
          <w:right w:val="nil"/>
          <w:between w:val="nil"/>
        </w:pBdr>
        <w:spacing w:before="120" w:line="360" w:lineRule="auto"/>
        <w:ind w:left="720" w:right="720"/>
        <w:jc w:val="center"/>
        <w:rPr>
          <w:rFonts w:ascii="Times New Roman" w:eastAsia="Times New Roman" w:hAnsi="Times New Roman" w:cs="Times New Roman"/>
          <w:i/>
          <w:iCs/>
          <w:color w:val="000000"/>
          <w:sz w:val="18"/>
          <w:szCs w:val="18"/>
        </w:rPr>
      </w:pPr>
      <w:r>
        <w:rPr>
          <w:rFonts w:ascii="Times New Roman" w:eastAsia="Times New Roman" w:hAnsi="Times New Roman" w:cs="Times New Roman"/>
          <w:i/>
          <w:iCs/>
          <w:color w:val="000000"/>
          <w:sz w:val="18"/>
          <w:szCs w:val="18"/>
        </w:rPr>
        <w:t>Fuente: Elaborado por el estudiante de acuerdo con el proyecto</w:t>
      </w:r>
    </w:p>
    <w:p w14:paraId="503DF3C0" w14:textId="77777777" w:rsidR="007D6E97" w:rsidRDefault="007D6E97">
      <w:pPr>
        <w:pStyle w:val="Ttulo2"/>
        <w:spacing w:line="360" w:lineRule="auto"/>
        <w:jc w:val="center"/>
        <w:rPr>
          <w:rFonts w:ascii="Times New Roman" w:eastAsia="Times New Roman" w:hAnsi="Times New Roman" w:cs="Times New Roman"/>
        </w:rPr>
      </w:pPr>
      <w:bookmarkStart w:id="117" w:name="_heading=h.yjojgjbh2ehq" w:colFirst="0" w:colLast="0"/>
      <w:bookmarkEnd w:id="117"/>
    </w:p>
    <w:p w14:paraId="73BCE83C" w14:textId="77777777" w:rsidR="007D6E97" w:rsidRDefault="007D6E97">
      <w:pPr>
        <w:spacing w:line="360" w:lineRule="auto"/>
        <w:jc w:val="center"/>
        <w:rPr>
          <w:rFonts w:ascii="Times New Roman" w:eastAsia="Times New Roman" w:hAnsi="Times New Roman" w:cs="Times New Roman"/>
        </w:rPr>
      </w:pPr>
    </w:p>
    <w:p w14:paraId="31263DAF" w14:textId="77777777" w:rsidR="007D6E97" w:rsidRDefault="007D6E97">
      <w:pPr>
        <w:spacing w:line="360" w:lineRule="auto"/>
        <w:jc w:val="center"/>
        <w:rPr>
          <w:rFonts w:ascii="Times New Roman" w:eastAsia="Times New Roman" w:hAnsi="Times New Roman" w:cs="Times New Roman"/>
        </w:rPr>
      </w:pPr>
    </w:p>
    <w:p w14:paraId="23192E07" w14:textId="77777777" w:rsidR="007D6E97" w:rsidRDefault="007D6E97">
      <w:pPr>
        <w:spacing w:line="360" w:lineRule="auto"/>
        <w:rPr>
          <w:rFonts w:ascii="Times New Roman" w:eastAsia="Times New Roman" w:hAnsi="Times New Roman" w:cs="Times New Roman"/>
        </w:rPr>
      </w:pPr>
    </w:p>
    <w:p w14:paraId="18079903" w14:textId="77777777" w:rsidR="007D6E97" w:rsidRDefault="007D6E97">
      <w:pPr>
        <w:spacing w:line="360" w:lineRule="auto"/>
        <w:rPr>
          <w:rFonts w:ascii="Times New Roman" w:eastAsia="Times New Roman" w:hAnsi="Times New Roman" w:cs="Times New Roman"/>
        </w:rPr>
      </w:pPr>
    </w:p>
    <w:p w14:paraId="7685D317" w14:textId="610D5BDE" w:rsidR="007D6E97" w:rsidRDefault="00B143B5">
      <w:pPr>
        <w:pBdr>
          <w:top w:val="nil"/>
          <w:left w:val="nil"/>
          <w:bottom w:val="nil"/>
          <w:right w:val="nil"/>
          <w:between w:val="nil"/>
        </w:pBdr>
        <w:spacing w:line="360" w:lineRule="auto"/>
        <w:jc w:val="center"/>
        <w:rPr>
          <w:rFonts w:ascii="Times New Roman" w:eastAsia="Times New Roman" w:hAnsi="Times New Roman" w:cs="Times New Roman"/>
          <w:b/>
          <w:bCs/>
          <w:color w:val="4D4D4D"/>
          <w:sz w:val="18"/>
          <w:szCs w:val="18"/>
        </w:rPr>
      </w:pPr>
      <w:r>
        <w:rPr>
          <w:rFonts w:ascii="Times New Roman" w:eastAsia="Times New Roman" w:hAnsi="Times New Roman" w:cs="Times New Roman"/>
          <w:b/>
          <w:bCs/>
          <w:color w:val="4D4D4D"/>
          <w:sz w:val="18"/>
          <w:szCs w:val="18"/>
        </w:rPr>
        <w:lastRenderedPageBreak/>
        <w:t>Figura 1.</w:t>
      </w:r>
      <w:r w:rsidR="00AE7852">
        <w:rPr>
          <w:rFonts w:ascii="Times New Roman" w:eastAsia="Times New Roman" w:hAnsi="Times New Roman" w:cs="Times New Roman"/>
          <w:b/>
          <w:bCs/>
          <w:color w:val="4D4D4D"/>
          <w:sz w:val="18"/>
          <w:szCs w:val="18"/>
        </w:rPr>
        <w:t>2</w:t>
      </w:r>
      <w:r w:rsidR="00D44A57">
        <w:rPr>
          <w:rFonts w:ascii="Times New Roman" w:eastAsia="Times New Roman" w:hAnsi="Times New Roman" w:cs="Times New Roman"/>
          <w:b/>
          <w:bCs/>
          <w:color w:val="4D4D4D"/>
          <w:sz w:val="18"/>
          <w:szCs w:val="18"/>
        </w:rPr>
        <w:t>7</w:t>
      </w:r>
      <w:r>
        <w:rPr>
          <w:rFonts w:ascii="Times New Roman" w:eastAsia="Times New Roman" w:hAnsi="Times New Roman" w:cs="Times New Roman"/>
          <w:b/>
          <w:bCs/>
          <w:color w:val="4D4D4D"/>
          <w:sz w:val="18"/>
          <w:szCs w:val="18"/>
        </w:rPr>
        <w:t xml:space="preserve"> “Diagrama de Caso De Uso 55”.</w:t>
      </w:r>
    </w:p>
    <w:p w14:paraId="070012BE" w14:textId="77777777" w:rsidR="007D6E97" w:rsidRDefault="00AE7852">
      <w:pPr>
        <w:spacing w:line="360" w:lineRule="auto"/>
        <w:jc w:val="center"/>
        <w:rPr>
          <w:rFonts w:ascii="Times New Roman" w:eastAsia="Times New Roman" w:hAnsi="Times New Roman" w:cs="Times New Roman"/>
        </w:rPr>
      </w:pPr>
      <w:r>
        <w:rPr>
          <w:noProof/>
        </w:rPr>
        <w:drawing>
          <wp:inline distT="0" distB="0" distL="0" distR="0" wp14:anchorId="6D236336" wp14:editId="03324E3F">
            <wp:extent cx="4572000" cy="5609504"/>
            <wp:effectExtent l="0" t="0" r="0" b="0"/>
            <wp:docPr id="213128562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4"/>
                    <a:srcRect/>
                    <a:stretch>
                      <a:fillRect/>
                    </a:stretch>
                  </pic:blipFill>
                  <pic:spPr>
                    <a:xfrm>
                      <a:off x="0" y="0"/>
                      <a:ext cx="4572000" cy="5609504"/>
                    </a:xfrm>
                    <a:prstGeom prst="rect">
                      <a:avLst/>
                    </a:prstGeom>
                    <a:ln/>
                  </pic:spPr>
                </pic:pic>
              </a:graphicData>
            </a:graphic>
          </wp:inline>
        </w:drawing>
      </w:r>
    </w:p>
    <w:p w14:paraId="28DBC064" w14:textId="77777777" w:rsidR="007D6E97" w:rsidRDefault="00B143B5">
      <w:pPr>
        <w:pBdr>
          <w:top w:val="nil"/>
          <w:left w:val="nil"/>
          <w:bottom w:val="nil"/>
          <w:right w:val="nil"/>
          <w:between w:val="nil"/>
        </w:pBdr>
        <w:spacing w:before="120" w:line="360" w:lineRule="auto"/>
        <w:ind w:left="720" w:right="720"/>
        <w:jc w:val="center"/>
        <w:rPr>
          <w:rFonts w:ascii="Times New Roman" w:eastAsia="Times New Roman" w:hAnsi="Times New Roman" w:cs="Times New Roman"/>
          <w:i/>
          <w:iCs/>
          <w:color w:val="000000"/>
          <w:sz w:val="18"/>
          <w:szCs w:val="18"/>
        </w:rPr>
      </w:pPr>
      <w:r>
        <w:rPr>
          <w:rFonts w:ascii="Times New Roman" w:eastAsia="Times New Roman" w:hAnsi="Times New Roman" w:cs="Times New Roman"/>
          <w:i/>
          <w:iCs/>
          <w:color w:val="000000"/>
          <w:sz w:val="18"/>
          <w:szCs w:val="18"/>
        </w:rPr>
        <w:t>Fuente: Elaborado por el estudiante de acuerdo con el proyecto</w:t>
      </w:r>
    </w:p>
    <w:p w14:paraId="06F95490" w14:textId="0E2B0534" w:rsidR="007D6E97" w:rsidRDefault="007D6E97" w:rsidP="47BA7951">
      <w:pPr>
        <w:spacing w:line="360" w:lineRule="auto"/>
        <w:jc w:val="center"/>
        <w:rPr>
          <w:rFonts w:ascii="Times New Roman" w:eastAsia="Times New Roman" w:hAnsi="Times New Roman" w:cs="Times New Roman"/>
          <w:b/>
          <w:bCs/>
          <w:color w:val="4D4D4D" w:themeColor="accent2" w:themeShade="BF"/>
          <w:sz w:val="18"/>
          <w:szCs w:val="18"/>
        </w:rPr>
      </w:pPr>
    </w:p>
    <w:p w14:paraId="5B1DD870" w14:textId="22647D10" w:rsidR="007D6E97" w:rsidRDefault="00AE7852" w:rsidP="47BA7951">
      <w:pPr>
        <w:spacing w:line="360" w:lineRule="auto"/>
      </w:pPr>
      <w:r>
        <w:br w:type="page"/>
      </w:r>
    </w:p>
    <w:p w14:paraId="11708D1B" w14:textId="4668C5F4" w:rsidR="007D6E97" w:rsidRDefault="00B143B5">
      <w:pPr>
        <w:spacing w:line="360" w:lineRule="auto"/>
        <w:jc w:val="center"/>
        <w:rPr>
          <w:rFonts w:ascii="Times New Roman" w:eastAsia="Times New Roman" w:hAnsi="Times New Roman" w:cs="Times New Roman"/>
          <w:b/>
          <w:bCs/>
          <w:color w:val="4D4D4D"/>
          <w:sz w:val="18"/>
          <w:szCs w:val="18"/>
        </w:rPr>
      </w:pPr>
      <w:r w:rsidRPr="47BA7951">
        <w:rPr>
          <w:rFonts w:ascii="Times New Roman" w:eastAsia="Times New Roman" w:hAnsi="Times New Roman" w:cs="Times New Roman"/>
          <w:b/>
          <w:color w:val="4D4D4D" w:themeColor="accent2" w:themeShade="BF"/>
          <w:sz w:val="18"/>
          <w:szCs w:val="18"/>
        </w:rPr>
        <w:lastRenderedPageBreak/>
        <w:t>Figura 1.</w:t>
      </w:r>
      <w:r w:rsidR="47BA7951" w:rsidRPr="47BA7951">
        <w:rPr>
          <w:rFonts w:ascii="Times New Roman" w:eastAsia="Times New Roman" w:hAnsi="Times New Roman" w:cs="Times New Roman"/>
          <w:b/>
          <w:bCs/>
          <w:color w:val="4D4D4D" w:themeColor="accent2" w:themeShade="BF"/>
          <w:sz w:val="18"/>
          <w:szCs w:val="18"/>
        </w:rPr>
        <w:t>2</w:t>
      </w:r>
      <w:r w:rsidR="00D44A57">
        <w:rPr>
          <w:rFonts w:ascii="Times New Roman" w:eastAsia="Times New Roman" w:hAnsi="Times New Roman" w:cs="Times New Roman"/>
          <w:b/>
          <w:bCs/>
          <w:color w:val="4D4D4D" w:themeColor="accent2" w:themeShade="BF"/>
          <w:sz w:val="18"/>
          <w:szCs w:val="18"/>
        </w:rPr>
        <w:t>8</w:t>
      </w:r>
      <w:r w:rsidRPr="47BA7951">
        <w:rPr>
          <w:rFonts w:ascii="Times New Roman" w:eastAsia="Times New Roman" w:hAnsi="Times New Roman" w:cs="Times New Roman"/>
          <w:b/>
          <w:color w:val="4D4D4D" w:themeColor="accent2" w:themeShade="BF"/>
          <w:sz w:val="18"/>
          <w:szCs w:val="18"/>
        </w:rPr>
        <w:t xml:space="preserve"> “Diagrama de Caso De Uso 56”.</w:t>
      </w:r>
    </w:p>
    <w:p w14:paraId="25E1F0F1" w14:textId="77777777" w:rsidR="007D6E97" w:rsidRDefault="00AE7852">
      <w:pPr>
        <w:spacing w:line="360" w:lineRule="auto"/>
        <w:jc w:val="center"/>
        <w:rPr>
          <w:rFonts w:ascii="Times New Roman" w:eastAsia="Times New Roman" w:hAnsi="Times New Roman" w:cs="Times New Roman"/>
          <w:b/>
          <w:bCs/>
          <w:color w:val="4D4D4D"/>
          <w:sz w:val="18"/>
          <w:szCs w:val="18"/>
        </w:rPr>
      </w:pPr>
      <w:r>
        <w:rPr>
          <w:noProof/>
        </w:rPr>
        <w:drawing>
          <wp:inline distT="0" distB="0" distL="0" distR="0" wp14:anchorId="3FFFECF8" wp14:editId="2D10D5EF">
            <wp:extent cx="4867275" cy="6483398"/>
            <wp:effectExtent l="0" t="0" r="0" b="0"/>
            <wp:docPr id="2131285689"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35"/>
                    <a:srcRect/>
                    <a:stretch>
                      <a:fillRect/>
                    </a:stretch>
                  </pic:blipFill>
                  <pic:spPr>
                    <a:xfrm>
                      <a:off x="0" y="0"/>
                      <a:ext cx="4867275" cy="6483398"/>
                    </a:xfrm>
                    <a:prstGeom prst="rect">
                      <a:avLst/>
                    </a:prstGeom>
                    <a:ln/>
                  </pic:spPr>
                </pic:pic>
              </a:graphicData>
            </a:graphic>
          </wp:inline>
        </w:drawing>
      </w:r>
    </w:p>
    <w:p w14:paraId="67E526DD" w14:textId="77777777" w:rsidR="007D6E97" w:rsidRDefault="00B143B5">
      <w:pPr>
        <w:spacing w:before="120" w:line="360" w:lineRule="auto"/>
        <w:ind w:left="720" w:right="720"/>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Elaborado por el estudiante de acuerdo con el proyecto</w:t>
      </w:r>
    </w:p>
    <w:p w14:paraId="5D10D9E7" w14:textId="77777777" w:rsidR="007D6E97" w:rsidRDefault="007D6E97">
      <w:pPr>
        <w:spacing w:before="120" w:line="360" w:lineRule="auto"/>
        <w:ind w:left="720" w:right="720"/>
        <w:jc w:val="center"/>
        <w:rPr>
          <w:rFonts w:ascii="Times New Roman" w:eastAsia="Times New Roman" w:hAnsi="Times New Roman" w:cs="Times New Roman"/>
          <w:i/>
          <w:iCs/>
          <w:sz w:val="18"/>
          <w:szCs w:val="18"/>
        </w:rPr>
      </w:pPr>
    </w:p>
    <w:p w14:paraId="6A846927" w14:textId="56107702" w:rsidR="007D6E97" w:rsidRDefault="00B143B5">
      <w:pPr>
        <w:spacing w:line="360" w:lineRule="auto"/>
        <w:jc w:val="center"/>
        <w:rPr>
          <w:rFonts w:ascii="Times New Roman" w:eastAsia="Times New Roman" w:hAnsi="Times New Roman" w:cs="Times New Roman"/>
          <w:b/>
          <w:bCs/>
          <w:color w:val="4D4D4D"/>
          <w:sz w:val="18"/>
          <w:szCs w:val="18"/>
        </w:rPr>
      </w:pPr>
      <w:r>
        <w:rPr>
          <w:rFonts w:ascii="Times New Roman" w:eastAsia="Times New Roman" w:hAnsi="Times New Roman" w:cs="Times New Roman"/>
          <w:b/>
          <w:bCs/>
          <w:color w:val="4D4D4D"/>
          <w:sz w:val="18"/>
          <w:szCs w:val="18"/>
        </w:rPr>
        <w:t>Figura 1.</w:t>
      </w:r>
      <w:r w:rsidR="00AE7852">
        <w:rPr>
          <w:rFonts w:ascii="Times New Roman" w:eastAsia="Times New Roman" w:hAnsi="Times New Roman" w:cs="Times New Roman"/>
          <w:b/>
          <w:bCs/>
          <w:color w:val="4D4D4D"/>
          <w:sz w:val="18"/>
          <w:szCs w:val="18"/>
        </w:rPr>
        <w:t>2</w:t>
      </w:r>
      <w:r w:rsidR="00D44A57">
        <w:rPr>
          <w:rFonts w:ascii="Times New Roman" w:eastAsia="Times New Roman" w:hAnsi="Times New Roman" w:cs="Times New Roman"/>
          <w:b/>
          <w:bCs/>
          <w:color w:val="4D4D4D"/>
          <w:sz w:val="18"/>
          <w:szCs w:val="18"/>
        </w:rPr>
        <w:t>9</w:t>
      </w:r>
      <w:r>
        <w:rPr>
          <w:rFonts w:ascii="Times New Roman" w:eastAsia="Times New Roman" w:hAnsi="Times New Roman" w:cs="Times New Roman"/>
          <w:b/>
          <w:bCs/>
          <w:color w:val="4D4D4D"/>
          <w:sz w:val="18"/>
          <w:szCs w:val="18"/>
        </w:rPr>
        <w:t xml:space="preserve"> “Diagrama de Caso De Uso 57”.</w:t>
      </w:r>
    </w:p>
    <w:p w14:paraId="74C2EF22" w14:textId="77777777" w:rsidR="007D6E97" w:rsidRDefault="00B143B5">
      <w:pPr>
        <w:spacing w:line="360" w:lineRule="auto"/>
        <w:jc w:val="center"/>
        <w:rPr>
          <w:rFonts w:ascii="Times New Roman" w:eastAsia="Times New Roman" w:hAnsi="Times New Roman" w:cs="Times New Roman"/>
          <w:b/>
          <w:bCs/>
          <w:color w:val="4D4D4D"/>
          <w:sz w:val="18"/>
          <w:szCs w:val="18"/>
        </w:rPr>
      </w:pPr>
      <w:r>
        <w:rPr>
          <w:rFonts w:ascii="Times New Roman" w:eastAsia="Times New Roman" w:hAnsi="Times New Roman" w:cs="Times New Roman"/>
          <w:b/>
          <w:bCs/>
          <w:noProof/>
          <w:color w:val="4D4D4D"/>
          <w:sz w:val="18"/>
          <w:szCs w:val="18"/>
        </w:rPr>
        <w:lastRenderedPageBreak/>
        <w:drawing>
          <wp:inline distT="114300" distB="114300" distL="114300" distR="114300" wp14:anchorId="2D78B6C8" wp14:editId="0B08E1AA">
            <wp:extent cx="5971540" cy="5384800"/>
            <wp:effectExtent l="0" t="0" r="0" b="0"/>
            <wp:docPr id="2131285719" name="image98.png"/>
            <wp:cNvGraphicFramePr/>
            <a:graphic xmlns:a="http://schemas.openxmlformats.org/drawingml/2006/main">
              <a:graphicData uri="http://schemas.openxmlformats.org/drawingml/2006/picture">
                <pic:pic xmlns:pic="http://schemas.openxmlformats.org/drawingml/2006/picture">
                  <pic:nvPicPr>
                    <pic:cNvPr id="0" name="image98.png"/>
                    <pic:cNvPicPr preferRelativeResize="0"/>
                  </pic:nvPicPr>
                  <pic:blipFill>
                    <a:blip r:embed="rId36"/>
                    <a:srcRect/>
                    <a:stretch>
                      <a:fillRect/>
                    </a:stretch>
                  </pic:blipFill>
                  <pic:spPr>
                    <a:xfrm>
                      <a:off x="0" y="0"/>
                      <a:ext cx="5971540" cy="5384800"/>
                    </a:xfrm>
                    <a:prstGeom prst="rect">
                      <a:avLst/>
                    </a:prstGeom>
                    <a:ln/>
                  </pic:spPr>
                </pic:pic>
              </a:graphicData>
            </a:graphic>
          </wp:inline>
        </w:drawing>
      </w:r>
    </w:p>
    <w:p w14:paraId="755CCFC1" w14:textId="77777777" w:rsidR="007D6E97" w:rsidRDefault="00B143B5">
      <w:pPr>
        <w:spacing w:before="120" w:line="360" w:lineRule="auto"/>
        <w:ind w:left="720" w:right="720"/>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Elaborado por el estudiante de acuerdo con el proyecto</w:t>
      </w:r>
    </w:p>
    <w:p w14:paraId="049B083E" w14:textId="77777777" w:rsidR="007D6E97" w:rsidRDefault="007D6E97">
      <w:pPr>
        <w:spacing w:line="360" w:lineRule="auto"/>
        <w:rPr>
          <w:rFonts w:ascii="Times New Roman" w:eastAsia="Times New Roman" w:hAnsi="Times New Roman" w:cs="Times New Roman"/>
        </w:rPr>
      </w:pPr>
    </w:p>
    <w:p w14:paraId="0C179ED3" w14:textId="2741F59C" w:rsidR="007D6E97" w:rsidRDefault="007D6E97" w:rsidP="47BA7951">
      <w:pPr>
        <w:spacing w:line="360" w:lineRule="auto"/>
        <w:jc w:val="center"/>
        <w:rPr>
          <w:rFonts w:ascii="Times New Roman" w:eastAsia="Times New Roman" w:hAnsi="Times New Roman" w:cs="Times New Roman"/>
          <w:b/>
          <w:bCs/>
          <w:color w:val="4D4D4D" w:themeColor="accent2" w:themeShade="BF"/>
          <w:sz w:val="18"/>
          <w:szCs w:val="18"/>
        </w:rPr>
      </w:pPr>
    </w:p>
    <w:p w14:paraId="040C38AF" w14:textId="0A1A2965" w:rsidR="007D6E97" w:rsidRDefault="00AE7852" w:rsidP="47BA7951">
      <w:pPr>
        <w:spacing w:line="360" w:lineRule="auto"/>
      </w:pPr>
      <w:r>
        <w:br w:type="page"/>
      </w:r>
    </w:p>
    <w:p w14:paraId="4A97E001" w14:textId="23554E8F" w:rsidR="007D6E97" w:rsidRDefault="00B143B5">
      <w:pPr>
        <w:spacing w:line="360" w:lineRule="auto"/>
        <w:jc w:val="center"/>
        <w:rPr>
          <w:rFonts w:ascii="Times New Roman" w:eastAsia="Times New Roman" w:hAnsi="Times New Roman" w:cs="Times New Roman"/>
          <w:b/>
          <w:bCs/>
          <w:color w:val="4D4D4D"/>
          <w:sz w:val="18"/>
          <w:szCs w:val="18"/>
        </w:rPr>
      </w:pPr>
      <w:r w:rsidRPr="47BA7951">
        <w:rPr>
          <w:rFonts w:ascii="Times New Roman" w:eastAsia="Times New Roman" w:hAnsi="Times New Roman" w:cs="Times New Roman"/>
          <w:b/>
          <w:color w:val="4D4D4D" w:themeColor="accent2" w:themeShade="BF"/>
          <w:sz w:val="18"/>
          <w:szCs w:val="18"/>
        </w:rPr>
        <w:lastRenderedPageBreak/>
        <w:t>Figura 1.</w:t>
      </w:r>
      <w:r w:rsidR="00D44A57">
        <w:rPr>
          <w:rFonts w:ascii="Times New Roman" w:eastAsia="Times New Roman" w:hAnsi="Times New Roman" w:cs="Times New Roman"/>
          <w:b/>
          <w:bCs/>
          <w:color w:val="4D4D4D" w:themeColor="accent2" w:themeShade="BF"/>
          <w:sz w:val="18"/>
          <w:szCs w:val="18"/>
        </w:rPr>
        <w:t>30</w:t>
      </w:r>
      <w:r w:rsidRPr="47BA7951">
        <w:rPr>
          <w:rFonts w:ascii="Times New Roman" w:eastAsia="Times New Roman" w:hAnsi="Times New Roman" w:cs="Times New Roman"/>
          <w:b/>
          <w:color w:val="4D4D4D" w:themeColor="accent2" w:themeShade="BF"/>
          <w:sz w:val="18"/>
          <w:szCs w:val="18"/>
        </w:rPr>
        <w:t xml:space="preserve"> “Diagrama de Caso De Uso 58”.</w:t>
      </w:r>
    </w:p>
    <w:p w14:paraId="3F796A05" w14:textId="77777777" w:rsidR="007D6E97" w:rsidRDefault="00AE7852">
      <w:pPr>
        <w:spacing w:line="360" w:lineRule="auto"/>
        <w:jc w:val="center"/>
        <w:rPr>
          <w:rFonts w:ascii="Times New Roman" w:eastAsia="Times New Roman" w:hAnsi="Times New Roman" w:cs="Times New Roman"/>
          <w:b/>
          <w:bCs/>
          <w:color w:val="4D4D4D"/>
          <w:sz w:val="18"/>
          <w:szCs w:val="18"/>
        </w:rPr>
      </w:pPr>
      <w:r>
        <w:rPr>
          <w:noProof/>
        </w:rPr>
        <w:drawing>
          <wp:inline distT="0" distB="0" distL="0" distR="0" wp14:anchorId="6EC5E36A" wp14:editId="1F53CB68">
            <wp:extent cx="4096778" cy="6118265"/>
            <wp:effectExtent l="0" t="0" r="0" b="0"/>
            <wp:docPr id="213128564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7"/>
                    <a:srcRect/>
                    <a:stretch>
                      <a:fillRect/>
                    </a:stretch>
                  </pic:blipFill>
                  <pic:spPr>
                    <a:xfrm>
                      <a:off x="0" y="0"/>
                      <a:ext cx="4096778" cy="6118265"/>
                    </a:xfrm>
                    <a:prstGeom prst="rect">
                      <a:avLst/>
                    </a:prstGeom>
                    <a:ln/>
                  </pic:spPr>
                </pic:pic>
              </a:graphicData>
            </a:graphic>
          </wp:inline>
        </w:drawing>
      </w:r>
    </w:p>
    <w:p w14:paraId="2FE50B9F" w14:textId="77777777" w:rsidR="007D6E97" w:rsidRDefault="00B143B5">
      <w:pPr>
        <w:spacing w:before="120" w:line="360" w:lineRule="auto"/>
        <w:ind w:left="720" w:right="720"/>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Elaborado por el estudiante de acuerdo con el proyecto</w:t>
      </w:r>
    </w:p>
    <w:p w14:paraId="00FBA962" w14:textId="77777777" w:rsidR="007D6E97" w:rsidRDefault="007D6E97">
      <w:pPr>
        <w:spacing w:before="120" w:line="360" w:lineRule="auto"/>
        <w:ind w:left="720" w:right="720"/>
        <w:jc w:val="center"/>
        <w:rPr>
          <w:rFonts w:ascii="Times New Roman" w:eastAsia="Times New Roman" w:hAnsi="Times New Roman" w:cs="Times New Roman"/>
          <w:i/>
          <w:iCs/>
          <w:sz w:val="18"/>
          <w:szCs w:val="18"/>
        </w:rPr>
      </w:pPr>
    </w:p>
    <w:p w14:paraId="519DC72D" w14:textId="18B2BBED" w:rsidR="007D6E97" w:rsidRDefault="00B143B5">
      <w:pPr>
        <w:spacing w:line="360" w:lineRule="auto"/>
        <w:jc w:val="center"/>
        <w:rPr>
          <w:rFonts w:ascii="Times New Roman" w:eastAsia="Times New Roman" w:hAnsi="Times New Roman" w:cs="Times New Roman"/>
          <w:b/>
          <w:bCs/>
          <w:color w:val="4D4D4D"/>
          <w:sz w:val="18"/>
          <w:szCs w:val="18"/>
        </w:rPr>
      </w:pPr>
      <w:r>
        <w:rPr>
          <w:rFonts w:ascii="Times New Roman" w:eastAsia="Times New Roman" w:hAnsi="Times New Roman" w:cs="Times New Roman"/>
          <w:b/>
          <w:bCs/>
          <w:color w:val="4D4D4D"/>
          <w:sz w:val="18"/>
          <w:szCs w:val="18"/>
        </w:rPr>
        <w:t>Figura 1.</w:t>
      </w:r>
      <w:r w:rsidR="00D44A57">
        <w:rPr>
          <w:rFonts w:ascii="Times New Roman" w:eastAsia="Times New Roman" w:hAnsi="Times New Roman" w:cs="Times New Roman"/>
          <w:b/>
          <w:bCs/>
          <w:color w:val="4D4D4D"/>
          <w:sz w:val="18"/>
          <w:szCs w:val="18"/>
        </w:rPr>
        <w:t>31</w:t>
      </w:r>
      <w:r>
        <w:rPr>
          <w:rFonts w:ascii="Times New Roman" w:eastAsia="Times New Roman" w:hAnsi="Times New Roman" w:cs="Times New Roman"/>
          <w:b/>
          <w:bCs/>
          <w:color w:val="4D4D4D"/>
          <w:sz w:val="18"/>
          <w:szCs w:val="18"/>
        </w:rPr>
        <w:t xml:space="preserve"> “Diagrama de Caso De Uso 59”.</w:t>
      </w:r>
    </w:p>
    <w:p w14:paraId="2CEEFA7E" w14:textId="77777777" w:rsidR="007D6E97" w:rsidRDefault="00B143B5">
      <w:pPr>
        <w:spacing w:line="360" w:lineRule="auto"/>
        <w:jc w:val="center"/>
        <w:rPr>
          <w:rFonts w:ascii="Times New Roman" w:eastAsia="Times New Roman" w:hAnsi="Times New Roman" w:cs="Times New Roman"/>
          <w:b/>
          <w:bCs/>
          <w:color w:val="4D4D4D"/>
          <w:sz w:val="18"/>
          <w:szCs w:val="18"/>
        </w:rPr>
      </w:pPr>
      <w:bookmarkStart w:id="118" w:name="_heading=h.7omrxoa3lzni" w:colFirst="0" w:colLast="0"/>
      <w:bookmarkEnd w:id="118"/>
      <w:r>
        <w:rPr>
          <w:rFonts w:ascii="Times New Roman" w:eastAsia="Times New Roman" w:hAnsi="Times New Roman" w:cs="Times New Roman"/>
          <w:b/>
          <w:bCs/>
          <w:noProof/>
          <w:color w:val="4D4D4D"/>
          <w:sz w:val="18"/>
          <w:szCs w:val="18"/>
        </w:rPr>
        <w:lastRenderedPageBreak/>
        <w:drawing>
          <wp:inline distT="114300" distB="114300" distL="114300" distR="114300" wp14:anchorId="28E41E02" wp14:editId="52600C31">
            <wp:extent cx="5076825" cy="6953044"/>
            <wp:effectExtent l="0" t="0" r="0" b="0"/>
            <wp:docPr id="2131285690"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38"/>
                    <a:srcRect/>
                    <a:stretch>
                      <a:fillRect/>
                    </a:stretch>
                  </pic:blipFill>
                  <pic:spPr>
                    <a:xfrm>
                      <a:off x="0" y="0"/>
                      <a:ext cx="5076825" cy="6953044"/>
                    </a:xfrm>
                    <a:prstGeom prst="rect">
                      <a:avLst/>
                    </a:prstGeom>
                    <a:ln/>
                  </pic:spPr>
                </pic:pic>
              </a:graphicData>
            </a:graphic>
          </wp:inline>
        </w:drawing>
      </w:r>
    </w:p>
    <w:p w14:paraId="670C7D5A" w14:textId="77777777" w:rsidR="007D6E97" w:rsidRDefault="00B143B5">
      <w:pPr>
        <w:spacing w:before="120" w:line="360" w:lineRule="auto"/>
        <w:ind w:left="720" w:right="720"/>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Elaborado por el estudiante de acuerdo con el proyecto</w:t>
      </w:r>
    </w:p>
    <w:p w14:paraId="1174B07F" w14:textId="5DBD771C" w:rsidR="007D6E97" w:rsidRDefault="007D6E97" w:rsidP="47BA7951">
      <w:pPr>
        <w:spacing w:line="360" w:lineRule="auto"/>
        <w:jc w:val="center"/>
        <w:rPr>
          <w:rFonts w:ascii="Times New Roman" w:eastAsia="Times New Roman" w:hAnsi="Times New Roman" w:cs="Times New Roman"/>
          <w:b/>
          <w:bCs/>
          <w:color w:val="4D4D4D" w:themeColor="accent2" w:themeShade="BF"/>
          <w:sz w:val="18"/>
          <w:szCs w:val="18"/>
        </w:rPr>
      </w:pPr>
    </w:p>
    <w:p w14:paraId="0B8DF93E" w14:textId="3FFB836D" w:rsidR="007D6E97" w:rsidRDefault="00AE7852" w:rsidP="47BA7951">
      <w:pPr>
        <w:spacing w:line="360" w:lineRule="auto"/>
      </w:pPr>
      <w:r>
        <w:lastRenderedPageBreak/>
        <w:br w:type="page"/>
      </w:r>
    </w:p>
    <w:p w14:paraId="6531CDC5" w14:textId="0CFDF518" w:rsidR="007D6E97" w:rsidRDefault="00B143B5">
      <w:pPr>
        <w:spacing w:line="360" w:lineRule="auto"/>
        <w:jc w:val="center"/>
        <w:rPr>
          <w:rFonts w:ascii="Times New Roman" w:eastAsia="Times New Roman" w:hAnsi="Times New Roman" w:cs="Times New Roman"/>
          <w:b/>
          <w:bCs/>
          <w:color w:val="4D4D4D"/>
          <w:sz w:val="18"/>
          <w:szCs w:val="18"/>
        </w:rPr>
      </w:pPr>
      <w:r w:rsidRPr="47BA7951">
        <w:rPr>
          <w:rFonts w:ascii="Times New Roman" w:eastAsia="Times New Roman" w:hAnsi="Times New Roman" w:cs="Times New Roman"/>
          <w:b/>
          <w:color w:val="4D4D4D" w:themeColor="accent2" w:themeShade="BF"/>
          <w:sz w:val="18"/>
          <w:szCs w:val="18"/>
        </w:rPr>
        <w:lastRenderedPageBreak/>
        <w:t>Figura 1.</w:t>
      </w:r>
      <w:r w:rsidR="00D44A57">
        <w:rPr>
          <w:rFonts w:ascii="Times New Roman" w:eastAsia="Times New Roman" w:hAnsi="Times New Roman" w:cs="Times New Roman"/>
          <w:b/>
          <w:bCs/>
          <w:color w:val="4D4D4D" w:themeColor="accent2" w:themeShade="BF"/>
          <w:sz w:val="18"/>
          <w:szCs w:val="18"/>
        </w:rPr>
        <w:t>32</w:t>
      </w:r>
      <w:r w:rsidRPr="47BA7951">
        <w:rPr>
          <w:rFonts w:ascii="Times New Roman" w:eastAsia="Times New Roman" w:hAnsi="Times New Roman" w:cs="Times New Roman"/>
          <w:b/>
          <w:color w:val="4D4D4D" w:themeColor="accent2" w:themeShade="BF"/>
          <w:sz w:val="18"/>
          <w:szCs w:val="18"/>
        </w:rPr>
        <w:t xml:space="preserve"> “Diagrama de Caso De Uso 60”.</w:t>
      </w:r>
    </w:p>
    <w:p w14:paraId="42AFE3DF" w14:textId="77777777" w:rsidR="007D6E97" w:rsidRDefault="00B143B5">
      <w:pPr>
        <w:spacing w:line="360" w:lineRule="auto"/>
        <w:jc w:val="center"/>
        <w:rPr>
          <w:rFonts w:ascii="Times New Roman" w:eastAsia="Times New Roman" w:hAnsi="Times New Roman" w:cs="Times New Roman"/>
          <w:b/>
          <w:bCs/>
          <w:color w:val="4D4D4D"/>
          <w:sz w:val="18"/>
          <w:szCs w:val="18"/>
        </w:rPr>
      </w:pPr>
      <w:r>
        <w:rPr>
          <w:rFonts w:ascii="Times New Roman" w:eastAsia="Times New Roman" w:hAnsi="Times New Roman" w:cs="Times New Roman"/>
          <w:b/>
          <w:bCs/>
          <w:noProof/>
          <w:color w:val="4D4D4D"/>
          <w:sz w:val="18"/>
          <w:szCs w:val="18"/>
        </w:rPr>
        <w:drawing>
          <wp:inline distT="114300" distB="114300" distL="114300" distR="114300" wp14:anchorId="49C088FE" wp14:editId="7A546644">
            <wp:extent cx="5971540" cy="4724400"/>
            <wp:effectExtent l="0" t="0" r="0" b="0"/>
            <wp:docPr id="2131285695" name="image127.png"/>
            <wp:cNvGraphicFramePr/>
            <a:graphic xmlns:a="http://schemas.openxmlformats.org/drawingml/2006/main">
              <a:graphicData uri="http://schemas.openxmlformats.org/drawingml/2006/picture">
                <pic:pic xmlns:pic="http://schemas.openxmlformats.org/drawingml/2006/picture">
                  <pic:nvPicPr>
                    <pic:cNvPr id="0" name="image127.png"/>
                    <pic:cNvPicPr preferRelativeResize="0"/>
                  </pic:nvPicPr>
                  <pic:blipFill>
                    <a:blip r:embed="rId39"/>
                    <a:srcRect/>
                    <a:stretch>
                      <a:fillRect/>
                    </a:stretch>
                  </pic:blipFill>
                  <pic:spPr>
                    <a:xfrm>
                      <a:off x="0" y="0"/>
                      <a:ext cx="5971540" cy="4724400"/>
                    </a:xfrm>
                    <a:prstGeom prst="rect">
                      <a:avLst/>
                    </a:prstGeom>
                    <a:ln/>
                  </pic:spPr>
                </pic:pic>
              </a:graphicData>
            </a:graphic>
          </wp:inline>
        </w:drawing>
      </w:r>
    </w:p>
    <w:p w14:paraId="70C5ABAA" w14:textId="77777777" w:rsidR="007D6E97" w:rsidRDefault="00B143B5">
      <w:pPr>
        <w:spacing w:before="120" w:line="360" w:lineRule="auto"/>
        <w:ind w:left="720" w:right="720"/>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Elaborado por el estudiante de acuerdo con el proyecto</w:t>
      </w:r>
    </w:p>
    <w:p w14:paraId="44F7CD7D" w14:textId="597BCB10" w:rsidR="007D6E97" w:rsidRDefault="007D6E97" w:rsidP="47BA7951">
      <w:pPr>
        <w:spacing w:line="360" w:lineRule="auto"/>
        <w:jc w:val="center"/>
        <w:rPr>
          <w:rFonts w:ascii="Times New Roman" w:eastAsia="Times New Roman" w:hAnsi="Times New Roman" w:cs="Times New Roman"/>
          <w:b/>
          <w:bCs/>
          <w:color w:val="4D4D4D" w:themeColor="accent2" w:themeShade="BF"/>
          <w:sz w:val="18"/>
          <w:szCs w:val="18"/>
        </w:rPr>
      </w:pPr>
    </w:p>
    <w:p w14:paraId="55EB105D" w14:textId="75F91D83" w:rsidR="007D6E97" w:rsidRDefault="00AE7852" w:rsidP="47BA7951">
      <w:pPr>
        <w:spacing w:line="360" w:lineRule="auto"/>
      </w:pPr>
      <w:r>
        <w:br w:type="page"/>
      </w:r>
    </w:p>
    <w:p w14:paraId="6A5787CD" w14:textId="6F37ECC4" w:rsidR="007D6E97" w:rsidRDefault="00B143B5">
      <w:pPr>
        <w:spacing w:line="360" w:lineRule="auto"/>
        <w:jc w:val="center"/>
        <w:rPr>
          <w:rFonts w:ascii="Times New Roman" w:eastAsia="Times New Roman" w:hAnsi="Times New Roman" w:cs="Times New Roman"/>
          <w:b/>
          <w:bCs/>
          <w:color w:val="4D4D4D"/>
          <w:sz w:val="18"/>
          <w:szCs w:val="18"/>
        </w:rPr>
      </w:pPr>
      <w:r w:rsidRPr="47BA7951">
        <w:rPr>
          <w:rFonts w:ascii="Times New Roman" w:eastAsia="Times New Roman" w:hAnsi="Times New Roman" w:cs="Times New Roman"/>
          <w:b/>
          <w:color w:val="4D4D4D" w:themeColor="accent2" w:themeShade="BF"/>
          <w:sz w:val="18"/>
          <w:szCs w:val="18"/>
        </w:rPr>
        <w:lastRenderedPageBreak/>
        <w:t>Figura 1.</w:t>
      </w:r>
      <w:r w:rsidR="47BA7951" w:rsidRPr="47BA7951">
        <w:rPr>
          <w:rFonts w:ascii="Times New Roman" w:eastAsia="Times New Roman" w:hAnsi="Times New Roman" w:cs="Times New Roman"/>
          <w:b/>
          <w:bCs/>
          <w:color w:val="4D4D4D" w:themeColor="accent2" w:themeShade="BF"/>
          <w:sz w:val="18"/>
          <w:szCs w:val="18"/>
        </w:rPr>
        <w:t>3</w:t>
      </w:r>
      <w:r w:rsidR="00D44A57">
        <w:rPr>
          <w:rFonts w:ascii="Times New Roman" w:eastAsia="Times New Roman" w:hAnsi="Times New Roman" w:cs="Times New Roman"/>
          <w:b/>
          <w:bCs/>
          <w:color w:val="4D4D4D" w:themeColor="accent2" w:themeShade="BF"/>
          <w:sz w:val="18"/>
          <w:szCs w:val="18"/>
        </w:rPr>
        <w:t>3</w:t>
      </w:r>
      <w:r w:rsidRPr="47BA7951">
        <w:rPr>
          <w:rFonts w:ascii="Times New Roman" w:eastAsia="Times New Roman" w:hAnsi="Times New Roman" w:cs="Times New Roman"/>
          <w:b/>
          <w:color w:val="4D4D4D" w:themeColor="accent2" w:themeShade="BF"/>
          <w:sz w:val="18"/>
          <w:szCs w:val="18"/>
        </w:rPr>
        <w:t xml:space="preserve"> “Diagrama de Caso De Uso </w:t>
      </w:r>
      <w:r w:rsidR="00D42DC3">
        <w:rPr>
          <w:rFonts w:ascii="Times New Roman" w:eastAsia="Times New Roman" w:hAnsi="Times New Roman" w:cs="Times New Roman"/>
          <w:b/>
          <w:color w:val="4D4D4D" w:themeColor="accent2" w:themeShade="BF"/>
          <w:sz w:val="18"/>
          <w:szCs w:val="18"/>
        </w:rPr>
        <w:t>61</w:t>
      </w:r>
      <w:r w:rsidRPr="47BA7951">
        <w:rPr>
          <w:rFonts w:ascii="Times New Roman" w:eastAsia="Times New Roman" w:hAnsi="Times New Roman" w:cs="Times New Roman"/>
          <w:b/>
          <w:color w:val="4D4D4D" w:themeColor="accent2" w:themeShade="BF"/>
          <w:sz w:val="18"/>
          <w:szCs w:val="18"/>
        </w:rPr>
        <w:t>”.</w:t>
      </w:r>
    </w:p>
    <w:p w14:paraId="3B01A4CE" w14:textId="77777777" w:rsidR="007D6E97" w:rsidRDefault="00B143B5">
      <w:pPr>
        <w:spacing w:line="360" w:lineRule="auto"/>
        <w:jc w:val="center"/>
        <w:rPr>
          <w:rFonts w:ascii="Times New Roman" w:eastAsia="Times New Roman" w:hAnsi="Times New Roman" w:cs="Times New Roman"/>
          <w:b/>
          <w:bCs/>
          <w:color w:val="4D4D4D"/>
          <w:sz w:val="18"/>
          <w:szCs w:val="18"/>
        </w:rPr>
      </w:pPr>
      <w:r>
        <w:rPr>
          <w:rFonts w:ascii="Times New Roman" w:eastAsia="Times New Roman" w:hAnsi="Times New Roman" w:cs="Times New Roman"/>
          <w:b/>
          <w:bCs/>
          <w:noProof/>
          <w:color w:val="4D4D4D"/>
          <w:sz w:val="18"/>
          <w:szCs w:val="18"/>
        </w:rPr>
        <w:drawing>
          <wp:inline distT="114300" distB="114300" distL="114300" distR="114300" wp14:anchorId="12E4316C" wp14:editId="5748B34E">
            <wp:extent cx="5971540" cy="4724400"/>
            <wp:effectExtent l="0" t="0" r="0" b="0"/>
            <wp:docPr id="2131285701" name="image131.png"/>
            <wp:cNvGraphicFramePr/>
            <a:graphic xmlns:a="http://schemas.openxmlformats.org/drawingml/2006/main">
              <a:graphicData uri="http://schemas.openxmlformats.org/drawingml/2006/picture">
                <pic:pic xmlns:pic="http://schemas.openxmlformats.org/drawingml/2006/picture">
                  <pic:nvPicPr>
                    <pic:cNvPr id="0" name="image131.png"/>
                    <pic:cNvPicPr preferRelativeResize="0"/>
                  </pic:nvPicPr>
                  <pic:blipFill>
                    <a:blip r:embed="rId40"/>
                    <a:srcRect/>
                    <a:stretch>
                      <a:fillRect/>
                    </a:stretch>
                  </pic:blipFill>
                  <pic:spPr>
                    <a:xfrm>
                      <a:off x="0" y="0"/>
                      <a:ext cx="5971540" cy="4724400"/>
                    </a:xfrm>
                    <a:prstGeom prst="rect">
                      <a:avLst/>
                    </a:prstGeom>
                    <a:ln/>
                  </pic:spPr>
                </pic:pic>
              </a:graphicData>
            </a:graphic>
          </wp:inline>
        </w:drawing>
      </w:r>
    </w:p>
    <w:p w14:paraId="491C4ACD" w14:textId="77777777" w:rsidR="007D6E97" w:rsidRDefault="00B143B5">
      <w:pPr>
        <w:spacing w:before="120" w:line="360" w:lineRule="auto"/>
        <w:ind w:left="720" w:right="720"/>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Elaborado por el estudiante de acuerdo con el proyecto</w:t>
      </w:r>
    </w:p>
    <w:p w14:paraId="5D6E7DC0" w14:textId="77777777" w:rsidR="007D6E97" w:rsidRDefault="007D6E97">
      <w:pPr>
        <w:spacing w:line="360" w:lineRule="auto"/>
        <w:rPr>
          <w:rFonts w:ascii="Times New Roman" w:eastAsia="Times New Roman" w:hAnsi="Times New Roman" w:cs="Times New Roman"/>
        </w:rPr>
      </w:pPr>
    </w:p>
    <w:p w14:paraId="21A00A3F" w14:textId="6CEB240C" w:rsidR="007D6E97" w:rsidRDefault="007D6E97" w:rsidP="47BA7951">
      <w:pPr>
        <w:spacing w:line="360" w:lineRule="auto"/>
        <w:jc w:val="center"/>
        <w:rPr>
          <w:rFonts w:ascii="Times New Roman" w:eastAsia="Times New Roman" w:hAnsi="Times New Roman" w:cs="Times New Roman"/>
          <w:b/>
          <w:bCs/>
          <w:color w:val="4D4D4D" w:themeColor="accent2" w:themeShade="BF"/>
          <w:sz w:val="18"/>
          <w:szCs w:val="18"/>
        </w:rPr>
      </w:pPr>
    </w:p>
    <w:p w14:paraId="6BBD7CB3" w14:textId="7CF4D2CC" w:rsidR="007D6E97" w:rsidRDefault="00AE7852" w:rsidP="47BA7951">
      <w:pPr>
        <w:spacing w:line="360" w:lineRule="auto"/>
      </w:pPr>
      <w:r>
        <w:br w:type="page"/>
      </w:r>
    </w:p>
    <w:p w14:paraId="72DB2270" w14:textId="5323A48B" w:rsidR="007D6E97" w:rsidRDefault="00B143B5">
      <w:pPr>
        <w:spacing w:line="360" w:lineRule="auto"/>
        <w:jc w:val="center"/>
        <w:rPr>
          <w:rFonts w:ascii="Times New Roman" w:eastAsia="Times New Roman" w:hAnsi="Times New Roman" w:cs="Times New Roman"/>
          <w:b/>
          <w:bCs/>
          <w:color w:val="4D4D4D"/>
          <w:sz w:val="18"/>
          <w:szCs w:val="18"/>
        </w:rPr>
      </w:pPr>
      <w:r w:rsidRPr="47BA7951">
        <w:rPr>
          <w:rFonts w:ascii="Times New Roman" w:eastAsia="Times New Roman" w:hAnsi="Times New Roman" w:cs="Times New Roman"/>
          <w:b/>
          <w:color w:val="4D4D4D" w:themeColor="accent2" w:themeShade="BF"/>
          <w:sz w:val="18"/>
          <w:szCs w:val="18"/>
        </w:rPr>
        <w:lastRenderedPageBreak/>
        <w:t>Figura 1.</w:t>
      </w:r>
      <w:r w:rsidR="47BA7951" w:rsidRPr="47BA7951">
        <w:rPr>
          <w:rFonts w:ascii="Times New Roman" w:eastAsia="Times New Roman" w:hAnsi="Times New Roman" w:cs="Times New Roman"/>
          <w:b/>
          <w:bCs/>
          <w:color w:val="4D4D4D" w:themeColor="accent2" w:themeShade="BF"/>
          <w:sz w:val="18"/>
          <w:szCs w:val="18"/>
        </w:rPr>
        <w:t>3</w:t>
      </w:r>
      <w:r w:rsidR="00D44A57">
        <w:rPr>
          <w:rFonts w:ascii="Times New Roman" w:eastAsia="Times New Roman" w:hAnsi="Times New Roman" w:cs="Times New Roman"/>
          <w:b/>
          <w:bCs/>
          <w:color w:val="4D4D4D" w:themeColor="accent2" w:themeShade="BF"/>
          <w:sz w:val="18"/>
          <w:szCs w:val="18"/>
        </w:rPr>
        <w:t>4</w:t>
      </w:r>
      <w:r w:rsidRPr="47BA7951">
        <w:rPr>
          <w:rFonts w:ascii="Times New Roman" w:eastAsia="Times New Roman" w:hAnsi="Times New Roman" w:cs="Times New Roman"/>
          <w:b/>
          <w:color w:val="4D4D4D" w:themeColor="accent2" w:themeShade="BF"/>
          <w:sz w:val="18"/>
          <w:szCs w:val="18"/>
        </w:rPr>
        <w:t xml:space="preserve"> “Diagrama de Caso De Uso 62”.</w:t>
      </w:r>
    </w:p>
    <w:p w14:paraId="5BC50DE9" w14:textId="77777777" w:rsidR="007D6E97" w:rsidRDefault="00B143B5">
      <w:pPr>
        <w:spacing w:line="360" w:lineRule="auto"/>
        <w:jc w:val="center"/>
        <w:rPr>
          <w:rFonts w:ascii="Times New Roman" w:eastAsia="Times New Roman" w:hAnsi="Times New Roman" w:cs="Times New Roman"/>
          <w:b/>
          <w:bCs/>
          <w:color w:val="4D4D4D"/>
          <w:sz w:val="18"/>
          <w:szCs w:val="18"/>
        </w:rPr>
      </w:pPr>
      <w:r>
        <w:rPr>
          <w:rFonts w:ascii="Times New Roman" w:eastAsia="Times New Roman" w:hAnsi="Times New Roman" w:cs="Times New Roman"/>
          <w:b/>
          <w:bCs/>
          <w:noProof/>
          <w:color w:val="4D4D4D"/>
          <w:sz w:val="18"/>
          <w:szCs w:val="18"/>
        </w:rPr>
        <w:drawing>
          <wp:inline distT="114300" distB="114300" distL="114300" distR="114300" wp14:anchorId="1B13A495" wp14:editId="5B9DBB86">
            <wp:extent cx="5971540" cy="4267200"/>
            <wp:effectExtent l="0" t="0" r="0" b="0"/>
            <wp:docPr id="2131285633"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41"/>
                    <a:srcRect/>
                    <a:stretch>
                      <a:fillRect/>
                    </a:stretch>
                  </pic:blipFill>
                  <pic:spPr>
                    <a:xfrm>
                      <a:off x="0" y="0"/>
                      <a:ext cx="5971540" cy="4267200"/>
                    </a:xfrm>
                    <a:prstGeom prst="rect">
                      <a:avLst/>
                    </a:prstGeom>
                    <a:ln/>
                  </pic:spPr>
                </pic:pic>
              </a:graphicData>
            </a:graphic>
          </wp:inline>
        </w:drawing>
      </w:r>
    </w:p>
    <w:p w14:paraId="31B37ACA" w14:textId="77777777" w:rsidR="007D6E97" w:rsidRDefault="00B143B5">
      <w:pPr>
        <w:spacing w:before="120" w:line="360" w:lineRule="auto"/>
        <w:ind w:left="720" w:right="720"/>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Elaborado por el estudiante de acuerdo con el proyecto</w:t>
      </w:r>
    </w:p>
    <w:p w14:paraId="4D7A5460" w14:textId="77777777" w:rsidR="007D6E97" w:rsidRDefault="007D6E97">
      <w:pPr>
        <w:spacing w:line="360" w:lineRule="auto"/>
        <w:rPr>
          <w:rFonts w:ascii="Times New Roman" w:eastAsia="Times New Roman" w:hAnsi="Times New Roman" w:cs="Times New Roman"/>
        </w:rPr>
      </w:pPr>
    </w:p>
    <w:p w14:paraId="3633FE6D" w14:textId="3DE4B8C9" w:rsidR="007D6E97" w:rsidRDefault="007D6E97" w:rsidP="0EAF059A">
      <w:pPr>
        <w:spacing w:line="360" w:lineRule="auto"/>
        <w:jc w:val="center"/>
        <w:rPr>
          <w:rFonts w:ascii="Times New Roman" w:eastAsia="Times New Roman" w:hAnsi="Times New Roman" w:cs="Times New Roman"/>
          <w:b/>
          <w:bCs/>
          <w:color w:val="4D4D4D" w:themeColor="accent2" w:themeShade="BF"/>
          <w:sz w:val="18"/>
          <w:szCs w:val="18"/>
        </w:rPr>
      </w:pPr>
    </w:p>
    <w:p w14:paraId="3D72C2CF" w14:textId="68AC0277" w:rsidR="007D6E97" w:rsidRDefault="00AE7852" w:rsidP="0EAF059A">
      <w:pPr>
        <w:spacing w:line="360" w:lineRule="auto"/>
      </w:pPr>
      <w:r>
        <w:br w:type="page"/>
      </w:r>
    </w:p>
    <w:p w14:paraId="6903BB2B" w14:textId="122BFB27" w:rsidR="007D6E97" w:rsidRDefault="00B143B5">
      <w:pPr>
        <w:spacing w:line="360" w:lineRule="auto"/>
        <w:jc w:val="center"/>
        <w:rPr>
          <w:rFonts w:ascii="Times New Roman" w:eastAsia="Times New Roman" w:hAnsi="Times New Roman" w:cs="Times New Roman"/>
          <w:b/>
          <w:bCs/>
          <w:color w:val="4D4D4D"/>
          <w:sz w:val="18"/>
          <w:szCs w:val="18"/>
        </w:rPr>
      </w:pPr>
      <w:r w:rsidRPr="0EAF059A">
        <w:rPr>
          <w:rFonts w:ascii="Times New Roman" w:eastAsia="Times New Roman" w:hAnsi="Times New Roman" w:cs="Times New Roman"/>
          <w:b/>
          <w:color w:val="4D4D4D" w:themeColor="accent2" w:themeShade="BF"/>
          <w:sz w:val="18"/>
          <w:szCs w:val="18"/>
        </w:rPr>
        <w:lastRenderedPageBreak/>
        <w:t>Figura 1.</w:t>
      </w:r>
      <w:r w:rsidR="00AE7852" w:rsidRPr="0EAF059A">
        <w:rPr>
          <w:rFonts w:ascii="Times New Roman" w:eastAsia="Times New Roman" w:hAnsi="Times New Roman" w:cs="Times New Roman"/>
          <w:b/>
          <w:color w:val="4D4D4D" w:themeColor="accent2" w:themeShade="BF"/>
          <w:sz w:val="18"/>
          <w:szCs w:val="18"/>
        </w:rPr>
        <w:t>3</w:t>
      </w:r>
      <w:r w:rsidR="00D44A57">
        <w:rPr>
          <w:rFonts w:ascii="Times New Roman" w:eastAsia="Times New Roman" w:hAnsi="Times New Roman" w:cs="Times New Roman"/>
          <w:b/>
          <w:color w:val="4D4D4D" w:themeColor="accent2" w:themeShade="BF"/>
          <w:sz w:val="18"/>
          <w:szCs w:val="18"/>
        </w:rPr>
        <w:t>5</w:t>
      </w:r>
      <w:r w:rsidRPr="0EAF059A">
        <w:rPr>
          <w:rFonts w:ascii="Times New Roman" w:eastAsia="Times New Roman" w:hAnsi="Times New Roman" w:cs="Times New Roman"/>
          <w:b/>
          <w:color w:val="4D4D4D" w:themeColor="accent2" w:themeShade="BF"/>
          <w:sz w:val="18"/>
          <w:szCs w:val="18"/>
        </w:rPr>
        <w:t xml:space="preserve"> “Diagrama de Caso De Uso 63”.</w:t>
      </w:r>
    </w:p>
    <w:p w14:paraId="4F3047B9" w14:textId="77777777" w:rsidR="007D6E97" w:rsidRDefault="00B143B5">
      <w:pPr>
        <w:spacing w:line="360" w:lineRule="auto"/>
        <w:jc w:val="center"/>
        <w:rPr>
          <w:rFonts w:ascii="Times New Roman" w:eastAsia="Times New Roman" w:hAnsi="Times New Roman" w:cs="Times New Roman"/>
          <w:b/>
          <w:bCs/>
          <w:color w:val="4D4D4D"/>
          <w:sz w:val="18"/>
          <w:szCs w:val="18"/>
        </w:rPr>
      </w:pPr>
      <w:r>
        <w:rPr>
          <w:rFonts w:ascii="Times New Roman" w:eastAsia="Times New Roman" w:hAnsi="Times New Roman" w:cs="Times New Roman"/>
          <w:b/>
          <w:bCs/>
          <w:noProof/>
          <w:color w:val="4D4D4D"/>
          <w:sz w:val="18"/>
          <w:szCs w:val="18"/>
        </w:rPr>
        <w:drawing>
          <wp:inline distT="114300" distB="114300" distL="114300" distR="114300" wp14:anchorId="4D2FE3E3" wp14:editId="41465DFF">
            <wp:extent cx="5971540" cy="4787900"/>
            <wp:effectExtent l="0" t="0" r="0" b="0"/>
            <wp:docPr id="2131285617"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42"/>
                    <a:srcRect/>
                    <a:stretch>
                      <a:fillRect/>
                    </a:stretch>
                  </pic:blipFill>
                  <pic:spPr>
                    <a:xfrm>
                      <a:off x="0" y="0"/>
                      <a:ext cx="5971540" cy="4787900"/>
                    </a:xfrm>
                    <a:prstGeom prst="rect">
                      <a:avLst/>
                    </a:prstGeom>
                    <a:ln/>
                  </pic:spPr>
                </pic:pic>
              </a:graphicData>
            </a:graphic>
          </wp:inline>
        </w:drawing>
      </w:r>
    </w:p>
    <w:p w14:paraId="0A3C5BA7" w14:textId="77777777" w:rsidR="007D6E97" w:rsidRDefault="00B143B5">
      <w:pPr>
        <w:spacing w:before="120" w:line="360" w:lineRule="auto"/>
        <w:ind w:left="720" w:right="720"/>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Elaborado por el estudiante de acuerdo con el proyecto</w:t>
      </w:r>
    </w:p>
    <w:p w14:paraId="4894C82B" w14:textId="77777777" w:rsidR="007D6E97" w:rsidRDefault="007D6E97">
      <w:pPr>
        <w:spacing w:line="360" w:lineRule="auto"/>
        <w:rPr>
          <w:rFonts w:ascii="Times New Roman" w:eastAsia="Times New Roman" w:hAnsi="Times New Roman" w:cs="Times New Roman"/>
        </w:rPr>
      </w:pPr>
    </w:p>
    <w:p w14:paraId="1817DC98" w14:textId="2713B02C" w:rsidR="007D6E97" w:rsidRDefault="007D6E97" w:rsidP="0EAF059A">
      <w:pPr>
        <w:spacing w:line="360" w:lineRule="auto"/>
        <w:jc w:val="center"/>
        <w:rPr>
          <w:rFonts w:ascii="Times New Roman" w:eastAsia="Times New Roman" w:hAnsi="Times New Roman" w:cs="Times New Roman"/>
          <w:b/>
          <w:bCs/>
          <w:color w:val="4D4D4D" w:themeColor="accent2" w:themeShade="BF"/>
          <w:sz w:val="18"/>
          <w:szCs w:val="18"/>
        </w:rPr>
      </w:pPr>
    </w:p>
    <w:p w14:paraId="799A16CE" w14:textId="5ACF827E" w:rsidR="007D6E97" w:rsidRDefault="00AE7852" w:rsidP="0EAF059A">
      <w:pPr>
        <w:spacing w:line="360" w:lineRule="auto"/>
      </w:pPr>
      <w:r>
        <w:br w:type="page"/>
      </w:r>
    </w:p>
    <w:p w14:paraId="0ED003CC" w14:textId="66ED1221" w:rsidR="007D6E97" w:rsidRDefault="00B143B5">
      <w:pPr>
        <w:spacing w:line="360" w:lineRule="auto"/>
        <w:jc w:val="center"/>
        <w:rPr>
          <w:rFonts w:ascii="Times New Roman" w:eastAsia="Times New Roman" w:hAnsi="Times New Roman" w:cs="Times New Roman"/>
          <w:b/>
          <w:bCs/>
          <w:color w:val="4D4D4D"/>
          <w:sz w:val="18"/>
          <w:szCs w:val="18"/>
        </w:rPr>
      </w:pPr>
      <w:r w:rsidRPr="0EAF059A">
        <w:rPr>
          <w:rFonts w:ascii="Times New Roman" w:eastAsia="Times New Roman" w:hAnsi="Times New Roman" w:cs="Times New Roman"/>
          <w:b/>
          <w:color w:val="4D4D4D" w:themeColor="accent2" w:themeShade="BF"/>
          <w:sz w:val="18"/>
          <w:szCs w:val="18"/>
        </w:rPr>
        <w:lastRenderedPageBreak/>
        <w:t>Figura 1.</w:t>
      </w:r>
      <w:r w:rsidR="00AE7852" w:rsidRPr="0EAF059A">
        <w:rPr>
          <w:rFonts w:ascii="Times New Roman" w:eastAsia="Times New Roman" w:hAnsi="Times New Roman" w:cs="Times New Roman"/>
          <w:b/>
          <w:color w:val="4D4D4D" w:themeColor="accent2" w:themeShade="BF"/>
          <w:sz w:val="18"/>
          <w:szCs w:val="18"/>
        </w:rPr>
        <w:t>3</w:t>
      </w:r>
      <w:r w:rsidR="00D44A57">
        <w:rPr>
          <w:rFonts w:ascii="Times New Roman" w:eastAsia="Times New Roman" w:hAnsi="Times New Roman" w:cs="Times New Roman"/>
          <w:b/>
          <w:color w:val="4D4D4D" w:themeColor="accent2" w:themeShade="BF"/>
          <w:sz w:val="18"/>
          <w:szCs w:val="18"/>
        </w:rPr>
        <w:t>6</w:t>
      </w:r>
      <w:r w:rsidRPr="0EAF059A">
        <w:rPr>
          <w:rFonts w:ascii="Times New Roman" w:eastAsia="Times New Roman" w:hAnsi="Times New Roman" w:cs="Times New Roman"/>
          <w:b/>
          <w:color w:val="4D4D4D" w:themeColor="accent2" w:themeShade="BF"/>
          <w:sz w:val="18"/>
          <w:szCs w:val="18"/>
        </w:rPr>
        <w:t xml:space="preserve"> “Diagrama de Caso De Uso 64</w:t>
      </w:r>
      <w:r>
        <w:rPr>
          <w:rFonts w:ascii="Times New Roman" w:eastAsia="Times New Roman" w:hAnsi="Times New Roman" w:cs="Times New Roman"/>
          <w:b/>
          <w:bCs/>
          <w:color w:val="4D4D4D"/>
          <w:sz w:val="18"/>
          <w:szCs w:val="18"/>
        </w:rPr>
        <w:t>”.</w:t>
      </w:r>
    </w:p>
    <w:p w14:paraId="5D2E6B58" w14:textId="77777777" w:rsidR="007D6E97" w:rsidRDefault="00B143B5">
      <w:pPr>
        <w:spacing w:line="360" w:lineRule="auto"/>
        <w:jc w:val="center"/>
        <w:rPr>
          <w:rFonts w:ascii="Times New Roman" w:eastAsia="Times New Roman" w:hAnsi="Times New Roman" w:cs="Times New Roman"/>
          <w:b/>
          <w:bCs/>
          <w:color w:val="4D4D4D"/>
          <w:sz w:val="18"/>
          <w:szCs w:val="18"/>
        </w:rPr>
      </w:pPr>
      <w:r>
        <w:rPr>
          <w:rFonts w:ascii="Times New Roman" w:eastAsia="Times New Roman" w:hAnsi="Times New Roman" w:cs="Times New Roman"/>
          <w:b/>
          <w:bCs/>
          <w:noProof/>
          <w:color w:val="4D4D4D"/>
          <w:sz w:val="18"/>
          <w:szCs w:val="18"/>
        </w:rPr>
        <w:drawing>
          <wp:inline distT="114300" distB="114300" distL="114300" distR="114300" wp14:anchorId="4390D402" wp14:editId="2622186F">
            <wp:extent cx="5971540" cy="4851400"/>
            <wp:effectExtent l="0" t="0" r="0" b="0"/>
            <wp:docPr id="2131285684" name="image121.png"/>
            <wp:cNvGraphicFramePr/>
            <a:graphic xmlns:a="http://schemas.openxmlformats.org/drawingml/2006/main">
              <a:graphicData uri="http://schemas.openxmlformats.org/drawingml/2006/picture">
                <pic:pic xmlns:pic="http://schemas.openxmlformats.org/drawingml/2006/picture">
                  <pic:nvPicPr>
                    <pic:cNvPr id="0" name="image121.png"/>
                    <pic:cNvPicPr preferRelativeResize="0"/>
                  </pic:nvPicPr>
                  <pic:blipFill>
                    <a:blip r:embed="rId43"/>
                    <a:srcRect/>
                    <a:stretch>
                      <a:fillRect/>
                    </a:stretch>
                  </pic:blipFill>
                  <pic:spPr>
                    <a:xfrm>
                      <a:off x="0" y="0"/>
                      <a:ext cx="5971540" cy="4851400"/>
                    </a:xfrm>
                    <a:prstGeom prst="rect">
                      <a:avLst/>
                    </a:prstGeom>
                    <a:ln/>
                  </pic:spPr>
                </pic:pic>
              </a:graphicData>
            </a:graphic>
          </wp:inline>
        </w:drawing>
      </w:r>
    </w:p>
    <w:p w14:paraId="58D8FEB0" w14:textId="77777777" w:rsidR="007D6E97" w:rsidRDefault="00B143B5">
      <w:pPr>
        <w:spacing w:before="120" w:line="360" w:lineRule="auto"/>
        <w:ind w:left="720" w:right="720"/>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Elaborado por el estudiante de acuerdo con el proyecto</w:t>
      </w:r>
    </w:p>
    <w:p w14:paraId="17AF791C" w14:textId="77777777" w:rsidR="007D6E97" w:rsidRDefault="007D6E97">
      <w:pPr>
        <w:spacing w:line="360" w:lineRule="auto"/>
        <w:rPr>
          <w:rFonts w:ascii="Times New Roman" w:eastAsia="Times New Roman" w:hAnsi="Times New Roman" w:cs="Times New Roman"/>
        </w:rPr>
      </w:pPr>
    </w:p>
    <w:p w14:paraId="7109D14A" w14:textId="0A414909" w:rsidR="007D6E97" w:rsidRDefault="007D6E97" w:rsidP="49806D76">
      <w:pPr>
        <w:spacing w:line="360" w:lineRule="auto"/>
        <w:jc w:val="center"/>
        <w:rPr>
          <w:rFonts w:ascii="Times New Roman" w:eastAsia="Times New Roman" w:hAnsi="Times New Roman" w:cs="Times New Roman"/>
          <w:b/>
          <w:bCs/>
          <w:color w:val="4D4D4D" w:themeColor="accent2" w:themeShade="BF"/>
          <w:sz w:val="18"/>
          <w:szCs w:val="18"/>
        </w:rPr>
      </w:pPr>
    </w:p>
    <w:p w14:paraId="7E94FADC" w14:textId="408F55B7" w:rsidR="007D6E97" w:rsidRDefault="00AE7852" w:rsidP="49806D76">
      <w:pPr>
        <w:spacing w:line="360" w:lineRule="auto"/>
      </w:pPr>
      <w:r>
        <w:br w:type="page"/>
      </w:r>
    </w:p>
    <w:p w14:paraId="41C5F27A" w14:textId="4E6A22CE" w:rsidR="007D6E97" w:rsidRDefault="00B143B5">
      <w:pPr>
        <w:spacing w:line="360" w:lineRule="auto"/>
        <w:jc w:val="center"/>
        <w:rPr>
          <w:rFonts w:ascii="Times New Roman" w:eastAsia="Times New Roman" w:hAnsi="Times New Roman" w:cs="Times New Roman"/>
          <w:b/>
          <w:bCs/>
          <w:color w:val="4D4D4D"/>
          <w:sz w:val="18"/>
          <w:szCs w:val="18"/>
        </w:rPr>
      </w:pPr>
      <w:r w:rsidRPr="49806D76">
        <w:rPr>
          <w:rFonts w:ascii="Times New Roman" w:eastAsia="Times New Roman" w:hAnsi="Times New Roman" w:cs="Times New Roman"/>
          <w:b/>
          <w:color w:val="4D4D4D" w:themeColor="accent2" w:themeShade="BF"/>
          <w:sz w:val="18"/>
          <w:szCs w:val="18"/>
        </w:rPr>
        <w:lastRenderedPageBreak/>
        <w:t>Figura 1.</w:t>
      </w:r>
      <w:r w:rsidR="00AE7852" w:rsidRPr="4B637076">
        <w:rPr>
          <w:rFonts w:ascii="Times New Roman" w:eastAsia="Times New Roman" w:hAnsi="Times New Roman" w:cs="Times New Roman"/>
          <w:b/>
          <w:color w:val="4D4D4D" w:themeColor="accent2" w:themeShade="BF"/>
          <w:sz w:val="18"/>
          <w:szCs w:val="18"/>
        </w:rPr>
        <w:t>3</w:t>
      </w:r>
      <w:r w:rsidR="00D44A57">
        <w:rPr>
          <w:rFonts w:ascii="Times New Roman" w:eastAsia="Times New Roman" w:hAnsi="Times New Roman" w:cs="Times New Roman"/>
          <w:b/>
          <w:color w:val="4D4D4D" w:themeColor="accent2" w:themeShade="BF"/>
          <w:sz w:val="18"/>
          <w:szCs w:val="18"/>
        </w:rPr>
        <w:t>7</w:t>
      </w:r>
      <w:r w:rsidRPr="49806D76">
        <w:rPr>
          <w:rFonts w:ascii="Times New Roman" w:eastAsia="Times New Roman" w:hAnsi="Times New Roman" w:cs="Times New Roman"/>
          <w:b/>
          <w:color w:val="4D4D4D" w:themeColor="accent2" w:themeShade="BF"/>
          <w:sz w:val="18"/>
          <w:szCs w:val="18"/>
        </w:rPr>
        <w:t xml:space="preserve"> “Diagrama de Caso De Uso 65</w:t>
      </w:r>
      <w:r>
        <w:rPr>
          <w:rFonts w:ascii="Times New Roman" w:eastAsia="Times New Roman" w:hAnsi="Times New Roman" w:cs="Times New Roman"/>
          <w:b/>
          <w:bCs/>
          <w:color w:val="4D4D4D"/>
          <w:sz w:val="18"/>
          <w:szCs w:val="18"/>
        </w:rPr>
        <w:t>”.</w:t>
      </w:r>
    </w:p>
    <w:p w14:paraId="61F3FAD9" w14:textId="77777777" w:rsidR="007D6E97" w:rsidRDefault="00B143B5">
      <w:pPr>
        <w:spacing w:line="360" w:lineRule="auto"/>
        <w:jc w:val="center"/>
        <w:rPr>
          <w:rFonts w:ascii="Times New Roman" w:eastAsia="Times New Roman" w:hAnsi="Times New Roman" w:cs="Times New Roman"/>
          <w:b/>
          <w:bCs/>
          <w:color w:val="4D4D4D"/>
          <w:sz w:val="18"/>
          <w:szCs w:val="18"/>
        </w:rPr>
      </w:pPr>
      <w:r>
        <w:rPr>
          <w:rFonts w:ascii="Times New Roman" w:eastAsia="Times New Roman" w:hAnsi="Times New Roman" w:cs="Times New Roman"/>
          <w:b/>
          <w:bCs/>
          <w:noProof/>
          <w:color w:val="4D4D4D"/>
          <w:sz w:val="18"/>
          <w:szCs w:val="18"/>
        </w:rPr>
        <w:drawing>
          <wp:inline distT="114300" distB="114300" distL="114300" distR="114300" wp14:anchorId="05102DA6" wp14:editId="58B3EC2E">
            <wp:extent cx="5971540" cy="4851400"/>
            <wp:effectExtent l="0" t="0" r="0" b="0"/>
            <wp:docPr id="2131285640"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44"/>
                    <a:srcRect/>
                    <a:stretch>
                      <a:fillRect/>
                    </a:stretch>
                  </pic:blipFill>
                  <pic:spPr>
                    <a:xfrm>
                      <a:off x="0" y="0"/>
                      <a:ext cx="5971540" cy="4851400"/>
                    </a:xfrm>
                    <a:prstGeom prst="rect">
                      <a:avLst/>
                    </a:prstGeom>
                    <a:ln/>
                  </pic:spPr>
                </pic:pic>
              </a:graphicData>
            </a:graphic>
          </wp:inline>
        </w:drawing>
      </w:r>
    </w:p>
    <w:p w14:paraId="67EB5070" w14:textId="77777777" w:rsidR="007D6E97" w:rsidRDefault="00B143B5">
      <w:pPr>
        <w:spacing w:before="120" w:line="360" w:lineRule="auto"/>
        <w:ind w:left="720" w:right="720"/>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Elaborado por el estudiante de acuerdo con el proyecto</w:t>
      </w:r>
    </w:p>
    <w:p w14:paraId="4979D152" w14:textId="77777777" w:rsidR="007D6E97" w:rsidRDefault="007D6E97">
      <w:pPr>
        <w:spacing w:line="360" w:lineRule="auto"/>
        <w:rPr>
          <w:rFonts w:ascii="Times New Roman" w:eastAsia="Times New Roman" w:hAnsi="Times New Roman" w:cs="Times New Roman"/>
        </w:rPr>
      </w:pPr>
    </w:p>
    <w:p w14:paraId="35F5E28A" w14:textId="0C9A5876" w:rsidR="007D6E97" w:rsidRDefault="007D6E97" w:rsidP="49806D76">
      <w:pPr>
        <w:spacing w:line="360" w:lineRule="auto"/>
        <w:jc w:val="center"/>
        <w:rPr>
          <w:rFonts w:ascii="Times New Roman" w:eastAsia="Times New Roman" w:hAnsi="Times New Roman" w:cs="Times New Roman"/>
          <w:b/>
          <w:bCs/>
          <w:color w:val="4D4D4D" w:themeColor="accent2" w:themeShade="BF"/>
          <w:sz w:val="18"/>
          <w:szCs w:val="18"/>
        </w:rPr>
      </w:pPr>
    </w:p>
    <w:p w14:paraId="5BDF9C7C" w14:textId="6B97A1E8" w:rsidR="007D6E97" w:rsidRDefault="00AE7852" w:rsidP="49806D76">
      <w:pPr>
        <w:spacing w:line="360" w:lineRule="auto"/>
      </w:pPr>
      <w:r>
        <w:br w:type="page"/>
      </w:r>
    </w:p>
    <w:p w14:paraId="6160218F" w14:textId="1D1D0509" w:rsidR="007D6E97" w:rsidRDefault="00B143B5">
      <w:pPr>
        <w:spacing w:line="360" w:lineRule="auto"/>
        <w:jc w:val="center"/>
        <w:rPr>
          <w:rFonts w:ascii="Times New Roman" w:eastAsia="Times New Roman" w:hAnsi="Times New Roman" w:cs="Times New Roman"/>
          <w:b/>
          <w:bCs/>
          <w:color w:val="4D4D4D"/>
          <w:sz w:val="18"/>
          <w:szCs w:val="18"/>
        </w:rPr>
      </w:pPr>
      <w:r w:rsidRPr="49806D76">
        <w:rPr>
          <w:rFonts w:ascii="Times New Roman" w:eastAsia="Times New Roman" w:hAnsi="Times New Roman" w:cs="Times New Roman"/>
          <w:b/>
          <w:color w:val="4D4D4D" w:themeColor="accent2" w:themeShade="BF"/>
          <w:sz w:val="18"/>
          <w:szCs w:val="18"/>
        </w:rPr>
        <w:lastRenderedPageBreak/>
        <w:t>Figura 1.</w:t>
      </w:r>
      <w:r w:rsidR="00AE7852" w:rsidRPr="4B637076">
        <w:rPr>
          <w:rFonts w:ascii="Times New Roman" w:eastAsia="Times New Roman" w:hAnsi="Times New Roman" w:cs="Times New Roman"/>
          <w:b/>
          <w:color w:val="4D4D4D" w:themeColor="accent2" w:themeShade="BF"/>
          <w:sz w:val="18"/>
          <w:szCs w:val="18"/>
        </w:rPr>
        <w:t>3</w:t>
      </w:r>
      <w:r w:rsidR="00D44A57">
        <w:rPr>
          <w:rFonts w:ascii="Times New Roman" w:eastAsia="Times New Roman" w:hAnsi="Times New Roman" w:cs="Times New Roman"/>
          <w:b/>
          <w:color w:val="4D4D4D" w:themeColor="accent2" w:themeShade="BF"/>
          <w:sz w:val="18"/>
          <w:szCs w:val="18"/>
        </w:rPr>
        <w:t>8</w:t>
      </w:r>
      <w:r w:rsidRPr="49806D76">
        <w:rPr>
          <w:rFonts w:ascii="Times New Roman" w:eastAsia="Times New Roman" w:hAnsi="Times New Roman" w:cs="Times New Roman"/>
          <w:b/>
          <w:color w:val="4D4D4D" w:themeColor="accent2" w:themeShade="BF"/>
          <w:sz w:val="18"/>
          <w:szCs w:val="18"/>
        </w:rPr>
        <w:t xml:space="preserve"> </w:t>
      </w:r>
      <w:r w:rsidRPr="49806D76">
        <w:rPr>
          <w:rFonts w:ascii="Times New Roman" w:eastAsia="Times New Roman" w:hAnsi="Times New Roman" w:cs="Times New Roman"/>
          <w:b/>
          <w:color w:val="4D4D4D" w:themeColor="accent2" w:themeShade="BF"/>
          <w:sz w:val="18"/>
          <w:szCs w:val="18"/>
        </w:rPr>
        <w:t>“Diagrama de Caso De Uso 66</w:t>
      </w:r>
      <w:r>
        <w:rPr>
          <w:rFonts w:ascii="Times New Roman" w:eastAsia="Times New Roman" w:hAnsi="Times New Roman" w:cs="Times New Roman"/>
          <w:b/>
          <w:bCs/>
          <w:color w:val="4D4D4D"/>
          <w:sz w:val="18"/>
          <w:szCs w:val="18"/>
        </w:rPr>
        <w:t>”.</w:t>
      </w:r>
    </w:p>
    <w:p w14:paraId="3FF464EF" w14:textId="77777777" w:rsidR="007D6E97" w:rsidRDefault="00B143B5">
      <w:pPr>
        <w:spacing w:line="360" w:lineRule="auto"/>
        <w:jc w:val="center"/>
        <w:rPr>
          <w:rFonts w:ascii="Times New Roman" w:eastAsia="Times New Roman" w:hAnsi="Times New Roman" w:cs="Times New Roman"/>
          <w:b/>
          <w:bCs/>
          <w:color w:val="4D4D4D"/>
          <w:sz w:val="18"/>
          <w:szCs w:val="18"/>
        </w:rPr>
      </w:pPr>
      <w:r>
        <w:rPr>
          <w:rFonts w:ascii="Times New Roman" w:eastAsia="Times New Roman" w:hAnsi="Times New Roman" w:cs="Times New Roman"/>
          <w:b/>
          <w:bCs/>
          <w:noProof/>
          <w:color w:val="4D4D4D"/>
          <w:sz w:val="18"/>
          <w:szCs w:val="18"/>
        </w:rPr>
        <w:drawing>
          <wp:inline distT="114300" distB="114300" distL="114300" distR="114300" wp14:anchorId="0978875E" wp14:editId="6FEDCEC7">
            <wp:extent cx="5971540" cy="5372100"/>
            <wp:effectExtent l="0" t="0" r="0" b="0"/>
            <wp:docPr id="2131285653"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45"/>
                    <a:srcRect/>
                    <a:stretch>
                      <a:fillRect/>
                    </a:stretch>
                  </pic:blipFill>
                  <pic:spPr>
                    <a:xfrm>
                      <a:off x="0" y="0"/>
                      <a:ext cx="5971540" cy="5372100"/>
                    </a:xfrm>
                    <a:prstGeom prst="rect">
                      <a:avLst/>
                    </a:prstGeom>
                    <a:ln/>
                  </pic:spPr>
                </pic:pic>
              </a:graphicData>
            </a:graphic>
          </wp:inline>
        </w:drawing>
      </w:r>
    </w:p>
    <w:p w14:paraId="1DD0F394" w14:textId="77777777" w:rsidR="007D6E97" w:rsidRDefault="00B143B5">
      <w:pPr>
        <w:spacing w:before="120" w:line="360" w:lineRule="auto"/>
        <w:ind w:left="720" w:right="720"/>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Elaborado por el estudiante de acuerdo con el proyecto</w:t>
      </w:r>
    </w:p>
    <w:p w14:paraId="741D2491" w14:textId="77777777" w:rsidR="007D6E97" w:rsidRDefault="007D6E97">
      <w:pPr>
        <w:spacing w:line="360" w:lineRule="auto"/>
        <w:rPr>
          <w:rFonts w:ascii="Times New Roman" w:eastAsia="Times New Roman" w:hAnsi="Times New Roman" w:cs="Times New Roman"/>
        </w:rPr>
      </w:pPr>
    </w:p>
    <w:p w14:paraId="4E3A83B8" w14:textId="086997A1" w:rsidR="007D6E97" w:rsidRDefault="007D6E97" w:rsidP="49806D76">
      <w:pPr>
        <w:spacing w:line="360" w:lineRule="auto"/>
        <w:jc w:val="center"/>
        <w:rPr>
          <w:rFonts w:ascii="Times New Roman" w:eastAsia="Times New Roman" w:hAnsi="Times New Roman" w:cs="Times New Roman"/>
          <w:b/>
          <w:bCs/>
          <w:color w:val="4D4D4D" w:themeColor="accent2" w:themeShade="BF"/>
          <w:sz w:val="18"/>
          <w:szCs w:val="18"/>
        </w:rPr>
      </w:pPr>
    </w:p>
    <w:p w14:paraId="05B62660" w14:textId="491F62AE" w:rsidR="007D6E97" w:rsidRDefault="00AE7852" w:rsidP="49806D76">
      <w:pPr>
        <w:spacing w:line="360" w:lineRule="auto"/>
      </w:pPr>
      <w:r>
        <w:br w:type="page"/>
      </w:r>
    </w:p>
    <w:p w14:paraId="1D10CA89" w14:textId="70EB9A72" w:rsidR="007D6E97" w:rsidRDefault="00B143B5">
      <w:pPr>
        <w:spacing w:line="360" w:lineRule="auto"/>
        <w:jc w:val="center"/>
        <w:rPr>
          <w:rFonts w:ascii="Times New Roman" w:eastAsia="Times New Roman" w:hAnsi="Times New Roman" w:cs="Times New Roman"/>
          <w:b/>
          <w:bCs/>
          <w:color w:val="4D4D4D"/>
          <w:sz w:val="18"/>
          <w:szCs w:val="18"/>
        </w:rPr>
      </w:pPr>
      <w:r w:rsidRPr="49806D76">
        <w:rPr>
          <w:rFonts w:ascii="Times New Roman" w:eastAsia="Times New Roman" w:hAnsi="Times New Roman" w:cs="Times New Roman"/>
          <w:b/>
          <w:color w:val="4D4D4D" w:themeColor="accent2" w:themeShade="BF"/>
          <w:sz w:val="18"/>
          <w:szCs w:val="18"/>
        </w:rPr>
        <w:lastRenderedPageBreak/>
        <w:t>Figura 1.</w:t>
      </w:r>
      <w:r w:rsidR="00AE7852" w:rsidRPr="4B637076">
        <w:rPr>
          <w:rFonts w:ascii="Times New Roman" w:eastAsia="Times New Roman" w:hAnsi="Times New Roman" w:cs="Times New Roman"/>
          <w:b/>
          <w:color w:val="4D4D4D" w:themeColor="accent2" w:themeShade="BF"/>
          <w:sz w:val="18"/>
          <w:szCs w:val="18"/>
        </w:rPr>
        <w:t>3</w:t>
      </w:r>
      <w:r w:rsidR="00D44A57">
        <w:rPr>
          <w:rFonts w:ascii="Times New Roman" w:eastAsia="Times New Roman" w:hAnsi="Times New Roman" w:cs="Times New Roman"/>
          <w:b/>
          <w:color w:val="4D4D4D" w:themeColor="accent2" w:themeShade="BF"/>
          <w:sz w:val="18"/>
          <w:szCs w:val="18"/>
        </w:rPr>
        <w:t>9</w:t>
      </w:r>
      <w:r w:rsidRPr="49806D76">
        <w:rPr>
          <w:rFonts w:ascii="Times New Roman" w:eastAsia="Times New Roman" w:hAnsi="Times New Roman" w:cs="Times New Roman"/>
          <w:b/>
          <w:color w:val="4D4D4D" w:themeColor="accent2" w:themeShade="BF"/>
          <w:sz w:val="18"/>
          <w:szCs w:val="18"/>
        </w:rPr>
        <w:t xml:space="preserve"> “Diagrama de Caso De Uso 67</w:t>
      </w:r>
      <w:r>
        <w:rPr>
          <w:rFonts w:ascii="Times New Roman" w:eastAsia="Times New Roman" w:hAnsi="Times New Roman" w:cs="Times New Roman"/>
          <w:b/>
          <w:bCs/>
          <w:color w:val="4D4D4D"/>
          <w:sz w:val="18"/>
          <w:szCs w:val="18"/>
        </w:rPr>
        <w:t>”.</w:t>
      </w:r>
    </w:p>
    <w:p w14:paraId="2836A6FD" w14:textId="77777777" w:rsidR="007D6E97" w:rsidRDefault="00B143B5">
      <w:pPr>
        <w:spacing w:line="360" w:lineRule="auto"/>
        <w:jc w:val="center"/>
        <w:rPr>
          <w:rFonts w:ascii="Times New Roman" w:eastAsia="Times New Roman" w:hAnsi="Times New Roman" w:cs="Times New Roman"/>
          <w:b/>
          <w:bCs/>
          <w:color w:val="4D4D4D"/>
          <w:sz w:val="18"/>
          <w:szCs w:val="18"/>
        </w:rPr>
      </w:pPr>
      <w:r>
        <w:rPr>
          <w:rFonts w:ascii="Times New Roman" w:eastAsia="Times New Roman" w:hAnsi="Times New Roman" w:cs="Times New Roman"/>
          <w:b/>
          <w:bCs/>
          <w:noProof/>
          <w:color w:val="4D4D4D"/>
          <w:sz w:val="18"/>
          <w:szCs w:val="18"/>
        </w:rPr>
        <w:drawing>
          <wp:inline distT="114300" distB="114300" distL="114300" distR="114300" wp14:anchorId="112299E3" wp14:editId="77765B06">
            <wp:extent cx="5971540" cy="5372100"/>
            <wp:effectExtent l="0" t="0" r="0" b="0"/>
            <wp:docPr id="2131285738" name="image140.png"/>
            <wp:cNvGraphicFramePr/>
            <a:graphic xmlns:a="http://schemas.openxmlformats.org/drawingml/2006/main">
              <a:graphicData uri="http://schemas.openxmlformats.org/drawingml/2006/picture">
                <pic:pic xmlns:pic="http://schemas.openxmlformats.org/drawingml/2006/picture">
                  <pic:nvPicPr>
                    <pic:cNvPr id="0" name="image140.png"/>
                    <pic:cNvPicPr preferRelativeResize="0"/>
                  </pic:nvPicPr>
                  <pic:blipFill>
                    <a:blip r:embed="rId46"/>
                    <a:srcRect/>
                    <a:stretch>
                      <a:fillRect/>
                    </a:stretch>
                  </pic:blipFill>
                  <pic:spPr>
                    <a:xfrm>
                      <a:off x="0" y="0"/>
                      <a:ext cx="5971540" cy="5372100"/>
                    </a:xfrm>
                    <a:prstGeom prst="rect">
                      <a:avLst/>
                    </a:prstGeom>
                    <a:ln/>
                  </pic:spPr>
                </pic:pic>
              </a:graphicData>
            </a:graphic>
          </wp:inline>
        </w:drawing>
      </w:r>
    </w:p>
    <w:p w14:paraId="53B0FABF" w14:textId="77777777" w:rsidR="007D6E97" w:rsidRDefault="00B143B5">
      <w:pPr>
        <w:spacing w:before="120" w:line="360" w:lineRule="auto"/>
        <w:ind w:left="720" w:right="720"/>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Elaborado por el estudiante de acuerdo con el proyecto</w:t>
      </w:r>
    </w:p>
    <w:p w14:paraId="47904C20" w14:textId="77777777" w:rsidR="007D6E97" w:rsidRDefault="007D6E97">
      <w:pPr>
        <w:spacing w:line="360" w:lineRule="auto"/>
        <w:rPr>
          <w:rFonts w:ascii="Times New Roman" w:eastAsia="Times New Roman" w:hAnsi="Times New Roman" w:cs="Times New Roman"/>
        </w:rPr>
      </w:pPr>
    </w:p>
    <w:p w14:paraId="219782ED" w14:textId="21B8878C" w:rsidR="007D6E97" w:rsidRDefault="007D6E97" w:rsidP="49806D76">
      <w:pPr>
        <w:spacing w:line="360" w:lineRule="auto"/>
        <w:jc w:val="center"/>
        <w:rPr>
          <w:rFonts w:ascii="Times New Roman" w:eastAsia="Times New Roman" w:hAnsi="Times New Roman" w:cs="Times New Roman"/>
          <w:b/>
          <w:bCs/>
          <w:color w:val="4D4D4D" w:themeColor="accent2" w:themeShade="BF"/>
          <w:sz w:val="18"/>
          <w:szCs w:val="18"/>
        </w:rPr>
      </w:pPr>
    </w:p>
    <w:p w14:paraId="57D09625" w14:textId="3F7A738E" w:rsidR="007D6E97" w:rsidRDefault="00AE7852" w:rsidP="49806D76">
      <w:pPr>
        <w:spacing w:line="360" w:lineRule="auto"/>
      </w:pPr>
      <w:r>
        <w:br w:type="page"/>
      </w:r>
    </w:p>
    <w:p w14:paraId="05C54032" w14:textId="78732E42" w:rsidR="007D6E97" w:rsidRDefault="00B143B5">
      <w:pPr>
        <w:spacing w:line="360" w:lineRule="auto"/>
        <w:jc w:val="center"/>
        <w:rPr>
          <w:rFonts w:ascii="Times New Roman" w:eastAsia="Times New Roman" w:hAnsi="Times New Roman" w:cs="Times New Roman"/>
          <w:b/>
          <w:bCs/>
          <w:color w:val="4D4D4D"/>
          <w:sz w:val="18"/>
          <w:szCs w:val="18"/>
        </w:rPr>
      </w:pPr>
      <w:r w:rsidRPr="49806D76">
        <w:rPr>
          <w:rFonts w:ascii="Times New Roman" w:eastAsia="Times New Roman" w:hAnsi="Times New Roman" w:cs="Times New Roman"/>
          <w:b/>
          <w:color w:val="4D4D4D" w:themeColor="accent2" w:themeShade="BF"/>
          <w:sz w:val="18"/>
          <w:szCs w:val="18"/>
        </w:rPr>
        <w:lastRenderedPageBreak/>
        <w:t>Figura 1.</w:t>
      </w:r>
      <w:r w:rsidR="00D44A57">
        <w:rPr>
          <w:rFonts w:ascii="Times New Roman" w:eastAsia="Times New Roman" w:hAnsi="Times New Roman" w:cs="Times New Roman"/>
          <w:b/>
          <w:color w:val="4D4D4D" w:themeColor="accent2" w:themeShade="BF"/>
          <w:sz w:val="18"/>
          <w:szCs w:val="18"/>
        </w:rPr>
        <w:t>40</w:t>
      </w:r>
      <w:r w:rsidRPr="49806D76">
        <w:rPr>
          <w:rFonts w:ascii="Times New Roman" w:eastAsia="Times New Roman" w:hAnsi="Times New Roman" w:cs="Times New Roman"/>
          <w:b/>
          <w:color w:val="4D4D4D" w:themeColor="accent2" w:themeShade="BF"/>
          <w:sz w:val="18"/>
          <w:szCs w:val="18"/>
        </w:rPr>
        <w:t xml:space="preserve"> “Diagrama de Caso De Uso 68</w:t>
      </w:r>
      <w:r>
        <w:rPr>
          <w:rFonts w:ascii="Times New Roman" w:eastAsia="Times New Roman" w:hAnsi="Times New Roman" w:cs="Times New Roman"/>
          <w:b/>
          <w:bCs/>
          <w:color w:val="4D4D4D"/>
          <w:sz w:val="18"/>
          <w:szCs w:val="18"/>
        </w:rPr>
        <w:t>”.</w:t>
      </w:r>
    </w:p>
    <w:p w14:paraId="7B3C6619" w14:textId="77777777" w:rsidR="007D6E97" w:rsidRDefault="00AE7852">
      <w:pPr>
        <w:spacing w:line="360" w:lineRule="auto"/>
        <w:jc w:val="center"/>
        <w:rPr>
          <w:rFonts w:ascii="Times New Roman" w:eastAsia="Times New Roman" w:hAnsi="Times New Roman" w:cs="Times New Roman"/>
          <w:b/>
          <w:bCs/>
          <w:color w:val="4D4D4D"/>
          <w:sz w:val="18"/>
          <w:szCs w:val="18"/>
        </w:rPr>
      </w:pPr>
      <w:r>
        <w:rPr>
          <w:noProof/>
        </w:rPr>
        <w:drawing>
          <wp:inline distT="0" distB="0" distL="0" distR="0" wp14:anchorId="128EF2EA" wp14:editId="1E811710">
            <wp:extent cx="5562600" cy="6476200"/>
            <wp:effectExtent l="0" t="0" r="0" b="1270"/>
            <wp:docPr id="2131285663"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47"/>
                    <a:srcRect/>
                    <a:stretch>
                      <a:fillRect/>
                    </a:stretch>
                  </pic:blipFill>
                  <pic:spPr>
                    <a:xfrm>
                      <a:off x="0" y="0"/>
                      <a:ext cx="5562600" cy="6476200"/>
                    </a:xfrm>
                    <a:prstGeom prst="rect">
                      <a:avLst/>
                    </a:prstGeom>
                    <a:ln/>
                  </pic:spPr>
                </pic:pic>
              </a:graphicData>
            </a:graphic>
          </wp:inline>
        </w:drawing>
      </w:r>
    </w:p>
    <w:p w14:paraId="5725C62A" w14:textId="77777777" w:rsidR="007D6E97" w:rsidRDefault="00B143B5">
      <w:pPr>
        <w:spacing w:before="120" w:line="360" w:lineRule="auto"/>
        <w:ind w:left="720" w:right="720"/>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Elaborado por el estudiante de acuerdo con el proyecto</w:t>
      </w:r>
    </w:p>
    <w:p w14:paraId="5F30277A" w14:textId="77777777" w:rsidR="007D6E97" w:rsidRDefault="007D6E97">
      <w:pPr>
        <w:spacing w:before="120" w:line="360" w:lineRule="auto"/>
        <w:ind w:left="720" w:right="720"/>
        <w:jc w:val="center"/>
        <w:rPr>
          <w:rFonts w:ascii="Times New Roman" w:eastAsia="Times New Roman" w:hAnsi="Times New Roman" w:cs="Times New Roman"/>
          <w:i/>
          <w:iCs/>
          <w:sz w:val="18"/>
          <w:szCs w:val="18"/>
        </w:rPr>
      </w:pPr>
    </w:p>
    <w:p w14:paraId="55675494" w14:textId="65823444" w:rsidR="007D6E97" w:rsidRDefault="00B143B5">
      <w:pPr>
        <w:spacing w:line="360" w:lineRule="auto"/>
        <w:jc w:val="center"/>
        <w:rPr>
          <w:rFonts w:ascii="Times New Roman" w:eastAsia="Times New Roman" w:hAnsi="Times New Roman" w:cs="Times New Roman"/>
          <w:b/>
          <w:bCs/>
          <w:color w:val="4D4D4D"/>
          <w:sz w:val="18"/>
          <w:szCs w:val="18"/>
        </w:rPr>
      </w:pPr>
      <w:r>
        <w:rPr>
          <w:rFonts w:ascii="Times New Roman" w:eastAsia="Times New Roman" w:hAnsi="Times New Roman" w:cs="Times New Roman"/>
          <w:b/>
          <w:bCs/>
          <w:color w:val="4D4D4D"/>
          <w:sz w:val="18"/>
          <w:szCs w:val="18"/>
        </w:rPr>
        <w:t>Figura 1.</w:t>
      </w:r>
      <w:r w:rsidR="00D44A57">
        <w:rPr>
          <w:rFonts w:ascii="Times New Roman" w:eastAsia="Times New Roman" w:hAnsi="Times New Roman" w:cs="Times New Roman"/>
          <w:b/>
          <w:bCs/>
          <w:color w:val="4D4D4D"/>
          <w:sz w:val="18"/>
          <w:szCs w:val="18"/>
        </w:rPr>
        <w:t>41</w:t>
      </w:r>
      <w:r>
        <w:rPr>
          <w:rFonts w:ascii="Times New Roman" w:eastAsia="Times New Roman" w:hAnsi="Times New Roman" w:cs="Times New Roman"/>
          <w:b/>
          <w:bCs/>
          <w:color w:val="4D4D4D"/>
          <w:sz w:val="18"/>
          <w:szCs w:val="18"/>
        </w:rPr>
        <w:t xml:space="preserve"> “Diagrama de Caso De Uso 68”.</w:t>
      </w:r>
    </w:p>
    <w:p w14:paraId="782482C3" w14:textId="77777777" w:rsidR="007D6E97" w:rsidRDefault="00B143B5">
      <w:pPr>
        <w:spacing w:line="360" w:lineRule="auto"/>
        <w:jc w:val="center"/>
        <w:rPr>
          <w:rFonts w:ascii="Times New Roman" w:eastAsia="Times New Roman" w:hAnsi="Times New Roman" w:cs="Times New Roman"/>
          <w:b/>
          <w:bCs/>
          <w:color w:val="4D4D4D"/>
          <w:sz w:val="18"/>
          <w:szCs w:val="18"/>
        </w:rPr>
      </w:pPr>
      <w:r>
        <w:rPr>
          <w:rFonts w:ascii="Times New Roman" w:eastAsia="Times New Roman" w:hAnsi="Times New Roman" w:cs="Times New Roman"/>
          <w:b/>
          <w:bCs/>
          <w:noProof/>
          <w:color w:val="4D4D4D"/>
          <w:sz w:val="18"/>
          <w:szCs w:val="18"/>
        </w:rPr>
        <w:lastRenderedPageBreak/>
        <w:drawing>
          <wp:inline distT="114300" distB="114300" distL="114300" distR="114300" wp14:anchorId="3A4CAA2B" wp14:editId="2A29139B">
            <wp:extent cx="5972175" cy="6695869"/>
            <wp:effectExtent l="0" t="0" r="0" b="0"/>
            <wp:docPr id="2131285699"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48"/>
                    <a:srcRect/>
                    <a:stretch>
                      <a:fillRect/>
                    </a:stretch>
                  </pic:blipFill>
                  <pic:spPr>
                    <a:xfrm>
                      <a:off x="0" y="0"/>
                      <a:ext cx="5972175" cy="6695869"/>
                    </a:xfrm>
                    <a:prstGeom prst="rect">
                      <a:avLst/>
                    </a:prstGeom>
                    <a:ln/>
                  </pic:spPr>
                </pic:pic>
              </a:graphicData>
            </a:graphic>
          </wp:inline>
        </w:drawing>
      </w:r>
    </w:p>
    <w:p w14:paraId="2BB95A3E" w14:textId="77777777" w:rsidR="007D6E97" w:rsidRDefault="00B143B5">
      <w:pPr>
        <w:spacing w:before="120" w:line="360" w:lineRule="auto"/>
        <w:ind w:left="720" w:right="720"/>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Elaborado por el estudiante de acuerdo con el proyecto</w:t>
      </w:r>
    </w:p>
    <w:p w14:paraId="00C7C97B" w14:textId="77777777" w:rsidR="007D6E97" w:rsidRDefault="007D6E97">
      <w:pPr>
        <w:spacing w:before="120" w:line="360" w:lineRule="auto"/>
        <w:ind w:left="720" w:right="720"/>
        <w:jc w:val="center"/>
        <w:rPr>
          <w:rFonts w:ascii="Times New Roman" w:eastAsia="Times New Roman" w:hAnsi="Times New Roman" w:cs="Times New Roman"/>
          <w:i/>
          <w:iCs/>
          <w:sz w:val="18"/>
          <w:szCs w:val="18"/>
        </w:rPr>
      </w:pPr>
    </w:p>
    <w:p w14:paraId="0B8915B4" w14:textId="5ED4D7F2" w:rsidR="007D6E97" w:rsidRDefault="00B143B5">
      <w:pPr>
        <w:spacing w:line="360" w:lineRule="auto"/>
        <w:jc w:val="center"/>
        <w:rPr>
          <w:rFonts w:ascii="Times New Roman" w:eastAsia="Times New Roman" w:hAnsi="Times New Roman" w:cs="Times New Roman"/>
          <w:b/>
          <w:bCs/>
          <w:color w:val="4D4D4D"/>
          <w:sz w:val="18"/>
          <w:szCs w:val="18"/>
        </w:rPr>
      </w:pPr>
      <w:r>
        <w:rPr>
          <w:rFonts w:ascii="Times New Roman" w:eastAsia="Times New Roman" w:hAnsi="Times New Roman" w:cs="Times New Roman"/>
          <w:b/>
          <w:bCs/>
          <w:color w:val="4D4D4D"/>
          <w:sz w:val="18"/>
          <w:szCs w:val="18"/>
        </w:rPr>
        <w:t>Figura 1.</w:t>
      </w:r>
      <w:r w:rsidR="00D44A57">
        <w:rPr>
          <w:rFonts w:ascii="Times New Roman" w:eastAsia="Times New Roman" w:hAnsi="Times New Roman" w:cs="Times New Roman"/>
          <w:b/>
          <w:bCs/>
          <w:color w:val="4D4D4D"/>
          <w:sz w:val="18"/>
          <w:szCs w:val="18"/>
        </w:rPr>
        <w:t>42</w:t>
      </w:r>
      <w:r>
        <w:rPr>
          <w:rFonts w:ascii="Times New Roman" w:eastAsia="Times New Roman" w:hAnsi="Times New Roman" w:cs="Times New Roman"/>
          <w:b/>
          <w:bCs/>
          <w:color w:val="4D4D4D"/>
          <w:sz w:val="18"/>
          <w:szCs w:val="18"/>
        </w:rPr>
        <w:t xml:space="preserve"> “Diagrama de Caso De Uso 70”.</w:t>
      </w:r>
    </w:p>
    <w:p w14:paraId="25125FB4" w14:textId="77777777" w:rsidR="007D6E97" w:rsidRDefault="00AE7852">
      <w:pPr>
        <w:spacing w:line="360" w:lineRule="auto"/>
        <w:jc w:val="center"/>
        <w:rPr>
          <w:rFonts w:ascii="Times New Roman" w:eastAsia="Times New Roman" w:hAnsi="Times New Roman" w:cs="Times New Roman"/>
          <w:b/>
          <w:bCs/>
          <w:color w:val="4D4D4D"/>
          <w:sz w:val="18"/>
          <w:szCs w:val="18"/>
        </w:rPr>
      </w:pPr>
      <w:r>
        <w:rPr>
          <w:noProof/>
        </w:rPr>
        <w:lastRenderedPageBreak/>
        <w:drawing>
          <wp:inline distT="0" distB="0" distL="0" distR="0" wp14:anchorId="04E1EEF0" wp14:editId="700BA06B">
            <wp:extent cx="4738609" cy="6075602"/>
            <wp:effectExtent l="0" t="0" r="5080" b="1905"/>
            <wp:docPr id="2131285659"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49"/>
                    <a:srcRect/>
                    <a:stretch>
                      <a:fillRect/>
                    </a:stretch>
                  </pic:blipFill>
                  <pic:spPr>
                    <a:xfrm>
                      <a:off x="0" y="0"/>
                      <a:ext cx="4738609" cy="6075602"/>
                    </a:xfrm>
                    <a:prstGeom prst="rect">
                      <a:avLst/>
                    </a:prstGeom>
                    <a:ln/>
                  </pic:spPr>
                </pic:pic>
              </a:graphicData>
            </a:graphic>
          </wp:inline>
        </w:drawing>
      </w:r>
    </w:p>
    <w:p w14:paraId="4CEE3C0B" w14:textId="77777777" w:rsidR="007D6E97" w:rsidRDefault="00B143B5">
      <w:pPr>
        <w:spacing w:before="120" w:line="360" w:lineRule="auto"/>
        <w:ind w:left="720" w:right="720"/>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Elaborado por el estudiante de acuerdo con el proyecto</w:t>
      </w:r>
    </w:p>
    <w:p w14:paraId="6A82444D" w14:textId="77777777" w:rsidR="007D6E97" w:rsidRDefault="007D6E97">
      <w:pPr>
        <w:spacing w:before="120" w:line="360" w:lineRule="auto"/>
        <w:ind w:left="720" w:right="720"/>
        <w:jc w:val="center"/>
        <w:rPr>
          <w:rFonts w:ascii="Times New Roman" w:eastAsia="Times New Roman" w:hAnsi="Times New Roman" w:cs="Times New Roman"/>
          <w:i/>
          <w:iCs/>
          <w:sz w:val="18"/>
          <w:szCs w:val="18"/>
        </w:rPr>
      </w:pPr>
    </w:p>
    <w:p w14:paraId="22833F73" w14:textId="3576AF7E" w:rsidR="007D6E97" w:rsidRDefault="00B143B5">
      <w:pPr>
        <w:spacing w:line="360" w:lineRule="auto"/>
        <w:jc w:val="center"/>
        <w:rPr>
          <w:rFonts w:ascii="Times New Roman" w:eastAsia="Times New Roman" w:hAnsi="Times New Roman" w:cs="Times New Roman"/>
          <w:b/>
          <w:bCs/>
          <w:color w:val="4D4D4D"/>
          <w:sz w:val="18"/>
          <w:szCs w:val="18"/>
        </w:rPr>
      </w:pPr>
      <w:r>
        <w:rPr>
          <w:rFonts w:ascii="Times New Roman" w:eastAsia="Times New Roman" w:hAnsi="Times New Roman" w:cs="Times New Roman"/>
          <w:b/>
          <w:bCs/>
          <w:color w:val="4D4D4D"/>
          <w:sz w:val="18"/>
          <w:szCs w:val="18"/>
        </w:rPr>
        <w:t>Figura 1.</w:t>
      </w:r>
      <w:r w:rsidR="00AE7852">
        <w:rPr>
          <w:rFonts w:ascii="Times New Roman" w:eastAsia="Times New Roman" w:hAnsi="Times New Roman" w:cs="Times New Roman"/>
          <w:b/>
          <w:bCs/>
          <w:color w:val="4D4D4D"/>
          <w:sz w:val="18"/>
          <w:szCs w:val="18"/>
        </w:rPr>
        <w:t>4</w:t>
      </w:r>
      <w:r w:rsidR="00D44A57">
        <w:rPr>
          <w:rFonts w:ascii="Times New Roman" w:eastAsia="Times New Roman" w:hAnsi="Times New Roman" w:cs="Times New Roman"/>
          <w:b/>
          <w:bCs/>
          <w:color w:val="4D4D4D"/>
          <w:sz w:val="18"/>
          <w:szCs w:val="18"/>
        </w:rPr>
        <w:t>3</w:t>
      </w:r>
      <w:r>
        <w:rPr>
          <w:rFonts w:ascii="Times New Roman" w:eastAsia="Times New Roman" w:hAnsi="Times New Roman" w:cs="Times New Roman"/>
          <w:b/>
          <w:bCs/>
          <w:color w:val="4D4D4D"/>
          <w:sz w:val="18"/>
          <w:szCs w:val="18"/>
        </w:rPr>
        <w:t xml:space="preserve"> “Diagrama de Caso De Uso 71”.</w:t>
      </w:r>
    </w:p>
    <w:p w14:paraId="2025F3D3" w14:textId="77777777" w:rsidR="007D6E97" w:rsidRDefault="00B143B5">
      <w:pPr>
        <w:spacing w:line="360" w:lineRule="auto"/>
        <w:jc w:val="center"/>
        <w:rPr>
          <w:rFonts w:ascii="Times New Roman" w:eastAsia="Times New Roman" w:hAnsi="Times New Roman" w:cs="Times New Roman"/>
          <w:b/>
          <w:bCs/>
          <w:color w:val="4D4D4D"/>
          <w:sz w:val="18"/>
          <w:szCs w:val="18"/>
        </w:rPr>
      </w:pPr>
      <w:r>
        <w:rPr>
          <w:rFonts w:ascii="Times New Roman" w:eastAsia="Times New Roman" w:hAnsi="Times New Roman" w:cs="Times New Roman"/>
          <w:b/>
          <w:bCs/>
          <w:noProof/>
          <w:color w:val="4D4D4D"/>
          <w:sz w:val="18"/>
          <w:szCs w:val="18"/>
        </w:rPr>
        <w:lastRenderedPageBreak/>
        <w:drawing>
          <wp:inline distT="114300" distB="114300" distL="114300" distR="114300" wp14:anchorId="6A325F88" wp14:editId="2987C24B">
            <wp:extent cx="5971540" cy="4851400"/>
            <wp:effectExtent l="0" t="0" r="0" b="0"/>
            <wp:docPr id="2131285649" name="image88.png"/>
            <wp:cNvGraphicFramePr/>
            <a:graphic xmlns:a="http://schemas.openxmlformats.org/drawingml/2006/main">
              <a:graphicData uri="http://schemas.openxmlformats.org/drawingml/2006/picture">
                <pic:pic xmlns:pic="http://schemas.openxmlformats.org/drawingml/2006/picture">
                  <pic:nvPicPr>
                    <pic:cNvPr id="0" name="image88.png"/>
                    <pic:cNvPicPr preferRelativeResize="0"/>
                  </pic:nvPicPr>
                  <pic:blipFill>
                    <a:blip r:embed="rId50"/>
                    <a:srcRect/>
                    <a:stretch>
                      <a:fillRect/>
                    </a:stretch>
                  </pic:blipFill>
                  <pic:spPr>
                    <a:xfrm>
                      <a:off x="0" y="0"/>
                      <a:ext cx="5971540" cy="4851400"/>
                    </a:xfrm>
                    <a:prstGeom prst="rect">
                      <a:avLst/>
                    </a:prstGeom>
                    <a:ln/>
                  </pic:spPr>
                </pic:pic>
              </a:graphicData>
            </a:graphic>
          </wp:inline>
        </w:drawing>
      </w:r>
    </w:p>
    <w:p w14:paraId="6B079F58" w14:textId="77777777" w:rsidR="007D6E97" w:rsidRDefault="00B143B5">
      <w:pPr>
        <w:spacing w:before="120" w:line="360" w:lineRule="auto"/>
        <w:ind w:left="720" w:right="720"/>
        <w:jc w:val="center"/>
        <w:rPr>
          <w:rFonts w:ascii="Times New Roman" w:eastAsia="Times New Roman" w:hAnsi="Times New Roman" w:cs="Times New Roman"/>
        </w:rPr>
      </w:pPr>
      <w:r>
        <w:rPr>
          <w:rFonts w:ascii="Times New Roman" w:eastAsia="Times New Roman" w:hAnsi="Times New Roman" w:cs="Times New Roman"/>
          <w:i/>
          <w:iCs/>
          <w:sz w:val="18"/>
          <w:szCs w:val="18"/>
        </w:rPr>
        <w:t>Fuente: Elaborado por el estudiante de acuerdo con el proyecto</w:t>
      </w:r>
    </w:p>
    <w:p w14:paraId="1E78EDEE" w14:textId="77777777" w:rsidR="007D6E97" w:rsidRDefault="007D6E97">
      <w:pPr>
        <w:spacing w:line="360" w:lineRule="auto"/>
        <w:rPr>
          <w:rFonts w:ascii="Times New Roman" w:eastAsia="Times New Roman" w:hAnsi="Times New Roman" w:cs="Times New Roman"/>
        </w:rPr>
      </w:pPr>
    </w:p>
    <w:p w14:paraId="28005070" w14:textId="3990B6D1" w:rsidR="007D6E97" w:rsidRDefault="007D6E97" w:rsidP="49806D76">
      <w:pPr>
        <w:spacing w:line="360" w:lineRule="auto"/>
        <w:jc w:val="center"/>
        <w:rPr>
          <w:rFonts w:ascii="Times New Roman" w:eastAsia="Times New Roman" w:hAnsi="Times New Roman" w:cs="Times New Roman"/>
          <w:b/>
          <w:bCs/>
          <w:color w:val="4D4D4D" w:themeColor="accent2" w:themeShade="BF"/>
          <w:sz w:val="18"/>
          <w:szCs w:val="18"/>
        </w:rPr>
      </w:pPr>
    </w:p>
    <w:p w14:paraId="49769376" w14:textId="5CDC264C" w:rsidR="007D6E97" w:rsidRDefault="00AE7852" w:rsidP="49806D76">
      <w:pPr>
        <w:spacing w:line="360" w:lineRule="auto"/>
      </w:pPr>
      <w:r>
        <w:br w:type="page"/>
      </w:r>
    </w:p>
    <w:p w14:paraId="204C79C9" w14:textId="0DDFB87C" w:rsidR="007D6E97" w:rsidRDefault="00B143B5">
      <w:pPr>
        <w:spacing w:line="360" w:lineRule="auto"/>
        <w:jc w:val="center"/>
        <w:rPr>
          <w:rFonts w:ascii="Times New Roman" w:eastAsia="Times New Roman" w:hAnsi="Times New Roman" w:cs="Times New Roman"/>
          <w:b/>
          <w:bCs/>
          <w:color w:val="4D4D4D"/>
          <w:sz w:val="18"/>
          <w:szCs w:val="18"/>
        </w:rPr>
      </w:pPr>
      <w:r w:rsidRPr="49806D76">
        <w:rPr>
          <w:rFonts w:ascii="Times New Roman" w:eastAsia="Times New Roman" w:hAnsi="Times New Roman" w:cs="Times New Roman"/>
          <w:b/>
          <w:color w:val="4D4D4D" w:themeColor="accent2" w:themeShade="BF"/>
          <w:sz w:val="18"/>
          <w:szCs w:val="18"/>
        </w:rPr>
        <w:lastRenderedPageBreak/>
        <w:t>Figura 1.</w:t>
      </w:r>
      <w:r w:rsidR="00AE7852" w:rsidRPr="21B14422">
        <w:rPr>
          <w:rFonts w:ascii="Times New Roman" w:eastAsia="Times New Roman" w:hAnsi="Times New Roman" w:cs="Times New Roman"/>
          <w:b/>
          <w:color w:val="4D4D4D" w:themeColor="accent2" w:themeShade="BF"/>
          <w:sz w:val="18"/>
          <w:szCs w:val="18"/>
        </w:rPr>
        <w:t>4</w:t>
      </w:r>
      <w:r w:rsidR="00D44A57">
        <w:rPr>
          <w:rFonts w:ascii="Times New Roman" w:eastAsia="Times New Roman" w:hAnsi="Times New Roman" w:cs="Times New Roman"/>
          <w:b/>
          <w:color w:val="4D4D4D" w:themeColor="accent2" w:themeShade="BF"/>
          <w:sz w:val="18"/>
          <w:szCs w:val="18"/>
        </w:rPr>
        <w:t>4</w:t>
      </w:r>
      <w:r w:rsidRPr="49806D76">
        <w:rPr>
          <w:rFonts w:ascii="Times New Roman" w:eastAsia="Times New Roman" w:hAnsi="Times New Roman" w:cs="Times New Roman"/>
          <w:b/>
          <w:color w:val="4D4D4D" w:themeColor="accent2" w:themeShade="BF"/>
          <w:sz w:val="18"/>
          <w:szCs w:val="18"/>
        </w:rPr>
        <w:t xml:space="preserve"> “Diagrama de Caso De Uso 72</w:t>
      </w:r>
      <w:r>
        <w:rPr>
          <w:rFonts w:ascii="Times New Roman" w:eastAsia="Times New Roman" w:hAnsi="Times New Roman" w:cs="Times New Roman"/>
          <w:b/>
          <w:bCs/>
          <w:color w:val="4D4D4D"/>
          <w:sz w:val="18"/>
          <w:szCs w:val="18"/>
        </w:rPr>
        <w:t>”.</w:t>
      </w:r>
    </w:p>
    <w:p w14:paraId="30E8E1F2" w14:textId="77777777" w:rsidR="007D6E97" w:rsidRDefault="00B143B5">
      <w:pPr>
        <w:spacing w:line="360" w:lineRule="auto"/>
        <w:jc w:val="center"/>
        <w:rPr>
          <w:rFonts w:ascii="Times New Roman" w:eastAsia="Times New Roman" w:hAnsi="Times New Roman" w:cs="Times New Roman"/>
          <w:b/>
          <w:bCs/>
          <w:color w:val="4D4D4D"/>
          <w:sz w:val="18"/>
          <w:szCs w:val="18"/>
        </w:rPr>
      </w:pPr>
      <w:r>
        <w:rPr>
          <w:rFonts w:ascii="Times New Roman" w:eastAsia="Times New Roman" w:hAnsi="Times New Roman" w:cs="Times New Roman"/>
          <w:b/>
          <w:bCs/>
          <w:noProof/>
          <w:color w:val="4D4D4D"/>
          <w:sz w:val="18"/>
          <w:szCs w:val="18"/>
        </w:rPr>
        <w:drawing>
          <wp:inline distT="114300" distB="114300" distL="114300" distR="114300" wp14:anchorId="58358193" wp14:editId="17B8C570">
            <wp:extent cx="5971540" cy="4851400"/>
            <wp:effectExtent l="0" t="0" r="0" b="0"/>
            <wp:docPr id="2131285652"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51"/>
                    <a:srcRect/>
                    <a:stretch>
                      <a:fillRect/>
                    </a:stretch>
                  </pic:blipFill>
                  <pic:spPr>
                    <a:xfrm>
                      <a:off x="0" y="0"/>
                      <a:ext cx="5971540" cy="4851400"/>
                    </a:xfrm>
                    <a:prstGeom prst="rect">
                      <a:avLst/>
                    </a:prstGeom>
                    <a:ln/>
                  </pic:spPr>
                </pic:pic>
              </a:graphicData>
            </a:graphic>
          </wp:inline>
        </w:drawing>
      </w:r>
    </w:p>
    <w:p w14:paraId="7130D727" w14:textId="77777777" w:rsidR="007D6E97" w:rsidRDefault="00B143B5">
      <w:pPr>
        <w:spacing w:before="120" w:line="360" w:lineRule="auto"/>
        <w:ind w:left="720" w:right="720"/>
        <w:jc w:val="center"/>
        <w:rPr>
          <w:rFonts w:ascii="Times New Roman" w:eastAsia="Times New Roman" w:hAnsi="Times New Roman" w:cs="Times New Roman"/>
        </w:rPr>
      </w:pPr>
      <w:r>
        <w:rPr>
          <w:rFonts w:ascii="Times New Roman" w:eastAsia="Times New Roman" w:hAnsi="Times New Roman" w:cs="Times New Roman"/>
          <w:i/>
          <w:iCs/>
          <w:sz w:val="18"/>
          <w:szCs w:val="18"/>
        </w:rPr>
        <w:t>Fuente: Elaborado por el estudiante de acuerdo con el proyecto</w:t>
      </w:r>
    </w:p>
    <w:p w14:paraId="79BAF5FD" w14:textId="77777777" w:rsidR="007D6E97" w:rsidRDefault="007D6E97">
      <w:pPr>
        <w:spacing w:line="360" w:lineRule="auto"/>
        <w:rPr>
          <w:rFonts w:ascii="Times New Roman" w:eastAsia="Times New Roman" w:hAnsi="Times New Roman" w:cs="Times New Roman"/>
        </w:rPr>
      </w:pPr>
    </w:p>
    <w:p w14:paraId="52BAF891" w14:textId="77190E5A" w:rsidR="007D6E97" w:rsidRDefault="007D6E97" w:rsidP="49806D76">
      <w:pPr>
        <w:spacing w:line="360" w:lineRule="auto"/>
        <w:jc w:val="center"/>
        <w:rPr>
          <w:rFonts w:ascii="Times New Roman" w:eastAsia="Times New Roman" w:hAnsi="Times New Roman" w:cs="Times New Roman"/>
          <w:b/>
          <w:bCs/>
          <w:color w:val="4D4D4D" w:themeColor="accent2" w:themeShade="BF"/>
          <w:sz w:val="18"/>
          <w:szCs w:val="18"/>
        </w:rPr>
      </w:pPr>
    </w:p>
    <w:p w14:paraId="7BA32988" w14:textId="73E36AD9" w:rsidR="007D6E97" w:rsidRDefault="00AE7852" w:rsidP="49806D76">
      <w:pPr>
        <w:spacing w:line="360" w:lineRule="auto"/>
      </w:pPr>
      <w:r>
        <w:br w:type="page"/>
      </w:r>
    </w:p>
    <w:p w14:paraId="147BF0CF" w14:textId="658C7D55" w:rsidR="007D6E97" w:rsidRDefault="00B143B5">
      <w:pPr>
        <w:spacing w:line="360" w:lineRule="auto"/>
        <w:jc w:val="center"/>
        <w:rPr>
          <w:rFonts w:ascii="Times New Roman" w:eastAsia="Times New Roman" w:hAnsi="Times New Roman" w:cs="Times New Roman"/>
          <w:b/>
          <w:bCs/>
          <w:color w:val="4D4D4D"/>
          <w:sz w:val="18"/>
          <w:szCs w:val="18"/>
        </w:rPr>
      </w:pPr>
      <w:r w:rsidRPr="49806D76">
        <w:rPr>
          <w:rFonts w:ascii="Times New Roman" w:eastAsia="Times New Roman" w:hAnsi="Times New Roman" w:cs="Times New Roman"/>
          <w:b/>
          <w:color w:val="4D4D4D" w:themeColor="accent2" w:themeShade="BF"/>
          <w:sz w:val="18"/>
          <w:szCs w:val="18"/>
        </w:rPr>
        <w:lastRenderedPageBreak/>
        <w:t>Figura 1.</w:t>
      </w:r>
      <w:r w:rsidR="00AE7852" w:rsidRPr="49806D76">
        <w:rPr>
          <w:rFonts w:ascii="Times New Roman" w:eastAsia="Times New Roman" w:hAnsi="Times New Roman" w:cs="Times New Roman"/>
          <w:b/>
          <w:color w:val="4D4D4D" w:themeColor="accent2" w:themeShade="BF"/>
          <w:sz w:val="18"/>
          <w:szCs w:val="18"/>
        </w:rPr>
        <w:t>4</w:t>
      </w:r>
      <w:r w:rsidR="00D44A57">
        <w:rPr>
          <w:rFonts w:ascii="Times New Roman" w:eastAsia="Times New Roman" w:hAnsi="Times New Roman" w:cs="Times New Roman"/>
          <w:b/>
          <w:color w:val="4D4D4D" w:themeColor="accent2" w:themeShade="BF"/>
          <w:sz w:val="18"/>
          <w:szCs w:val="18"/>
        </w:rPr>
        <w:t>5</w:t>
      </w:r>
      <w:r w:rsidRPr="49806D76">
        <w:rPr>
          <w:rFonts w:ascii="Times New Roman" w:eastAsia="Times New Roman" w:hAnsi="Times New Roman" w:cs="Times New Roman"/>
          <w:b/>
          <w:color w:val="4D4D4D" w:themeColor="accent2" w:themeShade="BF"/>
          <w:sz w:val="18"/>
          <w:szCs w:val="18"/>
        </w:rPr>
        <w:t xml:space="preserve"> “Diagrama de Caso De Uso 73</w:t>
      </w:r>
      <w:r>
        <w:rPr>
          <w:rFonts w:ascii="Times New Roman" w:eastAsia="Times New Roman" w:hAnsi="Times New Roman" w:cs="Times New Roman"/>
          <w:b/>
          <w:bCs/>
          <w:color w:val="4D4D4D"/>
          <w:sz w:val="18"/>
          <w:szCs w:val="18"/>
        </w:rPr>
        <w:t>”.</w:t>
      </w:r>
    </w:p>
    <w:p w14:paraId="71D1FF73" w14:textId="77777777" w:rsidR="007D6E97" w:rsidRDefault="00B143B5">
      <w:pPr>
        <w:spacing w:line="360" w:lineRule="auto"/>
        <w:jc w:val="center"/>
        <w:rPr>
          <w:rFonts w:ascii="Times New Roman" w:eastAsia="Times New Roman" w:hAnsi="Times New Roman" w:cs="Times New Roman"/>
          <w:b/>
          <w:bCs/>
          <w:color w:val="4D4D4D"/>
          <w:sz w:val="18"/>
          <w:szCs w:val="18"/>
        </w:rPr>
      </w:pPr>
      <w:r>
        <w:rPr>
          <w:rFonts w:ascii="Times New Roman" w:eastAsia="Times New Roman" w:hAnsi="Times New Roman" w:cs="Times New Roman"/>
          <w:b/>
          <w:bCs/>
          <w:noProof/>
          <w:color w:val="4D4D4D"/>
          <w:sz w:val="18"/>
          <w:szCs w:val="18"/>
        </w:rPr>
        <w:drawing>
          <wp:inline distT="114300" distB="114300" distL="114300" distR="114300" wp14:anchorId="267B15C8" wp14:editId="5AFF670E">
            <wp:extent cx="5971540" cy="4851400"/>
            <wp:effectExtent l="0" t="0" r="0" b="0"/>
            <wp:docPr id="2131285681" name="image122.png"/>
            <wp:cNvGraphicFramePr/>
            <a:graphic xmlns:a="http://schemas.openxmlformats.org/drawingml/2006/main">
              <a:graphicData uri="http://schemas.openxmlformats.org/drawingml/2006/picture">
                <pic:pic xmlns:pic="http://schemas.openxmlformats.org/drawingml/2006/picture">
                  <pic:nvPicPr>
                    <pic:cNvPr id="0" name="image122.png"/>
                    <pic:cNvPicPr preferRelativeResize="0"/>
                  </pic:nvPicPr>
                  <pic:blipFill>
                    <a:blip r:embed="rId52"/>
                    <a:srcRect/>
                    <a:stretch>
                      <a:fillRect/>
                    </a:stretch>
                  </pic:blipFill>
                  <pic:spPr>
                    <a:xfrm>
                      <a:off x="0" y="0"/>
                      <a:ext cx="5971540" cy="4851400"/>
                    </a:xfrm>
                    <a:prstGeom prst="rect">
                      <a:avLst/>
                    </a:prstGeom>
                    <a:ln/>
                  </pic:spPr>
                </pic:pic>
              </a:graphicData>
            </a:graphic>
          </wp:inline>
        </w:drawing>
      </w:r>
    </w:p>
    <w:p w14:paraId="2041DF35" w14:textId="77777777" w:rsidR="007D6E97" w:rsidRDefault="00B143B5">
      <w:pPr>
        <w:spacing w:before="120" w:line="360" w:lineRule="auto"/>
        <w:ind w:left="720" w:right="720"/>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Elaborado por el estudiante de acuerdo con el proyecto</w:t>
      </w:r>
    </w:p>
    <w:p w14:paraId="1A1CB49F" w14:textId="77777777" w:rsidR="007D6E97" w:rsidRDefault="007D6E97">
      <w:pPr>
        <w:spacing w:before="120" w:line="360" w:lineRule="auto"/>
        <w:ind w:left="720" w:right="720"/>
        <w:jc w:val="center"/>
        <w:rPr>
          <w:rFonts w:ascii="Times New Roman" w:eastAsia="Times New Roman" w:hAnsi="Times New Roman" w:cs="Times New Roman"/>
          <w:i/>
          <w:iCs/>
          <w:sz w:val="18"/>
          <w:szCs w:val="18"/>
        </w:rPr>
      </w:pPr>
    </w:p>
    <w:p w14:paraId="74BD9954" w14:textId="2F8587A1" w:rsidR="007D6E97" w:rsidRDefault="007D6E97" w:rsidP="49806D76">
      <w:pPr>
        <w:spacing w:line="360" w:lineRule="auto"/>
        <w:jc w:val="center"/>
        <w:rPr>
          <w:rFonts w:ascii="Times New Roman" w:eastAsia="Times New Roman" w:hAnsi="Times New Roman" w:cs="Times New Roman"/>
          <w:b/>
          <w:bCs/>
          <w:color w:val="4D4D4D" w:themeColor="accent2" w:themeShade="BF"/>
          <w:sz w:val="18"/>
          <w:szCs w:val="18"/>
        </w:rPr>
      </w:pPr>
      <w:bookmarkStart w:id="119" w:name="_heading=h.jivruqie4bj" w:colFirst="0" w:colLast="0"/>
      <w:bookmarkEnd w:id="119"/>
    </w:p>
    <w:p w14:paraId="70A26CAA" w14:textId="12170A45" w:rsidR="007D6E97" w:rsidRDefault="00AE7852" w:rsidP="49806D76">
      <w:pPr>
        <w:spacing w:line="360" w:lineRule="auto"/>
      </w:pPr>
      <w:r>
        <w:br w:type="page"/>
      </w:r>
    </w:p>
    <w:p w14:paraId="5A49EC5C" w14:textId="6B80A53C" w:rsidR="007D6E97" w:rsidRDefault="00B143B5">
      <w:pPr>
        <w:spacing w:line="360" w:lineRule="auto"/>
        <w:jc w:val="center"/>
        <w:rPr>
          <w:rFonts w:ascii="Times New Roman" w:eastAsia="Times New Roman" w:hAnsi="Times New Roman" w:cs="Times New Roman"/>
          <w:b/>
          <w:bCs/>
          <w:color w:val="4D4D4D"/>
          <w:sz w:val="18"/>
          <w:szCs w:val="18"/>
        </w:rPr>
      </w:pPr>
      <w:r w:rsidRPr="49806D76">
        <w:rPr>
          <w:rFonts w:ascii="Times New Roman" w:eastAsia="Times New Roman" w:hAnsi="Times New Roman" w:cs="Times New Roman"/>
          <w:b/>
          <w:color w:val="4D4D4D" w:themeColor="accent2" w:themeShade="BF"/>
          <w:sz w:val="18"/>
          <w:szCs w:val="18"/>
        </w:rPr>
        <w:lastRenderedPageBreak/>
        <w:t>Figura 1.</w:t>
      </w:r>
      <w:r w:rsidR="00AE7852" w:rsidRPr="49806D76">
        <w:rPr>
          <w:rFonts w:ascii="Times New Roman" w:eastAsia="Times New Roman" w:hAnsi="Times New Roman" w:cs="Times New Roman"/>
          <w:b/>
          <w:color w:val="4D4D4D" w:themeColor="accent2" w:themeShade="BF"/>
          <w:sz w:val="18"/>
          <w:szCs w:val="18"/>
        </w:rPr>
        <w:t>4</w:t>
      </w:r>
      <w:r w:rsidR="00D44A57">
        <w:rPr>
          <w:rFonts w:ascii="Times New Roman" w:eastAsia="Times New Roman" w:hAnsi="Times New Roman" w:cs="Times New Roman"/>
          <w:b/>
          <w:color w:val="4D4D4D" w:themeColor="accent2" w:themeShade="BF"/>
          <w:sz w:val="18"/>
          <w:szCs w:val="18"/>
        </w:rPr>
        <w:t>6</w:t>
      </w:r>
      <w:r w:rsidRPr="49806D76">
        <w:rPr>
          <w:rFonts w:ascii="Times New Roman" w:eastAsia="Times New Roman" w:hAnsi="Times New Roman" w:cs="Times New Roman"/>
          <w:b/>
          <w:color w:val="4D4D4D" w:themeColor="accent2" w:themeShade="BF"/>
          <w:sz w:val="18"/>
          <w:szCs w:val="18"/>
        </w:rPr>
        <w:t xml:space="preserve"> “Diagrama de Caso De Uso 74</w:t>
      </w:r>
      <w:r>
        <w:rPr>
          <w:rFonts w:ascii="Times New Roman" w:eastAsia="Times New Roman" w:hAnsi="Times New Roman" w:cs="Times New Roman"/>
          <w:b/>
          <w:bCs/>
          <w:color w:val="4D4D4D"/>
          <w:sz w:val="18"/>
          <w:szCs w:val="18"/>
        </w:rPr>
        <w:t>”.</w:t>
      </w:r>
    </w:p>
    <w:p w14:paraId="60FD72E4" w14:textId="77777777" w:rsidR="007D6E97" w:rsidRDefault="00B143B5">
      <w:pPr>
        <w:spacing w:line="360" w:lineRule="auto"/>
        <w:jc w:val="center"/>
        <w:rPr>
          <w:rFonts w:ascii="Times New Roman" w:eastAsia="Times New Roman" w:hAnsi="Times New Roman" w:cs="Times New Roman"/>
          <w:b/>
          <w:bCs/>
          <w:color w:val="4D4D4D"/>
          <w:sz w:val="18"/>
          <w:szCs w:val="18"/>
        </w:rPr>
      </w:pPr>
      <w:bookmarkStart w:id="120" w:name="_heading=h.hi6iqremp2fh" w:colFirst="0" w:colLast="0"/>
      <w:bookmarkEnd w:id="120"/>
      <w:r>
        <w:rPr>
          <w:rFonts w:ascii="Times New Roman" w:eastAsia="Times New Roman" w:hAnsi="Times New Roman" w:cs="Times New Roman"/>
          <w:b/>
          <w:bCs/>
          <w:noProof/>
          <w:color w:val="4D4D4D"/>
          <w:sz w:val="18"/>
          <w:szCs w:val="18"/>
        </w:rPr>
        <w:drawing>
          <wp:inline distT="114300" distB="114300" distL="114300" distR="114300" wp14:anchorId="13217648" wp14:editId="05C354BE">
            <wp:extent cx="5971540" cy="4851400"/>
            <wp:effectExtent l="0" t="0" r="0" b="0"/>
            <wp:docPr id="2131285703" name="image130.png"/>
            <wp:cNvGraphicFramePr/>
            <a:graphic xmlns:a="http://schemas.openxmlformats.org/drawingml/2006/main">
              <a:graphicData uri="http://schemas.openxmlformats.org/drawingml/2006/picture">
                <pic:pic xmlns:pic="http://schemas.openxmlformats.org/drawingml/2006/picture">
                  <pic:nvPicPr>
                    <pic:cNvPr id="0" name="image130.png"/>
                    <pic:cNvPicPr preferRelativeResize="0"/>
                  </pic:nvPicPr>
                  <pic:blipFill>
                    <a:blip r:embed="rId53"/>
                    <a:srcRect/>
                    <a:stretch>
                      <a:fillRect/>
                    </a:stretch>
                  </pic:blipFill>
                  <pic:spPr>
                    <a:xfrm>
                      <a:off x="0" y="0"/>
                      <a:ext cx="5971540" cy="4851400"/>
                    </a:xfrm>
                    <a:prstGeom prst="rect">
                      <a:avLst/>
                    </a:prstGeom>
                    <a:ln/>
                  </pic:spPr>
                </pic:pic>
              </a:graphicData>
            </a:graphic>
          </wp:inline>
        </w:drawing>
      </w:r>
    </w:p>
    <w:p w14:paraId="762D7D20" w14:textId="77777777" w:rsidR="007D6E97" w:rsidRDefault="00B143B5">
      <w:pPr>
        <w:spacing w:before="120" w:line="360" w:lineRule="auto"/>
        <w:ind w:left="720" w:right="720"/>
        <w:jc w:val="center"/>
      </w:pPr>
      <w:r>
        <w:rPr>
          <w:rFonts w:ascii="Times New Roman" w:eastAsia="Times New Roman" w:hAnsi="Times New Roman" w:cs="Times New Roman"/>
          <w:i/>
          <w:iCs/>
          <w:sz w:val="18"/>
          <w:szCs w:val="18"/>
        </w:rPr>
        <w:t>Fuente: Elaborado por el estudiante de acuerdo con el proyecto</w:t>
      </w:r>
    </w:p>
    <w:p w14:paraId="4A262ED5" w14:textId="42000EAA" w:rsidR="007D6E97" w:rsidRDefault="007D6E97">
      <w:pPr>
        <w:spacing w:line="360" w:lineRule="auto"/>
      </w:pPr>
    </w:p>
    <w:p w14:paraId="3006B83B" w14:textId="65330980" w:rsidR="00A80306" w:rsidRDefault="00A80306">
      <w:pPr>
        <w:spacing w:line="360" w:lineRule="auto"/>
      </w:pPr>
    </w:p>
    <w:p w14:paraId="1D6B7375" w14:textId="38862A2C" w:rsidR="00A80306" w:rsidRDefault="00A80306">
      <w:pPr>
        <w:spacing w:line="360" w:lineRule="auto"/>
      </w:pPr>
    </w:p>
    <w:p w14:paraId="2ECC2AFC" w14:textId="40DF1AD3" w:rsidR="00A80306" w:rsidRDefault="00A80306">
      <w:pPr>
        <w:spacing w:line="360" w:lineRule="auto"/>
      </w:pPr>
    </w:p>
    <w:p w14:paraId="4A5BC157" w14:textId="3CBA76D4" w:rsidR="00A80306" w:rsidRDefault="00A80306">
      <w:pPr>
        <w:spacing w:line="360" w:lineRule="auto"/>
      </w:pPr>
    </w:p>
    <w:p w14:paraId="6C346AC3" w14:textId="5A6E8DBF" w:rsidR="00A80306" w:rsidRDefault="00A80306">
      <w:pPr>
        <w:spacing w:line="360" w:lineRule="auto"/>
      </w:pPr>
    </w:p>
    <w:p w14:paraId="35DF851C" w14:textId="77777777" w:rsidR="007D6E97" w:rsidRDefault="00B143B5">
      <w:pPr>
        <w:pStyle w:val="Ttulo1"/>
        <w:numPr>
          <w:ilvl w:val="0"/>
          <w:numId w:val="2"/>
        </w:numPr>
        <w:spacing w:line="360" w:lineRule="auto"/>
      </w:pPr>
      <w:bookmarkStart w:id="121" w:name="_Toc240236406"/>
      <w:r>
        <w:lastRenderedPageBreak/>
        <w:t>Backlog</w:t>
      </w:r>
      <w:bookmarkEnd w:id="121"/>
    </w:p>
    <w:p w14:paraId="5B0253F1" w14:textId="77777777" w:rsidR="007D6E97" w:rsidRDefault="007D6E97">
      <w:pPr>
        <w:spacing w:line="360" w:lineRule="auto"/>
      </w:pPr>
    </w:p>
    <w:p w14:paraId="035B3D6A" w14:textId="77777777" w:rsidR="007D6E97" w:rsidRDefault="00B143B5">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En este registro se organizan los requerimientos y tareas planificados, su prioridad, los responsables asignados, las horas estimadas, el estado de cada actividad, los objetivos del Sprint, las fechas planificadas y las fechas efectivas de ejecución, junto con las horas efectivas registradas. Su propósito es mantener un seguimiento ordenado del trabajo asociado al incremento y permitir su comparación con la planificación establecida. A continuación, se presenta la tabla correspondiente al </w:t>
      </w:r>
      <w:proofErr w:type="spellStart"/>
      <w:r>
        <w:rPr>
          <w:rFonts w:ascii="Times New Roman" w:eastAsia="Times New Roman" w:hAnsi="Times New Roman" w:cs="Times New Roman"/>
        </w:rPr>
        <w:t>Product</w:t>
      </w:r>
      <w:proofErr w:type="spellEnd"/>
      <w:r>
        <w:rPr>
          <w:rFonts w:ascii="Times New Roman" w:eastAsia="Times New Roman" w:hAnsi="Times New Roman" w:cs="Times New Roman"/>
        </w:rPr>
        <w:t xml:space="preserve"> Backlog del Incremento 2.</w:t>
      </w:r>
    </w:p>
    <w:p w14:paraId="5E4FBE75" w14:textId="77777777" w:rsidR="007D6E97" w:rsidRDefault="007D6E97">
      <w:pPr>
        <w:spacing w:line="360" w:lineRule="auto"/>
        <w:jc w:val="both"/>
      </w:pPr>
    </w:p>
    <w:p w14:paraId="344A7C20" w14:textId="1FE3F95F" w:rsidR="007D6E97" w:rsidRDefault="00B143B5" w:rsidP="006175E4">
      <w:pPr>
        <w:pStyle w:val="Descripcin"/>
        <w:rPr>
          <w:b w:val="0"/>
          <w:bCs w:val="0"/>
          <w:color w:val="4D4D4D"/>
          <w:szCs w:val="18"/>
        </w:rPr>
      </w:pPr>
      <w:bookmarkStart w:id="122" w:name="_Toc240236624"/>
      <w:r>
        <w:t xml:space="preserve">Tabla </w:t>
      </w:r>
      <w:fldSimple w:instr=" STYLEREF 1 \s ">
        <w:r w:rsidR="005E2843">
          <w:rPr>
            <w:noProof/>
          </w:rPr>
          <w:t>2</w:t>
        </w:r>
      </w:fldSimple>
      <w:r w:rsidR="005E2843">
        <w:t>.</w:t>
      </w:r>
      <w:fldSimple w:instr=" SEQ Tabla \* ARABIC \s 1 ">
        <w:r w:rsidR="005E2843">
          <w:rPr>
            <w:noProof/>
          </w:rPr>
          <w:t>1</w:t>
        </w:r>
      </w:fldSimple>
      <w:r w:rsidR="00155E04" w:rsidRPr="007548DF">
        <w:t xml:space="preserve">  </w:t>
      </w:r>
      <w:r w:rsidRPr="007548DF">
        <w:t xml:space="preserve">“Parte 1 tabla del </w:t>
      </w:r>
      <w:proofErr w:type="spellStart"/>
      <w:r w:rsidRPr="007548DF">
        <w:t>product</w:t>
      </w:r>
      <w:proofErr w:type="spellEnd"/>
      <w:r w:rsidRPr="007548DF">
        <w:t xml:space="preserve"> backlog del Incremento 2</w:t>
      </w:r>
      <w:r w:rsidR="006175E4">
        <w:t>, parte 1</w:t>
      </w:r>
      <w:r w:rsidRPr="007548DF">
        <w:t>”.</w:t>
      </w:r>
      <w:bookmarkEnd w:id="122"/>
    </w:p>
    <w:p w14:paraId="2888A780" w14:textId="77777777" w:rsidR="007D6E97" w:rsidRDefault="00AE7852" w:rsidP="006175E4">
      <w:pPr>
        <w:spacing w:line="360" w:lineRule="auto"/>
        <w:jc w:val="center"/>
      </w:pPr>
      <w:r>
        <w:rPr>
          <w:noProof/>
        </w:rPr>
        <w:drawing>
          <wp:inline distT="114300" distB="114300" distL="114300" distR="114300" wp14:anchorId="3196B36C" wp14:editId="750B7C1F">
            <wp:extent cx="3413052" cy="3187446"/>
            <wp:effectExtent l="0" t="0" r="0" b="0"/>
            <wp:docPr id="213128562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rotWithShape="1">
                    <a:blip r:embed="rId54"/>
                    <a:srcRect r="50145"/>
                    <a:stretch>
                      <a:fillRect/>
                    </a:stretch>
                  </pic:blipFill>
                  <pic:spPr bwMode="auto">
                    <a:xfrm>
                      <a:off x="0" y="0"/>
                      <a:ext cx="3414856" cy="3189131"/>
                    </a:xfrm>
                    <a:prstGeom prst="rect">
                      <a:avLst/>
                    </a:prstGeom>
                    <a:ln>
                      <a:noFill/>
                    </a:ln>
                    <a:extLst>
                      <a:ext uri="{53640926-AAD7-44D8-BBD7-CCE9431645EC}">
                        <a14:shadowObscured xmlns:a14="http://schemas.microsoft.com/office/drawing/2010/main"/>
                      </a:ext>
                    </a:extLst>
                  </pic:spPr>
                </pic:pic>
              </a:graphicData>
            </a:graphic>
          </wp:inline>
        </w:drawing>
      </w:r>
    </w:p>
    <w:p w14:paraId="1D8EA51B" w14:textId="77777777" w:rsidR="007D6E97" w:rsidRDefault="00B143B5" w:rsidP="006175E4">
      <w:pPr>
        <w:pStyle w:val="Cita"/>
        <w:rPr>
          <w:i w:val="0"/>
          <w:iCs w:val="0"/>
          <w:szCs w:val="18"/>
        </w:rPr>
      </w:pPr>
      <w:r>
        <w:t>Fuente: Elaborado por el estudiante de acuerdo con el proyecto</w:t>
      </w:r>
    </w:p>
    <w:p w14:paraId="0460BADA" w14:textId="77777777" w:rsidR="007D6E97" w:rsidRDefault="00B143B5" w:rsidP="006175E4">
      <w:pPr>
        <w:pStyle w:val="Cita"/>
        <w:rPr>
          <w:i w:val="0"/>
          <w:iCs w:val="0"/>
          <w:szCs w:val="18"/>
        </w:rPr>
      </w:pPr>
      <w:r>
        <w:t>Para visualizar para mayor detalle, consultar en el anexo.</w:t>
      </w:r>
    </w:p>
    <w:p w14:paraId="0DECFFF6" w14:textId="28CD4272" w:rsidR="007D6E97" w:rsidRDefault="007D6E97">
      <w:pPr>
        <w:spacing w:before="120" w:line="360" w:lineRule="auto"/>
        <w:ind w:left="720" w:right="720"/>
        <w:jc w:val="center"/>
        <w:rPr>
          <w:i/>
          <w:iCs/>
          <w:sz w:val="18"/>
          <w:szCs w:val="18"/>
        </w:rPr>
      </w:pPr>
    </w:p>
    <w:p w14:paraId="45B241EF" w14:textId="73C50BC8" w:rsidR="006E7A65" w:rsidRDefault="47BA7951" w:rsidP="006E7A65">
      <w:pPr>
        <w:pStyle w:val="Descripcin"/>
        <w:keepNext/>
      </w:pPr>
      <w:bookmarkStart w:id="123" w:name="_heading=h.ghowqml4n8ms" w:colFirst="0" w:colLast="0"/>
      <w:bookmarkStart w:id="124" w:name="_Toc240236625"/>
      <w:bookmarkEnd w:id="123"/>
      <w:r>
        <w:lastRenderedPageBreak/>
        <w:t xml:space="preserve">Tabla </w:t>
      </w:r>
      <w:fldSimple w:instr=" STYLEREF 1 \s ">
        <w:r w:rsidR="005E2843">
          <w:rPr>
            <w:noProof/>
          </w:rPr>
          <w:t>2</w:t>
        </w:r>
      </w:fldSimple>
      <w:r w:rsidR="005E2843">
        <w:t>.</w:t>
      </w:r>
      <w:fldSimple w:instr=" SEQ Tabla \* ARABIC \s 1 ">
        <w:r w:rsidR="005E2843">
          <w:rPr>
            <w:noProof/>
          </w:rPr>
          <w:t>2</w:t>
        </w:r>
      </w:fldSimple>
      <w:r>
        <w:t xml:space="preserve">  “Parte 2 tabla del </w:t>
      </w:r>
      <w:proofErr w:type="spellStart"/>
      <w:r>
        <w:t>product</w:t>
      </w:r>
      <w:proofErr w:type="spellEnd"/>
      <w:r>
        <w:t xml:space="preserve"> backlog del Incremento 2”.</w:t>
      </w:r>
      <w:bookmarkEnd w:id="124"/>
    </w:p>
    <w:p w14:paraId="7EFCE19D" w14:textId="77777777" w:rsidR="007D6E97" w:rsidRDefault="00D67142" w:rsidP="00521D66">
      <w:pPr>
        <w:spacing w:line="360" w:lineRule="auto"/>
        <w:jc w:val="center"/>
      </w:pPr>
      <w:r>
        <w:rPr>
          <w:noProof/>
        </w:rPr>
        <w:drawing>
          <wp:inline distT="114300" distB="114300" distL="114300" distR="114300" wp14:anchorId="01ADC31D" wp14:editId="62CA0038">
            <wp:extent cx="2977117" cy="1917700"/>
            <wp:effectExtent l="0" t="0" r="0" b="6350"/>
            <wp:docPr id="213128562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rotWithShape="1">
                    <a:blip r:embed="rId55"/>
                    <a:srcRect r="50145"/>
                    <a:stretch>
                      <a:fillRect/>
                    </a:stretch>
                  </pic:blipFill>
                  <pic:spPr bwMode="auto">
                    <a:xfrm>
                      <a:off x="0" y="0"/>
                      <a:ext cx="2977117" cy="1917700"/>
                    </a:xfrm>
                    <a:prstGeom prst="rect">
                      <a:avLst/>
                    </a:prstGeom>
                    <a:ln>
                      <a:noFill/>
                    </a:ln>
                    <a:extLst>
                      <a:ext uri="{53640926-AAD7-44D8-BBD7-CCE9431645EC}">
                        <a14:shadowObscured xmlns:a14="http://schemas.microsoft.com/office/drawing/2010/main"/>
                      </a:ext>
                    </a:extLst>
                  </pic:spPr>
                </pic:pic>
              </a:graphicData>
            </a:graphic>
          </wp:inline>
        </w:drawing>
      </w:r>
    </w:p>
    <w:p w14:paraId="46683853" w14:textId="77777777" w:rsidR="007D6E97" w:rsidRDefault="00B143B5" w:rsidP="006E7A65">
      <w:pPr>
        <w:pStyle w:val="Cita"/>
        <w:rPr>
          <w:i w:val="0"/>
          <w:iCs w:val="0"/>
          <w:color w:val="000000"/>
          <w:szCs w:val="18"/>
        </w:rPr>
      </w:pPr>
      <w:r>
        <w:t xml:space="preserve">Fuente: </w:t>
      </w:r>
      <w:r>
        <w:rPr>
          <w:color w:val="000000"/>
          <w:szCs w:val="18"/>
        </w:rPr>
        <w:t>Elaborado por el estudiante de acuerdo con el proyecto</w:t>
      </w:r>
    </w:p>
    <w:p w14:paraId="27459E66" w14:textId="77777777" w:rsidR="007D6E97" w:rsidRDefault="00B143B5" w:rsidP="006E7A65">
      <w:pPr>
        <w:pStyle w:val="Cita"/>
        <w:rPr>
          <w:i w:val="0"/>
          <w:iCs w:val="0"/>
          <w:color w:val="000000"/>
          <w:szCs w:val="18"/>
        </w:rPr>
      </w:pPr>
      <w:r>
        <w:t>Para visualizar para mayor detalle, consultar en el anexo.</w:t>
      </w:r>
    </w:p>
    <w:p w14:paraId="34DA6527" w14:textId="0D339AC5" w:rsidR="007D6E97" w:rsidRDefault="007D6E97">
      <w:pPr>
        <w:spacing w:line="360" w:lineRule="auto"/>
      </w:pPr>
    </w:p>
    <w:p w14:paraId="782DEA3B" w14:textId="4D1D5790" w:rsidR="00A80306" w:rsidRDefault="00A80306">
      <w:pPr>
        <w:spacing w:line="360" w:lineRule="auto"/>
      </w:pPr>
    </w:p>
    <w:p w14:paraId="05185335" w14:textId="3D93E1B8" w:rsidR="00A80306" w:rsidRDefault="00A80306">
      <w:pPr>
        <w:spacing w:line="360" w:lineRule="auto"/>
      </w:pPr>
    </w:p>
    <w:p w14:paraId="65C226B2" w14:textId="12FD5ED8" w:rsidR="00A80306" w:rsidRDefault="00A80306">
      <w:pPr>
        <w:spacing w:line="360" w:lineRule="auto"/>
      </w:pPr>
    </w:p>
    <w:p w14:paraId="7052D731" w14:textId="4ABB2BCC" w:rsidR="00A80306" w:rsidRDefault="00A80306">
      <w:pPr>
        <w:spacing w:line="360" w:lineRule="auto"/>
      </w:pPr>
    </w:p>
    <w:p w14:paraId="357E0AC5" w14:textId="541B00EA" w:rsidR="00A80306" w:rsidRDefault="00A80306">
      <w:pPr>
        <w:spacing w:line="360" w:lineRule="auto"/>
      </w:pPr>
    </w:p>
    <w:p w14:paraId="44608212" w14:textId="5EA5B1FA" w:rsidR="00A80306" w:rsidRDefault="00A80306">
      <w:pPr>
        <w:spacing w:line="360" w:lineRule="auto"/>
      </w:pPr>
    </w:p>
    <w:p w14:paraId="29EAC433" w14:textId="3A4F7100" w:rsidR="00A80306" w:rsidRDefault="00A80306">
      <w:pPr>
        <w:spacing w:line="360" w:lineRule="auto"/>
      </w:pPr>
    </w:p>
    <w:p w14:paraId="724BC8B5" w14:textId="4AF0E46F" w:rsidR="00A80306" w:rsidRDefault="00A80306">
      <w:pPr>
        <w:spacing w:line="360" w:lineRule="auto"/>
      </w:pPr>
    </w:p>
    <w:p w14:paraId="5589B38C" w14:textId="2ABE9843" w:rsidR="00A80306" w:rsidRDefault="00A80306">
      <w:pPr>
        <w:spacing w:line="360" w:lineRule="auto"/>
      </w:pPr>
    </w:p>
    <w:p w14:paraId="5A7EDB96" w14:textId="44EE6BE0" w:rsidR="00A80306" w:rsidRDefault="00A80306">
      <w:pPr>
        <w:spacing w:line="360" w:lineRule="auto"/>
      </w:pPr>
    </w:p>
    <w:p w14:paraId="52CC41BA" w14:textId="698A0758" w:rsidR="00A80306" w:rsidRDefault="00A80306">
      <w:pPr>
        <w:spacing w:line="360" w:lineRule="auto"/>
      </w:pPr>
    </w:p>
    <w:p w14:paraId="530FDC6D" w14:textId="5297B5FE" w:rsidR="00A80306" w:rsidRDefault="00A80306">
      <w:pPr>
        <w:spacing w:line="360" w:lineRule="auto"/>
      </w:pPr>
    </w:p>
    <w:p w14:paraId="3967688D" w14:textId="77777777" w:rsidR="007D6E97" w:rsidRDefault="00B143B5">
      <w:pPr>
        <w:pStyle w:val="Ttulo1"/>
        <w:numPr>
          <w:ilvl w:val="0"/>
          <w:numId w:val="2"/>
        </w:numPr>
        <w:spacing w:line="360" w:lineRule="auto"/>
        <w:rPr>
          <w:rFonts w:ascii="Times New Roman" w:eastAsia="Times New Roman" w:hAnsi="Times New Roman" w:cs="Times New Roman"/>
        </w:rPr>
      </w:pPr>
      <w:bookmarkStart w:id="125" w:name="_Toc240236407"/>
      <w:r>
        <w:rPr>
          <w:rFonts w:ascii="Times New Roman" w:eastAsia="Times New Roman" w:hAnsi="Times New Roman" w:cs="Times New Roman"/>
        </w:rPr>
        <w:lastRenderedPageBreak/>
        <w:t>Diagrama de Componentes</w:t>
      </w:r>
      <w:bookmarkEnd w:id="125"/>
    </w:p>
    <w:p w14:paraId="4F22CBD4" w14:textId="77777777" w:rsidR="007D6E97" w:rsidRDefault="007D6E97">
      <w:pPr>
        <w:spacing w:line="360" w:lineRule="auto"/>
        <w:jc w:val="both"/>
        <w:rPr>
          <w:rFonts w:ascii="Times New Roman" w:eastAsia="Times New Roman" w:hAnsi="Times New Roman" w:cs="Times New Roman"/>
        </w:rPr>
      </w:pPr>
    </w:p>
    <w:p w14:paraId="04F25F5B" w14:textId="77777777" w:rsidR="007D6E97" w:rsidRDefault="00B143B5">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El Diagrama de Componentes muestra la organización interna del software y la relación entre los principales elementos que participan en su funcionamiento. Dentro de la Vista de Desarrollo, permite observar cómo se estructura el sistema y cómo se conectan los componentes encargados de la presentación, el procesamiento de solicitudes, la lógica de control, los servicios y la persistencia de la información. Esta representación mantiene el enfoque utilizado en el Incremento 1 e incorpora los componentes necesarios para las funcionalidades del Incremento 2.</w:t>
      </w:r>
    </w:p>
    <w:p w14:paraId="6140E9A4" w14:textId="77777777" w:rsidR="007D6E97" w:rsidRDefault="00B143B5">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La capa de presentación reúne las interfaces del sistema desarrolladas mediante </w:t>
      </w:r>
      <w:proofErr w:type="spellStart"/>
      <w:r>
        <w:rPr>
          <w:rFonts w:ascii="Times New Roman" w:eastAsia="Times New Roman" w:hAnsi="Times New Roman" w:cs="Times New Roman"/>
        </w:rPr>
        <w:t>React</w:t>
      </w:r>
      <w:proofErr w:type="spellEnd"/>
      <w:r>
        <w:rPr>
          <w:rFonts w:ascii="Times New Roman" w:eastAsia="Times New Roman" w:hAnsi="Times New Roman" w:cs="Times New Roman"/>
        </w:rPr>
        <w:t>, junto con los recursos de HTML, CSS y JavaScript. Desde esta capa se encuentran representadas las Vistas correspondientes a Finanzas, Inventario y Terreno, las cuales se comunican con el sistema mediante solicitudes HTTPS en formato JSON.</w:t>
      </w:r>
    </w:p>
    <w:p w14:paraId="125032A4" w14:textId="77777777" w:rsidR="007D6E97" w:rsidRDefault="007D6E97">
      <w:pPr>
        <w:spacing w:after="0" w:line="360" w:lineRule="auto"/>
        <w:jc w:val="both"/>
        <w:rPr>
          <w:rFonts w:ascii="Times New Roman" w:eastAsia="Times New Roman" w:hAnsi="Times New Roman" w:cs="Times New Roman"/>
        </w:rPr>
      </w:pPr>
    </w:p>
    <w:p w14:paraId="29B36CEF" w14:textId="77777777" w:rsidR="007D6E97" w:rsidRDefault="00B143B5">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El procesamiento de las solicitudes se organiza mediante una interfaz API REST ejecutada con Node.js. El diagrama representa además los componentes de middleware utilizados por los distintos ámbitos del sistema y los controladores encargados de gestionar las operaciones correspondientes a las funcionalidades de Finanzas, Inventario y Terreno. Esta organización permite separar la interacción del usuario de los componentes encargados de procesar las solicitudes y acceder a los datos.</w:t>
      </w:r>
    </w:p>
    <w:p w14:paraId="6366DEDE" w14:textId="77777777" w:rsidR="007D6E97" w:rsidRDefault="007D6E97">
      <w:pPr>
        <w:spacing w:after="0" w:line="360" w:lineRule="auto"/>
        <w:jc w:val="both"/>
        <w:rPr>
          <w:rFonts w:ascii="Times New Roman" w:eastAsia="Times New Roman" w:hAnsi="Times New Roman" w:cs="Times New Roman"/>
        </w:rPr>
      </w:pPr>
    </w:p>
    <w:p w14:paraId="7C80E6E0" w14:textId="77777777" w:rsidR="007D6E97" w:rsidRDefault="00B143B5">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El diagrama también incorpora los servicios utilizados para la interoperabilidad con otros componentes del sistema y servicios externos, entre ellos los relacionados con correo electrónico, almacenamiento de archivos y reportes, integración con el Banco Central e integración con el SII. La capa de persistencia se encuentra representada mediante PostgreSQL y los componentes encargados de realizar las consultas y gestionar el acceso a la información almacenada.</w:t>
      </w:r>
    </w:p>
    <w:p w14:paraId="782625B8" w14:textId="77777777" w:rsidR="007D6E97" w:rsidRDefault="007D6E97">
      <w:pPr>
        <w:spacing w:after="0" w:line="360" w:lineRule="auto"/>
        <w:jc w:val="both"/>
        <w:rPr>
          <w:rFonts w:ascii="Times New Roman" w:eastAsia="Times New Roman" w:hAnsi="Times New Roman" w:cs="Times New Roman"/>
        </w:rPr>
      </w:pPr>
    </w:p>
    <w:p w14:paraId="6A81F7E8" w14:textId="77777777" w:rsidR="007D6E97" w:rsidRDefault="00B143B5">
      <w:pPr>
        <w:spacing w:after="0" w:line="360" w:lineRule="auto"/>
        <w:jc w:val="both"/>
        <w:rPr>
          <w:sz w:val="18"/>
          <w:szCs w:val="18"/>
        </w:rPr>
      </w:pPr>
      <w:r>
        <w:rPr>
          <w:rFonts w:ascii="Times New Roman" w:eastAsia="Times New Roman" w:hAnsi="Times New Roman" w:cs="Times New Roman"/>
        </w:rPr>
        <w:t xml:space="preserve">El Diagrama de Componentes permite comprender la estructura del sistema desarrollada hasta el Incremento 2 y la forma en que sus partes se relacionan para dar soporte a las funcionalidades </w:t>
      </w:r>
      <w:r>
        <w:rPr>
          <w:rFonts w:ascii="Times New Roman" w:eastAsia="Times New Roman" w:hAnsi="Times New Roman" w:cs="Times New Roman"/>
        </w:rPr>
        <w:lastRenderedPageBreak/>
        <w:t>consideradas. A continuación, se presenta el Diagrama de Componentes correspondiente al Incremento 2.</w:t>
      </w:r>
    </w:p>
    <w:p w14:paraId="1710670F" w14:textId="77777777" w:rsidR="007D6E97" w:rsidRDefault="007D6E97">
      <w:pPr>
        <w:keepNext/>
        <w:spacing w:line="360" w:lineRule="auto"/>
        <w:jc w:val="center"/>
        <w:rPr>
          <w:sz w:val="18"/>
          <w:szCs w:val="18"/>
        </w:rPr>
      </w:pPr>
    </w:p>
    <w:p w14:paraId="3BC058E1" w14:textId="46A2918B" w:rsidR="007D6E97" w:rsidRDefault="00B143B5" w:rsidP="007C704B">
      <w:pPr>
        <w:pStyle w:val="Descripcin"/>
      </w:pPr>
      <w:bookmarkStart w:id="126" w:name="_heading=h.mh6gkb5zymbk" w:colFirst="0" w:colLast="0"/>
      <w:bookmarkStart w:id="127" w:name="_Toc240236637"/>
      <w:bookmarkEnd w:id="126"/>
      <w:r>
        <w:t xml:space="preserve">Figura </w:t>
      </w:r>
      <w:fldSimple w:instr=" STYLEREF 1 \s ">
        <w:r w:rsidR="00930693">
          <w:rPr>
            <w:noProof/>
          </w:rPr>
          <w:t>3</w:t>
        </w:r>
      </w:fldSimple>
      <w:r w:rsidR="00930693">
        <w:t>.</w:t>
      </w:r>
      <w:fldSimple w:instr=" SEQ Figura \* ARABIC \s 1 ">
        <w:r w:rsidR="00930693">
          <w:rPr>
            <w:noProof/>
          </w:rPr>
          <w:t>1</w:t>
        </w:r>
      </w:fldSimple>
      <w:r w:rsidR="007C704B">
        <w:t xml:space="preserve"> </w:t>
      </w:r>
      <w:r w:rsidR="006E7A65" w:rsidRPr="00B375C4">
        <w:t xml:space="preserve"> </w:t>
      </w:r>
      <w:r w:rsidR="00F46B11" w:rsidRPr="00B375C4">
        <w:t>“</w:t>
      </w:r>
      <w:r w:rsidRPr="00B375C4">
        <w:t>Diagrama Componentes correspondiente al Incremento 2”.</w:t>
      </w:r>
      <w:bookmarkEnd w:id="127"/>
    </w:p>
    <w:p w14:paraId="5D1E76FE" w14:textId="77777777" w:rsidR="007D6E97" w:rsidRDefault="00B143B5">
      <w:pPr>
        <w:spacing w:line="360" w:lineRule="auto"/>
        <w:jc w:val="center"/>
      </w:pPr>
      <w:r>
        <w:rPr>
          <w:noProof/>
        </w:rPr>
        <w:drawing>
          <wp:inline distT="0" distB="0" distL="0" distR="0" wp14:anchorId="0FDEB698" wp14:editId="6E0FA3DA">
            <wp:extent cx="5971540" cy="2262505"/>
            <wp:effectExtent l="0" t="0" r="0" b="0"/>
            <wp:docPr id="2131285733" name="image109.png"/>
            <wp:cNvGraphicFramePr/>
            <a:graphic xmlns:a="http://schemas.openxmlformats.org/drawingml/2006/main">
              <a:graphicData uri="http://schemas.openxmlformats.org/drawingml/2006/picture">
                <pic:pic xmlns:pic="http://schemas.openxmlformats.org/drawingml/2006/picture">
                  <pic:nvPicPr>
                    <pic:cNvPr id="0" name="image109.png"/>
                    <pic:cNvPicPr preferRelativeResize="0"/>
                  </pic:nvPicPr>
                  <pic:blipFill>
                    <a:blip r:embed="rId56"/>
                    <a:srcRect/>
                    <a:stretch>
                      <a:fillRect/>
                    </a:stretch>
                  </pic:blipFill>
                  <pic:spPr>
                    <a:xfrm>
                      <a:off x="0" y="0"/>
                      <a:ext cx="5971540" cy="2262505"/>
                    </a:xfrm>
                    <a:prstGeom prst="rect">
                      <a:avLst/>
                    </a:prstGeom>
                    <a:ln/>
                  </pic:spPr>
                </pic:pic>
              </a:graphicData>
            </a:graphic>
          </wp:inline>
        </w:drawing>
      </w:r>
    </w:p>
    <w:p w14:paraId="74C7E482" w14:textId="77777777" w:rsidR="007D6E97" w:rsidRDefault="00B143B5" w:rsidP="007C704B">
      <w:pPr>
        <w:pStyle w:val="Cita"/>
        <w:rPr>
          <w:i w:val="0"/>
          <w:color w:val="000000"/>
          <w:szCs w:val="18"/>
        </w:rPr>
      </w:pPr>
      <w:r>
        <w:t>Fuente: Elaborado por el estudiante de acuerdo con el proyecto</w:t>
      </w:r>
    </w:p>
    <w:p w14:paraId="33964132" w14:textId="77777777" w:rsidR="007D6E97" w:rsidRDefault="007D6E97">
      <w:pPr>
        <w:spacing w:line="360" w:lineRule="auto"/>
        <w:jc w:val="center"/>
        <w:rPr>
          <w:sz w:val="18"/>
          <w:szCs w:val="18"/>
        </w:rPr>
      </w:pPr>
    </w:p>
    <w:p w14:paraId="264FD948" w14:textId="77777777" w:rsidR="007D6E97" w:rsidRDefault="007D6E97">
      <w:pPr>
        <w:spacing w:line="360" w:lineRule="auto"/>
        <w:jc w:val="center"/>
        <w:rPr>
          <w:sz w:val="18"/>
          <w:szCs w:val="18"/>
        </w:rPr>
      </w:pPr>
    </w:p>
    <w:p w14:paraId="604F68E2" w14:textId="77777777" w:rsidR="007D6E97" w:rsidRDefault="007D6E97">
      <w:pPr>
        <w:spacing w:line="360" w:lineRule="auto"/>
        <w:jc w:val="center"/>
        <w:rPr>
          <w:sz w:val="18"/>
          <w:szCs w:val="18"/>
        </w:rPr>
      </w:pPr>
    </w:p>
    <w:p w14:paraId="61779C1D" w14:textId="77777777" w:rsidR="007D6E97" w:rsidRDefault="007D6E97">
      <w:pPr>
        <w:spacing w:line="360" w:lineRule="auto"/>
        <w:jc w:val="center"/>
        <w:rPr>
          <w:sz w:val="18"/>
          <w:szCs w:val="18"/>
        </w:rPr>
      </w:pPr>
    </w:p>
    <w:p w14:paraId="44ACE199" w14:textId="77777777" w:rsidR="007D6E97" w:rsidRDefault="007D6E97">
      <w:pPr>
        <w:spacing w:line="360" w:lineRule="auto"/>
        <w:jc w:val="center"/>
        <w:rPr>
          <w:sz w:val="18"/>
          <w:szCs w:val="18"/>
        </w:rPr>
      </w:pPr>
    </w:p>
    <w:p w14:paraId="375774FD" w14:textId="77777777" w:rsidR="007D6E97" w:rsidRDefault="007D6E97">
      <w:pPr>
        <w:spacing w:line="360" w:lineRule="auto"/>
        <w:jc w:val="center"/>
        <w:rPr>
          <w:sz w:val="18"/>
          <w:szCs w:val="18"/>
        </w:rPr>
      </w:pPr>
    </w:p>
    <w:p w14:paraId="312FCF8C" w14:textId="77777777" w:rsidR="007D6E97" w:rsidRDefault="007D6E97">
      <w:pPr>
        <w:spacing w:line="360" w:lineRule="auto"/>
        <w:jc w:val="center"/>
        <w:rPr>
          <w:sz w:val="18"/>
          <w:szCs w:val="18"/>
        </w:rPr>
      </w:pPr>
    </w:p>
    <w:p w14:paraId="123A0C32" w14:textId="77777777" w:rsidR="007D6E97" w:rsidRDefault="007D6E97">
      <w:pPr>
        <w:spacing w:line="360" w:lineRule="auto"/>
        <w:jc w:val="center"/>
        <w:rPr>
          <w:sz w:val="18"/>
          <w:szCs w:val="18"/>
        </w:rPr>
      </w:pPr>
    </w:p>
    <w:p w14:paraId="57F2A7F0" w14:textId="77777777" w:rsidR="007D6E97" w:rsidRDefault="007D6E97">
      <w:pPr>
        <w:spacing w:line="360" w:lineRule="auto"/>
        <w:jc w:val="center"/>
        <w:rPr>
          <w:sz w:val="18"/>
          <w:szCs w:val="18"/>
        </w:rPr>
      </w:pPr>
    </w:p>
    <w:p w14:paraId="132190DC" w14:textId="77777777" w:rsidR="007D6E97" w:rsidRDefault="007D6E97">
      <w:pPr>
        <w:spacing w:line="360" w:lineRule="auto"/>
        <w:jc w:val="center"/>
        <w:rPr>
          <w:sz w:val="18"/>
          <w:szCs w:val="18"/>
        </w:rPr>
      </w:pPr>
    </w:p>
    <w:p w14:paraId="09BF0644" w14:textId="77777777" w:rsidR="007D6E97" w:rsidRDefault="007D6E97">
      <w:pPr>
        <w:spacing w:line="360" w:lineRule="auto"/>
        <w:jc w:val="center"/>
        <w:rPr>
          <w:sz w:val="18"/>
          <w:szCs w:val="18"/>
        </w:rPr>
      </w:pPr>
    </w:p>
    <w:p w14:paraId="006016FA" w14:textId="77777777" w:rsidR="007D6E97" w:rsidRDefault="007D6E97">
      <w:pPr>
        <w:spacing w:line="360" w:lineRule="auto"/>
        <w:jc w:val="center"/>
        <w:rPr>
          <w:sz w:val="18"/>
          <w:szCs w:val="18"/>
        </w:rPr>
      </w:pPr>
    </w:p>
    <w:p w14:paraId="015E381C" w14:textId="77777777" w:rsidR="007D6E97" w:rsidRDefault="007D6E97">
      <w:pPr>
        <w:spacing w:line="360" w:lineRule="auto"/>
        <w:jc w:val="center"/>
        <w:rPr>
          <w:sz w:val="18"/>
          <w:szCs w:val="18"/>
        </w:rPr>
      </w:pPr>
    </w:p>
    <w:p w14:paraId="169B41FF" w14:textId="77777777" w:rsidR="007D6E97" w:rsidRDefault="007D6E97">
      <w:pPr>
        <w:spacing w:line="360" w:lineRule="auto"/>
        <w:jc w:val="center"/>
        <w:rPr>
          <w:sz w:val="18"/>
          <w:szCs w:val="18"/>
        </w:rPr>
      </w:pPr>
    </w:p>
    <w:p w14:paraId="5D3FA1D9" w14:textId="77777777" w:rsidR="007D6E97" w:rsidRDefault="00B143B5">
      <w:pPr>
        <w:pStyle w:val="Ttulo1"/>
        <w:numPr>
          <w:ilvl w:val="0"/>
          <w:numId w:val="2"/>
        </w:numPr>
        <w:spacing w:line="360" w:lineRule="auto"/>
        <w:rPr>
          <w:rFonts w:ascii="Times New Roman" w:eastAsia="Times New Roman" w:hAnsi="Times New Roman" w:cs="Times New Roman"/>
        </w:rPr>
      </w:pPr>
      <w:bookmarkStart w:id="128" w:name="_Toc240236408"/>
      <w:r>
        <w:rPr>
          <w:rFonts w:ascii="Times New Roman" w:eastAsia="Times New Roman" w:hAnsi="Times New Roman" w:cs="Times New Roman"/>
        </w:rPr>
        <w:lastRenderedPageBreak/>
        <w:t>Diagrama de Despliegue</w:t>
      </w:r>
      <w:bookmarkEnd w:id="128"/>
    </w:p>
    <w:p w14:paraId="6D30E88E" w14:textId="77777777" w:rsidR="007D6E97" w:rsidRDefault="007D6E97">
      <w:pPr>
        <w:spacing w:line="360" w:lineRule="auto"/>
      </w:pPr>
    </w:p>
    <w:p w14:paraId="085690EA" w14:textId="77777777" w:rsidR="007D6E97" w:rsidRDefault="00B143B5">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El Diagrama de Despliegue muestra la distribución física y tecnológica del sistema, junto con los nodos, entornos y recursos necesarios para su ejecución. Dentro de la Vista Física, permite visualizar dónde se ubican los principales elementos de software y hardware y cómo se comunican para permitir el funcionamiento del sistema.</w:t>
      </w:r>
    </w:p>
    <w:p w14:paraId="7C022843" w14:textId="77777777" w:rsidR="007D6E97" w:rsidRDefault="00B143B5">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La arquitectura representada considera la estación de trabajo del usuario, desde la cual se accede a la aplicación mediante un navegador web, un servidor web encargado de alojar y distribuir la aplicación desarrollada en </w:t>
      </w:r>
      <w:proofErr w:type="spellStart"/>
      <w:r>
        <w:rPr>
          <w:rFonts w:ascii="Times New Roman" w:eastAsia="Times New Roman" w:hAnsi="Times New Roman" w:cs="Times New Roman"/>
        </w:rPr>
        <w:t>React</w:t>
      </w:r>
      <w:proofErr w:type="spellEnd"/>
      <w:r>
        <w:rPr>
          <w:rFonts w:ascii="Times New Roman" w:eastAsia="Times New Roman" w:hAnsi="Times New Roman" w:cs="Times New Roman"/>
        </w:rPr>
        <w:t>, un servidor de aplicaciones que ejecuta la lógica del sistema mediante Node.js y una base de datos PostgreSQL destinada al almacenamiento y consulta de la información. La comunicación entre estos elementos permite conectar la interacción del usuario con la lógica de control y la persistencia de los datos.</w:t>
      </w:r>
    </w:p>
    <w:p w14:paraId="79CF8893" w14:textId="77777777" w:rsidR="007D6E97" w:rsidRDefault="00B143B5">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El diagrama también contempla un nodo destinado al respaldo, monitoreo y recuperación de la información, encargado de gestionar los registros técnicos y los respaldos definidos para el sistema. De esta manera, la representación permite observar de forma conjunta los elementos principales de la infraestructura y su relación dentro del entorno de ejecución.</w:t>
      </w:r>
    </w:p>
    <w:p w14:paraId="29B76185" w14:textId="77777777" w:rsidR="007D6E97" w:rsidRDefault="00B143B5">
      <w:pPr>
        <w:spacing w:before="200" w:line="360" w:lineRule="auto"/>
        <w:ind w:right="864"/>
        <w:jc w:val="both"/>
        <w:rPr>
          <w:rFonts w:ascii="Times New Roman" w:eastAsia="Times New Roman" w:hAnsi="Times New Roman" w:cs="Times New Roman"/>
        </w:rPr>
      </w:pPr>
      <w:r>
        <w:rPr>
          <w:rFonts w:ascii="Times New Roman" w:eastAsia="Times New Roman" w:hAnsi="Times New Roman" w:cs="Times New Roman"/>
        </w:rPr>
        <w:t>Especificaciones técnicas por nodo:</w:t>
      </w:r>
    </w:p>
    <w:p w14:paraId="7B24F75E" w14:textId="77777777" w:rsidR="007D6E97" w:rsidRDefault="00B143B5">
      <w:pPr>
        <w:numPr>
          <w:ilvl w:val="0"/>
          <w:numId w:val="3"/>
        </w:numPr>
        <w:pBdr>
          <w:top w:val="nil"/>
          <w:left w:val="nil"/>
          <w:bottom w:val="nil"/>
          <w:right w:val="nil"/>
          <w:between w:val="nil"/>
        </w:pBdr>
        <w:spacing w:before="200" w:after="0" w:line="360" w:lineRule="auto"/>
        <w:ind w:left="360" w:right="864"/>
        <w:jc w:val="both"/>
        <w:rPr>
          <w:b/>
          <w:bCs/>
          <w:color w:val="000000"/>
        </w:rPr>
      </w:pPr>
      <w:r>
        <w:rPr>
          <w:rFonts w:ascii="Times New Roman" w:eastAsia="Times New Roman" w:hAnsi="Times New Roman" w:cs="Times New Roman"/>
          <w:b/>
          <w:bCs/>
          <w:color w:val="000000"/>
        </w:rPr>
        <w:t xml:space="preserve">PC Usuario: </w:t>
      </w:r>
      <w:r>
        <w:rPr>
          <w:rFonts w:ascii="Times New Roman" w:eastAsia="Times New Roman" w:hAnsi="Times New Roman" w:cs="Times New Roman"/>
          <w:color w:val="000000"/>
        </w:rPr>
        <w:t xml:space="preserve">Representa la estación de trabajo del usuario. Requiere un hardware mínimo de CPU 2+ </w:t>
      </w:r>
      <w:proofErr w:type="spellStart"/>
      <w:r>
        <w:rPr>
          <w:rFonts w:ascii="Times New Roman" w:eastAsia="Times New Roman" w:hAnsi="Times New Roman" w:cs="Times New Roman"/>
          <w:color w:val="000000"/>
        </w:rPr>
        <w:t>cores</w:t>
      </w:r>
      <w:proofErr w:type="spellEnd"/>
      <w:r>
        <w:rPr>
          <w:rFonts w:ascii="Times New Roman" w:eastAsia="Times New Roman" w:hAnsi="Times New Roman" w:cs="Times New Roman"/>
          <w:color w:val="000000"/>
        </w:rPr>
        <w:t>, de 4GB a 8GB de RAM y 10GB de almacenamiento, operando sobre navegadores modernos como Chrome 120+ o Firefox 115+</w:t>
      </w:r>
      <w:r>
        <w:rPr>
          <w:rFonts w:ascii="Times New Roman" w:eastAsia="Times New Roman" w:hAnsi="Times New Roman" w:cs="Times New Roman"/>
          <w:b/>
          <w:bCs/>
          <w:color w:val="000000"/>
        </w:rPr>
        <w:t>.</w:t>
      </w:r>
    </w:p>
    <w:p w14:paraId="5432B900" w14:textId="77777777" w:rsidR="007D6E97" w:rsidRDefault="00B143B5">
      <w:pPr>
        <w:numPr>
          <w:ilvl w:val="0"/>
          <w:numId w:val="3"/>
        </w:numPr>
        <w:pBdr>
          <w:top w:val="nil"/>
          <w:left w:val="nil"/>
          <w:bottom w:val="nil"/>
          <w:right w:val="nil"/>
          <w:between w:val="nil"/>
        </w:pBdr>
        <w:spacing w:after="0" w:line="360" w:lineRule="auto"/>
        <w:ind w:left="360" w:right="864"/>
        <w:jc w:val="both"/>
        <w:rPr>
          <w:color w:val="000000"/>
        </w:rPr>
      </w:pPr>
      <w:r>
        <w:rPr>
          <w:rFonts w:ascii="Times New Roman" w:eastAsia="Times New Roman" w:hAnsi="Times New Roman" w:cs="Times New Roman"/>
          <w:b/>
          <w:bCs/>
          <w:color w:val="000000"/>
        </w:rPr>
        <w:t xml:space="preserve">Servidor Web: </w:t>
      </w:r>
      <w:r>
        <w:rPr>
          <w:rFonts w:ascii="Times New Roman" w:eastAsia="Times New Roman" w:hAnsi="Times New Roman" w:cs="Times New Roman"/>
          <w:color w:val="000000"/>
        </w:rPr>
        <w:t xml:space="preserve">Es el componente responsable de alojar y distribuir los archivos estáticos de la aplicación en </w:t>
      </w:r>
      <w:proofErr w:type="spellStart"/>
      <w:r>
        <w:rPr>
          <w:rFonts w:ascii="Times New Roman" w:eastAsia="Times New Roman" w:hAnsi="Times New Roman" w:cs="Times New Roman"/>
          <w:color w:val="000000"/>
        </w:rPr>
        <w:t>react</w:t>
      </w:r>
      <w:proofErr w:type="spellEnd"/>
      <w:r>
        <w:rPr>
          <w:rFonts w:ascii="Times New Roman" w:eastAsia="Times New Roman" w:hAnsi="Times New Roman" w:cs="Times New Roman"/>
          <w:color w:val="000000"/>
        </w:rPr>
        <w:t>. Sus requerimientos incluyen RAM de 4GB, Un SSD de 50GB de almacenamiento disponible y el forzado de protocolos seguros mediante Certificados HTTPS/TLS.</w:t>
      </w:r>
    </w:p>
    <w:p w14:paraId="38F0058C" w14:textId="77777777" w:rsidR="007D6E97" w:rsidRDefault="00B143B5">
      <w:pPr>
        <w:numPr>
          <w:ilvl w:val="0"/>
          <w:numId w:val="3"/>
        </w:numPr>
        <w:pBdr>
          <w:top w:val="nil"/>
          <w:left w:val="nil"/>
          <w:bottom w:val="nil"/>
          <w:right w:val="nil"/>
          <w:between w:val="nil"/>
        </w:pBdr>
        <w:spacing w:after="0" w:line="360" w:lineRule="auto"/>
        <w:ind w:left="360" w:right="864"/>
        <w:jc w:val="both"/>
        <w:rPr>
          <w:color w:val="000000"/>
        </w:rPr>
      </w:pPr>
      <w:r>
        <w:rPr>
          <w:rFonts w:ascii="Times New Roman" w:eastAsia="Times New Roman" w:hAnsi="Times New Roman" w:cs="Times New Roman"/>
          <w:b/>
          <w:bCs/>
          <w:color w:val="000000"/>
        </w:rPr>
        <w:t>Servidor de Aplicaciones:</w:t>
      </w:r>
      <w:r>
        <w:rPr>
          <w:rFonts w:ascii="Times New Roman" w:eastAsia="Times New Roman" w:hAnsi="Times New Roman" w:cs="Times New Roman"/>
          <w:color w:val="000000"/>
        </w:rPr>
        <w:t xml:space="preserve"> Es el núcleo de procesamiento que corre Node.js 20.x LTS. Para soportar el tráfico de sensores y consultas financieras, requiere entre 4 a 8 </w:t>
      </w:r>
      <w:proofErr w:type="spellStart"/>
      <w:r>
        <w:rPr>
          <w:rFonts w:ascii="Times New Roman" w:eastAsia="Times New Roman" w:hAnsi="Times New Roman" w:cs="Times New Roman"/>
          <w:color w:val="000000"/>
        </w:rPr>
        <w:t>vCPUs</w:t>
      </w:r>
      <w:proofErr w:type="spellEnd"/>
      <w:r>
        <w:rPr>
          <w:rFonts w:ascii="Times New Roman" w:eastAsia="Times New Roman" w:hAnsi="Times New Roman" w:cs="Times New Roman"/>
          <w:color w:val="000000"/>
        </w:rPr>
        <w:t xml:space="preserve">, de 8GB a 16GB de RAM y un SSD </w:t>
      </w:r>
      <w:proofErr w:type="spellStart"/>
      <w:r>
        <w:rPr>
          <w:rFonts w:ascii="Times New Roman" w:eastAsia="Times New Roman" w:hAnsi="Times New Roman" w:cs="Times New Roman"/>
          <w:color w:val="000000"/>
        </w:rPr>
        <w:t>NVMe</w:t>
      </w:r>
      <w:proofErr w:type="spellEnd"/>
      <w:r>
        <w:rPr>
          <w:rFonts w:ascii="Times New Roman" w:eastAsia="Times New Roman" w:hAnsi="Times New Roman" w:cs="Times New Roman"/>
          <w:color w:val="000000"/>
        </w:rPr>
        <w:t xml:space="preserve"> para un almacenamiento de alta velocidad.</w:t>
      </w:r>
    </w:p>
    <w:p w14:paraId="6B11AFD0" w14:textId="77777777" w:rsidR="007D6E97" w:rsidRDefault="00B143B5">
      <w:pPr>
        <w:numPr>
          <w:ilvl w:val="0"/>
          <w:numId w:val="3"/>
        </w:numPr>
        <w:pBdr>
          <w:top w:val="nil"/>
          <w:left w:val="nil"/>
          <w:bottom w:val="nil"/>
          <w:right w:val="nil"/>
          <w:between w:val="nil"/>
        </w:pBdr>
        <w:spacing w:after="0" w:line="360" w:lineRule="auto"/>
        <w:ind w:left="360" w:right="864"/>
        <w:jc w:val="both"/>
        <w:rPr>
          <w:color w:val="000000"/>
        </w:rPr>
      </w:pPr>
      <w:r>
        <w:rPr>
          <w:rFonts w:ascii="Times New Roman" w:eastAsia="Times New Roman" w:hAnsi="Times New Roman" w:cs="Times New Roman"/>
          <w:b/>
          <w:bCs/>
          <w:color w:val="000000"/>
        </w:rPr>
        <w:lastRenderedPageBreak/>
        <w:t xml:space="preserve">Base de Datos Cloud: </w:t>
      </w:r>
      <w:r>
        <w:rPr>
          <w:rFonts w:ascii="Times New Roman" w:eastAsia="Times New Roman" w:hAnsi="Times New Roman" w:cs="Times New Roman"/>
          <w:color w:val="000000"/>
        </w:rPr>
        <w:t xml:space="preserve">Se implementa sobre una plataforma </w:t>
      </w:r>
      <w:proofErr w:type="spellStart"/>
      <w:r>
        <w:rPr>
          <w:rFonts w:ascii="Times New Roman" w:eastAsia="Times New Roman" w:hAnsi="Times New Roman" w:cs="Times New Roman"/>
          <w:color w:val="000000"/>
        </w:rPr>
        <w:t>serverless</w:t>
      </w:r>
      <w:proofErr w:type="spellEnd"/>
      <w:r>
        <w:rPr>
          <w:rFonts w:ascii="Times New Roman" w:eastAsia="Times New Roman" w:hAnsi="Times New Roman" w:cs="Times New Roman"/>
          <w:color w:val="000000"/>
        </w:rPr>
        <w:t xml:space="preserve"> para permitir el escalado automático hasta 10 </w:t>
      </w:r>
      <w:proofErr w:type="spellStart"/>
      <w:r>
        <w:rPr>
          <w:rFonts w:ascii="Times New Roman" w:eastAsia="Times New Roman" w:hAnsi="Times New Roman" w:cs="Times New Roman"/>
          <w:color w:val="000000"/>
        </w:rPr>
        <w:t>vCPU</w:t>
      </w:r>
      <w:proofErr w:type="spellEnd"/>
      <w:r>
        <w:rPr>
          <w:rFonts w:ascii="Times New Roman" w:eastAsia="Times New Roman" w:hAnsi="Times New Roman" w:cs="Times New Roman"/>
          <w:color w:val="000000"/>
        </w:rPr>
        <w:t>. Cuenta con un SSD de 500GB de almacenamiento y conexión encriptada por el Puerto 5432 con retención de respaldos por 30 días.</w:t>
      </w:r>
    </w:p>
    <w:p w14:paraId="2092A43E" w14:textId="77777777" w:rsidR="007D6E97" w:rsidRDefault="00B143B5">
      <w:pPr>
        <w:numPr>
          <w:ilvl w:val="0"/>
          <w:numId w:val="3"/>
        </w:numPr>
        <w:pBdr>
          <w:top w:val="nil"/>
          <w:left w:val="nil"/>
          <w:bottom w:val="nil"/>
          <w:right w:val="nil"/>
          <w:between w:val="nil"/>
        </w:pBdr>
        <w:spacing w:after="0" w:line="360" w:lineRule="auto"/>
        <w:ind w:left="360" w:right="864"/>
        <w:jc w:val="both"/>
        <w:rPr>
          <w:color w:val="000000"/>
        </w:rPr>
      </w:pPr>
      <w:r>
        <w:rPr>
          <w:rFonts w:ascii="Times New Roman" w:eastAsia="Times New Roman" w:hAnsi="Times New Roman" w:cs="Times New Roman"/>
          <w:b/>
          <w:bCs/>
          <w:color w:val="000000"/>
        </w:rPr>
        <w:t>Respaldo, Monitoreo y Recuperación:</w:t>
      </w:r>
      <w:r>
        <w:rPr>
          <w:rFonts w:ascii="Times New Roman" w:eastAsia="Times New Roman" w:hAnsi="Times New Roman" w:cs="Times New Roman"/>
          <w:color w:val="000000"/>
        </w:rPr>
        <w:t xml:space="preserve"> Nodo importante para la seguridad forense encargada de gestionar los logs técnicos y los respaldos incrementales cada 6 horas hacia servicios de almacenamiento externo como Amazon S3.</w:t>
      </w:r>
    </w:p>
    <w:p w14:paraId="34B3A4BB" w14:textId="77777777" w:rsidR="007D6E97" w:rsidRDefault="00B143B5">
      <w:pPr>
        <w:numPr>
          <w:ilvl w:val="0"/>
          <w:numId w:val="3"/>
        </w:numPr>
        <w:pBdr>
          <w:top w:val="nil"/>
          <w:left w:val="nil"/>
          <w:bottom w:val="nil"/>
          <w:right w:val="nil"/>
          <w:between w:val="nil"/>
        </w:pBdr>
        <w:spacing w:line="360" w:lineRule="auto"/>
        <w:ind w:left="360" w:right="864"/>
        <w:jc w:val="both"/>
        <w:rPr>
          <w:color w:val="000000"/>
        </w:rPr>
      </w:pPr>
      <w:r>
        <w:rPr>
          <w:rFonts w:ascii="Times New Roman" w:eastAsia="Times New Roman" w:hAnsi="Times New Roman" w:cs="Times New Roman"/>
          <w:b/>
          <w:bCs/>
          <w:color w:val="000000"/>
        </w:rPr>
        <w:t xml:space="preserve">Integraciones Externas: </w:t>
      </w:r>
      <w:r>
        <w:rPr>
          <w:rFonts w:ascii="Times New Roman" w:eastAsia="Times New Roman" w:hAnsi="Times New Roman" w:cs="Times New Roman"/>
          <w:color w:val="000000"/>
        </w:rPr>
        <w:t xml:space="preserve">El sistema se conecta mediante HTTPS/JSON a </w:t>
      </w:r>
      <w:proofErr w:type="spellStart"/>
      <w:r>
        <w:rPr>
          <w:rFonts w:ascii="Times New Roman" w:eastAsia="Times New Roman" w:hAnsi="Times New Roman" w:cs="Times New Roman"/>
          <w:color w:val="000000"/>
        </w:rPr>
        <w:t>APIs</w:t>
      </w:r>
      <w:proofErr w:type="spellEnd"/>
      <w:r>
        <w:rPr>
          <w:rFonts w:ascii="Times New Roman" w:eastAsia="Times New Roman" w:hAnsi="Times New Roman" w:cs="Times New Roman"/>
          <w:color w:val="000000"/>
        </w:rPr>
        <w:t xml:space="preserve"> de terceros, como el Banco Central para la obtención del valor de conversión del </w:t>
      </w:r>
      <w:proofErr w:type="gramStart"/>
      <w:r>
        <w:rPr>
          <w:rFonts w:ascii="Times New Roman" w:eastAsia="Times New Roman" w:hAnsi="Times New Roman" w:cs="Times New Roman"/>
          <w:color w:val="000000"/>
        </w:rPr>
        <w:t>Dólar</w:t>
      </w:r>
      <w:proofErr w:type="gramEnd"/>
      <w:r>
        <w:rPr>
          <w:rFonts w:ascii="Times New Roman" w:eastAsia="Times New Roman" w:hAnsi="Times New Roman" w:cs="Times New Roman"/>
          <w:color w:val="000000"/>
        </w:rPr>
        <w:t xml:space="preserve"> y la UF, y mantiene una API interna segura para el cruce de datos con módulos de Inventario y Terreno.</w:t>
      </w:r>
    </w:p>
    <w:p w14:paraId="6AC37B57" w14:textId="77777777" w:rsidR="007D6E97" w:rsidRDefault="00B143B5">
      <w:pPr>
        <w:spacing w:after="0" w:line="360" w:lineRule="auto"/>
        <w:jc w:val="both"/>
      </w:pPr>
      <w:r>
        <w:rPr>
          <w:rFonts w:ascii="Times New Roman" w:eastAsia="Times New Roman" w:hAnsi="Times New Roman" w:cs="Times New Roman"/>
        </w:rPr>
        <w:t>A continuación, se presenta el Diagrama de Despliegue correspondiente a la Vista Física del sistema.</w:t>
      </w:r>
    </w:p>
    <w:p w14:paraId="685F978A" w14:textId="77777777" w:rsidR="007D6E97" w:rsidRDefault="007D6E97">
      <w:pPr>
        <w:spacing w:before="200" w:line="360" w:lineRule="auto"/>
        <w:ind w:right="864"/>
        <w:jc w:val="both"/>
      </w:pPr>
    </w:p>
    <w:p w14:paraId="3645684B" w14:textId="275C6835" w:rsidR="007D6E97" w:rsidRDefault="00B143B5" w:rsidP="00643608">
      <w:pPr>
        <w:pStyle w:val="Descripcin"/>
        <w:rPr>
          <w:rFonts w:eastAsia="Times New Roman" w:cs="Times New Roman"/>
          <w:b w:val="0"/>
          <w:bCs w:val="0"/>
          <w:color w:val="4D4D4D"/>
          <w:szCs w:val="18"/>
        </w:rPr>
      </w:pPr>
      <w:bookmarkStart w:id="129" w:name="_heading=h.2gfou76gmic" w:colFirst="0" w:colLast="0"/>
      <w:bookmarkStart w:id="130" w:name="_Toc240236638"/>
      <w:bookmarkEnd w:id="129"/>
      <w:r>
        <w:lastRenderedPageBreak/>
        <w:t xml:space="preserve">Figura </w:t>
      </w:r>
      <w:fldSimple w:instr=" STYLEREF 1 \s ">
        <w:r w:rsidR="00930693">
          <w:rPr>
            <w:noProof/>
          </w:rPr>
          <w:t>4</w:t>
        </w:r>
      </w:fldSimple>
      <w:r w:rsidR="00930693">
        <w:t>.</w:t>
      </w:r>
      <w:fldSimple w:instr=" SEQ Figura \* ARABIC \s 1 ">
        <w:r w:rsidR="00930693">
          <w:rPr>
            <w:noProof/>
          </w:rPr>
          <w:t>1</w:t>
        </w:r>
      </w:fldSimple>
      <w:r w:rsidR="00643608" w:rsidRPr="00EA6E1E">
        <w:t xml:space="preserve"> </w:t>
      </w:r>
      <w:r w:rsidRPr="00EA6E1E">
        <w:t xml:space="preserve"> “Diagrama Despliegue correspondiente a la Vista Física del sistema”.</w:t>
      </w:r>
      <w:r w:rsidR="00643608">
        <w:rPr>
          <w:noProof/>
        </w:rPr>
        <w:t xml:space="preserve"> </w:t>
      </w:r>
      <w:r>
        <w:rPr>
          <w:noProof/>
        </w:rPr>
        <w:drawing>
          <wp:anchor distT="0" distB="0" distL="114300" distR="114300" simplePos="0" relativeHeight="251660288" behindDoc="0" locked="0" layoutInCell="1" hidden="0" allowOverlap="1" wp14:anchorId="690DD514" wp14:editId="52B443D8">
            <wp:simplePos x="0" y="0"/>
            <wp:positionH relativeFrom="column">
              <wp:posOffset>-27303</wp:posOffset>
            </wp:positionH>
            <wp:positionV relativeFrom="paragraph">
              <wp:posOffset>228600</wp:posOffset>
            </wp:positionV>
            <wp:extent cx="5644515" cy="5554345"/>
            <wp:effectExtent l="0" t="0" r="0" b="0"/>
            <wp:wrapTopAndBottom distT="0" distB="0"/>
            <wp:docPr id="2131285660"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57"/>
                    <a:srcRect/>
                    <a:stretch>
                      <a:fillRect/>
                    </a:stretch>
                  </pic:blipFill>
                  <pic:spPr>
                    <a:xfrm>
                      <a:off x="0" y="0"/>
                      <a:ext cx="5644515" cy="5554345"/>
                    </a:xfrm>
                    <a:prstGeom prst="rect">
                      <a:avLst/>
                    </a:prstGeom>
                    <a:ln/>
                  </pic:spPr>
                </pic:pic>
              </a:graphicData>
            </a:graphic>
          </wp:anchor>
        </w:drawing>
      </w:r>
      <w:bookmarkEnd w:id="130"/>
    </w:p>
    <w:p w14:paraId="1FBED2F3" w14:textId="77777777" w:rsidR="007D6E97" w:rsidRDefault="00B143B5" w:rsidP="00643608">
      <w:pPr>
        <w:pStyle w:val="Cita"/>
      </w:pPr>
      <w:r>
        <w:t>Fuente: Elaborado por el estudiante de acuerdo con el proyecto</w:t>
      </w:r>
    </w:p>
    <w:p w14:paraId="76AF759D" w14:textId="77777777" w:rsidR="007D6E97" w:rsidRDefault="007D6E97">
      <w:pPr>
        <w:spacing w:line="360" w:lineRule="auto"/>
      </w:pPr>
    </w:p>
    <w:p w14:paraId="443FF0DC" w14:textId="77777777" w:rsidR="007D6E97" w:rsidRDefault="00B143B5">
      <w:pPr>
        <w:pStyle w:val="Ttulo1"/>
        <w:numPr>
          <w:ilvl w:val="0"/>
          <w:numId w:val="2"/>
        </w:numPr>
        <w:spacing w:line="360" w:lineRule="auto"/>
        <w:rPr>
          <w:rFonts w:ascii="Times New Roman" w:eastAsia="Times New Roman" w:hAnsi="Times New Roman" w:cs="Times New Roman"/>
        </w:rPr>
      </w:pPr>
      <w:bookmarkStart w:id="131" w:name="_Toc240236409"/>
      <w:r>
        <w:rPr>
          <w:rFonts w:ascii="Times New Roman" w:eastAsia="Times New Roman" w:hAnsi="Times New Roman" w:cs="Times New Roman"/>
        </w:rPr>
        <w:t>Modelo de Datos</w:t>
      </w:r>
      <w:bookmarkEnd w:id="131"/>
    </w:p>
    <w:p w14:paraId="64080641" w14:textId="77777777" w:rsidR="007D6E97" w:rsidRDefault="007D6E97">
      <w:pPr>
        <w:spacing w:line="360" w:lineRule="auto"/>
      </w:pPr>
    </w:p>
    <w:p w14:paraId="22E4DFC1" w14:textId="77777777" w:rsidR="007D6E97" w:rsidRDefault="00B143B5">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El Modelo Físico de Datos muestra la estructura de persistencia utilizada por el sistema y forma parte de la Vista Lógica de la metodología Scrum++. Esta representación permite visualizar cómo </w:t>
      </w:r>
      <w:r>
        <w:rPr>
          <w:rFonts w:ascii="Times New Roman" w:eastAsia="Times New Roman" w:hAnsi="Times New Roman" w:cs="Times New Roman"/>
        </w:rPr>
        <w:lastRenderedPageBreak/>
        <w:t>se organiza la información que debe mantenerse en la base de datos relacional, considerando las tablas, sus atributos, claves primarias, claves foráneas y relaciones necesarias para dar soporte a las funcionalidades del proyecto.</w:t>
      </w:r>
    </w:p>
    <w:p w14:paraId="4168B76B" w14:textId="77777777" w:rsidR="007D6E97" w:rsidRDefault="007D6E97">
      <w:pPr>
        <w:spacing w:after="0" w:line="360" w:lineRule="auto"/>
        <w:jc w:val="both"/>
        <w:rPr>
          <w:rFonts w:ascii="Times New Roman" w:eastAsia="Times New Roman" w:hAnsi="Times New Roman" w:cs="Times New Roman"/>
        </w:rPr>
      </w:pPr>
    </w:p>
    <w:p w14:paraId="69516893" w14:textId="77777777" w:rsidR="007D6E97" w:rsidRDefault="00B143B5">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Para el Informe del Incremento 2 se utiliza el modelo físico acumulado alcanzado considerando el desarrollo del Incremento 1 y del Incremento 2. Este modelo se distribuye entre los </w:t>
      </w:r>
      <w:proofErr w:type="spellStart"/>
      <w:r>
        <w:rPr>
          <w:rFonts w:ascii="Times New Roman" w:eastAsia="Times New Roman" w:hAnsi="Times New Roman" w:cs="Times New Roman"/>
        </w:rPr>
        <w:t>schemas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comun</w:t>
      </w:r>
      <w:proofErr w:type="spellEnd"/>
      <w:r>
        <w:rPr>
          <w:rFonts w:ascii="Times New Roman" w:eastAsia="Times New Roman" w:hAnsi="Times New Roman" w:cs="Times New Roman"/>
        </w:rPr>
        <w:t xml:space="preserve">, finanzas, inventario y terreno. El </w:t>
      </w:r>
      <w:proofErr w:type="spellStart"/>
      <w:r>
        <w:rPr>
          <w:rFonts w:ascii="Times New Roman" w:eastAsia="Times New Roman" w:hAnsi="Times New Roman" w:cs="Times New Roman"/>
        </w:rPr>
        <w:t>schema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comun</w:t>
      </w:r>
      <w:proofErr w:type="spellEnd"/>
      <w:r>
        <w:rPr>
          <w:rFonts w:ascii="Times New Roman" w:eastAsia="Times New Roman" w:hAnsi="Times New Roman" w:cs="Times New Roman"/>
        </w:rPr>
        <w:t xml:space="preserve"> reúne estructuras compartidas por el sistema, mientras que los </w:t>
      </w:r>
      <w:proofErr w:type="spellStart"/>
      <w:r>
        <w:rPr>
          <w:rFonts w:ascii="Times New Roman" w:eastAsia="Times New Roman" w:hAnsi="Times New Roman" w:cs="Times New Roman"/>
        </w:rPr>
        <w:t>schemas</w:t>
      </w:r>
      <w:proofErr w:type="spellEnd"/>
      <w:r>
        <w:rPr>
          <w:rFonts w:ascii="Times New Roman" w:eastAsia="Times New Roman" w:hAnsi="Times New Roman" w:cs="Times New Roman"/>
        </w:rPr>
        <w:t xml:space="preserve"> finanzas, inventario y terreno permiten mantener organizada la información según el ámbito al cual pertenece, conservando al mismo tiempo las relaciones necesarias entre datos utilizados por distintos módulos.</w:t>
      </w:r>
    </w:p>
    <w:p w14:paraId="7325AE09" w14:textId="77777777" w:rsidR="007D6E97" w:rsidRDefault="007D6E97">
      <w:pPr>
        <w:spacing w:after="0" w:line="360" w:lineRule="auto"/>
        <w:jc w:val="both"/>
        <w:rPr>
          <w:rFonts w:ascii="Times New Roman" w:eastAsia="Times New Roman" w:hAnsi="Times New Roman" w:cs="Times New Roman"/>
        </w:rPr>
      </w:pPr>
    </w:p>
    <w:p w14:paraId="079278EC" w14:textId="77777777" w:rsidR="007D6E97" w:rsidRDefault="00B143B5">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Las relaciones representadas mediante claves foráneas permiten observar las dependencias existentes entre las entidades y la forma en que la información persistida se conecta dentro del sistema. De esta manera, el modelo físico permite visualizar de forma conjunta la estructura de almacenamiento alcanzada hasta el Incremento 2 y las dependencias necesarias para mantener la integración de la información entre los distintos </w:t>
      </w:r>
      <w:proofErr w:type="spellStart"/>
      <w:r>
        <w:rPr>
          <w:rFonts w:ascii="Times New Roman" w:eastAsia="Times New Roman" w:hAnsi="Times New Roman" w:cs="Times New Roman"/>
        </w:rPr>
        <w:t>schemas</w:t>
      </w:r>
      <w:proofErr w:type="spellEnd"/>
      <w:r>
        <w:rPr>
          <w:rFonts w:ascii="Times New Roman" w:eastAsia="Times New Roman" w:hAnsi="Times New Roman" w:cs="Times New Roman"/>
        </w:rPr>
        <w:t xml:space="preserve"> representados.</w:t>
      </w:r>
    </w:p>
    <w:p w14:paraId="1935ADB5" w14:textId="77777777" w:rsidR="007D6E97" w:rsidRDefault="007D6E97">
      <w:pPr>
        <w:spacing w:after="0" w:line="360" w:lineRule="auto"/>
        <w:jc w:val="both"/>
        <w:rPr>
          <w:rFonts w:ascii="Times New Roman" w:eastAsia="Times New Roman" w:hAnsi="Times New Roman" w:cs="Times New Roman"/>
        </w:rPr>
      </w:pPr>
    </w:p>
    <w:p w14:paraId="3B55C688" w14:textId="77777777" w:rsidR="007D6E97" w:rsidRDefault="00B143B5">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 continuación, se presenta el Modelo Físico de Datos acumulado correspondiente al Incremento 2.</w:t>
      </w:r>
    </w:p>
    <w:p w14:paraId="64AE17B6" w14:textId="77777777" w:rsidR="007D6E97" w:rsidRDefault="007D6E97">
      <w:pPr>
        <w:spacing w:after="0" w:line="360" w:lineRule="auto"/>
        <w:jc w:val="both"/>
        <w:rPr>
          <w:rFonts w:ascii="Times New Roman" w:eastAsia="Times New Roman" w:hAnsi="Times New Roman" w:cs="Times New Roman"/>
        </w:rPr>
      </w:pPr>
    </w:p>
    <w:p w14:paraId="2BAAA7ED" w14:textId="77777777" w:rsidR="007D6E97" w:rsidRDefault="007D6E97">
      <w:pPr>
        <w:spacing w:line="360" w:lineRule="auto"/>
      </w:pPr>
    </w:p>
    <w:p w14:paraId="4CF8F262" w14:textId="7659DEFD" w:rsidR="007D6E97" w:rsidRDefault="00B143B5" w:rsidP="006736A3">
      <w:pPr>
        <w:pStyle w:val="Descripcin"/>
        <w:rPr>
          <w:rFonts w:eastAsia="Times New Roman" w:cs="Times New Roman"/>
          <w:b w:val="0"/>
          <w:bCs w:val="0"/>
          <w:color w:val="4D4D4D"/>
          <w:szCs w:val="18"/>
        </w:rPr>
      </w:pPr>
      <w:bookmarkStart w:id="132" w:name="_heading=h.g3c032qo59ay" w:colFirst="0" w:colLast="0"/>
      <w:bookmarkStart w:id="133" w:name="_Toc240236639"/>
      <w:bookmarkEnd w:id="132"/>
      <w:r>
        <w:t xml:space="preserve">Figura </w:t>
      </w:r>
      <w:fldSimple w:instr=" STYLEREF 1 \s ">
        <w:r w:rsidR="00930693">
          <w:rPr>
            <w:noProof/>
          </w:rPr>
          <w:t>5</w:t>
        </w:r>
      </w:fldSimple>
      <w:r w:rsidR="00930693">
        <w:t>.</w:t>
      </w:r>
      <w:fldSimple w:instr=" SEQ Figura \* ARABIC \s 1 ">
        <w:r w:rsidR="00930693">
          <w:rPr>
            <w:noProof/>
          </w:rPr>
          <w:t>1</w:t>
        </w:r>
      </w:fldSimple>
      <w:r w:rsidR="00643608" w:rsidRPr="000374B1">
        <w:t xml:space="preserve"> </w:t>
      </w:r>
      <w:r>
        <w:rPr>
          <w:rFonts w:eastAsia="Times New Roman" w:cs="Times New Roman"/>
          <w:color w:val="4D4D4D"/>
          <w:szCs w:val="18"/>
        </w:rPr>
        <w:t>“Modelo físico de datos acumulado correspondiente al Incremento 2”.</w:t>
      </w:r>
      <w:bookmarkEnd w:id="133"/>
    </w:p>
    <w:p w14:paraId="057777CA" w14:textId="77777777" w:rsidR="007D6E97" w:rsidRDefault="007D6E97">
      <w:pPr>
        <w:pBdr>
          <w:top w:val="nil"/>
          <w:left w:val="nil"/>
          <w:bottom w:val="nil"/>
          <w:right w:val="nil"/>
          <w:between w:val="nil"/>
        </w:pBdr>
        <w:spacing w:line="360" w:lineRule="auto"/>
        <w:jc w:val="center"/>
        <w:rPr>
          <w:b/>
          <w:bCs/>
          <w:color w:val="4D4D4D"/>
          <w:sz w:val="18"/>
          <w:szCs w:val="18"/>
        </w:rPr>
      </w:pPr>
      <w:bookmarkStart w:id="134" w:name="_heading=h.joi05wh4uxek" w:colFirst="0" w:colLast="0"/>
      <w:bookmarkEnd w:id="134"/>
    </w:p>
    <w:p w14:paraId="533B4039" w14:textId="77777777" w:rsidR="007D6E97" w:rsidRDefault="00B143B5">
      <w:pPr>
        <w:pBdr>
          <w:top w:val="nil"/>
          <w:left w:val="nil"/>
          <w:bottom w:val="nil"/>
          <w:right w:val="nil"/>
          <w:between w:val="nil"/>
        </w:pBdr>
        <w:spacing w:line="360" w:lineRule="auto"/>
        <w:jc w:val="center"/>
      </w:pPr>
      <w:bookmarkStart w:id="135" w:name="_heading=h.39n0dcxi6f3m" w:colFirst="0" w:colLast="0"/>
      <w:bookmarkEnd w:id="135"/>
      <w:r>
        <w:rPr>
          <w:b/>
          <w:bCs/>
          <w:noProof/>
          <w:color w:val="4D4D4D"/>
          <w:sz w:val="18"/>
          <w:szCs w:val="18"/>
        </w:rPr>
        <w:lastRenderedPageBreak/>
        <w:drawing>
          <wp:inline distT="114300" distB="114300" distL="114300" distR="114300" wp14:anchorId="689B9EAA" wp14:editId="3522E0DC">
            <wp:extent cx="5971540" cy="6070600"/>
            <wp:effectExtent l="0" t="0" r="0" b="0"/>
            <wp:docPr id="2131285665"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58"/>
                    <a:srcRect/>
                    <a:stretch>
                      <a:fillRect/>
                    </a:stretch>
                  </pic:blipFill>
                  <pic:spPr>
                    <a:xfrm>
                      <a:off x="0" y="0"/>
                      <a:ext cx="5971540" cy="6070600"/>
                    </a:xfrm>
                    <a:prstGeom prst="rect">
                      <a:avLst/>
                    </a:prstGeom>
                    <a:ln/>
                  </pic:spPr>
                </pic:pic>
              </a:graphicData>
            </a:graphic>
          </wp:inline>
        </w:drawing>
      </w:r>
    </w:p>
    <w:p w14:paraId="231B9B42" w14:textId="77777777" w:rsidR="007D6E97" w:rsidRDefault="00B143B5" w:rsidP="006736A3">
      <w:pPr>
        <w:pStyle w:val="Cita"/>
        <w:rPr>
          <w:rFonts w:eastAsia="Times New Roman" w:cs="Times New Roman"/>
          <w:i w:val="0"/>
          <w:iCs w:val="0"/>
          <w:color w:val="000000"/>
          <w:szCs w:val="18"/>
        </w:rPr>
      </w:pPr>
      <w:r>
        <w:t xml:space="preserve">Fuente: Elaborado por el estudiante de acuerdo con el </w:t>
      </w:r>
      <w:r>
        <w:rPr>
          <w:rFonts w:eastAsia="Times New Roman" w:cs="Times New Roman"/>
          <w:color w:val="000000"/>
          <w:szCs w:val="18"/>
        </w:rPr>
        <w:t>proyecto.</w:t>
      </w:r>
    </w:p>
    <w:p w14:paraId="751FF091" w14:textId="77777777" w:rsidR="007D6E97" w:rsidRDefault="00B143B5" w:rsidP="006736A3">
      <w:pPr>
        <w:pStyle w:val="Cita"/>
        <w:rPr>
          <w:rFonts w:eastAsia="Times New Roman" w:cs="Times New Roman"/>
          <w:i w:val="0"/>
          <w:iCs w:val="0"/>
          <w:color w:val="000000"/>
          <w:szCs w:val="18"/>
        </w:rPr>
      </w:pPr>
      <w:bookmarkStart w:id="136" w:name="_heading=h.rxcppu82242s" w:colFirst="0" w:colLast="0"/>
      <w:bookmarkEnd w:id="136"/>
      <w:r>
        <w:t>Para visualizar para mayor detalle, consultar en el anexo.</w:t>
      </w:r>
    </w:p>
    <w:p w14:paraId="655CD05A" w14:textId="77777777" w:rsidR="007D6E97" w:rsidRDefault="007D6E97">
      <w:pPr>
        <w:spacing w:line="360" w:lineRule="auto"/>
      </w:pPr>
    </w:p>
    <w:p w14:paraId="74190BFF" w14:textId="77777777" w:rsidR="006736A3" w:rsidRDefault="006736A3">
      <w:pPr>
        <w:spacing w:line="360" w:lineRule="auto"/>
      </w:pPr>
    </w:p>
    <w:p w14:paraId="34B1F944" w14:textId="77777777" w:rsidR="007D6E97" w:rsidRDefault="00B143B5">
      <w:pPr>
        <w:pStyle w:val="Ttulo1"/>
        <w:numPr>
          <w:ilvl w:val="0"/>
          <w:numId w:val="2"/>
        </w:numPr>
        <w:spacing w:line="360" w:lineRule="auto"/>
        <w:rPr>
          <w:rFonts w:ascii="Times New Roman" w:eastAsia="Times New Roman" w:hAnsi="Times New Roman" w:cs="Times New Roman"/>
        </w:rPr>
      </w:pPr>
      <w:bookmarkStart w:id="137" w:name="_Toc240236410"/>
      <w:r>
        <w:rPr>
          <w:rFonts w:ascii="Times New Roman" w:eastAsia="Times New Roman" w:hAnsi="Times New Roman" w:cs="Times New Roman"/>
        </w:rPr>
        <w:lastRenderedPageBreak/>
        <w:t>Diagramas Secuencia</w:t>
      </w:r>
      <w:bookmarkEnd w:id="137"/>
      <w:r>
        <w:rPr>
          <w:rFonts w:ascii="Times New Roman" w:eastAsia="Times New Roman" w:hAnsi="Times New Roman" w:cs="Times New Roman"/>
        </w:rPr>
        <w:t xml:space="preserve"> </w:t>
      </w:r>
    </w:p>
    <w:p w14:paraId="2AB4871D" w14:textId="77777777" w:rsidR="007D6E97" w:rsidRDefault="007D6E97">
      <w:pPr>
        <w:spacing w:line="360" w:lineRule="auto"/>
      </w:pPr>
    </w:p>
    <w:p w14:paraId="6AB01C1B" w14:textId="77777777" w:rsidR="007D6E97" w:rsidRDefault="00B143B5">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Los Diagramas de Secuencia forman parte de la Vista de Procesos de la metodología Scrum++ y representan las interacciones necesarias para ejecutar los flujos definidos en los casos de uso del Incremento 2. Su propósito es mantener la relación entre el comportamiento funcional, las validaciones, las respuestas del sistema y los elementos técnicos que participan en cada operación.</w:t>
      </w:r>
    </w:p>
    <w:p w14:paraId="013316F9" w14:textId="77777777" w:rsidR="007D6E97" w:rsidRDefault="007D6E97">
      <w:pPr>
        <w:spacing w:after="0" w:line="360" w:lineRule="auto"/>
        <w:jc w:val="both"/>
        <w:rPr>
          <w:rFonts w:ascii="Times New Roman" w:eastAsia="Times New Roman" w:hAnsi="Times New Roman" w:cs="Times New Roman"/>
        </w:rPr>
      </w:pPr>
    </w:p>
    <w:p w14:paraId="2004F5CC" w14:textId="77777777" w:rsidR="007D6E97" w:rsidRDefault="00B143B5">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Para el Incremento 2 se consideran 43 casos de uso y un único texto asociado al Diagrama de Secuencia de cada uno. Las excepciones se incorporan dentro del mismo diagrama del caso de uso y no se representan como diagramas independientes.</w:t>
      </w:r>
    </w:p>
    <w:p w14:paraId="7FF28DBD" w14:textId="4ABE602B" w:rsidR="007D6E97" w:rsidRDefault="007D6E97" w:rsidP="00F96556">
      <w:pPr>
        <w:pStyle w:val="Descripcin"/>
        <w:jc w:val="left"/>
        <w:rPr>
          <w:rFonts w:eastAsia="Times New Roman" w:cs="Times New Roman"/>
        </w:rPr>
      </w:pPr>
    </w:p>
    <w:p w14:paraId="12EC3334" w14:textId="77777777" w:rsidR="00F96556" w:rsidRPr="00F96556" w:rsidRDefault="00F96556" w:rsidP="00F96556"/>
    <w:p w14:paraId="44AE12BB" w14:textId="774F151F" w:rsidR="00F96556" w:rsidRDefault="00F96556" w:rsidP="00F96556">
      <w:pPr>
        <w:pStyle w:val="Ttulo2"/>
        <w:spacing w:line="360" w:lineRule="auto"/>
        <w:rPr>
          <w:rFonts w:ascii="Times New Roman" w:eastAsia="Times New Roman" w:hAnsi="Times New Roman" w:cs="Times New Roman"/>
        </w:rPr>
      </w:pPr>
      <w:bookmarkStart w:id="138" w:name="_Toc240236411"/>
      <w:r>
        <w:rPr>
          <w:rFonts w:ascii="Times New Roman" w:eastAsia="Times New Roman" w:hAnsi="Times New Roman" w:cs="Times New Roman"/>
        </w:rPr>
        <w:t>CU01 – Registrando Cliente</w:t>
      </w:r>
      <w:bookmarkEnd w:id="138"/>
    </w:p>
    <w:p w14:paraId="3DD48241" w14:textId="77777777" w:rsidR="007D6E97" w:rsidRDefault="007D6E97">
      <w:pPr>
        <w:spacing w:line="360" w:lineRule="auto"/>
        <w:jc w:val="both"/>
        <w:rPr>
          <w:rFonts w:ascii="Times New Roman" w:eastAsia="Times New Roman" w:hAnsi="Times New Roman" w:cs="Times New Roman"/>
        </w:rPr>
      </w:pPr>
    </w:p>
    <w:p w14:paraId="1C95D4E7" w14:textId="77777777" w:rsidR="007D6E97" w:rsidRDefault="00B143B5">
      <w:pPr>
        <w:spacing w:line="360" w:lineRule="auto"/>
        <w:jc w:val="both"/>
        <w:rPr>
          <w:rFonts w:ascii="Times New Roman" w:eastAsia="Times New Roman" w:hAnsi="Times New Roman" w:cs="Times New Roman"/>
        </w:rPr>
      </w:pPr>
      <w:bookmarkStart w:id="139" w:name="_heading=h.clt3a9xia8yv" w:colFirst="0" w:colLast="0"/>
      <w:bookmarkEnd w:id="139"/>
      <w:r>
        <w:rPr>
          <w:rFonts w:ascii="Times New Roman" w:eastAsia="Times New Roman" w:hAnsi="Times New Roman" w:cs="Times New Roman"/>
        </w:rPr>
        <w:t xml:space="preserve">En la Figura 6.1 se puede visualizar que el usuario autorizado inicia el registro de un nuevo cliente desde el Catálogo de Clientes, indicando si corresponde a un cliente B2B o B2C. El sistema determina los antecedentes aplicables al tipo seleccionado, recibe la información ingresada y valida su completitud y formato antes de comprobar que no exista otro cliente con la misma identidad. Si las validaciones son satisfactorias, registra al cliente en estado Activo y confirma la operación. Si existen datos obligatorios incompletos o inválidos, el sistema informa qué antecedentes deben corregirse y no realiza el registro; asimismo, si detecta un cliente duplicado, informa la situación e impide crear un nuevo registro. </w:t>
      </w:r>
    </w:p>
    <w:p w14:paraId="3B155ADD" w14:textId="77777777" w:rsidR="007D6E97" w:rsidRDefault="007D6E97" w:rsidP="00F96556">
      <w:pPr>
        <w:pStyle w:val="Descripcin"/>
      </w:pPr>
    </w:p>
    <w:p w14:paraId="6FE0B856" w14:textId="77777777" w:rsidR="00F96556" w:rsidRDefault="00F96556" w:rsidP="00F96556">
      <w:pPr>
        <w:pStyle w:val="Descripcin"/>
      </w:pPr>
    </w:p>
    <w:p w14:paraId="50B3EADA" w14:textId="77777777" w:rsidR="00F96556" w:rsidRDefault="00F96556" w:rsidP="00F96556">
      <w:pPr>
        <w:pStyle w:val="Descripcin"/>
      </w:pPr>
    </w:p>
    <w:p w14:paraId="05683E47" w14:textId="77777777" w:rsidR="00F96556" w:rsidRDefault="00F96556" w:rsidP="00F96556">
      <w:pPr>
        <w:pStyle w:val="Descripcin"/>
      </w:pPr>
    </w:p>
    <w:p w14:paraId="6FE6C2AC" w14:textId="0583AEDF" w:rsidR="00802176" w:rsidRDefault="00F96556" w:rsidP="00802176">
      <w:pPr>
        <w:pStyle w:val="Descripcin"/>
        <w:keepNext/>
      </w:pPr>
      <w:bookmarkStart w:id="140" w:name="_Toc240236640"/>
      <w:r>
        <w:lastRenderedPageBreak/>
        <w:t xml:space="preserve">Figura </w:t>
      </w:r>
      <w:fldSimple w:instr=" STYLEREF 1 \s ">
        <w:r w:rsidR="00930693">
          <w:rPr>
            <w:noProof/>
          </w:rPr>
          <w:t>6</w:t>
        </w:r>
      </w:fldSimple>
      <w:r w:rsidR="00930693">
        <w:t>.</w:t>
      </w:r>
      <w:fldSimple w:instr=" SEQ Figura \* ARABIC \s 1 ">
        <w:r w:rsidR="00930693">
          <w:rPr>
            <w:noProof/>
          </w:rPr>
          <w:t>1</w:t>
        </w:r>
      </w:fldSimple>
      <w:r>
        <w:t xml:space="preserve"> </w:t>
      </w:r>
      <w:r w:rsidRPr="007409AC">
        <w:t>“DS-CU01 - Diagrama de secuencia: Registrando Cliente”.</w:t>
      </w:r>
      <w:bookmarkEnd w:id="140"/>
    </w:p>
    <w:p w14:paraId="1B0F5C32" w14:textId="77777777" w:rsidR="007D6E97" w:rsidRDefault="00B143B5">
      <w:pPr>
        <w:pBdr>
          <w:top w:val="nil"/>
          <w:left w:val="nil"/>
          <w:bottom w:val="nil"/>
          <w:right w:val="nil"/>
          <w:between w:val="nil"/>
        </w:pBdr>
        <w:spacing w:after="240" w:line="360" w:lineRule="auto"/>
        <w:ind w:right="936"/>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1619307D" wp14:editId="5F65F9B5">
            <wp:extent cx="5971540" cy="3162300"/>
            <wp:effectExtent l="0" t="0" r="0" b="0"/>
            <wp:docPr id="2131285730" name="image138.png"/>
            <wp:cNvGraphicFramePr/>
            <a:graphic xmlns:a="http://schemas.openxmlformats.org/drawingml/2006/main">
              <a:graphicData uri="http://schemas.openxmlformats.org/drawingml/2006/picture">
                <pic:pic xmlns:pic="http://schemas.openxmlformats.org/drawingml/2006/picture">
                  <pic:nvPicPr>
                    <pic:cNvPr id="0" name="image138.png"/>
                    <pic:cNvPicPr preferRelativeResize="0"/>
                  </pic:nvPicPr>
                  <pic:blipFill>
                    <a:blip r:embed="rId59"/>
                    <a:srcRect/>
                    <a:stretch>
                      <a:fillRect/>
                    </a:stretch>
                  </pic:blipFill>
                  <pic:spPr>
                    <a:xfrm>
                      <a:off x="0" y="0"/>
                      <a:ext cx="5971540" cy="3162300"/>
                    </a:xfrm>
                    <a:prstGeom prst="rect">
                      <a:avLst/>
                    </a:prstGeom>
                    <a:ln/>
                  </pic:spPr>
                </pic:pic>
              </a:graphicData>
            </a:graphic>
          </wp:inline>
        </w:drawing>
      </w:r>
    </w:p>
    <w:p w14:paraId="3750AD60" w14:textId="77777777" w:rsidR="007D6E97" w:rsidRDefault="00B143B5" w:rsidP="006736A3">
      <w:pPr>
        <w:pStyle w:val="Cita"/>
        <w:rPr>
          <w:rFonts w:eastAsia="Times New Roman" w:cs="Times New Roman"/>
          <w:szCs w:val="18"/>
        </w:rPr>
      </w:pPr>
      <w:r>
        <w:tab/>
      </w:r>
      <w:r>
        <w:tab/>
      </w:r>
      <w:r>
        <w:tab/>
      </w:r>
      <w:r>
        <w:rPr>
          <w:rFonts w:eastAsia="Times New Roman" w:cs="Times New Roman"/>
          <w:color w:val="000000"/>
          <w:szCs w:val="18"/>
        </w:rPr>
        <w:t>Fuente: Elaborado por los estudiantes de acuerdo con el proyecto.</w:t>
      </w:r>
    </w:p>
    <w:p w14:paraId="2D181318" w14:textId="77777777" w:rsidR="007D6E97" w:rsidRDefault="007D6E97">
      <w:pPr>
        <w:spacing w:after="200" w:line="360" w:lineRule="auto"/>
        <w:rPr>
          <w:rFonts w:ascii="Times New Roman" w:eastAsia="Times New Roman" w:hAnsi="Times New Roman" w:cs="Times New Roman"/>
          <w:color w:val="000000"/>
          <w:sz w:val="18"/>
          <w:szCs w:val="18"/>
        </w:rPr>
      </w:pPr>
    </w:p>
    <w:p w14:paraId="0FA143AF" w14:textId="77777777" w:rsidR="007D6E97" w:rsidRDefault="00B143B5">
      <w:pPr>
        <w:pStyle w:val="Ttulo2"/>
        <w:spacing w:line="360" w:lineRule="auto"/>
        <w:rPr>
          <w:rFonts w:ascii="Times New Roman" w:eastAsia="Times New Roman" w:hAnsi="Times New Roman" w:cs="Times New Roman"/>
        </w:rPr>
      </w:pPr>
      <w:bookmarkStart w:id="141" w:name="_Toc240236412"/>
      <w:r>
        <w:rPr>
          <w:rFonts w:ascii="Times New Roman" w:eastAsia="Times New Roman" w:hAnsi="Times New Roman" w:cs="Times New Roman"/>
        </w:rPr>
        <w:t>CU02 - Actualizando información de cliente</w:t>
      </w:r>
      <w:bookmarkEnd w:id="141"/>
    </w:p>
    <w:p w14:paraId="741D382F" w14:textId="77777777" w:rsidR="007D6E97" w:rsidRDefault="007D6E97">
      <w:pPr>
        <w:spacing w:line="360" w:lineRule="auto"/>
        <w:jc w:val="both"/>
        <w:rPr>
          <w:rFonts w:ascii="Times New Roman" w:eastAsia="Times New Roman" w:hAnsi="Times New Roman" w:cs="Times New Roman"/>
        </w:rPr>
      </w:pPr>
    </w:p>
    <w:p w14:paraId="20014DB3" w14:textId="77777777" w:rsidR="007D6E97" w:rsidRDefault="00B143B5">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En la Figura 6.2 se puede visualizar que el usuario autorizado inicia el registro de un nuevo cliente desde el Catálogo de Clientes, indicando si corresponde a un cliente B2B o B2C. El sistema determina los antecedentes aplicables al tipo seleccionado, recibe la información ingresada y valida su completitud y formato antes de comprobar que no exista otro cliente con la misma identidad. Si las validaciones son satisfactorias, registra al cliente en estado Activo y confirma la operación. Si existen datos obligatorios incompletos o inválidos, el sistema informa qué antecedentes deben corregirse y no realiza el registro; asimismo, si detecta un cliente duplicado, informa la situación e impide crear un nuevo registro. </w:t>
      </w:r>
    </w:p>
    <w:p w14:paraId="6D0E91C8" w14:textId="1EBD7745" w:rsidR="007D6E97" w:rsidRDefault="00FC70EA" w:rsidP="00FC70EA">
      <w:pPr>
        <w:pStyle w:val="Descripcin"/>
        <w:rPr>
          <w:rFonts w:eastAsia="Times New Roman" w:cs="Times New Roman"/>
          <w:color w:val="000000"/>
          <w:szCs w:val="18"/>
        </w:rPr>
      </w:pPr>
      <w:bookmarkStart w:id="142" w:name="_heading=h.ognn0v9mjobf" w:colFirst="0" w:colLast="0"/>
      <w:bookmarkStart w:id="143" w:name="_Toc240236641"/>
      <w:bookmarkEnd w:id="142"/>
      <w:r>
        <w:t xml:space="preserve">Figura </w:t>
      </w:r>
      <w:fldSimple w:instr=" STYLEREF 1 \s ">
        <w:r w:rsidR="00930693">
          <w:rPr>
            <w:noProof/>
          </w:rPr>
          <w:t>6</w:t>
        </w:r>
      </w:fldSimple>
      <w:r w:rsidR="00930693">
        <w:t>.</w:t>
      </w:r>
      <w:fldSimple w:instr=" SEQ Figura \* ARABIC \s 1 ">
        <w:r w:rsidR="00930693">
          <w:rPr>
            <w:noProof/>
          </w:rPr>
          <w:t>2</w:t>
        </w:r>
      </w:fldSimple>
      <w:r w:rsidRPr="00CB4240">
        <w:t xml:space="preserve"> “DS-CU02 - Diagrama de secuencia: Actualizando información de Cliente”.</w:t>
      </w:r>
      <w:bookmarkEnd w:id="143"/>
    </w:p>
    <w:p w14:paraId="62FBA9FA" w14:textId="71E44A34" w:rsidR="007D6E97" w:rsidRDefault="00802176" w:rsidP="00802176">
      <w:pPr>
        <w:pStyle w:val="Descripcin"/>
        <w:rPr>
          <w:rFonts w:eastAsia="Times New Roman" w:cs="Times New Roman"/>
          <w:b w:val="0"/>
          <w:bCs w:val="0"/>
          <w:color w:val="4D4D4D"/>
          <w:szCs w:val="18"/>
        </w:rPr>
      </w:pPr>
      <w:bookmarkStart w:id="144" w:name="_Toc240236642"/>
      <w:r>
        <w:t xml:space="preserve">Figura </w:t>
      </w:r>
      <w:fldSimple w:instr=" STYLEREF 1 \s ">
        <w:r w:rsidR="00930693">
          <w:rPr>
            <w:noProof/>
          </w:rPr>
          <w:t>6</w:t>
        </w:r>
      </w:fldSimple>
      <w:r w:rsidR="00930693">
        <w:t>.</w:t>
      </w:r>
      <w:fldSimple w:instr=" SEQ Figura \* ARABIC \s 1 ">
        <w:r w:rsidR="00930693">
          <w:rPr>
            <w:noProof/>
          </w:rPr>
          <w:t>3</w:t>
        </w:r>
      </w:fldSimple>
      <w:r>
        <w:t xml:space="preserve"> </w:t>
      </w:r>
      <w:r w:rsidRPr="00116D60">
        <w:t>: “DS-CU02 - Diagrama de secuencia Actualizando información de Cliente”.</w:t>
      </w:r>
      <w:bookmarkEnd w:id="144"/>
    </w:p>
    <w:p w14:paraId="6BB4D3A1" w14:textId="77777777" w:rsidR="007D6E97" w:rsidRDefault="00B143B5">
      <w:pPr>
        <w:spacing w:line="360" w:lineRule="auto"/>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66298DD6" wp14:editId="633338F6">
            <wp:extent cx="5971540" cy="2997200"/>
            <wp:effectExtent l="0" t="0" r="0" b="0"/>
            <wp:docPr id="2131285710" name="image125.png"/>
            <wp:cNvGraphicFramePr/>
            <a:graphic xmlns:a="http://schemas.openxmlformats.org/drawingml/2006/main">
              <a:graphicData uri="http://schemas.openxmlformats.org/drawingml/2006/picture">
                <pic:pic xmlns:pic="http://schemas.openxmlformats.org/drawingml/2006/picture">
                  <pic:nvPicPr>
                    <pic:cNvPr id="0" name="image125.png"/>
                    <pic:cNvPicPr preferRelativeResize="0"/>
                  </pic:nvPicPr>
                  <pic:blipFill>
                    <a:blip r:embed="rId60"/>
                    <a:srcRect/>
                    <a:stretch>
                      <a:fillRect/>
                    </a:stretch>
                  </pic:blipFill>
                  <pic:spPr>
                    <a:xfrm>
                      <a:off x="0" y="0"/>
                      <a:ext cx="5971540" cy="2997200"/>
                    </a:xfrm>
                    <a:prstGeom prst="rect">
                      <a:avLst/>
                    </a:prstGeom>
                    <a:ln/>
                  </pic:spPr>
                </pic:pic>
              </a:graphicData>
            </a:graphic>
          </wp:inline>
        </w:drawing>
      </w:r>
    </w:p>
    <w:p w14:paraId="1327B257" w14:textId="77777777" w:rsidR="007D6E97" w:rsidRDefault="00B143B5" w:rsidP="006736A3">
      <w:pPr>
        <w:pStyle w:val="Cita"/>
        <w:rPr>
          <w:rFonts w:eastAsia="Times New Roman" w:cs="Times New Roman"/>
          <w:i w:val="0"/>
          <w:iCs w:val="0"/>
          <w:color w:val="000000"/>
          <w:szCs w:val="18"/>
        </w:rPr>
      </w:pPr>
      <w:r>
        <w:tab/>
      </w:r>
      <w:r>
        <w:tab/>
      </w:r>
      <w:r>
        <w:tab/>
      </w:r>
      <w:r>
        <w:rPr>
          <w:rFonts w:eastAsia="Times New Roman" w:cs="Times New Roman"/>
          <w:color w:val="000000"/>
          <w:szCs w:val="18"/>
        </w:rPr>
        <w:t>Fuente: Elaborado por los estudiantes de acuerdo con el proyecto.</w:t>
      </w:r>
    </w:p>
    <w:p w14:paraId="74F167FA" w14:textId="77777777" w:rsidR="007D6E97" w:rsidRDefault="007D6E97">
      <w:pPr>
        <w:spacing w:after="200" w:line="360" w:lineRule="auto"/>
        <w:rPr>
          <w:rFonts w:ascii="Times New Roman" w:eastAsia="Times New Roman" w:hAnsi="Times New Roman" w:cs="Times New Roman"/>
          <w:color w:val="000000"/>
          <w:sz w:val="18"/>
          <w:szCs w:val="18"/>
        </w:rPr>
      </w:pPr>
    </w:p>
    <w:p w14:paraId="6C2EE0BF" w14:textId="77777777" w:rsidR="007D6E97" w:rsidRDefault="00B143B5">
      <w:pPr>
        <w:pStyle w:val="Ttulo2"/>
        <w:spacing w:line="360" w:lineRule="auto"/>
        <w:rPr>
          <w:rFonts w:ascii="Times New Roman" w:eastAsia="Times New Roman" w:hAnsi="Times New Roman" w:cs="Times New Roman"/>
        </w:rPr>
      </w:pPr>
      <w:bookmarkStart w:id="145" w:name="_Toc240236413"/>
      <w:r>
        <w:rPr>
          <w:rFonts w:ascii="Times New Roman" w:eastAsia="Times New Roman" w:hAnsi="Times New Roman" w:cs="Times New Roman"/>
        </w:rPr>
        <w:t>CU03 - Desactivando cliente</w:t>
      </w:r>
      <w:bookmarkEnd w:id="145"/>
      <w:r>
        <w:rPr>
          <w:rFonts w:ascii="Times New Roman" w:eastAsia="Times New Roman" w:hAnsi="Times New Roman" w:cs="Times New Roman"/>
        </w:rPr>
        <w:t xml:space="preserve"> </w:t>
      </w:r>
    </w:p>
    <w:p w14:paraId="4B1CB5EC" w14:textId="77777777" w:rsidR="007D6E97" w:rsidRDefault="007D6E97">
      <w:pPr>
        <w:spacing w:line="360" w:lineRule="auto"/>
        <w:rPr>
          <w:rFonts w:ascii="Times New Roman" w:eastAsia="Times New Roman" w:hAnsi="Times New Roman" w:cs="Times New Roman"/>
        </w:rPr>
      </w:pPr>
    </w:p>
    <w:p w14:paraId="277BFC9F" w14:textId="77777777" w:rsidR="007D6E97" w:rsidRDefault="00B143B5">
      <w:pPr>
        <w:spacing w:after="120" w:line="360" w:lineRule="auto"/>
        <w:jc w:val="both"/>
        <w:rPr>
          <w:rFonts w:ascii="Times New Roman" w:eastAsia="Times New Roman" w:hAnsi="Times New Roman" w:cs="Times New Roman"/>
        </w:rPr>
      </w:pPr>
      <w:r>
        <w:rPr>
          <w:rFonts w:ascii="Times New Roman" w:eastAsia="Times New Roman" w:hAnsi="Times New Roman" w:cs="Times New Roman"/>
        </w:rPr>
        <w:t>En la Figura 6.3 se puede visualizar que el usuario autorizado selecciona desde el Catálogo de Clientes al cliente activo que desea desactivar. El sistema consulta su estado y los procesos, obligaciones y elementos asociados, verificando que ninguno permanezca en un estado no final. Si la validación es satisfactoria, solicita la confirmación del usuario y posteriormente cambia el estado del cliente a Inactivo, conservando su información e historial y retirándolo de las operaciones que requieren clientes activos. Si se detecta alguna cotización, Nota de Venta, proyecto u otro elemento asociado con actividad pendiente, el sistema informa que el cliente no puede ser desactivado mientras dicha actividad permanezca abierta y mantiene su estado sin modificaciones.</w:t>
      </w:r>
    </w:p>
    <w:p w14:paraId="5A972A17" w14:textId="77777777" w:rsidR="007D6E97" w:rsidRDefault="007D6E97">
      <w:pPr>
        <w:spacing w:line="360" w:lineRule="auto"/>
        <w:jc w:val="both"/>
        <w:rPr>
          <w:rFonts w:ascii="Times New Roman" w:eastAsia="Times New Roman" w:hAnsi="Times New Roman" w:cs="Times New Roman"/>
        </w:rPr>
      </w:pPr>
    </w:p>
    <w:p w14:paraId="74369562" w14:textId="77777777" w:rsidR="007D6E97" w:rsidRDefault="007D6E97">
      <w:pPr>
        <w:spacing w:after="200" w:line="360" w:lineRule="auto"/>
        <w:rPr>
          <w:rFonts w:ascii="Times New Roman" w:eastAsia="Times New Roman" w:hAnsi="Times New Roman" w:cs="Times New Roman"/>
          <w:color w:val="000000"/>
          <w:sz w:val="18"/>
          <w:szCs w:val="18"/>
        </w:rPr>
      </w:pPr>
    </w:p>
    <w:p w14:paraId="71387E5C" w14:textId="77777777" w:rsidR="006844D0" w:rsidRDefault="00B143B5" w:rsidP="006844D0">
      <w:pPr>
        <w:keepNext/>
        <w:pBdr>
          <w:top w:val="nil"/>
          <w:left w:val="nil"/>
          <w:bottom w:val="nil"/>
          <w:right w:val="nil"/>
          <w:between w:val="nil"/>
        </w:pBdr>
        <w:spacing w:line="360" w:lineRule="auto"/>
        <w:jc w:val="center"/>
      </w:pPr>
      <w:bookmarkStart w:id="146" w:name="_heading=h.gwdywu3gre4m" w:colFirst="0" w:colLast="0"/>
      <w:bookmarkEnd w:id="146"/>
      <w:r>
        <w:rPr>
          <w:rFonts w:ascii="Times New Roman" w:eastAsia="Times New Roman" w:hAnsi="Times New Roman" w:cs="Times New Roman"/>
          <w:b/>
          <w:bCs/>
          <w:color w:val="4D4D4D"/>
          <w:sz w:val="18"/>
          <w:szCs w:val="18"/>
        </w:rPr>
        <w:t>Figura 6.3: “DS-CU03 - Diagrama de secuencia: Desactivando Cliente”.</w:t>
      </w:r>
    </w:p>
    <w:p w14:paraId="28B73965" w14:textId="415BAEBC" w:rsidR="005677CE" w:rsidRDefault="005677CE" w:rsidP="00653E5D">
      <w:pPr>
        <w:pStyle w:val="Descripcin"/>
        <w:jc w:val="left"/>
      </w:pPr>
    </w:p>
    <w:p w14:paraId="475AD1C9" w14:textId="77777777" w:rsidR="007D6E97" w:rsidRDefault="00B143B5">
      <w:pPr>
        <w:spacing w:after="200" w:line="360" w:lineRule="auto"/>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3F1D16A0" wp14:editId="59F9C91F">
            <wp:extent cx="5971540" cy="2844800"/>
            <wp:effectExtent l="0" t="0" r="0" b="0"/>
            <wp:docPr id="2131285671"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61"/>
                    <a:srcRect/>
                    <a:stretch>
                      <a:fillRect/>
                    </a:stretch>
                  </pic:blipFill>
                  <pic:spPr>
                    <a:xfrm>
                      <a:off x="0" y="0"/>
                      <a:ext cx="5971540" cy="2844800"/>
                    </a:xfrm>
                    <a:prstGeom prst="rect">
                      <a:avLst/>
                    </a:prstGeom>
                    <a:ln/>
                  </pic:spPr>
                </pic:pic>
              </a:graphicData>
            </a:graphic>
          </wp:inline>
        </w:drawing>
      </w:r>
    </w:p>
    <w:p w14:paraId="022EE5DD" w14:textId="77777777" w:rsidR="007D6E97" w:rsidRDefault="00B143B5" w:rsidP="006736A3">
      <w:pPr>
        <w:pStyle w:val="Cita"/>
        <w:rPr>
          <w:rFonts w:eastAsia="Times New Roman" w:cs="Times New Roman"/>
        </w:rPr>
      </w:pPr>
      <w:r>
        <w:t xml:space="preserve">Fuente: </w:t>
      </w:r>
      <w:r>
        <w:rPr>
          <w:rFonts w:eastAsia="Times New Roman" w:cs="Times New Roman"/>
          <w:szCs w:val="18"/>
        </w:rPr>
        <w:t>Elaborado por los estudiantes de acuerdo con el proyecto.</w:t>
      </w:r>
    </w:p>
    <w:p w14:paraId="5C34FA98" w14:textId="77777777" w:rsidR="007D6E97" w:rsidRDefault="007D6E97">
      <w:pPr>
        <w:spacing w:after="200" w:line="360" w:lineRule="auto"/>
        <w:rPr>
          <w:rFonts w:ascii="Times New Roman" w:eastAsia="Times New Roman" w:hAnsi="Times New Roman" w:cs="Times New Roman"/>
          <w:color w:val="000000"/>
          <w:sz w:val="18"/>
          <w:szCs w:val="18"/>
        </w:rPr>
      </w:pPr>
    </w:p>
    <w:p w14:paraId="777E729C" w14:textId="77777777" w:rsidR="007D6E97" w:rsidRDefault="00B143B5">
      <w:pPr>
        <w:pStyle w:val="Ttulo2"/>
        <w:spacing w:line="360" w:lineRule="auto"/>
        <w:rPr>
          <w:rFonts w:ascii="Times New Roman" w:eastAsia="Times New Roman" w:hAnsi="Times New Roman" w:cs="Times New Roman"/>
        </w:rPr>
      </w:pPr>
      <w:bookmarkStart w:id="147" w:name="_Toc240236414"/>
      <w:r>
        <w:rPr>
          <w:rFonts w:ascii="Times New Roman" w:eastAsia="Times New Roman" w:hAnsi="Times New Roman" w:cs="Times New Roman"/>
        </w:rPr>
        <w:t>CU04 - Reactivando cliente</w:t>
      </w:r>
      <w:bookmarkEnd w:id="147"/>
      <w:r>
        <w:rPr>
          <w:rFonts w:ascii="Times New Roman" w:eastAsia="Times New Roman" w:hAnsi="Times New Roman" w:cs="Times New Roman"/>
        </w:rPr>
        <w:t xml:space="preserve"> </w:t>
      </w:r>
    </w:p>
    <w:p w14:paraId="29902DFC" w14:textId="77777777" w:rsidR="007D6E97" w:rsidRDefault="007D6E97">
      <w:pPr>
        <w:spacing w:line="360" w:lineRule="auto"/>
        <w:rPr>
          <w:rFonts w:ascii="Times New Roman" w:eastAsia="Times New Roman" w:hAnsi="Times New Roman" w:cs="Times New Roman"/>
        </w:rPr>
      </w:pPr>
    </w:p>
    <w:p w14:paraId="1B40D2DF" w14:textId="77777777" w:rsidR="007D6E97" w:rsidRDefault="00B143B5">
      <w:pPr>
        <w:spacing w:after="120" w:line="360" w:lineRule="auto"/>
        <w:jc w:val="both"/>
        <w:rPr>
          <w:rFonts w:ascii="Times New Roman" w:eastAsia="Times New Roman" w:hAnsi="Times New Roman" w:cs="Times New Roman"/>
        </w:rPr>
      </w:pPr>
      <w:r>
        <w:rPr>
          <w:rFonts w:ascii="Times New Roman" w:eastAsia="Times New Roman" w:hAnsi="Times New Roman" w:cs="Times New Roman"/>
        </w:rPr>
        <w:t>En la Figura 6.4 se puede visualizar que el usuario autorizado selecciona desde el Catálogo de Clientes al cliente activo que desea desactivar. El sistema consulta su estado y los procesos, obligaciones y elementos asociados, verificando que ninguno permanezca en un estado no final. Si la validación es satisfactoria, solicita la confirmación del usuario y posteriormente cambia el estado del cliente a Inactivo, conservando su información e historial y retirándolo de las operaciones que requieren clientes activos. Si se detecta alguna cotización, Nota de Venta, proyecto u otro elemento asociado con actividad pendiente, el sistema informa que el cliente no puede ser desactivado mientras dicha actividad permanezca abierta y mantiene su estado sin modificaciones.</w:t>
      </w:r>
    </w:p>
    <w:p w14:paraId="20E682F0" w14:textId="77777777" w:rsidR="007D6E97" w:rsidRDefault="007D6E97">
      <w:pPr>
        <w:spacing w:line="360" w:lineRule="auto"/>
        <w:jc w:val="both"/>
        <w:rPr>
          <w:rFonts w:ascii="Times New Roman" w:eastAsia="Times New Roman" w:hAnsi="Times New Roman" w:cs="Times New Roman"/>
        </w:rPr>
      </w:pPr>
    </w:p>
    <w:p w14:paraId="463A076E" w14:textId="77777777" w:rsidR="007D6E97" w:rsidRDefault="007D6E97">
      <w:pPr>
        <w:spacing w:line="360" w:lineRule="auto"/>
        <w:jc w:val="both"/>
        <w:rPr>
          <w:rFonts w:ascii="Times New Roman" w:eastAsia="Times New Roman" w:hAnsi="Times New Roman" w:cs="Times New Roman"/>
        </w:rPr>
      </w:pPr>
    </w:p>
    <w:p w14:paraId="3B3BE36C" w14:textId="4132E851" w:rsidR="007D6E97" w:rsidRDefault="006844D0" w:rsidP="006844D0">
      <w:pPr>
        <w:pStyle w:val="Descripcin"/>
        <w:rPr>
          <w:rFonts w:eastAsia="Times New Roman" w:cs="Times New Roman"/>
          <w:b w:val="0"/>
          <w:bCs w:val="0"/>
          <w:color w:val="4D4D4D"/>
          <w:szCs w:val="18"/>
        </w:rPr>
      </w:pPr>
      <w:bookmarkStart w:id="148" w:name="_heading=h.wh6ohocgcjdu" w:colFirst="0" w:colLast="0"/>
      <w:bookmarkStart w:id="149" w:name="_Toc240236643"/>
      <w:bookmarkEnd w:id="148"/>
      <w:r>
        <w:t xml:space="preserve">Figura </w:t>
      </w:r>
      <w:fldSimple w:instr=" STYLEREF 1 \s ">
        <w:r w:rsidR="00930693">
          <w:rPr>
            <w:noProof/>
          </w:rPr>
          <w:t>6</w:t>
        </w:r>
      </w:fldSimple>
      <w:r w:rsidR="00930693">
        <w:t>.</w:t>
      </w:r>
      <w:fldSimple w:instr=" SEQ Figura \* ARABIC \s 1 ">
        <w:r w:rsidR="00930693">
          <w:rPr>
            <w:noProof/>
          </w:rPr>
          <w:t>4</w:t>
        </w:r>
      </w:fldSimple>
      <w:r>
        <w:t xml:space="preserve"> </w:t>
      </w:r>
      <w:r>
        <w:rPr>
          <w:rFonts w:eastAsia="Times New Roman" w:cs="Times New Roman"/>
          <w:color w:val="4D4D4D"/>
          <w:szCs w:val="18"/>
        </w:rPr>
        <w:t>“DS-CU04 - Diagrama de secuencia: Reactivando Cliente”.</w:t>
      </w:r>
      <w:bookmarkEnd w:id="149"/>
    </w:p>
    <w:p w14:paraId="0390859F" w14:textId="77777777" w:rsidR="007D6E97" w:rsidRDefault="00B143B5">
      <w:pPr>
        <w:pBdr>
          <w:top w:val="nil"/>
          <w:left w:val="nil"/>
          <w:bottom w:val="nil"/>
          <w:right w:val="nil"/>
          <w:between w:val="nil"/>
        </w:pBdr>
        <w:spacing w:after="200" w:line="36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noProof/>
          <w:sz w:val="18"/>
          <w:szCs w:val="18"/>
        </w:rPr>
        <w:lastRenderedPageBreak/>
        <w:drawing>
          <wp:inline distT="114300" distB="114300" distL="114300" distR="114300" wp14:anchorId="5EA591A9" wp14:editId="10D1F3B6">
            <wp:extent cx="5971540" cy="2654300"/>
            <wp:effectExtent l="0" t="0" r="0" b="0"/>
            <wp:docPr id="2131285686" name="image103.png"/>
            <wp:cNvGraphicFramePr/>
            <a:graphic xmlns:a="http://schemas.openxmlformats.org/drawingml/2006/main">
              <a:graphicData uri="http://schemas.openxmlformats.org/drawingml/2006/picture">
                <pic:pic xmlns:pic="http://schemas.openxmlformats.org/drawingml/2006/picture">
                  <pic:nvPicPr>
                    <pic:cNvPr id="0" name="image103.png"/>
                    <pic:cNvPicPr preferRelativeResize="0"/>
                  </pic:nvPicPr>
                  <pic:blipFill>
                    <a:blip r:embed="rId62"/>
                    <a:srcRect/>
                    <a:stretch>
                      <a:fillRect/>
                    </a:stretch>
                  </pic:blipFill>
                  <pic:spPr>
                    <a:xfrm>
                      <a:off x="0" y="0"/>
                      <a:ext cx="5971540" cy="2654300"/>
                    </a:xfrm>
                    <a:prstGeom prst="rect">
                      <a:avLst/>
                    </a:prstGeom>
                    <a:ln/>
                  </pic:spPr>
                </pic:pic>
              </a:graphicData>
            </a:graphic>
          </wp:inline>
        </w:drawing>
      </w:r>
    </w:p>
    <w:p w14:paraId="5A62E101" w14:textId="77777777" w:rsidR="007D6E97" w:rsidRDefault="00B143B5" w:rsidP="006736A3">
      <w:pPr>
        <w:pStyle w:val="Cita"/>
        <w:rPr>
          <w:rFonts w:eastAsia="Times New Roman" w:cs="Times New Roman"/>
          <w:i w:val="0"/>
          <w:iCs w:val="0"/>
          <w:color w:val="000000"/>
          <w:szCs w:val="18"/>
        </w:rPr>
      </w:pPr>
      <w:r>
        <w:t xml:space="preserve">Fuente: Elaborado por los estudiantes de acuerdo con el </w:t>
      </w:r>
      <w:r>
        <w:rPr>
          <w:rFonts w:eastAsia="Times New Roman" w:cs="Times New Roman"/>
          <w:color w:val="000000"/>
          <w:szCs w:val="18"/>
        </w:rPr>
        <w:t>proyecto.</w:t>
      </w:r>
    </w:p>
    <w:p w14:paraId="1E5EBEB4" w14:textId="77777777" w:rsidR="007D6E97" w:rsidRDefault="007D6E97">
      <w:pPr>
        <w:spacing w:after="200" w:line="360" w:lineRule="auto"/>
        <w:rPr>
          <w:rFonts w:ascii="Times New Roman" w:eastAsia="Times New Roman" w:hAnsi="Times New Roman" w:cs="Times New Roman"/>
          <w:i/>
          <w:iCs/>
          <w:color w:val="000000"/>
          <w:sz w:val="18"/>
          <w:szCs w:val="18"/>
        </w:rPr>
      </w:pPr>
    </w:p>
    <w:p w14:paraId="33C6C2FA" w14:textId="77777777" w:rsidR="007D6E97" w:rsidRDefault="00B143B5">
      <w:pPr>
        <w:pStyle w:val="Ttulo2"/>
        <w:spacing w:line="360" w:lineRule="auto"/>
        <w:rPr>
          <w:rFonts w:ascii="Times New Roman" w:eastAsia="Times New Roman" w:hAnsi="Times New Roman" w:cs="Times New Roman"/>
        </w:rPr>
      </w:pPr>
      <w:bookmarkStart w:id="150" w:name="_Toc240236415"/>
      <w:r>
        <w:rPr>
          <w:rFonts w:ascii="Times New Roman" w:eastAsia="Times New Roman" w:hAnsi="Times New Roman" w:cs="Times New Roman"/>
        </w:rPr>
        <w:t>CU13 - Registrando cliente desde Cotización</w:t>
      </w:r>
      <w:bookmarkEnd w:id="150"/>
    </w:p>
    <w:p w14:paraId="2EDD8588" w14:textId="77777777" w:rsidR="007D6E97" w:rsidRDefault="007D6E97">
      <w:pPr>
        <w:spacing w:line="360" w:lineRule="auto"/>
        <w:rPr>
          <w:rFonts w:ascii="Times New Roman" w:eastAsia="Times New Roman" w:hAnsi="Times New Roman" w:cs="Times New Roman"/>
        </w:rPr>
      </w:pPr>
    </w:p>
    <w:p w14:paraId="03588847" w14:textId="77777777" w:rsidR="007D6E97" w:rsidRDefault="00B143B5">
      <w:pPr>
        <w:spacing w:after="120" w:line="360" w:lineRule="auto"/>
        <w:jc w:val="both"/>
        <w:rPr>
          <w:rFonts w:ascii="Times New Roman" w:eastAsia="Times New Roman" w:hAnsi="Times New Roman" w:cs="Times New Roman"/>
        </w:rPr>
      </w:pPr>
      <w:r>
        <w:rPr>
          <w:rFonts w:ascii="Times New Roman" w:eastAsia="Times New Roman" w:hAnsi="Times New Roman" w:cs="Times New Roman"/>
        </w:rPr>
        <w:t>En la Figura 6.5 se puede visualizar que el usuario autorizado selecciona desde el Catálogo de Clientes al cliente activo que desea desactivar. El sistema consulta su estado y los procesos, obligaciones y elementos asociados, verificando que ninguno permanezca en un estado no final. Si la validación es satisfactoria, solicita la confirmación del usuario y posteriormente cambia el estado del cliente a Inactivo, conservando su información e historial y retirándolo de las operaciones que requieren clientes activos. Si se detecta alguna cotización, Nota de Venta, proyecto u otro elemento asociado con actividad pendiente, el sistema informa que el cliente no puede ser desactivado mientras dicha actividad permanezca abierta y mantiene su estado sin modificaciones.</w:t>
      </w:r>
    </w:p>
    <w:p w14:paraId="7670C569" w14:textId="77777777" w:rsidR="007D6E97" w:rsidRDefault="007D6E97">
      <w:pPr>
        <w:spacing w:after="200" w:line="360" w:lineRule="auto"/>
        <w:rPr>
          <w:rFonts w:ascii="Times New Roman" w:eastAsia="Times New Roman" w:hAnsi="Times New Roman" w:cs="Times New Roman"/>
        </w:rPr>
      </w:pPr>
    </w:p>
    <w:p w14:paraId="5F524122" w14:textId="15B5A5AC" w:rsidR="007D6E97" w:rsidRDefault="006844D0" w:rsidP="006844D0">
      <w:pPr>
        <w:pStyle w:val="Descripcin"/>
        <w:rPr>
          <w:rFonts w:eastAsia="Times New Roman" w:cs="Times New Roman"/>
          <w:b w:val="0"/>
          <w:bCs w:val="0"/>
          <w:color w:val="4D4D4D"/>
          <w:szCs w:val="18"/>
        </w:rPr>
      </w:pPr>
      <w:bookmarkStart w:id="151" w:name="_heading=h.rl7ihyjrlf7" w:colFirst="0" w:colLast="0"/>
      <w:bookmarkStart w:id="152" w:name="_Toc240236644"/>
      <w:bookmarkEnd w:id="151"/>
      <w:r>
        <w:t xml:space="preserve">Figura </w:t>
      </w:r>
      <w:fldSimple w:instr=" STYLEREF 1 \s ">
        <w:r w:rsidR="00930693">
          <w:rPr>
            <w:noProof/>
          </w:rPr>
          <w:t>6</w:t>
        </w:r>
      </w:fldSimple>
      <w:r w:rsidR="00930693">
        <w:t>.</w:t>
      </w:r>
      <w:fldSimple w:instr=" SEQ Figura \* ARABIC \s 1 ">
        <w:r w:rsidR="00930693">
          <w:rPr>
            <w:noProof/>
          </w:rPr>
          <w:t>5</w:t>
        </w:r>
      </w:fldSimple>
      <w:r>
        <w:t xml:space="preserve"> </w:t>
      </w:r>
      <w:r>
        <w:rPr>
          <w:rFonts w:eastAsia="Times New Roman" w:cs="Times New Roman"/>
          <w:color w:val="4D4D4D"/>
          <w:szCs w:val="18"/>
        </w:rPr>
        <w:t>“DS-CU13 - Diagrama de secuencia: Registrando cliente desde Cotización”.</w:t>
      </w:r>
      <w:bookmarkEnd w:id="152"/>
    </w:p>
    <w:p w14:paraId="71999615" w14:textId="77777777" w:rsidR="007D6E97" w:rsidRDefault="00B143B5">
      <w:pPr>
        <w:spacing w:after="200" w:line="360" w:lineRule="auto"/>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617F557F" wp14:editId="6CFFD4CE">
            <wp:extent cx="5971540" cy="4432300"/>
            <wp:effectExtent l="0" t="0" r="0" b="0"/>
            <wp:docPr id="2131285713" name="image139.png"/>
            <wp:cNvGraphicFramePr/>
            <a:graphic xmlns:a="http://schemas.openxmlformats.org/drawingml/2006/main">
              <a:graphicData uri="http://schemas.openxmlformats.org/drawingml/2006/picture">
                <pic:pic xmlns:pic="http://schemas.openxmlformats.org/drawingml/2006/picture">
                  <pic:nvPicPr>
                    <pic:cNvPr id="0" name="image139.png"/>
                    <pic:cNvPicPr preferRelativeResize="0"/>
                  </pic:nvPicPr>
                  <pic:blipFill>
                    <a:blip r:embed="rId63"/>
                    <a:srcRect/>
                    <a:stretch>
                      <a:fillRect/>
                    </a:stretch>
                  </pic:blipFill>
                  <pic:spPr>
                    <a:xfrm>
                      <a:off x="0" y="0"/>
                      <a:ext cx="5971540" cy="4432300"/>
                    </a:xfrm>
                    <a:prstGeom prst="rect">
                      <a:avLst/>
                    </a:prstGeom>
                    <a:ln/>
                  </pic:spPr>
                </pic:pic>
              </a:graphicData>
            </a:graphic>
          </wp:inline>
        </w:drawing>
      </w:r>
    </w:p>
    <w:p w14:paraId="2C1F9094" w14:textId="77777777" w:rsidR="007D6E97" w:rsidRDefault="00B143B5" w:rsidP="006736A3">
      <w:pPr>
        <w:pStyle w:val="Cita"/>
        <w:rPr>
          <w:rFonts w:eastAsia="Times New Roman" w:cs="Times New Roman"/>
          <w:i w:val="0"/>
          <w:iCs w:val="0"/>
          <w:color w:val="000000"/>
          <w:szCs w:val="18"/>
        </w:rPr>
      </w:pPr>
      <w:r>
        <w:tab/>
      </w:r>
      <w:r>
        <w:tab/>
      </w:r>
      <w:r>
        <w:tab/>
      </w:r>
      <w:r>
        <w:rPr>
          <w:rFonts w:eastAsia="Times New Roman" w:cs="Times New Roman"/>
          <w:szCs w:val="18"/>
        </w:rPr>
        <w:t>Fuente: Elaborado por los estudiantes de acuerdo con el proyecto.</w:t>
      </w:r>
    </w:p>
    <w:p w14:paraId="51FA3570" w14:textId="77777777" w:rsidR="007D6E97" w:rsidRDefault="007D6E97">
      <w:pPr>
        <w:spacing w:after="200" w:line="360" w:lineRule="auto"/>
        <w:rPr>
          <w:rFonts w:ascii="Times New Roman" w:eastAsia="Times New Roman" w:hAnsi="Times New Roman" w:cs="Times New Roman"/>
          <w:i/>
          <w:iCs/>
          <w:color w:val="000000"/>
          <w:sz w:val="18"/>
          <w:szCs w:val="18"/>
        </w:rPr>
      </w:pPr>
    </w:p>
    <w:p w14:paraId="06E0E1F5" w14:textId="77777777" w:rsidR="007D6E97" w:rsidRDefault="00B143B5">
      <w:pPr>
        <w:pStyle w:val="Ttulo2"/>
        <w:spacing w:line="360" w:lineRule="auto"/>
        <w:jc w:val="both"/>
        <w:rPr>
          <w:rFonts w:ascii="Times New Roman" w:eastAsia="Times New Roman" w:hAnsi="Times New Roman" w:cs="Times New Roman"/>
        </w:rPr>
      </w:pPr>
      <w:bookmarkStart w:id="153" w:name="_Toc240236416"/>
      <w:r>
        <w:rPr>
          <w:rFonts w:ascii="Times New Roman" w:eastAsia="Times New Roman" w:hAnsi="Times New Roman" w:cs="Times New Roman"/>
        </w:rPr>
        <w:t>CU18 - Emitiendo Cotización</w:t>
      </w:r>
      <w:bookmarkEnd w:id="153"/>
      <w:r>
        <w:rPr>
          <w:rFonts w:ascii="Times New Roman" w:eastAsia="Times New Roman" w:hAnsi="Times New Roman" w:cs="Times New Roman"/>
        </w:rPr>
        <w:t xml:space="preserve"> </w:t>
      </w:r>
    </w:p>
    <w:p w14:paraId="415590FB" w14:textId="77777777" w:rsidR="007D6E97" w:rsidRDefault="007D6E97">
      <w:pPr>
        <w:spacing w:line="360" w:lineRule="auto"/>
        <w:jc w:val="both"/>
        <w:rPr>
          <w:rFonts w:ascii="Times New Roman" w:eastAsia="Times New Roman" w:hAnsi="Times New Roman" w:cs="Times New Roman"/>
        </w:rPr>
      </w:pPr>
    </w:p>
    <w:p w14:paraId="0AA7B62B" w14:textId="77777777" w:rsidR="007D6E97" w:rsidRDefault="00B143B5">
      <w:pPr>
        <w:spacing w:after="120" w:line="360" w:lineRule="auto"/>
        <w:jc w:val="both"/>
        <w:rPr>
          <w:rFonts w:ascii="Times New Roman" w:eastAsia="Times New Roman" w:hAnsi="Times New Roman" w:cs="Times New Roman"/>
        </w:rPr>
      </w:pPr>
      <w:r>
        <w:rPr>
          <w:rFonts w:ascii="Times New Roman" w:eastAsia="Times New Roman" w:hAnsi="Times New Roman" w:cs="Times New Roman"/>
        </w:rPr>
        <w:t xml:space="preserve">En la Figura 6.6 se puede visualizar que el usuario autorizado selecciona desde el Catálogo de Clientes al cliente activo que desea desactivar. El sistema consulta su estado y los procesos, obligaciones y elementos asociados, verificando que ninguno permanezca en un estado no final. Si la validación es satisfactoria, solicita la confirmación del usuario y posteriormente cambia el estado del cliente a Inactivo, conservando su información e historial y retirándolo de las operaciones que requieren clientes activos. Si se detecta alguna cotización, Nota de Venta, proyecto u otro elemento </w:t>
      </w:r>
      <w:r>
        <w:rPr>
          <w:rFonts w:ascii="Times New Roman" w:eastAsia="Times New Roman" w:hAnsi="Times New Roman" w:cs="Times New Roman"/>
        </w:rPr>
        <w:lastRenderedPageBreak/>
        <w:t>asociado con actividad pendiente, el sistema informa que el cliente no puede ser desactivado mientras dicha actividad permanezca abierta y mantiene su estado sin modificaciones.</w:t>
      </w:r>
    </w:p>
    <w:p w14:paraId="5F043FF3" w14:textId="77777777" w:rsidR="007D6E97" w:rsidRDefault="007D6E97">
      <w:pPr>
        <w:spacing w:after="200" w:line="360" w:lineRule="auto"/>
        <w:rPr>
          <w:rFonts w:ascii="Times New Roman" w:eastAsia="Times New Roman" w:hAnsi="Times New Roman" w:cs="Times New Roman"/>
        </w:rPr>
      </w:pPr>
    </w:p>
    <w:p w14:paraId="41162D30" w14:textId="77777777" w:rsidR="007D6E97" w:rsidRDefault="007D6E97">
      <w:pPr>
        <w:spacing w:after="200" w:line="360" w:lineRule="auto"/>
        <w:rPr>
          <w:rFonts w:ascii="Times New Roman" w:eastAsia="Times New Roman" w:hAnsi="Times New Roman" w:cs="Times New Roman"/>
        </w:rPr>
      </w:pPr>
    </w:p>
    <w:p w14:paraId="0AD05119" w14:textId="232A0DCB" w:rsidR="007D6E97" w:rsidRDefault="006844D0" w:rsidP="006844D0">
      <w:pPr>
        <w:pStyle w:val="Descripcin"/>
        <w:rPr>
          <w:rFonts w:eastAsia="Times New Roman" w:cs="Times New Roman"/>
          <w:b w:val="0"/>
          <w:bCs w:val="0"/>
          <w:color w:val="4D4D4D"/>
          <w:szCs w:val="18"/>
        </w:rPr>
      </w:pPr>
      <w:bookmarkStart w:id="154" w:name="_heading=h.66j777ordb9z" w:colFirst="0" w:colLast="0"/>
      <w:bookmarkStart w:id="155" w:name="_Toc240236645"/>
      <w:bookmarkEnd w:id="154"/>
      <w:r>
        <w:t xml:space="preserve">Figura </w:t>
      </w:r>
      <w:fldSimple w:instr=" STYLEREF 1 \s ">
        <w:r w:rsidR="00930693">
          <w:rPr>
            <w:noProof/>
          </w:rPr>
          <w:t>6</w:t>
        </w:r>
      </w:fldSimple>
      <w:r w:rsidR="00930693">
        <w:t>.</w:t>
      </w:r>
      <w:fldSimple w:instr=" SEQ Figura \* ARABIC \s 1 ">
        <w:r w:rsidR="00930693">
          <w:rPr>
            <w:noProof/>
          </w:rPr>
          <w:t>6</w:t>
        </w:r>
      </w:fldSimple>
      <w:r>
        <w:t xml:space="preserve"> </w:t>
      </w:r>
      <w:r>
        <w:rPr>
          <w:rFonts w:eastAsia="Times New Roman" w:cs="Times New Roman"/>
          <w:color w:val="4D4D4D"/>
          <w:szCs w:val="18"/>
        </w:rPr>
        <w:t xml:space="preserve">“DS-CU18 - Diagrama de secuencia: Emitiendo </w:t>
      </w:r>
      <w:proofErr w:type="gramStart"/>
      <w:r>
        <w:rPr>
          <w:rFonts w:eastAsia="Times New Roman" w:cs="Times New Roman"/>
          <w:color w:val="4D4D4D"/>
          <w:szCs w:val="18"/>
        </w:rPr>
        <w:t>Cotización ”</w:t>
      </w:r>
      <w:proofErr w:type="gramEnd"/>
      <w:r>
        <w:rPr>
          <w:rFonts w:eastAsia="Times New Roman" w:cs="Times New Roman"/>
          <w:color w:val="4D4D4D"/>
          <w:szCs w:val="18"/>
        </w:rPr>
        <w:t>.</w:t>
      </w:r>
      <w:bookmarkEnd w:id="155"/>
    </w:p>
    <w:p w14:paraId="74C3EA92" w14:textId="77777777" w:rsidR="007D6E97" w:rsidRDefault="00B143B5">
      <w:pPr>
        <w:spacing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2D93E3B7" wp14:editId="1D93A725">
            <wp:extent cx="5971540" cy="2882900"/>
            <wp:effectExtent l="0" t="0" r="0" b="0"/>
            <wp:docPr id="2131285638"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64"/>
                    <a:srcRect/>
                    <a:stretch>
                      <a:fillRect/>
                    </a:stretch>
                  </pic:blipFill>
                  <pic:spPr>
                    <a:xfrm>
                      <a:off x="0" y="0"/>
                      <a:ext cx="5971540" cy="2882900"/>
                    </a:xfrm>
                    <a:prstGeom prst="rect">
                      <a:avLst/>
                    </a:prstGeom>
                    <a:ln/>
                  </pic:spPr>
                </pic:pic>
              </a:graphicData>
            </a:graphic>
          </wp:inline>
        </w:drawing>
      </w:r>
    </w:p>
    <w:p w14:paraId="1B0ACF9D" w14:textId="77777777" w:rsidR="007D6E97" w:rsidRDefault="00B143B5" w:rsidP="006736A3">
      <w:pPr>
        <w:pStyle w:val="Cita"/>
        <w:rPr>
          <w:rFonts w:eastAsia="Times New Roman" w:cs="Times New Roman"/>
          <w:color w:val="000000"/>
          <w:szCs w:val="18"/>
        </w:rPr>
      </w:pPr>
      <w:r>
        <w:t>Fuente: Elaborado por los estudiantes de acuerdo con el proyecto.</w:t>
      </w:r>
    </w:p>
    <w:p w14:paraId="08CB7528" w14:textId="77777777" w:rsidR="007D6E97" w:rsidRDefault="007D6E97">
      <w:pPr>
        <w:spacing w:after="200" w:line="360" w:lineRule="auto"/>
        <w:rPr>
          <w:rFonts w:ascii="Times New Roman" w:eastAsia="Times New Roman" w:hAnsi="Times New Roman" w:cs="Times New Roman"/>
        </w:rPr>
      </w:pPr>
    </w:p>
    <w:p w14:paraId="005A3F13" w14:textId="77777777" w:rsidR="007D6E97" w:rsidRDefault="007D6E97">
      <w:pPr>
        <w:spacing w:after="200" w:line="360" w:lineRule="auto"/>
        <w:rPr>
          <w:rFonts w:ascii="Times New Roman" w:eastAsia="Times New Roman" w:hAnsi="Times New Roman" w:cs="Times New Roman"/>
        </w:rPr>
      </w:pPr>
    </w:p>
    <w:p w14:paraId="21327094" w14:textId="77777777" w:rsidR="007D6E97" w:rsidRDefault="00B143B5">
      <w:pPr>
        <w:pStyle w:val="Ttulo2"/>
        <w:spacing w:line="360" w:lineRule="auto"/>
        <w:jc w:val="both"/>
        <w:rPr>
          <w:rFonts w:ascii="Times New Roman" w:eastAsia="Times New Roman" w:hAnsi="Times New Roman" w:cs="Times New Roman"/>
        </w:rPr>
      </w:pPr>
      <w:bookmarkStart w:id="156" w:name="_Toc240236417"/>
      <w:r>
        <w:rPr>
          <w:rFonts w:ascii="Times New Roman" w:eastAsia="Times New Roman" w:hAnsi="Times New Roman" w:cs="Times New Roman"/>
        </w:rPr>
        <w:t>CU21 - Reactivando Cotización vencida</w:t>
      </w:r>
      <w:bookmarkEnd w:id="156"/>
      <w:r>
        <w:rPr>
          <w:rFonts w:ascii="Times New Roman" w:eastAsia="Times New Roman" w:hAnsi="Times New Roman" w:cs="Times New Roman"/>
        </w:rPr>
        <w:t xml:space="preserve"> </w:t>
      </w:r>
    </w:p>
    <w:p w14:paraId="730D1AE8" w14:textId="77777777" w:rsidR="007D6E97" w:rsidRDefault="007D6E97">
      <w:pPr>
        <w:spacing w:line="360" w:lineRule="auto"/>
        <w:rPr>
          <w:rFonts w:ascii="Times New Roman" w:eastAsia="Times New Roman" w:hAnsi="Times New Roman" w:cs="Times New Roman"/>
        </w:rPr>
      </w:pPr>
    </w:p>
    <w:p w14:paraId="58CE24CD" w14:textId="77777777" w:rsidR="007D6E97" w:rsidRDefault="00B143B5">
      <w:pPr>
        <w:spacing w:after="120" w:line="360" w:lineRule="auto"/>
        <w:jc w:val="both"/>
        <w:rPr>
          <w:rFonts w:ascii="Times New Roman" w:eastAsia="Times New Roman" w:hAnsi="Times New Roman" w:cs="Times New Roman"/>
        </w:rPr>
      </w:pPr>
      <w:r>
        <w:rPr>
          <w:rFonts w:ascii="Times New Roman" w:eastAsia="Times New Roman" w:hAnsi="Times New Roman" w:cs="Times New Roman"/>
        </w:rPr>
        <w:t xml:space="preserve">En la Figura 6.7 se puede visualizar que el usuario autorizado selecciona una Cotización vencida desde la vista Cotización y solicita reactivarla para continuar con la misma operación comercial. El sistema recupera sus antecedentes y conserva una copia del estado previo para mantener la trazabilidad de la información originalmente emitida. Posteriormente, el usuario ingresa una nueva fecha de vigencia y el sistema valida que corresponda a una fecha posterior a la actual. Cuando la </w:t>
      </w:r>
      <w:r>
        <w:rPr>
          <w:rFonts w:ascii="Times New Roman" w:eastAsia="Times New Roman" w:hAnsi="Times New Roman" w:cs="Times New Roman"/>
        </w:rPr>
        <w:lastRenderedPageBreak/>
        <w:t>validación es satisfactoria, actualiza la vigencia y devuelve la misma Cotización al estado Emitida y vigente. Si la nueva fecha corresponde al día actual o a una fecha anterior, el sistema informa que es inválida y no completa la reactivación.</w:t>
      </w:r>
    </w:p>
    <w:p w14:paraId="7766A350" w14:textId="77777777" w:rsidR="007D6E97" w:rsidRDefault="007D6E97">
      <w:pPr>
        <w:spacing w:line="360" w:lineRule="auto"/>
        <w:jc w:val="both"/>
        <w:rPr>
          <w:rFonts w:ascii="Times New Roman" w:eastAsia="Times New Roman" w:hAnsi="Times New Roman" w:cs="Times New Roman"/>
        </w:rPr>
      </w:pPr>
    </w:p>
    <w:p w14:paraId="379421E9" w14:textId="77777777" w:rsidR="007D6E97" w:rsidRDefault="007D6E97">
      <w:pPr>
        <w:spacing w:line="360" w:lineRule="auto"/>
        <w:jc w:val="both"/>
        <w:rPr>
          <w:rFonts w:ascii="Times New Roman" w:eastAsia="Times New Roman" w:hAnsi="Times New Roman" w:cs="Times New Roman"/>
        </w:rPr>
      </w:pPr>
    </w:p>
    <w:p w14:paraId="48E5A636" w14:textId="5902602E" w:rsidR="007D6E97" w:rsidRDefault="006844D0" w:rsidP="006844D0">
      <w:pPr>
        <w:pStyle w:val="Descripcin"/>
        <w:rPr>
          <w:rFonts w:eastAsia="Times New Roman" w:cs="Times New Roman"/>
          <w:b w:val="0"/>
          <w:bCs w:val="0"/>
          <w:color w:val="4D4D4D"/>
          <w:szCs w:val="18"/>
        </w:rPr>
      </w:pPr>
      <w:bookmarkStart w:id="157" w:name="_heading=h.gwp3fuc5s4ki" w:colFirst="0" w:colLast="0"/>
      <w:bookmarkStart w:id="158" w:name="_Toc240236646"/>
      <w:bookmarkEnd w:id="157"/>
      <w:r>
        <w:t xml:space="preserve">Figura </w:t>
      </w:r>
      <w:fldSimple w:instr=" STYLEREF 1 \s ">
        <w:r w:rsidR="00930693">
          <w:rPr>
            <w:noProof/>
          </w:rPr>
          <w:t>6</w:t>
        </w:r>
      </w:fldSimple>
      <w:r w:rsidR="00930693">
        <w:t>.</w:t>
      </w:r>
      <w:fldSimple w:instr=" SEQ Figura \* ARABIC \s 1 ">
        <w:r w:rsidR="00930693">
          <w:rPr>
            <w:noProof/>
          </w:rPr>
          <w:t>7</w:t>
        </w:r>
      </w:fldSimple>
      <w:r>
        <w:t xml:space="preserve"> </w:t>
      </w:r>
      <w:r>
        <w:rPr>
          <w:rFonts w:eastAsia="Times New Roman" w:cs="Times New Roman"/>
          <w:color w:val="4D4D4D"/>
          <w:szCs w:val="18"/>
        </w:rPr>
        <w:t>“DS-CU21 - Diagrama de secuencia: Reactivando Cotización vencida”.</w:t>
      </w:r>
      <w:bookmarkEnd w:id="158"/>
    </w:p>
    <w:p w14:paraId="2D2632CB" w14:textId="77777777" w:rsidR="007D6E97" w:rsidRDefault="00B143B5">
      <w:pPr>
        <w:spacing w:after="200"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47FEABE" wp14:editId="7A5D4C9E">
            <wp:extent cx="5971540" cy="3302000"/>
            <wp:effectExtent l="0" t="0" r="0" b="0"/>
            <wp:docPr id="2131285674"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65"/>
                    <a:srcRect/>
                    <a:stretch>
                      <a:fillRect/>
                    </a:stretch>
                  </pic:blipFill>
                  <pic:spPr>
                    <a:xfrm>
                      <a:off x="0" y="0"/>
                      <a:ext cx="5971540" cy="3302000"/>
                    </a:xfrm>
                    <a:prstGeom prst="rect">
                      <a:avLst/>
                    </a:prstGeom>
                    <a:ln/>
                  </pic:spPr>
                </pic:pic>
              </a:graphicData>
            </a:graphic>
          </wp:inline>
        </w:drawing>
      </w:r>
    </w:p>
    <w:p w14:paraId="2D777309" w14:textId="77777777" w:rsidR="007D6E97" w:rsidRDefault="00B143B5" w:rsidP="006736A3">
      <w:pPr>
        <w:pStyle w:val="Cita"/>
        <w:rPr>
          <w:rFonts w:eastAsia="Times New Roman" w:cs="Times New Roman"/>
          <w:i w:val="0"/>
          <w:iCs w:val="0"/>
          <w:color w:val="000000"/>
          <w:szCs w:val="18"/>
        </w:rPr>
      </w:pPr>
      <w:r>
        <w:tab/>
      </w:r>
      <w:r>
        <w:tab/>
      </w:r>
      <w:r>
        <w:tab/>
      </w:r>
      <w:r>
        <w:rPr>
          <w:rFonts w:eastAsia="Times New Roman" w:cs="Times New Roman"/>
          <w:color w:val="000000"/>
          <w:szCs w:val="18"/>
        </w:rPr>
        <w:t>Fuente: Elaborado por los estudiantes de acuerdo con el proyecto.</w:t>
      </w:r>
    </w:p>
    <w:p w14:paraId="5A84D937" w14:textId="77777777" w:rsidR="007D6E97" w:rsidRDefault="007D6E97">
      <w:pPr>
        <w:spacing w:after="200" w:line="360" w:lineRule="auto"/>
        <w:jc w:val="both"/>
        <w:rPr>
          <w:rFonts w:ascii="Times New Roman" w:eastAsia="Times New Roman" w:hAnsi="Times New Roman" w:cs="Times New Roman"/>
          <w:i/>
          <w:iCs/>
          <w:color w:val="000000"/>
          <w:sz w:val="18"/>
          <w:szCs w:val="18"/>
        </w:rPr>
      </w:pPr>
    </w:p>
    <w:p w14:paraId="358DEE9E" w14:textId="77777777" w:rsidR="007D6E97" w:rsidRDefault="007D6E97">
      <w:pPr>
        <w:spacing w:after="200" w:line="360" w:lineRule="auto"/>
        <w:jc w:val="both"/>
        <w:rPr>
          <w:rFonts w:ascii="Times New Roman" w:eastAsia="Times New Roman" w:hAnsi="Times New Roman" w:cs="Times New Roman"/>
        </w:rPr>
      </w:pPr>
    </w:p>
    <w:p w14:paraId="210802DC" w14:textId="77777777" w:rsidR="007D6E97" w:rsidRDefault="00B143B5">
      <w:pPr>
        <w:pStyle w:val="Ttulo2"/>
        <w:spacing w:line="360" w:lineRule="auto"/>
        <w:jc w:val="both"/>
        <w:rPr>
          <w:rFonts w:ascii="Times New Roman" w:eastAsia="Times New Roman" w:hAnsi="Times New Roman" w:cs="Times New Roman"/>
        </w:rPr>
      </w:pPr>
      <w:bookmarkStart w:id="159" w:name="_Toc240236418"/>
      <w:r>
        <w:rPr>
          <w:rFonts w:ascii="Times New Roman" w:eastAsia="Times New Roman" w:hAnsi="Times New Roman" w:cs="Times New Roman"/>
        </w:rPr>
        <w:t>CU23 - Formalizando cliente B2C provisional</w:t>
      </w:r>
      <w:bookmarkEnd w:id="159"/>
      <w:r>
        <w:rPr>
          <w:rFonts w:ascii="Times New Roman" w:eastAsia="Times New Roman" w:hAnsi="Times New Roman" w:cs="Times New Roman"/>
        </w:rPr>
        <w:t xml:space="preserve"> </w:t>
      </w:r>
    </w:p>
    <w:p w14:paraId="45CF5500" w14:textId="77777777" w:rsidR="007D6E97" w:rsidRDefault="007D6E97">
      <w:pPr>
        <w:spacing w:line="360" w:lineRule="auto"/>
        <w:jc w:val="both"/>
        <w:rPr>
          <w:rFonts w:ascii="Times New Roman" w:eastAsia="Times New Roman" w:hAnsi="Times New Roman" w:cs="Times New Roman"/>
        </w:rPr>
      </w:pPr>
    </w:p>
    <w:p w14:paraId="3DFCB12C" w14:textId="77777777" w:rsidR="007D6E97" w:rsidRDefault="00B143B5">
      <w:pPr>
        <w:spacing w:after="120" w:line="360" w:lineRule="auto"/>
        <w:jc w:val="both"/>
        <w:rPr>
          <w:rFonts w:ascii="Times New Roman" w:eastAsia="Times New Roman" w:hAnsi="Times New Roman" w:cs="Times New Roman"/>
        </w:rPr>
      </w:pPr>
      <w:r>
        <w:rPr>
          <w:rFonts w:ascii="Times New Roman" w:eastAsia="Times New Roman" w:hAnsi="Times New Roman" w:cs="Times New Roman"/>
        </w:rPr>
        <w:t xml:space="preserve">En la Figura 6.8 se puede visualizar que el usuario autorizado selecciona una Cotización vencida desde la vista Cotización y solicita reactivarla para continuar con la misma operación comercial. El sistema recupera sus antecedentes y conserva una copia del estado previo para mantener la </w:t>
      </w:r>
      <w:r>
        <w:rPr>
          <w:rFonts w:ascii="Times New Roman" w:eastAsia="Times New Roman" w:hAnsi="Times New Roman" w:cs="Times New Roman"/>
        </w:rPr>
        <w:lastRenderedPageBreak/>
        <w:t>trazabilidad de la información originalmente emitida. Posteriormente, el usuario ingresa una nueva fecha de vigencia y el sistema valida que corresponda a una fecha posterior a la actual. Cuando la validación es satisfactoria, actualiza la vigencia y devuelve la misma Cotización al estado Emitida y vigente. Si la nueva fecha corresponde al día actual o a una fecha anterior, el sistema informa que es inválida y no completa la reactivación.</w:t>
      </w:r>
    </w:p>
    <w:p w14:paraId="2225CC76" w14:textId="77777777" w:rsidR="007D6E97" w:rsidRDefault="007D6E97">
      <w:pPr>
        <w:spacing w:line="360" w:lineRule="auto"/>
        <w:jc w:val="both"/>
        <w:rPr>
          <w:rFonts w:ascii="Times New Roman" w:eastAsia="Times New Roman" w:hAnsi="Times New Roman" w:cs="Times New Roman"/>
        </w:rPr>
      </w:pPr>
    </w:p>
    <w:p w14:paraId="1F219ECA" w14:textId="77777777" w:rsidR="007D6E97" w:rsidRDefault="007D6E97">
      <w:pPr>
        <w:spacing w:line="360" w:lineRule="auto"/>
        <w:jc w:val="both"/>
        <w:rPr>
          <w:rFonts w:ascii="Times New Roman" w:eastAsia="Times New Roman" w:hAnsi="Times New Roman" w:cs="Times New Roman"/>
        </w:rPr>
      </w:pPr>
    </w:p>
    <w:p w14:paraId="67D56FA4" w14:textId="7B411A4F" w:rsidR="007D6E97" w:rsidRDefault="006844D0" w:rsidP="006844D0">
      <w:pPr>
        <w:pStyle w:val="Descripcin"/>
        <w:rPr>
          <w:rFonts w:eastAsia="Times New Roman" w:cs="Times New Roman"/>
          <w:b w:val="0"/>
          <w:bCs w:val="0"/>
          <w:color w:val="4D4D4D"/>
          <w:szCs w:val="18"/>
        </w:rPr>
      </w:pPr>
      <w:bookmarkStart w:id="160" w:name="_heading=h.4hx4xa5oco3k" w:colFirst="0" w:colLast="0"/>
      <w:bookmarkStart w:id="161" w:name="_Toc240236647"/>
      <w:bookmarkEnd w:id="160"/>
      <w:r>
        <w:t xml:space="preserve">Figura </w:t>
      </w:r>
      <w:fldSimple w:instr=" STYLEREF 1 \s ">
        <w:r w:rsidR="00930693">
          <w:rPr>
            <w:noProof/>
          </w:rPr>
          <w:t>6</w:t>
        </w:r>
      </w:fldSimple>
      <w:r w:rsidR="00930693">
        <w:t>.</w:t>
      </w:r>
      <w:fldSimple w:instr=" SEQ Figura \* ARABIC \s 1 ">
        <w:r w:rsidR="00930693">
          <w:rPr>
            <w:noProof/>
          </w:rPr>
          <w:t>8</w:t>
        </w:r>
      </w:fldSimple>
      <w:r>
        <w:t xml:space="preserve"> </w:t>
      </w:r>
      <w:r>
        <w:rPr>
          <w:rFonts w:eastAsia="Times New Roman" w:cs="Times New Roman"/>
          <w:color w:val="4D4D4D"/>
          <w:szCs w:val="18"/>
        </w:rPr>
        <w:t>“DS-CU23 - Diagrama de secuencia: Formalizando cliente B2C provisional”.</w:t>
      </w:r>
      <w:bookmarkEnd w:id="161"/>
    </w:p>
    <w:p w14:paraId="0228D2A1" w14:textId="77777777" w:rsidR="007D6E97" w:rsidRDefault="00B143B5">
      <w:pPr>
        <w:spacing w:after="200"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851422E" wp14:editId="1064D76C">
            <wp:extent cx="5971540" cy="4826000"/>
            <wp:effectExtent l="0" t="0" r="0" b="0"/>
            <wp:docPr id="2131285645" name="image110.png"/>
            <wp:cNvGraphicFramePr/>
            <a:graphic xmlns:a="http://schemas.openxmlformats.org/drawingml/2006/main">
              <a:graphicData uri="http://schemas.openxmlformats.org/drawingml/2006/picture">
                <pic:pic xmlns:pic="http://schemas.openxmlformats.org/drawingml/2006/picture">
                  <pic:nvPicPr>
                    <pic:cNvPr id="0" name="image110.png"/>
                    <pic:cNvPicPr preferRelativeResize="0"/>
                  </pic:nvPicPr>
                  <pic:blipFill>
                    <a:blip r:embed="rId66"/>
                    <a:srcRect/>
                    <a:stretch>
                      <a:fillRect/>
                    </a:stretch>
                  </pic:blipFill>
                  <pic:spPr>
                    <a:xfrm>
                      <a:off x="0" y="0"/>
                      <a:ext cx="5971540" cy="4826000"/>
                    </a:xfrm>
                    <a:prstGeom prst="rect">
                      <a:avLst/>
                    </a:prstGeom>
                    <a:ln/>
                  </pic:spPr>
                </pic:pic>
              </a:graphicData>
            </a:graphic>
          </wp:inline>
        </w:drawing>
      </w:r>
    </w:p>
    <w:p w14:paraId="73251B1D" w14:textId="77777777" w:rsidR="007D6E97" w:rsidRDefault="00B143B5" w:rsidP="006736A3">
      <w:pPr>
        <w:pStyle w:val="Cita"/>
        <w:rPr>
          <w:rFonts w:eastAsia="Times New Roman" w:cs="Times New Roman"/>
          <w:i w:val="0"/>
          <w:iCs w:val="0"/>
          <w:szCs w:val="18"/>
        </w:rPr>
      </w:pPr>
      <w:r>
        <w:tab/>
      </w:r>
      <w:r>
        <w:tab/>
      </w:r>
      <w:r>
        <w:rPr>
          <w:rFonts w:eastAsia="Times New Roman" w:cs="Times New Roman"/>
          <w:szCs w:val="18"/>
        </w:rPr>
        <w:tab/>
        <w:t>Fuente: Elaborado por los estudiantes de acuerdo con el proyecto.</w:t>
      </w:r>
    </w:p>
    <w:p w14:paraId="718E2351" w14:textId="77777777" w:rsidR="007D6E97" w:rsidRDefault="007D6E97">
      <w:pPr>
        <w:spacing w:after="200" w:line="360" w:lineRule="auto"/>
        <w:rPr>
          <w:rFonts w:ascii="Times New Roman" w:eastAsia="Times New Roman" w:hAnsi="Times New Roman" w:cs="Times New Roman"/>
          <w:i/>
          <w:iCs/>
          <w:color w:val="000000"/>
          <w:sz w:val="18"/>
          <w:szCs w:val="18"/>
        </w:rPr>
      </w:pPr>
    </w:p>
    <w:p w14:paraId="74EDCE0A" w14:textId="77777777" w:rsidR="007D6E97" w:rsidRDefault="00B143B5">
      <w:pPr>
        <w:pStyle w:val="Ttulo2"/>
        <w:spacing w:line="360" w:lineRule="auto"/>
        <w:rPr>
          <w:rFonts w:ascii="Times New Roman" w:eastAsia="Times New Roman" w:hAnsi="Times New Roman" w:cs="Times New Roman"/>
          <w:color w:val="191919"/>
        </w:rPr>
      </w:pPr>
      <w:bookmarkStart w:id="162" w:name="_Toc240236419"/>
      <w:r>
        <w:rPr>
          <w:rFonts w:ascii="Times New Roman" w:eastAsia="Times New Roman" w:hAnsi="Times New Roman" w:cs="Times New Roman"/>
        </w:rPr>
        <w:lastRenderedPageBreak/>
        <w:t xml:space="preserve">CU39 - </w:t>
      </w:r>
      <w:r>
        <w:rPr>
          <w:rFonts w:ascii="Times New Roman" w:eastAsia="Times New Roman" w:hAnsi="Times New Roman" w:cs="Times New Roman"/>
          <w:color w:val="191919"/>
        </w:rPr>
        <w:t>Definiendo condiciones y fecha final de vencimiento de cobro B2B</w:t>
      </w:r>
      <w:bookmarkEnd w:id="162"/>
    </w:p>
    <w:p w14:paraId="7487F070" w14:textId="77777777" w:rsidR="007D6E97" w:rsidRDefault="007D6E97">
      <w:pPr>
        <w:spacing w:line="360" w:lineRule="auto"/>
        <w:rPr>
          <w:rFonts w:ascii="Times New Roman" w:eastAsia="Times New Roman" w:hAnsi="Times New Roman" w:cs="Times New Roman"/>
        </w:rPr>
      </w:pPr>
    </w:p>
    <w:p w14:paraId="1E1FF73E" w14:textId="77777777" w:rsidR="007D6E97" w:rsidRDefault="00B143B5">
      <w:pPr>
        <w:spacing w:after="120" w:line="360" w:lineRule="auto"/>
        <w:jc w:val="both"/>
        <w:rPr>
          <w:rFonts w:ascii="Times New Roman" w:eastAsia="Times New Roman" w:hAnsi="Times New Roman" w:cs="Times New Roman"/>
        </w:rPr>
      </w:pPr>
      <w:r>
        <w:rPr>
          <w:rFonts w:ascii="Times New Roman" w:eastAsia="Times New Roman" w:hAnsi="Times New Roman" w:cs="Times New Roman"/>
        </w:rPr>
        <w:t>En la Figura 6.9 se puede visualizar que el usuario autorizado accede desde la Nota de Venta a la configuración de cobro de una operación B2B e ingresa los montos, proporciones, eventos o antecedentes comerciales que habilitan los cobros intermedios, junto con la fecha final de vencimiento. El sistema recupera las condiciones vigentes, valida que la información sea completa y coherente y, cuando corresponde, registra la configuración manteniendo una única fecha final para determinar deuda vigente, condición Por vencer y morosidad. Los hitos intermedios permanecen únicamente como referencias comerciales y no generan vencimientos morosos independientes. Si falta información obligatoria o la fecha final ingresada no es válida, el sistema informa la situación y no registra los cambios hasta que sean corregidos.</w:t>
      </w:r>
    </w:p>
    <w:p w14:paraId="4B5CD76B" w14:textId="77777777" w:rsidR="007D6E97" w:rsidRDefault="007D6E97">
      <w:pPr>
        <w:spacing w:line="360" w:lineRule="auto"/>
        <w:jc w:val="both"/>
        <w:rPr>
          <w:rFonts w:ascii="Times New Roman" w:eastAsia="Times New Roman" w:hAnsi="Times New Roman" w:cs="Times New Roman"/>
        </w:rPr>
      </w:pPr>
    </w:p>
    <w:p w14:paraId="43C1122A" w14:textId="77777777" w:rsidR="007D6E97" w:rsidRDefault="007D6E97">
      <w:pPr>
        <w:spacing w:line="360" w:lineRule="auto"/>
        <w:jc w:val="both"/>
        <w:rPr>
          <w:rFonts w:ascii="Times New Roman" w:eastAsia="Times New Roman" w:hAnsi="Times New Roman" w:cs="Times New Roman"/>
        </w:rPr>
      </w:pPr>
    </w:p>
    <w:p w14:paraId="33D1BF00" w14:textId="7462AC57" w:rsidR="006844D0" w:rsidRDefault="006844D0" w:rsidP="006844D0">
      <w:pPr>
        <w:pStyle w:val="Descripcin"/>
      </w:pPr>
      <w:bookmarkStart w:id="163" w:name="_heading=h.z02nprtoqwwi" w:colFirst="0" w:colLast="0"/>
      <w:bookmarkStart w:id="164" w:name="_Toc240236648"/>
      <w:bookmarkEnd w:id="163"/>
      <w:r>
        <w:t xml:space="preserve">Figura </w:t>
      </w:r>
      <w:fldSimple w:instr=" STYLEREF 1 \s ">
        <w:r w:rsidR="00930693">
          <w:rPr>
            <w:noProof/>
          </w:rPr>
          <w:t>6</w:t>
        </w:r>
      </w:fldSimple>
      <w:r w:rsidR="00930693">
        <w:t>.</w:t>
      </w:r>
      <w:fldSimple w:instr=" SEQ Figura \* ARABIC \s 1 ">
        <w:r w:rsidR="00930693">
          <w:rPr>
            <w:noProof/>
          </w:rPr>
          <w:t>9</w:t>
        </w:r>
      </w:fldSimple>
      <w:r>
        <w:t xml:space="preserve"> </w:t>
      </w:r>
      <w:r w:rsidRPr="00827544">
        <w:t>“DS-CU39 - Diagrama de secuencia: Definiendo condiciones y fecha final de vencimiento de cobro B2B”.</w:t>
      </w:r>
      <w:bookmarkEnd w:id="164"/>
    </w:p>
    <w:p w14:paraId="758C0AEC" w14:textId="77777777" w:rsidR="007D6E97" w:rsidRDefault="00B143B5">
      <w:pPr>
        <w:spacing w:after="200"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7A9159E" wp14:editId="7CAEF788">
            <wp:extent cx="5971540" cy="2628900"/>
            <wp:effectExtent l="0" t="0" r="0" b="0"/>
            <wp:docPr id="2131285715" name="image137.png"/>
            <wp:cNvGraphicFramePr/>
            <a:graphic xmlns:a="http://schemas.openxmlformats.org/drawingml/2006/main">
              <a:graphicData uri="http://schemas.openxmlformats.org/drawingml/2006/picture">
                <pic:pic xmlns:pic="http://schemas.openxmlformats.org/drawingml/2006/picture">
                  <pic:nvPicPr>
                    <pic:cNvPr id="0" name="image137.png"/>
                    <pic:cNvPicPr preferRelativeResize="0"/>
                  </pic:nvPicPr>
                  <pic:blipFill>
                    <a:blip r:embed="rId67"/>
                    <a:srcRect/>
                    <a:stretch>
                      <a:fillRect/>
                    </a:stretch>
                  </pic:blipFill>
                  <pic:spPr>
                    <a:xfrm>
                      <a:off x="0" y="0"/>
                      <a:ext cx="5971540" cy="2628900"/>
                    </a:xfrm>
                    <a:prstGeom prst="rect">
                      <a:avLst/>
                    </a:prstGeom>
                    <a:ln/>
                  </pic:spPr>
                </pic:pic>
              </a:graphicData>
            </a:graphic>
          </wp:inline>
        </w:drawing>
      </w:r>
    </w:p>
    <w:p w14:paraId="188BE783" w14:textId="77777777" w:rsidR="007D6E97" w:rsidRDefault="00B143B5" w:rsidP="006736A3">
      <w:pPr>
        <w:pStyle w:val="Cita"/>
        <w:rPr>
          <w:rFonts w:eastAsia="Times New Roman" w:cs="Times New Roman"/>
          <w:i w:val="0"/>
          <w:iCs w:val="0"/>
          <w:color w:val="000000"/>
          <w:szCs w:val="18"/>
        </w:rPr>
      </w:pPr>
      <w:r>
        <w:tab/>
      </w:r>
      <w:r>
        <w:tab/>
      </w:r>
      <w:r>
        <w:tab/>
      </w:r>
      <w:r>
        <w:rPr>
          <w:rFonts w:eastAsia="Times New Roman" w:cs="Times New Roman"/>
          <w:color w:val="000000"/>
          <w:szCs w:val="18"/>
        </w:rPr>
        <w:t>Fuente: Elaborado por los estudiantes de acuerdo con el proyecto.</w:t>
      </w:r>
    </w:p>
    <w:p w14:paraId="4A3D5618" w14:textId="77777777" w:rsidR="007D6E97" w:rsidRDefault="007D6E97">
      <w:pPr>
        <w:spacing w:after="200" w:line="360" w:lineRule="auto"/>
        <w:rPr>
          <w:rFonts w:ascii="Times New Roman" w:eastAsia="Times New Roman" w:hAnsi="Times New Roman" w:cs="Times New Roman"/>
          <w:i/>
          <w:iCs/>
          <w:color w:val="000000"/>
          <w:sz w:val="18"/>
          <w:szCs w:val="18"/>
        </w:rPr>
      </w:pPr>
    </w:p>
    <w:p w14:paraId="2E1CB7D4" w14:textId="77777777" w:rsidR="007D6E97" w:rsidRDefault="00B143B5">
      <w:pPr>
        <w:pStyle w:val="Ttulo2"/>
        <w:spacing w:line="360" w:lineRule="auto"/>
        <w:jc w:val="both"/>
        <w:rPr>
          <w:rFonts w:ascii="Times New Roman" w:eastAsia="Times New Roman" w:hAnsi="Times New Roman" w:cs="Times New Roman"/>
        </w:rPr>
      </w:pPr>
      <w:bookmarkStart w:id="165" w:name="_Toc240236420"/>
      <w:r>
        <w:rPr>
          <w:rFonts w:ascii="Times New Roman" w:eastAsia="Times New Roman" w:hAnsi="Times New Roman" w:cs="Times New Roman"/>
        </w:rPr>
        <w:lastRenderedPageBreak/>
        <w:t xml:space="preserve">CU40 - </w:t>
      </w:r>
      <w:r>
        <w:rPr>
          <w:rFonts w:ascii="Times New Roman" w:eastAsia="Times New Roman" w:hAnsi="Times New Roman" w:cs="Times New Roman"/>
          <w:color w:val="191919"/>
        </w:rPr>
        <w:t>Gestionando etapas de cobro B2C</w:t>
      </w:r>
      <w:bookmarkEnd w:id="165"/>
      <w:r>
        <w:rPr>
          <w:rFonts w:ascii="Times New Roman" w:eastAsia="Times New Roman" w:hAnsi="Times New Roman" w:cs="Times New Roman"/>
        </w:rPr>
        <w:t xml:space="preserve"> </w:t>
      </w:r>
    </w:p>
    <w:p w14:paraId="2073CA10" w14:textId="77777777" w:rsidR="007D6E97" w:rsidRDefault="007D6E97">
      <w:pPr>
        <w:spacing w:line="360" w:lineRule="auto"/>
        <w:jc w:val="both"/>
        <w:rPr>
          <w:rFonts w:ascii="Times New Roman" w:eastAsia="Times New Roman" w:hAnsi="Times New Roman" w:cs="Times New Roman"/>
        </w:rPr>
      </w:pPr>
    </w:p>
    <w:p w14:paraId="151B973D" w14:textId="77777777" w:rsidR="007D6E97" w:rsidRDefault="00B143B5">
      <w:pPr>
        <w:spacing w:after="120" w:line="360" w:lineRule="auto"/>
        <w:jc w:val="both"/>
        <w:rPr>
          <w:rFonts w:ascii="Times New Roman" w:eastAsia="Times New Roman" w:hAnsi="Times New Roman" w:cs="Times New Roman"/>
        </w:rPr>
      </w:pPr>
      <w:r>
        <w:rPr>
          <w:rFonts w:ascii="Times New Roman" w:eastAsia="Times New Roman" w:hAnsi="Times New Roman" w:cs="Times New Roman"/>
        </w:rPr>
        <w:t>En la Figura 6.10 se puede visualizar que el usuario autorizado accede desde la Nota de Venta a la información de cobro de una operación B2C. El sistema recupera su saldo vigente, los pagos registrados y las condiciones de cobro, presentando Anticipo, Abono parcial y Pago final como referencias de seguimiento sin crear deudas ni vencimientos independientes para cada etapa. El usuario registra o confirma la fecha final de vencimiento y el sistema mantiene un único saldo pendiente y una única fecha final para el seguimiento financiero y la morosidad. Si la fecha final requerida no puede registrarse válidamente, el sistema informa la situación y mantiene pendiente su definición, sin generar vencimientos por las etapas de cobro.</w:t>
      </w:r>
    </w:p>
    <w:p w14:paraId="5E85C751" w14:textId="77777777" w:rsidR="007D6E97" w:rsidRDefault="007D6E97">
      <w:pPr>
        <w:pBdr>
          <w:top w:val="nil"/>
          <w:left w:val="nil"/>
          <w:bottom w:val="nil"/>
          <w:right w:val="nil"/>
          <w:between w:val="nil"/>
        </w:pBdr>
        <w:spacing w:line="360" w:lineRule="auto"/>
        <w:rPr>
          <w:rFonts w:ascii="Times New Roman" w:eastAsia="Times New Roman" w:hAnsi="Times New Roman" w:cs="Times New Roman"/>
          <w:b/>
          <w:bCs/>
          <w:color w:val="4D4D4D"/>
          <w:sz w:val="18"/>
          <w:szCs w:val="18"/>
        </w:rPr>
      </w:pPr>
      <w:bookmarkStart w:id="166" w:name="_heading=h.imbpdekk5jv6" w:colFirst="0" w:colLast="0"/>
      <w:bookmarkEnd w:id="166"/>
    </w:p>
    <w:p w14:paraId="583528FA" w14:textId="6E0883E2" w:rsidR="006844D0" w:rsidRDefault="006844D0" w:rsidP="006844D0">
      <w:pPr>
        <w:pStyle w:val="Descripcin"/>
      </w:pPr>
      <w:bookmarkStart w:id="167" w:name="_heading=h.x7c8vshryccg" w:colFirst="0" w:colLast="0"/>
      <w:bookmarkStart w:id="168" w:name="_Toc240236649"/>
      <w:bookmarkEnd w:id="167"/>
      <w:r>
        <w:t xml:space="preserve">Figura </w:t>
      </w:r>
      <w:fldSimple w:instr=" STYLEREF 1 \s ">
        <w:r w:rsidR="00930693">
          <w:rPr>
            <w:noProof/>
          </w:rPr>
          <w:t>6</w:t>
        </w:r>
      </w:fldSimple>
      <w:r w:rsidR="00930693">
        <w:t>.</w:t>
      </w:r>
      <w:fldSimple w:instr=" SEQ Figura \* ARABIC \s 1 ">
        <w:r w:rsidR="00930693">
          <w:rPr>
            <w:noProof/>
          </w:rPr>
          <w:t>10</w:t>
        </w:r>
      </w:fldSimple>
      <w:r>
        <w:t xml:space="preserve"> </w:t>
      </w:r>
      <w:r w:rsidRPr="006C18DE">
        <w:t>“DS-CU40 - Diagrama de secuencia: Gestionando etapas de cobro B2C”.</w:t>
      </w:r>
      <w:bookmarkEnd w:id="168"/>
    </w:p>
    <w:p w14:paraId="1C374FAE" w14:textId="77777777" w:rsidR="007D6E97" w:rsidRDefault="00B143B5">
      <w:pPr>
        <w:spacing w:after="200"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F5B11E4" wp14:editId="43CA50D6">
            <wp:extent cx="5971540" cy="3251200"/>
            <wp:effectExtent l="0" t="0" r="0" b="0"/>
            <wp:docPr id="2131285667"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68"/>
                    <a:srcRect/>
                    <a:stretch>
                      <a:fillRect/>
                    </a:stretch>
                  </pic:blipFill>
                  <pic:spPr>
                    <a:xfrm>
                      <a:off x="0" y="0"/>
                      <a:ext cx="5971540" cy="3251200"/>
                    </a:xfrm>
                    <a:prstGeom prst="rect">
                      <a:avLst/>
                    </a:prstGeom>
                    <a:ln/>
                  </pic:spPr>
                </pic:pic>
              </a:graphicData>
            </a:graphic>
          </wp:inline>
        </w:drawing>
      </w:r>
    </w:p>
    <w:p w14:paraId="10F888C0" w14:textId="77777777" w:rsidR="007D6E97" w:rsidRDefault="00B143B5" w:rsidP="006736A3">
      <w:pPr>
        <w:pStyle w:val="Cita"/>
        <w:rPr>
          <w:rFonts w:eastAsia="Times New Roman" w:cs="Times New Roman"/>
          <w:i w:val="0"/>
          <w:iCs w:val="0"/>
          <w:color w:val="000000"/>
          <w:szCs w:val="18"/>
        </w:rPr>
      </w:pPr>
      <w:r>
        <w:tab/>
      </w:r>
      <w:r>
        <w:tab/>
      </w:r>
      <w:r>
        <w:tab/>
      </w:r>
      <w:r>
        <w:rPr>
          <w:rFonts w:eastAsia="Times New Roman" w:cs="Times New Roman"/>
          <w:color w:val="000000"/>
          <w:szCs w:val="18"/>
        </w:rPr>
        <w:t>Fuente: Elaborado por los estudiantes de acuerdo con el proyecto.</w:t>
      </w:r>
    </w:p>
    <w:p w14:paraId="29A2EC9E" w14:textId="77777777" w:rsidR="007D6E97" w:rsidRDefault="007D6E97">
      <w:pPr>
        <w:spacing w:after="200" w:line="360" w:lineRule="auto"/>
        <w:jc w:val="both"/>
        <w:rPr>
          <w:rFonts w:ascii="Times New Roman" w:eastAsia="Times New Roman" w:hAnsi="Times New Roman" w:cs="Times New Roman"/>
        </w:rPr>
      </w:pPr>
    </w:p>
    <w:p w14:paraId="6A5C2C15" w14:textId="77777777" w:rsidR="007D6E97" w:rsidRDefault="007D6E97">
      <w:pPr>
        <w:pStyle w:val="Ttulo2"/>
        <w:spacing w:line="360" w:lineRule="auto"/>
        <w:jc w:val="both"/>
        <w:rPr>
          <w:rFonts w:ascii="Times New Roman" w:eastAsia="Times New Roman" w:hAnsi="Times New Roman" w:cs="Times New Roman"/>
        </w:rPr>
      </w:pPr>
    </w:p>
    <w:p w14:paraId="6D1414CB" w14:textId="77777777" w:rsidR="007D6E97" w:rsidRDefault="00B143B5">
      <w:pPr>
        <w:pStyle w:val="Ttulo2"/>
        <w:spacing w:line="360" w:lineRule="auto"/>
        <w:jc w:val="both"/>
        <w:rPr>
          <w:rFonts w:ascii="Times New Roman" w:eastAsia="Times New Roman" w:hAnsi="Times New Roman" w:cs="Times New Roman"/>
        </w:rPr>
      </w:pPr>
      <w:bookmarkStart w:id="169" w:name="_Toc240236421"/>
      <w:r>
        <w:rPr>
          <w:rFonts w:ascii="Times New Roman" w:eastAsia="Times New Roman" w:hAnsi="Times New Roman" w:cs="Times New Roman"/>
        </w:rPr>
        <w:t xml:space="preserve">CU41 - </w:t>
      </w:r>
      <w:r>
        <w:rPr>
          <w:rFonts w:ascii="Times New Roman" w:eastAsia="Times New Roman" w:hAnsi="Times New Roman" w:cs="Times New Roman"/>
          <w:color w:val="191919"/>
        </w:rPr>
        <w:t>Configurando umbral Por vencer</w:t>
      </w:r>
      <w:bookmarkEnd w:id="169"/>
      <w:r>
        <w:rPr>
          <w:rFonts w:ascii="Times New Roman" w:eastAsia="Times New Roman" w:hAnsi="Times New Roman" w:cs="Times New Roman"/>
        </w:rPr>
        <w:t xml:space="preserve"> </w:t>
      </w:r>
    </w:p>
    <w:p w14:paraId="52B0C97A" w14:textId="77777777" w:rsidR="007D6E97" w:rsidRDefault="007D6E97">
      <w:pPr>
        <w:spacing w:line="360" w:lineRule="auto"/>
        <w:jc w:val="both"/>
        <w:rPr>
          <w:rFonts w:ascii="Times New Roman" w:eastAsia="Times New Roman" w:hAnsi="Times New Roman" w:cs="Times New Roman"/>
        </w:rPr>
      </w:pPr>
    </w:p>
    <w:p w14:paraId="632E3E63" w14:textId="77777777" w:rsidR="007D6E97" w:rsidRDefault="00B143B5">
      <w:pPr>
        <w:spacing w:after="120" w:line="360" w:lineRule="auto"/>
        <w:jc w:val="both"/>
        <w:rPr>
          <w:rFonts w:ascii="Times New Roman" w:eastAsia="Times New Roman" w:hAnsi="Times New Roman" w:cs="Times New Roman"/>
        </w:rPr>
      </w:pPr>
      <w:r>
        <w:rPr>
          <w:rFonts w:ascii="Times New Roman" w:eastAsia="Times New Roman" w:hAnsi="Times New Roman" w:cs="Times New Roman"/>
        </w:rPr>
        <w:t>En la Figura 6.11 se puede visualizar que el usuario autorizado accede desde la Nota de Venta a la información de cobro de una operación B2C. El sistema recupera su saldo vigente, los pagos registrados y las condiciones de cobro, presentando Anticipo, Abono parcial y Pago final como referencias de seguimiento sin crear deudas ni vencimientos independientes para cada etapa. El usuario registra o confirma la fecha final de vencimiento y el sistema mantiene un único saldo pendiente y una única fecha final para el seguimiento financiero y la morosidad. Si la fecha final requerida no puede registrarse válidamente, el sistema informa la situación y mantiene pendiente su definición, sin generar vencimientos por las etapas de cobro.</w:t>
      </w:r>
    </w:p>
    <w:p w14:paraId="001C397B" w14:textId="77777777" w:rsidR="007D6E97" w:rsidRDefault="007D6E97">
      <w:pPr>
        <w:spacing w:line="360" w:lineRule="auto"/>
        <w:jc w:val="both"/>
        <w:rPr>
          <w:rFonts w:ascii="Times New Roman" w:eastAsia="Times New Roman" w:hAnsi="Times New Roman" w:cs="Times New Roman"/>
        </w:rPr>
      </w:pPr>
      <w:bookmarkStart w:id="170" w:name="_heading=h.oyq5mg6bcstq" w:colFirst="0" w:colLast="0"/>
      <w:bookmarkEnd w:id="170"/>
    </w:p>
    <w:p w14:paraId="55D5CB2B" w14:textId="77777777" w:rsidR="007D6E97" w:rsidRDefault="007D6E97">
      <w:pPr>
        <w:pBdr>
          <w:top w:val="nil"/>
          <w:left w:val="nil"/>
          <w:bottom w:val="nil"/>
          <w:right w:val="nil"/>
          <w:between w:val="nil"/>
        </w:pBdr>
        <w:spacing w:line="360" w:lineRule="auto"/>
        <w:rPr>
          <w:rFonts w:ascii="Times New Roman" w:eastAsia="Times New Roman" w:hAnsi="Times New Roman" w:cs="Times New Roman"/>
          <w:b/>
          <w:bCs/>
          <w:color w:val="4D4D4D"/>
          <w:sz w:val="18"/>
          <w:szCs w:val="18"/>
        </w:rPr>
      </w:pPr>
    </w:p>
    <w:p w14:paraId="05E02644" w14:textId="26F1E3C7" w:rsidR="007D6E97" w:rsidRDefault="006844D0" w:rsidP="006844D0">
      <w:pPr>
        <w:pStyle w:val="Descripcin"/>
        <w:rPr>
          <w:rFonts w:eastAsia="Times New Roman" w:cs="Times New Roman"/>
          <w:b w:val="0"/>
          <w:bCs w:val="0"/>
          <w:color w:val="4D4D4D"/>
          <w:szCs w:val="18"/>
        </w:rPr>
      </w:pPr>
      <w:bookmarkStart w:id="171" w:name="_heading=h.p18pod38f0vj" w:colFirst="0" w:colLast="0"/>
      <w:bookmarkStart w:id="172" w:name="_Toc240236650"/>
      <w:bookmarkEnd w:id="171"/>
      <w:r>
        <w:t xml:space="preserve">Figura </w:t>
      </w:r>
      <w:fldSimple w:instr=" STYLEREF 1 \s ">
        <w:r w:rsidR="00930693">
          <w:rPr>
            <w:noProof/>
          </w:rPr>
          <w:t>6</w:t>
        </w:r>
      </w:fldSimple>
      <w:r w:rsidR="00930693">
        <w:t>.</w:t>
      </w:r>
      <w:fldSimple w:instr=" SEQ Figura \* ARABIC \s 1 ">
        <w:r w:rsidR="00930693">
          <w:rPr>
            <w:noProof/>
          </w:rPr>
          <w:t>11</w:t>
        </w:r>
      </w:fldSimple>
      <w:r>
        <w:t xml:space="preserve"> </w:t>
      </w:r>
      <w:r>
        <w:rPr>
          <w:rFonts w:eastAsia="Times New Roman" w:cs="Times New Roman"/>
          <w:color w:val="4D4D4D"/>
          <w:szCs w:val="18"/>
        </w:rPr>
        <w:t>“DS-CU41 - Diagrama de secuencia: Configurando umbral Por vencer”.</w:t>
      </w:r>
      <w:bookmarkEnd w:id="172"/>
    </w:p>
    <w:p w14:paraId="0328A0F3" w14:textId="77777777" w:rsidR="007D6E97" w:rsidRDefault="00B143B5">
      <w:pPr>
        <w:spacing w:after="200"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38C08FE" wp14:editId="6E41DDA6">
            <wp:extent cx="5971540" cy="3251200"/>
            <wp:effectExtent l="0" t="0" r="0" b="0"/>
            <wp:docPr id="2131285704" name="image120.png"/>
            <wp:cNvGraphicFramePr/>
            <a:graphic xmlns:a="http://schemas.openxmlformats.org/drawingml/2006/main">
              <a:graphicData uri="http://schemas.openxmlformats.org/drawingml/2006/picture">
                <pic:pic xmlns:pic="http://schemas.openxmlformats.org/drawingml/2006/picture">
                  <pic:nvPicPr>
                    <pic:cNvPr id="0" name="image120.png"/>
                    <pic:cNvPicPr preferRelativeResize="0"/>
                  </pic:nvPicPr>
                  <pic:blipFill>
                    <a:blip r:embed="rId68"/>
                    <a:srcRect/>
                    <a:stretch>
                      <a:fillRect/>
                    </a:stretch>
                  </pic:blipFill>
                  <pic:spPr>
                    <a:xfrm>
                      <a:off x="0" y="0"/>
                      <a:ext cx="5971540" cy="3251200"/>
                    </a:xfrm>
                    <a:prstGeom prst="rect">
                      <a:avLst/>
                    </a:prstGeom>
                    <a:ln/>
                  </pic:spPr>
                </pic:pic>
              </a:graphicData>
            </a:graphic>
          </wp:inline>
        </w:drawing>
      </w:r>
    </w:p>
    <w:p w14:paraId="48B33E21" w14:textId="77777777" w:rsidR="007D6E97" w:rsidRDefault="00B143B5" w:rsidP="006736A3">
      <w:pPr>
        <w:pStyle w:val="Cita"/>
        <w:rPr>
          <w:rFonts w:eastAsia="Times New Roman" w:cs="Times New Roman"/>
          <w:i w:val="0"/>
          <w:iCs w:val="0"/>
          <w:szCs w:val="18"/>
        </w:rPr>
      </w:pPr>
      <w:r>
        <w:tab/>
      </w:r>
      <w:r>
        <w:tab/>
      </w:r>
      <w:r>
        <w:tab/>
      </w:r>
      <w:r>
        <w:rPr>
          <w:rFonts w:eastAsia="Times New Roman" w:cs="Times New Roman"/>
          <w:szCs w:val="18"/>
        </w:rPr>
        <w:t>Fuente: Elaborado por los estudiantes de acuerdo con el proyecto.</w:t>
      </w:r>
    </w:p>
    <w:p w14:paraId="1F634625" w14:textId="77777777" w:rsidR="007D6E97" w:rsidRDefault="007D6E97">
      <w:pPr>
        <w:pStyle w:val="Ttulo2"/>
        <w:spacing w:line="360" w:lineRule="auto"/>
        <w:jc w:val="both"/>
        <w:rPr>
          <w:rFonts w:ascii="Times New Roman" w:eastAsia="Times New Roman" w:hAnsi="Times New Roman" w:cs="Times New Roman"/>
        </w:rPr>
      </w:pPr>
    </w:p>
    <w:p w14:paraId="3E86AEDE" w14:textId="77777777" w:rsidR="007D6E97" w:rsidRDefault="00B143B5">
      <w:pPr>
        <w:pStyle w:val="Ttulo2"/>
        <w:spacing w:line="360" w:lineRule="auto"/>
        <w:jc w:val="both"/>
        <w:rPr>
          <w:rFonts w:ascii="Times New Roman" w:eastAsia="Times New Roman" w:hAnsi="Times New Roman" w:cs="Times New Roman"/>
        </w:rPr>
      </w:pPr>
      <w:bookmarkStart w:id="173" w:name="_Toc240236422"/>
      <w:r>
        <w:rPr>
          <w:rFonts w:ascii="Times New Roman" w:eastAsia="Times New Roman" w:hAnsi="Times New Roman" w:cs="Times New Roman"/>
        </w:rPr>
        <w:t>CU42 - Buscando y seleccionando cliente para registrar pago</w:t>
      </w:r>
      <w:bookmarkEnd w:id="173"/>
    </w:p>
    <w:p w14:paraId="25575977" w14:textId="77777777" w:rsidR="007D6E97" w:rsidRDefault="007D6E97">
      <w:pPr>
        <w:spacing w:line="360" w:lineRule="auto"/>
        <w:jc w:val="both"/>
        <w:rPr>
          <w:rFonts w:ascii="Times New Roman" w:eastAsia="Times New Roman" w:hAnsi="Times New Roman" w:cs="Times New Roman"/>
        </w:rPr>
      </w:pPr>
    </w:p>
    <w:p w14:paraId="230FE726" w14:textId="77777777" w:rsidR="007D6E97" w:rsidRDefault="00B143B5">
      <w:pPr>
        <w:spacing w:after="120" w:line="360" w:lineRule="auto"/>
        <w:jc w:val="both"/>
        <w:rPr>
          <w:rFonts w:ascii="Times New Roman" w:eastAsia="Times New Roman" w:hAnsi="Times New Roman" w:cs="Times New Roman"/>
        </w:rPr>
      </w:pPr>
      <w:r>
        <w:rPr>
          <w:rFonts w:ascii="Times New Roman" w:eastAsia="Times New Roman" w:hAnsi="Times New Roman" w:cs="Times New Roman"/>
        </w:rPr>
        <w:t>En la Figura 6.12 se puede visualizar que el usuario autorizado inicia desde la vista Registro de Pago la búsqueda del cliente al cual corresponde el pago, ingresando su RUT, nombre o Razón Social. El sistema consulta únicamente los clientes registrados en estado Activo y presenta las coincidencias encontradas para que el usuario seleccione un único registro. Una vez realizada la selección, el sistema valida al cliente y lo establece como contexto para continuar con el registro del pago. Si no existen clientes activos coincidentes, informa que no se encontraron resultados y no permite realizar una selección; si el usuario no selecciona un cliente activo válido, el sistema impide continuar con el registro hasta que se complete correctamente esta acción.</w:t>
      </w:r>
    </w:p>
    <w:p w14:paraId="34236A22" w14:textId="77777777" w:rsidR="007D6E97" w:rsidRDefault="007D6E97">
      <w:pPr>
        <w:spacing w:line="360" w:lineRule="auto"/>
        <w:jc w:val="both"/>
        <w:rPr>
          <w:rFonts w:ascii="Times New Roman" w:eastAsia="Times New Roman" w:hAnsi="Times New Roman" w:cs="Times New Roman"/>
        </w:rPr>
      </w:pPr>
    </w:p>
    <w:p w14:paraId="4DAB5F36" w14:textId="40E62609" w:rsidR="007D6E97" w:rsidRDefault="006844D0" w:rsidP="006844D0">
      <w:pPr>
        <w:pStyle w:val="Descripcin"/>
        <w:rPr>
          <w:rFonts w:eastAsia="Times New Roman" w:cs="Times New Roman"/>
          <w:b w:val="0"/>
          <w:bCs w:val="0"/>
          <w:color w:val="4D4D4D"/>
          <w:szCs w:val="18"/>
        </w:rPr>
      </w:pPr>
      <w:bookmarkStart w:id="174" w:name="_heading=h.9ycrwvpoh5c1" w:colFirst="0" w:colLast="0"/>
      <w:bookmarkStart w:id="175" w:name="_Toc240236651"/>
      <w:bookmarkEnd w:id="174"/>
      <w:r>
        <w:t xml:space="preserve">Figura </w:t>
      </w:r>
      <w:fldSimple w:instr=" STYLEREF 1 \s ">
        <w:r w:rsidR="00930693">
          <w:rPr>
            <w:noProof/>
          </w:rPr>
          <w:t>6</w:t>
        </w:r>
      </w:fldSimple>
      <w:r w:rsidR="00930693">
        <w:t>.</w:t>
      </w:r>
      <w:fldSimple w:instr=" SEQ Figura \* ARABIC \s 1 ">
        <w:r w:rsidR="00930693">
          <w:rPr>
            <w:noProof/>
          </w:rPr>
          <w:t>12</w:t>
        </w:r>
      </w:fldSimple>
      <w:r>
        <w:t xml:space="preserve"> </w:t>
      </w:r>
      <w:r>
        <w:rPr>
          <w:rFonts w:eastAsia="Times New Roman" w:cs="Times New Roman"/>
          <w:color w:val="4D4D4D"/>
          <w:szCs w:val="18"/>
        </w:rPr>
        <w:t>“DS-CU42 - Diagrama de secuencia: Buscando y seleccionando cliente para registrar pago”.</w:t>
      </w:r>
      <w:bookmarkEnd w:id="175"/>
    </w:p>
    <w:p w14:paraId="427071AF" w14:textId="77777777" w:rsidR="007D6E97" w:rsidRDefault="00B143B5">
      <w:pPr>
        <w:pBdr>
          <w:top w:val="nil"/>
          <w:left w:val="nil"/>
          <w:bottom w:val="nil"/>
          <w:right w:val="nil"/>
          <w:between w:val="nil"/>
        </w:pBdr>
        <w:spacing w:after="200" w:line="360" w:lineRule="auto"/>
        <w:jc w:val="center"/>
        <w:rPr>
          <w:rFonts w:ascii="Times New Roman" w:eastAsia="Times New Roman" w:hAnsi="Times New Roman" w:cs="Times New Roman"/>
          <w:i/>
          <w:iCs/>
          <w:color w:val="000000"/>
          <w:sz w:val="18"/>
          <w:szCs w:val="18"/>
        </w:rPr>
      </w:pPr>
      <w:r>
        <w:rPr>
          <w:rFonts w:ascii="Times New Roman" w:eastAsia="Times New Roman" w:hAnsi="Times New Roman" w:cs="Times New Roman"/>
          <w:i/>
          <w:iCs/>
          <w:noProof/>
          <w:sz w:val="18"/>
          <w:szCs w:val="18"/>
        </w:rPr>
        <w:drawing>
          <wp:inline distT="114300" distB="114300" distL="114300" distR="114300" wp14:anchorId="6FE1204A" wp14:editId="2AA0A1CF">
            <wp:extent cx="5971540" cy="3225800"/>
            <wp:effectExtent l="0" t="0" r="0" b="0"/>
            <wp:docPr id="2131285668"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69"/>
                    <a:srcRect/>
                    <a:stretch>
                      <a:fillRect/>
                    </a:stretch>
                  </pic:blipFill>
                  <pic:spPr>
                    <a:xfrm>
                      <a:off x="0" y="0"/>
                      <a:ext cx="5971540" cy="3225800"/>
                    </a:xfrm>
                    <a:prstGeom prst="rect">
                      <a:avLst/>
                    </a:prstGeom>
                    <a:ln/>
                  </pic:spPr>
                </pic:pic>
              </a:graphicData>
            </a:graphic>
          </wp:inline>
        </w:drawing>
      </w:r>
    </w:p>
    <w:p w14:paraId="6EC622F5" w14:textId="77777777" w:rsidR="007D6E97" w:rsidRDefault="00B143B5" w:rsidP="006736A3">
      <w:pPr>
        <w:pStyle w:val="Cita"/>
        <w:rPr>
          <w:rFonts w:eastAsia="Times New Roman" w:cs="Times New Roman"/>
          <w:color w:val="000000"/>
          <w:szCs w:val="18"/>
        </w:rPr>
      </w:pPr>
      <w:r>
        <w:t>Fuente: Elaborado por los estudiantes de acuerdo con el proyecto.</w:t>
      </w:r>
    </w:p>
    <w:p w14:paraId="42380FC8" w14:textId="77777777" w:rsidR="007D6E97" w:rsidRDefault="007D6E97">
      <w:pPr>
        <w:spacing w:line="360" w:lineRule="auto"/>
        <w:rPr>
          <w:rFonts w:ascii="Times New Roman" w:eastAsia="Times New Roman" w:hAnsi="Times New Roman" w:cs="Times New Roman"/>
        </w:rPr>
      </w:pPr>
    </w:p>
    <w:p w14:paraId="7BC25261" w14:textId="77777777" w:rsidR="007D6E97" w:rsidRDefault="00B143B5">
      <w:pPr>
        <w:pStyle w:val="Ttulo2"/>
        <w:spacing w:line="360" w:lineRule="auto"/>
        <w:jc w:val="both"/>
        <w:rPr>
          <w:rFonts w:ascii="Times New Roman" w:eastAsia="Times New Roman" w:hAnsi="Times New Roman" w:cs="Times New Roman"/>
        </w:rPr>
      </w:pPr>
      <w:bookmarkStart w:id="176" w:name="_Toc240236423"/>
      <w:r>
        <w:rPr>
          <w:rFonts w:ascii="Times New Roman" w:eastAsia="Times New Roman" w:hAnsi="Times New Roman" w:cs="Times New Roman"/>
        </w:rPr>
        <w:lastRenderedPageBreak/>
        <w:t xml:space="preserve">CU43 - </w:t>
      </w:r>
      <w:r>
        <w:rPr>
          <w:rFonts w:ascii="Times New Roman" w:eastAsia="Times New Roman" w:hAnsi="Times New Roman" w:cs="Times New Roman"/>
          <w:color w:val="191919"/>
        </w:rPr>
        <w:t>Asociando pago a Nota de Venta</w:t>
      </w:r>
      <w:bookmarkEnd w:id="176"/>
      <w:r>
        <w:rPr>
          <w:rFonts w:ascii="Times New Roman" w:eastAsia="Times New Roman" w:hAnsi="Times New Roman" w:cs="Times New Roman"/>
        </w:rPr>
        <w:t xml:space="preserve"> </w:t>
      </w:r>
    </w:p>
    <w:p w14:paraId="7A3C71B2" w14:textId="77777777" w:rsidR="007D6E97" w:rsidRDefault="007D6E97">
      <w:pPr>
        <w:spacing w:line="360" w:lineRule="auto"/>
        <w:rPr>
          <w:rFonts w:ascii="Times New Roman" w:eastAsia="Times New Roman" w:hAnsi="Times New Roman" w:cs="Times New Roman"/>
        </w:rPr>
      </w:pPr>
    </w:p>
    <w:p w14:paraId="7BE2ABA0" w14:textId="77777777" w:rsidR="007D6E97" w:rsidRDefault="00B143B5">
      <w:pPr>
        <w:spacing w:after="120" w:line="360" w:lineRule="auto"/>
        <w:jc w:val="both"/>
        <w:rPr>
          <w:rFonts w:ascii="Times New Roman" w:eastAsia="Times New Roman" w:hAnsi="Times New Roman" w:cs="Times New Roman"/>
        </w:rPr>
      </w:pPr>
      <w:r>
        <w:rPr>
          <w:rFonts w:ascii="Times New Roman" w:eastAsia="Times New Roman" w:hAnsi="Times New Roman" w:cs="Times New Roman"/>
        </w:rPr>
        <w:t>En la Figura 6.13 se puede visualizar que el usuario autorizado selecciona, desde el Registro de Pago, la Nota de Venta a la cual desea asociar el pago. El sistema recupera los antecedentes de la operación y valida que la Nota de Venta exista, no se encuentre anulada, cerrada ni totalmente revertida y mantenga saldo pendiente mayor que cero. Cuando cumple estas condiciones, queda asociada como la única Nota de Venta correspondiente al registro de pago. Para el primer pago B2C también puede utilizarse el contexto provisional generado desde la Cotización, cuya asociación definitiva queda condicionada al registro satisfactorio del pago. Si la Nota de Venta no es elegible, el sistema informa la situación e impide continuar con la asociación.</w:t>
      </w:r>
    </w:p>
    <w:p w14:paraId="41DF23F8" w14:textId="77777777" w:rsidR="007D6E97" w:rsidRDefault="007D6E97">
      <w:pPr>
        <w:spacing w:line="360" w:lineRule="auto"/>
        <w:jc w:val="both"/>
        <w:rPr>
          <w:rFonts w:ascii="Times New Roman" w:eastAsia="Times New Roman" w:hAnsi="Times New Roman" w:cs="Times New Roman"/>
        </w:rPr>
      </w:pPr>
    </w:p>
    <w:p w14:paraId="2873AAE6" w14:textId="38A2A30C" w:rsidR="007D6E97" w:rsidRDefault="006844D0" w:rsidP="006844D0">
      <w:pPr>
        <w:pStyle w:val="Descripcin"/>
        <w:rPr>
          <w:rFonts w:eastAsia="Times New Roman" w:cs="Times New Roman"/>
          <w:b w:val="0"/>
          <w:bCs w:val="0"/>
          <w:color w:val="4D4D4D"/>
          <w:szCs w:val="18"/>
        </w:rPr>
      </w:pPr>
      <w:bookmarkStart w:id="177" w:name="_heading=h.insna4nhmz79" w:colFirst="0" w:colLast="0"/>
      <w:bookmarkStart w:id="178" w:name="_Toc240236652"/>
      <w:bookmarkEnd w:id="177"/>
      <w:r>
        <w:t xml:space="preserve">Figura </w:t>
      </w:r>
      <w:fldSimple w:instr=" STYLEREF 1 \s ">
        <w:r w:rsidR="00930693">
          <w:rPr>
            <w:noProof/>
          </w:rPr>
          <w:t>6</w:t>
        </w:r>
      </w:fldSimple>
      <w:r w:rsidR="00930693">
        <w:t>.</w:t>
      </w:r>
      <w:fldSimple w:instr=" SEQ Figura \* ARABIC \s 1 ">
        <w:r w:rsidR="00930693">
          <w:rPr>
            <w:noProof/>
          </w:rPr>
          <w:t>13</w:t>
        </w:r>
      </w:fldSimple>
      <w:r>
        <w:t xml:space="preserve"> </w:t>
      </w:r>
      <w:r>
        <w:rPr>
          <w:rFonts w:eastAsia="Times New Roman" w:cs="Times New Roman"/>
          <w:color w:val="4D4D4D"/>
          <w:szCs w:val="18"/>
        </w:rPr>
        <w:t>“DS-CU43 - Diagrama de secuencia: Asociando pago a Nota de Venta”.</w:t>
      </w:r>
      <w:bookmarkEnd w:id="178"/>
    </w:p>
    <w:p w14:paraId="7870102B" w14:textId="77777777" w:rsidR="007D6E97" w:rsidRDefault="00B143B5">
      <w:pPr>
        <w:spacing w:after="200"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F6C3D77" wp14:editId="267EF212">
            <wp:extent cx="5971540" cy="2654300"/>
            <wp:effectExtent l="0" t="0" r="0" b="0"/>
            <wp:docPr id="213128563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70"/>
                    <a:srcRect/>
                    <a:stretch>
                      <a:fillRect/>
                    </a:stretch>
                  </pic:blipFill>
                  <pic:spPr>
                    <a:xfrm>
                      <a:off x="0" y="0"/>
                      <a:ext cx="5971540" cy="2654300"/>
                    </a:xfrm>
                    <a:prstGeom prst="rect">
                      <a:avLst/>
                    </a:prstGeom>
                    <a:ln/>
                  </pic:spPr>
                </pic:pic>
              </a:graphicData>
            </a:graphic>
          </wp:inline>
        </w:drawing>
      </w:r>
    </w:p>
    <w:p w14:paraId="7E2940EC" w14:textId="77777777" w:rsidR="007D6E97" w:rsidRDefault="00B143B5" w:rsidP="006736A3">
      <w:pPr>
        <w:pStyle w:val="Cita"/>
        <w:rPr>
          <w:rFonts w:eastAsia="Times New Roman" w:cs="Times New Roman"/>
          <w:i w:val="0"/>
          <w:iCs w:val="0"/>
          <w:szCs w:val="18"/>
        </w:rPr>
      </w:pPr>
      <w:r>
        <w:tab/>
      </w:r>
      <w:r>
        <w:tab/>
      </w:r>
      <w:r>
        <w:rPr>
          <w:rFonts w:eastAsia="Times New Roman" w:cs="Times New Roman"/>
          <w:szCs w:val="18"/>
        </w:rPr>
        <w:tab/>
        <w:t>Fuente: Elaborado por los estudiantes de acuerdo con el proyecto.</w:t>
      </w:r>
    </w:p>
    <w:p w14:paraId="0FAC8EF4" w14:textId="77777777" w:rsidR="007D6E97" w:rsidRDefault="007D6E97">
      <w:pPr>
        <w:pStyle w:val="Ttulo2"/>
        <w:spacing w:line="360" w:lineRule="auto"/>
        <w:jc w:val="both"/>
        <w:rPr>
          <w:rFonts w:ascii="Times New Roman" w:eastAsia="Times New Roman" w:hAnsi="Times New Roman" w:cs="Times New Roman"/>
        </w:rPr>
      </w:pPr>
    </w:p>
    <w:p w14:paraId="69F4EBCC" w14:textId="77777777" w:rsidR="007D6E97" w:rsidRDefault="00B143B5">
      <w:pPr>
        <w:pStyle w:val="Ttulo2"/>
        <w:spacing w:line="360" w:lineRule="auto"/>
        <w:jc w:val="both"/>
        <w:rPr>
          <w:rFonts w:ascii="Times New Roman" w:eastAsia="Times New Roman" w:hAnsi="Times New Roman" w:cs="Times New Roman"/>
        </w:rPr>
      </w:pPr>
      <w:bookmarkStart w:id="179" w:name="_Toc240236424"/>
      <w:r>
        <w:rPr>
          <w:rFonts w:ascii="Times New Roman" w:eastAsia="Times New Roman" w:hAnsi="Times New Roman" w:cs="Times New Roman"/>
        </w:rPr>
        <w:t xml:space="preserve">CU44 - </w:t>
      </w:r>
      <w:r>
        <w:rPr>
          <w:rFonts w:ascii="Times New Roman" w:eastAsia="Times New Roman" w:hAnsi="Times New Roman" w:cs="Times New Roman"/>
          <w:color w:val="191919"/>
        </w:rPr>
        <w:t>Clasificando pago mediante categoría sugerida</w:t>
      </w:r>
      <w:bookmarkEnd w:id="179"/>
      <w:r>
        <w:rPr>
          <w:rFonts w:ascii="Times New Roman" w:eastAsia="Times New Roman" w:hAnsi="Times New Roman" w:cs="Times New Roman"/>
        </w:rPr>
        <w:t xml:space="preserve"> </w:t>
      </w:r>
    </w:p>
    <w:p w14:paraId="6B70DE1D" w14:textId="77777777" w:rsidR="007D6E97" w:rsidRDefault="007D6E97">
      <w:pPr>
        <w:spacing w:line="360" w:lineRule="auto"/>
        <w:jc w:val="both"/>
        <w:rPr>
          <w:rFonts w:ascii="Times New Roman" w:eastAsia="Times New Roman" w:hAnsi="Times New Roman" w:cs="Times New Roman"/>
        </w:rPr>
      </w:pPr>
    </w:p>
    <w:p w14:paraId="6405DE24" w14:textId="77777777" w:rsidR="007D6E97" w:rsidRDefault="00B143B5">
      <w:pPr>
        <w:spacing w:after="120"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En la Figura 6.14 se puede visualizar que el sistema determina automáticamente una categoría sugerida para el pago a partir del saldo y de los pagos vigentes de la Nota de Venta asociada. Si el pago deja el saldo pendiente en cero, propone Pago final; si no existen pagos previos con efecto y aún permanece deuda, propone Anticipo; en los demás casos propone Abono parcial. El usuario revisa esta clasificación y puede confirmarla o modificarla antes de continuar. El sistema valida que la categoría finalmente seleccionada pertenezca al catálogo activo y la asocia al registro de pago. Si el usuario selecciona una categoría inexistente o inactiva, informa la situación y exige seleccionar una opción válida antes de continuar.</w:t>
      </w:r>
    </w:p>
    <w:p w14:paraId="50280297" w14:textId="77777777" w:rsidR="007D6E97" w:rsidRDefault="007D6E97">
      <w:pPr>
        <w:pBdr>
          <w:top w:val="nil"/>
          <w:left w:val="nil"/>
          <w:bottom w:val="nil"/>
          <w:right w:val="nil"/>
          <w:between w:val="nil"/>
        </w:pBdr>
        <w:spacing w:after="200" w:line="360" w:lineRule="auto"/>
        <w:rPr>
          <w:rFonts w:ascii="Times New Roman" w:eastAsia="Times New Roman" w:hAnsi="Times New Roman" w:cs="Times New Roman"/>
          <w:color w:val="000000"/>
          <w:sz w:val="18"/>
          <w:szCs w:val="18"/>
        </w:rPr>
      </w:pPr>
    </w:p>
    <w:p w14:paraId="61BEF3A1" w14:textId="42D3A0FF" w:rsidR="006844D0" w:rsidRDefault="006844D0" w:rsidP="006844D0">
      <w:pPr>
        <w:pStyle w:val="Descripcin"/>
      </w:pPr>
      <w:bookmarkStart w:id="180" w:name="_heading=h.10ap5iynawvl" w:colFirst="0" w:colLast="0"/>
      <w:bookmarkStart w:id="181" w:name="_Toc240236653"/>
      <w:bookmarkEnd w:id="180"/>
      <w:r>
        <w:t xml:space="preserve">Figura </w:t>
      </w:r>
      <w:fldSimple w:instr=" STYLEREF 1 \s ">
        <w:r w:rsidR="00930693">
          <w:rPr>
            <w:noProof/>
          </w:rPr>
          <w:t>6</w:t>
        </w:r>
      </w:fldSimple>
      <w:r w:rsidR="00930693">
        <w:t>.</w:t>
      </w:r>
      <w:fldSimple w:instr=" SEQ Figura \* ARABIC \s 1 ">
        <w:r w:rsidR="00930693">
          <w:rPr>
            <w:noProof/>
          </w:rPr>
          <w:t>14</w:t>
        </w:r>
      </w:fldSimple>
      <w:r>
        <w:t xml:space="preserve"> </w:t>
      </w:r>
      <w:r w:rsidRPr="00E74188">
        <w:t xml:space="preserve">“DS-CU44 - Diagrama de secuencia: Clasificando pago mediante </w:t>
      </w:r>
      <w:proofErr w:type="spellStart"/>
      <w:r w:rsidRPr="00E74188">
        <w:t>categoria</w:t>
      </w:r>
      <w:proofErr w:type="spellEnd"/>
      <w:r w:rsidRPr="00E74188">
        <w:t xml:space="preserve"> sugerida”.</w:t>
      </w:r>
      <w:bookmarkEnd w:id="181"/>
    </w:p>
    <w:p w14:paraId="30699517" w14:textId="77777777" w:rsidR="007D6E97" w:rsidRDefault="00B143B5">
      <w:pPr>
        <w:spacing w:after="200"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F196F7B" wp14:editId="3DD6C4CF">
            <wp:extent cx="5971540" cy="3073400"/>
            <wp:effectExtent l="0" t="0" r="0" b="0"/>
            <wp:docPr id="2131285731" name="image108.png"/>
            <wp:cNvGraphicFramePr/>
            <a:graphic xmlns:a="http://schemas.openxmlformats.org/drawingml/2006/main">
              <a:graphicData uri="http://schemas.openxmlformats.org/drawingml/2006/picture">
                <pic:pic xmlns:pic="http://schemas.openxmlformats.org/drawingml/2006/picture">
                  <pic:nvPicPr>
                    <pic:cNvPr id="0" name="image108.png"/>
                    <pic:cNvPicPr preferRelativeResize="0"/>
                  </pic:nvPicPr>
                  <pic:blipFill>
                    <a:blip r:embed="rId71"/>
                    <a:srcRect/>
                    <a:stretch>
                      <a:fillRect/>
                    </a:stretch>
                  </pic:blipFill>
                  <pic:spPr>
                    <a:xfrm>
                      <a:off x="0" y="0"/>
                      <a:ext cx="5971540" cy="3073400"/>
                    </a:xfrm>
                    <a:prstGeom prst="rect">
                      <a:avLst/>
                    </a:prstGeom>
                    <a:ln/>
                  </pic:spPr>
                </pic:pic>
              </a:graphicData>
            </a:graphic>
          </wp:inline>
        </w:drawing>
      </w:r>
    </w:p>
    <w:p w14:paraId="5D895C7C" w14:textId="77777777" w:rsidR="007D6E97" w:rsidRDefault="00B143B5" w:rsidP="006736A3">
      <w:pPr>
        <w:pStyle w:val="Cita"/>
        <w:rPr>
          <w:rFonts w:eastAsia="Times New Roman" w:cs="Times New Roman"/>
          <w:i w:val="0"/>
          <w:iCs w:val="0"/>
          <w:color w:val="000000"/>
          <w:szCs w:val="18"/>
        </w:rPr>
      </w:pPr>
      <w:r>
        <w:tab/>
      </w:r>
      <w:r>
        <w:tab/>
      </w:r>
      <w:r>
        <w:tab/>
      </w:r>
      <w:r>
        <w:rPr>
          <w:rFonts w:eastAsia="Times New Roman" w:cs="Times New Roman"/>
          <w:color w:val="000000"/>
          <w:szCs w:val="18"/>
        </w:rPr>
        <w:t>Fuente: Elaborado por los estudiantes de acuerdo con el proyecto.</w:t>
      </w:r>
    </w:p>
    <w:p w14:paraId="79ADE5AC" w14:textId="77777777" w:rsidR="007D6E97" w:rsidRDefault="007D6E97">
      <w:pPr>
        <w:spacing w:after="200" w:line="360" w:lineRule="auto"/>
        <w:jc w:val="both"/>
        <w:rPr>
          <w:rFonts w:ascii="Times New Roman" w:eastAsia="Times New Roman" w:hAnsi="Times New Roman" w:cs="Times New Roman"/>
        </w:rPr>
      </w:pPr>
    </w:p>
    <w:p w14:paraId="1F50F584" w14:textId="77777777" w:rsidR="007D6E97" w:rsidRDefault="00B143B5">
      <w:pPr>
        <w:pStyle w:val="Ttulo2"/>
        <w:spacing w:line="360" w:lineRule="auto"/>
        <w:jc w:val="both"/>
        <w:rPr>
          <w:rFonts w:ascii="Times New Roman" w:eastAsia="Times New Roman" w:hAnsi="Times New Roman" w:cs="Times New Roman"/>
        </w:rPr>
      </w:pPr>
      <w:bookmarkStart w:id="182" w:name="_Toc240236425"/>
      <w:r>
        <w:rPr>
          <w:rFonts w:ascii="Times New Roman" w:eastAsia="Times New Roman" w:hAnsi="Times New Roman" w:cs="Times New Roman"/>
        </w:rPr>
        <w:t xml:space="preserve">CU45 - </w:t>
      </w:r>
      <w:r>
        <w:rPr>
          <w:rFonts w:ascii="Times New Roman" w:eastAsia="Times New Roman" w:hAnsi="Times New Roman" w:cs="Times New Roman"/>
          <w:color w:val="191919"/>
        </w:rPr>
        <w:t>Seleccionando medio de pago</w:t>
      </w:r>
      <w:bookmarkEnd w:id="182"/>
      <w:r>
        <w:rPr>
          <w:rFonts w:ascii="Times New Roman" w:eastAsia="Times New Roman" w:hAnsi="Times New Roman" w:cs="Times New Roman"/>
        </w:rPr>
        <w:t xml:space="preserve"> </w:t>
      </w:r>
    </w:p>
    <w:p w14:paraId="173B5017" w14:textId="77777777" w:rsidR="007D6E97" w:rsidRDefault="007D6E97">
      <w:pPr>
        <w:spacing w:line="360" w:lineRule="auto"/>
        <w:jc w:val="both"/>
        <w:rPr>
          <w:rFonts w:ascii="Times New Roman" w:eastAsia="Times New Roman" w:hAnsi="Times New Roman" w:cs="Times New Roman"/>
        </w:rPr>
      </w:pPr>
    </w:p>
    <w:p w14:paraId="597C4FE8" w14:textId="77777777" w:rsidR="007D6E97" w:rsidRDefault="00B143B5">
      <w:pPr>
        <w:spacing w:after="120" w:line="360" w:lineRule="auto"/>
        <w:jc w:val="both"/>
        <w:rPr>
          <w:rFonts w:ascii="Times New Roman" w:eastAsia="Times New Roman" w:hAnsi="Times New Roman" w:cs="Times New Roman"/>
        </w:rPr>
      </w:pPr>
      <w:r>
        <w:rPr>
          <w:rFonts w:ascii="Times New Roman" w:eastAsia="Times New Roman" w:hAnsi="Times New Roman" w:cs="Times New Roman"/>
        </w:rPr>
        <w:t xml:space="preserve">En la Figura 6.15 se puede visualizar que el usuario autorizado continúa el registro del pago seleccionando un único medio desde el catálogo de medios de pago activos. El sistema presenta las </w:t>
      </w:r>
      <w:r>
        <w:rPr>
          <w:rFonts w:ascii="Times New Roman" w:eastAsia="Times New Roman" w:hAnsi="Times New Roman" w:cs="Times New Roman"/>
        </w:rPr>
        <w:lastRenderedPageBreak/>
        <w:t>alternativas habilitadas y, una vez realizada la selección, determina los antecedentes adicionales que correspondan al medio escogido para que el usuario los complete. Posteriormente valida tanto la selección como los datos obligatorios aplicables y, si son correctos, asocia el medio y sus antecedentes al registro de pago. Si el usuario no selecciona ningún medio, el sistema informa que se trata de un dato obligatorio; si los antecedentes requeridos se encuentran incompletos o son inválidos, indica qué información debe corregirse y no acepta la configuración.</w:t>
      </w:r>
    </w:p>
    <w:p w14:paraId="1112510C" w14:textId="77777777" w:rsidR="007D6E97" w:rsidRDefault="007D6E97">
      <w:pPr>
        <w:pBdr>
          <w:top w:val="nil"/>
          <w:left w:val="nil"/>
          <w:bottom w:val="nil"/>
          <w:right w:val="nil"/>
          <w:between w:val="nil"/>
        </w:pBdr>
        <w:spacing w:line="360" w:lineRule="auto"/>
        <w:jc w:val="center"/>
        <w:rPr>
          <w:rFonts w:ascii="Times New Roman" w:eastAsia="Times New Roman" w:hAnsi="Times New Roman" w:cs="Times New Roman"/>
          <w:b/>
          <w:bCs/>
          <w:color w:val="4D4D4D"/>
          <w:sz w:val="18"/>
          <w:szCs w:val="18"/>
        </w:rPr>
      </w:pPr>
      <w:bookmarkStart w:id="183" w:name="_heading=h.7violqmy1uyy" w:colFirst="0" w:colLast="0"/>
      <w:bookmarkEnd w:id="183"/>
    </w:p>
    <w:p w14:paraId="40D3657C" w14:textId="753CEE24" w:rsidR="006844D0" w:rsidRDefault="006844D0" w:rsidP="006844D0">
      <w:pPr>
        <w:pStyle w:val="Descripcin"/>
      </w:pPr>
      <w:bookmarkStart w:id="184" w:name="_heading=h.862n9toce9c8" w:colFirst="0" w:colLast="0"/>
      <w:bookmarkStart w:id="185" w:name="_Toc240236654"/>
      <w:bookmarkEnd w:id="184"/>
      <w:r>
        <w:t xml:space="preserve">Figura </w:t>
      </w:r>
      <w:fldSimple w:instr=" STYLEREF 1 \s ">
        <w:r w:rsidR="00930693">
          <w:rPr>
            <w:noProof/>
          </w:rPr>
          <w:t>6</w:t>
        </w:r>
      </w:fldSimple>
      <w:r w:rsidR="00930693">
        <w:t>.</w:t>
      </w:r>
      <w:fldSimple w:instr=" SEQ Figura \* ARABIC \s 1 ">
        <w:r w:rsidR="00930693">
          <w:rPr>
            <w:noProof/>
          </w:rPr>
          <w:t>15</w:t>
        </w:r>
      </w:fldSimple>
      <w:r>
        <w:t xml:space="preserve"> </w:t>
      </w:r>
      <w:r w:rsidRPr="007A1749">
        <w:t>“DS-CU45 - Diagrama de secuencia: Seleccionando medio de pago”.</w:t>
      </w:r>
      <w:bookmarkEnd w:id="185"/>
    </w:p>
    <w:p w14:paraId="75F4B752" w14:textId="77777777" w:rsidR="007D6E97" w:rsidRDefault="00B143B5">
      <w:pPr>
        <w:pBdr>
          <w:top w:val="nil"/>
          <w:left w:val="nil"/>
          <w:bottom w:val="nil"/>
          <w:right w:val="nil"/>
          <w:between w:val="nil"/>
        </w:pBdr>
        <w:spacing w:line="360" w:lineRule="auto"/>
        <w:rPr>
          <w:rFonts w:ascii="Times New Roman" w:eastAsia="Times New Roman" w:hAnsi="Times New Roman" w:cs="Times New Roman"/>
          <w:b/>
          <w:bCs/>
          <w:color w:val="4D4D4D"/>
          <w:sz w:val="18"/>
          <w:szCs w:val="18"/>
        </w:rPr>
      </w:pPr>
      <w:r>
        <w:rPr>
          <w:rFonts w:ascii="Times New Roman" w:eastAsia="Times New Roman" w:hAnsi="Times New Roman" w:cs="Times New Roman"/>
          <w:b/>
          <w:bCs/>
          <w:noProof/>
          <w:color w:val="4D4D4D"/>
          <w:sz w:val="18"/>
          <w:szCs w:val="18"/>
        </w:rPr>
        <w:drawing>
          <wp:inline distT="114300" distB="114300" distL="114300" distR="114300" wp14:anchorId="73490E3D" wp14:editId="54B44095">
            <wp:extent cx="5971540" cy="3365500"/>
            <wp:effectExtent l="0" t="0" r="0" b="0"/>
            <wp:docPr id="2131285644"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72"/>
                    <a:srcRect/>
                    <a:stretch>
                      <a:fillRect/>
                    </a:stretch>
                  </pic:blipFill>
                  <pic:spPr>
                    <a:xfrm>
                      <a:off x="0" y="0"/>
                      <a:ext cx="5971540" cy="3365500"/>
                    </a:xfrm>
                    <a:prstGeom prst="rect">
                      <a:avLst/>
                    </a:prstGeom>
                    <a:ln/>
                  </pic:spPr>
                </pic:pic>
              </a:graphicData>
            </a:graphic>
          </wp:inline>
        </w:drawing>
      </w:r>
    </w:p>
    <w:p w14:paraId="4829B901" w14:textId="77777777" w:rsidR="007D6E97" w:rsidRDefault="00B143B5" w:rsidP="006736A3">
      <w:pPr>
        <w:pStyle w:val="Cita"/>
        <w:rPr>
          <w:rFonts w:eastAsia="Times New Roman" w:cs="Times New Roman"/>
          <w:color w:val="4D4D4D"/>
          <w:szCs w:val="18"/>
        </w:rPr>
      </w:pPr>
      <w:r>
        <w:tab/>
      </w:r>
      <w:r>
        <w:tab/>
      </w:r>
      <w:r>
        <w:rPr>
          <w:rFonts w:eastAsia="Times New Roman" w:cs="Times New Roman"/>
          <w:color w:val="4D4D4D"/>
          <w:szCs w:val="18"/>
        </w:rPr>
        <w:tab/>
        <w:t>Fuente: Elaborado por los estudiantes de acuerdo con el proyecto.</w:t>
      </w:r>
    </w:p>
    <w:p w14:paraId="03AB2AB7" w14:textId="77777777" w:rsidR="007D6E97" w:rsidRDefault="007D6E97">
      <w:pPr>
        <w:spacing w:after="200" w:line="360" w:lineRule="auto"/>
        <w:rPr>
          <w:rFonts w:ascii="Times New Roman" w:eastAsia="Times New Roman" w:hAnsi="Times New Roman" w:cs="Times New Roman"/>
          <w:i/>
          <w:iCs/>
          <w:color w:val="000000"/>
          <w:sz w:val="18"/>
          <w:szCs w:val="18"/>
        </w:rPr>
      </w:pPr>
    </w:p>
    <w:p w14:paraId="58926FAB" w14:textId="77777777" w:rsidR="007D6E97" w:rsidRDefault="00B143B5">
      <w:pPr>
        <w:pStyle w:val="Ttulo2"/>
        <w:spacing w:line="360" w:lineRule="auto"/>
        <w:jc w:val="both"/>
        <w:rPr>
          <w:rFonts w:ascii="Times New Roman" w:eastAsia="Times New Roman" w:hAnsi="Times New Roman" w:cs="Times New Roman"/>
          <w:color w:val="191919"/>
        </w:rPr>
      </w:pPr>
      <w:bookmarkStart w:id="186" w:name="_Toc240236426"/>
      <w:r>
        <w:rPr>
          <w:rFonts w:ascii="Times New Roman" w:eastAsia="Times New Roman" w:hAnsi="Times New Roman" w:cs="Times New Roman"/>
        </w:rPr>
        <w:t xml:space="preserve">CU46 - </w:t>
      </w:r>
      <w:r>
        <w:rPr>
          <w:rFonts w:ascii="Times New Roman" w:eastAsia="Times New Roman" w:hAnsi="Times New Roman" w:cs="Times New Roman"/>
          <w:color w:val="191919"/>
        </w:rPr>
        <w:t>Seleccionando cuotas para pago con tarjeta de crédito</w:t>
      </w:r>
      <w:bookmarkEnd w:id="186"/>
    </w:p>
    <w:p w14:paraId="020CE27F" w14:textId="77777777" w:rsidR="007D6E97" w:rsidRDefault="007D6E97">
      <w:pPr>
        <w:spacing w:line="360" w:lineRule="auto"/>
        <w:jc w:val="both"/>
        <w:rPr>
          <w:rFonts w:ascii="Times New Roman" w:eastAsia="Times New Roman" w:hAnsi="Times New Roman" w:cs="Times New Roman"/>
        </w:rPr>
      </w:pPr>
    </w:p>
    <w:p w14:paraId="4359CF3E" w14:textId="77777777" w:rsidR="007D6E97" w:rsidRDefault="00B143B5">
      <w:pPr>
        <w:spacing w:after="120" w:line="360" w:lineRule="auto"/>
        <w:jc w:val="both"/>
        <w:rPr>
          <w:rFonts w:ascii="Times New Roman" w:eastAsia="Times New Roman" w:hAnsi="Times New Roman" w:cs="Times New Roman"/>
        </w:rPr>
      </w:pPr>
      <w:r>
        <w:rPr>
          <w:rFonts w:ascii="Times New Roman" w:eastAsia="Times New Roman" w:hAnsi="Times New Roman" w:cs="Times New Roman"/>
        </w:rPr>
        <w:t xml:space="preserve">En la Figura 6.16 se puede visualizar que, cuando el medio de pago seleccionado corresponde a tarjeta de crédito, el usuario accede a la configuración de cuotas del Registro de Pago. El sistema recupera las cantidades de cuotas habilitadas para la operación, incluyendo como mínimo la </w:t>
      </w:r>
      <w:r>
        <w:rPr>
          <w:rFonts w:ascii="Times New Roman" w:eastAsia="Times New Roman" w:hAnsi="Times New Roman" w:cs="Times New Roman"/>
        </w:rPr>
        <w:lastRenderedPageBreak/>
        <w:t>alternativa de una cuota, y presenta dichas opciones al usuario. Una vez seleccionada la cantidad correspondiente, el sistema verifica que se trate de una opción válida y la almacena como parte de la información del pago. Si el usuario no selecciona una cantidad de cuotas válida, el sistema informa la situación y no acepta la configuración, manteniendo pendiente este antecedente hasta que se seleccione una alternativa habilitada.</w:t>
      </w:r>
    </w:p>
    <w:p w14:paraId="677064B3" w14:textId="77777777" w:rsidR="007D6E97" w:rsidRDefault="007D6E97">
      <w:pPr>
        <w:pBdr>
          <w:top w:val="nil"/>
          <w:left w:val="nil"/>
          <w:bottom w:val="nil"/>
          <w:right w:val="nil"/>
          <w:between w:val="nil"/>
        </w:pBdr>
        <w:spacing w:line="360" w:lineRule="auto"/>
        <w:rPr>
          <w:rFonts w:ascii="Times New Roman" w:eastAsia="Times New Roman" w:hAnsi="Times New Roman" w:cs="Times New Roman"/>
          <w:b/>
          <w:bCs/>
          <w:color w:val="4D4D4D"/>
          <w:sz w:val="18"/>
          <w:szCs w:val="18"/>
        </w:rPr>
      </w:pPr>
      <w:bookmarkStart w:id="187" w:name="_heading=h.mc53ui68xafo" w:colFirst="0" w:colLast="0"/>
      <w:bookmarkEnd w:id="187"/>
    </w:p>
    <w:p w14:paraId="498C825E" w14:textId="482A3F59" w:rsidR="006844D0" w:rsidRDefault="006844D0" w:rsidP="006844D0">
      <w:pPr>
        <w:pStyle w:val="Descripcin"/>
      </w:pPr>
      <w:bookmarkStart w:id="188" w:name="_heading=h.24spzshrbzob" w:colFirst="0" w:colLast="0"/>
      <w:bookmarkStart w:id="189" w:name="_Toc240236655"/>
      <w:bookmarkEnd w:id="188"/>
      <w:r>
        <w:t xml:space="preserve">Figura </w:t>
      </w:r>
      <w:fldSimple w:instr=" STYLEREF 1 \s ">
        <w:r w:rsidR="00930693">
          <w:rPr>
            <w:noProof/>
          </w:rPr>
          <w:t>6</w:t>
        </w:r>
      </w:fldSimple>
      <w:r w:rsidR="00930693">
        <w:t>.</w:t>
      </w:r>
      <w:fldSimple w:instr=" SEQ Figura \* ARABIC \s 1 ">
        <w:r w:rsidR="00930693">
          <w:rPr>
            <w:noProof/>
          </w:rPr>
          <w:t>16</w:t>
        </w:r>
      </w:fldSimple>
      <w:r>
        <w:t xml:space="preserve"> </w:t>
      </w:r>
      <w:r w:rsidRPr="00767C3A">
        <w:t>“DS-CU46 - Diagrama de secuencia: Seleccionando cuotas para pago con tarjeta de crédito”.</w:t>
      </w:r>
      <w:bookmarkEnd w:id="189"/>
    </w:p>
    <w:p w14:paraId="2D53E6BB" w14:textId="77777777" w:rsidR="007D6E97" w:rsidRDefault="00B143B5">
      <w:pPr>
        <w:spacing w:after="200"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221E68E0" wp14:editId="03AA1D90">
            <wp:extent cx="5971540" cy="2730500"/>
            <wp:effectExtent l="0" t="0" r="0" b="0"/>
            <wp:docPr id="2131285611"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73"/>
                    <a:srcRect/>
                    <a:stretch>
                      <a:fillRect/>
                    </a:stretch>
                  </pic:blipFill>
                  <pic:spPr>
                    <a:xfrm>
                      <a:off x="0" y="0"/>
                      <a:ext cx="5971540" cy="2730500"/>
                    </a:xfrm>
                    <a:prstGeom prst="rect">
                      <a:avLst/>
                    </a:prstGeom>
                    <a:ln/>
                  </pic:spPr>
                </pic:pic>
              </a:graphicData>
            </a:graphic>
          </wp:inline>
        </w:drawing>
      </w:r>
    </w:p>
    <w:p w14:paraId="06C758F2" w14:textId="77777777" w:rsidR="007D6E97" w:rsidRDefault="00B143B5" w:rsidP="006736A3">
      <w:pPr>
        <w:pStyle w:val="Cita"/>
        <w:rPr>
          <w:rFonts w:eastAsia="Times New Roman" w:cs="Times New Roman"/>
          <w:i w:val="0"/>
          <w:iCs w:val="0"/>
          <w:color w:val="000000"/>
          <w:szCs w:val="18"/>
        </w:rPr>
      </w:pPr>
      <w:r>
        <w:tab/>
      </w:r>
      <w:r>
        <w:tab/>
      </w:r>
      <w:r>
        <w:tab/>
      </w:r>
      <w:r>
        <w:rPr>
          <w:rFonts w:eastAsia="Times New Roman" w:cs="Times New Roman"/>
          <w:szCs w:val="18"/>
        </w:rPr>
        <w:t>Fuente: Elaborado por los estudiantes de acuerdo con el proyecto.</w:t>
      </w:r>
    </w:p>
    <w:p w14:paraId="28ABFA8E" w14:textId="77777777" w:rsidR="007D6E97" w:rsidRDefault="007D6E97">
      <w:pPr>
        <w:spacing w:after="200" w:line="360" w:lineRule="auto"/>
        <w:rPr>
          <w:rFonts w:ascii="Times New Roman" w:eastAsia="Times New Roman" w:hAnsi="Times New Roman" w:cs="Times New Roman"/>
          <w:b/>
          <w:bCs/>
          <w:color w:val="676767"/>
        </w:rPr>
      </w:pPr>
    </w:p>
    <w:p w14:paraId="68B7EDBA" w14:textId="77777777" w:rsidR="007D6E97" w:rsidRDefault="00B143B5">
      <w:pPr>
        <w:pStyle w:val="Ttulo2"/>
        <w:spacing w:line="360" w:lineRule="auto"/>
        <w:rPr>
          <w:rFonts w:ascii="Times New Roman" w:eastAsia="Times New Roman" w:hAnsi="Times New Roman" w:cs="Times New Roman"/>
        </w:rPr>
      </w:pPr>
      <w:bookmarkStart w:id="190" w:name="_Toc240236427"/>
      <w:r>
        <w:rPr>
          <w:rFonts w:ascii="Times New Roman" w:eastAsia="Times New Roman" w:hAnsi="Times New Roman" w:cs="Times New Roman"/>
        </w:rPr>
        <w:t xml:space="preserve">CU48 - </w:t>
      </w:r>
      <w:r>
        <w:rPr>
          <w:rFonts w:ascii="Times New Roman" w:eastAsia="Times New Roman" w:hAnsi="Times New Roman" w:cs="Times New Roman"/>
          <w:color w:val="191919"/>
        </w:rPr>
        <w:t>Asociando documento tributario existente al pago</w:t>
      </w:r>
      <w:bookmarkEnd w:id="190"/>
      <w:r>
        <w:rPr>
          <w:rFonts w:ascii="Times New Roman" w:eastAsia="Times New Roman" w:hAnsi="Times New Roman" w:cs="Times New Roman"/>
        </w:rPr>
        <w:t xml:space="preserve"> </w:t>
      </w:r>
    </w:p>
    <w:p w14:paraId="5C215564" w14:textId="77777777" w:rsidR="007D6E97" w:rsidRDefault="007D6E97">
      <w:pPr>
        <w:spacing w:line="360" w:lineRule="auto"/>
        <w:rPr>
          <w:rFonts w:ascii="Times New Roman" w:eastAsia="Times New Roman" w:hAnsi="Times New Roman" w:cs="Times New Roman"/>
        </w:rPr>
      </w:pPr>
    </w:p>
    <w:p w14:paraId="05D5D584" w14:textId="77777777" w:rsidR="007D6E97" w:rsidRDefault="00B143B5">
      <w:pPr>
        <w:spacing w:after="120" w:line="360" w:lineRule="auto"/>
        <w:jc w:val="both"/>
        <w:rPr>
          <w:rFonts w:ascii="Times New Roman" w:eastAsia="Times New Roman" w:hAnsi="Times New Roman" w:cs="Times New Roman"/>
        </w:rPr>
      </w:pPr>
      <w:r>
        <w:rPr>
          <w:rFonts w:ascii="Times New Roman" w:eastAsia="Times New Roman" w:hAnsi="Times New Roman" w:cs="Times New Roman"/>
        </w:rPr>
        <w:t xml:space="preserve">En la Figura 6.17 se puede visualizar que el usuario autorizado ingresa o selecciona el tipo y folio del documento tributario que corresponde al pago. El sistema busca el documento previamente registrado, valida que los antecedentes necesarios para identificarlo estén completos y verifica que corresponda al mismo cliente de la operación. Cuando las validaciones son satisfactorias, reutiliza el registro existente y lo asocia al pago sin generar un documento duplicado. Si falta el tipo, folio u otro antecedente obligatorio, el sistema informa que debe completarse la información antes de </w:t>
      </w:r>
      <w:r>
        <w:rPr>
          <w:rFonts w:ascii="Times New Roman" w:eastAsia="Times New Roman" w:hAnsi="Times New Roman" w:cs="Times New Roman"/>
        </w:rPr>
        <w:lastRenderedPageBreak/>
        <w:t>continuar. Si el documento no existe o pertenece a otro cliente, impide completar la asociación e informa que el documento correspondiente debe encontrarse previamente registrado.</w:t>
      </w:r>
    </w:p>
    <w:p w14:paraId="776CE9EA" w14:textId="77777777" w:rsidR="007D6E97" w:rsidRDefault="007D6E97">
      <w:pPr>
        <w:spacing w:after="200" w:line="360" w:lineRule="auto"/>
        <w:rPr>
          <w:rFonts w:ascii="Times New Roman" w:eastAsia="Times New Roman" w:hAnsi="Times New Roman" w:cs="Times New Roman"/>
        </w:rPr>
      </w:pPr>
    </w:p>
    <w:p w14:paraId="2856A25B" w14:textId="77777777" w:rsidR="007D6E97" w:rsidRDefault="007D6E97">
      <w:pPr>
        <w:spacing w:after="200" w:line="360" w:lineRule="auto"/>
        <w:rPr>
          <w:rFonts w:ascii="Times New Roman" w:eastAsia="Times New Roman" w:hAnsi="Times New Roman" w:cs="Times New Roman"/>
          <w:sz w:val="28"/>
          <w:szCs w:val="28"/>
        </w:rPr>
      </w:pPr>
    </w:p>
    <w:p w14:paraId="7DDBF7D7" w14:textId="3781A248" w:rsidR="006844D0" w:rsidRDefault="006844D0" w:rsidP="006844D0">
      <w:pPr>
        <w:pStyle w:val="Descripcin"/>
      </w:pPr>
      <w:bookmarkStart w:id="191" w:name="_heading=h.oo0ilme08x50" w:colFirst="0" w:colLast="0"/>
      <w:bookmarkStart w:id="192" w:name="_Toc240236656"/>
      <w:bookmarkEnd w:id="191"/>
      <w:r>
        <w:t xml:space="preserve">Figura </w:t>
      </w:r>
      <w:fldSimple w:instr=" STYLEREF 1 \s ">
        <w:r w:rsidR="00930693">
          <w:rPr>
            <w:noProof/>
          </w:rPr>
          <w:t>6</w:t>
        </w:r>
      </w:fldSimple>
      <w:r w:rsidR="00930693">
        <w:t>.</w:t>
      </w:r>
      <w:fldSimple w:instr=" SEQ Figura \* ARABIC \s 1 ">
        <w:r w:rsidR="00930693">
          <w:rPr>
            <w:noProof/>
          </w:rPr>
          <w:t>17</w:t>
        </w:r>
      </w:fldSimple>
      <w:r>
        <w:t xml:space="preserve"> </w:t>
      </w:r>
      <w:r w:rsidRPr="009523FA">
        <w:t>“DS-CU48 - Diagrama de secuencia: Asociando documento tributario existente al pago”.</w:t>
      </w:r>
      <w:bookmarkEnd w:id="192"/>
    </w:p>
    <w:p w14:paraId="5FDB9DFC" w14:textId="77777777" w:rsidR="007D6E97" w:rsidRDefault="00B143B5">
      <w:pPr>
        <w:spacing w:after="200"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303CDC07" wp14:editId="29D1D3A8">
            <wp:extent cx="5971540" cy="2857500"/>
            <wp:effectExtent l="0" t="0" r="0" b="0"/>
            <wp:docPr id="2131285718" name="image92.png"/>
            <wp:cNvGraphicFramePr/>
            <a:graphic xmlns:a="http://schemas.openxmlformats.org/drawingml/2006/main">
              <a:graphicData uri="http://schemas.openxmlformats.org/drawingml/2006/picture">
                <pic:pic xmlns:pic="http://schemas.openxmlformats.org/drawingml/2006/picture">
                  <pic:nvPicPr>
                    <pic:cNvPr id="0" name="image92.png"/>
                    <pic:cNvPicPr preferRelativeResize="0"/>
                  </pic:nvPicPr>
                  <pic:blipFill>
                    <a:blip r:embed="rId74"/>
                    <a:srcRect/>
                    <a:stretch>
                      <a:fillRect/>
                    </a:stretch>
                  </pic:blipFill>
                  <pic:spPr>
                    <a:xfrm>
                      <a:off x="0" y="0"/>
                      <a:ext cx="5971540" cy="2857500"/>
                    </a:xfrm>
                    <a:prstGeom prst="rect">
                      <a:avLst/>
                    </a:prstGeom>
                    <a:ln/>
                  </pic:spPr>
                </pic:pic>
              </a:graphicData>
            </a:graphic>
          </wp:inline>
        </w:drawing>
      </w:r>
    </w:p>
    <w:p w14:paraId="0748C8B5" w14:textId="77777777" w:rsidR="007D6E97" w:rsidRDefault="00B143B5" w:rsidP="006736A3">
      <w:pPr>
        <w:pStyle w:val="Cita"/>
        <w:rPr>
          <w:rFonts w:eastAsia="Times New Roman" w:cs="Times New Roman"/>
        </w:rPr>
      </w:pPr>
      <w:r>
        <w:t>Fuente: Elaborado por los estudiantes de acuerdo con el proyecto.</w:t>
      </w:r>
    </w:p>
    <w:p w14:paraId="0E487A69" w14:textId="77777777" w:rsidR="007D6E97" w:rsidRDefault="007D6E97">
      <w:pPr>
        <w:spacing w:after="200" w:line="360" w:lineRule="auto"/>
        <w:jc w:val="both"/>
        <w:rPr>
          <w:rFonts w:ascii="Times New Roman" w:eastAsia="Times New Roman" w:hAnsi="Times New Roman" w:cs="Times New Roman"/>
        </w:rPr>
      </w:pPr>
    </w:p>
    <w:p w14:paraId="0D8CB988" w14:textId="77777777" w:rsidR="007D6E97" w:rsidRDefault="007D6E97">
      <w:pPr>
        <w:spacing w:after="200" w:line="360" w:lineRule="auto"/>
        <w:ind w:firstLine="720"/>
        <w:jc w:val="both"/>
        <w:rPr>
          <w:rFonts w:ascii="Times New Roman" w:eastAsia="Times New Roman" w:hAnsi="Times New Roman" w:cs="Times New Roman"/>
          <w:i/>
          <w:iCs/>
          <w:color w:val="000000"/>
          <w:sz w:val="18"/>
          <w:szCs w:val="18"/>
        </w:rPr>
      </w:pPr>
    </w:p>
    <w:p w14:paraId="6AB65066" w14:textId="77777777" w:rsidR="007D6E97" w:rsidRDefault="00B143B5">
      <w:pPr>
        <w:pStyle w:val="Ttulo2"/>
        <w:spacing w:line="360" w:lineRule="auto"/>
        <w:jc w:val="both"/>
        <w:rPr>
          <w:rFonts w:ascii="Times New Roman" w:eastAsia="Times New Roman" w:hAnsi="Times New Roman" w:cs="Times New Roman"/>
        </w:rPr>
      </w:pPr>
      <w:bookmarkStart w:id="193" w:name="_Toc240236428"/>
      <w:r>
        <w:rPr>
          <w:rFonts w:ascii="Times New Roman" w:eastAsia="Times New Roman" w:hAnsi="Times New Roman" w:cs="Times New Roman"/>
        </w:rPr>
        <w:t>CU49 - Recalculando saldo pendiente de Nota de Venta</w:t>
      </w:r>
      <w:bookmarkEnd w:id="193"/>
      <w:r>
        <w:rPr>
          <w:rFonts w:ascii="Times New Roman" w:eastAsia="Times New Roman" w:hAnsi="Times New Roman" w:cs="Times New Roman"/>
        </w:rPr>
        <w:t xml:space="preserve"> </w:t>
      </w:r>
    </w:p>
    <w:p w14:paraId="71AA7EA7" w14:textId="77777777" w:rsidR="007D6E97" w:rsidRDefault="007D6E97">
      <w:pPr>
        <w:spacing w:line="360" w:lineRule="auto"/>
        <w:jc w:val="both"/>
        <w:rPr>
          <w:rFonts w:ascii="Times New Roman" w:eastAsia="Times New Roman" w:hAnsi="Times New Roman" w:cs="Times New Roman"/>
        </w:rPr>
      </w:pPr>
    </w:p>
    <w:p w14:paraId="34C9BF4F" w14:textId="77777777" w:rsidR="007D6E97" w:rsidRDefault="00B143B5">
      <w:pPr>
        <w:spacing w:after="120" w:line="360" w:lineRule="auto"/>
        <w:jc w:val="both"/>
        <w:rPr>
          <w:rFonts w:ascii="Times New Roman" w:eastAsia="Times New Roman" w:hAnsi="Times New Roman" w:cs="Times New Roman"/>
        </w:rPr>
      </w:pPr>
      <w:r>
        <w:rPr>
          <w:rFonts w:ascii="Times New Roman" w:eastAsia="Times New Roman" w:hAnsi="Times New Roman" w:cs="Times New Roman"/>
        </w:rPr>
        <w:t xml:space="preserve">En la Figura 6.18 se puede visualizar que, cuando una operación financiera adquiere o pierde efectos sobre una Nota de Venta, el sistema obtiene su monto comercial vigente y los pagos que mantienen efecto para recalcular el saldo pendiente. Si se trata de un nuevo pago, valida previamente que el monto no provoque un saldo inferior a cero y, si la operación es válida, actualiza el saldo correspondiente. Cuando una reversión comercial reduce el monto vigente de la Nota de </w:t>
      </w:r>
      <w:r>
        <w:rPr>
          <w:rFonts w:ascii="Times New Roman" w:eastAsia="Times New Roman" w:hAnsi="Times New Roman" w:cs="Times New Roman"/>
        </w:rPr>
        <w:lastRenderedPageBreak/>
        <w:t>Venta, el sistema vuelve a calcular el saldo considerando dicha modificación. Si un nuevo pago supera el saldo disponible, lo rechaza e informa al usuario; si la reducción del monto comercial genera un excedente, lo identifica para su posterior tratamiento como devolución o saldo a favor.</w:t>
      </w:r>
    </w:p>
    <w:p w14:paraId="3ABD103E" w14:textId="77777777" w:rsidR="007D6E97" w:rsidRDefault="007D6E97">
      <w:pPr>
        <w:spacing w:after="200" w:line="360" w:lineRule="auto"/>
        <w:jc w:val="both"/>
        <w:rPr>
          <w:rFonts w:ascii="Times New Roman" w:eastAsia="Times New Roman" w:hAnsi="Times New Roman" w:cs="Times New Roman"/>
        </w:rPr>
      </w:pPr>
    </w:p>
    <w:p w14:paraId="0224EC80" w14:textId="77777777" w:rsidR="007D6E97" w:rsidRDefault="007D6E97">
      <w:pPr>
        <w:spacing w:after="200" w:line="360" w:lineRule="auto"/>
        <w:jc w:val="both"/>
        <w:rPr>
          <w:rFonts w:ascii="Times New Roman" w:eastAsia="Times New Roman" w:hAnsi="Times New Roman" w:cs="Times New Roman"/>
          <w:color w:val="000000"/>
        </w:rPr>
      </w:pPr>
    </w:p>
    <w:p w14:paraId="6222A14D" w14:textId="02F08DDA" w:rsidR="006844D0" w:rsidRDefault="006844D0" w:rsidP="006844D0">
      <w:pPr>
        <w:pStyle w:val="Descripcin"/>
      </w:pPr>
      <w:bookmarkStart w:id="194" w:name="_heading=h.5uxxs11yj3cm" w:colFirst="0" w:colLast="0"/>
      <w:bookmarkStart w:id="195" w:name="_Toc240236657"/>
      <w:bookmarkEnd w:id="194"/>
      <w:r>
        <w:t xml:space="preserve">Figura </w:t>
      </w:r>
      <w:fldSimple w:instr=" STYLEREF 1 \s ">
        <w:r w:rsidR="00930693">
          <w:rPr>
            <w:noProof/>
          </w:rPr>
          <w:t>6</w:t>
        </w:r>
      </w:fldSimple>
      <w:r w:rsidR="00930693">
        <w:t>.</w:t>
      </w:r>
      <w:fldSimple w:instr=" SEQ Figura \* ARABIC \s 1 ">
        <w:r w:rsidR="00930693">
          <w:rPr>
            <w:noProof/>
          </w:rPr>
          <w:t>18</w:t>
        </w:r>
      </w:fldSimple>
      <w:r>
        <w:t xml:space="preserve"> </w:t>
      </w:r>
      <w:r w:rsidRPr="00E27104">
        <w:t>“DS-CU18 - Diagrama de secuencia: Recalculando saldo pendiente de Nota de Venta”.</w:t>
      </w:r>
      <w:bookmarkEnd w:id="195"/>
    </w:p>
    <w:p w14:paraId="34C2A461" w14:textId="77777777" w:rsidR="007D6E97" w:rsidRDefault="00B143B5">
      <w:pPr>
        <w:spacing w:after="200"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1B1A912" wp14:editId="47B01DF6">
            <wp:extent cx="5971540" cy="3314700"/>
            <wp:effectExtent l="0" t="0" r="0" b="0"/>
            <wp:docPr id="213128562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5"/>
                    <a:srcRect/>
                    <a:stretch>
                      <a:fillRect/>
                    </a:stretch>
                  </pic:blipFill>
                  <pic:spPr>
                    <a:xfrm>
                      <a:off x="0" y="0"/>
                      <a:ext cx="5971540" cy="3314700"/>
                    </a:xfrm>
                    <a:prstGeom prst="rect">
                      <a:avLst/>
                    </a:prstGeom>
                    <a:ln/>
                  </pic:spPr>
                </pic:pic>
              </a:graphicData>
            </a:graphic>
          </wp:inline>
        </w:drawing>
      </w:r>
    </w:p>
    <w:p w14:paraId="2A28DB21" w14:textId="77777777" w:rsidR="007D6E97" w:rsidRDefault="00B143B5" w:rsidP="006736A3">
      <w:pPr>
        <w:pStyle w:val="Cita"/>
        <w:rPr>
          <w:rFonts w:eastAsia="Times New Roman" w:cs="Times New Roman"/>
          <w:i w:val="0"/>
          <w:iCs w:val="0"/>
          <w:color w:val="000000"/>
          <w:szCs w:val="18"/>
        </w:rPr>
      </w:pPr>
      <w:r>
        <w:tab/>
      </w:r>
      <w:r>
        <w:tab/>
      </w:r>
      <w:r>
        <w:tab/>
      </w:r>
      <w:r>
        <w:rPr>
          <w:rFonts w:eastAsia="Times New Roman" w:cs="Times New Roman"/>
          <w:color w:val="000000"/>
          <w:szCs w:val="18"/>
        </w:rPr>
        <w:t>Fuente: Elaborado por los estudiantes de acuerdo con el proyecto.</w:t>
      </w:r>
    </w:p>
    <w:p w14:paraId="7C6B5C2C" w14:textId="77777777" w:rsidR="007D6E97" w:rsidRDefault="007D6E97">
      <w:pPr>
        <w:spacing w:after="200" w:line="360" w:lineRule="auto"/>
        <w:jc w:val="both"/>
        <w:rPr>
          <w:rFonts w:ascii="Times New Roman" w:eastAsia="Times New Roman" w:hAnsi="Times New Roman" w:cs="Times New Roman"/>
          <w:i/>
          <w:iCs/>
          <w:sz w:val="18"/>
          <w:szCs w:val="18"/>
        </w:rPr>
      </w:pPr>
    </w:p>
    <w:p w14:paraId="3DBC065C" w14:textId="77777777" w:rsidR="007D6E97" w:rsidRDefault="00B143B5">
      <w:pPr>
        <w:pStyle w:val="Ttulo2"/>
        <w:spacing w:line="360" w:lineRule="auto"/>
        <w:rPr>
          <w:rFonts w:ascii="Times New Roman" w:eastAsia="Times New Roman" w:hAnsi="Times New Roman" w:cs="Times New Roman"/>
        </w:rPr>
      </w:pPr>
      <w:bookmarkStart w:id="196" w:name="_Toc240236429"/>
      <w:r>
        <w:rPr>
          <w:rFonts w:ascii="Times New Roman" w:eastAsia="Times New Roman" w:hAnsi="Times New Roman" w:cs="Times New Roman"/>
        </w:rPr>
        <w:t>CU50 - Actualizando estado de pago de Nota de Venta</w:t>
      </w:r>
      <w:bookmarkEnd w:id="196"/>
      <w:r>
        <w:rPr>
          <w:rFonts w:ascii="Times New Roman" w:eastAsia="Times New Roman" w:hAnsi="Times New Roman" w:cs="Times New Roman"/>
        </w:rPr>
        <w:t xml:space="preserve"> </w:t>
      </w:r>
    </w:p>
    <w:p w14:paraId="0153E692" w14:textId="77777777" w:rsidR="007D6E97" w:rsidRDefault="007D6E97">
      <w:pPr>
        <w:spacing w:line="360" w:lineRule="auto"/>
        <w:jc w:val="both"/>
        <w:rPr>
          <w:rFonts w:ascii="Times New Roman" w:eastAsia="Times New Roman" w:hAnsi="Times New Roman" w:cs="Times New Roman"/>
          <w:sz w:val="28"/>
          <w:szCs w:val="28"/>
        </w:rPr>
      </w:pPr>
    </w:p>
    <w:p w14:paraId="0AC12F55" w14:textId="77777777" w:rsidR="007D6E97" w:rsidRDefault="00B143B5">
      <w:pPr>
        <w:spacing w:after="120" w:line="360" w:lineRule="auto"/>
        <w:jc w:val="both"/>
        <w:rPr>
          <w:rFonts w:ascii="Times New Roman" w:eastAsia="Times New Roman" w:hAnsi="Times New Roman" w:cs="Times New Roman"/>
        </w:rPr>
      </w:pPr>
      <w:r>
        <w:rPr>
          <w:rFonts w:ascii="Times New Roman" w:eastAsia="Times New Roman" w:hAnsi="Times New Roman" w:cs="Times New Roman"/>
        </w:rPr>
        <w:t xml:space="preserve">En la Figura 6.19 se puede visualizar que, luego de una operación que modifica el saldo pendiente de una Nota de Venta, el sistema recupera su monto comercial vigente y el saldo pendiente actualizado para determinar automáticamente su estado de pago. La Nota de Venta queda Pendiente cuando ambos montos son iguales, en Pago parcial cuando el saldo es mayor que </w:t>
      </w:r>
      <w:proofErr w:type="gramStart"/>
      <w:r>
        <w:rPr>
          <w:rFonts w:ascii="Times New Roman" w:eastAsia="Times New Roman" w:hAnsi="Times New Roman" w:cs="Times New Roman"/>
        </w:rPr>
        <w:t>cero</w:t>
      </w:r>
      <w:proofErr w:type="gramEnd"/>
      <w:r>
        <w:rPr>
          <w:rFonts w:ascii="Times New Roman" w:eastAsia="Times New Roman" w:hAnsi="Times New Roman" w:cs="Times New Roman"/>
        </w:rPr>
        <w:t xml:space="preserve"> pero inferior </w:t>
      </w:r>
      <w:r>
        <w:rPr>
          <w:rFonts w:ascii="Times New Roman" w:eastAsia="Times New Roman" w:hAnsi="Times New Roman" w:cs="Times New Roman"/>
        </w:rPr>
        <w:lastRenderedPageBreak/>
        <w:t>al monto comercial vigente, y Pagada cuando el saldo pendiente alcanza cero. Una vez determinada la condición correspondiente, el sistema actualiza exclusivamente el estado de pago, manteniéndolo separado del estado comercial de la operación. Este caso de uso no contempla excepciones funcionales que alteren el flujo descrito.</w:t>
      </w:r>
    </w:p>
    <w:p w14:paraId="30417D83" w14:textId="77777777" w:rsidR="007D6E97" w:rsidRDefault="007D6E97">
      <w:pPr>
        <w:spacing w:after="200" w:line="360" w:lineRule="auto"/>
        <w:jc w:val="both"/>
        <w:rPr>
          <w:rFonts w:ascii="Times New Roman" w:eastAsia="Times New Roman" w:hAnsi="Times New Roman" w:cs="Times New Roman"/>
          <w:sz w:val="28"/>
          <w:szCs w:val="28"/>
        </w:rPr>
      </w:pPr>
    </w:p>
    <w:p w14:paraId="5B78E151" w14:textId="639973BF" w:rsidR="007D6E97" w:rsidRDefault="006844D0" w:rsidP="006844D0">
      <w:pPr>
        <w:pStyle w:val="Descripcin"/>
        <w:rPr>
          <w:rFonts w:eastAsia="Times New Roman" w:cs="Times New Roman"/>
          <w:b w:val="0"/>
          <w:bCs w:val="0"/>
          <w:color w:val="4D4D4D"/>
          <w:szCs w:val="18"/>
        </w:rPr>
      </w:pPr>
      <w:bookmarkStart w:id="197" w:name="_heading=h.chgt6it02f0" w:colFirst="0" w:colLast="0"/>
      <w:bookmarkStart w:id="198" w:name="_Toc240236658"/>
      <w:bookmarkEnd w:id="197"/>
      <w:r>
        <w:t xml:space="preserve">Figura </w:t>
      </w:r>
      <w:fldSimple w:instr=" STYLEREF 1 \s ">
        <w:r w:rsidR="00930693">
          <w:rPr>
            <w:noProof/>
          </w:rPr>
          <w:t>6</w:t>
        </w:r>
      </w:fldSimple>
      <w:r w:rsidR="00930693">
        <w:t>.</w:t>
      </w:r>
      <w:fldSimple w:instr=" SEQ Figura \* ARABIC \s 1 ">
        <w:r w:rsidR="00930693">
          <w:rPr>
            <w:noProof/>
          </w:rPr>
          <w:t>19</w:t>
        </w:r>
      </w:fldSimple>
      <w:r>
        <w:t xml:space="preserve"> </w:t>
      </w:r>
      <w:r>
        <w:rPr>
          <w:rFonts w:eastAsia="Times New Roman" w:cs="Times New Roman"/>
          <w:color w:val="4D4D4D"/>
          <w:szCs w:val="18"/>
        </w:rPr>
        <w:t>“DS-CU50 – Diagrama de secuencia: Actualizando estado de pago de Nota de Venta”.</w:t>
      </w:r>
      <w:bookmarkEnd w:id="198"/>
    </w:p>
    <w:p w14:paraId="4768D700" w14:textId="77777777" w:rsidR="007D6E97" w:rsidRDefault="00B143B5">
      <w:pPr>
        <w:spacing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A7A3B1C" wp14:editId="4E3A8BB8">
            <wp:extent cx="5971540" cy="2413000"/>
            <wp:effectExtent l="0" t="0" r="0" b="0"/>
            <wp:docPr id="2131285643"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76"/>
                    <a:srcRect/>
                    <a:stretch>
                      <a:fillRect/>
                    </a:stretch>
                  </pic:blipFill>
                  <pic:spPr>
                    <a:xfrm>
                      <a:off x="0" y="0"/>
                      <a:ext cx="5971540" cy="2413000"/>
                    </a:xfrm>
                    <a:prstGeom prst="rect">
                      <a:avLst/>
                    </a:prstGeom>
                    <a:ln/>
                  </pic:spPr>
                </pic:pic>
              </a:graphicData>
            </a:graphic>
          </wp:inline>
        </w:drawing>
      </w:r>
    </w:p>
    <w:p w14:paraId="1C0CF2D2" w14:textId="77777777" w:rsidR="007D6E97" w:rsidRDefault="00B143B5" w:rsidP="006736A3">
      <w:pPr>
        <w:pStyle w:val="Cita"/>
        <w:rPr>
          <w:rFonts w:eastAsia="Times New Roman" w:cs="Times New Roman"/>
          <w:i w:val="0"/>
          <w:iCs w:val="0"/>
          <w:color w:val="000000"/>
          <w:szCs w:val="18"/>
        </w:rPr>
      </w:pPr>
      <w:r>
        <w:tab/>
      </w:r>
      <w:r>
        <w:tab/>
      </w:r>
      <w:r>
        <w:tab/>
        <w:t>Fuente: Elaborado por los estudiantes de acuerdo con el proyecto.</w:t>
      </w:r>
    </w:p>
    <w:p w14:paraId="37CC1145" w14:textId="77777777" w:rsidR="007D6E97" w:rsidRDefault="007D6E97">
      <w:pPr>
        <w:spacing w:after="200" w:line="360" w:lineRule="auto"/>
        <w:jc w:val="both"/>
        <w:rPr>
          <w:rFonts w:ascii="Times New Roman" w:eastAsia="Times New Roman" w:hAnsi="Times New Roman" w:cs="Times New Roman"/>
          <w:i/>
          <w:iCs/>
          <w:color w:val="000000"/>
          <w:sz w:val="18"/>
          <w:szCs w:val="18"/>
        </w:rPr>
      </w:pPr>
    </w:p>
    <w:p w14:paraId="2ABF59A3" w14:textId="77777777" w:rsidR="007D6E97" w:rsidRDefault="00B143B5">
      <w:pPr>
        <w:pStyle w:val="Ttulo2"/>
        <w:spacing w:line="360" w:lineRule="auto"/>
        <w:rPr>
          <w:rFonts w:ascii="Times New Roman" w:eastAsia="Times New Roman" w:hAnsi="Times New Roman" w:cs="Times New Roman"/>
        </w:rPr>
      </w:pPr>
      <w:bookmarkStart w:id="199" w:name="_Toc240236430"/>
      <w:r>
        <w:rPr>
          <w:rFonts w:ascii="Times New Roman" w:eastAsia="Times New Roman" w:hAnsi="Times New Roman" w:cs="Times New Roman"/>
        </w:rPr>
        <w:t>CU51 - Anulando registro de pago de cliente</w:t>
      </w:r>
      <w:bookmarkEnd w:id="199"/>
      <w:r>
        <w:rPr>
          <w:rFonts w:ascii="Times New Roman" w:eastAsia="Times New Roman" w:hAnsi="Times New Roman" w:cs="Times New Roman"/>
        </w:rPr>
        <w:t xml:space="preserve"> </w:t>
      </w:r>
    </w:p>
    <w:p w14:paraId="37817593" w14:textId="77777777" w:rsidR="007D6E97" w:rsidRDefault="007D6E97">
      <w:pPr>
        <w:spacing w:line="360" w:lineRule="auto"/>
        <w:jc w:val="both"/>
        <w:rPr>
          <w:rFonts w:ascii="Times New Roman" w:eastAsia="Times New Roman" w:hAnsi="Times New Roman" w:cs="Times New Roman"/>
        </w:rPr>
      </w:pPr>
    </w:p>
    <w:p w14:paraId="7C885D11" w14:textId="77777777" w:rsidR="007D6E97" w:rsidRDefault="00B143B5">
      <w:pPr>
        <w:spacing w:after="120" w:line="360" w:lineRule="auto"/>
        <w:jc w:val="both"/>
        <w:rPr>
          <w:rFonts w:ascii="Times New Roman" w:eastAsia="Times New Roman" w:hAnsi="Times New Roman" w:cs="Times New Roman"/>
          <w:sz w:val="28"/>
          <w:szCs w:val="28"/>
        </w:rPr>
      </w:pPr>
      <w:r>
        <w:rPr>
          <w:rFonts w:ascii="Times New Roman" w:eastAsia="Times New Roman" w:hAnsi="Times New Roman" w:cs="Times New Roman"/>
        </w:rPr>
        <w:t>En la Figura 6.20 se puede visualizar que el usuario autorizado selecciona desde el Detalle de Pago un registro ingresado incorrectamente y solicita su anulación. El sistema verifica que el pago exista y no haya sido previamente anulado o revertido, tras lo cual solicita el motivo y el respaldo correspondiente. Una vez validados estos antecedentes y confirmada la operación, registra la anulación vinculada al pago original, conserva íntegramente dicho registro y retira sus efectos financieros sobre la Nota de Venta, recalculando su saldo y estado de pago. Si el pago no está disponible para anulación o faltan el motivo o respaldo exigidos, el sistema informa la situación y bloquea la operación sin efectuar modificaciones.</w:t>
      </w:r>
    </w:p>
    <w:p w14:paraId="16675F1F" w14:textId="77777777" w:rsidR="007D6E97" w:rsidRDefault="007D6E97">
      <w:pPr>
        <w:pBdr>
          <w:top w:val="nil"/>
          <w:left w:val="nil"/>
          <w:bottom w:val="nil"/>
          <w:right w:val="nil"/>
          <w:between w:val="nil"/>
        </w:pBdr>
        <w:spacing w:line="360" w:lineRule="auto"/>
        <w:rPr>
          <w:rFonts w:ascii="Times New Roman" w:eastAsia="Times New Roman" w:hAnsi="Times New Roman" w:cs="Times New Roman"/>
          <w:b/>
          <w:bCs/>
          <w:color w:val="4D4D4D"/>
          <w:sz w:val="18"/>
          <w:szCs w:val="18"/>
        </w:rPr>
      </w:pPr>
    </w:p>
    <w:p w14:paraId="16B8EB2D" w14:textId="03C5AB8B" w:rsidR="007D6E97" w:rsidRDefault="006844D0" w:rsidP="006844D0">
      <w:pPr>
        <w:pStyle w:val="Descripcin"/>
        <w:rPr>
          <w:rFonts w:eastAsia="Times New Roman" w:cs="Times New Roman"/>
          <w:b w:val="0"/>
          <w:bCs w:val="0"/>
          <w:color w:val="4D4D4D"/>
          <w:szCs w:val="18"/>
        </w:rPr>
      </w:pPr>
      <w:bookmarkStart w:id="200" w:name="_heading=h.kxp08wjus842" w:colFirst="0" w:colLast="0"/>
      <w:bookmarkStart w:id="201" w:name="_Toc240236659"/>
      <w:bookmarkEnd w:id="200"/>
      <w:r>
        <w:t xml:space="preserve">Figura </w:t>
      </w:r>
      <w:fldSimple w:instr=" STYLEREF 1 \s ">
        <w:r w:rsidR="00930693">
          <w:rPr>
            <w:noProof/>
          </w:rPr>
          <w:t>6</w:t>
        </w:r>
      </w:fldSimple>
      <w:r w:rsidR="00930693">
        <w:t>.</w:t>
      </w:r>
      <w:fldSimple w:instr=" SEQ Figura \* ARABIC \s 1 ">
        <w:r w:rsidR="00930693">
          <w:rPr>
            <w:noProof/>
          </w:rPr>
          <w:t>20</w:t>
        </w:r>
      </w:fldSimple>
      <w:r>
        <w:t xml:space="preserve"> </w:t>
      </w:r>
      <w:r w:rsidRPr="00EB5F4F">
        <w:t xml:space="preserve"> “DS-CU51 - Diagrama de secuencia: Anulando registro de pago de cliente”.</w:t>
      </w:r>
      <w:bookmarkEnd w:id="201"/>
    </w:p>
    <w:p w14:paraId="4F22D8B1" w14:textId="77777777" w:rsidR="007D6E97" w:rsidRDefault="00B143B5">
      <w:pPr>
        <w:spacing w:after="200"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370EF6EC" wp14:editId="542396D9">
            <wp:extent cx="5971540" cy="3200400"/>
            <wp:effectExtent l="0" t="0" r="0" b="0"/>
            <wp:docPr id="2131285657"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77"/>
                    <a:srcRect/>
                    <a:stretch>
                      <a:fillRect/>
                    </a:stretch>
                  </pic:blipFill>
                  <pic:spPr>
                    <a:xfrm>
                      <a:off x="0" y="0"/>
                      <a:ext cx="5971540" cy="3200400"/>
                    </a:xfrm>
                    <a:prstGeom prst="rect">
                      <a:avLst/>
                    </a:prstGeom>
                    <a:ln/>
                  </pic:spPr>
                </pic:pic>
              </a:graphicData>
            </a:graphic>
          </wp:inline>
        </w:drawing>
      </w:r>
    </w:p>
    <w:p w14:paraId="06DFD2C0" w14:textId="77777777" w:rsidR="007D6E97" w:rsidRDefault="00B143B5" w:rsidP="006736A3">
      <w:pPr>
        <w:pStyle w:val="Cita"/>
        <w:rPr>
          <w:rFonts w:eastAsia="Times New Roman" w:cs="Times New Roman"/>
          <w:i w:val="0"/>
          <w:iCs w:val="0"/>
          <w:color w:val="000000"/>
          <w:szCs w:val="18"/>
        </w:rPr>
      </w:pPr>
      <w:r>
        <w:tab/>
      </w:r>
      <w:r>
        <w:tab/>
      </w:r>
      <w:r>
        <w:tab/>
      </w:r>
      <w:r>
        <w:rPr>
          <w:rFonts w:eastAsia="Times New Roman" w:cs="Times New Roman"/>
          <w:color w:val="000000"/>
          <w:szCs w:val="18"/>
        </w:rPr>
        <w:t>Fuente: Elaborado por los estudiantes de acuerdo con el proyecto.</w:t>
      </w:r>
    </w:p>
    <w:p w14:paraId="53A4B810" w14:textId="77777777" w:rsidR="007D6E97" w:rsidRDefault="007D6E97">
      <w:pPr>
        <w:spacing w:after="200" w:line="360" w:lineRule="auto"/>
        <w:rPr>
          <w:rFonts w:ascii="Times New Roman" w:eastAsia="Times New Roman" w:hAnsi="Times New Roman" w:cs="Times New Roman"/>
          <w:color w:val="000000"/>
          <w:sz w:val="18"/>
          <w:szCs w:val="18"/>
        </w:rPr>
      </w:pPr>
    </w:p>
    <w:p w14:paraId="71360D02" w14:textId="77777777" w:rsidR="007D6E97" w:rsidRDefault="00B143B5">
      <w:pPr>
        <w:pStyle w:val="Ttulo2"/>
        <w:spacing w:line="360" w:lineRule="auto"/>
        <w:rPr>
          <w:rFonts w:ascii="Times New Roman" w:eastAsia="Times New Roman" w:hAnsi="Times New Roman" w:cs="Times New Roman"/>
        </w:rPr>
      </w:pPr>
      <w:bookmarkStart w:id="202" w:name="_Toc240236431"/>
      <w:r>
        <w:rPr>
          <w:rFonts w:ascii="Times New Roman" w:eastAsia="Times New Roman" w:hAnsi="Times New Roman" w:cs="Times New Roman"/>
        </w:rPr>
        <w:t>CU52 - Revirtiendo pago de cliente</w:t>
      </w:r>
      <w:bookmarkEnd w:id="202"/>
      <w:r>
        <w:rPr>
          <w:rFonts w:ascii="Times New Roman" w:eastAsia="Times New Roman" w:hAnsi="Times New Roman" w:cs="Times New Roman"/>
        </w:rPr>
        <w:t xml:space="preserve"> </w:t>
      </w:r>
    </w:p>
    <w:p w14:paraId="4D06AD12" w14:textId="77777777" w:rsidR="007D6E97" w:rsidRDefault="007D6E97">
      <w:pPr>
        <w:spacing w:line="360" w:lineRule="auto"/>
        <w:jc w:val="both"/>
        <w:rPr>
          <w:rFonts w:ascii="Times New Roman" w:eastAsia="Times New Roman" w:hAnsi="Times New Roman" w:cs="Times New Roman"/>
        </w:rPr>
      </w:pPr>
    </w:p>
    <w:p w14:paraId="142A58A5" w14:textId="77777777" w:rsidR="007D6E97" w:rsidRDefault="00B143B5">
      <w:pPr>
        <w:spacing w:after="120" w:line="360" w:lineRule="auto"/>
        <w:jc w:val="both"/>
        <w:rPr>
          <w:rFonts w:ascii="Times New Roman" w:eastAsia="Times New Roman" w:hAnsi="Times New Roman" w:cs="Times New Roman"/>
        </w:rPr>
      </w:pPr>
      <w:r>
        <w:rPr>
          <w:rFonts w:ascii="Times New Roman" w:eastAsia="Times New Roman" w:hAnsi="Times New Roman" w:cs="Times New Roman"/>
        </w:rPr>
        <w:t>En la Figura 6.21 se puede visualizar que el usuario autorizado selecciona desde el Detalle de Pago el registro cuyo dinero debe ser devuelto total o parcialmente. El sistema recupera el pago, verifica que se encuentre disponible para reversión y determina el monto que aún puede revertirse. El usuario ingresa el monto, motivo y respaldo correspondiente y, una vez validados y confirmados, el sistema registra la reversión vinculada al pago original y recalcula el saldo pendiente y estado de pago de la Nota de Venta afectada. Si faltan antecedentes obligatorios, el monto es igual o inferior a cero o supera el disponible, o el pago no puede ser revertido, el sistema informa la inconsistencia y no ejecuta la operación.</w:t>
      </w:r>
    </w:p>
    <w:p w14:paraId="379761E5" w14:textId="77777777" w:rsidR="007D6E97" w:rsidRDefault="007D6E97">
      <w:pPr>
        <w:keepNext/>
        <w:spacing w:after="200" w:line="360" w:lineRule="auto"/>
        <w:rPr>
          <w:rFonts w:ascii="Times New Roman" w:eastAsia="Times New Roman" w:hAnsi="Times New Roman" w:cs="Times New Roman"/>
          <w:color w:val="000000"/>
          <w:sz w:val="18"/>
          <w:szCs w:val="18"/>
        </w:rPr>
      </w:pPr>
    </w:p>
    <w:p w14:paraId="4593719F" w14:textId="73E4B8F6" w:rsidR="007D6E97" w:rsidRDefault="006844D0" w:rsidP="006844D0">
      <w:pPr>
        <w:pStyle w:val="Descripcin"/>
        <w:rPr>
          <w:rFonts w:eastAsia="Times New Roman" w:cs="Times New Roman"/>
          <w:b w:val="0"/>
          <w:bCs w:val="0"/>
          <w:color w:val="4D4D4D"/>
          <w:szCs w:val="18"/>
        </w:rPr>
      </w:pPr>
      <w:bookmarkStart w:id="203" w:name="_heading=h.t0n4w7h0ocuv" w:colFirst="0" w:colLast="0"/>
      <w:bookmarkStart w:id="204" w:name="_Toc240236660"/>
      <w:bookmarkEnd w:id="203"/>
      <w:r>
        <w:t xml:space="preserve">Figura </w:t>
      </w:r>
      <w:fldSimple w:instr=" STYLEREF 1 \s ">
        <w:r w:rsidR="00930693">
          <w:rPr>
            <w:noProof/>
          </w:rPr>
          <w:t>6</w:t>
        </w:r>
      </w:fldSimple>
      <w:r w:rsidR="00930693">
        <w:t>.</w:t>
      </w:r>
      <w:fldSimple w:instr=" SEQ Figura \* ARABIC \s 1 ">
        <w:r w:rsidR="00930693">
          <w:rPr>
            <w:noProof/>
          </w:rPr>
          <w:t>21</w:t>
        </w:r>
      </w:fldSimple>
      <w:r w:rsidRPr="0074263F">
        <w:t>“DS-CU52 - Diagrama de secuencia: Revirtiendo pago de cliente”.</w:t>
      </w:r>
      <w:bookmarkEnd w:id="204"/>
    </w:p>
    <w:p w14:paraId="447ABC06" w14:textId="77777777" w:rsidR="007D6E97" w:rsidRDefault="00B143B5">
      <w:pPr>
        <w:spacing w:after="200" w:line="360" w:lineRule="auto"/>
        <w:jc w:val="center"/>
        <w:rPr>
          <w:rFonts w:ascii="Times New Roman" w:eastAsia="Times New Roman" w:hAnsi="Times New Roman" w:cs="Times New Roman"/>
          <w:i/>
          <w:iCs/>
          <w:color w:val="000000"/>
          <w:sz w:val="18"/>
          <w:szCs w:val="18"/>
        </w:rPr>
      </w:pPr>
      <w:r>
        <w:rPr>
          <w:rFonts w:ascii="Times New Roman" w:eastAsia="Times New Roman" w:hAnsi="Times New Roman" w:cs="Times New Roman"/>
          <w:i/>
          <w:iCs/>
          <w:noProof/>
          <w:sz w:val="18"/>
          <w:szCs w:val="18"/>
        </w:rPr>
        <w:drawing>
          <wp:inline distT="114300" distB="114300" distL="114300" distR="114300" wp14:anchorId="745ED7DF" wp14:editId="758C8C6E">
            <wp:extent cx="5971540" cy="3848100"/>
            <wp:effectExtent l="0" t="0" r="0" b="0"/>
            <wp:docPr id="2131285679"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78"/>
                    <a:srcRect/>
                    <a:stretch>
                      <a:fillRect/>
                    </a:stretch>
                  </pic:blipFill>
                  <pic:spPr>
                    <a:xfrm>
                      <a:off x="0" y="0"/>
                      <a:ext cx="5971540" cy="3848100"/>
                    </a:xfrm>
                    <a:prstGeom prst="rect">
                      <a:avLst/>
                    </a:prstGeom>
                    <a:ln/>
                  </pic:spPr>
                </pic:pic>
              </a:graphicData>
            </a:graphic>
          </wp:inline>
        </w:drawing>
      </w:r>
    </w:p>
    <w:p w14:paraId="338C1529" w14:textId="77777777" w:rsidR="007D6E97" w:rsidRDefault="00B143B5" w:rsidP="006736A3">
      <w:pPr>
        <w:pStyle w:val="Cita"/>
        <w:rPr>
          <w:rFonts w:eastAsia="Times New Roman" w:cs="Times New Roman"/>
          <w:i w:val="0"/>
          <w:iCs w:val="0"/>
          <w:color w:val="000000"/>
          <w:szCs w:val="18"/>
        </w:rPr>
      </w:pPr>
      <w:r>
        <w:t>Fuente: Elaborado por los estudiantes de acuerdo con el proyecto.</w:t>
      </w:r>
    </w:p>
    <w:p w14:paraId="20149DB6" w14:textId="77777777" w:rsidR="007D6E97" w:rsidRDefault="007D6E97">
      <w:pPr>
        <w:pStyle w:val="Ttulo2"/>
        <w:spacing w:before="200" w:line="360" w:lineRule="auto"/>
        <w:rPr>
          <w:rFonts w:ascii="Times New Roman" w:eastAsia="Times New Roman" w:hAnsi="Times New Roman" w:cs="Times New Roman"/>
          <w:b/>
          <w:bCs/>
          <w:color w:val="676767"/>
          <w:sz w:val="24"/>
          <w:szCs w:val="24"/>
        </w:rPr>
      </w:pPr>
    </w:p>
    <w:p w14:paraId="51F32476" w14:textId="77777777" w:rsidR="007D6E97" w:rsidRDefault="00B143B5">
      <w:pPr>
        <w:pStyle w:val="Ttulo2"/>
        <w:spacing w:line="360" w:lineRule="auto"/>
        <w:rPr>
          <w:rFonts w:ascii="Times New Roman" w:eastAsia="Times New Roman" w:hAnsi="Times New Roman" w:cs="Times New Roman"/>
        </w:rPr>
      </w:pPr>
      <w:bookmarkStart w:id="205" w:name="_Toc240236432"/>
      <w:r>
        <w:rPr>
          <w:rFonts w:ascii="Times New Roman" w:eastAsia="Times New Roman" w:hAnsi="Times New Roman" w:cs="Times New Roman"/>
        </w:rPr>
        <w:t>CU53 - Registrando saldo a favor de cliente</w:t>
      </w:r>
      <w:bookmarkEnd w:id="205"/>
      <w:r>
        <w:rPr>
          <w:rFonts w:ascii="Times New Roman" w:eastAsia="Times New Roman" w:hAnsi="Times New Roman" w:cs="Times New Roman"/>
        </w:rPr>
        <w:t xml:space="preserve"> </w:t>
      </w:r>
    </w:p>
    <w:p w14:paraId="5FF8A44B" w14:textId="77777777" w:rsidR="007D6E97" w:rsidRDefault="007D6E97">
      <w:pPr>
        <w:spacing w:line="360" w:lineRule="auto"/>
        <w:jc w:val="both"/>
        <w:rPr>
          <w:rFonts w:ascii="Times New Roman" w:eastAsia="Times New Roman" w:hAnsi="Times New Roman" w:cs="Times New Roman"/>
        </w:rPr>
      </w:pPr>
    </w:p>
    <w:p w14:paraId="60C3B772" w14:textId="77777777" w:rsidR="007D6E97" w:rsidRDefault="00B143B5">
      <w:pPr>
        <w:spacing w:after="120" w:line="360" w:lineRule="auto"/>
        <w:jc w:val="both"/>
        <w:rPr>
          <w:rFonts w:ascii="Times New Roman" w:eastAsia="Times New Roman" w:hAnsi="Times New Roman" w:cs="Times New Roman"/>
        </w:rPr>
      </w:pPr>
      <w:r>
        <w:rPr>
          <w:rFonts w:ascii="Times New Roman" w:eastAsia="Times New Roman" w:hAnsi="Times New Roman" w:cs="Times New Roman"/>
        </w:rPr>
        <w:t xml:space="preserve">En la Figura 6.22 se puede visualizar que, ante un excedente financiero generado por una reversión comercial de Nota de Venta, el usuario autorizado accede desde la Nota de Venta al tratamiento del monto resultante. El sistema recupera el excedente, el cliente y los antecedentes de la operación que lo originó y verifica que dicho monto continúe disponible. Tras la confirmación del usuario, registra el excedente como saldo a favor del cliente, conservando su referencia a la Nota de Venta y a la reversión de origen sin alterar los pagos históricos. Si el excedente ya fue devuelto, utilizado </w:t>
      </w:r>
      <w:r>
        <w:rPr>
          <w:rFonts w:ascii="Times New Roman" w:eastAsia="Times New Roman" w:hAnsi="Times New Roman" w:cs="Times New Roman"/>
        </w:rPr>
        <w:lastRenderedPageBreak/>
        <w:t>o dejó de encontrarse vigente, el sistema informa la situación e impide registrar un saldo a favor duplicado.</w:t>
      </w:r>
    </w:p>
    <w:p w14:paraId="4F618753" w14:textId="77777777" w:rsidR="007D6E97" w:rsidRDefault="007D6E97">
      <w:pPr>
        <w:spacing w:after="200" w:line="360" w:lineRule="auto"/>
        <w:jc w:val="both"/>
        <w:rPr>
          <w:rFonts w:ascii="Times New Roman" w:eastAsia="Times New Roman" w:hAnsi="Times New Roman" w:cs="Times New Roman"/>
          <w:sz w:val="22"/>
          <w:szCs w:val="22"/>
        </w:rPr>
      </w:pPr>
    </w:p>
    <w:p w14:paraId="6B915F1B" w14:textId="77777777" w:rsidR="007D6E97" w:rsidRDefault="007D6E97">
      <w:pPr>
        <w:keepNext/>
        <w:spacing w:after="200" w:line="360" w:lineRule="auto"/>
        <w:rPr>
          <w:rFonts w:ascii="Times New Roman" w:eastAsia="Times New Roman" w:hAnsi="Times New Roman" w:cs="Times New Roman"/>
        </w:rPr>
      </w:pPr>
    </w:p>
    <w:p w14:paraId="42FA747D" w14:textId="4DDADABA" w:rsidR="007D6E97" w:rsidRDefault="006844D0" w:rsidP="006844D0">
      <w:pPr>
        <w:pStyle w:val="Descripcin"/>
        <w:rPr>
          <w:rFonts w:eastAsia="Times New Roman" w:cs="Times New Roman"/>
          <w:b w:val="0"/>
          <w:bCs w:val="0"/>
          <w:color w:val="4D4D4D"/>
          <w:szCs w:val="18"/>
        </w:rPr>
      </w:pPr>
      <w:bookmarkStart w:id="206" w:name="_heading=h.bvgqjjewu22m" w:colFirst="0" w:colLast="0"/>
      <w:bookmarkStart w:id="207" w:name="_Toc240236661"/>
      <w:bookmarkEnd w:id="206"/>
      <w:r>
        <w:t xml:space="preserve">Figura </w:t>
      </w:r>
      <w:fldSimple w:instr=" STYLEREF 1 \s ">
        <w:r w:rsidR="00930693">
          <w:rPr>
            <w:noProof/>
          </w:rPr>
          <w:t>6</w:t>
        </w:r>
      </w:fldSimple>
      <w:r w:rsidR="00930693">
        <w:t>.</w:t>
      </w:r>
      <w:fldSimple w:instr=" SEQ Figura \* ARABIC \s 1 ">
        <w:r w:rsidR="00930693">
          <w:rPr>
            <w:noProof/>
          </w:rPr>
          <w:t>22</w:t>
        </w:r>
      </w:fldSimple>
      <w:r>
        <w:t xml:space="preserve"> </w:t>
      </w:r>
      <w:r>
        <w:rPr>
          <w:rFonts w:eastAsia="Times New Roman" w:cs="Times New Roman"/>
          <w:color w:val="4D4D4D"/>
          <w:szCs w:val="18"/>
        </w:rPr>
        <w:t>“DS-CU53 - Diagrama de secuencia: Registrando saldo a favor de cliente”.</w:t>
      </w:r>
      <w:bookmarkEnd w:id="207"/>
    </w:p>
    <w:p w14:paraId="1D53A59F" w14:textId="77777777" w:rsidR="007D6E97" w:rsidRDefault="00B143B5">
      <w:pPr>
        <w:spacing w:after="200"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2BF45312" wp14:editId="57239DCC">
            <wp:extent cx="5971540" cy="2540000"/>
            <wp:effectExtent l="0" t="0" r="0" b="0"/>
            <wp:docPr id="2131285697"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79"/>
                    <a:srcRect/>
                    <a:stretch>
                      <a:fillRect/>
                    </a:stretch>
                  </pic:blipFill>
                  <pic:spPr>
                    <a:xfrm>
                      <a:off x="0" y="0"/>
                      <a:ext cx="5971540" cy="2540000"/>
                    </a:xfrm>
                    <a:prstGeom prst="rect">
                      <a:avLst/>
                    </a:prstGeom>
                    <a:ln/>
                  </pic:spPr>
                </pic:pic>
              </a:graphicData>
            </a:graphic>
          </wp:inline>
        </w:drawing>
      </w:r>
    </w:p>
    <w:p w14:paraId="2D057FCF" w14:textId="77777777" w:rsidR="007D6E97" w:rsidRDefault="00B143B5" w:rsidP="006736A3">
      <w:pPr>
        <w:pStyle w:val="Cita"/>
        <w:rPr>
          <w:rFonts w:eastAsia="Times New Roman" w:cs="Times New Roman"/>
          <w:i w:val="0"/>
          <w:iCs w:val="0"/>
          <w:color w:val="000000"/>
          <w:szCs w:val="18"/>
        </w:rPr>
      </w:pPr>
      <w:r>
        <w:tab/>
      </w:r>
      <w:r>
        <w:tab/>
      </w:r>
      <w:r>
        <w:tab/>
      </w:r>
      <w:r>
        <w:rPr>
          <w:rFonts w:eastAsia="Times New Roman" w:cs="Times New Roman"/>
          <w:color w:val="000000"/>
          <w:szCs w:val="18"/>
        </w:rPr>
        <w:t>Fuente: Elaborado por los estudiantes de acuerdo con el proyecto.</w:t>
      </w:r>
    </w:p>
    <w:p w14:paraId="4704E0C5" w14:textId="77777777" w:rsidR="007D6E97" w:rsidRDefault="007D6E97">
      <w:pPr>
        <w:spacing w:after="200" w:line="360" w:lineRule="auto"/>
        <w:jc w:val="both"/>
        <w:rPr>
          <w:rFonts w:ascii="Times New Roman" w:eastAsia="Times New Roman" w:hAnsi="Times New Roman" w:cs="Times New Roman"/>
          <w:sz w:val="18"/>
          <w:szCs w:val="18"/>
        </w:rPr>
      </w:pPr>
    </w:p>
    <w:p w14:paraId="10C0FBC5" w14:textId="40A22F7E" w:rsidR="007D6E97" w:rsidRDefault="00B143B5" w:rsidP="00FC70EA">
      <w:pPr>
        <w:pStyle w:val="Ttulo2"/>
        <w:spacing w:line="360" w:lineRule="auto"/>
        <w:rPr>
          <w:rFonts w:ascii="Times New Roman" w:eastAsia="Times New Roman" w:hAnsi="Times New Roman" w:cs="Times New Roman"/>
        </w:rPr>
      </w:pPr>
      <w:bookmarkStart w:id="208" w:name="_Toc240236433"/>
      <w:r>
        <w:rPr>
          <w:rFonts w:ascii="Times New Roman" w:eastAsia="Times New Roman" w:hAnsi="Times New Roman" w:cs="Times New Roman"/>
        </w:rPr>
        <w:t>CU54 - Aplicando saldo a favor de Nota de Venta</w:t>
      </w:r>
      <w:bookmarkEnd w:id="208"/>
      <w:r>
        <w:rPr>
          <w:rFonts w:ascii="Times New Roman" w:eastAsia="Times New Roman" w:hAnsi="Times New Roman" w:cs="Times New Roman"/>
        </w:rPr>
        <w:t xml:space="preserve"> </w:t>
      </w:r>
    </w:p>
    <w:p w14:paraId="56877707" w14:textId="77777777" w:rsidR="007D6E97" w:rsidRDefault="007D6E97">
      <w:pPr>
        <w:spacing w:line="360" w:lineRule="auto"/>
        <w:jc w:val="both"/>
        <w:rPr>
          <w:rFonts w:ascii="Times New Roman" w:eastAsia="Times New Roman" w:hAnsi="Times New Roman" w:cs="Times New Roman"/>
          <w:sz w:val="28"/>
          <w:szCs w:val="28"/>
        </w:rPr>
      </w:pPr>
    </w:p>
    <w:p w14:paraId="25EE25CE" w14:textId="77777777" w:rsidR="007D6E97" w:rsidRDefault="00B143B5">
      <w:pPr>
        <w:spacing w:after="120" w:line="360" w:lineRule="auto"/>
        <w:jc w:val="both"/>
        <w:rPr>
          <w:rFonts w:ascii="Times New Roman" w:eastAsia="Times New Roman" w:hAnsi="Times New Roman" w:cs="Times New Roman"/>
        </w:rPr>
      </w:pPr>
      <w:r>
        <w:rPr>
          <w:rFonts w:ascii="Times New Roman" w:eastAsia="Times New Roman" w:hAnsi="Times New Roman" w:cs="Times New Roman"/>
        </w:rPr>
        <w:t>En la Figura 6.23 se puede visualizar que el usuario autorizado selecciona un saldo a favor disponible y la Nota de Venta a la cual desea aplicarlo. El sistema comprueba que ambas operaciones correspondan al mismo cliente, que la Nota de Venta se encuentre habilitada para recibir el abono y que el monto solicitado no supere ni el saldo a favor disponible ni el saldo pendiente de la venta. Tras la confirmación, registra la aplicación, disminuye el saldo a favor disponible y recalcula el saldo pendiente y estado de pago de la Nota de Venta destino. Si el saldo es insuficiente o dejó de estar disponible, o la Nota de Venta no resulta elegible, el sistema informa la situación y no realiza la aplicación.</w:t>
      </w:r>
    </w:p>
    <w:p w14:paraId="3C2D16A5" w14:textId="77777777" w:rsidR="007D6E97" w:rsidRDefault="007D6E97">
      <w:pPr>
        <w:spacing w:after="200" w:line="360" w:lineRule="auto"/>
        <w:jc w:val="both"/>
        <w:rPr>
          <w:rFonts w:ascii="Times New Roman" w:eastAsia="Times New Roman" w:hAnsi="Times New Roman" w:cs="Times New Roman"/>
        </w:rPr>
      </w:pPr>
    </w:p>
    <w:p w14:paraId="28CA845F" w14:textId="77777777" w:rsidR="007D6E97" w:rsidRDefault="007D6E97">
      <w:pPr>
        <w:pBdr>
          <w:top w:val="nil"/>
          <w:left w:val="nil"/>
          <w:bottom w:val="nil"/>
          <w:right w:val="nil"/>
          <w:between w:val="nil"/>
        </w:pBdr>
        <w:spacing w:line="360" w:lineRule="auto"/>
        <w:jc w:val="both"/>
        <w:rPr>
          <w:rFonts w:ascii="Times New Roman" w:eastAsia="Times New Roman" w:hAnsi="Times New Roman" w:cs="Times New Roman"/>
          <w:b/>
          <w:bCs/>
          <w:color w:val="4D4D4D"/>
          <w:sz w:val="18"/>
          <w:szCs w:val="18"/>
        </w:rPr>
      </w:pPr>
    </w:p>
    <w:p w14:paraId="7C44EE79" w14:textId="61810A9E" w:rsidR="007D6E97" w:rsidRDefault="006844D0" w:rsidP="006844D0">
      <w:pPr>
        <w:pStyle w:val="Descripcin"/>
        <w:rPr>
          <w:rFonts w:eastAsia="Times New Roman" w:cs="Times New Roman"/>
          <w:b w:val="0"/>
          <w:bCs w:val="0"/>
          <w:color w:val="4D4D4D"/>
          <w:szCs w:val="18"/>
        </w:rPr>
      </w:pPr>
      <w:bookmarkStart w:id="209" w:name="_heading=h.hyweuxvbnkzz" w:colFirst="0" w:colLast="0"/>
      <w:bookmarkStart w:id="210" w:name="_Toc240236662"/>
      <w:bookmarkEnd w:id="209"/>
      <w:r>
        <w:t xml:space="preserve">Figura </w:t>
      </w:r>
      <w:fldSimple w:instr=" STYLEREF 1 \s ">
        <w:r w:rsidR="00930693">
          <w:rPr>
            <w:noProof/>
          </w:rPr>
          <w:t>6</w:t>
        </w:r>
      </w:fldSimple>
      <w:r w:rsidR="00930693">
        <w:t>.</w:t>
      </w:r>
      <w:fldSimple w:instr=" SEQ Figura \* ARABIC \s 1 ">
        <w:r w:rsidR="00930693">
          <w:rPr>
            <w:noProof/>
          </w:rPr>
          <w:t>23</w:t>
        </w:r>
      </w:fldSimple>
      <w:r>
        <w:t xml:space="preserve"> </w:t>
      </w:r>
      <w:r>
        <w:rPr>
          <w:rFonts w:eastAsia="Times New Roman" w:cs="Times New Roman"/>
          <w:color w:val="4D4D4D"/>
          <w:szCs w:val="18"/>
        </w:rPr>
        <w:t>“DS-CU54 - Diagrama de secuencia: Aplicando saldo a favor de Nota de Venta”.</w:t>
      </w:r>
      <w:bookmarkEnd w:id="210"/>
    </w:p>
    <w:p w14:paraId="7B7DA079" w14:textId="77777777" w:rsidR="007D6E97" w:rsidRDefault="00B143B5">
      <w:pPr>
        <w:spacing w:after="200"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C698729" wp14:editId="4772E086">
            <wp:extent cx="5971540" cy="3340100"/>
            <wp:effectExtent l="0" t="0" r="0" b="0"/>
            <wp:docPr id="2131285693"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80"/>
                    <a:srcRect/>
                    <a:stretch>
                      <a:fillRect/>
                    </a:stretch>
                  </pic:blipFill>
                  <pic:spPr>
                    <a:xfrm>
                      <a:off x="0" y="0"/>
                      <a:ext cx="5971540" cy="3340100"/>
                    </a:xfrm>
                    <a:prstGeom prst="rect">
                      <a:avLst/>
                    </a:prstGeom>
                    <a:ln/>
                  </pic:spPr>
                </pic:pic>
              </a:graphicData>
            </a:graphic>
          </wp:inline>
        </w:drawing>
      </w:r>
    </w:p>
    <w:p w14:paraId="1D82405D" w14:textId="77777777" w:rsidR="007D6E97" w:rsidRDefault="00B143B5" w:rsidP="006736A3">
      <w:pPr>
        <w:pStyle w:val="Cita"/>
        <w:rPr>
          <w:rFonts w:eastAsia="Times New Roman" w:cs="Times New Roman"/>
          <w:i w:val="0"/>
          <w:iCs w:val="0"/>
          <w:szCs w:val="18"/>
        </w:rPr>
      </w:pPr>
      <w:r>
        <w:tab/>
      </w:r>
      <w:r>
        <w:tab/>
      </w:r>
      <w:r>
        <w:tab/>
      </w:r>
      <w:r>
        <w:rPr>
          <w:rFonts w:eastAsia="Times New Roman" w:cs="Times New Roman"/>
          <w:szCs w:val="18"/>
        </w:rPr>
        <w:t>Fuente: Elaborado por los estudiantes de acuerdo con el proyecto.</w:t>
      </w:r>
    </w:p>
    <w:p w14:paraId="28EBF3BF" w14:textId="77777777" w:rsidR="007D6E97" w:rsidRDefault="007D6E97">
      <w:pPr>
        <w:pStyle w:val="Ttulo3"/>
        <w:spacing w:before="200" w:line="360" w:lineRule="auto"/>
        <w:jc w:val="both"/>
        <w:rPr>
          <w:rFonts w:ascii="Times New Roman" w:eastAsia="Times New Roman" w:hAnsi="Times New Roman" w:cs="Times New Roman"/>
          <w:b/>
          <w:bCs/>
          <w:color w:val="000000"/>
          <w:sz w:val="22"/>
          <w:szCs w:val="22"/>
        </w:rPr>
      </w:pPr>
    </w:p>
    <w:p w14:paraId="7EF2B68E" w14:textId="77777777" w:rsidR="007D6E97" w:rsidRDefault="00B143B5">
      <w:pPr>
        <w:pStyle w:val="Ttulo2"/>
        <w:spacing w:line="360" w:lineRule="auto"/>
        <w:jc w:val="both"/>
        <w:rPr>
          <w:rFonts w:ascii="Times New Roman" w:eastAsia="Times New Roman" w:hAnsi="Times New Roman" w:cs="Times New Roman"/>
        </w:rPr>
      </w:pPr>
      <w:bookmarkStart w:id="211" w:name="_Toc240236434"/>
      <w:r>
        <w:rPr>
          <w:rFonts w:ascii="Times New Roman" w:eastAsia="Times New Roman" w:hAnsi="Times New Roman" w:cs="Times New Roman"/>
        </w:rPr>
        <w:t xml:space="preserve">CU55 - </w:t>
      </w:r>
      <w:r>
        <w:rPr>
          <w:rFonts w:ascii="Times New Roman" w:eastAsia="Times New Roman" w:hAnsi="Times New Roman" w:cs="Times New Roman"/>
          <w:color w:val="191919"/>
        </w:rPr>
        <w:t>Consultando detalle de pago de cliente</w:t>
      </w:r>
      <w:bookmarkEnd w:id="211"/>
      <w:r>
        <w:rPr>
          <w:rFonts w:ascii="Times New Roman" w:eastAsia="Times New Roman" w:hAnsi="Times New Roman" w:cs="Times New Roman"/>
        </w:rPr>
        <w:t xml:space="preserve"> </w:t>
      </w:r>
    </w:p>
    <w:p w14:paraId="7574C272" w14:textId="77777777" w:rsidR="007D6E97" w:rsidRDefault="007D6E97">
      <w:pPr>
        <w:spacing w:line="360" w:lineRule="auto"/>
        <w:jc w:val="both"/>
        <w:rPr>
          <w:rFonts w:ascii="Times New Roman" w:eastAsia="Times New Roman" w:hAnsi="Times New Roman" w:cs="Times New Roman"/>
        </w:rPr>
      </w:pPr>
      <w:bookmarkStart w:id="212" w:name="_heading=h.2wt8hhvehrcv" w:colFirst="0" w:colLast="0"/>
      <w:bookmarkEnd w:id="212"/>
    </w:p>
    <w:p w14:paraId="1B547758" w14:textId="77777777" w:rsidR="007D6E97" w:rsidRDefault="00B143B5">
      <w:pPr>
        <w:spacing w:after="120" w:line="360" w:lineRule="auto"/>
        <w:jc w:val="both"/>
        <w:rPr>
          <w:rFonts w:ascii="Times New Roman" w:eastAsia="Times New Roman" w:hAnsi="Times New Roman" w:cs="Times New Roman"/>
        </w:rPr>
      </w:pPr>
      <w:r>
        <w:rPr>
          <w:rFonts w:ascii="Times New Roman" w:eastAsia="Times New Roman" w:hAnsi="Times New Roman" w:cs="Times New Roman"/>
        </w:rPr>
        <w:t>En la Figura 6.24 se puede visualizar que el usuario autorizado selecciona un saldo a favor disponible y la Nota de Venta a la cual desea aplicarlo. El sistema comprueba que ambas operaciones correspondan al mismo cliente, que la Nota de Venta se encuentre habilitada para recibir el abono y que el monto solicitado no supere ni el saldo a favor disponible ni el saldo pendiente de la venta. Tras la confirmación, registra la aplicación, disminuye el saldo a favor disponible y recalcula el saldo pendiente y estado de pago de la Nota de Venta destino. Si el saldo es insuficiente o dejó de estar disponible, o la Nota de Venta no resulta elegible, el sistema informa la situación y no realiza la aplicación.</w:t>
      </w:r>
    </w:p>
    <w:p w14:paraId="12731C0D" w14:textId="77777777" w:rsidR="007D6E97" w:rsidRDefault="007D6E97">
      <w:pPr>
        <w:spacing w:after="200" w:line="360" w:lineRule="auto"/>
        <w:jc w:val="both"/>
        <w:rPr>
          <w:rFonts w:ascii="Times New Roman" w:eastAsia="Times New Roman" w:hAnsi="Times New Roman" w:cs="Times New Roman"/>
        </w:rPr>
      </w:pPr>
    </w:p>
    <w:p w14:paraId="6507D139" w14:textId="77777777" w:rsidR="007D6E97" w:rsidRDefault="007D6E97">
      <w:pPr>
        <w:spacing w:after="200" w:line="360" w:lineRule="auto"/>
        <w:jc w:val="both"/>
        <w:rPr>
          <w:rFonts w:ascii="Times New Roman" w:eastAsia="Times New Roman" w:hAnsi="Times New Roman" w:cs="Times New Roman"/>
          <w:sz w:val="28"/>
          <w:szCs w:val="28"/>
        </w:rPr>
      </w:pPr>
    </w:p>
    <w:p w14:paraId="43179D50" w14:textId="113D7F11" w:rsidR="006844D0" w:rsidRDefault="006844D0" w:rsidP="006844D0">
      <w:pPr>
        <w:pStyle w:val="Descripcin"/>
      </w:pPr>
      <w:bookmarkStart w:id="213" w:name="_Toc240236663"/>
      <w:r>
        <w:t xml:space="preserve">Figura </w:t>
      </w:r>
      <w:fldSimple w:instr=" STYLEREF 1 \s ">
        <w:r w:rsidR="00930693">
          <w:rPr>
            <w:noProof/>
          </w:rPr>
          <w:t>6</w:t>
        </w:r>
      </w:fldSimple>
      <w:r w:rsidR="00930693">
        <w:t>.</w:t>
      </w:r>
      <w:fldSimple w:instr=" SEQ Figura \* ARABIC \s 1 ">
        <w:r w:rsidR="00930693">
          <w:rPr>
            <w:noProof/>
          </w:rPr>
          <w:t>24</w:t>
        </w:r>
      </w:fldSimple>
      <w:r>
        <w:t xml:space="preserve"> </w:t>
      </w:r>
      <w:r w:rsidRPr="006A74DC">
        <w:t>“DS-CU55 - Diagrama de secuencia: Consultando detalle de pago de cliente”.</w:t>
      </w:r>
      <w:bookmarkEnd w:id="213"/>
    </w:p>
    <w:p w14:paraId="28A1DD57" w14:textId="77777777" w:rsidR="007D6E97" w:rsidRDefault="00B143B5">
      <w:pPr>
        <w:spacing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1D1C4A1A" wp14:editId="61537D9E">
            <wp:extent cx="5971540" cy="2565400"/>
            <wp:effectExtent l="0" t="0" r="0" b="0"/>
            <wp:docPr id="21312856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81"/>
                    <a:srcRect/>
                    <a:stretch>
                      <a:fillRect/>
                    </a:stretch>
                  </pic:blipFill>
                  <pic:spPr>
                    <a:xfrm>
                      <a:off x="0" y="0"/>
                      <a:ext cx="5971540" cy="2565400"/>
                    </a:xfrm>
                    <a:prstGeom prst="rect">
                      <a:avLst/>
                    </a:prstGeom>
                    <a:ln/>
                  </pic:spPr>
                </pic:pic>
              </a:graphicData>
            </a:graphic>
          </wp:inline>
        </w:drawing>
      </w:r>
    </w:p>
    <w:p w14:paraId="64B51BF5" w14:textId="77777777" w:rsidR="007D6E97" w:rsidRDefault="00B143B5" w:rsidP="006736A3">
      <w:pPr>
        <w:pStyle w:val="Cita"/>
        <w:rPr>
          <w:rFonts w:eastAsia="Times New Roman" w:cs="Times New Roman"/>
          <w:i w:val="0"/>
          <w:iCs w:val="0"/>
          <w:color w:val="000000"/>
          <w:szCs w:val="18"/>
        </w:rPr>
      </w:pPr>
      <w:r>
        <w:tab/>
      </w:r>
      <w:r>
        <w:tab/>
      </w:r>
      <w:r>
        <w:tab/>
      </w:r>
      <w:r>
        <w:rPr>
          <w:rFonts w:eastAsia="Times New Roman" w:cs="Times New Roman"/>
          <w:szCs w:val="18"/>
        </w:rPr>
        <w:t>Fuente: Elaborado por los estudiantes de acuerdo con el proyecto.</w:t>
      </w:r>
    </w:p>
    <w:p w14:paraId="12FE7F8A" w14:textId="77777777" w:rsidR="007D6E97" w:rsidRDefault="00B143B5">
      <w:pPr>
        <w:pStyle w:val="Ttulo2"/>
        <w:spacing w:line="360" w:lineRule="auto"/>
        <w:jc w:val="both"/>
        <w:rPr>
          <w:rFonts w:ascii="Times New Roman" w:eastAsia="Times New Roman" w:hAnsi="Times New Roman" w:cs="Times New Roman"/>
        </w:rPr>
      </w:pPr>
      <w:bookmarkStart w:id="214" w:name="_heading=h.uxb1irljtwdp" w:colFirst="0" w:colLast="0"/>
      <w:bookmarkStart w:id="215" w:name="_Toc240236435"/>
      <w:bookmarkEnd w:id="214"/>
      <w:r>
        <w:rPr>
          <w:rFonts w:ascii="Times New Roman" w:eastAsia="Times New Roman" w:hAnsi="Times New Roman" w:cs="Times New Roman"/>
        </w:rPr>
        <w:t>CU56 - Consultando condición de morosidad</w:t>
      </w:r>
      <w:bookmarkEnd w:id="215"/>
      <w:r>
        <w:rPr>
          <w:rFonts w:ascii="Times New Roman" w:eastAsia="Times New Roman" w:hAnsi="Times New Roman" w:cs="Times New Roman"/>
        </w:rPr>
        <w:t xml:space="preserve"> </w:t>
      </w:r>
    </w:p>
    <w:p w14:paraId="02266098" w14:textId="77777777" w:rsidR="007D6E97" w:rsidRDefault="007D6E97">
      <w:pPr>
        <w:spacing w:line="360" w:lineRule="auto"/>
        <w:jc w:val="both"/>
        <w:rPr>
          <w:rFonts w:ascii="Times New Roman" w:eastAsia="Times New Roman" w:hAnsi="Times New Roman" w:cs="Times New Roman"/>
        </w:rPr>
      </w:pPr>
      <w:bookmarkStart w:id="216" w:name="_heading=h.6b915qbm4k9b" w:colFirst="0" w:colLast="0"/>
      <w:bookmarkStart w:id="217" w:name="_heading=h.ghqagkx70k5v" w:colFirst="0" w:colLast="0"/>
      <w:bookmarkEnd w:id="216"/>
      <w:bookmarkEnd w:id="217"/>
    </w:p>
    <w:p w14:paraId="15545334" w14:textId="77777777" w:rsidR="007D6E97" w:rsidRDefault="00B143B5">
      <w:pPr>
        <w:spacing w:after="120" w:line="360" w:lineRule="auto"/>
        <w:jc w:val="both"/>
        <w:rPr>
          <w:rFonts w:ascii="Times New Roman" w:eastAsia="Times New Roman" w:hAnsi="Times New Roman" w:cs="Times New Roman"/>
        </w:rPr>
      </w:pPr>
      <w:r>
        <w:rPr>
          <w:rFonts w:ascii="Times New Roman" w:eastAsia="Times New Roman" w:hAnsi="Times New Roman" w:cs="Times New Roman"/>
        </w:rPr>
        <w:t>En la Figura 6.25 se puede visualizar que el usuario autorizado accede a la Ficha Cliente para consultar la condición financiera del cliente y de sus Notas de Venta. El sistema obtiene la fecha final de vencimiento y el saldo pendiente vigente de cada operación, considerando únicamente los pagos que mantienen efecto financiero. A partir de estos antecedentes, identifica como morosa toda Nota de Venta cuya fecha final de vencimiento haya transcurrido y conserve un saldo pendiente mayor que cero, y considera Moroso al cliente cuando presenta al menos una operación en dicha condición. Las etapas intermedias de cobro no generan morosidad independiente. Finalmente, el sistema presenta al usuario la condición calculada junto con el desglose correspondiente. Este caso de uso no presenta excepciones funcionales.</w:t>
      </w:r>
    </w:p>
    <w:p w14:paraId="5F08BD45" w14:textId="77777777" w:rsidR="007D6E97" w:rsidRDefault="007D6E97">
      <w:pPr>
        <w:spacing w:after="120" w:line="360" w:lineRule="auto"/>
        <w:jc w:val="both"/>
        <w:rPr>
          <w:rFonts w:ascii="Times New Roman" w:eastAsia="Times New Roman" w:hAnsi="Times New Roman" w:cs="Times New Roman"/>
        </w:rPr>
      </w:pPr>
    </w:p>
    <w:p w14:paraId="6725366E" w14:textId="0E6D22B8" w:rsidR="006844D0" w:rsidRDefault="006844D0" w:rsidP="006844D0">
      <w:pPr>
        <w:pStyle w:val="Descripcin"/>
      </w:pPr>
      <w:bookmarkStart w:id="218" w:name="_Toc240236664"/>
      <w:r>
        <w:t xml:space="preserve">Figura </w:t>
      </w:r>
      <w:fldSimple w:instr=" STYLEREF 1 \s ">
        <w:r w:rsidR="00930693">
          <w:rPr>
            <w:noProof/>
          </w:rPr>
          <w:t>6</w:t>
        </w:r>
      </w:fldSimple>
      <w:r w:rsidR="00930693">
        <w:t>.</w:t>
      </w:r>
      <w:fldSimple w:instr=" SEQ Figura \* ARABIC \s 1 ">
        <w:r w:rsidR="00930693">
          <w:rPr>
            <w:noProof/>
          </w:rPr>
          <w:t>25</w:t>
        </w:r>
      </w:fldSimple>
      <w:r>
        <w:t xml:space="preserve"> </w:t>
      </w:r>
      <w:r w:rsidRPr="00DD1B7D">
        <w:t>“DS-CU56 - Diagrama de secuencia: Consultando condición de morosidad”.</w:t>
      </w:r>
      <w:bookmarkEnd w:id="218"/>
    </w:p>
    <w:p w14:paraId="7A073518" w14:textId="77777777" w:rsidR="007D6E97" w:rsidRDefault="00B143B5">
      <w:pPr>
        <w:spacing w:line="360" w:lineRule="auto"/>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5B06FCC0" wp14:editId="361B303C">
            <wp:extent cx="5971540" cy="2514600"/>
            <wp:effectExtent l="0" t="0" r="0" b="0"/>
            <wp:docPr id="2131285743" name="image136.png"/>
            <wp:cNvGraphicFramePr/>
            <a:graphic xmlns:a="http://schemas.openxmlformats.org/drawingml/2006/main">
              <a:graphicData uri="http://schemas.openxmlformats.org/drawingml/2006/picture">
                <pic:pic xmlns:pic="http://schemas.openxmlformats.org/drawingml/2006/picture">
                  <pic:nvPicPr>
                    <pic:cNvPr id="0" name="image136.png"/>
                    <pic:cNvPicPr preferRelativeResize="0"/>
                  </pic:nvPicPr>
                  <pic:blipFill>
                    <a:blip r:embed="rId82"/>
                    <a:srcRect/>
                    <a:stretch>
                      <a:fillRect/>
                    </a:stretch>
                  </pic:blipFill>
                  <pic:spPr>
                    <a:xfrm>
                      <a:off x="0" y="0"/>
                      <a:ext cx="5971540" cy="2514600"/>
                    </a:xfrm>
                    <a:prstGeom prst="rect">
                      <a:avLst/>
                    </a:prstGeom>
                    <a:ln/>
                  </pic:spPr>
                </pic:pic>
              </a:graphicData>
            </a:graphic>
          </wp:inline>
        </w:drawing>
      </w:r>
    </w:p>
    <w:p w14:paraId="018CD3A2" w14:textId="77777777" w:rsidR="007D6E97" w:rsidRDefault="00B143B5" w:rsidP="006736A3">
      <w:pPr>
        <w:pStyle w:val="Cita"/>
        <w:rPr>
          <w:rFonts w:eastAsia="Times New Roman" w:cs="Times New Roman"/>
          <w:sz w:val="28"/>
          <w:szCs w:val="28"/>
        </w:rPr>
      </w:pPr>
      <w:r>
        <w:tab/>
      </w:r>
      <w:r>
        <w:tab/>
      </w:r>
      <w:r>
        <w:tab/>
      </w:r>
      <w:r>
        <w:rPr>
          <w:rFonts w:eastAsia="Times New Roman" w:cs="Times New Roman"/>
          <w:szCs w:val="18"/>
        </w:rPr>
        <w:t>Fuente: Elaborado por los estudiantes de acuerdo con el proyecto.</w:t>
      </w:r>
    </w:p>
    <w:p w14:paraId="129F8F59" w14:textId="77777777" w:rsidR="007D6E97" w:rsidRDefault="00B143B5">
      <w:pPr>
        <w:pStyle w:val="Ttulo2"/>
        <w:spacing w:line="360" w:lineRule="auto"/>
        <w:jc w:val="both"/>
        <w:rPr>
          <w:rFonts w:ascii="Times New Roman" w:eastAsia="Times New Roman" w:hAnsi="Times New Roman" w:cs="Times New Roman"/>
        </w:rPr>
      </w:pPr>
      <w:bookmarkStart w:id="219" w:name="_heading=h.2d242v4r3dow" w:colFirst="0" w:colLast="0"/>
      <w:bookmarkStart w:id="220" w:name="_Toc240236436"/>
      <w:bookmarkEnd w:id="219"/>
      <w:r>
        <w:rPr>
          <w:rFonts w:ascii="Times New Roman" w:eastAsia="Times New Roman" w:hAnsi="Times New Roman" w:cs="Times New Roman"/>
        </w:rPr>
        <w:t>CU57 - Generando comprobante de pago</w:t>
      </w:r>
      <w:bookmarkEnd w:id="220"/>
      <w:r>
        <w:rPr>
          <w:rFonts w:ascii="Times New Roman" w:eastAsia="Times New Roman" w:hAnsi="Times New Roman" w:cs="Times New Roman"/>
        </w:rPr>
        <w:t xml:space="preserve"> </w:t>
      </w:r>
    </w:p>
    <w:p w14:paraId="3BBF0DBA" w14:textId="77777777" w:rsidR="007D6E97" w:rsidRDefault="007D6E97">
      <w:pPr>
        <w:spacing w:line="360" w:lineRule="auto"/>
        <w:jc w:val="both"/>
        <w:rPr>
          <w:rFonts w:ascii="Times New Roman" w:eastAsia="Times New Roman" w:hAnsi="Times New Roman" w:cs="Times New Roman"/>
        </w:rPr>
      </w:pPr>
      <w:bookmarkStart w:id="221" w:name="_heading=h.39k1g594jdz5" w:colFirst="0" w:colLast="0"/>
      <w:bookmarkStart w:id="222" w:name="_heading=h.v32ohse2sf8b" w:colFirst="0" w:colLast="0"/>
      <w:bookmarkEnd w:id="221"/>
      <w:bookmarkEnd w:id="222"/>
    </w:p>
    <w:p w14:paraId="2B7E65F9" w14:textId="77777777" w:rsidR="007D6E97" w:rsidRDefault="00B143B5">
      <w:pPr>
        <w:spacing w:after="120" w:line="360" w:lineRule="auto"/>
        <w:jc w:val="both"/>
        <w:rPr>
          <w:rFonts w:ascii="Times New Roman" w:eastAsia="Times New Roman" w:hAnsi="Times New Roman" w:cs="Times New Roman"/>
        </w:rPr>
      </w:pPr>
      <w:r>
        <w:rPr>
          <w:rFonts w:ascii="Times New Roman" w:eastAsia="Times New Roman" w:hAnsi="Times New Roman" w:cs="Times New Roman"/>
        </w:rPr>
        <w:t>En la Figura 6.26 se puede visualizar que el usuario autorizado consulta el detalle de un pago registrado y solicita generar su comprobante. El sistema recupera los antecedentes necesarios de la operación, incluyendo la información del pago, cliente, medio utilizado y respaldo aplicable, y valida que se encuentren disponibles los datos obligatorios requeridos para componer el documento. Cuando la información está completa, genera el comprobante en formato PDF y lo deja disponible para visualización e impresión, habilitando su descarga únicamente cuando el usuario dispone de la autorización documental correspondiente. Si falta algún antecedente obligatorio para construir el comprobante, el sistema informa la situación y finaliza el flujo sin generar el archivo PDF ni modificar el registro de pago.</w:t>
      </w:r>
    </w:p>
    <w:p w14:paraId="2B1ACD49" w14:textId="77777777" w:rsidR="007D6E97" w:rsidRDefault="007D6E97">
      <w:pPr>
        <w:spacing w:after="200" w:line="360" w:lineRule="auto"/>
        <w:jc w:val="both"/>
        <w:rPr>
          <w:rFonts w:ascii="Times New Roman" w:eastAsia="Times New Roman" w:hAnsi="Times New Roman" w:cs="Times New Roman"/>
          <w:sz w:val="28"/>
          <w:szCs w:val="28"/>
        </w:rPr>
      </w:pPr>
    </w:p>
    <w:p w14:paraId="3E423C77" w14:textId="249C9F98" w:rsidR="007D6E97" w:rsidRDefault="006844D0" w:rsidP="006844D0">
      <w:pPr>
        <w:pStyle w:val="Descripcin"/>
        <w:rPr>
          <w:rFonts w:eastAsia="Times New Roman" w:cs="Times New Roman"/>
          <w:b w:val="0"/>
          <w:bCs w:val="0"/>
          <w:color w:val="4D4D4D"/>
          <w:szCs w:val="18"/>
        </w:rPr>
      </w:pPr>
      <w:bookmarkStart w:id="223" w:name="_Toc240236665"/>
      <w:r>
        <w:t xml:space="preserve">Figura </w:t>
      </w:r>
      <w:fldSimple w:instr=" STYLEREF 1 \s ">
        <w:r w:rsidR="00930693">
          <w:rPr>
            <w:noProof/>
          </w:rPr>
          <w:t>6</w:t>
        </w:r>
      </w:fldSimple>
      <w:r w:rsidR="00930693">
        <w:t>.</w:t>
      </w:r>
      <w:fldSimple w:instr=" SEQ Figura \* ARABIC \s 1 ">
        <w:r w:rsidR="00930693">
          <w:rPr>
            <w:noProof/>
          </w:rPr>
          <w:t>26</w:t>
        </w:r>
      </w:fldSimple>
      <w:r>
        <w:t xml:space="preserve"> </w:t>
      </w:r>
      <w:r>
        <w:rPr>
          <w:rFonts w:eastAsia="Times New Roman" w:cs="Times New Roman"/>
          <w:color w:val="4D4D4D"/>
          <w:szCs w:val="18"/>
        </w:rPr>
        <w:t>“DS-CU57 - Diagrama de secuencia: Generando comprobante de pago”.</w:t>
      </w:r>
      <w:bookmarkEnd w:id="223"/>
    </w:p>
    <w:p w14:paraId="0E167DFF" w14:textId="77777777" w:rsidR="007D6E97" w:rsidRDefault="00B143B5">
      <w:pPr>
        <w:spacing w:after="200" w:line="360" w:lineRule="auto"/>
        <w:jc w:val="both"/>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4C164982" wp14:editId="0E0EE6A8">
            <wp:extent cx="5971540" cy="2679700"/>
            <wp:effectExtent l="0" t="0" r="0" b="0"/>
            <wp:docPr id="213128561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83"/>
                    <a:srcRect/>
                    <a:stretch>
                      <a:fillRect/>
                    </a:stretch>
                  </pic:blipFill>
                  <pic:spPr>
                    <a:xfrm>
                      <a:off x="0" y="0"/>
                      <a:ext cx="5971540" cy="2679700"/>
                    </a:xfrm>
                    <a:prstGeom prst="rect">
                      <a:avLst/>
                    </a:prstGeom>
                    <a:ln/>
                  </pic:spPr>
                </pic:pic>
              </a:graphicData>
            </a:graphic>
          </wp:inline>
        </w:drawing>
      </w:r>
    </w:p>
    <w:p w14:paraId="0FEC4E2C" w14:textId="77777777" w:rsidR="007D6E97" w:rsidRDefault="00B143B5" w:rsidP="006736A3">
      <w:pPr>
        <w:pStyle w:val="Cita"/>
        <w:rPr>
          <w:rFonts w:eastAsia="Times New Roman" w:cs="Times New Roman"/>
          <w:i w:val="0"/>
          <w:iCs w:val="0"/>
          <w:szCs w:val="18"/>
        </w:rPr>
      </w:pPr>
      <w:r>
        <w:tab/>
      </w:r>
      <w:r>
        <w:tab/>
      </w:r>
      <w:r>
        <w:tab/>
      </w:r>
      <w:r>
        <w:rPr>
          <w:rFonts w:eastAsia="Times New Roman" w:cs="Times New Roman"/>
          <w:szCs w:val="18"/>
        </w:rPr>
        <w:t>Fuente: Elaborado por los estudiantes de acuerdo con el proyecto.</w:t>
      </w:r>
    </w:p>
    <w:p w14:paraId="777F99BD" w14:textId="77777777" w:rsidR="007D6E97" w:rsidRDefault="00B143B5">
      <w:pPr>
        <w:pStyle w:val="Ttulo2"/>
        <w:spacing w:line="360" w:lineRule="auto"/>
        <w:jc w:val="both"/>
        <w:rPr>
          <w:rFonts w:ascii="Times New Roman" w:eastAsia="Times New Roman" w:hAnsi="Times New Roman" w:cs="Times New Roman"/>
          <w:b/>
          <w:bCs/>
        </w:rPr>
      </w:pPr>
      <w:bookmarkStart w:id="224" w:name="_heading=h.5nkc4lz39oq9" w:colFirst="0" w:colLast="0"/>
      <w:bookmarkStart w:id="225" w:name="_Toc240236437"/>
      <w:bookmarkEnd w:id="224"/>
      <w:r>
        <w:rPr>
          <w:rFonts w:ascii="Times New Roman" w:eastAsia="Times New Roman" w:hAnsi="Times New Roman" w:cs="Times New Roman"/>
        </w:rPr>
        <w:t xml:space="preserve">CU58 - </w:t>
      </w:r>
      <w:r>
        <w:rPr>
          <w:rFonts w:ascii="Times New Roman" w:eastAsia="Times New Roman" w:hAnsi="Times New Roman" w:cs="Times New Roman"/>
          <w:b/>
          <w:bCs/>
        </w:rPr>
        <w:t>Conciliando pago de cliente</w:t>
      </w:r>
      <w:bookmarkEnd w:id="225"/>
      <w:r>
        <w:rPr>
          <w:rFonts w:ascii="Times New Roman" w:eastAsia="Times New Roman" w:hAnsi="Times New Roman" w:cs="Times New Roman"/>
          <w:b/>
          <w:bCs/>
        </w:rPr>
        <w:t xml:space="preserve"> </w:t>
      </w:r>
    </w:p>
    <w:p w14:paraId="2A602DF8" w14:textId="77777777" w:rsidR="007D6E97" w:rsidRDefault="007D6E97">
      <w:pPr>
        <w:spacing w:line="360" w:lineRule="auto"/>
        <w:jc w:val="both"/>
        <w:rPr>
          <w:rFonts w:ascii="Times New Roman" w:eastAsia="Times New Roman" w:hAnsi="Times New Roman" w:cs="Times New Roman"/>
        </w:rPr>
      </w:pPr>
      <w:bookmarkStart w:id="226" w:name="_heading=h.ii93lcskd35" w:colFirst="0" w:colLast="0"/>
      <w:bookmarkStart w:id="227" w:name="_heading=h.xk2bogbi48z8" w:colFirst="0" w:colLast="0"/>
      <w:bookmarkEnd w:id="226"/>
      <w:bookmarkEnd w:id="227"/>
    </w:p>
    <w:p w14:paraId="46D03CCA" w14:textId="77777777" w:rsidR="007D6E97" w:rsidRDefault="00B143B5">
      <w:pPr>
        <w:spacing w:after="120" w:line="360" w:lineRule="auto"/>
        <w:jc w:val="both"/>
        <w:rPr>
          <w:rFonts w:ascii="Times New Roman" w:eastAsia="Times New Roman" w:hAnsi="Times New Roman" w:cs="Times New Roman"/>
        </w:rPr>
      </w:pPr>
      <w:r>
        <w:rPr>
          <w:rFonts w:ascii="Times New Roman" w:eastAsia="Times New Roman" w:hAnsi="Times New Roman" w:cs="Times New Roman"/>
        </w:rPr>
        <w:t>En la Figura 6.27 se puede visualizar que el usuario autorizado consulta el detalle de un pago registrado y solicita generar su comprobante. El sistema recupera los antecedentes necesarios de la operación, incluyendo la información del pago, cliente, medio utilizado y respaldo aplicable, y valida que se encuentren disponibles los datos obligatorios requeridos para componer el documento. Cuando la información está completa, genera el comprobante en formato PDF y lo deja disponible para visualización e impresión, habilitando su descarga únicamente cuando el usuario dispone de la autorización documental correspondiente. Si falta algún antecedente obligatorio para construir el comprobante, el sistema informa la situación y finaliza el flujo sin generar el archivo PDF ni modificar el registro de pago.</w:t>
      </w:r>
    </w:p>
    <w:p w14:paraId="3DB8E5FA" w14:textId="77777777" w:rsidR="007D6E97" w:rsidRDefault="007D6E97">
      <w:pPr>
        <w:spacing w:after="120" w:line="360" w:lineRule="auto"/>
        <w:jc w:val="both"/>
        <w:rPr>
          <w:rFonts w:ascii="Times New Roman" w:eastAsia="Times New Roman" w:hAnsi="Times New Roman" w:cs="Times New Roman"/>
        </w:rPr>
      </w:pPr>
    </w:p>
    <w:p w14:paraId="795B846E" w14:textId="776E5966" w:rsidR="007D6E97" w:rsidRDefault="006844D0" w:rsidP="006844D0">
      <w:pPr>
        <w:pStyle w:val="Descripcin"/>
        <w:rPr>
          <w:rFonts w:eastAsia="Times New Roman" w:cs="Times New Roman"/>
          <w:b w:val="0"/>
          <w:bCs w:val="0"/>
          <w:color w:val="4D4D4D"/>
          <w:szCs w:val="18"/>
        </w:rPr>
      </w:pPr>
      <w:bookmarkStart w:id="228" w:name="_Toc240236666"/>
      <w:r>
        <w:t xml:space="preserve">Figura </w:t>
      </w:r>
      <w:fldSimple w:instr=" STYLEREF 1 \s ">
        <w:r w:rsidR="00930693">
          <w:rPr>
            <w:noProof/>
          </w:rPr>
          <w:t>6</w:t>
        </w:r>
      </w:fldSimple>
      <w:r w:rsidR="00930693">
        <w:t>.</w:t>
      </w:r>
      <w:fldSimple w:instr=" SEQ Figura \* ARABIC \s 1 ">
        <w:r w:rsidR="00930693">
          <w:rPr>
            <w:noProof/>
          </w:rPr>
          <w:t>27</w:t>
        </w:r>
      </w:fldSimple>
      <w:r>
        <w:t xml:space="preserve"> </w:t>
      </w:r>
      <w:r>
        <w:rPr>
          <w:rFonts w:eastAsia="Times New Roman" w:cs="Times New Roman"/>
          <w:color w:val="4D4D4D"/>
          <w:szCs w:val="18"/>
        </w:rPr>
        <w:t>“DS-CU58 - Diagrama de secuencia: Conciliando pago de cliente”.</w:t>
      </w:r>
      <w:bookmarkEnd w:id="228"/>
    </w:p>
    <w:p w14:paraId="46F45D48" w14:textId="77777777" w:rsidR="007D6E97" w:rsidRDefault="00B143B5">
      <w:pPr>
        <w:spacing w:line="360" w:lineRule="auto"/>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6CB37A1E" wp14:editId="3C60CEDA">
            <wp:extent cx="5971540" cy="4254500"/>
            <wp:effectExtent l="0" t="0" r="0" b="0"/>
            <wp:docPr id="2131285639"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84"/>
                    <a:srcRect/>
                    <a:stretch>
                      <a:fillRect/>
                    </a:stretch>
                  </pic:blipFill>
                  <pic:spPr>
                    <a:xfrm>
                      <a:off x="0" y="0"/>
                      <a:ext cx="5971540" cy="4254500"/>
                    </a:xfrm>
                    <a:prstGeom prst="rect">
                      <a:avLst/>
                    </a:prstGeom>
                    <a:ln/>
                  </pic:spPr>
                </pic:pic>
              </a:graphicData>
            </a:graphic>
          </wp:inline>
        </w:drawing>
      </w:r>
    </w:p>
    <w:p w14:paraId="27AB6D99" w14:textId="77777777" w:rsidR="007D6E97" w:rsidRDefault="00B143B5" w:rsidP="006736A3">
      <w:pPr>
        <w:pStyle w:val="Cita"/>
        <w:rPr>
          <w:rFonts w:eastAsia="Times New Roman" w:cs="Times New Roman"/>
          <w:i w:val="0"/>
          <w:iCs w:val="0"/>
          <w:szCs w:val="18"/>
        </w:rPr>
      </w:pPr>
      <w:r>
        <w:tab/>
      </w:r>
      <w:r>
        <w:tab/>
      </w:r>
      <w:r>
        <w:tab/>
      </w:r>
      <w:r>
        <w:rPr>
          <w:rFonts w:eastAsia="Times New Roman" w:cs="Times New Roman"/>
          <w:szCs w:val="18"/>
        </w:rPr>
        <w:t>Fuente: Elaborado por los estudiantes de acuerdo con el proyecto.</w:t>
      </w:r>
    </w:p>
    <w:p w14:paraId="76984345" w14:textId="77777777" w:rsidR="007D6E97" w:rsidRDefault="00B143B5">
      <w:pPr>
        <w:pStyle w:val="Ttulo2"/>
        <w:spacing w:line="360" w:lineRule="auto"/>
        <w:jc w:val="both"/>
        <w:rPr>
          <w:rFonts w:ascii="Times New Roman" w:eastAsia="Times New Roman" w:hAnsi="Times New Roman" w:cs="Times New Roman"/>
        </w:rPr>
      </w:pPr>
      <w:bookmarkStart w:id="229" w:name="_heading=h.j3kdpefwslqm" w:colFirst="0" w:colLast="0"/>
      <w:bookmarkStart w:id="230" w:name="_Toc240236438"/>
      <w:bookmarkEnd w:id="229"/>
      <w:r>
        <w:rPr>
          <w:rFonts w:ascii="Times New Roman" w:eastAsia="Times New Roman" w:hAnsi="Times New Roman" w:cs="Times New Roman"/>
        </w:rPr>
        <w:t>CU59 - Registrando usuario</w:t>
      </w:r>
      <w:bookmarkEnd w:id="230"/>
      <w:r>
        <w:rPr>
          <w:rFonts w:ascii="Times New Roman" w:eastAsia="Times New Roman" w:hAnsi="Times New Roman" w:cs="Times New Roman"/>
        </w:rPr>
        <w:t xml:space="preserve"> </w:t>
      </w:r>
    </w:p>
    <w:p w14:paraId="388C7EB4" w14:textId="77777777" w:rsidR="007D6E97" w:rsidRDefault="007D6E97">
      <w:pPr>
        <w:spacing w:line="360" w:lineRule="auto"/>
        <w:jc w:val="both"/>
        <w:rPr>
          <w:rFonts w:ascii="Times New Roman" w:eastAsia="Times New Roman" w:hAnsi="Times New Roman" w:cs="Times New Roman"/>
        </w:rPr>
      </w:pPr>
      <w:bookmarkStart w:id="231" w:name="_heading=h.gjewjjj6psek" w:colFirst="0" w:colLast="0"/>
      <w:bookmarkStart w:id="232" w:name="_heading=h.olt9xqv1qfl1" w:colFirst="0" w:colLast="0"/>
      <w:bookmarkEnd w:id="231"/>
      <w:bookmarkEnd w:id="232"/>
    </w:p>
    <w:p w14:paraId="00E5A23A" w14:textId="77777777" w:rsidR="007D6E97" w:rsidRDefault="00B143B5">
      <w:pPr>
        <w:spacing w:after="120" w:line="360" w:lineRule="auto"/>
        <w:jc w:val="both"/>
        <w:rPr>
          <w:rFonts w:ascii="Times New Roman" w:eastAsia="Times New Roman" w:hAnsi="Times New Roman" w:cs="Times New Roman"/>
        </w:rPr>
      </w:pPr>
      <w:r>
        <w:rPr>
          <w:rFonts w:ascii="Times New Roman" w:eastAsia="Times New Roman" w:hAnsi="Times New Roman" w:cs="Times New Roman"/>
        </w:rPr>
        <w:t>En la Figura 6.28 se puede visualizar que el usuario autorizado de Gerencia selecciona desde Gestión de Usuarios al Empleado para el cual desea crear una cuenta. El sistema recupera sus antecedentes y verifica que el Empleado se encuentre Activo y que no posea previamente un Usuario asociado. Posteriormente, el usuario define la configuración de acceso inicial y el sistema valida que esta cumpla las reglas de permisos aplicables. Cuando todas las verificaciones son satisfactorias, genera las credenciales iniciales y registra la cuenta en estado Activo asociada al Empleado. Si el Empleado está Inactivo, ya posee una cuenta o la configuración de acceso definida no es válida, el sistema informa la situación correspondiente y no completa el registro del nuevo Usuario.</w:t>
      </w:r>
    </w:p>
    <w:p w14:paraId="048D2E97" w14:textId="77777777" w:rsidR="007D6E97" w:rsidRDefault="007D6E97">
      <w:pPr>
        <w:spacing w:after="200" w:line="360" w:lineRule="auto"/>
        <w:jc w:val="both"/>
        <w:rPr>
          <w:rFonts w:ascii="Times New Roman" w:eastAsia="Times New Roman" w:hAnsi="Times New Roman" w:cs="Times New Roman"/>
          <w:sz w:val="28"/>
          <w:szCs w:val="28"/>
        </w:rPr>
      </w:pPr>
    </w:p>
    <w:p w14:paraId="1D877536" w14:textId="5A078D5E" w:rsidR="006844D0" w:rsidRDefault="006844D0" w:rsidP="006844D0">
      <w:pPr>
        <w:pStyle w:val="Descripcin"/>
      </w:pPr>
      <w:bookmarkStart w:id="233" w:name="_Toc240236667"/>
      <w:r>
        <w:t xml:space="preserve">Figura </w:t>
      </w:r>
      <w:fldSimple w:instr=" STYLEREF 1 \s ">
        <w:r w:rsidR="00930693">
          <w:rPr>
            <w:noProof/>
          </w:rPr>
          <w:t>6</w:t>
        </w:r>
      </w:fldSimple>
      <w:r w:rsidR="00930693">
        <w:t>.</w:t>
      </w:r>
      <w:fldSimple w:instr=" SEQ Figura \* ARABIC \s 1 ">
        <w:r w:rsidR="00930693">
          <w:rPr>
            <w:noProof/>
          </w:rPr>
          <w:t>28</w:t>
        </w:r>
      </w:fldSimple>
      <w:r>
        <w:t xml:space="preserve"> </w:t>
      </w:r>
      <w:r w:rsidRPr="003B7A11">
        <w:t>“DS-CU59 - Diagrama de secuencia: Registrando usuario”.</w:t>
      </w:r>
      <w:bookmarkEnd w:id="233"/>
    </w:p>
    <w:p w14:paraId="55C5F595" w14:textId="77777777" w:rsidR="007D6E97" w:rsidRDefault="00B143B5">
      <w:pPr>
        <w:spacing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8EC6812" wp14:editId="50616370">
            <wp:extent cx="5971540" cy="4254500"/>
            <wp:effectExtent l="0" t="0" r="0" b="0"/>
            <wp:docPr id="2131285636"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85"/>
                    <a:srcRect/>
                    <a:stretch>
                      <a:fillRect/>
                    </a:stretch>
                  </pic:blipFill>
                  <pic:spPr>
                    <a:xfrm>
                      <a:off x="0" y="0"/>
                      <a:ext cx="5971540" cy="4254500"/>
                    </a:xfrm>
                    <a:prstGeom prst="rect">
                      <a:avLst/>
                    </a:prstGeom>
                    <a:ln/>
                  </pic:spPr>
                </pic:pic>
              </a:graphicData>
            </a:graphic>
          </wp:inline>
        </w:drawing>
      </w:r>
    </w:p>
    <w:p w14:paraId="266B2754" w14:textId="77777777" w:rsidR="007D6E97" w:rsidRDefault="00B143B5" w:rsidP="006736A3">
      <w:pPr>
        <w:pStyle w:val="Cita"/>
        <w:rPr>
          <w:rFonts w:eastAsia="Times New Roman" w:cs="Times New Roman"/>
          <w:i w:val="0"/>
          <w:iCs w:val="0"/>
          <w:szCs w:val="18"/>
        </w:rPr>
      </w:pPr>
      <w:r>
        <w:tab/>
      </w:r>
      <w:r>
        <w:tab/>
      </w:r>
      <w:r>
        <w:tab/>
      </w:r>
      <w:r>
        <w:rPr>
          <w:rFonts w:eastAsia="Times New Roman" w:cs="Times New Roman"/>
          <w:szCs w:val="18"/>
        </w:rPr>
        <w:t>Fuente: Elaborado por los estudiantes de acuerdo con el proyecto.</w:t>
      </w:r>
    </w:p>
    <w:p w14:paraId="77D07EF4" w14:textId="77777777" w:rsidR="007D6E97" w:rsidRDefault="00B143B5">
      <w:pPr>
        <w:pStyle w:val="Ttulo2"/>
        <w:spacing w:line="360" w:lineRule="auto"/>
        <w:jc w:val="both"/>
        <w:rPr>
          <w:rFonts w:ascii="Times New Roman" w:eastAsia="Times New Roman" w:hAnsi="Times New Roman" w:cs="Times New Roman"/>
        </w:rPr>
      </w:pPr>
      <w:bookmarkStart w:id="234" w:name="_heading=h.mv76cqj88nc3" w:colFirst="0" w:colLast="0"/>
      <w:bookmarkStart w:id="235" w:name="_Toc240236439"/>
      <w:bookmarkEnd w:id="234"/>
      <w:r>
        <w:rPr>
          <w:rFonts w:ascii="Times New Roman" w:eastAsia="Times New Roman" w:hAnsi="Times New Roman" w:cs="Times New Roman"/>
        </w:rPr>
        <w:t>CU60 - Desactivando usuario</w:t>
      </w:r>
      <w:bookmarkEnd w:id="235"/>
      <w:r>
        <w:rPr>
          <w:rFonts w:ascii="Times New Roman" w:eastAsia="Times New Roman" w:hAnsi="Times New Roman" w:cs="Times New Roman"/>
        </w:rPr>
        <w:t xml:space="preserve"> </w:t>
      </w:r>
    </w:p>
    <w:p w14:paraId="14A87F67" w14:textId="77777777" w:rsidR="007D6E97" w:rsidRDefault="007D6E97">
      <w:pPr>
        <w:spacing w:line="360" w:lineRule="auto"/>
        <w:jc w:val="both"/>
        <w:rPr>
          <w:rFonts w:ascii="Times New Roman" w:eastAsia="Times New Roman" w:hAnsi="Times New Roman" w:cs="Times New Roman"/>
        </w:rPr>
      </w:pPr>
      <w:bookmarkStart w:id="236" w:name="_heading=h.llbhuvh1e3ef" w:colFirst="0" w:colLast="0"/>
      <w:bookmarkStart w:id="237" w:name="_heading=h.rb8zk4d6ghdh" w:colFirst="0" w:colLast="0"/>
      <w:bookmarkEnd w:id="236"/>
      <w:bookmarkEnd w:id="237"/>
    </w:p>
    <w:p w14:paraId="1F2C5209" w14:textId="77777777" w:rsidR="007D6E97" w:rsidRDefault="00B143B5">
      <w:pPr>
        <w:spacing w:after="120" w:line="360" w:lineRule="auto"/>
        <w:jc w:val="both"/>
        <w:rPr>
          <w:rFonts w:ascii="Times New Roman" w:eastAsia="Times New Roman" w:hAnsi="Times New Roman" w:cs="Times New Roman"/>
        </w:rPr>
      </w:pPr>
      <w:r>
        <w:rPr>
          <w:rFonts w:ascii="Times New Roman" w:eastAsia="Times New Roman" w:hAnsi="Times New Roman" w:cs="Times New Roman"/>
        </w:rPr>
        <w:t xml:space="preserve">En la Figura 6.29 se puede visualizar que el usuario autorizado de Gerencia selecciona desde Gestión de Usuarios una cuenta Activa y solicita su desactivación. El sistema recupera la información de la cuenta y verifica que la operación pueda realizarse sin incumplir las restricciones de continuidad administrativa definidas. Cuando la validación es satisfactoria, solicita la confirmación del usuario y posteriormente cambia la cuenta al estado Inactivo, conservando su identidad e historial e invalidando cualquier sesión activa asociada. Si la desactivación de la cuenta </w:t>
      </w:r>
      <w:r>
        <w:rPr>
          <w:rFonts w:ascii="Times New Roman" w:eastAsia="Times New Roman" w:hAnsi="Times New Roman" w:cs="Times New Roman"/>
        </w:rPr>
        <w:lastRenderedPageBreak/>
        <w:t>seleccionada compromete las restricciones administrativas aplicables, el sistema rechaza la operación, informa que el Usuario no puede ser desactivado y mantiene tanto su estado como su acceso sin ejecutar los cambios previstos.</w:t>
      </w:r>
    </w:p>
    <w:p w14:paraId="0253DEEB" w14:textId="77777777" w:rsidR="007D6E97" w:rsidRDefault="007D6E97">
      <w:pPr>
        <w:spacing w:after="200" w:line="360" w:lineRule="auto"/>
        <w:jc w:val="both"/>
        <w:rPr>
          <w:rFonts w:ascii="Times New Roman" w:eastAsia="Times New Roman" w:hAnsi="Times New Roman" w:cs="Times New Roman"/>
          <w:sz w:val="28"/>
          <w:szCs w:val="28"/>
        </w:rPr>
      </w:pPr>
    </w:p>
    <w:p w14:paraId="45C2B75F" w14:textId="63550DC5" w:rsidR="009033B0" w:rsidRDefault="009033B0" w:rsidP="009033B0">
      <w:pPr>
        <w:pStyle w:val="Descripcin"/>
      </w:pPr>
      <w:bookmarkStart w:id="238" w:name="_Toc240236668"/>
      <w:r>
        <w:t xml:space="preserve">Figura </w:t>
      </w:r>
      <w:fldSimple w:instr=" STYLEREF 1 \s ">
        <w:r w:rsidR="00930693">
          <w:rPr>
            <w:noProof/>
          </w:rPr>
          <w:t>6</w:t>
        </w:r>
      </w:fldSimple>
      <w:r w:rsidR="00930693">
        <w:t>.</w:t>
      </w:r>
      <w:fldSimple w:instr=" SEQ Figura \* ARABIC \s 1 ">
        <w:r w:rsidR="00930693">
          <w:rPr>
            <w:noProof/>
          </w:rPr>
          <w:t>29</w:t>
        </w:r>
      </w:fldSimple>
      <w:r>
        <w:t xml:space="preserve"> </w:t>
      </w:r>
      <w:r w:rsidRPr="006C4777">
        <w:t>“DS-CU60 - Diagrama de secuencia: Desactivando usuario”.</w:t>
      </w:r>
      <w:bookmarkEnd w:id="238"/>
    </w:p>
    <w:p w14:paraId="76AF41EC" w14:textId="77777777" w:rsidR="007D6E97" w:rsidRDefault="00B143B5">
      <w:pPr>
        <w:spacing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330A4EA" wp14:editId="3C338E0F">
            <wp:extent cx="5971540" cy="3238500"/>
            <wp:effectExtent l="0" t="0" r="0" b="0"/>
            <wp:docPr id="2131285706" name="image135.png"/>
            <wp:cNvGraphicFramePr/>
            <a:graphic xmlns:a="http://schemas.openxmlformats.org/drawingml/2006/main">
              <a:graphicData uri="http://schemas.openxmlformats.org/drawingml/2006/picture">
                <pic:pic xmlns:pic="http://schemas.openxmlformats.org/drawingml/2006/picture">
                  <pic:nvPicPr>
                    <pic:cNvPr id="0" name="image135.png"/>
                    <pic:cNvPicPr preferRelativeResize="0"/>
                  </pic:nvPicPr>
                  <pic:blipFill>
                    <a:blip r:embed="rId86"/>
                    <a:srcRect/>
                    <a:stretch>
                      <a:fillRect/>
                    </a:stretch>
                  </pic:blipFill>
                  <pic:spPr>
                    <a:xfrm>
                      <a:off x="0" y="0"/>
                      <a:ext cx="5971540" cy="3238500"/>
                    </a:xfrm>
                    <a:prstGeom prst="rect">
                      <a:avLst/>
                    </a:prstGeom>
                    <a:ln/>
                  </pic:spPr>
                </pic:pic>
              </a:graphicData>
            </a:graphic>
          </wp:inline>
        </w:drawing>
      </w:r>
    </w:p>
    <w:p w14:paraId="3C80E270" w14:textId="77777777" w:rsidR="007D6E97" w:rsidRDefault="00B143B5" w:rsidP="006736A3">
      <w:pPr>
        <w:pStyle w:val="Cita"/>
        <w:rPr>
          <w:rFonts w:eastAsia="Times New Roman" w:cs="Times New Roman"/>
          <w:i w:val="0"/>
          <w:iCs w:val="0"/>
          <w:szCs w:val="18"/>
        </w:rPr>
      </w:pPr>
      <w:r>
        <w:tab/>
      </w:r>
      <w:r>
        <w:tab/>
      </w:r>
      <w:r>
        <w:tab/>
      </w:r>
      <w:r>
        <w:rPr>
          <w:rFonts w:eastAsia="Times New Roman" w:cs="Times New Roman"/>
          <w:szCs w:val="18"/>
        </w:rPr>
        <w:t>Fuente: Elaborado por los estudiantes de acuerdo con el proyecto.</w:t>
      </w:r>
    </w:p>
    <w:p w14:paraId="377BA526" w14:textId="77777777" w:rsidR="007D6E97" w:rsidRDefault="00B143B5">
      <w:pPr>
        <w:pStyle w:val="Ttulo2"/>
        <w:spacing w:line="360" w:lineRule="auto"/>
        <w:jc w:val="both"/>
        <w:rPr>
          <w:rFonts w:ascii="Times New Roman" w:eastAsia="Times New Roman" w:hAnsi="Times New Roman" w:cs="Times New Roman"/>
        </w:rPr>
      </w:pPr>
      <w:bookmarkStart w:id="239" w:name="_heading=h.5o8xnmolzqn7" w:colFirst="0" w:colLast="0"/>
      <w:bookmarkStart w:id="240" w:name="_Toc240236440"/>
      <w:bookmarkEnd w:id="239"/>
      <w:r>
        <w:rPr>
          <w:rFonts w:ascii="Times New Roman" w:eastAsia="Times New Roman" w:hAnsi="Times New Roman" w:cs="Times New Roman"/>
        </w:rPr>
        <w:t>CU61 - Reactivando usuario</w:t>
      </w:r>
      <w:bookmarkEnd w:id="240"/>
      <w:r>
        <w:rPr>
          <w:rFonts w:ascii="Times New Roman" w:eastAsia="Times New Roman" w:hAnsi="Times New Roman" w:cs="Times New Roman"/>
        </w:rPr>
        <w:t xml:space="preserve"> </w:t>
      </w:r>
    </w:p>
    <w:p w14:paraId="4924A2F9" w14:textId="77777777" w:rsidR="007D6E97" w:rsidRDefault="007D6E97">
      <w:pPr>
        <w:spacing w:line="360" w:lineRule="auto"/>
        <w:jc w:val="both"/>
        <w:rPr>
          <w:rFonts w:ascii="Times New Roman" w:eastAsia="Times New Roman" w:hAnsi="Times New Roman" w:cs="Times New Roman"/>
        </w:rPr>
      </w:pPr>
      <w:bookmarkStart w:id="241" w:name="_heading=h.2e8wfyxo2hg2" w:colFirst="0" w:colLast="0"/>
      <w:bookmarkEnd w:id="241"/>
    </w:p>
    <w:p w14:paraId="1D8D0ECA" w14:textId="77777777" w:rsidR="007D6E97" w:rsidRDefault="00B143B5">
      <w:pPr>
        <w:spacing w:after="120" w:line="360" w:lineRule="auto"/>
        <w:jc w:val="both"/>
        <w:rPr>
          <w:rFonts w:ascii="Times New Roman" w:eastAsia="Times New Roman" w:hAnsi="Times New Roman" w:cs="Times New Roman"/>
        </w:rPr>
      </w:pPr>
      <w:r>
        <w:rPr>
          <w:rFonts w:ascii="Times New Roman" w:eastAsia="Times New Roman" w:hAnsi="Times New Roman" w:cs="Times New Roman"/>
        </w:rPr>
        <w:t xml:space="preserve">En la Figura 6.30 se puede visualizar que el usuario autorizado de Gerencia selecciona desde Gestión de Usuarios una cuenta Inactiva que desea habilitar nuevamente. El sistema recupera la cuenta, su configuración de acceso y los antecedentes del Empleado asociado, verificando que este último permanezca Activo y que la configuración del Usuario disponga de los permisos mínimos necesarios para mantener una cuenta habilitada. Si las validaciones son satisfactorias y el usuario confirma la operación, el sistema cambia la cuenta a estado Activo y genera una nueva contraseña temporal para recuperar el acceso. Si el Empleado se encuentra Inactivo o la configuración de </w:t>
      </w:r>
      <w:r>
        <w:rPr>
          <w:rFonts w:ascii="Times New Roman" w:eastAsia="Times New Roman" w:hAnsi="Times New Roman" w:cs="Times New Roman"/>
        </w:rPr>
        <w:lastRenderedPageBreak/>
        <w:t>acceso no es válida, el sistema informa la situación e impide completar la reactivación hasta que la condición correspondiente sea regularizada.</w:t>
      </w:r>
    </w:p>
    <w:p w14:paraId="477D172D" w14:textId="77777777" w:rsidR="007D6E97" w:rsidRDefault="007D6E97">
      <w:pPr>
        <w:spacing w:after="200" w:line="360" w:lineRule="auto"/>
        <w:jc w:val="both"/>
        <w:rPr>
          <w:rFonts w:ascii="Times New Roman" w:eastAsia="Times New Roman" w:hAnsi="Times New Roman" w:cs="Times New Roman"/>
        </w:rPr>
      </w:pPr>
    </w:p>
    <w:p w14:paraId="24EEF13E" w14:textId="77777777" w:rsidR="007D6E97" w:rsidRDefault="007D6E97">
      <w:pPr>
        <w:spacing w:after="200" w:line="360" w:lineRule="auto"/>
        <w:jc w:val="both"/>
        <w:rPr>
          <w:rFonts w:ascii="Times New Roman" w:eastAsia="Times New Roman" w:hAnsi="Times New Roman" w:cs="Times New Roman"/>
          <w:sz w:val="28"/>
          <w:szCs w:val="28"/>
        </w:rPr>
      </w:pPr>
    </w:p>
    <w:p w14:paraId="7DA98D78" w14:textId="670D9944" w:rsidR="007D6E97" w:rsidRDefault="009033B0" w:rsidP="009033B0">
      <w:pPr>
        <w:pStyle w:val="Descripcin"/>
        <w:rPr>
          <w:rFonts w:eastAsia="Times New Roman" w:cs="Times New Roman"/>
          <w:b w:val="0"/>
          <w:bCs w:val="0"/>
          <w:color w:val="4D4D4D"/>
          <w:szCs w:val="18"/>
        </w:rPr>
      </w:pPr>
      <w:bookmarkStart w:id="242" w:name="_Toc240236669"/>
      <w:r>
        <w:t xml:space="preserve">Figura </w:t>
      </w:r>
      <w:fldSimple w:instr=" STYLEREF 1 \s ">
        <w:r w:rsidR="00930693">
          <w:rPr>
            <w:noProof/>
          </w:rPr>
          <w:t>6</w:t>
        </w:r>
      </w:fldSimple>
      <w:r w:rsidR="00930693">
        <w:t>.</w:t>
      </w:r>
      <w:fldSimple w:instr=" SEQ Figura \* ARABIC \s 1 ">
        <w:r w:rsidR="00930693">
          <w:rPr>
            <w:noProof/>
          </w:rPr>
          <w:t>30</w:t>
        </w:r>
      </w:fldSimple>
      <w:r>
        <w:t xml:space="preserve"> </w:t>
      </w:r>
      <w:r>
        <w:rPr>
          <w:rFonts w:eastAsia="Times New Roman" w:cs="Times New Roman"/>
          <w:color w:val="4D4D4D"/>
          <w:szCs w:val="18"/>
        </w:rPr>
        <w:t>“DS-CU61 - Diagrama de secuencia: Reactivando usuario”.</w:t>
      </w:r>
      <w:bookmarkEnd w:id="242"/>
    </w:p>
    <w:p w14:paraId="6CA52C67" w14:textId="77777777" w:rsidR="007D6E97" w:rsidRDefault="00B143B5">
      <w:pPr>
        <w:spacing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20DDA241" wp14:editId="71A6520E">
            <wp:extent cx="5971540" cy="3441700"/>
            <wp:effectExtent l="0" t="0" r="0" b="0"/>
            <wp:docPr id="213128563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87"/>
                    <a:srcRect/>
                    <a:stretch>
                      <a:fillRect/>
                    </a:stretch>
                  </pic:blipFill>
                  <pic:spPr>
                    <a:xfrm>
                      <a:off x="0" y="0"/>
                      <a:ext cx="5971540" cy="3441700"/>
                    </a:xfrm>
                    <a:prstGeom prst="rect">
                      <a:avLst/>
                    </a:prstGeom>
                    <a:ln/>
                  </pic:spPr>
                </pic:pic>
              </a:graphicData>
            </a:graphic>
          </wp:inline>
        </w:drawing>
      </w:r>
    </w:p>
    <w:p w14:paraId="17A55658" w14:textId="77777777" w:rsidR="007D6E97" w:rsidRDefault="00B143B5" w:rsidP="006736A3">
      <w:pPr>
        <w:pStyle w:val="Cita"/>
        <w:rPr>
          <w:rFonts w:eastAsia="Times New Roman" w:cs="Times New Roman"/>
          <w:i w:val="0"/>
          <w:iCs w:val="0"/>
          <w:szCs w:val="18"/>
        </w:rPr>
      </w:pPr>
      <w:r>
        <w:tab/>
      </w:r>
      <w:r>
        <w:tab/>
      </w:r>
      <w:r>
        <w:tab/>
      </w:r>
      <w:r>
        <w:rPr>
          <w:rFonts w:eastAsia="Times New Roman" w:cs="Times New Roman"/>
          <w:szCs w:val="18"/>
        </w:rPr>
        <w:t>Fuente: Elaborado por los estudiantes de acuerdo con el proyecto.</w:t>
      </w:r>
    </w:p>
    <w:p w14:paraId="3CEE293D" w14:textId="77777777" w:rsidR="007D6E97" w:rsidRDefault="00B143B5">
      <w:pPr>
        <w:pStyle w:val="Ttulo2"/>
        <w:spacing w:line="360" w:lineRule="auto"/>
        <w:jc w:val="both"/>
        <w:rPr>
          <w:rFonts w:ascii="Times New Roman" w:eastAsia="Times New Roman" w:hAnsi="Times New Roman" w:cs="Times New Roman"/>
          <w:b/>
          <w:bCs/>
        </w:rPr>
      </w:pPr>
      <w:bookmarkStart w:id="243" w:name="_heading=h.pyv1e9lbvra6" w:colFirst="0" w:colLast="0"/>
      <w:bookmarkStart w:id="244" w:name="_Toc240236441"/>
      <w:bookmarkEnd w:id="243"/>
      <w:r>
        <w:rPr>
          <w:rFonts w:ascii="Times New Roman" w:eastAsia="Times New Roman" w:hAnsi="Times New Roman" w:cs="Times New Roman"/>
        </w:rPr>
        <w:t>CU62 - Cambiando configuración base de usuario</w:t>
      </w:r>
      <w:bookmarkEnd w:id="244"/>
      <w:r>
        <w:rPr>
          <w:rFonts w:ascii="Times New Roman" w:eastAsia="Times New Roman" w:hAnsi="Times New Roman" w:cs="Times New Roman"/>
        </w:rPr>
        <w:t xml:space="preserve"> </w:t>
      </w:r>
      <w:r>
        <w:rPr>
          <w:rFonts w:ascii="Times New Roman" w:eastAsia="Times New Roman" w:hAnsi="Times New Roman" w:cs="Times New Roman"/>
          <w:b/>
          <w:bCs/>
        </w:rPr>
        <w:t xml:space="preserve"> </w:t>
      </w:r>
    </w:p>
    <w:p w14:paraId="50EB87EA" w14:textId="77777777" w:rsidR="007D6E97" w:rsidRDefault="007D6E97">
      <w:pPr>
        <w:spacing w:line="360" w:lineRule="auto"/>
        <w:jc w:val="both"/>
        <w:rPr>
          <w:rFonts w:ascii="Times New Roman" w:eastAsia="Times New Roman" w:hAnsi="Times New Roman" w:cs="Times New Roman"/>
        </w:rPr>
      </w:pPr>
      <w:bookmarkStart w:id="245" w:name="_heading=h.zk08wefhm2m" w:colFirst="0" w:colLast="0"/>
      <w:bookmarkEnd w:id="245"/>
    </w:p>
    <w:p w14:paraId="76C9F924" w14:textId="77777777" w:rsidR="007D6E97" w:rsidRDefault="00B143B5">
      <w:pPr>
        <w:spacing w:after="120" w:line="360" w:lineRule="auto"/>
        <w:jc w:val="both"/>
        <w:rPr>
          <w:rFonts w:ascii="Times New Roman" w:eastAsia="Times New Roman" w:hAnsi="Times New Roman" w:cs="Times New Roman"/>
        </w:rPr>
      </w:pPr>
      <w:r>
        <w:rPr>
          <w:rFonts w:ascii="Times New Roman" w:eastAsia="Times New Roman" w:hAnsi="Times New Roman" w:cs="Times New Roman"/>
        </w:rPr>
        <w:t xml:space="preserve">En la Figura 6.31 se puede visualizar que el usuario autorizado de Gerencia selecciona desde Gestión de Usuarios la cuenta cuya configuración base desea modificar. El sistema recupera la configuración vigente y presenta las alternativas disponibles, tras lo cual el usuario selecciona una nueva configuración y solicita realizar el cambio. Antes de aplicarlo, el sistema verifica que la modificación no incumpla las restricciones administrativas definidas y solicita confirmación. Si la validación es satisfactoria, reemplaza la configuración base, actualiza los permisos efectivos </w:t>
      </w:r>
      <w:r>
        <w:rPr>
          <w:rFonts w:ascii="Times New Roman" w:eastAsia="Times New Roman" w:hAnsi="Times New Roman" w:cs="Times New Roman"/>
        </w:rPr>
        <w:lastRenderedPageBreak/>
        <w:t>asociados e invalida la sesión activa previa de la cuenta, si existe. Si el cambio solicitado no se encuentra permitido, el sistema informa la situación y mantiene sin modificaciones la configuración y los accesos vigentes.</w:t>
      </w:r>
    </w:p>
    <w:p w14:paraId="3D67D1D0" w14:textId="77777777" w:rsidR="007D6E97" w:rsidRDefault="007D6E97">
      <w:pPr>
        <w:spacing w:after="200" w:line="360" w:lineRule="auto"/>
        <w:jc w:val="both"/>
        <w:rPr>
          <w:rFonts w:ascii="Times New Roman" w:eastAsia="Times New Roman" w:hAnsi="Times New Roman" w:cs="Times New Roman"/>
          <w:sz w:val="28"/>
          <w:szCs w:val="28"/>
        </w:rPr>
      </w:pPr>
    </w:p>
    <w:p w14:paraId="6FC51743" w14:textId="30552117" w:rsidR="009033B0" w:rsidRDefault="009033B0" w:rsidP="009033B0">
      <w:pPr>
        <w:pStyle w:val="Descripcin"/>
      </w:pPr>
      <w:bookmarkStart w:id="246" w:name="_Toc240236670"/>
      <w:r>
        <w:t xml:space="preserve">Figura </w:t>
      </w:r>
      <w:fldSimple w:instr=" STYLEREF 1 \s ">
        <w:r w:rsidR="00930693">
          <w:rPr>
            <w:noProof/>
          </w:rPr>
          <w:t>6</w:t>
        </w:r>
      </w:fldSimple>
      <w:r w:rsidR="00930693">
        <w:t>.</w:t>
      </w:r>
      <w:fldSimple w:instr=" SEQ Figura \* ARABIC \s 1 ">
        <w:r w:rsidR="00930693">
          <w:rPr>
            <w:noProof/>
          </w:rPr>
          <w:t>31</w:t>
        </w:r>
      </w:fldSimple>
      <w:r>
        <w:t xml:space="preserve"> </w:t>
      </w:r>
      <w:r w:rsidRPr="001B2AFD">
        <w:t xml:space="preserve">“DS-CU62 - Diagrama de secuencia: Cambiando </w:t>
      </w:r>
      <w:proofErr w:type="spellStart"/>
      <w:r w:rsidRPr="001B2AFD">
        <w:t>configuracion</w:t>
      </w:r>
      <w:proofErr w:type="spellEnd"/>
      <w:r w:rsidRPr="001B2AFD">
        <w:t xml:space="preserve"> base de usuario”.</w:t>
      </w:r>
      <w:bookmarkEnd w:id="246"/>
    </w:p>
    <w:p w14:paraId="4F2F1980" w14:textId="77777777" w:rsidR="007D6E97" w:rsidRDefault="00B143B5">
      <w:pPr>
        <w:spacing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14A6D701" wp14:editId="5F92F4D6">
            <wp:extent cx="5971540" cy="2870200"/>
            <wp:effectExtent l="0" t="0" r="0" b="0"/>
            <wp:docPr id="2131285669"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88"/>
                    <a:srcRect/>
                    <a:stretch>
                      <a:fillRect/>
                    </a:stretch>
                  </pic:blipFill>
                  <pic:spPr>
                    <a:xfrm>
                      <a:off x="0" y="0"/>
                      <a:ext cx="5971540" cy="2870200"/>
                    </a:xfrm>
                    <a:prstGeom prst="rect">
                      <a:avLst/>
                    </a:prstGeom>
                    <a:ln/>
                  </pic:spPr>
                </pic:pic>
              </a:graphicData>
            </a:graphic>
          </wp:inline>
        </w:drawing>
      </w:r>
    </w:p>
    <w:p w14:paraId="5CF22BE0" w14:textId="77777777" w:rsidR="007D6E97" w:rsidRDefault="00B143B5" w:rsidP="006736A3">
      <w:pPr>
        <w:pStyle w:val="Cita"/>
        <w:rPr>
          <w:rFonts w:eastAsia="Times New Roman" w:cs="Times New Roman"/>
          <w:i w:val="0"/>
          <w:iCs w:val="0"/>
          <w:szCs w:val="18"/>
        </w:rPr>
      </w:pPr>
      <w:r>
        <w:tab/>
      </w:r>
      <w:r>
        <w:tab/>
      </w:r>
      <w:r>
        <w:tab/>
      </w:r>
      <w:r>
        <w:rPr>
          <w:rFonts w:eastAsia="Times New Roman" w:cs="Times New Roman"/>
          <w:szCs w:val="18"/>
        </w:rPr>
        <w:t>Fuente: Elaborado por los estudiantes de acuerdo con el proyecto.</w:t>
      </w:r>
    </w:p>
    <w:p w14:paraId="518A0B30" w14:textId="77777777" w:rsidR="007D6E97" w:rsidRDefault="00B143B5">
      <w:pPr>
        <w:pStyle w:val="Ttulo2"/>
        <w:spacing w:line="360" w:lineRule="auto"/>
        <w:jc w:val="both"/>
        <w:rPr>
          <w:rFonts w:ascii="Times New Roman" w:eastAsia="Times New Roman" w:hAnsi="Times New Roman" w:cs="Times New Roman"/>
          <w:b/>
          <w:bCs/>
        </w:rPr>
      </w:pPr>
      <w:bookmarkStart w:id="247" w:name="_heading=h.45sgj7k59xkc" w:colFirst="0" w:colLast="0"/>
      <w:bookmarkStart w:id="248" w:name="_Toc240236442"/>
      <w:bookmarkEnd w:id="247"/>
      <w:r>
        <w:rPr>
          <w:rFonts w:ascii="Times New Roman" w:eastAsia="Times New Roman" w:hAnsi="Times New Roman" w:cs="Times New Roman"/>
        </w:rPr>
        <w:t>CU63 - Asignando permisos a usuario</w:t>
      </w:r>
      <w:bookmarkEnd w:id="248"/>
      <w:r>
        <w:rPr>
          <w:rFonts w:ascii="Times New Roman" w:eastAsia="Times New Roman" w:hAnsi="Times New Roman" w:cs="Times New Roman"/>
        </w:rPr>
        <w:t xml:space="preserve"> </w:t>
      </w:r>
      <w:r>
        <w:rPr>
          <w:rFonts w:ascii="Times New Roman" w:eastAsia="Times New Roman" w:hAnsi="Times New Roman" w:cs="Times New Roman"/>
          <w:b/>
          <w:bCs/>
        </w:rPr>
        <w:t xml:space="preserve"> </w:t>
      </w:r>
    </w:p>
    <w:p w14:paraId="700F794F" w14:textId="77777777" w:rsidR="007D6E97" w:rsidRDefault="007D6E97">
      <w:pPr>
        <w:spacing w:line="360" w:lineRule="auto"/>
        <w:jc w:val="both"/>
        <w:rPr>
          <w:rFonts w:ascii="Times New Roman" w:eastAsia="Times New Roman" w:hAnsi="Times New Roman" w:cs="Times New Roman"/>
        </w:rPr>
      </w:pPr>
      <w:bookmarkStart w:id="249" w:name="_heading=h.nmtdhmpb3r37" w:colFirst="0" w:colLast="0"/>
      <w:bookmarkEnd w:id="249"/>
    </w:p>
    <w:p w14:paraId="1CADB666" w14:textId="77777777" w:rsidR="007D6E97" w:rsidRDefault="00B143B5">
      <w:pPr>
        <w:spacing w:after="120" w:line="360" w:lineRule="auto"/>
        <w:jc w:val="both"/>
        <w:rPr>
          <w:rFonts w:ascii="Times New Roman" w:eastAsia="Times New Roman" w:hAnsi="Times New Roman" w:cs="Times New Roman"/>
        </w:rPr>
      </w:pPr>
      <w:r>
        <w:rPr>
          <w:rFonts w:ascii="Times New Roman" w:eastAsia="Times New Roman" w:hAnsi="Times New Roman" w:cs="Times New Roman"/>
        </w:rPr>
        <w:t>En la Figura 6.32 se puede visualizar que el usuario autorizado de Gerencia accede a Gestión de Accesos, selecciona una cuenta con configuración individual y consulta sus permisos actuales y las alternativas disponibles. El usuario selecciona uno o más permisos particulares y solicita incorporarlos a la cuenta. El sistema verifica las restricciones y dependencias aplicables y, cuando los permisos pueden ser asignados, registra la modificación, actualiza los accesos efectivos del Usuario e invalida la sesión activa asociada, si existe, para que la nueva configuración se aplique correctamente. Si alguno de los permisos seleccionados no puede asignarse debido a sus restricciones o dependencias, el sistema informa la situación y no completa dicha asignación.</w:t>
      </w:r>
    </w:p>
    <w:p w14:paraId="4F3B33B5" w14:textId="77777777" w:rsidR="007D6E97" w:rsidRDefault="007D6E97">
      <w:pPr>
        <w:spacing w:after="200" w:line="360" w:lineRule="auto"/>
        <w:jc w:val="both"/>
        <w:rPr>
          <w:rFonts w:ascii="Times New Roman" w:eastAsia="Times New Roman" w:hAnsi="Times New Roman" w:cs="Times New Roman"/>
        </w:rPr>
      </w:pPr>
    </w:p>
    <w:p w14:paraId="2D3B79A0" w14:textId="77777777" w:rsidR="007D6E97" w:rsidRDefault="007D6E97">
      <w:pPr>
        <w:spacing w:after="200" w:line="360" w:lineRule="auto"/>
        <w:jc w:val="both"/>
        <w:rPr>
          <w:rFonts w:ascii="Times New Roman" w:eastAsia="Times New Roman" w:hAnsi="Times New Roman" w:cs="Times New Roman"/>
          <w:sz w:val="28"/>
          <w:szCs w:val="28"/>
        </w:rPr>
      </w:pPr>
    </w:p>
    <w:p w14:paraId="5DB5C4EB" w14:textId="0D20E599" w:rsidR="007D6E97" w:rsidRDefault="005469AE" w:rsidP="005469AE">
      <w:pPr>
        <w:pStyle w:val="Descripcin"/>
        <w:rPr>
          <w:rFonts w:eastAsia="Times New Roman" w:cs="Times New Roman"/>
          <w:b w:val="0"/>
          <w:bCs w:val="0"/>
          <w:color w:val="4D4D4D"/>
          <w:szCs w:val="18"/>
        </w:rPr>
      </w:pPr>
      <w:bookmarkStart w:id="250" w:name="_Toc240236671"/>
      <w:r>
        <w:t xml:space="preserve">Figura </w:t>
      </w:r>
      <w:fldSimple w:instr=" STYLEREF 1 \s ">
        <w:r w:rsidR="00930693">
          <w:rPr>
            <w:noProof/>
          </w:rPr>
          <w:t>6</w:t>
        </w:r>
      </w:fldSimple>
      <w:r w:rsidR="00930693">
        <w:t>.</w:t>
      </w:r>
      <w:fldSimple w:instr=" SEQ Figura \* ARABIC \s 1 ">
        <w:r w:rsidR="00930693">
          <w:rPr>
            <w:noProof/>
          </w:rPr>
          <w:t>32</w:t>
        </w:r>
      </w:fldSimple>
      <w:r>
        <w:t xml:space="preserve"> </w:t>
      </w:r>
      <w:r>
        <w:rPr>
          <w:rFonts w:eastAsia="Times New Roman" w:cs="Times New Roman"/>
          <w:color w:val="4D4D4D"/>
          <w:szCs w:val="18"/>
        </w:rPr>
        <w:t>“DS-CU63 - Diagrama de secuencia: Asignando permisos a usuario”.</w:t>
      </w:r>
      <w:bookmarkEnd w:id="250"/>
    </w:p>
    <w:p w14:paraId="21504463" w14:textId="77777777" w:rsidR="007D6E97" w:rsidRDefault="00B143B5">
      <w:pPr>
        <w:spacing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23C7ADC8" wp14:editId="3E6284AF">
            <wp:extent cx="5971540" cy="3479800"/>
            <wp:effectExtent l="0" t="0" r="0" b="0"/>
            <wp:docPr id="213128563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89"/>
                    <a:srcRect/>
                    <a:stretch>
                      <a:fillRect/>
                    </a:stretch>
                  </pic:blipFill>
                  <pic:spPr>
                    <a:xfrm>
                      <a:off x="0" y="0"/>
                      <a:ext cx="5971540" cy="3479800"/>
                    </a:xfrm>
                    <a:prstGeom prst="rect">
                      <a:avLst/>
                    </a:prstGeom>
                    <a:ln/>
                  </pic:spPr>
                </pic:pic>
              </a:graphicData>
            </a:graphic>
          </wp:inline>
        </w:drawing>
      </w:r>
    </w:p>
    <w:p w14:paraId="1F5C5BB7" w14:textId="77777777" w:rsidR="007D6E97" w:rsidRDefault="00B143B5" w:rsidP="006736A3">
      <w:pPr>
        <w:pStyle w:val="Cita"/>
        <w:rPr>
          <w:rFonts w:eastAsia="Times New Roman" w:cs="Times New Roman"/>
          <w:i w:val="0"/>
          <w:iCs w:val="0"/>
          <w:szCs w:val="18"/>
        </w:rPr>
      </w:pPr>
      <w:r>
        <w:tab/>
      </w:r>
      <w:r>
        <w:tab/>
      </w:r>
      <w:r>
        <w:tab/>
      </w:r>
      <w:r>
        <w:rPr>
          <w:rFonts w:eastAsia="Times New Roman" w:cs="Times New Roman"/>
          <w:szCs w:val="18"/>
        </w:rPr>
        <w:t>Fuente: Elaborado por los estudiantes de acuerdo con el proyecto.</w:t>
      </w:r>
    </w:p>
    <w:p w14:paraId="3537357A" w14:textId="77777777" w:rsidR="007D6E97" w:rsidRDefault="00B143B5">
      <w:pPr>
        <w:pStyle w:val="Ttulo2"/>
        <w:spacing w:line="360" w:lineRule="auto"/>
        <w:jc w:val="both"/>
        <w:rPr>
          <w:rFonts w:ascii="Times New Roman" w:eastAsia="Times New Roman" w:hAnsi="Times New Roman" w:cs="Times New Roman"/>
          <w:color w:val="676767"/>
        </w:rPr>
      </w:pPr>
      <w:bookmarkStart w:id="251" w:name="_heading=h.1z3svhste7dh" w:colFirst="0" w:colLast="0"/>
      <w:bookmarkStart w:id="252" w:name="_Toc240236443"/>
      <w:bookmarkEnd w:id="251"/>
      <w:r>
        <w:rPr>
          <w:rFonts w:ascii="Times New Roman" w:eastAsia="Times New Roman" w:hAnsi="Times New Roman" w:cs="Times New Roman"/>
        </w:rPr>
        <w:t>CU64 - Retirando permisos de usuario</w:t>
      </w:r>
      <w:bookmarkEnd w:id="252"/>
      <w:r>
        <w:rPr>
          <w:rFonts w:ascii="Times New Roman" w:eastAsia="Times New Roman" w:hAnsi="Times New Roman" w:cs="Times New Roman"/>
          <w:color w:val="676767"/>
        </w:rPr>
        <w:t xml:space="preserve">  </w:t>
      </w:r>
    </w:p>
    <w:p w14:paraId="4BCED007" w14:textId="77777777" w:rsidR="007D6E97" w:rsidRDefault="007D6E97">
      <w:pPr>
        <w:spacing w:line="360" w:lineRule="auto"/>
        <w:jc w:val="both"/>
        <w:rPr>
          <w:rFonts w:ascii="Times New Roman" w:eastAsia="Times New Roman" w:hAnsi="Times New Roman" w:cs="Times New Roman"/>
        </w:rPr>
      </w:pPr>
      <w:bookmarkStart w:id="253" w:name="_heading=h.dn0pgiltocfe" w:colFirst="0" w:colLast="0"/>
      <w:bookmarkEnd w:id="253"/>
    </w:p>
    <w:p w14:paraId="580F68D2" w14:textId="77777777" w:rsidR="007D6E97" w:rsidRDefault="00B143B5">
      <w:pPr>
        <w:spacing w:after="120" w:line="360" w:lineRule="auto"/>
        <w:jc w:val="both"/>
        <w:rPr>
          <w:rFonts w:ascii="Times New Roman" w:eastAsia="Times New Roman" w:hAnsi="Times New Roman" w:cs="Times New Roman"/>
        </w:rPr>
      </w:pPr>
      <w:r>
        <w:rPr>
          <w:rFonts w:ascii="Times New Roman" w:eastAsia="Times New Roman" w:hAnsi="Times New Roman" w:cs="Times New Roman"/>
        </w:rPr>
        <w:t xml:space="preserve">En la Figura 6.33 se puede visualizar que el usuario autorizado de Gerencia selecciona desde Gestión de Accesos una cuenta con permisos particulares y solicita retirar uno o más de ellos. El sistema recupera la configuración vigente y comprueba tanto las dependencias existentes entre permisos como los accesos efectivos que conservaría la cuenta después de la modificación. Si las validaciones son satisfactorias, retira los permisos seleccionados, actualiza los accesos efectivos e invalida la sesión activa asociada, si existe. Si otros permisos dependen de alguno de los seleccionados, el sistema impide retirarlo e informa la causa; asimismo, si la operación </w:t>
      </w:r>
      <w:proofErr w:type="gramStart"/>
      <w:r>
        <w:rPr>
          <w:rFonts w:ascii="Times New Roman" w:eastAsia="Times New Roman" w:hAnsi="Times New Roman" w:cs="Times New Roman"/>
        </w:rPr>
        <w:t>dejaría</w:t>
      </w:r>
      <w:proofErr w:type="gramEnd"/>
      <w:r>
        <w:rPr>
          <w:rFonts w:ascii="Times New Roman" w:eastAsia="Times New Roman" w:hAnsi="Times New Roman" w:cs="Times New Roman"/>
        </w:rPr>
        <w:t xml:space="preserve"> a </w:t>
      </w:r>
      <w:r>
        <w:rPr>
          <w:rFonts w:ascii="Times New Roman" w:eastAsia="Times New Roman" w:hAnsi="Times New Roman" w:cs="Times New Roman"/>
        </w:rPr>
        <w:lastRenderedPageBreak/>
        <w:t>una cuenta Activa sin permisos efectivos, rechaza el cambio e informa que debe conservar al menos uno.</w:t>
      </w:r>
    </w:p>
    <w:p w14:paraId="623516AE" w14:textId="77777777" w:rsidR="007D6E97" w:rsidRDefault="007D6E97">
      <w:pPr>
        <w:spacing w:after="200" w:line="360" w:lineRule="auto"/>
        <w:jc w:val="both"/>
        <w:rPr>
          <w:rFonts w:ascii="Times New Roman" w:eastAsia="Times New Roman" w:hAnsi="Times New Roman" w:cs="Times New Roman"/>
          <w:sz w:val="28"/>
          <w:szCs w:val="28"/>
        </w:rPr>
      </w:pPr>
    </w:p>
    <w:p w14:paraId="29B3FB9C" w14:textId="52F288A6" w:rsidR="007D6E97" w:rsidRDefault="005469AE" w:rsidP="005469AE">
      <w:pPr>
        <w:pStyle w:val="Descripcin"/>
        <w:rPr>
          <w:rFonts w:eastAsia="Times New Roman" w:cs="Times New Roman"/>
          <w:b w:val="0"/>
          <w:bCs w:val="0"/>
          <w:color w:val="4D4D4D"/>
          <w:szCs w:val="18"/>
        </w:rPr>
      </w:pPr>
      <w:bookmarkStart w:id="254" w:name="_Toc240236672"/>
      <w:r>
        <w:t xml:space="preserve">Figura </w:t>
      </w:r>
      <w:fldSimple w:instr=" STYLEREF 1 \s ">
        <w:r w:rsidR="00930693">
          <w:rPr>
            <w:noProof/>
          </w:rPr>
          <w:t>6</w:t>
        </w:r>
      </w:fldSimple>
      <w:r w:rsidR="00930693">
        <w:t>.</w:t>
      </w:r>
      <w:fldSimple w:instr=" SEQ Figura \* ARABIC \s 1 ">
        <w:r w:rsidR="00930693">
          <w:rPr>
            <w:noProof/>
          </w:rPr>
          <w:t>33</w:t>
        </w:r>
      </w:fldSimple>
      <w:r>
        <w:t xml:space="preserve"> </w:t>
      </w:r>
      <w:r>
        <w:rPr>
          <w:rFonts w:eastAsia="Times New Roman" w:cs="Times New Roman"/>
          <w:color w:val="4D4D4D"/>
          <w:szCs w:val="18"/>
        </w:rPr>
        <w:t>“DS-CU64 - Diagrama de secuencia: Retirando permisos de usuario”.</w:t>
      </w:r>
      <w:bookmarkEnd w:id="254"/>
    </w:p>
    <w:p w14:paraId="78C866CF" w14:textId="77777777" w:rsidR="007D6E97" w:rsidRDefault="00B143B5">
      <w:pPr>
        <w:spacing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488FBCC" wp14:editId="7630B339">
            <wp:extent cx="5971540" cy="2705100"/>
            <wp:effectExtent l="0" t="0" r="0" b="0"/>
            <wp:docPr id="2131285658"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90"/>
                    <a:srcRect/>
                    <a:stretch>
                      <a:fillRect/>
                    </a:stretch>
                  </pic:blipFill>
                  <pic:spPr>
                    <a:xfrm>
                      <a:off x="0" y="0"/>
                      <a:ext cx="5971540" cy="2705100"/>
                    </a:xfrm>
                    <a:prstGeom prst="rect">
                      <a:avLst/>
                    </a:prstGeom>
                    <a:ln/>
                  </pic:spPr>
                </pic:pic>
              </a:graphicData>
            </a:graphic>
          </wp:inline>
        </w:drawing>
      </w:r>
    </w:p>
    <w:p w14:paraId="3B1D1CEB" w14:textId="77777777" w:rsidR="007D6E97" w:rsidRDefault="00B143B5" w:rsidP="006736A3">
      <w:pPr>
        <w:pStyle w:val="Cita"/>
        <w:rPr>
          <w:rFonts w:eastAsia="Times New Roman" w:cs="Times New Roman"/>
          <w:i w:val="0"/>
          <w:iCs w:val="0"/>
          <w:szCs w:val="18"/>
        </w:rPr>
      </w:pPr>
      <w:r>
        <w:tab/>
      </w:r>
      <w:r>
        <w:tab/>
      </w:r>
      <w:r>
        <w:tab/>
      </w:r>
      <w:r>
        <w:rPr>
          <w:rFonts w:eastAsia="Times New Roman" w:cs="Times New Roman"/>
          <w:szCs w:val="18"/>
        </w:rPr>
        <w:t>Fuente: Elaborado por los estudiantes de acuerdo con el proyecto.</w:t>
      </w:r>
    </w:p>
    <w:p w14:paraId="66EB37D0" w14:textId="77777777" w:rsidR="007D6E97" w:rsidRDefault="00B143B5">
      <w:pPr>
        <w:pStyle w:val="Ttulo2"/>
        <w:spacing w:line="360" w:lineRule="auto"/>
        <w:jc w:val="both"/>
        <w:rPr>
          <w:rFonts w:ascii="Times New Roman" w:eastAsia="Times New Roman" w:hAnsi="Times New Roman" w:cs="Times New Roman"/>
          <w:b/>
          <w:bCs/>
        </w:rPr>
      </w:pPr>
      <w:bookmarkStart w:id="255" w:name="_heading=h.tzud8fok813t" w:colFirst="0" w:colLast="0"/>
      <w:bookmarkStart w:id="256" w:name="_Toc240236444"/>
      <w:bookmarkEnd w:id="255"/>
      <w:r>
        <w:rPr>
          <w:rFonts w:ascii="Times New Roman" w:eastAsia="Times New Roman" w:hAnsi="Times New Roman" w:cs="Times New Roman"/>
        </w:rPr>
        <w:t>CU65 - Asignando rol Administrador</w:t>
      </w:r>
      <w:bookmarkEnd w:id="256"/>
      <w:r>
        <w:rPr>
          <w:rFonts w:ascii="Times New Roman" w:eastAsia="Times New Roman" w:hAnsi="Times New Roman" w:cs="Times New Roman"/>
        </w:rPr>
        <w:t xml:space="preserve"> </w:t>
      </w:r>
      <w:r>
        <w:rPr>
          <w:rFonts w:ascii="Times New Roman" w:eastAsia="Times New Roman" w:hAnsi="Times New Roman" w:cs="Times New Roman"/>
          <w:b/>
          <w:bCs/>
        </w:rPr>
        <w:t xml:space="preserve"> </w:t>
      </w:r>
    </w:p>
    <w:p w14:paraId="2EA30F0F" w14:textId="77777777" w:rsidR="007D6E97" w:rsidRDefault="007D6E97">
      <w:pPr>
        <w:spacing w:line="360" w:lineRule="auto"/>
        <w:jc w:val="both"/>
        <w:rPr>
          <w:rFonts w:ascii="Times New Roman" w:eastAsia="Times New Roman" w:hAnsi="Times New Roman" w:cs="Times New Roman"/>
        </w:rPr>
      </w:pPr>
      <w:bookmarkStart w:id="257" w:name="_heading=h.s5i6h4z1ake" w:colFirst="0" w:colLast="0"/>
      <w:bookmarkEnd w:id="257"/>
    </w:p>
    <w:p w14:paraId="40856F37" w14:textId="77777777" w:rsidR="007D6E97" w:rsidRDefault="00B143B5">
      <w:pPr>
        <w:spacing w:after="120" w:line="360" w:lineRule="auto"/>
        <w:jc w:val="both"/>
        <w:rPr>
          <w:rFonts w:ascii="Times New Roman" w:eastAsia="Times New Roman" w:hAnsi="Times New Roman" w:cs="Times New Roman"/>
        </w:rPr>
      </w:pPr>
      <w:r>
        <w:rPr>
          <w:rFonts w:ascii="Times New Roman" w:eastAsia="Times New Roman" w:hAnsi="Times New Roman" w:cs="Times New Roman"/>
        </w:rPr>
        <w:t xml:space="preserve">En la Figura 6.34 se puede visualizar que el usuario autorizado de Gerencia selecciona desde Gestión de Usuarios una cuenta Activa con configuración base de Gerencia y solicita asignarle el rol Administrador. El sistema verifica que la cuenta cumpla las condiciones requeridas y solicita al actor </w:t>
      </w:r>
      <w:proofErr w:type="spellStart"/>
      <w:r>
        <w:rPr>
          <w:rFonts w:ascii="Times New Roman" w:eastAsia="Times New Roman" w:hAnsi="Times New Roman" w:cs="Times New Roman"/>
        </w:rPr>
        <w:t>reautenticarse</w:t>
      </w:r>
      <w:proofErr w:type="spellEnd"/>
      <w:r>
        <w:rPr>
          <w:rFonts w:ascii="Times New Roman" w:eastAsia="Times New Roman" w:hAnsi="Times New Roman" w:cs="Times New Roman"/>
        </w:rPr>
        <w:t xml:space="preserve"> mediante su contraseña actual. Una vez validada nuevamente su identidad y confirmada la operación, incorpora el rol Administrador a la cuenta e invalida su sesión activa previa, si existe. Si la cuenta seleccionada no se encuentra habilitada para recibir este rol, el sistema informa la situación e impide continuar; si la </w:t>
      </w:r>
      <w:proofErr w:type="spellStart"/>
      <w:r>
        <w:rPr>
          <w:rFonts w:ascii="Times New Roman" w:eastAsia="Times New Roman" w:hAnsi="Times New Roman" w:cs="Times New Roman"/>
        </w:rPr>
        <w:t>reautenticación</w:t>
      </w:r>
      <w:proofErr w:type="spellEnd"/>
      <w:r>
        <w:rPr>
          <w:rFonts w:ascii="Times New Roman" w:eastAsia="Times New Roman" w:hAnsi="Times New Roman" w:cs="Times New Roman"/>
        </w:rPr>
        <w:t xml:space="preserve"> falla, rechaza igualmente la asignación y mantiene sin modificaciones la configuración de la cuenta.</w:t>
      </w:r>
    </w:p>
    <w:p w14:paraId="5A0876BB" w14:textId="77777777" w:rsidR="007D6E97" w:rsidRDefault="007D6E97">
      <w:pPr>
        <w:spacing w:after="200" w:line="360" w:lineRule="auto"/>
        <w:jc w:val="both"/>
        <w:rPr>
          <w:rFonts w:ascii="Times New Roman" w:eastAsia="Times New Roman" w:hAnsi="Times New Roman" w:cs="Times New Roman"/>
          <w:sz w:val="28"/>
          <w:szCs w:val="28"/>
        </w:rPr>
      </w:pPr>
    </w:p>
    <w:p w14:paraId="11BFD767" w14:textId="0D6475D8" w:rsidR="007D6E97" w:rsidRDefault="005469AE" w:rsidP="005469AE">
      <w:pPr>
        <w:pStyle w:val="Descripcin"/>
        <w:rPr>
          <w:rFonts w:eastAsia="Times New Roman" w:cs="Times New Roman"/>
          <w:b w:val="0"/>
          <w:bCs w:val="0"/>
          <w:color w:val="4D4D4D"/>
          <w:szCs w:val="18"/>
        </w:rPr>
      </w:pPr>
      <w:bookmarkStart w:id="258" w:name="_Toc240236673"/>
      <w:r>
        <w:lastRenderedPageBreak/>
        <w:t xml:space="preserve">Figura </w:t>
      </w:r>
      <w:fldSimple w:instr=" STYLEREF 1 \s ">
        <w:r w:rsidR="00930693">
          <w:rPr>
            <w:noProof/>
          </w:rPr>
          <w:t>6</w:t>
        </w:r>
      </w:fldSimple>
      <w:r w:rsidR="00930693">
        <w:t>.</w:t>
      </w:r>
      <w:fldSimple w:instr=" SEQ Figura \* ARABIC \s 1 ">
        <w:r w:rsidR="00930693">
          <w:rPr>
            <w:noProof/>
          </w:rPr>
          <w:t>34</w:t>
        </w:r>
      </w:fldSimple>
      <w:r>
        <w:t xml:space="preserve"> </w:t>
      </w:r>
      <w:r>
        <w:rPr>
          <w:rFonts w:eastAsia="Times New Roman" w:cs="Times New Roman"/>
          <w:color w:val="4D4D4D"/>
          <w:szCs w:val="18"/>
        </w:rPr>
        <w:t>“DS-CU65 - Diagrama de secuencia: Asignando rol Administrador”.</w:t>
      </w:r>
      <w:bookmarkEnd w:id="258"/>
    </w:p>
    <w:p w14:paraId="07B73A60" w14:textId="77777777" w:rsidR="007D6E97" w:rsidRDefault="00B143B5">
      <w:pPr>
        <w:spacing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558840C" wp14:editId="6FCEA164">
            <wp:extent cx="5971540" cy="3911600"/>
            <wp:effectExtent l="0" t="0" r="0" b="0"/>
            <wp:docPr id="2131285700"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91"/>
                    <a:srcRect/>
                    <a:stretch>
                      <a:fillRect/>
                    </a:stretch>
                  </pic:blipFill>
                  <pic:spPr>
                    <a:xfrm>
                      <a:off x="0" y="0"/>
                      <a:ext cx="5971540" cy="3911600"/>
                    </a:xfrm>
                    <a:prstGeom prst="rect">
                      <a:avLst/>
                    </a:prstGeom>
                    <a:ln/>
                  </pic:spPr>
                </pic:pic>
              </a:graphicData>
            </a:graphic>
          </wp:inline>
        </w:drawing>
      </w:r>
    </w:p>
    <w:p w14:paraId="1B4731F2" w14:textId="77777777" w:rsidR="007D6E97" w:rsidRDefault="00B143B5" w:rsidP="006736A3">
      <w:pPr>
        <w:pStyle w:val="Cita"/>
        <w:rPr>
          <w:rFonts w:eastAsia="Times New Roman" w:cs="Times New Roman"/>
          <w:i w:val="0"/>
          <w:iCs w:val="0"/>
          <w:szCs w:val="18"/>
        </w:rPr>
      </w:pPr>
      <w:r>
        <w:tab/>
      </w:r>
      <w:r>
        <w:tab/>
      </w:r>
      <w:r>
        <w:tab/>
      </w:r>
      <w:r>
        <w:rPr>
          <w:rFonts w:eastAsia="Times New Roman" w:cs="Times New Roman"/>
          <w:szCs w:val="18"/>
        </w:rPr>
        <w:t>Fuente: Elaborado por los estudiantes de acuerdo con el proyecto.</w:t>
      </w:r>
    </w:p>
    <w:p w14:paraId="1553C5D1" w14:textId="77777777" w:rsidR="007D6E97" w:rsidRDefault="007D6E97">
      <w:pPr>
        <w:pStyle w:val="Ttulo2"/>
        <w:spacing w:line="360" w:lineRule="auto"/>
        <w:jc w:val="both"/>
        <w:rPr>
          <w:rFonts w:ascii="Times New Roman" w:eastAsia="Times New Roman" w:hAnsi="Times New Roman" w:cs="Times New Roman"/>
        </w:rPr>
      </w:pPr>
      <w:bookmarkStart w:id="259" w:name="_heading=h.pk7zwgmhb3kh" w:colFirst="0" w:colLast="0"/>
      <w:bookmarkEnd w:id="259"/>
    </w:p>
    <w:p w14:paraId="49D89F8B" w14:textId="77777777" w:rsidR="007D6E97" w:rsidRDefault="00B143B5">
      <w:pPr>
        <w:pStyle w:val="Ttulo2"/>
        <w:spacing w:line="360" w:lineRule="auto"/>
        <w:jc w:val="both"/>
        <w:rPr>
          <w:rFonts w:ascii="Times New Roman" w:eastAsia="Times New Roman" w:hAnsi="Times New Roman" w:cs="Times New Roman"/>
          <w:b/>
          <w:bCs/>
        </w:rPr>
      </w:pPr>
      <w:bookmarkStart w:id="260" w:name="_heading=h.zb7bj2vu7adm" w:colFirst="0" w:colLast="0"/>
      <w:bookmarkStart w:id="261" w:name="_Toc240236445"/>
      <w:bookmarkEnd w:id="260"/>
      <w:r>
        <w:rPr>
          <w:rFonts w:ascii="Times New Roman" w:eastAsia="Times New Roman" w:hAnsi="Times New Roman" w:cs="Times New Roman"/>
        </w:rPr>
        <w:t>CU66 - Retirando rol Administrador</w:t>
      </w:r>
      <w:bookmarkEnd w:id="261"/>
      <w:r>
        <w:rPr>
          <w:rFonts w:ascii="Times New Roman" w:eastAsia="Times New Roman" w:hAnsi="Times New Roman" w:cs="Times New Roman"/>
        </w:rPr>
        <w:t xml:space="preserve"> </w:t>
      </w:r>
      <w:r>
        <w:rPr>
          <w:rFonts w:ascii="Times New Roman" w:eastAsia="Times New Roman" w:hAnsi="Times New Roman" w:cs="Times New Roman"/>
          <w:b/>
          <w:bCs/>
        </w:rPr>
        <w:t xml:space="preserve"> </w:t>
      </w:r>
    </w:p>
    <w:p w14:paraId="5A2BDC59" w14:textId="77777777" w:rsidR="007D6E97" w:rsidRDefault="007D6E97">
      <w:pPr>
        <w:spacing w:line="360" w:lineRule="auto"/>
        <w:jc w:val="both"/>
        <w:rPr>
          <w:rFonts w:ascii="Times New Roman" w:eastAsia="Times New Roman" w:hAnsi="Times New Roman" w:cs="Times New Roman"/>
        </w:rPr>
      </w:pPr>
      <w:bookmarkStart w:id="262" w:name="_heading=h.wlcyf3ga61z1" w:colFirst="0" w:colLast="0"/>
      <w:bookmarkEnd w:id="262"/>
    </w:p>
    <w:p w14:paraId="5FB12CF4" w14:textId="77777777" w:rsidR="007D6E97" w:rsidRDefault="00B143B5">
      <w:pPr>
        <w:spacing w:after="120" w:line="360" w:lineRule="auto"/>
        <w:jc w:val="both"/>
        <w:rPr>
          <w:rFonts w:ascii="Times New Roman" w:eastAsia="Times New Roman" w:hAnsi="Times New Roman" w:cs="Times New Roman"/>
        </w:rPr>
      </w:pPr>
      <w:r>
        <w:rPr>
          <w:rFonts w:ascii="Times New Roman" w:eastAsia="Times New Roman" w:hAnsi="Times New Roman" w:cs="Times New Roman"/>
        </w:rPr>
        <w:t xml:space="preserve">En la Figura 6.35 se puede visualizar que el usuario autorizado de Gerencia selecciona desde Gestión de Usuarios una cuenta que posee el rol Administrador y solicita retirarlo. El sistema verifica previamente que la operación mantenga la continuidad administrativa, comprobando que permanezca al menos otra cuenta Activa habilitada para realizar las funciones administrativas requeridas. Cuando la validación es satisfactoria, solicita confirmación y posteriormente retira el rol Administrador de la cuenta seleccionada, manteniendo su configuración base de Gerencia e invalidando la sesión activa asociada, si existe. Si el retiro </w:t>
      </w:r>
      <w:proofErr w:type="gramStart"/>
      <w:r>
        <w:rPr>
          <w:rFonts w:ascii="Times New Roman" w:eastAsia="Times New Roman" w:hAnsi="Times New Roman" w:cs="Times New Roman"/>
        </w:rPr>
        <w:t>provocaría</w:t>
      </w:r>
      <w:proofErr w:type="gramEnd"/>
      <w:r>
        <w:rPr>
          <w:rFonts w:ascii="Times New Roman" w:eastAsia="Times New Roman" w:hAnsi="Times New Roman" w:cs="Times New Roman"/>
        </w:rPr>
        <w:t xml:space="preserve"> que el sistema quede sin otra </w:t>
      </w:r>
      <w:r>
        <w:rPr>
          <w:rFonts w:ascii="Times New Roman" w:eastAsia="Times New Roman" w:hAnsi="Times New Roman" w:cs="Times New Roman"/>
        </w:rPr>
        <w:lastRenderedPageBreak/>
        <w:t>cuenta habilitada para estas funciones, el sistema rechaza la operación, informa la insuficiencia de continuidad administrativa y conserva el rol sin modificaciones.</w:t>
      </w:r>
    </w:p>
    <w:p w14:paraId="2B1678B0" w14:textId="77777777" w:rsidR="007D6E97" w:rsidRDefault="007D6E97">
      <w:pPr>
        <w:spacing w:after="200" w:line="360" w:lineRule="auto"/>
        <w:jc w:val="both"/>
        <w:rPr>
          <w:rFonts w:ascii="Times New Roman" w:eastAsia="Times New Roman" w:hAnsi="Times New Roman" w:cs="Times New Roman"/>
          <w:sz w:val="28"/>
          <w:szCs w:val="28"/>
        </w:rPr>
      </w:pPr>
    </w:p>
    <w:p w14:paraId="1820CEEF" w14:textId="3E653A07" w:rsidR="007D6E97" w:rsidRDefault="005469AE" w:rsidP="005469AE">
      <w:pPr>
        <w:pStyle w:val="Descripcin"/>
        <w:rPr>
          <w:rFonts w:eastAsia="Times New Roman" w:cs="Times New Roman"/>
          <w:b w:val="0"/>
          <w:bCs w:val="0"/>
          <w:color w:val="4D4D4D"/>
          <w:szCs w:val="18"/>
        </w:rPr>
      </w:pPr>
      <w:bookmarkStart w:id="263" w:name="_Toc240236674"/>
      <w:r>
        <w:t xml:space="preserve">Figura </w:t>
      </w:r>
      <w:fldSimple w:instr=" STYLEREF 1 \s ">
        <w:r w:rsidR="00930693">
          <w:rPr>
            <w:noProof/>
          </w:rPr>
          <w:t>6</w:t>
        </w:r>
      </w:fldSimple>
      <w:r w:rsidR="00930693">
        <w:t>.</w:t>
      </w:r>
      <w:fldSimple w:instr=" SEQ Figura \* ARABIC \s 1 ">
        <w:r w:rsidR="00930693">
          <w:rPr>
            <w:noProof/>
          </w:rPr>
          <w:t>35</w:t>
        </w:r>
      </w:fldSimple>
      <w:r>
        <w:t xml:space="preserve"> </w:t>
      </w:r>
      <w:r>
        <w:rPr>
          <w:rFonts w:eastAsia="Times New Roman" w:cs="Times New Roman"/>
          <w:color w:val="4D4D4D"/>
          <w:szCs w:val="18"/>
        </w:rPr>
        <w:t>“DS-CU66 - Diagrama de secuencia: Retirando rol Administrador”.</w:t>
      </w:r>
      <w:bookmarkEnd w:id="263"/>
    </w:p>
    <w:p w14:paraId="3DAF55E1" w14:textId="77777777" w:rsidR="007D6E97" w:rsidRDefault="00B143B5">
      <w:pPr>
        <w:spacing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5125BC8" wp14:editId="0C57FB93">
            <wp:extent cx="5971540" cy="2667000"/>
            <wp:effectExtent l="0" t="0" r="0" b="0"/>
            <wp:docPr id="2131285675"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92"/>
                    <a:srcRect/>
                    <a:stretch>
                      <a:fillRect/>
                    </a:stretch>
                  </pic:blipFill>
                  <pic:spPr>
                    <a:xfrm>
                      <a:off x="0" y="0"/>
                      <a:ext cx="5971540" cy="2667000"/>
                    </a:xfrm>
                    <a:prstGeom prst="rect">
                      <a:avLst/>
                    </a:prstGeom>
                    <a:ln/>
                  </pic:spPr>
                </pic:pic>
              </a:graphicData>
            </a:graphic>
          </wp:inline>
        </w:drawing>
      </w:r>
    </w:p>
    <w:p w14:paraId="0A7E7547" w14:textId="77777777" w:rsidR="007D6E97" w:rsidRDefault="00B143B5" w:rsidP="006736A3">
      <w:pPr>
        <w:pStyle w:val="Cita"/>
        <w:rPr>
          <w:rFonts w:eastAsia="Times New Roman" w:cs="Times New Roman"/>
          <w:i w:val="0"/>
          <w:iCs w:val="0"/>
          <w:szCs w:val="18"/>
        </w:rPr>
      </w:pPr>
      <w:r>
        <w:tab/>
      </w:r>
      <w:r>
        <w:tab/>
      </w:r>
      <w:r>
        <w:tab/>
      </w:r>
      <w:r>
        <w:rPr>
          <w:rFonts w:eastAsia="Times New Roman" w:cs="Times New Roman"/>
          <w:szCs w:val="18"/>
        </w:rPr>
        <w:t>Fuente: Elaborado por los estudiantes de acuerdo con el proyecto.</w:t>
      </w:r>
    </w:p>
    <w:p w14:paraId="3065E4C8" w14:textId="77777777" w:rsidR="007D6E97" w:rsidRDefault="00B143B5">
      <w:pPr>
        <w:pStyle w:val="Ttulo2"/>
        <w:spacing w:line="360" w:lineRule="auto"/>
        <w:jc w:val="both"/>
        <w:rPr>
          <w:rFonts w:ascii="Times New Roman" w:eastAsia="Times New Roman" w:hAnsi="Times New Roman" w:cs="Times New Roman"/>
          <w:b/>
          <w:bCs/>
        </w:rPr>
      </w:pPr>
      <w:bookmarkStart w:id="264" w:name="_heading=h.ok1slp72ipx5" w:colFirst="0" w:colLast="0"/>
      <w:bookmarkStart w:id="265" w:name="_Toc240236446"/>
      <w:bookmarkEnd w:id="264"/>
      <w:r>
        <w:rPr>
          <w:rFonts w:ascii="Times New Roman" w:eastAsia="Times New Roman" w:hAnsi="Times New Roman" w:cs="Times New Roman"/>
        </w:rPr>
        <w:t>CU67 - Consultando usuarios y accesos</w:t>
      </w:r>
      <w:bookmarkEnd w:id="265"/>
      <w:r>
        <w:rPr>
          <w:rFonts w:ascii="Times New Roman" w:eastAsia="Times New Roman" w:hAnsi="Times New Roman" w:cs="Times New Roman"/>
        </w:rPr>
        <w:t xml:space="preserve"> </w:t>
      </w:r>
      <w:r>
        <w:rPr>
          <w:rFonts w:ascii="Times New Roman" w:eastAsia="Times New Roman" w:hAnsi="Times New Roman" w:cs="Times New Roman"/>
          <w:b/>
          <w:bCs/>
        </w:rPr>
        <w:t xml:space="preserve"> </w:t>
      </w:r>
    </w:p>
    <w:p w14:paraId="7CC7AECE" w14:textId="77777777" w:rsidR="007D6E97" w:rsidRDefault="007D6E97">
      <w:pPr>
        <w:spacing w:line="360" w:lineRule="auto"/>
        <w:jc w:val="both"/>
        <w:rPr>
          <w:rFonts w:ascii="Times New Roman" w:eastAsia="Times New Roman" w:hAnsi="Times New Roman" w:cs="Times New Roman"/>
        </w:rPr>
      </w:pPr>
      <w:bookmarkStart w:id="266" w:name="_heading=h.4hc4fekq8i8s" w:colFirst="0" w:colLast="0"/>
      <w:bookmarkEnd w:id="266"/>
    </w:p>
    <w:p w14:paraId="138A20A8" w14:textId="77777777" w:rsidR="007D6E97" w:rsidRDefault="00B143B5">
      <w:pPr>
        <w:spacing w:after="120" w:line="360" w:lineRule="auto"/>
        <w:jc w:val="both"/>
        <w:rPr>
          <w:rFonts w:ascii="Times New Roman" w:eastAsia="Times New Roman" w:hAnsi="Times New Roman" w:cs="Times New Roman"/>
        </w:rPr>
      </w:pPr>
      <w:r>
        <w:rPr>
          <w:rFonts w:ascii="Times New Roman" w:eastAsia="Times New Roman" w:hAnsi="Times New Roman" w:cs="Times New Roman"/>
        </w:rPr>
        <w:t>En la Figura 6.36 se puede visualizar que el usuario autorizado de Gerencia accede a la consulta de usuarios desde la vista correspondiente. El sistema recupera las cuentas registradas y presenta información general sobre su estado y configuración de acceso. El usuario selecciona posteriormente una cuenta específica para revisar su detalle, tras lo cual el sistema obtiene y presenta la información vigente de la cuenta, incluyendo su estado, configuración base y permisos asociados, según corresponda. La consulta se realiza en modo de lectura y no modifica los datos, el estado ni los accesos del Usuario seleccionado. Este caso de uso no presenta excepciones funcionales registradas que alteren el flujo descrito.</w:t>
      </w:r>
    </w:p>
    <w:p w14:paraId="35137E69" w14:textId="77777777" w:rsidR="007D6E97" w:rsidRDefault="007D6E97">
      <w:pPr>
        <w:spacing w:after="200" w:line="360" w:lineRule="auto"/>
        <w:jc w:val="both"/>
        <w:rPr>
          <w:rFonts w:ascii="Times New Roman" w:eastAsia="Times New Roman" w:hAnsi="Times New Roman" w:cs="Times New Roman"/>
          <w:sz w:val="28"/>
          <w:szCs w:val="28"/>
        </w:rPr>
      </w:pPr>
    </w:p>
    <w:p w14:paraId="47E55085" w14:textId="159ADB1F" w:rsidR="007D6E97" w:rsidRDefault="005469AE" w:rsidP="005469AE">
      <w:pPr>
        <w:pStyle w:val="Descripcin"/>
        <w:rPr>
          <w:rFonts w:eastAsia="Times New Roman" w:cs="Times New Roman"/>
          <w:b w:val="0"/>
          <w:bCs w:val="0"/>
          <w:color w:val="4D4D4D"/>
          <w:szCs w:val="18"/>
        </w:rPr>
      </w:pPr>
      <w:bookmarkStart w:id="267" w:name="_Toc240236675"/>
      <w:r>
        <w:lastRenderedPageBreak/>
        <w:t xml:space="preserve">Figura </w:t>
      </w:r>
      <w:fldSimple w:instr=" STYLEREF 1 \s ">
        <w:r w:rsidR="00930693">
          <w:rPr>
            <w:noProof/>
          </w:rPr>
          <w:t>6</w:t>
        </w:r>
      </w:fldSimple>
      <w:r w:rsidR="00930693">
        <w:t>.</w:t>
      </w:r>
      <w:fldSimple w:instr=" SEQ Figura \* ARABIC \s 1 ">
        <w:r w:rsidR="00930693">
          <w:rPr>
            <w:noProof/>
          </w:rPr>
          <w:t>36</w:t>
        </w:r>
      </w:fldSimple>
      <w:r>
        <w:t xml:space="preserve"> </w:t>
      </w:r>
      <w:r>
        <w:rPr>
          <w:rFonts w:eastAsia="Times New Roman" w:cs="Times New Roman"/>
          <w:color w:val="4D4D4D"/>
          <w:szCs w:val="18"/>
        </w:rPr>
        <w:t>“DS-CU67 - Diagrama de secuencia: Consultando usuarios y accesos”.</w:t>
      </w:r>
      <w:bookmarkEnd w:id="267"/>
    </w:p>
    <w:p w14:paraId="434ED801" w14:textId="77777777" w:rsidR="007D6E97" w:rsidRDefault="00B143B5">
      <w:pPr>
        <w:spacing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265AE9CE" wp14:editId="08C84E8B">
            <wp:extent cx="5971540" cy="2501900"/>
            <wp:effectExtent l="0" t="0" r="0" b="0"/>
            <wp:docPr id="2131285682"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93"/>
                    <a:srcRect/>
                    <a:stretch>
                      <a:fillRect/>
                    </a:stretch>
                  </pic:blipFill>
                  <pic:spPr>
                    <a:xfrm>
                      <a:off x="0" y="0"/>
                      <a:ext cx="5971540" cy="2501900"/>
                    </a:xfrm>
                    <a:prstGeom prst="rect">
                      <a:avLst/>
                    </a:prstGeom>
                    <a:ln/>
                  </pic:spPr>
                </pic:pic>
              </a:graphicData>
            </a:graphic>
          </wp:inline>
        </w:drawing>
      </w:r>
    </w:p>
    <w:p w14:paraId="42C18876" w14:textId="77777777" w:rsidR="007D6E97" w:rsidRDefault="00B143B5" w:rsidP="006736A3">
      <w:pPr>
        <w:pStyle w:val="Cita"/>
        <w:rPr>
          <w:rFonts w:eastAsia="Times New Roman" w:cs="Times New Roman"/>
          <w:i w:val="0"/>
          <w:iCs w:val="0"/>
          <w:szCs w:val="18"/>
        </w:rPr>
      </w:pPr>
      <w:r>
        <w:tab/>
      </w:r>
      <w:r>
        <w:tab/>
      </w:r>
      <w:r>
        <w:tab/>
      </w:r>
      <w:r>
        <w:rPr>
          <w:rFonts w:eastAsia="Times New Roman" w:cs="Times New Roman"/>
          <w:szCs w:val="18"/>
        </w:rPr>
        <w:t>Fuente: Elaborado por los estudiantes de acuerdo con el proyecto.</w:t>
      </w:r>
    </w:p>
    <w:p w14:paraId="159CF880" w14:textId="77777777" w:rsidR="007D6E97" w:rsidRDefault="00B143B5">
      <w:pPr>
        <w:pStyle w:val="Ttulo2"/>
        <w:spacing w:line="360" w:lineRule="auto"/>
        <w:jc w:val="both"/>
        <w:rPr>
          <w:rFonts w:ascii="Times New Roman" w:eastAsia="Times New Roman" w:hAnsi="Times New Roman" w:cs="Times New Roman"/>
          <w:b/>
          <w:bCs/>
        </w:rPr>
      </w:pPr>
      <w:bookmarkStart w:id="268" w:name="_heading=h.75r647k1wwiz" w:colFirst="0" w:colLast="0"/>
      <w:bookmarkStart w:id="269" w:name="_Toc240236447"/>
      <w:bookmarkEnd w:id="268"/>
      <w:r>
        <w:rPr>
          <w:rFonts w:ascii="Times New Roman" w:eastAsia="Times New Roman" w:hAnsi="Times New Roman" w:cs="Times New Roman"/>
        </w:rPr>
        <w:t>CU68 - Iniciando sesión</w:t>
      </w:r>
      <w:bookmarkEnd w:id="269"/>
      <w:r>
        <w:rPr>
          <w:rFonts w:ascii="Times New Roman" w:eastAsia="Times New Roman" w:hAnsi="Times New Roman" w:cs="Times New Roman"/>
        </w:rPr>
        <w:t xml:space="preserve"> </w:t>
      </w:r>
      <w:r>
        <w:rPr>
          <w:rFonts w:ascii="Times New Roman" w:eastAsia="Times New Roman" w:hAnsi="Times New Roman" w:cs="Times New Roman"/>
          <w:b/>
          <w:bCs/>
        </w:rPr>
        <w:t xml:space="preserve"> </w:t>
      </w:r>
    </w:p>
    <w:p w14:paraId="167AEC3A" w14:textId="77777777" w:rsidR="007D6E97" w:rsidRDefault="007D6E97">
      <w:pPr>
        <w:spacing w:line="360" w:lineRule="auto"/>
        <w:jc w:val="both"/>
        <w:rPr>
          <w:rFonts w:ascii="Times New Roman" w:eastAsia="Times New Roman" w:hAnsi="Times New Roman" w:cs="Times New Roman"/>
        </w:rPr>
      </w:pPr>
      <w:bookmarkStart w:id="270" w:name="_heading=h.k0lxl7n2vj5j" w:colFirst="0" w:colLast="0"/>
      <w:bookmarkEnd w:id="270"/>
    </w:p>
    <w:p w14:paraId="04C523D9" w14:textId="77777777" w:rsidR="007D6E97" w:rsidRDefault="00B143B5">
      <w:pPr>
        <w:spacing w:after="120" w:line="360" w:lineRule="auto"/>
        <w:jc w:val="both"/>
        <w:rPr>
          <w:rFonts w:ascii="Times New Roman" w:eastAsia="Times New Roman" w:hAnsi="Times New Roman" w:cs="Times New Roman"/>
        </w:rPr>
      </w:pPr>
      <w:r>
        <w:rPr>
          <w:rFonts w:ascii="Times New Roman" w:eastAsia="Times New Roman" w:hAnsi="Times New Roman" w:cs="Times New Roman"/>
        </w:rPr>
        <w:t>En la Figura 6.37 se puede visualizar que el usuario inicia el acceso al sistema ingresando su nombre de usuario y contraseña desde la vista Inicio de Sesión. El sistema valida las credenciales y posteriormente verifica que la cuenta se encuentre Activa, no esté bloqueada y no mantenga una sesión activa incompatible con el nuevo acceso. Cuando todas las condiciones se cumplen, registra la nueva sesión y permite el ingreso con la configuración de acceso vigente del Usuario. Si las credenciales son incorrectas, rechaza el acceso y procesa el intento fallido; si la cuenta está Inactiva o bloqueada, impide el ingreso e informa la condición correspondiente. Asimismo, si detecta una sesión activa existente, informa la situación y aplica el bloqueo definido para este caso.</w:t>
      </w:r>
    </w:p>
    <w:p w14:paraId="19FCE6D8" w14:textId="77777777" w:rsidR="007D6E97" w:rsidRDefault="007D6E97">
      <w:pPr>
        <w:spacing w:after="120" w:line="360" w:lineRule="auto"/>
        <w:jc w:val="both"/>
        <w:rPr>
          <w:rFonts w:ascii="Times New Roman" w:eastAsia="Times New Roman" w:hAnsi="Times New Roman" w:cs="Times New Roman"/>
        </w:rPr>
      </w:pPr>
    </w:p>
    <w:p w14:paraId="1630A9FD" w14:textId="5D2830F4" w:rsidR="007D6E97" w:rsidRDefault="005469AE" w:rsidP="005469AE">
      <w:pPr>
        <w:pStyle w:val="Descripcin"/>
        <w:rPr>
          <w:rFonts w:eastAsia="Times New Roman" w:cs="Times New Roman"/>
          <w:b w:val="0"/>
          <w:bCs w:val="0"/>
          <w:color w:val="4D4D4D"/>
          <w:szCs w:val="18"/>
        </w:rPr>
      </w:pPr>
      <w:bookmarkStart w:id="271" w:name="_Toc240236676"/>
      <w:r>
        <w:t xml:space="preserve">Figura </w:t>
      </w:r>
      <w:fldSimple w:instr=" STYLEREF 1 \s ">
        <w:r w:rsidR="00930693">
          <w:rPr>
            <w:noProof/>
          </w:rPr>
          <w:t>6</w:t>
        </w:r>
      </w:fldSimple>
      <w:r w:rsidR="00930693">
        <w:t>.</w:t>
      </w:r>
      <w:fldSimple w:instr=" SEQ Figura \* ARABIC \s 1 ">
        <w:r w:rsidR="00930693">
          <w:rPr>
            <w:noProof/>
          </w:rPr>
          <w:t>37</w:t>
        </w:r>
      </w:fldSimple>
      <w:r>
        <w:t xml:space="preserve"> </w:t>
      </w:r>
      <w:r>
        <w:rPr>
          <w:rFonts w:eastAsia="Times New Roman" w:cs="Times New Roman"/>
          <w:color w:val="4D4D4D"/>
          <w:szCs w:val="18"/>
        </w:rPr>
        <w:t>“DS-CU68 - Diagrama de secuencia: Iniciando Sesión”.</w:t>
      </w:r>
      <w:bookmarkEnd w:id="271"/>
    </w:p>
    <w:p w14:paraId="63F60741" w14:textId="77777777" w:rsidR="007D6E97" w:rsidRDefault="00B143B5">
      <w:pPr>
        <w:spacing w:line="360" w:lineRule="auto"/>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0779E1A6" wp14:editId="69D244CA">
            <wp:extent cx="5971540" cy="3822700"/>
            <wp:effectExtent l="0" t="0" r="0" b="0"/>
            <wp:docPr id="2131285708" name="image86.png"/>
            <wp:cNvGraphicFramePr/>
            <a:graphic xmlns:a="http://schemas.openxmlformats.org/drawingml/2006/main">
              <a:graphicData uri="http://schemas.openxmlformats.org/drawingml/2006/picture">
                <pic:pic xmlns:pic="http://schemas.openxmlformats.org/drawingml/2006/picture">
                  <pic:nvPicPr>
                    <pic:cNvPr id="0" name="image86.png"/>
                    <pic:cNvPicPr preferRelativeResize="0"/>
                  </pic:nvPicPr>
                  <pic:blipFill>
                    <a:blip r:embed="rId94"/>
                    <a:srcRect/>
                    <a:stretch>
                      <a:fillRect/>
                    </a:stretch>
                  </pic:blipFill>
                  <pic:spPr>
                    <a:xfrm>
                      <a:off x="0" y="0"/>
                      <a:ext cx="5971540" cy="3822700"/>
                    </a:xfrm>
                    <a:prstGeom prst="rect">
                      <a:avLst/>
                    </a:prstGeom>
                    <a:ln/>
                  </pic:spPr>
                </pic:pic>
              </a:graphicData>
            </a:graphic>
          </wp:inline>
        </w:drawing>
      </w:r>
    </w:p>
    <w:p w14:paraId="7081393A" w14:textId="77777777" w:rsidR="007D6E97" w:rsidRDefault="00B143B5" w:rsidP="006736A3">
      <w:pPr>
        <w:pStyle w:val="Cita"/>
        <w:rPr>
          <w:rFonts w:eastAsia="Times New Roman" w:cs="Times New Roman"/>
          <w:i w:val="0"/>
          <w:iCs w:val="0"/>
          <w:szCs w:val="18"/>
        </w:rPr>
      </w:pPr>
      <w:r>
        <w:tab/>
      </w:r>
      <w:r>
        <w:tab/>
      </w:r>
      <w:r>
        <w:tab/>
      </w:r>
      <w:r>
        <w:rPr>
          <w:rFonts w:eastAsia="Times New Roman" w:cs="Times New Roman"/>
          <w:szCs w:val="18"/>
        </w:rPr>
        <w:t>Fuente: Elaborado por los estudiantes de acuerdo con el proyecto.</w:t>
      </w:r>
    </w:p>
    <w:p w14:paraId="287D6680" w14:textId="77777777" w:rsidR="007D6E97" w:rsidRDefault="00B143B5">
      <w:pPr>
        <w:pStyle w:val="Ttulo2"/>
        <w:spacing w:line="360" w:lineRule="auto"/>
        <w:jc w:val="both"/>
        <w:rPr>
          <w:rFonts w:ascii="Times New Roman" w:eastAsia="Times New Roman" w:hAnsi="Times New Roman" w:cs="Times New Roman"/>
          <w:b/>
          <w:bCs/>
        </w:rPr>
      </w:pPr>
      <w:bookmarkStart w:id="272" w:name="_heading=h.296w408b4q3p" w:colFirst="0" w:colLast="0"/>
      <w:bookmarkStart w:id="273" w:name="_Toc240236448"/>
      <w:bookmarkEnd w:id="272"/>
      <w:r>
        <w:rPr>
          <w:rFonts w:ascii="Times New Roman" w:eastAsia="Times New Roman" w:hAnsi="Times New Roman" w:cs="Times New Roman"/>
        </w:rPr>
        <w:t>CU69 - Cambiando contraseña</w:t>
      </w:r>
      <w:bookmarkEnd w:id="273"/>
      <w:r>
        <w:rPr>
          <w:rFonts w:ascii="Times New Roman" w:eastAsia="Times New Roman" w:hAnsi="Times New Roman" w:cs="Times New Roman"/>
        </w:rPr>
        <w:t xml:space="preserve"> </w:t>
      </w:r>
      <w:r>
        <w:rPr>
          <w:rFonts w:ascii="Times New Roman" w:eastAsia="Times New Roman" w:hAnsi="Times New Roman" w:cs="Times New Roman"/>
          <w:b/>
          <w:bCs/>
        </w:rPr>
        <w:t xml:space="preserve"> </w:t>
      </w:r>
    </w:p>
    <w:p w14:paraId="12AAAF83" w14:textId="77777777" w:rsidR="007D6E97" w:rsidRDefault="007D6E97">
      <w:pPr>
        <w:spacing w:line="360" w:lineRule="auto"/>
        <w:jc w:val="both"/>
        <w:rPr>
          <w:rFonts w:ascii="Times New Roman" w:eastAsia="Times New Roman" w:hAnsi="Times New Roman" w:cs="Times New Roman"/>
        </w:rPr>
      </w:pPr>
      <w:bookmarkStart w:id="274" w:name="_heading=h.tki9g65wroo2" w:colFirst="0" w:colLast="0"/>
      <w:bookmarkEnd w:id="274"/>
    </w:p>
    <w:p w14:paraId="391BDE1A" w14:textId="77777777" w:rsidR="007D6E97" w:rsidRDefault="00B143B5">
      <w:pPr>
        <w:spacing w:after="120" w:line="360" w:lineRule="auto"/>
        <w:jc w:val="both"/>
        <w:rPr>
          <w:rFonts w:ascii="Times New Roman" w:eastAsia="Times New Roman" w:hAnsi="Times New Roman" w:cs="Times New Roman"/>
        </w:rPr>
      </w:pPr>
      <w:r>
        <w:rPr>
          <w:rFonts w:ascii="Times New Roman" w:eastAsia="Times New Roman" w:hAnsi="Times New Roman" w:cs="Times New Roman"/>
        </w:rPr>
        <w:t>En la Figura 6.38 se puede visualizar que el usuario autenticado accede a Cuenta/Seguridad e ingresa su contraseña vigente junto con la nueva contraseña que desea establecer. El sistema consulta la credencial actual, valida que la contraseña ingresada corresponda a la vigente y comprueba que la nueva cumpla las condiciones de seguridad y reutilización definidas. Si ambas validaciones son satisfactorias, actualiza la credencial, invalida la contraseña anterior, reinicia su período de vigencia e invalida la sesión activa, por lo que el usuario deberá iniciar sesión nuevamente. Si la contraseña actual es incorrecta, el sistema informa la situación y no realiza el cambio; si la nueva contraseña no cumple las reglas establecidas, también rechaza la actualización e indica que debe utilizarse una credencial válida.</w:t>
      </w:r>
    </w:p>
    <w:p w14:paraId="7D24570B" w14:textId="77777777" w:rsidR="007D6E97" w:rsidRDefault="007D6E97">
      <w:pPr>
        <w:spacing w:after="200" w:line="360" w:lineRule="auto"/>
        <w:jc w:val="both"/>
        <w:rPr>
          <w:rFonts w:ascii="Times New Roman" w:eastAsia="Times New Roman" w:hAnsi="Times New Roman" w:cs="Times New Roman"/>
          <w:sz w:val="28"/>
          <w:szCs w:val="28"/>
        </w:rPr>
      </w:pPr>
    </w:p>
    <w:p w14:paraId="762C4BC3" w14:textId="5F71E83E" w:rsidR="007D6E97" w:rsidRDefault="005469AE" w:rsidP="005469AE">
      <w:pPr>
        <w:pStyle w:val="Descripcin"/>
        <w:rPr>
          <w:rFonts w:eastAsia="Times New Roman" w:cs="Times New Roman"/>
          <w:b w:val="0"/>
          <w:bCs w:val="0"/>
          <w:color w:val="4D4D4D"/>
          <w:szCs w:val="18"/>
        </w:rPr>
      </w:pPr>
      <w:bookmarkStart w:id="275" w:name="_Toc240236677"/>
      <w:r>
        <w:lastRenderedPageBreak/>
        <w:t xml:space="preserve">Figura </w:t>
      </w:r>
      <w:fldSimple w:instr=" STYLEREF 1 \s ">
        <w:r w:rsidR="00930693">
          <w:rPr>
            <w:noProof/>
          </w:rPr>
          <w:t>6</w:t>
        </w:r>
      </w:fldSimple>
      <w:r w:rsidR="00930693">
        <w:t>.</w:t>
      </w:r>
      <w:fldSimple w:instr=" SEQ Figura \* ARABIC \s 1 ">
        <w:r w:rsidR="00930693">
          <w:rPr>
            <w:noProof/>
          </w:rPr>
          <w:t>38</w:t>
        </w:r>
      </w:fldSimple>
      <w:r>
        <w:t xml:space="preserve"> </w:t>
      </w:r>
      <w:r>
        <w:rPr>
          <w:rFonts w:eastAsia="Times New Roman" w:cs="Times New Roman"/>
          <w:color w:val="4D4D4D"/>
          <w:szCs w:val="18"/>
        </w:rPr>
        <w:t>“DS-CU69 - Diagrama de secuencia: Cambiando Contraseña”.</w:t>
      </w:r>
      <w:bookmarkEnd w:id="275"/>
    </w:p>
    <w:p w14:paraId="1C6360F7" w14:textId="77777777" w:rsidR="007D6E97" w:rsidRDefault="00B143B5">
      <w:pPr>
        <w:spacing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2A5EF05" wp14:editId="72CF7365">
            <wp:extent cx="5971540" cy="3594100"/>
            <wp:effectExtent l="0" t="0" r="0" b="0"/>
            <wp:docPr id="2131285753" name="image142.png"/>
            <wp:cNvGraphicFramePr/>
            <a:graphic xmlns:a="http://schemas.openxmlformats.org/drawingml/2006/main">
              <a:graphicData uri="http://schemas.openxmlformats.org/drawingml/2006/picture">
                <pic:pic xmlns:pic="http://schemas.openxmlformats.org/drawingml/2006/picture">
                  <pic:nvPicPr>
                    <pic:cNvPr id="0" name="image142.png"/>
                    <pic:cNvPicPr preferRelativeResize="0"/>
                  </pic:nvPicPr>
                  <pic:blipFill>
                    <a:blip r:embed="rId95"/>
                    <a:srcRect/>
                    <a:stretch>
                      <a:fillRect/>
                    </a:stretch>
                  </pic:blipFill>
                  <pic:spPr>
                    <a:xfrm>
                      <a:off x="0" y="0"/>
                      <a:ext cx="5971540" cy="3594100"/>
                    </a:xfrm>
                    <a:prstGeom prst="rect">
                      <a:avLst/>
                    </a:prstGeom>
                    <a:ln/>
                  </pic:spPr>
                </pic:pic>
              </a:graphicData>
            </a:graphic>
          </wp:inline>
        </w:drawing>
      </w:r>
    </w:p>
    <w:p w14:paraId="2B8BB794" w14:textId="77777777" w:rsidR="007D6E97" w:rsidRDefault="00B143B5" w:rsidP="006736A3">
      <w:pPr>
        <w:pStyle w:val="Cita"/>
        <w:rPr>
          <w:rFonts w:eastAsia="Times New Roman" w:cs="Times New Roman"/>
          <w:i w:val="0"/>
          <w:iCs w:val="0"/>
          <w:szCs w:val="18"/>
        </w:rPr>
      </w:pPr>
      <w:r>
        <w:tab/>
      </w:r>
      <w:r>
        <w:tab/>
      </w:r>
      <w:r>
        <w:tab/>
      </w:r>
      <w:r>
        <w:rPr>
          <w:rFonts w:eastAsia="Times New Roman" w:cs="Times New Roman"/>
          <w:szCs w:val="18"/>
        </w:rPr>
        <w:t>Fuente: Elaborado por los estudiantes de acuerdo con el proyecto.</w:t>
      </w:r>
    </w:p>
    <w:p w14:paraId="2A0E660F" w14:textId="77777777" w:rsidR="007D6E97" w:rsidRDefault="00B143B5">
      <w:pPr>
        <w:pStyle w:val="Ttulo2"/>
        <w:spacing w:line="360" w:lineRule="auto"/>
        <w:jc w:val="both"/>
        <w:rPr>
          <w:rFonts w:ascii="Times New Roman" w:eastAsia="Times New Roman" w:hAnsi="Times New Roman" w:cs="Times New Roman"/>
          <w:b/>
          <w:bCs/>
        </w:rPr>
      </w:pPr>
      <w:bookmarkStart w:id="276" w:name="_heading=h.7dhorwsufmw7" w:colFirst="0" w:colLast="0"/>
      <w:bookmarkStart w:id="277" w:name="_Toc240236449"/>
      <w:bookmarkEnd w:id="276"/>
      <w:r>
        <w:rPr>
          <w:rFonts w:ascii="Times New Roman" w:eastAsia="Times New Roman" w:hAnsi="Times New Roman" w:cs="Times New Roman"/>
        </w:rPr>
        <w:t>CU70 - Recuperando contraseña por correo</w:t>
      </w:r>
      <w:bookmarkEnd w:id="277"/>
      <w:r>
        <w:rPr>
          <w:rFonts w:ascii="Times New Roman" w:eastAsia="Times New Roman" w:hAnsi="Times New Roman" w:cs="Times New Roman"/>
        </w:rPr>
        <w:t xml:space="preserve"> </w:t>
      </w:r>
      <w:r>
        <w:rPr>
          <w:rFonts w:ascii="Times New Roman" w:eastAsia="Times New Roman" w:hAnsi="Times New Roman" w:cs="Times New Roman"/>
          <w:b/>
          <w:bCs/>
        </w:rPr>
        <w:t xml:space="preserve"> </w:t>
      </w:r>
    </w:p>
    <w:p w14:paraId="7FAC835F" w14:textId="77777777" w:rsidR="007D6E97" w:rsidRDefault="007D6E97">
      <w:pPr>
        <w:spacing w:line="360" w:lineRule="auto"/>
        <w:jc w:val="both"/>
        <w:rPr>
          <w:rFonts w:ascii="Times New Roman" w:eastAsia="Times New Roman" w:hAnsi="Times New Roman" w:cs="Times New Roman"/>
        </w:rPr>
      </w:pPr>
      <w:bookmarkStart w:id="278" w:name="_heading=h.7xd3nmung4f6" w:colFirst="0" w:colLast="0"/>
      <w:bookmarkEnd w:id="278"/>
    </w:p>
    <w:p w14:paraId="1838C4BB" w14:textId="77777777" w:rsidR="007D6E97" w:rsidRDefault="00B143B5">
      <w:pPr>
        <w:spacing w:after="120" w:line="360" w:lineRule="auto"/>
        <w:jc w:val="both"/>
        <w:rPr>
          <w:rFonts w:ascii="Times New Roman" w:eastAsia="Times New Roman" w:hAnsi="Times New Roman" w:cs="Times New Roman"/>
        </w:rPr>
      </w:pPr>
      <w:r>
        <w:rPr>
          <w:rFonts w:ascii="Times New Roman" w:eastAsia="Times New Roman" w:hAnsi="Times New Roman" w:cs="Times New Roman"/>
        </w:rPr>
        <w:t>En la Figura 6.39 se puede visualizar que el usuario inicia la recuperación autónoma desde la vista Recuperación de Contraseña ingresando su identificación de acceso. El sistema verifica internamente si la cuenta puede utilizar este mecanismo y entrega una respuesta genérica a la solicitud; cuando corresponde, genera un enlace de recuperación de un solo uso y vigencia limitada y gestiona su envío al correo asociado. Al utilizar el enlace, el sistema valida que continúe vigente y permite ingresar una nueva contraseña, verificando posteriormente sus condiciones de seguridad y reutilización. Si el enlace está vencido, ya fue utilizado o dejó de ser válido, solicita iniciar una nueva recuperación; si la contraseña propuesta no cumple las reglas establecidas, informa la situación y no actualiza la credencial.</w:t>
      </w:r>
    </w:p>
    <w:p w14:paraId="54DFFF17" w14:textId="77777777" w:rsidR="007D6E97" w:rsidRDefault="007D6E97">
      <w:pPr>
        <w:spacing w:after="200" w:line="360" w:lineRule="auto"/>
        <w:jc w:val="both"/>
        <w:rPr>
          <w:rFonts w:ascii="Times New Roman" w:eastAsia="Times New Roman" w:hAnsi="Times New Roman" w:cs="Times New Roman"/>
          <w:sz w:val="28"/>
          <w:szCs w:val="28"/>
        </w:rPr>
      </w:pPr>
    </w:p>
    <w:p w14:paraId="304A084C" w14:textId="1BE3A9C2" w:rsidR="007D6E97" w:rsidRDefault="005469AE" w:rsidP="005469AE">
      <w:pPr>
        <w:pStyle w:val="Descripcin"/>
        <w:rPr>
          <w:rFonts w:eastAsia="Times New Roman" w:cs="Times New Roman"/>
          <w:b w:val="0"/>
          <w:bCs w:val="0"/>
          <w:color w:val="4D4D4D"/>
          <w:szCs w:val="18"/>
        </w:rPr>
      </w:pPr>
      <w:bookmarkStart w:id="279" w:name="_Toc240236678"/>
      <w:r>
        <w:lastRenderedPageBreak/>
        <w:t xml:space="preserve">Figura </w:t>
      </w:r>
      <w:fldSimple w:instr=" STYLEREF 1 \s ">
        <w:r w:rsidR="00930693">
          <w:rPr>
            <w:noProof/>
          </w:rPr>
          <w:t>6</w:t>
        </w:r>
      </w:fldSimple>
      <w:r w:rsidR="00930693">
        <w:t>.</w:t>
      </w:r>
      <w:fldSimple w:instr=" SEQ Figura \* ARABIC \s 1 ">
        <w:r w:rsidR="00930693">
          <w:rPr>
            <w:noProof/>
          </w:rPr>
          <w:t>39</w:t>
        </w:r>
      </w:fldSimple>
      <w:r>
        <w:t xml:space="preserve"> </w:t>
      </w:r>
      <w:r>
        <w:rPr>
          <w:rFonts w:eastAsia="Times New Roman" w:cs="Times New Roman"/>
          <w:color w:val="4D4D4D"/>
          <w:szCs w:val="18"/>
        </w:rPr>
        <w:t>“DS-CU70 - Diagrama de secuencia: Recuperando contraseña por correo”.</w:t>
      </w:r>
      <w:bookmarkEnd w:id="279"/>
    </w:p>
    <w:p w14:paraId="232D1784" w14:textId="77777777" w:rsidR="007D6E97" w:rsidRDefault="00B143B5">
      <w:pPr>
        <w:spacing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1B8AEF11" wp14:editId="3C021EF1">
            <wp:extent cx="5971540" cy="3136900"/>
            <wp:effectExtent l="0" t="0" r="0" b="0"/>
            <wp:docPr id="2131285691"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96"/>
                    <a:srcRect/>
                    <a:stretch>
                      <a:fillRect/>
                    </a:stretch>
                  </pic:blipFill>
                  <pic:spPr>
                    <a:xfrm>
                      <a:off x="0" y="0"/>
                      <a:ext cx="5971540" cy="3136900"/>
                    </a:xfrm>
                    <a:prstGeom prst="rect">
                      <a:avLst/>
                    </a:prstGeom>
                    <a:ln/>
                  </pic:spPr>
                </pic:pic>
              </a:graphicData>
            </a:graphic>
          </wp:inline>
        </w:drawing>
      </w:r>
    </w:p>
    <w:p w14:paraId="13EBD682" w14:textId="77777777" w:rsidR="007D6E97" w:rsidRDefault="00B143B5" w:rsidP="00E95F63">
      <w:pPr>
        <w:pStyle w:val="Cita"/>
        <w:rPr>
          <w:rFonts w:eastAsia="Times New Roman" w:cs="Times New Roman"/>
          <w:i w:val="0"/>
          <w:iCs w:val="0"/>
          <w:szCs w:val="18"/>
        </w:rPr>
      </w:pPr>
      <w:r>
        <w:tab/>
      </w:r>
      <w:r>
        <w:tab/>
      </w:r>
      <w:r>
        <w:rPr>
          <w:rFonts w:eastAsia="Times New Roman" w:cs="Times New Roman"/>
        </w:rPr>
        <w:tab/>
      </w:r>
      <w:r>
        <w:rPr>
          <w:rFonts w:eastAsia="Times New Roman" w:cs="Times New Roman"/>
          <w:szCs w:val="18"/>
        </w:rPr>
        <w:t>Fuente: Elaborado por los estudiantes de acuerdo con el proyecto.</w:t>
      </w:r>
    </w:p>
    <w:p w14:paraId="5990EB81" w14:textId="77777777" w:rsidR="007D6E97" w:rsidRDefault="00B143B5">
      <w:pPr>
        <w:pStyle w:val="Ttulo2"/>
        <w:spacing w:line="360" w:lineRule="auto"/>
        <w:jc w:val="both"/>
        <w:rPr>
          <w:rFonts w:ascii="Times New Roman" w:eastAsia="Times New Roman" w:hAnsi="Times New Roman" w:cs="Times New Roman"/>
        </w:rPr>
      </w:pPr>
      <w:bookmarkStart w:id="280" w:name="_heading=h.rc5w6jpitspe" w:colFirst="0" w:colLast="0"/>
      <w:bookmarkStart w:id="281" w:name="_Toc240236450"/>
      <w:bookmarkEnd w:id="280"/>
      <w:r>
        <w:rPr>
          <w:rFonts w:ascii="Times New Roman" w:eastAsia="Times New Roman" w:hAnsi="Times New Roman" w:cs="Times New Roman"/>
        </w:rPr>
        <w:t>CU71 - Restableciendo contraseña de usuario</w:t>
      </w:r>
      <w:bookmarkEnd w:id="281"/>
      <w:r>
        <w:rPr>
          <w:rFonts w:ascii="Times New Roman" w:eastAsia="Times New Roman" w:hAnsi="Times New Roman" w:cs="Times New Roman"/>
        </w:rPr>
        <w:t xml:space="preserve">  </w:t>
      </w:r>
    </w:p>
    <w:p w14:paraId="228577E0" w14:textId="77777777" w:rsidR="007D6E97" w:rsidRDefault="007D6E97">
      <w:pPr>
        <w:spacing w:line="360" w:lineRule="auto"/>
        <w:jc w:val="both"/>
        <w:rPr>
          <w:rFonts w:ascii="Times New Roman" w:eastAsia="Times New Roman" w:hAnsi="Times New Roman" w:cs="Times New Roman"/>
        </w:rPr>
      </w:pPr>
      <w:bookmarkStart w:id="282" w:name="_heading=h.446g6wxvkaxc" w:colFirst="0" w:colLast="0"/>
      <w:bookmarkStart w:id="283" w:name="_heading=h.gega3g5q0sy1" w:colFirst="0" w:colLast="0"/>
      <w:bookmarkEnd w:id="282"/>
      <w:bookmarkEnd w:id="283"/>
    </w:p>
    <w:p w14:paraId="755483BE" w14:textId="77777777" w:rsidR="007D6E97" w:rsidRDefault="00B143B5">
      <w:pPr>
        <w:spacing w:after="120" w:line="360" w:lineRule="auto"/>
        <w:jc w:val="both"/>
        <w:rPr>
          <w:rFonts w:ascii="Times New Roman" w:eastAsia="Times New Roman" w:hAnsi="Times New Roman" w:cs="Times New Roman"/>
        </w:rPr>
      </w:pPr>
      <w:r>
        <w:rPr>
          <w:rFonts w:ascii="Times New Roman" w:eastAsia="Times New Roman" w:hAnsi="Times New Roman" w:cs="Times New Roman"/>
        </w:rPr>
        <w:t>En la Figura 6.40 se puede visualizar que el usuario inicia la recuperación autónoma desde la vista Recuperación de Contraseña ingresando su identificación de acceso. El sistema verifica internamente si la cuenta puede utilizar este mecanismo y entrega una respuesta genérica a la solicitud; cuando corresponde, genera un enlace de recuperación de un solo uso y vigencia limitada y gestiona su envío al correo asociado. Al utilizar el enlace, el sistema valida que continúe vigente y permite ingresar una nueva contraseña, verificando posteriormente sus condiciones de seguridad y reutilización. Si el enlace está vencido, ya fue utilizado o dejó de ser válido, solicita iniciar una nueva recuperación; si la contraseña propuesta no cumple las reglas establecidas, informa la situación y no actualiza la credencial.</w:t>
      </w:r>
    </w:p>
    <w:p w14:paraId="464F1924" w14:textId="77777777" w:rsidR="007D6E97" w:rsidRDefault="007D6E97">
      <w:pPr>
        <w:spacing w:after="200" w:line="360" w:lineRule="auto"/>
        <w:jc w:val="both"/>
        <w:rPr>
          <w:rFonts w:ascii="Times New Roman" w:eastAsia="Times New Roman" w:hAnsi="Times New Roman" w:cs="Times New Roman"/>
          <w:sz w:val="28"/>
          <w:szCs w:val="28"/>
        </w:rPr>
      </w:pPr>
    </w:p>
    <w:p w14:paraId="63846380" w14:textId="205B834C" w:rsidR="007D6E97" w:rsidRDefault="005469AE" w:rsidP="005469AE">
      <w:pPr>
        <w:pStyle w:val="Descripcin"/>
        <w:rPr>
          <w:rFonts w:eastAsia="Times New Roman" w:cs="Times New Roman"/>
          <w:b w:val="0"/>
          <w:bCs w:val="0"/>
          <w:color w:val="4D4D4D"/>
          <w:szCs w:val="18"/>
        </w:rPr>
      </w:pPr>
      <w:bookmarkStart w:id="284" w:name="_Toc240236679"/>
      <w:r>
        <w:t xml:space="preserve">Figura </w:t>
      </w:r>
      <w:fldSimple w:instr=" STYLEREF 1 \s ">
        <w:r w:rsidR="00930693">
          <w:rPr>
            <w:noProof/>
          </w:rPr>
          <w:t>6</w:t>
        </w:r>
      </w:fldSimple>
      <w:r w:rsidR="00930693">
        <w:t>.</w:t>
      </w:r>
      <w:fldSimple w:instr=" SEQ Figura \* ARABIC \s 1 ">
        <w:r w:rsidR="00930693">
          <w:rPr>
            <w:noProof/>
          </w:rPr>
          <w:t>40</w:t>
        </w:r>
      </w:fldSimple>
      <w:r>
        <w:t xml:space="preserve"> </w:t>
      </w:r>
      <w:r>
        <w:rPr>
          <w:rFonts w:eastAsia="Times New Roman" w:cs="Times New Roman"/>
          <w:color w:val="4D4D4D"/>
          <w:szCs w:val="18"/>
        </w:rPr>
        <w:t>“DS-CU71 - Diagrama de secuencia: Restableciendo contraseña de usuario”.</w:t>
      </w:r>
      <w:bookmarkEnd w:id="284"/>
    </w:p>
    <w:p w14:paraId="68EA1524" w14:textId="77777777" w:rsidR="007D6E97" w:rsidRDefault="00B143B5">
      <w:pPr>
        <w:spacing w:line="360" w:lineRule="auto"/>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3869CD22" wp14:editId="4DEF5310">
            <wp:extent cx="5971540" cy="2959100"/>
            <wp:effectExtent l="0" t="0" r="0" b="0"/>
            <wp:docPr id="2131285705"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97"/>
                    <a:srcRect/>
                    <a:stretch>
                      <a:fillRect/>
                    </a:stretch>
                  </pic:blipFill>
                  <pic:spPr>
                    <a:xfrm>
                      <a:off x="0" y="0"/>
                      <a:ext cx="5971540" cy="2959100"/>
                    </a:xfrm>
                    <a:prstGeom prst="rect">
                      <a:avLst/>
                    </a:prstGeom>
                    <a:ln/>
                  </pic:spPr>
                </pic:pic>
              </a:graphicData>
            </a:graphic>
          </wp:inline>
        </w:drawing>
      </w:r>
    </w:p>
    <w:p w14:paraId="7739F8A4" w14:textId="77777777" w:rsidR="007D6E97" w:rsidRDefault="00B143B5" w:rsidP="00E95F63">
      <w:pPr>
        <w:pStyle w:val="Cita"/>
        <w:rPr>
          <w:rFonts w:eastAsia="Times New Roman" w:cs="Times New Roman"/>
          <w:i w:val="0"/>
          <w:iCs w:val="0"/>
          <w:szCs w:val="18"/>
        </w:rPr>
      </w:pPr>
      <w:r>
        <w:tab/>
      </w:r>
      <w:r>
        <w:tab/>
      </w:r>
      <w:r>
        <w:tab/>
      </w:r>
      <w:r>
        <w:rPr>
          <w:rFonts w:eastAsia="Times New Roman" w:cs="Times New Roman"/>
          <w:szCs w:val="18"/>
        </w:rPr>
        <w:t>Fuente: Elaborado por los estudiantes de acuerdo con el proyecto.</w:t>
      </w:r>
    </w:p>
    <w:p w14:paraId="0604A15F" w14:textId="77777777" w:rsidR="007D6E97" w:rsidRDefault="00B143B5">
      <w:pPr>
        <w:pStyle w:val="Ttulo2"/>
        <w:spacing w:line="360" w:lineRule="auto"/>
        <w:jc w:val="both"/>
        <w:rPr>
          <w:rFonts w:ascii="Times New Roman" w:eastAsia="Times New Roman" w:hAnsi="Times New Roman" w:cs="Times New Roman"/>
          <w:b/>
          <w:bCs/>
        </w:rPr>
      </w:pPr>
      <w:bookmarkStart w:id="285" w:name="_heading=h.851wjfvwize6" w:colFirst="0" w:colLast="0"/>
      <w:bookmarkStart w:id="286" w:name="_Toc240236451"/>
      <w:bookmarkEnd w:id="285"/>
      <w:r>
        <w:rPr>
          <w:rFonts w:ascii="Times New Roman" w:eastAsia="Times New Roman" w:hAnsi="Times New Roman" w:cs="Times New Roman"/>
        </w:rPr>
        <w:t>CU72 - Desbloqueando cuenta de usuario</w:t>
      </w:r>
      <w:bookmarkEnd w:id="286"/>
      <w:r>
        <w:rPr>
          <w:rFonts w:ascii="Times New Roman" w:eastAsia="Times New Roman" w:hAnsi="Times New Roman" w:cs="Times New Roman"/>
        </w:rPr>
        <w:t xml:space="preserve"> </w:t>
      </w:r>
    </w:p>
    <w:p w14:paraId="45E14A79" w14:textId="77777777" w:rsidR="007D6E97" w:rsidRDefault="007D6E97">
      <w:pPr>
        <w:spacing w:line="360" w:lineRule="auto"/>
        <w:jc w:val="both"/>
        <w:rPr>
          <w:rFonts w:ascii="Times New Roman" w:eastAsia="Times New Roman" w:hAnsi="Times New Roman" w:cs="Times New Roman"/>
        </w:rPr>
      </w:pPr>
      <w:bookmarkStart w:id="287" w:name="_heading=h.rvcmha17qg8i" w:colFirst="0" w:colLast="0"/>
      <w:bookmarkEnd w:id="287"/>
    </w:p>
    <w:p w14:paraId="6EF2D46D" w14:textId="77777777" w:rsidR="007D6E97" w:rsidRDefault="00B143B5">
      <w:pPr>
        <w:spacing w:after="120" w:line="360" w:lineRule="auto"/>
        <w:jc w:val="both"/>
        <w:rPr>
          <w:rFonts w:ascii="Times New Roman" w:eastAsia="Times New Roman" w:hAnsi="Times New Roman" w:cs="Times New Roman"/>
        </w:rPr>
      </w:pPr>
      <w:r>
        <w:rPr>
          <w:rFonts w:ascii="Times New Roman" w:eastAsia="Times New Roman" w:hAnsi="Times New Roman" w:cs="Times New Roman"/>
        </w:rPr>
        <w:t>En la Figura 6.41 se puede visualizar que el usuario autorizado de Gerencia selecciona desde Gestión de Usuarios una cuenta con bloqueo persistente y solicita su desbloqueo. El sistema recupera su estado, tipo de bloqueo y contadores de seguridad y verifica que la cuenta se encuentre habilitada para utilizar este procedimiento. Una vez confirmada la operación, elimina el bloqueo persistente, reinicia los contadores de seguridad, invalida las credenciales temporales anteriores que correspondan y genera una nueva contraseña temporal para que el titular pueda recuperar el acceso. Si la cuenta seleccionada no cumple las condiciones necesarias para el desbloqueo administrativo, el sistema rechaza la operación, informa la situación al usuario y mantiene sin modificaciones el estado de seguridad de la cuenta.</w:t>
      </w:r>
    </w:p>
    <w:p w14:paraId="74CC5CF2" w14:textId="77777777" w:rsidR="007D6E97" w:rsidRDefault="007D6E97">
      <w:pPr>
        <w:spacing w:after="200" w:line="360" w:lineRule="auto"/>
        <w:jc w:val="both"/>
        <w:rPr>
          <w:rFonts w:ascii="Times New Roman" w:eastAsia="Times New Roman" w:hAnsi="Times New Roman" w:cs="Times New Roman"/>
          <w:sz w:val="28"/>
          <w:szCs w:val="28"/>
        </w:rPr>
      </w:pPr>
    </w:p>
    <w:p w14:paraId="3B58935F" w14:textId="44F887CD" w:rsidR="005469AE" w:rsidRDefault="005469AE" w:rsidP="005469AE">
      <w:pPr>
        <w:pStyle w:val="Descripcin"/>
        <w:keepNext/>
      </w:pPr>
      <w:bookmarkStart w:id="288" w:name="_Toc240236680"/>
      <w:r>
        <w:lastRenderedPageBreak/>
        <w:t xml:space="preserve">Figura </w:t>
      </w:r>
      <w:fldSimple w:instr=" STYLEREF 1 \s ">
        <w:r w:rsidR="00930693">
          <w:rPr>
            <w:noProof/>
          </w:rPr>
          <w:t>6</w:t>
        </w:r>
      </w:fldSimple>
      <w:r w:rsidR="00930693">
        <w:t>.</w:t>
      </w:r>
      <w:fldSimple w:instr=" SEQ Figura \* ARABIC \s 1 ">
        <w:r w:rsidR="00930693">
          <w:rPr>
            <w:noProof/>
          </w:rPr>
          <w:t>41</w:t>
        </w:r>
      </w:fldSimple>
      <w:r>
        <w:t xml:space="preserve"> </w:t>
      </w:r>
      <w:r w:rsidRPr="002E5B1E">
        <w:t>“DS-CU72 - Diagrama de secuencia: Desbloqueando cuenta de usuario”.</w:t>
      </w:r>
      <w:bookmarkEnd w:id="288"/>
    </w:p>
    <w:p w14:paraId="0116A730" w14:textId="77777777" w:rsidR="007D6E97" w:rsidRDefault="00B143B5">
      <w:pPr>
        <w:spacing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152721D" wp14:editId="02F0B28F">
            <wp:extent cx="5971540" cy="3378200"/>
            <wp:effectExtent l="0" t="0" r="0" b="0"/>
            <wp:docPr id="2131285618"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98"/>
                    <a:srcRect/>
                    <a:stretch>
                      <a:fillRect/>
                    </a:stretch>
                  </pic:blipFill>
                  <pic:spPr>
                    <a:xfrm>
                      <a:off x="0" y="0"/>
                      <a:ext cx="5971540" cy="3378200"/>
                    </a:xfrm>
                    <a:prstGeom prst="rect">
                      <a:avLst/>
                    </a:prstGeom>
                    <a:ln/>
                  </pic:spPr>
                </pic:pic>
              </a:graphicData>
            </a:graphic>
          </wp:inline>
        </w:drawing>
      </w:r>
    </w:p>
    <w:p w14:paraId="5D1896E1" w14:textId="77777777" w:rsidR="007D6E97" w:rsidRDefault="00B143B5" w:rsidP="00E95F63">
      <w:pPr>
        <w:pStyle w:val="Cita"/>
        <w:rPr>
          <w:rFonts w:eastAsia="Times New Roman" w:cs="Times New Roman"/>
          <w:i w:val="0"/>
          <w:iCs w:val="0"/>
          <w:szCs w:val="18"/>
        </w:rPr>
      </w:pPr>
      <w:r>
        <w:tab/>
      </w:r>
      <w:r>
        <w:tab/>
      </w:r>
      <w:r>
        <w:tab/>
      </w:r>
      <w:r>
        <w:rPr>
          <w:rFonts w:eastAsia="Times New Roman" w:cs="Times New Roman"/>
          <w:szCs w:val="18"/>
        </w:rPr>
        <w:t>Fuente: Elaborado por los estudiantes de acuerdo con el proyecto.</w:t>
      </w:r>
    </w:p>
    <w:p w14:paraId="136129A8" w14:textId="77777777" w:rsidR="007D6E97" w:rsidRDefault="00B143B5">
      <w:pPr>
        <w:pStyle w:val="Ttulo2"/>
        <w:spacing w:line="360" w:lineRule="auto"/>
        <w:jc w:val="both"/>
        <w:rPr>
          <w:rFonts w:ascii="Times New Roman" w:eastAsia="Times New Roman" w:hAnsi="Times New Roman" w:cs="Times New Roman"/>
          <w:b/>
          <w:bCs/>
        </w:rPr>
      </w:pPr>
      <w:bookmarkStart w:id="289" w:name="_heading=h.fz2e5elrexom" w:colFirst="0" w:colLast="0"/>
      <w:bookmarkStart w:id="290" w:name="_Toc240236452"/>
      <w:bookmarkEnd w:id="289"/>
      <w:r>
        <w:rPr>
          <w:rFonts w:ascii="Times New Roman" w:eastAsia="Times New Roman" w:hAnsi="Times New Roman" w:cs="Times New Roman"/>
        </w:rPr>
        <w:t>CU73 - Consultando sesiones de usuarios</w:t>
      </w:r>
      <w:bookmarkEnd w:id="290"/>
      <w:r>
        <w:rPr>
          <w:rFonts w:ascii="Times New Roman" w:eastAsia="Times New Roman" w:hAnsi="Times New Roman" w:cs="Times New Roman"/>
        </w:rPr>
        <w:t xml:space="preserve"> </w:t>
      </w:r>
    </w:p>
    <w:p w14:paraId="360C7953" w14:textId="77777777" w:rsidR="007D6E97" w:rsidRDefault="007D6E97">
      <w:pPr>
        <w:spacing w:line="360" w:lineRule="auto"/>
        <w:jc w:val="both"/>
        <w:rPr>
          <w:rFonts w:ascii="Times New Roman" w:eastAsia="Times New Roman" w:hAnsi="Times New Roman" w:cs="Times New Roman"/>
        </w:rPr>
      </w:pPr>
      <w:bookmarkStart w:id="291" w:name="_heading=h.pjpulxnyo7f7" w:colFirst="0" w:colLast="0"/>
      <w:bookmarkEnd w:id="291"/>
    </w:p>
    <w:p w14:paraId="179745F6" w14:textId="77777777" w:rsidR="007D6E97" w:rsidRDefault="00B143B5">
      <w:pPr>
        <w:spacing w:after="120" w:line="360" w:lineRule="auto"/>
        <w:jc w:val="both"/>
        <w:rPr>
          <w:rFonts w:ascii="Times New Roman" w:eastAsia="Times New Roman" w:hAnsi="Times New Roman" w:cs="Times New Roman"/>
        </w:rPr>
      </w:pPr>
      <w:r>
        <w:rPr>
          <w:rFonts w:ascii="Times New Roman" w:eastAsia="Times New Roman" w:hAnsi="Times New Roman" w:cs="Times New Roman"/>
        </w:rPr>
        <w:t>En la Figura 6.42 se puede visualizar que el usuario autorizado de Gerencia accede a Gestión de Sesiones para consultar el estado de las sesiones asociadas a las cuentas registradas. El sistema recupera las cuentas y la información de sesión disponible conforme al nivel de autorización del usuario y presenta el listado correspondiente. Posteriormente, el usuario selecciona una cuenta específica y el sistema consulta su información de sesión, mostrando los antecedentes que se encuentren habilitados para visualización y, cuando exista una sesión activa, los datos disponibles de dicha sesión. La operación se realiza exclusivamente en modo de consulta, por lo que no modifica ni invalida sesiones ni altera el estado de las cuentas. Este caso de uso no presenta excepciones funcionales registradas.</w:t>
      </w:r>
    </w:p>
    <w:p w14:paraId="2163BBEC" w14:textId="77777777" w:rsidR="007D6E97" w:rsidRDefault="007D6E97">
      <w:pPr>
        <w:spacing w:after="200" w:line="360" w:lineRule="auto"/>
        <w:jc w:val="both"/>
        <w:rPr>
          <w:rFonts w:ascii="Times New Roman" w:eastAsia="Times New Roman" w:hAnsi="Times New Roman" w:cs="Times New Roman"/>
          <w:sz w:val="28"/>
          <w:szCs w:val="28"/>
        </w:rPr>
      </w:pPr>
    </w:p>
    <w:p w14:paraId="5D43504F" w14:textId="3990E9E4" w:rsidR="005469AE" w:rsidRDefault="005469AE" w:rsidP="005469AE">
      <w:pPr>
        <w:pStyle w:val="Descripcin"/>
      </w:pPr>
      <w:bookmarkStart w:id="292" w:name="_Toc240236681"/>
      <w:r>
        <w:t xml:space="preserve">Figura </w:t>
      </w:r>
      <w:fldSimple w:instr=" STYLEREF 1 \s ">
        <w:r w:rsidR="00930693">
          <w:rPr>
            <w:noProof/>
          </w:rPr>
          <w:t>6</w:t>
        </w:r>
      </w:fldSimple>
      <w:r w:rsidR="00930693">
        <w:t>.</w:t>
      </w:r>
      <w:fldSimple w:instr=" SEQ Figura \* ARABIC \s 1 ">
        <w:r w:rsidR="00930693">
          <w:rPr>
            <w:noProof/>
          </w:rPr>
          <w:t>42</w:t>
        </w:r>
      </w:fldSimple>
      <w:r>
        <w:t xml:space="preserve"> </w:t>
      </w:r>
      <w:r w:rsidRPr="009A66AE">
        <w:t>“DS-CU58 - Diagrama de secuencia: Consultando sesiones de usuarios”.</w:t>
      </w:r>
      <w:bookmarkEnd w:id="292"/>
    </w:p>
    <w:p w14:paraId="2E7BF476" w14:textId="77777777" w:rsidR="005469AE" w:rsidRPr="005469AE" w:rsidRDefault="005469AE" w:rsidP="005469AE"/>
    <w:p w14:paraId="7B6B096A" w14:textId="77777777" w:rsidR="007D6E97" w:rsidRDefault="00B143B5">
      <w:pPr>
        <w:spacing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6FEBA57" wp14:editId="553F83C2">
            <wp:extent cx="5971540" cy="2286000"/>
            <wp:effectExtent l="0" t="0" r="0" b="0"/>
            <wp:docPr id="2131285696" name="image124.png"/>
            <wp:cNvGraphicFramePr/>
            <a:graphic xmlns:a="http://schemas.openxmlformats.org/drawingml/2006/main">
              <a:graphicData uri="http://schemas.openxmlformats.org/drawingml/2006/picture">
                <pic:pic xmlns:pic="http://schemas.openxmlformats.org/drawingml/2006/picture">
                  <pic:nvPicPr>
                    <pic:cNvPr id="0" name="image124.png"/>
                    <pic:cNvPicPr preferRelativeResize="0"/>
                  </pic:nvPicPr>
                  <pic:blipFill>
                    <a:blip r:embed="rId99"/>
                    <a:srcRect/>
                    <a:stretch>
                      <a:fillRect/>
                    </a:stretch>
                  </pic:blipFill>
                  <pic:spPr>
                    <a:xfrm>
                      <a:off x="0" y="0"/>
                      <a:ext cx="5971540" cy="2286000"/>
                    </a:xfrm>
                    <a:prstGeom prst="rect">
                      <a:avLst/>
                    </a:prstGeom>
                    <a:ln/>
                  </pic:spPr>
                </pic:pic>
              </a:graphicData>
            </a:graphic>
          </wp:inline>
        </w:drawing>
      </w:r>
    </w:p>
    <w:p w14:paraId="54552B61" w14:textId="77777777" w:rsidR="007D6E97" w:rsidRDefault="00B143B5" w:rsidP="00E95F63">
      <w:pPr>
        <w:pStyle w:val="Cita"/>
        <w:rPr>
          <w:rFonts w:eastAsia="Times New Roman" w:cs="Times New Roman"/>
          <w:i w:val="0"/>
          <w:iCs w:val="0"/>
          <w:szCs w:val="18"/>
        </w:rPr>
      </w:pPr>
      <w:r>
        <w:tab/>
      </w:r>
      <w:r>
        <w:tab/>
      </w:r>
      <w:r>
        <w:tab/>
      </w:r>
      <w:r>
        <w:rPr>
          <w:rFonts w:eastAsia="Times New Roman" w:cs="Times New Roman"/>
          <w:szCs w:val="18"/>
        </w:rPr>
        <w:t>Fuente: Elaborado por los estudiantes de acuerdo con el proyecto.</w:t>
      </w:r>
    </w:p>
    <w:p w14:paraId="626E1C73" w14:textId="77777777" w:rsidR="007D6E97" w:rsidRDefault="00B143B5">
      <w:pPr>
        <w:pStyle w:val="Ttulo2"/>
        <w:spacing w:line="360" w:lineRule="auto"/>
        <w:jc w:val="both"/>
        <w:rPr>
          <w:rFonts w:ascii="Times New Roman" w:eastAsia="Times New Roman" w:hAnsi="Times New Roman" w:cs="Times New Roman"/>
        </w:rPr>
      </w:pPr>
      <w:bookmarkStart w:id="293" w:name="_heading=h.r1ld8p2csnr4" w:colFirst="0" w:colLast="0"/>
      <w:bookmarkStart w:id="294" w:name="_Toc240236453"/>
      <w:bookmarkEnd w:id="293"/>
      <w:r>
        <w:rPr>
          <w:rFonts w:ascii="Times New Roman" w:eastAsia="Times New Roman" w:hAnsi="Times New Roman" w:cs="Times New Roman"/>
        </w:rPr>
        <w:t>CU74 - Cerrando administrativamente sesión de usuario</w:t>
      </w:r>
      <w:bookmarkEnd w:id="294"/>
      <w:r>
        <w:rPr>
          <w:rFonts w:ascii="Times New Roman" w:eastAsia="Times New Roman" w:hAnsi="Times New Roman" w:cs="Times New Roman"/>
        </w:rPr>
        <w:t xml:space="preserve"> </w:t>
      </w:r>
    </w:p>
    <w:p w14:paraId="635D2D5D" w14:textId="77777777" w:rsidR="007D6E97" w:rsidRDefault="007D6E97">
      <w:pPr>
        <w:spacing w:line="360" w:lineRule="auto"/>
        <w:jc w:val="both"/>
        <w:rPr>
          <w:rFonts w:ascii="Times New Roman" w:eastAsia="Times New Roman" w:hAnsi="Times New Roman" w:cs="Times New Roman"/>
        </w:rPr>
      </w:pPr>
      <w:bookmarkStart w:id="295" w:name="_heading=h.wzv9d18ksi2n" w:colFirst="0" w:colLast="0"/>
      <w:bookmarkEnd w:id="295"/>
    </w:p>
    <w:p w14:paraId="08A22EEB" w14:textId="77777777" w:rsidR="007D6E97" w:rsidRDefault="00B143B5">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La Figura 6.43 muestra que el usuario autorizado de Gerencia accede a Gestión de Sesiones, selecciona una cuenta que mantiene una sesión activa y solicita su cierre administrativo. El sistema recupera los antecedentes de la cuenta y de la sesión seleccionada y verifica que el usuario solicitante se encuentre autorizado para efectuar el cierre. Si la validación es satisfactoria, solicita confirmación y, una vez aceptada la operación, invalida la sesión seleccionada y notifica que el cierre fue realizado correctamente. Como resultado, dicha sesión deja de permitir operaciones y la cuenta deberá iniciar una nueva sesión para volver a acceder al sistema. Si las restricciones aplicables impiden que el usuario solicitante cierre la sesión seleccionada, el sistema rechaza la operación, informa la situación y mantiene la sesión activa sin modificaciones.</w:t>
      </w:r>
    </w:p>
    <w:p w14:paraId="50EE9096" w14:textId="77777777" w:rsidR="007D6E97" w:rsidRDefault="007D6E97">
      <w:pPr>
        <w:spacing w:after="200" w:line="360" w:lineRule="auto"/>
        <w:jc w:val="both"/>
        <w:rPr>
          <w:rFonts w:ascii="Times New Roman" w:eastAsia="Times New Roman" w:hAnsi="Times New Roman" w:cs="Times New Roman"/>
          <w:sz w:val="28"/>
          <w:szCs w:val="28"/>
        </w:rPr>
      </w:pPr>
    </w:p>
    <w:p w14:paraId="6B2DB291" w14:textId="70B9C168" w:rsidR="007D6E97" w:rsidRDefault="005469AE" w:rsidP="005469AE">
      <w:pPr>
        <w:pStyle w:val="Descripcin"/>
        <w:rPr>
          <w:rFonts w:eastAsia="Times New Roman" w:cs="Times New Roman"/>
          <w:b w:val="0"/>
          <w:bCs w:val="0"/>
          <w:color w:val="4D4D4D"/>
          <w:szCs w:val="18"/>
        </w:rPr>
      </w:pPr>
      <w:bookmarkStart w:id="296" w:name="_heading=h.uz5oftbhdodx" w:colFirst="0" w:colLast="0"/>
      <w:bookmarkStart w:id="297" w:name="_Toc240236682"/>
      <w:bookmarkEnd w:id="296"/>
      <w:r>
        <w:t xml:space="preserve">Figura </w:t>
      </w:r>
      <w:fldSimple w:instr=" STYLEREF 1 \s ">
        <w:r w:rsidR="00930693">
          <w:rPr>
            <w:noProof/>
          </w:rPr>
          <w:t>6</w:t>
        </w:r>
      </w:fldSimple>
      <w:r w:rsidR="00930693">
        <w:t>.</w:t>
      </w:r>
      <w:fldSimple w:instr=" SEQ Figura \* ARABIC \s 1 ">
        <w:r w:rsidR="00930693">
          <w:rPr>
            <w:noProof/>
          </w:rPr>
          <w:t>43</w:t>
        </w:r>
      </w:fldSimple>
      <w:r>
        <w:t xml:space="preserve"> </w:t>
      </w:r>
      <w:r>
        <w:rPr>
          <w:rFonts w:eastAsia="Times New Roman" w:cs="Times New Roman"/>
          <w:color w:val="4D4D4D"/>
          <w:szCs w:val="18"/>
        </w:rPr>
        <w:t>“DS-CU74 - Diagrama de secuencia: Cerrando administrativamente sesión de usuario”.</w:t>
      </w:r>
      <w:bookmarkEnd w:id="297"/>
    </w:p>
    <w:p w14:paraId="532849FA" w14:textId="77777777" w:rsidR="007D6E97" w:rsidRDefault="00B143B5">
      <w:pPr>
        <w:spacing w:line="360" w:lineRule="auto"/>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00AE8664" wp14:editId="426666CC">
            <wp:extent cx="5971540" cy="2768600"/>
            <wp:effectExtent l="0" t="0" r="0" b="0"/>
            <wp:docPr id="2131285619"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100"/>
                    <a:srcRect/>
                    <a:stretch>
                      <a:fillRect/>
                    </a:stretch>
                  </pic:blipFill>
                  <pic:spPr>
                    <a:xfrm>
                      <a:off x="0" y="0"/>
                      <a:ext cx="5971540" cy="2768600"/>
                    </a:xfrm>
                    <a:prstGeom prst="rect">
                      <a:avLst/>
                    </a:prstGeom>
                    <a:ln/>
                  </pic:spPr>
                </pic:pic>
              </a:graphicData>
            </a:graphic>
          </wp:inline>
        </w:drawing>
      </w:r>
    </w:p>
    <w:p w14:paraId="4BAAEBD6" w14:textId="77777777" w:rsidR="007D6E97" w:rsidRDefault="00B143B5" w:rsidP="00E95F63">
      <w:pPr>
        <w:pStyle w:val="Cita"/>
        <w:rPr>
          <w:rFonts w:eastAsia="Times New Roman" w:cs="Times New Roman"/>
          <w:i w:val="0"/>
          <w:iCs w:val="0"/>
          <w:szCs w:val="18"/>
        </w:rPr>
      </w:pPr>
      <w:r>
        <w:tab/>
      </w:r>
      <w:r>
        <w:tab/>
      </w:r>
      <w:r>
        <w:tab/>
      </w:r>
      <w:r>
        <w:rPr>
          <w:rFonts w:eastAsia="Times New Roman" w:cs="Times New Roman"/>
          <w:szCs w:val="18"/>
        </w:rPr>
        <w:t>Fuente: Elaborado por los estudiantes de acuerdo con el proyecto.</w:t>
      </w:r>
    </w:p>
    <w:p w14:paraId="585DDB1B" w14:textId="77777777" w:rsidR="00002A2D" w:rsidRDefault="00002A2D" w:rsidP="00002A2D"/>
    <w:p w14:paraId="06D73140" w14:textId="77777777" w:rsidR="00002A2D" w:rsidRDefault="00002A2D" w:rsidP="00002A2D"/>
    <w:p w14:paraId="11232C6E" w14:textId="77777777" w:rsidR="00002A2D" w:rsidRDefault="00002A2D" w:rsidP="00002A2D"/>
    <w:p w14:paraId="0D07141E" w14:textId="77777777" w:rsidR="00002A2D" w:rsidRDefault="00002A2D" w:rsidP="00002A2D"/>
    <w:p w14:paraId="5E63CF2F" w14:textId="77777777" w:rsidR="00002A2D" w:rsidRDefault="00002A2D" w:rsidP="00002A2D"/>
    <w:p w14:paraId="2391B0C0" w14:textId="77777777" w:rsidR="00002A2D" w:rsidRDefault="00002A2D" w:rsidP="00002A2D"/>
    <w:p w14:paraId="6ED9D772" w14:textId="77777777" w:rsidR="00002A2D" w:rsidRDefault="00002A2D" w:rsidP="00002A2D"/>
    <w:p w14:paraId="2ED0135C" w14:textId="77777777" w:rsidR="00002A2D" w:rsidRDefault="00002A2D" w:rsidP="00002A2D"/>
    <w:p w14:paraId="70094FCD" w14:textId="77777777" w:rsidR="00002A2D" w:rsidRDefault="00002A2D" w:rsidP="00002A2D"/>
    <w:p w14:paraId="3B3A88CA" w14:textId="77777777" w:rsidR="00002A2D" w:rsidRDefault="00002A2D" w:rsidP="00002A2D"/>
    <w:p w14:paraId="0FFE4426" w14:textId="77777777" w:rsidR="00002A2D" w:rsidRDefault="00002A2D" w:rsidP="00002A2D"/>
    <w:p w14:paraId="30593CC9" w14:textId="77777777" w:rsidR="00002A2D" w:rsidRDefault="00002A2D" w:rsidP="00002A2D"/>
    <w:p w14:paraId="7709DF0B" w14:textId="77777777" w:rsidR="00002A2D" w:rsidRDefault="00002A2D" w:rsidP="00002A2D"/>
    <w:p w14:paraId="6EF49C59" w14:textId="77777777" w:rsidR="00002A2D" w:rsidRPr="00002A2D" w:rsidRDefault="00002A2D" w:rsidP="00002A2D"/>
    <w:p w14:paraId="77265FC8" w14:textId="77777777" w:rsidR="007D6E97" w:rsidRDefault="00B143B5">
      <w:pPr>
        <w:pStyle w:val="Ttulo1"/>
        <w:numPr>
          <w:ilvl w:val="0"/>
          <w:numId w:val="2"/>
        </w:numPr>
        <w:spacing w:line="360" w:lineRule="auto"/>
        <w:rPr>
          <w:rFonts w:ascii="Times New Roman" w:eastAsia="Times New Roman" w:hAnsi="Times New Roman" w:cs="Times New Roman"/>
        </w:rPr>
      </w:pPr>
      <w:bookmarkStart w:id="298" w:name="_Toc240236454"/>
      <w:r>
        <w:rPr>
          <w:rFonts w:ascii="Times New Roman" w:eastAsia="Times New Roman" w:hAnsi="Times New Roman" w:cs="Times New Roman"/>
        </w:rPr>
        <w:lastRenderedPageBreak/>
        <w:t>Árbol de Navegación</w:t>
      </w:r>
      <w:bookmarkEnd w:id="298"/>
    </w:p>
    <w:p w14:paraId="16358334" w14:textId="77777777" w:rsidR="007D6E97" w:rsidRDefault="007D6E97">
      <w:pPr>
        <w:spacing w:line="360" w:lineRule="auto"/>
      </w:pPr>
    </w:p>
    <w:p w14:paraId="1DF72BFF" w14:textId="77777777" w:rsidR="007D6E97" w:rsidRDefault="00B143B5">
      <w:pPr>
        <w:spacing w:after="0" w:line="360" w:lineRule="auto"/>
        <w:rPr>
          <w:rFonts w:ascii="Times New Roman" w:eastAsia="Times New Roman" w:hAnsi="Times New Roman" w:cs="Times New Roman"/>
        </w:rPr>
      </w:pPr>
      <w:r>
        <w:rPr>
          <w:rFonts w:ascii="Times New Roman" w:eastAsia="Times New Roman" w:hAnsi="Times New Roman" w:cs="Times New Roman"/>
        </w:rPr>
        <w:t>El Árbol de Navegación muestra la organización visual de las distintas áreas del sistema y permite observar cómo se distribuyen las Vistas y las funcionalidades disponibles para el usuario. Su propósito es mostrar los espacios desde los cuales se accede a las funciones definidas para los módulos del sistema y facilitar la comprensión de la navegación entre sus principales contextos de interacción.</w:t>
      </w:r>
    </w:p>
    <w:p w14:paraId="2E5FA1C4" w14:textId="77777777" w:rsidR="007D6E97" w:rsidRDefault="007D6E97">
      <w:pPr>
        <w:spacing w:after="0" w:line="360" w:lineRule="auto"/>
        <w:rPr>
          <w:rFonts w:ascii="Times New Roman" w:eastAsia="Times New Roman" w:hAnsi="Times New Roman" w:cs="Times New Roman"/>
        </w:rPr>
      </w:pPr>
    </w:p>
    <w:p w14:paraId="25CDA4A9" w14:textId="77777777" w:rsidR="007D6E97" w:rsidRDefault="00B143B5">
      <w:pPr>
        <w:spacing w:after="0" w:line="360" w:lineRule="auto"/>
        <w:rPr>
          <w:rFonts w:ascii="Times New Roman" w:eastAsia="Times New Roman" w:hAnsi="Times New Roman" w:cs="Times New Roman"/>
        </w:rPr>
      </w:pPr>
      <w:r>
        <w:rPr>
          <w:rFonts w:ascii="Times New Roman" w:eastAsia="Times New Roman" w:hAnsi="Times New Roman" w:cs="Times New Roman"/>
        </w:rPr>
        <w:t>Para su representación se mantiene la clasificación validada de Vistas y funcionalidades. Las Vistas corresponden a los espacios visuales desde los cuales el usuario consulta información o realiza determinadas acciones y se representan en color naranja. Las funcionalidades corresponden a las operaciones que pueden ejecutarse dentro de estas Vistas, como registrar, consultar, buscar, filtrar, modificar o realizar acciones específicas, y se representan en color gris. De esta forma, una funcionalidad no constituye necesariamente una pantalla independiente, sino que puede formar parte de una Vista que reúne varias operaciones relacionadas.</w:t>
      </w:r>
    </w:p>
    <w:p w14:paraId="5D32B3AC" w14:textId="77777777" w:rsidR="007D6E97" w:rsidRDefault="007D6E97">
      <w:pPr>
        <w:spacing w:after="0" w:line="360" w:lineRule="auto"/>
        <w:rPr>
          <w:rFonts w:ascii="Times New Roman" w:eastAsia="Times New Roman" w:hAnsi="Times New Roman" w:cs="Times New Roman"/>
        </w:rPr>
      </w:pPr>
    </w:p>
    <w:p w14:paraId="7D23A3E0" w14:textId="77777777" w:rsidR="007D6E97" w:rsidRDefault="00B143B5">
      <w:pPr>
        <w:spacing w:after="0" w:line="360" w:lineRule="auto"/>
        <w:rPr>
          <w:rFonts w:ascii="Times New Roman" w:eastAsia="Times New Roman" w:hAnsi="Times New Roman" w:cs="Times New Roman"/>
        </w:rPr>
      </w:pPr>
      <w:r>
        <w:rPr>
          <w:rFonts w:ascii="Times New Roman" w:eastAsia="Times New Roman" w:hAnsi="Times New Roman" w:cs="Times New Roman"/>
        </w:rPr>
        <w:t>El Árbol de Navegación utilizado en el Informe del Incremento 2 presenta el estado acumulado alcanzado con las funcionalidades correspondientes al Incremento 1 y al Incremento 2. Por esta razón, incorpora las Vistas y funcionalidades previamente consideradas junto con las agregadas durante el segundo incremento, manteniendo la estructura definida para los módulos Integración y Ficha de Clientes; Cotizaciones y Notas de Venta; Pagos y Recaudación; y Usuarios, Seguridad y Permisos.</w:t>
      </w:r>
    </w:p>
    <w:p w14:paraId="5B52B2C6" w14:textId="77777777" w:rsidR="007D6E97" w:rsidRDefault="007D6E97">
      <w:pPr>
        <w:spacing w:after="0" w:line="360" w:lineRule="auto"/>
        <w:rPr>
          <w:rFonts w:ascii="Times New Roman" w:eastAsia="Times New Roman" w:hAnsi="Times New Roman" w:cs="Times New Roman"/>
        </w:rPr>
      </w:pPr>
    </w:p>
    <w:p w14:paraId="0EA12D13" w14:textId="77777777" w:rsidR="007D6E97" w:rsidRDefault="00B143B5">
      <w:pPr>
        <w:spacing w:after="0" w:line="360" w:lineRule="auto"/>
        <w:rPr>
          <w:rFonts w:ascii="Times New Roman" w:eastAsia="Times New Roman" w:hAnsi="Times New Roman" w:cs="Times New Roman"/>
        </w:rPr>
      </w:pPr>
      <w:r>
        <w:rPr>
          <w:rFonts w:ascii="Times New Roman" w:eastAsia="Times New Roman" w:hAnsi="Times New Roman" w:cs="Times New Roman"/>
        </w:rPr>
        <w:t xml:space="preserve">A continuación, se presenta el Árbol de Navegación acumulado correspondiente al Incremento 2. </w:t>
      </w:r>
    </w:p>
    <w:p w14:paraId="584AEEE5" w14:textId="77777777" w:rsidR="007D6E97" w:rsidRDefault="007D6E97">
      <w:pPr>
        <w:spacing w:line="360" w:lineRule="auto"/>
      </w:pPr>
    </w:p>
    <w:p w14:paraId="5171FB21" w14:textId="77777777" w:rsidR="001961A0" w:rsidRDefault="00B143B5" w:rsidP="00002A2D">
      <w:pPr>
        <w:pStyle w:val="Descripcin"/>
      </w:pPr>
      <w:bookmarkStart w:id="299" w:name="_heading=h.lu0nvs78b41z" w:colFirst="0" w:colLast="0"/>
      <w:bookmarkStart w:id="300" w:name="_Toc240236683"/>
      <w:bookmarkEnd w:id="299"/>
      <w:r>
        <w:t xml:space="preserve">Figura </w:t>
      </w:r>
      <w:fldSimple w:instr=" STYLEREF 1 \s ">
        <w:r w:rsidR="00930693">
          <w:rPr>
            <w:noProof/>
          </w:rPr>
          <w:t>7</w:t>
        </w:r>
      </w:fldSimple>
      <w:r w:rsidR="00930693">
        <w:t>.</w:t>
      </w:r>
      <w:fldSimple w:instr=" SEQ Figura \* ARABIC \s 1 ">
        <w:r w:rsidR="00930693">
          <w:rPr>
            <w:noProof/>
          </w:rPr>
          <w:t>1</w:t>
        </w:r>
      </w:fldSimple>
      <w:r w:rsidRPr="00ED6C12">
        <w:t xml:space="preserve"> “Árbol de Navegación acumulado correspondiente al Incremento 2”.</w:t>
      </w:r>
      <w:bookmarkEnd w:id="300"/>
    </w:p>
    <w:p w14:paraId="3148CB26" w14:textId="20B817B3" w:rsidR="007D6E97" w:rsidRDefault="00B143B5" w:rsidP="004A352A">
      <w:r>
        <w:rPr>
          <w:noProof/>
        </w:rPr>
        <w:lastRenderedPageBreak/>
        <w:drawing>
          <wp:inline distT="114300" distB="114300" distL="114300" distR="114300" wp14:anchorId="6D8269FD" wp14:editId="3F28F7F6">
            <wp:extent cx="5971540" cy="1866900"/>
            <wp:effectExtent l="0" t="0" r="0" b="0"/>
            <wp:docPr id="2131285646"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01"/>
                    <a:srcRect/>
                    <a:stretch>
                      <a:fillRect/>
                    </a:stretch>
                  </pic:blipFill>
                  <pic:spPr>
                    <a:xfrm>
                      <a:off x="0" y="0"/>
                      <a:ext cx="5971540" cy="1866900"/>
                    </a:xfrm>
                    <a:prstGeom prst="rect">
                      <a:avLst/>
                    </a:prstGeom>
                    <a:ln/>
                  </pic:spPr>
                </pic:pic>
              </a:graphicData>
            </a:graphic>
          </wp:inline>
        </w:drawing>
      </w:r>
    </w:p>
    <w:p w14:paraId="50A6483F" w14:textId="77777777" w:rsidR="007D6E97" w:rsidRDefault="00B143B5" w:rsidP="00E95F63">
      <w:pPr>
        <w:pStyle w:val="Cita"/>
        <w:rPr>
          <w:i w:val="0"/>
          <w:iCs w:val="0"/>
          <w:color w:val="000000"/>
          <w:szCs w:val="18"/>
        </w:rPr>
      </w:pPr>
      <w:r>
        <w:t>Fuente: Elaborado por el estudiante de acuerdo con el proyecto</w:t>
      </w:r>
    </w:p>
    <w:p w14:paraId="162E71C1" w14:textId="77777777" w:rsidR="007D6E97" w:rsidRDefault="007D6E97">
      <w:pPr>
        <w:spacing w:after="200" w:line="360" w:lineRule="auto"/>
        <w:rPr>
          <w:i/>
          <w:iCs/>
          <w:color w:val="000000"/>
          <w:sz w:val="18"/>
          <w:szCs w:val="18"/>
        </w:rPr>
      </w:pPr>
    </w:p>
    <w:p w14:paraId="0ECEBCED" w14:textId="77777777" w:rsidR="007D6E97" w:rsidRDefault="00B143B5">
      <w:pPr>
        <w:spacing w:after="200" w:line="360" w:lineRule="auto"/>
        <w:rPr>
          <w:color w:val="4D4D4D"/>
          <w:sz w:val="28"/>
          <w:szCs w:val="28"/>
        </w:rPr>
      </w:pPr>
      <w:r>
        <w:rPr>
          <w:color w:val="4D4D4D"/>
          <w:sz w:val="28"/>
          <w:szCs w:val="28"/>
        </w:rPr>
        <w:t xml:space="preserve">7.1.  </w:t>
      </w:r>
      <w:r>
        <w:rPr>
          <w:rFonts w:ascii="Times New Roman" w:eastAsia="Times New Roman" w:hAnsi="Times New Roman" w:cs="Times New Roman"/>
          <w:color w:val="4D4D4D"/>
          <w:sz w:val="28"/>
          <w:szCs w:val="28"/>
        </w:rPr>
        <w:t>Imágenes Vistas y Funcionalidades de Árbol de Navegación:</w:t>
      </w:r>
      <w:r>
        <w:br/>
      </w:r>
    </w:p>
    <w:p w14:paraId="2C329256" w14:textId="77777777" w:rsidR="007D6E97" w:rsidRDefault="00B143B5">
      <w:pPr>
        <w:spacing w:after="0" w:line="360" w:lineRule="auto"/>
        <w:rPr>
          <w:rFonts w:ascii="Times New Roman" w:eastAsia="Times New Roman" w:hAnsi="Times New Roman" w:cs="Times New Roman"/>
        </w:rPr>
      </w:pPr>
      <w:r>
        <w:rPr>
          <w:rFonts w:ascii="Times New Roman" w:eastAsia="Times New Roman" w:hAnsi="Times New Roman" w:cs="Times New Roman"/>
        </w:rPr>
        <w:t>En esta sección se presentan las Vistas asociadas a las funcionalidades correspondientes al Incremento 2. Cada Vista reúne las operaciones que el usuario puede realizar dentro de un mismo contexto de interacción, evitando representar como pantallas independientes acciones, validaciones o procesos que forman parte de una funcionalidad mayor. La organización presentada mantiene la relación establecida entre el Árbol de Navegación, los requerimientos funcionales y los casos de uso del incremento. A continuación, se describen las Vistas consideradas para esta entrega y las principales funcionalidades que se realizan dentro de cada una.</w:t>
      </w:r>
    </w:p>
    <w:p w14:paraId="2B24B699" w14:textId="77777777" w:rsidR="007D6E97" w:rsidRDefault="007D6E97">
      <w:pPr>
        <w:spacing w:after="200" w:line="360" w:lineRule="auto"/>
      </w:pPr>
    </w:p>
    <w:p w14:paraId="3A7DDEC1" w14:textId="77777777" w:rsidR="007D6E97" w:rsidRDefault="00B143B5">
      <w:pPr>
        <w:pStyle w:val="Ttulo3"/>
        <w:spacing w:line="360" w:lineRule="auto"/>
      </w:pPr>
      <w:bookmarkStart w:id="301" w:name="_Toc240236455"/>
      <w:r>
        <w:t xml:space="preserve">7.1.1. </w:t>
      </w:r>
      <w:r>
        <w:rPr>
          <w:rFonts w:ascii="Times New Roman" w:eastAsia="Times New Roman" w:hAnsi="Times New Roman" w:cs="Times New Roman"/>
        </w:rPr>
        <w:t>Vista Catálogo de Clientes:</w:t>
      </w:r>
      <w:bookmarkEnd w:id="301"/>
    </w:p>
    <w:p w14:paraId="09D75D6B" w14:textId="77777777" w:rsidR="007D6E97" w:rsidRDefault="007D6E97">
      <w:pPr>
        <w:spacing w:line="360" w:lineRule="auto"/>
      </w:pPr>
    </w:p>
    <w:p w14:paraId="0056CF32" w14:textId="77777777" w:rsidR="00002A2D" w:rsidRDefault="00B143B5">
      <w:pPr>
        <w:spacing w:after="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La Vista Catálogo de Clientes permite gestionar el conjunto de clientes registrados en el sistema y constituye uno de los principales puntos de acceso al módulo de clientes. Dentro del Incremento 2 incorpora las funcionalidades necesarias para registrar nuevos clientes y gestionar su estado. Desde esta Vista, el usuario autorizado puede iniciar el registro de un cliente, desactivar clientes que no deban permanecer activos y reactivar clientes previamente desactivados cuando corresponda. Estas operaciones </w:t>
      </w:r>
      <w:r>
        <w:rPr>
          <w:rFonts w:ascii="Times New Roman" w:eastAsia="Times New Roman" w:hAnsi="Times New Roman" w:cs="Times New Roman"/>
          <w:sz w:val="22"/>
          <w:szCs w:val="22"/>
        </w:rPr>
        <w:lastRenderedPageBreak/>
        <w:t>se integran con las funciones de consulta ya disponibles en el catálogo y permiten mantener actualizada la información relacionada con el estado de los clientes.</w:t>
      </w:r>
    </w:p>
    <w:p w14:paraId="3AE54E76" w14:textId="77777777" w:rsidR="00002A2D" w:rsidRDefault="00002A2D">
      <w:pPr>
        <w:spacing w:after="0" w:line="360" w:lineRule="auto"/>
        <w:rPr>
          <w:rFonts w:ascii="Times New Roman" w:eastAsia="Times New Roman" w:hAnsi="Times New Roman" w:cs="Times New Roman"/>
          <w:sz w:val="22"/>
          <w:szCs w:val="22"/>
        </w:rPr>
      </w:pPr>
    </w:p>
    <w:p w14:paraId="748B45AB" w14:textId="02AAD107" w:rsidR="00560FB3" w:rsidRDefault="00560FB3" w:rsidP="00560FB3">
      <w:pPr>
        <w:pStyle w:val="Descripcin"/>
        <w:rPr>
          <w:rFonts w:eastAsia="Times New Roman" w:cs="Times New Roman"/>
          <w:sz w:val="22"/>
          <w:szCs w:val="22"/>
        </w:rPr>
      </w:pPr>
      <w:bookmarkStart w:id="302" w:name="_Toc240236684"/>
      <w:r>
        <w:t xml:space="preserve">Figura </w:t>
      </w:r>
      <w:fldSimple w:instr=" STYLEREF 1 \s ">
        <w:r w:rsidR="00930693">
          <w:rPr>
            <w:noProof/>
          </w:rPr>
          <w:t>7</w:t>
        </w:r>
      </w:fldSimple>
      <w:r w:rsidR="00930693">
        <w:t>.</w:t>
      </w:r>
      <w:fldSimple w:instr=" SEQ Figura \* ARABIC \s 1 ">
        <w:r w:rsidR="00930693">
          <w:rPr>
            <w:noProof/>
          </w:rPr>
          <w:t>2</w:t>
        </w:r>
      </w:fldSimple>
      <w:r>
        <w:t xml:space="preserve"> </w:t>
      </w:r>
      <w:r w:rsidRPr="00131BB9">
        <w:t>“Vista Catálogo de Clientes y funcionalidades de búsqueda, filtrado y gestión de clientes”.</w:t>
      </w:r>
      <w:bookmarkEnd w:id="302"/>
    </w:p>
    <w:p w14:paraId="37F2D8B8" w14:textId="77777777" w:rsidR="00002A2D" w:rsidRDefault="00002A2D">
      <w:pPr>
        <w:spacing w:after="0" w:line="360" w:lineRule="auto"/>
        <w:rPr>
          <w:rFonts w:ascii="Times New Roman" w:eastAsia="Times New Roman" w:hAnsi="Times New Roman" w:cs="Times New Roman"/>
          <w:sz w:val="22"/>
          <w:szCs w:val="22"/>
        </w:rPr>
      </w:pPr>
    </w:p>
    <w:p w14:paraId="26279A67" w14:textId="09FFDDF6" w:rsidR="007D6E97" w:rsidRDefault="00B143B5">
      <w:pPr>
        <w:spacing w:after="0" w:line="360" w:lineRule="auto"/>
        <w:rPr>
          <w:rFonts w:ascii="Times New Roman" w:eastAsia="Times New Roman" w:hAnsi="Times New Roman" w:cs="Times New Roman"/>
          <w:sz w:val="22"/>
          <w:szCs w:val="22"/>
        </w:rPr>
      </w:pPr>
      <w:r>
        <w:rPr>
          <w:rFonts w:ascii="Times New Roman" w:eastAsia="Times New Roman" w:hAnsi="Times New Roman" w:cs="Times New Roman"/>
          <w:noProof/>
          <w:sz w:val="22"/>
          <w:szCs w:val="22"/>
        </w:rPr>
        <w:drawing>
          <wp:inline distT="114300" distB="114300" distL="114300" distR="114300" wp14:anchorId="21BD6552" wp14:editId="79E4C32B">
            <wp:extent cx="5971540" cy="2705100"/>
            <wp:effectExtent l="0" t="0" r="0" b="0"/>
            <wp:docPr id="213128562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2"/>
                    <a:srcRect/>
                    <a:stretch>
                      <a:fillRect/>
                    </a:stretch>
                  </pic:blipFill>
                  <pic:spPr>
                    <a:xfrm>
                      <a:off x="0" y="0"/>
                      <a:ext cx="5971540" cy="2705100"/>
                    </a:xfrm>
                    <a:prstGeom prst="rect">
                      <a:avLst/>
                    </a:prstGeom>
                    <a:ln/>
                  </pic:spPr>
                </pic:pic>
              </a:graphicData>
            </a:graphic>
          </wp:inline>
        </w:drawing>
      </w:r>
    </w:p>
    <w:p w14:paraId="2D09B5B6" w14:textId="77777777" w:rsidR="00C4094B" w:rsidRDefault="00C4094B" w:rsidP="00C4094B">
      <w:pPr>
        <w:pStyle w:val="Cita"/>
      </w:pPr>
      <w:r>
        <w:t>Fuente: Elaborado por el estudiante de acuerdo con el proyecto</w:t>
      </w:r>
    </w:p>
    <w:p w14:paraId="585B34AA" w14:textId="77777777" w:rsidR="007D6E97" w:rsidRDefault="007D6E97">
      <w:pPr>
        <w:spacing w:line="360" w:lineRule="auto"/>
      </w:pPr>
    </w:p>
    <w:p w14:paraId="3E003008" w14:textId="77777777" w:rsidR="007D6E97" w:rsidRDefault="007D6E97">
      <w:pPr>
        <w:spacing w:line="360" w:lineRule="auto"/>
      </w:pPr>
    </w:p>
    <w:p w14:paraId="283F6751" w14:textId="77777777" w:rsidR="007D6E97" w:rsidRDefault="007D6E97">
      <w:pPr>
        <w:spacing w:line="360" w:lineRule="auto"/>
      </w:pPr>
    </w:p>
    <w:p w14:paraId="236B620C" w14:textId="77777777" w:rsidR="007D6E97" w:rsidRDefault="00B143B5">
      <w:pPr>
        <w:pStyle w:val="Ttulo3"/>
        <w:spacing w:line="360" w:lineRule="auto"/>
        <w:rPr>
          <w:rFonts w:ascii="Times New Roman" w:eastAsia="Times New Roman" w:hAnsi="Times New Roman" w:cs="Times New Roman"/>
          <w:color w:val="000000"/>
          <w:sz w:val="22"/>
          <w:szCs w:val="22"/>
        </w:rPr>
      </w:pPr>
      <w:bookmarkStart w:id="303" w:name="_Toc240236456"/>
      <w:r>
        <w:rPr>
          <w:rFonts w:ascii="Times New Roman" w:eastAsia="Times New Roman" w:hAnsi="Times New Roman" w:cs="Times New Roman"/>
        </w:rPr>
        <w:t>7.1.2. Vista Ficha Cliente:</w:t>
      </w:r>
      <w:bookmarkEnd w:id="303"/>
    </w:p>
    <w:p w14:paraId="699D351B" w14:textId="77777777" w:rsidR="007D6E97" w:rsidRDefault="007D6E97">
      <w:pPr>
        <w:spacing w:line="360" w:lineRule="auto"/>
        <w:rPr>
          <w:rFonts w:ascii="Times New Roman" w:eastAsia="Times New Roman" w:hAnsi="Times New Roman" w:cs="Times New Roman"/>
        </w:rPr>
      </w:pPr>
    </w:p>
    <w:p w14:paraId="4F0B4957" w14:textId="77777777" w:rsidR="007D6E97" w:rsidRDefault="00B143B5">
      <w:pPr>
        <w:spacing w:after="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La Vista Ficha Cliente permite consultar la información asociada a un cliente seleccionado y acceder a sus antecedentes comerciales y financieros. Para el Incremento 2 incorpora la actualización de la información del cliente y la consulta de su condición de morosidad. El usuario autorizado puede revisar los antecedentes disponibles, modificar la información que corresponda y conocer la situación de morosidad determinada a partir de las Notas de Venta y sus saldos pendientes. De esta forma, la Vista concentra información relevante del cliente y permite realizar operaciones de mantenimiento y consulta sin generar pantallas independientes para cada una de estas funcionalidades.</w:t>
      </w:r>
    </w:p>
    <w:p w14:paraId="0E6D931B" w14:textId="77777777" w:rsidR="00413FA9" w:rsidRDefault="00413FA9">
      <w:pPr>
        <w:spacing w:after="0" w:line="360" w:lineRule="auto"/>
        <w:rPr>
          <w:rFonts w:ascii="Times New Roman" w:eastAsia="Times New Roman" w:hAnsi="Times New Roman" w:cs="Times New Roman"/>
          <w:sz w:val="22"/>
          <w:szCs w:val="22"/>
        </w:rPr>
      </w:pPr>
    </w:p>
    <w:p w14:paraId="52DD12C7" w14:textId="43EA2C65" w:rsidR="00413FA9" w:rsidRDefault="00413FA9" w:rsidP="00413FA9">
      <w:pPr>
        <w:pStyle w:val="Descripcin"/>
        <w:rPr>
          <w:rFonts w:eastAsia="Times New Roman" w:cs="Times New Roman"/>
          <w:sz w:val="22"/>
          <w:szCs w:val="22"/>
        </w:rPr>
      </w:pPr>
      <w:bookmarkStart w:id="304" w:name="_Toc240236685"/>
      <w:r>
        <w:t xml:space="preserve">Figura </w:t>
      </w:r>
      <w:fldSimple w:instr=" STYLEREF 1 \s ">
        <w:r w:rsidR="00930693">
          <w:rPr>
            <w:noProof/>
          </w:rPr>
          <w:t>7</w:t>
        </w:r>
      </w:fldSimple>
      <w:r w:rsidR="00930693">
        <w:t>.</w:t>
      </w:r>
      <w:fldSimple w:instr=" SEQ Figura \* ARABIC \s 1 ">
        <w:r w:rsidR="00930693">
          <w:rPr>
            <w:noProof/>
          </w:rPr>
          <w:t>3</w:t>
        </w:r>
      </w:fldSimple>
      <w:r>
        <w:t xml:space="preserve"> </w:t>
      </w:r>
      <w:r w:rsidRPr="00664BE6">
        <w:t>“Vista Ficha Cliente y resumen financiero del cliente”.</w:t>
      </w:r>
      <w:bookmarkEnd w:id="304"/>
    </w:p>
    <w:p w14:paraId="2651F697" w14:textId="77777777" w:rsidR="007D6E97" w:rsidRDefault="00B143B5">
      <w:pPr>
        <w:spacing w:after="0" w:line="360" w:lineRule="auto"/>
        <w:rPr>
          <w:sz w:val="22"/>
          <w:szCs w:val="22"/>
        </w:rPr>
      </w:pPr>
      <w:r>
        <w:rPr>
          <w:noProof/>
          <w:sz w:val="22"/>
          <w:szCs w:val="22"/>
        </w:rPr>
        <w:drawing>
          <wp:inline distT="114300" distB="114300" distL="114300" distR="114300" wp14:anchorId="5820344B" wp14:editId="6682FBD5">
            <wp:extent cx="5971540" cy="3035300"/>
            <wp:effectExtent l="0" t="0" r="0" b="0"/>
            <wp:docPr id="2131285707" name="image83.png"/>
            <wp:cNvGraphicFramePr/>
            <a:graphic xmlns:a="http://schemas.openxmlformats.org/drawingml/2006/main">
              <a:graphicData uri="http://schemas.openxmlformats.org/drawingml/2006/picture">
                <pic:pic xmlns:pic="http://schemas.openxmlformats.org/drawingml/2006/picture">
                  <pic:nvPicPr>
                    <pic:cNvPr id="0" name="image83.png"/>
                    <pic:cNvPicPr preferRelativeResize="0"/>
                  </pic:nvPicPr>
                  <pic:blipFill>
                    <a:blip r:embed="rId103"/>
                    <a:srcRect/>
                    <a:stretch>
                      <a:fillRect/>
                    </a:stretch>
                  </pic:blipFill>
                  <pic:spPr>
                    <a:xfrm>
                      <a:off x="0" y="0"/>
                      <a:ext cx="5971540" cy="3035300"/>
                    </a:xfrm>
                    <a:prstGeom prst="rect">
                      <a:avLst/>
                    </a:prstGeom>
                    <a:ln/>
                  </pic:spPr>
                </pic:pic>
              </a:graphicData>
            </a:graphic>
          </wp:inline>
        </w:drawing>
      </w:r>
    </w:p>
    <w:p w14:paraId="43CC3FFF" w14:textId="0079B961" w:rsidR="00273C61" w:rsidRDefault="00273C61" w:rsidP="00273C61">
      <w:pPr>
        <w:pStyle w:val="Descripcin"/>
        <w:rPr>
          <w:sz w:val="22"/>
          <w:szCs w:val="22"/>
        </w:rPr>
      </w:pPr>
      <w:bookmarkStart w:id="305" w:name="_Toc240236686"/>
      <w:r>
        <w:t xml:space="preserve">Figura </w:t>
      </w:r>
      <w:fldSimple w:instr=" STYLEREF 1 \s ">
        <w:r w:rsidR="00930693">
          <w:rPr>
            <w:noProof/>
          </w:rPr>
          <w:t>7</w:t>
        </w:r>
      </w:fldSimple>
      <w:r w:rsidR="00930693">
        <w:t>.</w:t>
      </w:r>
      <w:fldSimple w:instr=" SEQ Figura \* ARABIC \s 1 ">
        <w:r w:rsidR="00930693">
          <w:rPr>
            <w:noProof/>
          </w:rPr>
          <w:t>4</w:t>
        </w:r>
      </w:fldSimple>
      <w:r>
        <w:t xml:space="preserve"> </w:t>
      </w:r>
      <w:r w:rsidRPr="00DE6C14">
        <w:t>“Vista Catálogo de Clientes con filtro de clientes morosos”.</w:t>
      </w:r>
      <w:bookmarkEnd w:id="305"/>
    </w:p>
    <w:p w14:paraId="201DB312" w14:textId="77777777" w:rsidR="00C4094B" w:rsidRDefault="00C4094B" w:rsidP="00C4094B">
      <w:pPr>
        <w:pStyle w:val="Cita"/>
      </w:pPr>
      <w:r>
        <w:t>Fuente: Elaborado por el estudiante de acuerdo con el proyecto</w:t>
      </w:r>
    </w:p>
    <w:p w14:paraId="7CA34F14" w14:textId="77777777" w:rsidR="00C4094B" w:rsidRDefault="00C4094B">
      <w:pPr>
        <w:spacing w:after="0" w:line="360" w:lineRule="auto"/>
        <w:rPr>
          <w:sz w:val="22"/>
          <w:szCs w:val="22"/>
        </w:rPr>
      </w:pPr>
    </w:p>
    <w:p w14:paraId="316DBAB9" w14:textId="21081D0A" w:rsidR="007D6E97" w:rsidRDefault="007D6E97">
      <w:pPr>
        <w:spacing w:after="0" w:line="360" w:lineRule="auto"/>
        <w:jc w:val="center"/>
        <w:rPr>
          <w:rFonts w:ascii="Times New Roman" w:eastAsia="Times New Roman" w:hAnsi="Times New Roman" w:cs="Times New Roman"/>
          <w:sz w:val="22"/>
          <w:szCs w:val="22"/>
        </w:rPr>
      </w:pPr>
    </w:p>
    <w:p w14:paraId="59A12A11" w14:textId="77777777" w:rsidR="007D6E97" w:rsidRDefault="00B143B5">
      <w:pPr>
        <w:spacing w:line="360" w:lineRule="auto"/>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A040B5F" wp14:editId="1835120F">
            <wp:extent cx="5971540" cy="3022600"/>
            <wp:effectExtent l="0" t="0" r="0" b="0"/>
            <wp:docPr id="2131285698"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104"/>
                    <a:srcRect/>
                    <a:stretch>
                      <a:fillRect/>
                    </a:stretch>
                  </pic:blipFill>
                  <pic:spPr>
                    <a:xfrm>
                      <a:off x="0" y="0"/>
                      <a:ext cx="5971540" cy="3022600"/>
                    </a:xfrm>
                    <a:prstGeom prst="rect">
                      <a:avLst/>
                    </a:prstGeom>
                    <a:ln/>
                  </pic:spPr>
                </pic:pic>
              </a:graphicData>
            </a:graphic>
          </wp:inline>
        </w:drawing>
      </w:r>
    </w:p>
    <w:p w14:paraId="4EB455E5" w14:textId="77777777" w:rsidR="00C4094B" w:rsidRDefault="00C4094B" w:rsidP="00C4094B">
      <w:pPr>
        <w:pStyle w:val="Cita"/>
      </w:pPr>
      <w:r>
        <w:lastRenderedPageBreak/>
        <w:t>Fuente: Elaborado por el estudiante de acuerdo con el proyecto</w:t>
      </w:r>
    </w:p>
    <w:p w14:paraId="6BC06374" w14:textId="77777777" w:rsidR="00C4094B" w:rsidRDefault="00C4094B">
      <w:pPr>
        <w:spacing w:line="360" w:lineRule="auto"/>
        <w:rPr>
          <w:rFonts w:ascii="Times New Roman" w:eastAsia="Times New Roman" w:hAnsi="Times New Roman" w:cs="Times New Roman"/>
        </w:rPr>
      </w:pPr>
    </w:p>
    <w:p w14:paraId="16D7A65F" w14:textId="77777777" w:rsidR="007D6E97" w:rsidRDefault="007D6E97">
      <w:pPr>
        <w:spacing w:line="360" w:lineRule="auto"/>
        <w:rPr>
          <w:rFonts w:ascii="Times New Roman" w:eastAsia="Times New Roman" w:hAnsi="Times New Roman" w:cs="Times New Roman"/>
        </w:rPr>
      </w:pPr>
    </w:p>
    <w:p w14:paraId="6A1635F8" w14:textId="77777777" w:rsidR="007D6E97" w:rsidRDefault="00B143B5">
      <w:pPr>
        <w:pStyle w:val="Ttulo3"/>
        <w:spacing w:line="360" w:lineRule="auto"/>
        <w:rPr>
          <w:rFonts w:ascii="Times New Roman" w:eastAsia="Times New Roman" w:hAnsi="Times New Roman" w:cs="Times New Roman"/>
          <w:color w:val="000000"/>
          <w:sz w:val="22"/>
          <w:szCs w:val="22"/>
        </w:rPr>
      </w:pPr>
      <w:bookmarkStart w:id="306" w:name="_Toc240236457"/>
      <w:r>
        <w:rPr>
          <w:rFonts w:ascii="Times New Roman" w:eastAsia="Times New Roman" w:hAnsi="Times New Roman" w:cs="Times New Roman"/>
        </w:rPr>
        <w:t>7.1.3. Vista Cotización:</w:t>
      </w:r>
      <w:bookmarkEnd w:id="306"/>
    </w:p>
    <w:p w14:paraId="7121526B" w14:textId="77777777" w:rsidR="007D6E97" w:rsidRDefault="007D6E97">
      <w:pPr>
        <w:spacing w:line="360" w:lineRule="auto"/>
        <w:rPr>
          <w:rFonts w:ascii="Times New Roman" w:eastAsia="Times New Roman" w:hAnsi="Times New Roman" w:cs="Times New Roman"/>
        </w:rPr>
      </w:pPr>
    </w:p>
    <w:p w14:paraId="2663BF38" w14:textId="77777777" w:rsidR="007D6E97" w:rsidRDefault="00B143B5">
      <w:pPr>
        <w:spacing w:after="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La Vista Cotización concentra las funciones necesarias para gestionar una cotización dentro del proceso comercial. En el Incremento 2 incorpora el registro de clientes desde el mismo contexto de cotización, la emisión de la cotización, la reactivación de cotizaciones vencidas y la formalización de clientes B2C provisionales cuando corresponda. El usuario interactúa con la información comercial de la cotización y puede completar las acciones necesarias según su estado y el tipo de cliente asociado. Estas funcionalidades se integran con las operaciones ya existentes en la Vista y mantienen el proceso de cotización dentro de un mismo contexto de trabajo.</w:t>
      </w:r>
    </w:p>
    <w:p w14:paraId="5BAB93FE" w14:textId="77777777" w:rsidR="007D6E97" w:rsidRDefault="007D6E97">
      <w:pPr>
        <w:spacing w:after="0" w:line="360" w:lineRule="auto"/>
        <w:rPr>
          <w:rFonts w:ascii="Times New Roman" w:eastAsia="Times New Roman" w:hAnsi="Times New Roman" w:cs="Times New Roman"/>
          <w:sz w:val="22"/>
          <w:szCs w:val="22"/>
        </w:rPr>
      </w:pPr>
    </w:p>
    <w:p w14:paraId="60597081" w14:textId="77777777" w:rsidR="007D6E97" w:rsidRDefault="007D6E97">
      <w:pPr>
        <w:spacing w:after="0" w:line="360" w:lineRule="auto"/>
        <w:rPr>
          <w:rFonts w:ascii="Times New Roman" w:eastAsia="Times New Roman" w:hAnsi="Times New Roman" w:cs="Times New Roman"/>
          <w:sz w:val="22"/>
          <w:szCs w:val="22"/>
        </w:rPr>
      </w:pPr>
    </w:p>
    <w:p w14:paraId="68E65B3B" w14:textId="77777777" w:rsidR="005260C4" w:rsidRDefault="009A6DB4" w:rsidP="005260C4">
      <w:pPr>
        <w:pStyle w:val="Descripcin"/>
      </w:pPr>
      <w:r>
        <w:rPr>
          <w:rFonts w:eastAsia="Times New Roman" w:cs="Times New Roman"/>
          <w:sz w:val="22"/>
          <w:szCs w:val="22"/>
        </w:rPr>
        <w:t xml:space="preserve">  </w:t>
      </w:r>
      <w:bookmarkStart w:id="307" w:name="_Toc240236687"/>
      <w:r w:rsidR="005260C4">
        <w:t xml:space="preserve">Figura </w:t>
      </w:r>
      <w:fldSimple w:instr=" STYLEREF 1 \s ">
        <w:r w:rsidR="00930693">
          <w:rPr>
            <w:noProof/>
          </w:rPr>
          <w:t>7</w:t>
        </w:r>
      </w:fldSimple>
      <w:r w:rsidR="00930693">
        <w:t>.</w:t>
      </w:r>
      <w:fldSimple w:instr=" SEQ Figura \* ARABIC \s 1 ">
        <w:r w:rsidR="00930693">
          <w:rPr>
            <w:noProof/>
          </w:rPr>
          <w:t>5</w:t>
        </w:r>
      </w:fldSimple>
      <w:r w:rsidR="005260C4">
        <w:t xml:space="preserve"> </w:t>
      </w:r>
      <w:r w:rsidR="005260C4" w:rsidRPr="002D0A04">
        <w:t>“Vista Cotización y configuración de una cotización en CLP”.</w:t>
      </w:r>
      <w:bookmarkEnd w:id="307"/>
    </w:p>
    <w:p w14:paraId="623E0105" w14:textId="09359D76" w:rsidR="007D6E97" w:rsidRDefault="00B143B5" w:rsidP="005260C4">
      <w:pPr>
        <w:pStyle w:val="Descripcin"/>
        <w:rPr>
          <w:rFonts w:eastAsia="Times New Roman" w:cs="Times New Roman"/>
        </w:rPr>
      </w:pPr>
      <w:r>
        <w:rPr>
          <w:rFonts w:eastAsia="Times New Roman" w:cs="Times New Roman"/>
        </w:rPr>
        <w:drawing>
          <wp:inline distT="114300" distB="114300" distL="114300" distR="114300" wp14:anchorId="4702750F" wp14:editId="44518F59">
            <wp:extent cx="5971540" cy="3022600"/>
            <wp:effectExtent l="0" t="0" r="0" b="0"/>
            <wp:docPr id="2131285683"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105"/>
                    <a:srcRect/>
                    <a:stretch>
                      <a:fillRect/>
                    </a:stretch>
                  </pic:blipFill>
                  <pic:spPr>
                    <a:xfrm>
                      <a:off x="0" y="0"/>
                      <a:ext cx="5971540" cy="3022600"/>
                    </a:xfrm>
                    <a:prstGeom prst="rect">
                      <a:avLst/>
                    </a:prstGeom>
                    <a:ln/>
                  </pic:spPr>
                </pic:pic>
              </a:graphicData>
            </a:graphic>
          </wp:inline>
        </w:drawing>
      </w:r>
    </w:p>
    <w:p w14:paraId="5AE944C5" w14:textId="77777777" w:rsidR="00C4094B" w:rsidRDefault="00C4094B" w:rsidP="00C4094B">
      <w:pPr>
        <w:pStyle w:val="Cita"/>
      </w:pPr>
      <w:r>
        <w:t>Fuente: Elaborado por el estudiante de acuerdo con el proyecto</w:t>
      </w:r>
    </w:p>
    <w:p w14:paraId="5F97BAE1" w14:textId="77777777" w:rsidR="00C4094B" w:rsidRDefault="00C4094B">
      <w:pPr>
        <w:spacing w:after="0" w:line="360" w:lineRule="auto"/>
        <w:jc w:val="center"/>
        <w:rPr>
          <w:rFonts w:ascii="Times New Roman" w:eastAsia="Times New Roman" w:hAnsi="Times New Roman" w:cs="Times New Roman"/>
        </w:rPr>
      </w:pPr>
    </w:p>
    <w:p w14:paraId="7FB9F5D4" w14:textId="77777777" w:rsidR="007D6E97" w:rsidRDefault="007D6E97">
      <w:pPr>
        <w:spacing w:after="0" w:line="360" w:lineRule="auto"/>
        <w:rPr>
          <w:rFonts w:ascii="Times New Roman" w:eastAsia="Times New Roman" w:hAnsi="Times New Roman" w:cs="Times New Roman"/>
        </w:rPr>
      </w:pPr>
    </w:p>
    <w:p w14:paraId="1C18BE21" w14:textId="494EF406" w:rsidR="007D6E97" w:rsidRDefault="008502C2" w:rsidP="008502C2">
      <w:pPr>
        <w:pStyle w:val="Descripcin"/>
      </w:pPr>
      <w:bookmarkStart w:id="308" w:name="_Toc240236688"/>
      <w:r>
        <w:t xml:space="preserve">Figura </w:t>
      </w:r>
      <w:fldSimple w:instr=" STYLEREF 1 \s ">
        <w:r w:rsidR="00930693">
          <w:rPr>
            <w:noProof/>
          </w:rPr>
          <w:t>7</w:t>
        </w:r>
      </w:fldSimple>
      <w:r w:rsidR="00930693">
        <w:t>.</w:t>
      </w:r>
      <w:fldSimple w:instr=" SEQ Figura \* ARABIC \s 1 ">
        <w:r w:rsidR="00930693">
          <w:rPr>
            <w:noProof/>
          </w:rPr>
          <w:t>6</w:t>
        </w:r>
      </w:fldSimple>
      <w:r>
        <w:t xml:space="preserve"> </w:t>
      </w:r>
      <w:r w:rsidRPr="00572997">
        <w:t>“Vista Cotización y configuración de una cotización en CLP”.</w:t>
      </w:r>
      <w:bookmarkEnd w:id="308"/>
    </w:p>
    <w:p w14:paraId="1D02CED9" w14:textId="77777777" w:rsidR="008502C2" w:rsidRPr="008502C2" w:rsidRDefault="008502C2" w:rsidP="008502C2"/>
    <w:p w14:paraId="7C42B20E" w14:textId="77777777" w:rsidR="007D6E97" w:rsidRDefault="00B143B5">
      <w:pPr>
        <w:spacing w:line="360" w:lineRule="auto"/>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7F52D71" wp14:editId="63DCEEF0">
            <wp:extent cx="5971540" cy="3022600"/>
            <wp:effectExtent l="0" t="0" r="0" b="0"/>
            <wp:docPr id="2131285737" name="image114.png"/>
            <wp:cNvGraphicFramePr/>
            <a:graphic xmlns:a="http://schemas.openxmlformats.org/drawingml/2006/main">
              <a:graphicData uri="http://schemas.openxmlformats.org/drawingml/2006/picture">
                <pic:pic xmlns:pic="http://schemas.openxmlformats.org/drawingml/2006/picture">
                  <pic:nvPicPr>
                    <pic:cNvPr id="0" name="image114.png"/>
                    <pic:cNvPicPr preferRelativeResize="0"/>
                  </pic:nvPicPr>
                  <pic:blipFill>
                    <a:blip r:embed="rId106"/>
                    <a:srcRect/>
                    <a:stretch>
                      <a:fillRect/>
                    </a:stretch>
                  </pic:blipFill>
                  <pic:spPr>
                    <a:xfrm>
                      <a:off x="0" y="0"/>
                      <a:ext cx="5971540" cy="3022600"/>
                    </a:xfrm>
                    <a:prstGeom prst="rect">
                      <a:avLst/>
                    </a:prstGeom>
                    <a:ln/>
                  </pic:spPr>
                </pic:pic>
              </a:graphicData>
            </a:graphic>
          </wp:inline>
        </w:drawing>
      </w:r>
    </w:p>
    <w:p w14:paraId="43E4ACF1" w14:textId="77777777" w:rsidR="00C4094B" w:rsidRDefault="00C4094B" w:rsidP="00C4094B">
      <w:pPr>
        <w:pStyle w:val="Cita"/>
      </w:pPr>
      <w:r>
        <w:t>Fuente: Elaborado por el estudiante de acuerdo con el proyecto</w:t>
      </w:r>
    </w:p>
    <w:p w14:paraId="232B017C" w14:textId="77777777" w:rsidR="00C4094B" w:rsidRDefault="00C4094B">
      <w:pPr>
        <w:spacing w:line="360" w:lineRule="auto"/>
        <w:rPr>
          <w:rFonts w:ascii="Times New Roman" w:eastAsia="Times New Roman" w:hAnsi="Times New Roman" w:cs="Times New Roman"/>
        </w:rPr>
      </w:pPr>
    </w:p>
    <w:p w14:paraId="25B5BA86" w14:textId="77777777" w:rsidR="007D6E97" w:rsidRDefault="007D6E97">
      <w:pPr>
        <w:spacing w:line="360" w:lineRule="auto"/>
        <w:rPr>
          <w:rFonts w:ascii="Times New Roman" w:eastAsia="Times New Roman" w:hAnsi="Times New Roman" w:cs="Times New Roman"/>
        </w:rPr>
      </w:pPr>
    </w:p>
    <w:p w14:paraId="47C16ED6" w14:textId="77777777" w:rsidR="007D6E97" w:rsidRDefault="007D6E97">
      <w:pPr>
        <w:spacing w:line="360" w:lineRule="auto"/>
        <w:rPr>
          <w:rFonts w:ascii="Times New Roman" w:eastAsia="Times New Roman" w:hAnsi="Times New Roman" w:cs="Times New Roman"/>
        </w:rPr>
      </w:pPr>
    </w:p>
    <w:p w14:paraId="62C5DE82" w14:textId="77777777" w:rsidR="007D6E97" w:rsidRDefault="00B143B5">
      <w:pPr>
        <w:pStyle w:val="Ttulo3"/>
        <w:spacing w:line="360" w:lineRule="auto"/>
        <w:rPr>
          <w:rFonts w:ascii="Times New Roman" w:eastAsia="Times New Roman" w:hAnsi="Times New Roman" w:cs="Times New Roman"/>
          <w:color w:val="000000"/>
          <w:sz w:val="22"/>
          <w:szCs w:val="22"/>
        </w:rPr>
      </w:pPr>
      <w:bookmarkStart w:id="309" w:name="_Toc240236458"/>
      <w:r>
        <w:rPr>
          <w:rFonts w:ascii="Times New Roman" w:eastAsia="Times New Roman" w:hAnsi="Times New Roman" w:cs="Times New Roman"/>
        </w:rPr>
        <w:t>7.1.4. Vista Nota de Venta:</w:t>
      </w:r>
      <w:bookmarkEnd w:id="309"/>
    </w:p>
    <w:p w14:paraId="5BF6081A" w14:textId="77777777" w:rsidR="007D6E97" w:rsidRDefault="007D6E97">
      <w:pPr>
        <w:spacing w:line="360" w:lineRule="auto"/>
        <w:rPr>
          <w:rFonts w:ascii="Times New Roman" w:eastAsia="Times New Roman" w:hAnsi="Times New Roman" w:cs="Times New Roman"/>
        </w:rPr>
      </w:pPr>
    </w:p>
    <w:p w14:paraId="08A1B659" w14:textId="77777777" w:rsidR="007D6E97" w:rsidRDefault="00B143B5">
      <w:pPr>
        <w:spacing w:after="0" w:line="360" w:lineRule="auto"/>
        <w:rPr>
          <w:rFonts w:ascii="Times New Roman" w:eastAsia="Times New Roman" w:hAnsi="Times New Roman" w:cs="Times New Roman"/>
        </w:rPr>
      </w:pPr>
      <w:r>
        <w:rPr>
          <w:rFonts w:ascii="Times New Roman" w:eastAsia="Times New Roman" w:hAnsi="Times New Roman" w:cs="Times New Roman"/>
        </w:rPr>
        <w:t xml:space="preserve">La Vista Nota de Venta permite consultar y gestionar la información relacionada con una Nota de Venta existente. En el Incremento 2 incorpora la definición de condiciones y fecha de vencimiento para cobros B2B, la gestión de las etapas de cobro B2C y las operaciones relacionadas con los efectos financieros de los pagos. También permite gestionar los saldos a favor generados cuando corresponda. Dentro de esta Vista se reflejan además la actualización del saldo pendiente y del estado de pago de la Nota de Venta, manteniendo estas operaciones dentro del mismo contexto y evitando representarlas como Vistas independientes. </w:t>
      </w:r>
    </w:p>
    <w:p w14:paraId="3EDD3333" w14:textId="2A40F5C2" w:rsidR="007D6E97" w:rsidRDefault="008502C2" w:rsidP="008502C2">
      <w:pPr>
        <w:pStyle w:val="Descripcin"/>
        <w:rPr>
          <w:rFonts w:eastAsia="Times New Roman" w:cs="Times New Roman"/>
        </w:rPr>
      </w:pPr>
      <w:bookmarkStart w:id="310" w:name="_Toc240236689"/>
      <w:r>
        <w:lastRenderedPageBreak/>
        <w:t xml:space="preserve">Figura </w:t>
      </w:r>
      <w:fldSimple w:instr=" STYLEREF 1 \s ">
        <w:r w:rsidR="00930693">
          <w:rPr>
            <w:noProof/>
          </w:rPr>
          <w:t>7</w:t>
        </w:r>
      </w:fldSimple>
      <w:r w:rsidR="00930693">
        <w:t>.</w:t>
      </w:r>
      <w:fldSimple w:instr=" SEQ Figura \* ARABIC \s 1 ">
        <w:r w:rsidR="00930693">
          <w:rPr>
            <w:noProof/>
          </w:rPr>
          <w:t>7</w:t>
        </w:r>
      </w:fldSimple>
      <w:r>
        <w:t xml:space="preserve"> </w:t>
      </w:r>
      <w:r w:rsidRPr="009137D2">
        <w:t>“Vista Nueva Nota de Venta Directa y registro de una operación en CLP”.</w:t>
      </w:r>
      <w:bookmarkEnd w:id="310"/>
    </w:p>
    <w:p w14:paraId="149B1032" w14:textId="77777777" w:rsidR="008502C2" w:rsidRDefault="008502C2">
      <w:pPr>
        <w:spacing w:after="0" w:line="360" w:lineRule="auto"/>
        <w:rPr>
          <w:rFonts w:ascii="Times New Roman" w:eastAsia="Times New Roman" w:hAnsi="Times New Roman" w:cs="Times New Roman"/>
        </w:rPr>
      </w:pPr>
    </w:p>
    <w:p w14:paraId="4701EE37" w14:textId="0FC6240A" w:rsidR="007D6E97" w:rsidRDefault="00B143B5">
      <w:pPr>
        <w:spacing w:after="0"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2DC75171" wp14:editId="528C373D">
            <wp:extent cx="5971540" cy="2997200"/>
            <wp:effectExtent l="0" t="0" r="0" b="0"/>
            <wp:docPr id="2131285692"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107"/>
                    <a:srcRect/>
                    <a:stretch>
                      <a:fillRect/>
                    </a:stretch>
                  </pic:blipFill>
                  <pic:spPr>
                    <a:xfrm>
                      <a:off x="0" y="0"/>
                      <a:ext cx="5971540" cy="2997200"/>
                    </a:xfrm>
                    <a:prstGeom prst="rect">
                      <a:avLst/>
                    </a:prstGeom>
                    <a:ln/>
                  </pic:spPr>
                </pic:pic>
              </a:graphicData>
            </a:graphic>
          </wp:inline>
        </w:drawing>
      </w:r>
    </w:p>
    <w:p w14:paraId="3AD5FAC9" w14:textId="77777777" w:rsidR="00C4094B" w:rsidRDefault="00C4094B" w:rsidP="00C4094B">
      <w:pPr>
        <w:pStyle w:val="Cita"/>
      </w:pPr>
      <w:r>
        <w:t>Fuente: Elaborado por el estudiante de acuerdo con el proyecto</w:t>
      </w:r>
    </w:p>
    <w:p w14:paraId="7348619F" w14:textId="77777777" w:rsidR="00C4094B" w:rsidRDefault="00C4094B">
      <w:pPr>
        <w:spacing w:after="0" w:line="360" w:lineRule="auto"/>
        <w:jc w:val="center"/>
        <w:rPr>
          <w:rFonts w:ascii="Times New Roman" w:eastAsia="Times New Roman" w:hAnsi="Times New Roman" w:cs="Times New Roman"/>
        </w:rPr>
      </w:pPr>
    </w:p>
    <w:p w14:paraId="301C80C9" w14:textId="77777777" w:rsidR="007D6E97" w:rsidRDefault="007D6E97">
      <w:pPr>
        <w:spacing w:after="0" w:line="360" w:lineRule="auto"/>
        <w:jc w:val="center"/>
        <w:rPr>
          <w:rFonts w:ascii="Times New Roman" w:eastAsia="Times New Roman" w:hAnsi="Times New Roman" w:cs="Times New Roman"/>
        </w:rPr>
      </w:pPr>
    </w:p>
    <w:p w14:paraId="50855977" w14:textId="77777777" w:rsidR="007D6E97" w:rsidRDefault="007D6E97">
      <w:pPr>
        <w:spacing w:after="0" w:line="360" w:lineRule="auto"/>
        <w:jc w:val="center"/>
        <w:rPr>
          <w:rFonts w:ascii="Times New Roman" w:eastAsia="Times New Roman" w:hAnsi="Times New Roman" w:cs="Times New Roman"/>
        </w:rPr>
      </w:pPr>
    </w:p>
    <w:p w14:paraId="26C5F7C8" w14:textId="77777777" w:rsidR="007D6E97" w:rsidRDefault="007D6E97">
      <w:pPr>
        <w:spacing w:after="0" w:line="360" w:lineRule="auto"/>
        <w:jc w:val="center"/>
        <w:rPr>
          <w:rFonts w:ascii="Times New Roman" w:eastAsia="Times New Roman" w:hAnsi="Times New Roman" w:cs="Times New Roman"/>
        </w:rPr>
      </w:pPr>
    </w:p>
    <w:p w14:paraId="13BF8D6C" w14:textId="77777777" w:rsidR="007D6E97" w:rsidRDefault="007D6E97">
      <w:pPr>
        <w:spacing w:after="0" w:line="360" w:lineRule="auto"/>
        <w:jc w:val="center"/>
        <w:rPr>
          <w:rFonts w:ascii="Times New Roman" w:eastAsia="Times New Roman" w:hAnsi="Times New Roman" w:cs="Times New Roman"/>
        </w:rPr>
      </w:pPr>
    </w:p>
    <w:p w14:paraId="36A132F0" w14:textId="77777777" w:rsidR="007D6E97" w:rsidRDefault="007D6E97">
      <w:pPr>
        <w:spacing w:after="0" w:line="360" w:lineRule="auto"/>
        <w:jc w:val="center"/>
        <w:rPr>
          <w:rFonts w:ascii="Times New Roman" w:eastAsia="Times New Roman" w:hAnsi="Times New Roman" w:cs="Times New Roman"/>
        </w:rPr>
      </w:pPr>
    </w:p>
    <w:p w14:paraId="612BFEB2" w14:textId="77777777" w:rsidR="007D6E97" w:rsidRDefault="007D6E97">
      <w:pPr>
        <w:spacing w:after="0" w:line="360" w:lineRule="auto"/>
        <w:jc w:val="center"/>
        <w:rPr>
          <w:rFonts w:ascii="Times New Roman" w:eastAsia="Times New Roman" w:hAnsi="Times New Roman" w:cs="Times New Roman"/>
        </w:rPr>
      </w:pPr>
    </w:p>
    <w:p w14:paraId="164C557E" w14:textId="77777777" w:rsidR="000B62AE" w:rsidRDefault="000B62AE">
      <w:pPr>
        <w:spacing w:line="360" w:lineRule="auto"/>
        <w:rPr>
          <w:rFonts w:ascii="Times New Roman" w:eastAsia="Times New Roman" w:hAnsi="Times New Roman" w:cs="Times New Roman"/>
        </w:rPr>
      </w:pPr>
    </w:p>
    <w:p w14:paraId="6C66120B" w14:textId="77777777" w:rsidR="000B62AE" w:rsidRDefault="000B62AE">
      <w:pPr>
        <w:spacing w:line="360" w:lineRule="auto"/>
        <w:rPr>
          <w:rFonts w:ascii="Times New Roman" w:eastAsia="Times New Roman" w:hAnsi="Times New Roman" w:cs="Times New Roman"/>
        </w:rPr>
      </w:pPr>
    </w:p>
    <w:p w14:paraId="74856910" w14:textId="77777777" w:rsidR="000B62AE" w:rsidRDefault="000B62AE">
      <w:pPr>
        <w:spacing w:line="360" w:lineRule="auto"/>
        <w:rPr>
          <w:rFonts w:ascii="Times New Roman" w:eastAsia="Times New Roman" w:hAnsi="Times New Roman" w:cs="Times New Roman"/>
        </w:rPr>
      </w:pPr>
    </w:p>
    <w:p w14:paraId="0747B9A5" w14:textId="77777777" w:rsidR="000B62AE" w:rsidRDefault="000B62AE">
      <w:pPr>
        <w:spacing w:line="360" w:lineRule="auto"/>
        <w:rPr>
          <w:rFonts w:ascii="Times New Roman" w:eastAsia="Times New Roman" w:hAnsi="Times New Roman" w:cs="Times New Roman"/>
        </w:rPr>
      </w:pPr>
    </w:p>
    <w:p w14:paraId="38FC46B5" w14:textId="77777777" w:rsidR="000B62AE" w:rsidRDefault="000B62AE">
      <w:pPr>
        <w:spacing w:line="360" w:lineRule="auto"/>
        <w:rPr>
          <w:rFonts w:ascii="Times New Roman" w:eastAsia="Times New Roman" w:hAnsi="Times New Roman" w:cs="Times New Roman"/>
        </w:rPr>
      </w:pPr>
    </w:p>
    <w:p w14:paraId="1C778563" w14:textId="77777777" w:rsidR="000B62AE" w:rsidRDefault="000B62AE">
      <w:pPr>
        <w:spacing w:line="360" w:lineRule="auto"/>
        <w:rPr>
          <w:rFonts w:ascii="Times New Roman" w:eastAsia="Times New Roman" w:hAnsi="Times New Roman" w:cs="Times New Roman"/>
        </w:rPr>
      </w:pPr>
    </w:p>
    <w:p w14:paraId="6125DD0D" w14:textId="4F03D600" w:rsidR="000B62AE" w:rsidRDefault="000B62AE" w:rsidP="000B62AE">
      <w:pPr>
        <w:pStyle w:val="Descripcin"/>
        <w:rPr>
          <w:rFonts w:eastAsia="Times New Roman" w:cs="Times New Roman"/>
        </w:rPr>
      </w:pPr>
      <w:bookmarkStart w:id="311" w:name="_Toc240236690"/>
      <w:r>
        <w:lastRenderedPageBreak/>
        <w:t xml:space="preserve">Figura </w:t>
      </w:r>
      <w:fldSimple w:instr=" STYLEREF 1 \s ">
        <w:r w:rsidR="00930693">
          <w:rPr>
            <w:noProof/>
          </w:rPr>
          <w:t>7</w:t>
        </w:r>
      </w:fldSimple>
      <w:r w:rsidR="00930693">
        <w:t>.</w:t>
      </w:r>
      <w:fldSimple w:instr=" SEQ Figura \* ARABIC \s 1 ">
        <w:r w:rsidR="00930693">
          <w:rPr>
            <w:noProof/>
          </w:rPr>
          <w:t>8</w:t>
        </w:r>
      </w:fldSimple>
      <w:r>
        <w:t xml:space="preserve"> </w:t>
      </w:r>
      <w:r w:rsidRPr="00001FCB">
        <w:t>“Vista Nueva Nota de Venta Directa y registro de una operación en USD”.</w:t>
      </w:r>
      <w:bookmarkEnd w:id="311"/>
    </w:p>
    <w:p w14:paraId="657FD6D7" w14:textId="77777777" w:rsidR="00402D35" w:rsidRPr="00402D35" w:rsidRDefault="00402D35" w:rsidP="00402D35"/>
    <w:p w14:paraId="22641504" w14:textId="77777777" w:rsidR="007D6E97" w:rsidRDefault="00B143B5">
      <w:pPr>
        <w:spacing w:line="360" w:lineRule="auto"/>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82FFB2C" wp14:editId="13C3A2ED">
            <wp:extent cx="5971540" cy="3022600"/>
            <wp:effectExtent l="0" t="0" r="0" b="0"/>
            <wp:docPr id="213128561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8"/>
                    <a:srcRect/>
                    <a:stretch>
                      <a:fillRect/>
                    </a:stretch>
                  </pic:blipFill>
                  <pic:spPr>
                    <a:xfrm>
                      <a:off x="0" y="0"/>
                      <a:ext cx="5971540" cy="3022600"/>
                    </a:xfrm>
                    <a:prstGeom prst="rect">
                      <a:avLst/>
                    </a:prstGeom>
                    <a:ln/>
                  </pic:spPr>
                </pic:pic>
              </a:graphicData>
            </a:graphic>
          </wp:inline>
        </w:drawing>
      </w:r>
    </w:p>
    <w:p w14:paraId="613FE0D4" w14:textId="77777777" w:rsidR="005D1275" w:rsidRDefault="005D1275" w:rsidP="005D1275">
      <w:pPr>
        <w:pStyle w:val="Cita"/>
      </w:pPr>
      <w:r>
        <w:t>Fuente: Elaborado por el estudiante de acuerdo con el proyecto</w:t>
      </w:r>
    </w:p>
    <w:p w14:paraId="05F69F09" w14:textId="77777777" w:rsidR="005D1275" w:rsidRDefault="005D1275">
      <w:pPr>
        <w:spacing w:line="360" w:lineRule="auto"/>
        <w:rPr>
          <w:rFonts w:ascii="Times New Roman" w:eastAsia="Times New Roman" w:hAnsi="Times New Roman" w:cs="Times New Roman"/>
        </w:rPr>
      </w:pPr>
    </w:p>
    <w:p w14:paraId="7486F4D2" w14:textId="77777777" w:rsidR="007D6E97" w:rsidRDefault="007D6E97">
      <w:pPr>
        <w:spacing w:line="360" w:lineRule="auto"/>
        <w:rPr>
          <w:rFonts w:ascii="Times New Roman" w:eastAsia="Times New Roman" w:hAnsi="Times New Roman" w:cs="Times New Roman"/>
        </w:rPr>
      </w:pPr>
    </w:p>
    <w:p w14:paraId="786B093B" w14:textId="77777777" w:rsidR="007D6E97" w:rsidRDefault="00B143B5">
      <w:pPr>
        <w:pStyle w:val="Ttulo3"/>
        <w:spacing w:line="360" w:lineRule="auto"/>
        <w:rPr>
          <w:rFonts w:ascii="Times New Roman" w:eastAsia="Times New Roman" w:hAnsi="Times New Roman" w:cs="Times New Roman"/>
          <w:color w:val="000000"/>
          <w:sz w:val="22"/>
          <w:szCs w:val="22"/>
        </w:rPr>
      </w:pPr>
      <w:bookmarkStart w:id="312" w:name="_Toc240236459"/>
      <w:r>
        <w:rPr>
          <w:rFonts w:ascii="Times New Roman" w:eastAsia="Times New Roman" w:hAnsi="Times New Roman" w:cs="Times New Roman"/>
        </w:rPr>
        <w:t>7.1.5. Vista Mantenedor de Parámetros:</w:t>
      </w:r>
      <w:bookmarkEnd w:id="312"/>
    </w:p>
    <w:p w14:paraId="3D4E20D5" w14:textId="77777777" w:rsidR="007D6E97" w:rsidRDefault="007D6E97">
      <w:pPr>
        <w:spacing w:line="360" w:lineRule="auto"/>
        <w:rPr>
          <w:rFonts w:ascii="Times New Roman" w:eastAsia="Times New Roman" w:hAnsi="Times New Roman" w:cs="Times New Roman"/>
        </w:rPr>
      </w:pPr>
    </w:p>
    <w:p w14:paraId="794E63B7" w14:textId="77777777" w:rsidR="007D6E97" w:rsidRDefault="00B143B5">
      <w:pPr>
        <w:spacing w:after="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La Vista Mantenedor de Parámetros permite administrar valores de configuración utilizados por determinadas funciones del sistema. Para el Incremento 2 incorpora la configuración del umbral utilizado para identificar obligaciones que se encuentran próximas a vencer. El usuario autorizado puede consultar el valor vigente y modificarlo de acuerdo con las necesidades de gestión financiera de la empresa. Esta configuración permite que el sistema utilice un criterio definido para determinar cuándo una obligación debe considerarse Por vencer, manteniendo este valor como un parámetro administrable y separado de las operaciones habituales de cotizaciones, Notas de Venta y pagos.</w:t>
      </w:r>
    </w:p>
    <w:p w14:paraId="4F54699A" w14:textId="77777777" w:rsidR="007D6E97" w:rsidRDefault="007D6E97">
      <w:pPr>
        <w:spacing w:line="360" w:lineRule="auto"/>
        <w:rPr>
          <w:rFonts w:ascii="Times New Roman" w:eastAsia="Times New Roman" w:hAnsi="Times New Roman" w:cs="Times New Roman"/>
        </w:rPr>
      </w:pPr>
    </w:p>
    <w:p w14:paraId="7464182D" w14:textId="77777777" w:rsidR="007D6E97" w:rsidRDefault="007D6E97">
      <w:pPr>
        <w:spacing w:line="360" w:lineRule="auto"/>
        <w:rPr>
          <w:rFonts w:ascii="Times New Roman" w:eastAsia="Times New Roman" w:hAnsi="Times New Roman" w:cs="Times New Roman"/>
        </w:rPr>
      </w:pPr>
    </w:p>
    <w:p w14:paraId="3F007161" w14:textId="77777777" w:rsidR="007D6E97" w:rsidRDefault="007D6E97">
      <w:pPr>
        <w:spacing w:line="360" w:lineRule="auto"/>
        <w:rPr>
          <w:rFonts w:ascii="Times New Roman" w:eastAsia="Times New Roman" w:hAnsi="Times New Roman" w:cs="Times New Roman"/>
        </w:rPr>
      </w:pPr>
    </w:p>
    <w:p w14:paraId="0F0A79F9" w14:textId="77777777" w:rsidR="007D6E97" w:rsidRDefault="007D6E97">
      <w:pPr>
        <w:spacing w:line="360" w:lineRule="auto"/>
        <w:rPr>
          <w:rFonts w:ascii="Times New Roman" w:eastAsia="Times New Roman" w:hAnsi="Times New Roman" w:cs="Times New Roman"/>
        </w:rPr>
      </w:pPr>
    </w:p>
    <w:p w14:paraId="47C1A284" w14:textId="496AA5CC" w:rsidR="00AC798F" w:rsidRDefault="00AC798F" w:rsidP="00AC798F">
      <w:pPr>
        <w:pStyle w:val="Descripcin"/>
        <w:rPr>
          <w:rFonts w:eastAsia="Times New Roman" w:cs="Times New Roman"/>
        </w:rPr>
      </w:pPr>
      <w:bookmarkStart w:id="313" w:name="_Toc240236691"/>
      <w:r>
        <w:t xml:space="preserve">Figura </w:t>
      </w:r>
      <w:fldSimple w:instr=" STYLEREF 1 \s ">
        <w:r w:rsidR="00930693">
          <w:rPr>
            <w:noProof/>
          </w:rPr>
          <w:t>7</w:t>
        </w:r>
      </w:fldSimple>
      <w:r w:rsidR="00930693">
        <w:t>.</w:t>
      </w:r>
      <w:fldSimple w:instr=" SEQ Figura \* ARABIC \s 1 ">
        <w:r w:rsidR="00930693">
          <w:rPr>
            <w:noProof/>
          </w:rPr>
          <w:t>9</w:t>
        </w:r>
      </w:fldSimple>
      <w:r>
        <w:t xml:space="preserve"> </w:t>
      </w:r>
      <w:r w:rsidRPr="004520BD">
        <w:t>“Vista Mantenedor de Parámetros y configuración del umbral Por vencer”.</w:t>
      </w:r>
      <w:bookmarkEnd w:id="313"/>
    </w:p>
    <w:p w14:paraId="4CC666C1" w14:textId="77777777" w:rsidR="007D6E97" w:rsidRDefault="00B143B5">
      <w:pPr>
        <w:spacing w:line="360" w:lineRule="auto"/>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34E0CB4" wp14:editId="744A2E7A">
            <wp:extent cx="5971540" cy="3022600"/>
            <wp:effectExtent l="0" t="0" r="0" b="0"/>
            <wp:docPr id="2131285677"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109"/>
                    <a:srcRect/>
                    <a:stretch>
                      <a:fillRect/>
                    </a:stretch>
                  </pic:blipFill>
                  <pic:spPr>
                    <a:xfrm>
                      <a:off x="0" y="0"/>
                      <a:ext cx="5971540" cy="3022600"/>
                    </a:xfrm>
                    <a:prstGeom prst="rect">
                      <a:avLst/>
                    </a:prstGeom>
                    <a:ln/>
                  </pic:spPr>
                </pic:pic>
              </a:graphicData>
            </a:graphic>
          </wp:inline>
        </w:drawing>
      </w:r>
    </w:p>
    <w:p w14:paraId="58A292C3" w14:textId="77777777" w:rsidR="005D1275" w:rsidRDefault="005D1275" w:rsidP="005D1275">
      <w:pPr>
        <w:pStyle w:val="Cita"/>
      </w:pPr>
      <w:r>
        <w:t>Fuente: Elaborado por el estudiante de acuerdo con el proyecto</w:t>
      </w:r>
    </w:p>
    <w:p w14:paraId="351DF090" w14:textId="77777777" w:rsidR="005D1275" w:rsidRDefault="005D1275">
      <w:pPr>
        <w:spacing w:line="360" w:lineRule="auto"/>
        <w:rPr>
          <w:rFonts w:ascii="Times New Roman" w:eastAsia="Times New Roman" w:hAnsi="Times New Roman" w:cs="Times New Roman"/>
        </w:rPr>
      </w:pPr>
    </w:p>
    <w:p w14:paraId="282C8792" w14:textId="77777777" w:rsidR="00AC798F" w:rsidRDefault="00AC798F">
      <w:pPr>
        <w:spacing w:line="360" w:lineRule="auto"/>
        <w:rPr>
          <w:rFonts w:ascii="Times New Roman" w:eastAsia="Times New Roman" w:hAnsi="Times New Roman" w:cs="Times New Roman"/>
        </w:rPr>
      </w:pPr>
    </w:p>
    <w:p w14:paraId="0D66DB20" w14:textId="77777777" w:rsidR="00DF5C87" w:rsidRDefault="00DF5C87" w:rsidP="00DF5C87">
      <w:pPr>
        <w:pStyle w:val="Descripcin"/>
      </w:pPr>
      <w:bookmarkStart w:id="314" w:name="_Toc240236692"/>
      <w:r>
        <w:t xml:space="preserve">Figura </w:t>
      </w:r>
      <w:fldSimple w:instr=" STYLEREF 1 \s ">
        <w:r w:rsidR="00930693">
          <w:rPr>
            <w:noProof/>
          </w:rPr>
          <w:t>7</w:t>
        </w:r>
      </w:fldSimple>
      <w:r w:rsidR="00930693">
        <w:t>.</w:t>
      </w:r>
      <w:fldSimple w:instr=" SEQ Figura \* ARABIC \s 1 ">
        <w:r w:rsidR="00930693">
          <w:rPr>
            <w:noProof/>
          </w:rPr>
          <w:t>10</w:t>
        </w:r>
      </w:fldSimple>
      <w:r>
        <w:t xml:space="preserve"> </w:t>
      </w:r>
      <w:r w:rsidRPr="00E60810">
        <w:t>“Funcionalidad de confirmación de configuración del umbral Por vencer”</w:t>
      </w:r>
      <w:bookmarkEnd w:id="314"/>
    </w:p>
    <w:p w14:paraId="0AA6E72D" w14:textId="0C1143E8" w:rsidR="007D6E97" w:rsidRDefault="00DF5C87" w:rsidP="00DF5C87">
      <w:pPr>
        <w:pStyle w:val="Descripcin"/>
        <w:rPr>
          <w:rFonts w:eastAsia="Times New Roman" w:cs="Times New Roman"/>
        </w:rPr>
      </w:pPr>
      <w:r w:rsidRPr="00E60810">
        <w:lastRenderedPageBreak/>
        <w:t>.</w:t>
      </w:r>
      <w:r w:rsidR="00B143B5">
        <w:rPr>
          <w:rFonts w:eastAsia="Times New Roman" w:cs="Times New Roman"/>
        </w:rPr>
        <w:drawing>
          <wp:inline distT="114300" distB="114300" distL="114300" distR="114300" wp14:anchorId="5CE5FD66" wp14:editId="7E370E4A">
            <wp:extent cx="5971540" cy="3035300"/>
            <wp:effectExtent l="0" t="0" r="0" b="0"/>
            <wp:docPr id="2131285647"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10"/>
                    <a:srcRect/>
                    <a:stretch>
                      <a:fillRect/>
                    </a:stretch>
                  </pic:blipFill>
                  <pic:spPr>
                    <a:xfrm>
                      <a:off x="0" y="0"/>
                      <a:ext cx="5971540" cy="3035300"/>
                    </a:xfrm>
                    <a:prstGeom prst="rect">
                      <a:avLst/>
                    </a:prstGeom>
                    <a:ln/>
                  </pic:spPr>
                </pic:pic>
              </a:graphicData>
            </a:graphic>
          </wp:inline>
        </w:drawing>
      </w:r>
    </w:p>
    <w:p w14:paraId="7B9C1D51" w14:textId="77777777" w:rsidR="005D1275" w:rsidRDefault="005D1275" w:rsidP="005D1275">
      <w:pPr>
        <w:pStyle w:val="Cita"/>
      </w:pPr>
      <w:r>
        <w:t>Fuente: Elaborado por el estudiante de acuerdo con el proyecto</w:t>
      </w:r>
    </w:p>
    <w:p w14:paraId="55BE2B9E" w14:textId="77777777" w:rsidR="005D1275" w:rsidRDefault="005D1275">
      <w:pPr>
        <w:spacing w:line="360" w:lineRule="auto"/>
        <w:rPr>
          <w:rFonts w:ascii="Times New Roman" w:eastAsia="Times New Roman" w:hAnsi="Times New Roman" w:cs="Times New Roman"/>
        </w:rPr>
      </w:pPr>
    </w:p>
    <w:p w14:paraId="3FFF4EBD" w14:textId="77777777" w:rsidR="007D6E97" w:rsidRDefault="00B143B5">
      <w:pPr>
        <w:pStyle w:val="Ttulo3"/>
        <w:spacing w:line="360" w:lineRule="auto"/>
        <w:rPr>
          <w:rFonts w:ascii="Times New Roman" w:eastAsia="Times New Roman" w:hAnsi="Times New Roman" w:cs="Times New Roman"/>
          <w:color w:val="000000"/>
          <w:sz w:val="22"/>
          <w:szCs w:val="22"/>
        </w:rPr>
      </w:pPr>
      <w:bookmarkStart w:id="315" w:name="_Toc240236460"/>
      <w:r>
        <w:rPr>
          <w:rFonts w:ascii="Times New Roman" w:eastAsia="Times New Roman" w:hAnsi="Times New Roman" w:cs="Times New Roman"/>
        </w:rPr>
        <w:t>7.1.6. Vista Registro de Pago:</w:t>
      </w:r>
      <w:bookmarkEnd w:id="315"/>
    </w:p>
    <w:p w14:paraId="407C74A3" w14:textId="77777777" w:rsidR="007D6E97" w:rsidRDefault="007D6E97">
      <w:pPr>
        <w:spacing w:line="360" w:lineRule="auto"/>
        <w:rPr>
          <w:rFonts w:ascii="Times New Roman" w:eastAsia="Times New Roman" w:hAnsi="Times New Roman" w:cs="Times New Roman"/>
        </w:rPr>
      </w:pPr>
    </w:p>
    <w:p w14:paraId="0193721A" w14:textId="77777777" w:rsidR="007D6E97" w:rsidRDefault="00B143B5">
      <w:pPr>
        <w:spacing w:after="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La Vista Registro de Pago permite ingresar y asociar los pagos realizados por los clientes. Dentro del Incremento 2 concentra las funciones de búsqueda y selección del cliente, asociación del pago con una Nota de Venta, clasificación del pago, selección del medio utilizado y registro de cuotas cuando se utiliza tarjeta de crédito. También permite asociar al pago un documento tributario existente cuando corresponda. A partir de la información ingresada, el sistema puede realizar las actualizaciones financieras relacionadas con la Nota de Venta. De esta forma, el usuario desarrolla el registro del pago dentro de un único contexto de interacción.</w:t>
      </w:r>
    </w:p>
    <w:p w14:paraId="108CFD9B" w14:textId="77777777" w:rsidR="007D6E97" w:rsidRDefault="007D6E97">
      <w:pPr>
        <w:spacing w:after="0" w:line="360" w:lineRule="auto"/>
        <w:rPr>
          <w:rFonts w:ascii="Times New Roman" w:eastAsia="Times New Roman" w:hAnsi="Times New Roman" w:cs="Times New Roman"/>
          <w:sz w:val="22"/>
          <w:szCs w:val="22"/>
        </w:rPr>
      </w:pPr>
    </w:p>
    <w:p w14:paraId="2751B4E0" w14:textId="77777777" w:rsidR="000428A8" w:rsidRDefault="000428A8" w:rsidP="000428A8">
      <w:pPr>
        <w:pStyle w:val="Descripcin"/>
      </w:pPr>
    </w:p>
    <w:p w14:paraId="581B4DFA" w14:textId="77777777" w:rsidR="000428A8" w:rsidRDefault="000428A8" w:rsidP="000428A8">
      <w:pPr>
        <w:pStyle w:val="Descripcin"/>
      </w:pPr>
    </w:p>
    <w:p w14:paraId="3C704BC0" w14:textId="77777777" w:rsidR="000428A8" w:rsidRDefault="000428A8" w:rsidP="000428A8">
      <w:pPr>
        <w:pStyle w:val="Descripcin"/>
      </w:pPr>
    </w:p>
    <w:p w14:paraId="73DCA143" w14:textId="77777777" w:rsidR="000428A8" w:rsidRDefault="000428A8" w:rsidP="000428A8">
      <w:pPr>
        <w:pStyle w:val="Descripcin"/>
      </w:pPr>
    </w:p>
    <w:p w14:paraId="5713DCD4" w14:textId="77777777" w:rsidR="000428A8" w:rsidRDefault="000428A8" w:rsidP="000428A8">
      <w:pPr>
        <w:pStyle w:val="Descripcin"/>
      </w:pPr>
    </w:p>
    <w:p w14:paraId="455C4AEC" w14:textId="77777777" w:rsidR="000428A8" w:rsidRDefault="000428A8" w:rsidP="000428A8">
      <w:pPr>
        <w:pStyle w:val="Descripcin"/>
      </w:pPr>
    </w:p>
    <w:p w14:paraId="523A2316" w14:textId="300B878F" w:rsidR="000428A8" w:rsidRDefault="000428A8" w:rsidP="000428A8">
      <w:pPr>
        <w:pStyle w:val="Descripcin"/>
      </w:pPr>
      <w:bookmarkStart w:id="316" w:name="_Toc240236693"/>
      <w:r>
        <w:lastRenderedPageBreak/>
        <w:t xml:space="preserve">Figura </w:t>
      </w:r>
      <w:fldSimple w:instr=" STYLEREF 1 \s ">
        <w:r w:rsidR="00930693">
          <w:rPr>
            <w:noProof/>
          </w:rPr>
          <w:t>7</w:t>
        </w:r>
      </w:fldSimple>
      <w:r w:rsidR="00930693">
        <w:t>.</w:t>
      </w:r>
      <w:fldSimple w:instr=" SEQ Figura \* ARABIC \s 1 ">
        <w:r w:rsidR="00930693">
          <w:rPr>
            <w:noProof/>
          </w:rPr>
          <w:t>11</w:t>
        </w:r>
      </w:fldSimple>
      <w:r>
        <w:t xml:space="preserve"> </w:t>
      </w:r>
      <w:r w:rsidRPr="00E577CD">
        <w:t>“Vista Registro de Pago y asociación del pago con cliente y Nota de Venta”.</w:t>
      </w:r>
      <w:bookmarkEnd w:id="316"/>
    </w:p>
    <w:p w14:paraId="704540F4" w14:textId="77777777" w:rsidR="000428A8" w:rsidRPr="000428A8" w:rsidRDefault="000428A8" w:rsidP="000428A8"/>
    <w:p w14:paraId="0BE9D298" w14:textId="77777777" w:rsidR="007D6E97" w:rsidRDefault="00B143B5">
      <w:pPr>
        <w:spacing w:after="0" w:line="360" w:lineRule="auto"/>
        <w:rPr>
          <w:rFonts w:ascii="Times New Roman" w:eastAsia="Times New Roman" w:hAnsi="Times New Roman" w:cs="Times New Roman"/>
          <w:sz w:val="22"/>
          <w:szCs w:val="22"/>
        </w:rPr>
      </w:pPr>
      <w:r>
        <w:rPr>
          <w:rFonts w:ascii="Times New Roman" w:eastAsia="Times New Roman" w:hAnsi="Times New Roman" w:cs="Times New Roman"/>
          <w:noProof/>
          <w:sz w:val="22"/>
          <w:szCs w:val="22"/>
        </w:rPr>
        <w:drawing>
          <wp:inline distT="114300" distB="114300" distL="114300" distR="114300" wp14:anchorId="212C1DBA" wp14:editId="347D3154">
            <wp:extent cx="5971540" cy="2984500"/>
            <wp:effectExtent l="0" t="0" r="0" b="0"/>
            <wp:docPr id="2131285642"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11"/>
                    <a:srcRect/>
                    <a:stretch>
                      <a:fillRect/>
                    </a:stretch>
                  </pic:blipFill>
                  <pic:spPr>
                    <a:xfrm>
                      <a:off x="0" y="0"/>
                      <a:ext cx="5971540" cy="2984500"/>
                    </a:xfrm>
                    <a:prstGeom prst="rect">
                      <a:avLst/>
                    </a:prstGeom>
                    <a:ln/>
                  </pic:spPr>
                </pic:pic>
              </a:graphicData>
            </a:graphic>
          </wp:inline>
        </w:drawing>
      </w:r>
    </w:p>
    <w:p w14:paraId="55D45E7A" w14:textId="77777777" w:rsidR="005D1275" w:rsidRDefault="005D1275" w:rsidP="005D1275">
      <w:pPr>
        <w:pStyle w:val="Cita"/>
      </w:pPr>
      <w:r>
        <w:t>Fuente: Elaborado por el estudiante de acuerdo con el proyecto</w:t>
      </w:r>
    </w:p>
    <w:p w14:paraId="15EA3A89" w14:textId="77777777" w:rsidR="005D1275" w:rsidRDefault="005D1275">
      <w:pPr>
        <w:spacing w:after="0" w:line="360" w:lineRule="auto"/>
        <w:rPr>
          <w:rFonts w:ascii="Times New Roman" w:eastAsia="Times New Roman" w:hAnsi="Times New Roman" w:cs="Times New Roman"/>
          <w:sz w:val="22"/>
          <w:szCs w:val="22"/>
        </w:rPr>
      </w:pPr>
    </w:p>
    <w:p w14:paraId="2440C170" w14:textId="77777777" w:rsidR="007D6E97" w:rsidRDefault="007D6E97">
      <w:pPr>
        <w:spacing w:after="0" w:line="360" w:lineRule="auto"/>
        <w:rPr>
          <w:rFonts w:ascii="Times New Roman" w:eastAsia="Times New Roman" w:hAnsi="Times New Roman" w:cs="Times New Roman"/>
          <w:sz w:val="22"/>
          <w:szCs w:val="22"/>
        </w:rPr>
      </w:pPr>
    </w:p>
    <w:p w14:paraId="6349A7F6" w14:textId="77777777" w:rsidR="007D6E97" w:rsidRDefault="007D6E97">
      <w:pPr>
        <w:spacing w:after="0" w:line="360" w:lineRule="auto"/>
        <w:rPr>
          <w:rFonts w:ascii="Times New Roman" w:eastAsia="Times New Roman" w:hAnsi="Times New Roman" w:cs="Times New Roman"/>
          <w:sz w:val="22"/>
          <w:szCs w:val="22"/>
        </w:rPr>
      </w:pPr>
    </w:p>
    <w:p w14:paraId="1BBD6864" w14:textId="77777777" w:rsidR="007D6E97" w:rsidRDefault="007D6E97">
      <w:pPr>
        <w:spacing w:line="360" w:lineRule="auto"/>
        <w:rPr>
          <w:rFonts w:ascii="Times New Roman" w:eastAsia="Times New Roman" w:hAnsi="Times New Roman" w:cs="Times New Roman"/>
        </w:rPr>
      </w:pPr>
    </w:p>
    <w:p w14:paraId="4C5A8238" w14:textId="77777777" w:rsidR="007D6E97" w:rsidRDefault="00B143B5">
      <w:pPr>
        <w:pStyle w:val="Ttulo3"/>
        <w:spacing w:line="360" w:lineRule="auto"/>
        <w:rPr>
          <w:rFonts w:ascii="Times New Roman" w:eastAsia="Times New Roman" w:hAnsi="Times New Roman" w:cs="Times New Roman"/>
        </w:rPr>
      </w:pPr>
      <w:bookmarkStart w:id="317" w:name="_Toc240236461"/>
      <w:r>
        <w:rPr>
          <w:rFonts w:ascii="Times New Roman" w:eastAsia="Times New Roman" w:hAnsi="Times New Roman" w:cs="Times New Roman"/>
        </w:rPr>
        <w:t>7.1.7. Vista Detalle de Pago:</w:t>
      </w:r>
      <w:bookmarkEnd w:id="317"/>
    </w:p>
    <w:p w14:paraId="47427988" w14:textId="77777777" w:rsidR="007D6E97" w:rsidRDefault="007D6E97">
      <w:pPr>
        <w:spacing w:line="360" w:lineRule="auto"/>
        <w:rPr>
          <w:rFonts w:ascii="Times New Roman" w:eastAsia="Times New Roman" w:hAnsi="Times New Roman" w:cs="Times New Roman"/>
        </w:rPr>
      </w:pPr>
    </w:p>
    <w:p w14:paraId="5C3D326B" w14:textId="77777777" w:rsidR="007D6E97" w:rsidRDefault="00B143B5">
      <w:pPr>
        <w:spacing w:after="0"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La Vista Detalle de Pago permite consultar la información correspondiente a un pago previamente registrado y realizar las acciones de control asociadas a dicho registro. En esta Vista se presentan los antecedentes necesarios para identificar el pago y su relación con el cliente y la Nota de Venta correspondiente. Entre sus principales funcionalidades se encuentran la consulta del detalle, la anulación de un registro de pago, la reversión de un pago, la generación del comprobante de pago en formato PDF y la conciliación del registro. Las acciones disponibles dependen de las autorizaciones correspondientes al usuario que accede a la Vista.</w:t>
      </w:r>
    </w:p>
    <w:p w14:paraId="32C40ECF" w14:textId="77777777" w:rsidR="007D6E97" w:rsidRDefault="007D6E97">
      <w:pPr>
        <w:spacing w:after="0" w:line="360" w:lineRule="auto"/>
        <w:rPr>
          <w:rFonts w:ascii="Times New Roman" w:eastAsia="Times New Roman" w:hAnsi="Times New Roman" w:cs="Times New Roman"/>
          <w:sz w:val="22"/>
          <w:szCs w:val="22"/>
        </w:rPr>
      </w:pPr>
    </w:p>
    <w:p w14:paraId="5ACC3458" w14:textId="77777777" w:rsidR="005D1996" w:rsidRDefault="005D1996">
      <w:pPr>
        <w:spacing w:after="0" w:line="360" w:lineRule="auto"/>
        <w:rPr>
          <w:rFonts w:ascii="Times New Roman" w:eastAsia="Times New Roman" w:hAnsi="Times New Roman" w:cs="Times New Roman"/>
          <w:sz w:val="22"/>
          <w:szCs w:val="22"/>
        </w:rPr>
      </w:pPr>
    </w:p>
    <w:p w14:paraId="2D8423C6" w14:textId="1A3B0CFC" w:rsidR="005D1996" w:rsidRDefault="005D1996" w:rsidP="005D1996">
      <w:pPr>
        <w:pStyle w:val="Descripcin"/>
        <w:rPr>
          <w:rFonts w:eastAsia="Times New Roman" w:cs="Times New Roman"/>
          <w:sz w:val="22"/>
          <w:szCs w:val="22"/>
        </w:rPr>
      </w:pPr>
      <w:bookmarkStart w:id="318" w:name="_Toc240236694"/>
      <w:r>
        <w:lastRenderedPageBreak/>
        <w:t xml:space="preserve">Figura </w:t>
      </w:r>
      <w:fldSimple w:instr=" STYLEREF 1 \s ">
        <w:r w:rsidR="00930693">
          <w:rPr>
            <w:noProof/>
          </w:rPr>
          <w:t>7</w:t>
        </w:r>
      </w:fldSimple>
      <w:r w:rsidR="00930693">
        <w:t>.</w:t>
      </w:r>
      <w:fldSimple w:instr=" SEQ Figura \* ARABIC \s 1 ">
        <w:r w:rsidR="00930693">
          <w:rPr>
            <w:noProof/>
          </w:rPr>
          <w:t>12</w:t>
        </w:r>
      </w:fldSimple>
      <w:r>
        <w:t xml:space="preserve"> </w:t>
      </w:r>
      <w:r w:rsidRPr="00E77D51">
        <w:t>“Vista Ficha Cliente y acciones disponibles sobre los pagos asociados”.</w:t>
      </w:r>
      <w:bookmarkEnd w:id="318"/>
    </w:p>
    <w:p w14:paraId="2678F02B" w14:textId="77777777" w:rsidR="007D6E97" w:rsidRDefault="00B143B5">
      <w:pPr>
        <w:spacing w:after="0" w:line="360" w:lineRule="auto"/>
        <w:rPr>
          <w:rFonts w:ascii="Times New Roman" w:eastAsia="Times New Roman" w:hAnsi="Times New Roman" w:cs="Times New Roman"/>
          <w:sz w:val="22"/>
          <w:szCs w:val="22"/>
        </w:rPr>
      </w:pPr>
      <w:r>
        <w:rPr>
          <w:rFonts w:ascii="Times New Roman" w:eastAsia="Times New Roman" w:hAnsi="Times New Roman" w:cs="Times New Roman"/>
          <w:noProof/>
          <w:sz w:val="22"/>
          <w:szCs w:val="22"/>
        </w:rPr>
        <w:drawing>
          <wp:inline distT="114300" distB="114300" distL="114300" distR="114300" wp14:anchorId="41DA254E" wp14:editId="68D5E73E">
            <wp:extent cx="5971540" cy="2997200"/>
            <wp:effectExtent l="0" t="0" r="0" b="0"/>
            <wp:docPr id="2131285670"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112"/>
                    <a:srcRect/>
                    <a:stretch>
                      <a:fillRect/>
                    </a:stretch>
                  </pic:blipFill>
                  <pic:spPr>
                    <a:xfrm>
                      <a:off x="0" y="0"/>
                      <a:ext cx="5971540" cy="2997200"/>
                    </a:xfrm>
                    <a:prstGeom prst="rect">
                      <a:avLst/>
                    </a:prstGeom>
                    <a:ln/>
                  </pic:spPr>
                </pic:pic>
              </a:graphicData>
            </a:graphic>
          </wp:inline>
        </w:drawing>
      </w:r>
    </w:p>
    <w:p w14:paraId="419D3700" w14:textId="77777777" w:rsidR="005D1275" w:rsidRDefault="005D1275" w:rsidP="005D1275">
      <w:pPr>
        <w:pStyle w:val="Cita"/>
      </w:pPr>
      <w:r>
        <w:t>Fuente: Elaborado por el estudiante de acuerdo con el proyecto</w:t>
      </w:r>
    </w:p>
    <w:p w14:paraId="75290477" w14:textId="77777777" w:rsidR="005D1275" w:rsidRDefault="005D1275">
      <w:pPr>
        <w:spacing w:after="0" w:line="360" w:lineRule="auto"/>
        <w:rPr>
          <w:rFonts w:ascii="Times New Roman" w:eastAsia="Times New Roman" w:hAnsi="Times New Roman" w:cs="Times New Roman"/>
          <w:sz w:val="22"/>
          <w:szCs w:val="22"/>
        </w:rPr>
      </w:pPr>
    </w:p>
    <w:p w14:paraId="08A27AB7" w14:textId="77777777" w:rsidR="007D6E97" w:rsidRDefault="007D6E97">
      <w:pPr>
        <w:spacing w:after="0" w:line="360" w:lineRule="auto"/>
        <w:rPr>
          <w:rFonts w:ascii="Times New Roman" w:eastAsia="Times New Roman" w:hAnsi="Times New Roman" w:cs="Times New Roman"/>
          <w:sz w:val="22"/>
          <w:szCs w:val="22"/>
        </w:rPr>
      </w:pPr>
    </w:p>
    <w:p w14:paraId="5C4A70D5" w14:textId="77777777" w:rsidR="007D6E97" w:rsidRDefault="00B143B5">
      <w:pPr>
        <w:pStyle w:val="Ttulo3"/>
        <w:spacing w:line="360" w:lineRule="auto"/>
        <w:rPr>
          <w:rFonts w:ascii="Times New Roman" w:eastAsia="Times New Roman" w:hAnsi="Times New Roman" w:cs="Times New Roman"/>
        </w:rPr>
      </w:pPr>
      <w:bookmarkStart w:id="319" w:name="_heading=h.wg66figc0azy" w:colFirst="0" w:colLast="0"/>
      <w:bookmarkStart w:id="320" w:name="_Toc240236462"/>
      <w:bookmarkEnd w:id="319"/>
      <w:r>
        <w:rPr>
          <w:rFonts w:ascii="Times New Roman" w:eastAsia="Times New Roman" w:hAnsi="Times New Roman" w:cs="Times New Roman"/>
        </w:rPr>
        <w:t>7.1.8. Vista Gestión de Usuarios:</w:t>
      </w:r>
      <w:bookmarkEnd w:id="320"/>
    </w:p>
    <w:p w14:paraId="2ED7779E" w14:textId="77777777" w:rsidR="007D6E97" w:rsidRDefault="007D6E97">
      <w:pPr>
        <w:rPr>
          <w:rFonts w:ascii="Times New Roman" w:eastAsia="Times New Roman" w:hAnsi="Times New Roman" w:cs="Times New Roman"/>
        </w:rPr>
      </w:pPr>
    </w:p>
    <w:p w14:paraId="1B14B2E1" w14:textId="77777777" w:rsidR="007D6E97" w:rsidRDefault="00B143B5">
      <w:pPr>
        <w:spacing w:after="0"/>
        <w:rPr>
          <w:rFonts w:ascii="Times New Roman" w:eastAsia="Times New Roman" w:hAnsi="Times New Roman" w:cs="Times New Roman"/>
        </w:rPr>
      </w:pPr>
      <w:r>
        <w:rPr>
          <w:rFonts w:ascii="Times New Roman" w:eastAsia="Times New Roman" w:hAnsi="Times New Roman" w:cs="Times New Roman"/>
        </w:rPr>
        <w:t>La Vista Gestión de Usuarios concentra las principales operaciones administrativas relacionadas con las cuentas que pueden acceder al sistema. Dentro del Incremento 2 permite registrar usuarios, desactivar y reactivar cuentas, modificar su configuración base y gestionar la asignación o retiro del rol Administrador. También permite realizar el desbloqueo administrativo de una cuenta cuando corresponda. El usuario autorizado puede gestionar estas operaciones desde un mismo contexto, manteniendo centralizada la administración de las cuentas del sistema y evitando crear Vistas independientes para cada cambio de estado, configuración o rol.</w:t>
      </w:r>
    </w:p>
    <w:p w14:paraId="43974D06" w14:textId="77777777" w:rsidR="005D1996" w:rsidRDefault="005D1996">
      <w:pPr>
        <w:spacing w:after="0"/>
        <w:rPr>
          <w:rFonts w:ascii="Times New Roman" w:eastAsia="Times New Roman" w:hAnsi="Times New Roman" w:cs="Times New Roman"/>
        </w:rPr>
      </w:pPr>
    </w:p>
    <w:p w14:paraId="33C61441" w14:textId="77777777" w:rsidR="005D1996" w:rsidRDefault="005D1996">
      <w:pPr>
        <w:spacing w:after="0"/>
        <w:rPr>
          <w:rFonts w:ascii="Times New Roman" w:eastAsia="Times New Roman" w:hAnsi="Times New Roman" w:cs="Times New Roman"/>
        </w:rPr>
      </w:pPr>
    </w:p>
    <w:p w14:paraId="1B1DED4A" w14:textId="77777777" w:rsidR="005D1996" w:rsidRDefault="005D1996">
      <w:pPr>
        <w:spacing w:after="0"/>
        <w:rPr>
          <w:rFonts w:ascii="Times New Roman" w:eastAsia="Times New Roman" w:hAnsi="Times New Roman" w:cs="Times New Roman"/>
        </w:rPr>
      </w:pPr>
    </w:p>
    <w:p w14:paraId="34F31199" w14:textId="0FFD2421" w:rsidR="005F3E63" w:rsidRDefault="005F3E63" w:rsidP="005F3E63">
      <w:pPr>
        <w:pStyle w:val="Descripcin"/>
        <w:rPr>
          <w:rFonts w:eastAsia="Times New Roman" w:cs="Times New Roman"/>
        </w:rPr>
      </w:pPr>
      <w:bookmarkStart w:id="321" w:name="_Toc240236695"/>
      <w:r>
        <w:t xml:space="preserve">Figura </w:t>
      </w:r>
      <w:fldSimple w:instr=" STYLEREF 1 \s ">
        <w:r w:rsidR="00930693">
          <w:rPr>
            <w:noProof/>
          </w:rPr>
          <w:t>7</w:t>
        </w:r>
      </w:fldSimple>
      <w:r w:rsidR="00930693">
        <w:t>.</w:t>
      </w:r>
      <w:fldSimple w:instr=" SEQ Figura \* ARABIC \s 1 ">
        <w:r w:rsidR="00930693">
          <w:rPr>
            <w:noProof/>
          </w:rPr>
          <w:t>13</w:t>
        </w:r>
      </w:fldSimple>
      <w:r>
        <w:t xml:space="preserve"> </w:t>
      </w:r>
      <w:r w:rsidRPr="008E578F">
        <w:t>“Vista Gestión de Usuarios y estado de las cuentas registradas”.</w:t>
      </w:r>
      <w:bookmarkEnd w:id="321"/>
    </w:p>
    <w:p w14:paraId="041F2A59" w14:textId="77777777" w:rsidR="007D6E97" w:rsidRDefault="00B143B5">
      <w:pP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7115216B" wp14:editId="52AFF54A">
            <wp:extent cx="5971540" cy="2997200"/>
            <wp:effectExtent l="0" t="0" r="0" b="0"/>
            <wp:docPr id="2131285673"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113"/>
                    <a:srcRect/>
                    <a:stretch>
                      <a:fillRect/>
                    </a:stretch>
                  </pic:blipFill>
                  <pic:spPr>
                    <a:xfrm>
                      <a:off x="0" y="0"/>
                      <a:ext cx="5971540" cy="2997200"/>
                    </a:xfrm>
                    <a:prstGeom prst="rect">
                      <a:avLst/>
                    </a:prstGeom>
                    <a:ln/>
                  </pic:spPr>
                </pic:pic>
              </a:graphicData>
            </a:graphic>
          </wp:inline>
        </w:drawing>
      </w:r>
    </w:p>
    <w:p w14:paraId="6C6646D2" w14:textId="77777777" w:rsidR="005D1275" w:rsidRDefault="005D1275" w:rsidP="005D1275">
      <w:pPr>
        <w:pStyle w:val="Cita"/>
      </w:pPr>
      <w:r>
        <w:t>Fuente: Elaborado por el estudiante de acuerdo con el proyecto</w:t>
      </w:r>
    </w:p>
    <w:p w14:paraId="7D0CBAC6" w14:textId="77777777" w:rsidR="005D1275" w:rsidRDefault="005D1275">
      <w:pPr>
        <w:rPr>
          <w:rFonts w:ascii="Times New Roman" w:eastAsia="Times New Roman" w:hAnsi="Times New Roman" w:cs="Times New Roman"/>
        </w:rPr>
      </w:pPr>
    </w:p>
    <w:p w14:paraId="3AA84C2F" w14:textId="77777777" w:rsidR="007D6E97" w:rsidRDefault="007D6E97">
      <w:pPr>
        <w:rPr>
          <w:rFonts w:ascii="Times New Roman" w:eastAsia="Times New Roman" w:hAnsi="Times New Roman" w:cs="Times New Roman"/>
        </w:rPr>
      </w:pPr>
    </w:p>
    <w:p w14:paraId="657F7539" w14:textId="77777777" w:rsidR="007D6E97" w:rsidRDefault="00B143B5">
      <w:pPr>
        <w:pStyle w:val="Ttulo3"/>
        <w:spacing w:line="360" w:lineRule="auto"/>
        <w:rPr>
          <w:rFonts w:ascii="Times New Roman" w:eastAsia="Times New Roman" w:hAnsi="Times New Roman" w:cs="Times New Roman"/>
        </w:rPr>
      </w:pPr>
      <w:bookmarkStart w:id="322" w:name="_heading=h.ykn7nhclr3z8" w:colFirst="0" w:colLast="0"/>
      <w:bookmarkStart w:id="323" w:name="_Toc240236463"/>
      <w:bookmarkEnd w:id="322"/>
      <w:r>
        <w:rPr>
          <w:rFonts w:ascii="Times New Roman" w:eastAsia="Times New Roman" w:hAnsi="Times New Roman" w:cs="Times New Roman"/>
        </w:rPr>
        <w:t>7.1.9. Vista Consulta de Usuarios:</w:t>
      </w:r>
      <w:bookmarkEnd w:id="323"/>
    </w:p>
    <w:p w14:paraId="65C0F6DA" w14:textId="77777777" w:rsidR="007D6E97" w:rsidRDefault="007D6E97">
      <w:pPr>
        <w:rPr>
          <w:rFonts w:ascii="Times New Roman" w:eastAsia="Times New Roman" w:hAnsi="Times New Roman" w:cs="Times New Roman"/>
        </w:rPr>
      </w:pPr>
    </w:p>
    <w:p w14:paraId="36CAFFA8" w14:textId="77777777" w:rsidR="007D6E97" w:rsidRDefault="00B143B5">
      <w:pPr>
        <w:spacing w:after="0"/>
        <w:rPr>
          <w:rFonts w:ascii="Times New Roman" w:eastAsia="Times New Roman" w:hAnsi="Times New Roman" w:cs="Times New Roman"/>
        </w:rPr>
      </w:pPr>
      <w:r>
        <w:rPr>
          <w:rFonts w:ascii="Times New Roman" w:eastAsia="Times New Roman" w:hAnsi="Times New Roman" w:cs="Times New Roman"/>
        </w:rPr>
        <w:t>La Vista Consulta de Usuarios permite revisar las cuentas registradas y consultar la información relacionada con sus accesos. Su objetivo es proporcionar un contexto de consulta que permita seleccionar un usuario y conocer su situación de acceso sin realizar directamente las operaciones administrativas de modificación. El usuario autorizado puede revisar la información disponible de las cuentas y consultar los permisos y accesos asociados a la cuenta seleccionada. Esta Vista mantiene separado el objetivo de consulta de las funciones de administración realizadas en Gestión de Usuarios y Gestión de Accesos.</w:t>
      </w:r>
    </w:p>
    <w:p w14:paraId="24BEB08A" w14:textId="77777777" w:rsidR="007D6E97" w:rsidRDefault="007D6E97">
      <w:pPr>
        <w:spacing w:after="0"/>
        <w:rPr>
          <w:rFonts w:ascii="Times New Roman" w:eastAsia="Times New Roman" w:hAnsi="Times New Roman" w:cs="Times New Roman"/>
        </w:rPr>
      </w:pPr>
    </w:p>
    <w:p w14:paraId="1AA68488" w14:textId="77777777" w:rsidR="003C5832" w:rsidRDefault="003C5832">
      <w:pPr>
        <w:spacing w:after="0"/>
        <w:rPr>
          <w:rFonts w:ascii="Times New Roman" w:eastAsia="Times New Roman" w:hAnsi="Times New Roman" w:cs="Times New Roman"/>
        </w:rPr>
      </w:pPr>
    </w:p>
    <w:p w14:paraId="3922C357" w14:textId="77777777" w:rsidR="003C5832" w:rsidRDefault="003C5832">
      <w:pPr>
        <w:spacing w:after="0"/>
        <w:rPr>
          <w:rFonts w:ascii="Times New Roman" w:eastAsia="Times New Roman" w:hAnsi="Times New Roman" w:cs="Times New Roman"/>
        </w:rPr>
      </w:pPr>
    </w:p>
    <w:p w14:paraId="4E908384" w14:textId="77777777" w:rsidR="003C5832" w:rsidRDefault="003C5832">
      <w:pPr>
        <w:spacing w:after="0"/>
        <w:rPr>
          <w:rFonts w:ascii="Times New Roman" w:eastAsia="Times New Roman" w:hAnsi="Times New Roman" w:cs="Times New Roman"/>
        </w:rPr>
      </w:pPr>
    </w:p>
    <w:p w14:paraId="6AA3BAB8" w14:textId="77777777" w:rsidR="003C5832" w:rsidRDefault="003C5832">
      <w:pPr>
        <w:spacing w:after="0"/>
        <w:rPr>
          <w:rFonts w:ascii="Times New Roman" w:eastAsia="Times New Roman" w:hAnsi="Times New Roman" w:cs="Times New Roman"/>
        </w:rPr>
      </w:pPr>
    </w:p>
    <w:p w14:paraId="5BFF1740" w14:textId="77777777" w:rsidR="003C5832" w:rsidRDefault="003C5832">
      <w:pPr>
        <w:spacing w:after="0"/>
        <w:rPr>
          <w:rFonts w:ascii="Times New Roman" w:eastAsia="Times New Roman" w:hAnsi="Times New Roman" w:cs="Times New Roman"/>
        </w:rPr>
      </w:pPr>
    </w:p>
    <w:p w14:paraId="0188E5C7" w14:textId="77777777" w:rsidR="003C5832" w:rsidRDefault="003C5832">
      <w:pPr>
        <w:spacing w:after="0"/>
        <w:rPr>
          <w:rFonts w:ascii="Times New Roman" w:eastAsia="Times New Roman" w:hAnsi="Times New Roman" w:cs="Times New Roman"/>
        </w:rPr>
      </w:pPr>
    </w:p>
    <w:p w14:paraId="7B81B7BC" w14:textId="77777777" w:rsidR="003C5832" w:rsidRDefault="003C5832">
      <w:pPr>
        <w:spacing w:after="0"/>
        <w:rPr>
          <w:rFonts w:ascii="Times New Roman" w:eastAsia="Times New Roman" w:hAnsi="Times New Roman" w:cs="Times New Roman"/>
        </w:rPr>
      </w:pPr>
    </w:p>
    <w:p w14:paraId="31630E14" w14:textId="77777777" w:rsidR="001E4D9D" w:rsidRDefault="001E4D9D">
      <w:pPr>
        <w:spacing w:after="0"/>
        <w:rPr>
          <w:rFonts w:ascii="Times New Roman" w:eastAsia="Times New Roman" w:hAnsi="Times New Roman" w:cs="Times New Roman"/>
        </w:rPr>
      </w:pPr>
    </w:p>
    <w:p w14:paraId="14EDDFF0" w14:textId="77777777" w:rsidR="003C5832" w:rsidRDefault="003C5832">
      <w:pPr>
        <w:spacing w:after="0"/>
        <w:rPr>
          <w:rFonts w:ascii="Times New Roman" w:eastAsia="Times New Roman" w:hAnsi="Times New Roman" w:cs="Times New Roman"/>
        </w:rPr>
      </w:pPr>
    </w:p>
    <w:p w14:paraId="245FCE72" w14:textId="1410FCDD" w:rsidR="003C5832" w:rsidRDefault="003C5832" w:rsidP="003C5832">
      <w:pPr>
        <w:pStyle w:val="Descripcin"/>
        <w:rPr>
          <w:rFonts w:eastAsia="Times New Roman" w:cs="Times New Roman"/>
        </w:rPr>
      </w:pPr>
      <w:bookmarkStart w:id="324" w:name="_Toc240236696"/>
      <w:r>
        <w:lastRenderedPageBreak/>
        <w:t xml:space="preserve">Figura </w:t>
      </w:r>
      <w:fldSimple w:instr=" STYLEREF 1 \s ">
        <w:r w:rsidR="00930693">
          <w:rPr>
            <w:noProof/>
          </w:rPr>
          <w:t>7</w:t>
        </w:r>
      </w:fldSimple>
      <w:r w:rsidR="00930693">
        <w:t>.</w:t>
      </w:r>
      <w:fldSimple w:instr=" SEQ Figura \* ARABIC \s 1 ">
        <w:r w:rsidR="00930693">
          <w:rPr>
            <w:noProof/>
          </w:rPr>
          <w:t>14</w:t>
        </w:r>
      </w:fldSimple>
      <w:r>
        <w:t xml:space="preserve"> </w:t>
      </w:r>
      <w:r w:rsidRPr="006D6CD7">
        <w:t>“Vista Gestión de Usuarios y configuración de accesos de una cuenta”.</w:t>
      </w:r>
      <w:bookmarkEnd w:id="324"/>
    </w:p>
    <w:p w14:paraId="612CB264" w14:textId="77777777" w:rsidR="003C5832" w:rsidRDefault="003C5832">
      <w:pPr>
        <w:spacing w:after="0"/>
        <w:rPr>
          <w:rFonts w:ascii="Times New Roman" w:eastAsia="Times New Roman" w:hAnsi="Times New Roman" w:cs="Times New Roman"/>
        </w:rPr>
      </w:pPr>
    </w:p>
    <w:p w14:paraId="4287762C" w14:textId="77777777" w:rsidR="007D6E97" w:rsidRDefault="00B143B5">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361F59E" wp14:editId="20189128">
            <wp:extent cx="5971540" cy="2997200"/>
            <wp:effectExtent l="0" t="0" r="0" b="0"/>
            <wp:docPr id="2131285685"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113"/>
                    <a:srcRect/>
                    <a:stretch>
                      <a:fillRect/>
                    </a:stretch>
                  </pic:blipFill>
                  <pic:spPr>
                    <a:xfrm>
                      <a:off x="0" y="0"/>
                      <a:ext cx="5971540" cy="2997200"/>
                    </a:xfrm>
                    <a:prstGeom prst="rect">
                      <a:avLst/>
                    </a:prstGeom>
                    <a:ln/>
                  </pic:spPr>
                </pic:pic>
              </a:graphicData>
            </a:graphic>
          </wp:inline>
        </w:drawing>
      </w:r>
    </w:p>
    <w:p w14:paraId="3A810781" w14:textId="77777777" w:rsidR="005D1275" w:rsidRDefault="005D1275" w:rsidP="005D1275">
      <w:pPr>
        <w:pStyle w:val="Cita"/>
      </w:pPr>
      <w:r>
        <w:t>Fuente: Elaborado por el estudiante de acuerdo con el proyecto</w:t>
      </w:r>
    </w:p>
    <w:p w14:paraId="0F9AA38D" w14:textId="77777777" w:rsidR="005D1275" w:rsidRDefault="005D1275">
      <w:pPr>
        <w:rPr>
          <w:rFonts w:ascii="Times New Roman" w:eastAsia="Times New Roman" w:hAnsi="Times New Roman" w:cs="Times New Roman"/>
        </w:rPr>
      </w:pPr>
    </w:p>
    <w:p w14:paraId="61CD603B" w14:textId="77777777" w:rsidR="007D6E97" w:rsidRDefault="007D6E97">
      <w:pPr>
        <w:spacing w:after="0"/>
        <w:rPr>
          <w:rFonts w:ascii="Times New Roman" w:eastAsia="Times New Roman" w:hAnsi="Times New Roman" w:cs="Times New Roman"/>
        </w:rPr>
      </w:pPr>
    </w:p>
    <w:p w14:paraId="1EF1A701" w14:textId="77777777" w:rsidR="007D6E97" w:rsidRDefault="007D6E97">
      <w:pPr>
        <w:spacing w:after="0"/>
        <w:rPr>
          <w:rFonts w:ascii="Times New Roman" w:eastAsia="Times New Roman" w:hAnsi="Times New Roman" w:cs="Times New Roman"/>
        </w:rPr>
      </w:pPr>
    </w:p>
    <w:p w14:paraId="37A09699" w14:textId="77777777" w:rsidR="007D6E97" w:rsidRDefault="00B143B5">
      <w:pPr>
        <w:pStyle w:val="Ttulo3"/>
        <w:spacing w:line="360" w:lineRule="auto"/>
        <w:rPr>
          <w:rFonts w:ascii="Times New Roman" w:eastAsia="Times New Roman" w:hAnsi="Times New Roman" w:cs="Times New Roman"/>
        </w:rPr>
      </w:pPr>
      <w:bookmarkStart w:id="325" w:name="_heading=h.c4aj028t3hsz" w:colFirst="0" w:colLast="0"/>
      <w:bookmarkStart w:id="326" w:name="_Toc240236464"/>
      <w:bookmarkEnd w:id="325"/>
      <w:r>
        <w:rPr>
          <w:rFonts w:ascii="Times New Roman" w:eastAsia="Times New Roman" w:hAnsi="Times New Roman" w:cs="Times New Roman"/>
        </w:rPr>
        <w:t>7.1.10. Vista Cuenta:</w:t>
      </w:r>
      <w:bookmarkEnd w:id="326"/>
    </w:p>
    <w:p w14:paraId="26BE3F21" w14:textId="77777777" w:rsidR="007D6E97" w:rsidRDefault="007D6E97">
      <w:pPr>
        <w:rPr>
          <w:rFonts w:ascii="Times New Roman" w:eastAsia="Times New Roman" w:hAnsi="Times New Roman" w:cs="Times New Roman"/>
        </w:rPr>
      </w:pPr>
    </w:p>
    <w:p w14:paraId="6B889CC4" w14:textId="67AE149F" w:rsidR="007D6E97" w:rsidRDefault="00B143B5">
      <w:pPr>
        <w:spacing w:after="0"/>
        <w:rPr>
          <w:rFonts w:ascii="Times New Roman" w:eastAsia="Times New Roman" w:hAnsi="Times New Roman" w:cs="Times New Roman"/>
        </w:rPr>
      </w:pPr>
      <w:r>
        <w:rPr>
          <w:rFonts w:ascii="Times New Roman" w:eastAsia="Times New Roman" w:hAnsi="Times New Roman" w:cs="Times New Roman"/>
        </w:rPr>
        <w:t>La Vista Cuenta permite al usuario registrado gestionar aspectos relacionados con la seguridad de su propia cuenta. Dentro del Incremento 2 su principal funcionalidad corresponde al cambio de contraseña. El usuario debe proporcionar la información requerida para validar su contraseña vigente y establecer una nueva contraseña que cumpla las condiciones definidas por el sistema. Esta operación se realiza dentro del contexto de la cuenta autenticada y permite actualizar las credenciales personales sin depender de una acción administrativa realizada por Gerencia. La Vista concentra esta interacción como parte de las opciones personales de seguridad del usuario.</w:t>
      </w:r>
    </w:p>
    <w:p w14:paraId="72F30BDA" w14:textId="77777777" w:rsidR="007D6E97" w:rsidRDefault="007D6E97">
      <w:pPr>
        <w:spacing w:after="0"/>
        <w:rPr>
          <w:rFonts w:ascii="Times New Roman" w:eastAsia="Times New Roman" w:hAnsi="Times New Roman" w:cs="Times New Roman"/>
        </w:rPr>
      </w:pPr>
    </w:p>
    <w:p w14:paraId="711AA5C0" w14:textId="77777777" w:rsidR="007D6E97" w:rsidRDefault="007D6E97">
      <w:pPr>
        <w:spacing w:after="0"/>
        <w:rPr>
          <w:rFonts w:ascii="Times New Roman" w:eastAsia="Times New Roman" w:hAnsi="Times New Roman" w:cs="Times New Roman"/>
        </w:rPr>
      </w:pPr>
    </w:p>
    <w:p w14:paraId="2655A4D2" w14:textId="77777777" w:rsidR="007D6E97" w:rsidRDefault="007D6E97">
      <w:pPr>
        <w:spacing w:after="0"/>
        <w:rPr>
          <w:rFonts w:ascii="Times New Roman" w:eastAsia="Times New Roman" w:hAnsi="Times New Roman" w:cs="Times New Roman"/>
        </w:rPr>
      </w:pPr>
    </w:p>
    <w:p w14:paraId="3EA0DFAF" w14:textId="77777777" w:rsidR="007D6E97" w:rsidRDefault="007D6E97">
      <w:pPr>
        <w:spacing w:after="0"/>
        <w:rPr>
          <w:rFonts w:ascii="Times New Roman" w:eastAsia="Times New Roman" w:hAnsi="Times New Roman" w:cs="Times New Roman"/>
        </w:rPr>
      </w:pPr>
    </w:p>
    <w:p w14:paraId="3CB21CC8" w14:textId="77777777" w:rsidR="007D6E97" w:rsidRDefault="007D6E97">
      <w:pPr>
        <w:spacing w:after="0"/>
        <w:rPr>
          <w:rFonts w:ascii="Times New Roman" w:eastAsia="Times New Roman" w:hAnsi="Times New Roman" w:cs="Times New Roman"/>
        </w:rPr>
      </w:pPr>
    </w:p>
    <w:p w14:paraId="18070731" w14:textId="77777777" w:rsidR="007D6E97" w:rsidRDefault="007D6E97">
      <w:pPr>
        <w:spacing w:after="0"/>
        <w:rPr>
          <w:rFonts w:ascii="Times New Roman" w:eastAsia="Times New Roman" w:hAnsi="Times New Roman" w:cs="Times New Roman"/>
        </w:rPr>
      </w:pPr>
    </w:p>
    <w:p w14:paraId="60AB90CE" w14:textId="77777777" w:rsidR="007D6E97" w:rsidRDefault="007D6E97">
      <w:pPr>
        <w:spacing w:after="0"/>
        <w:rPr>
          <w:rFonts w:ascii="Times New Roman" w:eastAsia="Times New Roman" w:hAnsi="Times New Roman" w:cs="Times New Roman"/>
        </w:rPr>
      </w:pPr>
    </w:p>
    <w:p w14:paraId="30DF1CE8" w14:textId="77777777" w:rsidR="007D6E97" w:rsidRDefault="007D6E97">
      <w:pPr>
        <w:spacing w:after="0"/>
        <w:rPr>
          <w:rFonts w:ascii="Times New Roman" w:eastAsia="Times New Roman" w:hAnsi="Times New Roman" w:cs="Times New Roman"/>
        </w:rPr>
      </w:pPr>
    </w:p>
    <w:p w14:paraId="7A64C399" w14:textId="77777777" w:rsidR="007D6E97" w:rsidRDefault="007D6E97">
      <w:pPr>
        <w:spacing w:after="0"/>
        <w:rPr>
          <w:rFonts w:ascii="Times New Roman" w:eastAsia="Times New Roman" w:hAnsi="Times New Roman" w:cs="Times New Roman"/>
        </w:rPr>
      </w:pPr>
    </w:p>
    <w:p w14:paraId="06B0C430" w14:textId="09970E0C" w:rsidR="007D6E97" w:rsidRDefault="00251BEC" w:rsidP="00251BEC">
      <w:pPr>
        <w:pStyle w:val="Descripcin"/>
        <w:rPr>
          <w:rFonts w:eastAsia="Times New Roman" w:cs="Times New Roman"/>
        </w:rPr>
      </w:pPr>
      <w:bookmarkStart w:id="327" w:name="_Toc240236697"/>
      <w:r>
        <w:t xml:space="preserve">Figura </w:t>
      </w:r>
      <w:fldSimple w:instr=" STYLEREF 1 \s ">
        <w:r w:rsidR="00930693">
          <w:rPr>
            <w:noProof/>
          </w:rPr>
          <w:t>7</w:t>
        </w:r>
      </w:fldSimple>
      <w:r w:rsidR="00930693">
        <w:t>.</w:t>
      </w:r>
      <w:fldSimple w:instr=" SEQ Figura \* ARABIC \s 1 ">
        <w:r w:rsidR="00930693">
          <w:rPr>
            <w:noProof/>
          </w:rPr>
          <w:t>15</w:t>
        </w:r>
      </w:fldSimple>
      <w:r>
        <w:t xml:space="preserve"> </w:t>
      </w:r>
      <w:r w:rsidRPr="003F7217">
        <w:t xml:space="preserve"> “Vista Consulta de Usuarios y accesos disponibles”.</w:t>
      </w:r>
      <w:bookmarkEnd w:id="327"/>
    </w:p>
    <w:p w14:paraId="466325CD" w14:textId="77777777" w:rsidR="007D6E97" w:rsidRDefault="007D6E97">
      <w:pPr>
        <w:spacing w:after="0"/>
        <w:rPr>
          <w:rFonts w:ascii="Times New Roman" w:eastAsia="Times New Roman" w:hAnsi="Times New Roman" w:cs="Times New Roman"/>
        </w:rPr>
      </w:pPr>
    </w:p>
    <w:p w14:paraId="64AE046F" w14:textId="77777777" w:rsidR="007D6E97" w:rsidRDefault="007D6E97">
      <w:pPr>
        <w:spacing w:after="0"/>
        <w:rPr>
          <w:rFonts w:ascii="Times New Roman" w:eastAsia="Times New Roman" w:hAnsi="Times New Roman" w:cs="Times New Roman"/>
        </w:rPr>
      </w:pPr>
    </w:p>
    <w:p w14:paraId="59B76B0C" w14:textId="77777777" w:rsidR="007D6E97" w:rsidRDefault="00B143B5">
      <w:pPr>
        <w:spacing w:after="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9856E71" wp14:editId="3EEAC6C2">
            <wp:extent cx="5971540" cy="3009900"/>
            <wp:effectExtent l="0" t="0" r="0" b="0"/>
            <wp:docPr id="2131285716" name="image93.png"/>
            <wp:cNvGraphicFramePr/>
            <a:graphic xmlns:a="http://schemas.openxmlformats.org/drawingml/2006/main">
              <a:graphicData uri="http://schemas.openxmlformats.org/drawingml/2006/picture">
                <pic:pic xmlns:pic="http://schemas.openxmlformats.org/drawingml/2006/picture">
                  <pic:nvPicPr>
                    <pic:cNvPr id="0" name="image93.png"/>
                    <pic:cNvPicPr preferRelativeResize="0"/>
                  </pic:nvPicPr>
                  <pic:blipFill>
                    <a:blip r:embed="rId114"/>
                    <a:srcRect/>
                    <a:stretch>
                      <a:fillRect/>
                    </a:stretch>
                  </pic:blipFill>
                  <pic:spPr>
                    <a:xfrm>
                      <a:off x="0" y="0"/>
                      <a:ext cx="5971540" cy="3009900"/>
                    </a:xfrm>
                    <a:prstGeom prst="rect">
                      <a:avLst/>
                    </a:prstGeom>
                    <a:ln/>
                  </pic:spPr>
                </pic:pic>
              </a:graphicData>
            </a:graphic>
          </wp:inline>
        </w:drawing>
      </w:r>
    </w:p>
    <w:p w14:paraId="7414DB2C" w14:textId="77777777" w:rsidR="005D1275" w:rsidRDefault="005D1275" w:rsidP="005D1275">
      <w:pPr>
        <w:pStyle w:val="Cita"/>
      </w:pPr>
      <w:r>
        <w:t>Fuente: Elaborado por el estudiante de acuerdo con el proyecto</w:t>
      </w:r>
    </w:p>
    <w:p w14:paraId="1BADC2BF" w14:textId="77777777" w:rsidR="005D1275" w:rsidRDefault="005D1275">
      <w:pPr>
        <w:spacing w:after="0"/>
        <w:rPr>
          <w:rFonts w:ascii="Times New Roman" w:eastAsia="Times New Roman" w:hAnsi="Times New Roman" w:cs="Times New Roman"/>
        </w:rPr>
      </w:pPr>
    </w:p>
    <w:p w14:paraId="6C927F34" w14:textId="77777777" w:rsidR="007D6E97" w:rsidRDefault="007D6E97">
      <w:pPr>
        <w:spacing w:after="0"/>
        <w:rPr>
          <w:rFonts w:ascii="Times New Roman" w:eastAsia="Times New Roman" w:hAnsi="Times New Roman" w:cs="Times New Roman"/>
        </w:rPr>
      </w:pPr>
    </w:p>
    <w:p w14:paraId="4B26E88C" w14:textId="77777777" w:rsidR="007D6E97" w:rsidRDefault="00B143B5">
      <w:pPr>
        <w:pStyle w:val="Ttulo3"/>
        <w:spacing w:line="360" w:lineRule="auto"/>
        <w:rPr>
          <w:rFonts w:ascii="Times New Roman" w:eastAsia="Times New Roman" w:hAnsi="Times New Roman" w:cs="Times New Roman"/>
        </w:rPr>
      </w:pPr>
      <w:bookmarkStart w:id="328" w:name="_heading=h.uwbr2fsgxqyx" w:colFirst="0" w:colLast="0"/>
      <w:bookmarkStart w:id="329" w:name="_Toc240236465"/>
      <w:bookmarkEnd w:id="328"/>
      <w:r>
        <w:rPr>
          <w:rFonts w:ascii="Times New Roman" w:eastAsia="Times New Roman" w:hAnsi="Times New Roman" w:cs="Times New Roman"/>
        </w:rPr>
        <w:t>7.1.11. Vista Recuperación de Contraseña:</w:t>
      </w:r>
      <w:bookmarkEnd w:id="329"/>
    </w:p>
    <w:p w14:paraId="2EB42A09" w14:textId="77777777" w:rsidR="007D6E97" w:rsidRDefault="007D6E97">
      <w:pPr>
        <w:rPr>
          <w:rFonts w:ascii="Times New Roman" w:eastAsia="Times New Roman" w:hAnsi="Times New Roman" w:cs="Times New Roman"/>
        </w:rPr>
      </w:pPr>
    </w:p>
    <w:p w14:paraId="50BD79AE" w14:textId="77777777" w:rsidR="007D6E97" w:rsidRDefault="00B143B5">
      <w:pPr>
        <w:spacing w:after="0"/>
        <w:rPr>
          <w:rFonts w:ascii="Times New Roman" w:eastAsia="Times New Roman" w:hAnsi="Times New Roman" w:cs="Times New Roman"/>
        </w:rPr>
      </w:pPr>
      <w:r>
        <w:rPr>
          <w:rFonts w:ascii="Times New Roman" w:eastAsia="Times New Roman" w:hAnsi="Times New Roman" w:cs="Times New Roman"/>
        </w:rPr>
        <w:t>La Vista Recuperación de Contraseña permite iniciar el proceso de recuperación de acceso cuando un usuario no puede utilizar su contraseña vigente. Desde este contexto, el usuario puede solicitar la recuperación mediante su correo y continuar el proceso a través del mecanismo habilitado por el sistema. Cuando la solicitud es válida, el usuario puede establecer una nueva contraseña utilizando el enlace correspondiente. La Vista forma parte del acceso público del sistema y permite recuperar las credenciales sin requerir una sesión iniciada, manteniendo las validaciones necesarias para proteger la información asociada a las cuentas registradas.</w:t>
      </w:r>
    </w:p>
    <w:p w14:paraId="0FF1DCF5" w14:textId="77777777" w:rsidR="007D6E97" w:rsidRDefault="007D6E97">
      <w:pPr>
        <w:spacing w:after="0"/>
        <w:rPr>
          <w:rFonts w:ascii="Times New Roman" w:eastAsia="Times New Roman" w:hAnsi="Times New Roman" w:cs="Times New Roman"/>
        </w:rPr>
      </w:pPr>
    </w:p>
    <w:p w14:paraId="3463DBF4" w14:textId="77777777" w:rsidR="00FC13C6" w:rsidRDefault="00FC13C6">
      <w:pPr>
        <w:spacing w:after="0"/>
        <w:rPr>
          <w:rFonts w:ascii="Times New Roman" w:eastAsia="Times New Roman" w:hAnsi="Times New Roman" w:cs="Times New Roman"/>
        </w:rPr>
      </w:pPr>
    </w:p>
    <w:p w14:paraId="10A5A3B7" w14:textId="77777777" w:rsidR="00FC13C6" w:rsidRDefault="00FC13C6">
      <w:pPr>
        <w:spacing w:after="0"/>
        <w:rPr>
          <w:rFonts w:ascii="Times New Roman" w:eastAsia="Times New Roman" w:hAnsi="Times New Roman" w:cs="Times New Roman"/>
        </w:rPr>
      </w:pPr>
    </w:p>
    <w:p w14:paraId="65444C5D" w14:textId="77777777" w:rsidR="00FC13C6" w:rsidRDefault="00FC13C6">
      <w:pPr>
        <w:spacing w:after="0"/>
        <w:rPr>
          <w:rFonts w:ascii="Times New Roman" w:eastAsia="Times New Roman" w:hAnsi="Times New Roman" w:cs="Times New Roman"/>
        </w:rPr>
      </w:pPr>
    </w:p>
    <w:p w14:paraId="148D8D77" w14:textId="77777777" w:rsidR="00FC13C6" w:rsidRDefault="00FC13C6">
      <w:pPr>
        <w:spacing w:after="0"/>
        <w:rPr>
          <w:rFonts w:ascii="Times New Roman" w:eastAsia="Times New Roman" w:hAnsi="Times New Roman" w:cs="Times New Roman"/>
        </w:rPr>
      </w:pPr>
    </w:p>
    <w:p w14:paraId="5888E1F0" w14:textId="77777777" w:rsidR="00FC13C6" w:rsidRDefault="00FC13C6">
      <w:pPr>
        <w:spacing w:after="0"/>
        <w:rPr>
          <w:rFonts w:ascii="Times New Roman" w:eastAsia="Times New Roman" w:hAnsi="Times New Roman" w:cs="Times New Roman"/>
        </w:rPr>
      </w:pPr>
    </w:p>
    <w:p w14:paraId="13B9A084" w14:textId="68B42AC8" w:rsidR="00EA3E77" w:rsidRDefault="00EA3E77" w:rsidP="00EA3E77">
      <w:pPr>
        <w:pStyle w:val="Descripcin"/>
        <w:rPr>
          <w:rFonts w:eastAsia="Times New Roman" w:cs="Times New Roman"/>
        </w:rPr>
      </w:pPr>
      <w:bookmarkStart w:id="330" w:name="_Toc240236698"/>
      <w:r>
        <w:lastRenderedPageBreak/>
        <w:t xml:space="preserve">Figura </w:t>
      </w:r>
      <w:fldSimple w:instr=" STYLEREF 1 \s ">
        <w:r w:rsidR="00930693">
          <w:rPr>
            <w:noProof/>
          </w:rPr>
          <w:t>7</w:t>
        </w:r>
      </w:fldSimple>
      <w:r w:rsidR="00930693">
        <w:t>.</w:t>
      </w:r>
      <w:fldSimple w:instr=" SEQ Figura \* ARABIC \s 1 ">
        <w:r w:rsidR="00930693">
          <w:rPr>
            <w:noProof/>
          </w:rPr>
          <w:t>16</w:t>
        </w:r>
      </w:fldSimple>
      <w:r>
        <w:t xml:space="preserve"> </w:t>
      </w:r>
      <w:r w:rsidRPr="0012082C">
        <w:t xml:space="preserve"> “Vista Recuperación de Contraseña”.</w:t>
      </w:r>
      <w:bookmarkEnd w:id="330"/>
    </w:p>
    <w:p w14:paraId="0CA18185" w14:textId="77777777" w:rsidR="007D6E97" w:rsidRDefault="00B143B5">
      <w:pPr>
        <w:spacing w:after="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FD7D4EC" wp14:editId="26103069">
            <wp:extent cx="5971540" cy="2997200"/>
            <wp:effectExtent l="0" t="0" r="0" b="0"/>
            <wp:docPr id="2131285694"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115"/>
                    <a:srcRect/>
                    <a:stretch>
                      <a:fillRect/>
                    </a:stretch>
                  </pic:blipFill>
                  <pic:spPr>
                    <a:xfrm>
                      <a:off x="0" y="0"/>
                      <a:ext cx="5971540" cy="2997200"/>
                    </a:xfrm>
                    <a:prstGeom prst="rect">
                      <a:avLst/>
                    </a:prstGeom>
                    <a:ln/>
                  </pic:spPr>
                </pic:pic>
              </a:graphicData>
            </a:graphic>
          </wp:inline>
        </w:drawing>
      </w:r>
    </w:p>
    <w:p w14:paraId="69034606" w14:textId="77777777" w:rsidR="005D1275" w:rsidRDefault="005D1275" w:rsidP="005D1275">
      <w:pPr>
        <w:pStyle w:val="Cita"/>
      </w:pPr>
      <w:r>
        <w:t>Fuente: Elaborado por el estudiante de acuerdo con el proyecto</w:t>
      </w:r>
    </w:p>
    <w:p w14:paraId="3B2A837E" w14:textId="77777777" w:rsidR="005D1275" w:rsidRDefault="005D1275">
      <w:pPr>
        <w:spacing w:after="0"/>
        <w:rPr>
          <w:rFonts w:ascii="Times New Roman" w:eastAsia="Times New Roman" w:hAnsi="Times New Roman" w:cs="Times New Roman"/>
        </w:rPr>
      </w:pPr>
    </w:p>
    <w:p w14:paraId="2AF28011" w14:textId="77777777" w:rsidR="007D6E97" w:rsidRDefault="007D6E97">
      <w:pPr>
        <w:spacing w:after="0"/>
        <w:rPr>
          <w:rFonts w:ascii="Times New Roman" w:eastAsia="Times New Roman" w:hAnsi="Times New Roman" w:cs="Times New Roman"/>
        </w:rPr>
      </w:pPr>
    </w:p>
    <w:p w14:paraId="3427E138" w14:textId="77777777" w:rsidR="007D6E97" w:rsidRDefault="00B143B5">
      <w:pPr>
        <w:pStyle w:val="Ttulo3"/>
        <w:spacing w:line="360" w:lineRule="auto"/>
        <w:rPr>
          <w:rFonts w:ascii="Times New Roman" w:eastAsia="Times New Roman" w:hAnsi="Times New Roman" w:cs="Times New Roman"/>
        </w:rPr>
      </w:pPr>
      <w:bookmarkStart w:id="331" w:name="_heading=h.og06felaiky" w:colFirst="0" w:colLast="0"/>
      <w:bookmarkStart w:id="332" w:name="_Toc240236466"/>
      <w:bookmarkEnd w:id="331"/>
      <w:r>
        <w:rPr>
          <w:rFonts w:ascii="Times New Roman" w:eastAsia="Times New Roman" w:hAnsi="Times New Roman" w:cs="Times New Roman"/>
        </w:rPr>
        <w:t>7.1.12. Vista Panel de Gerencia:</w:t>
      </w:r>
      <w:bookmarkEnd w:id="332"/>
    </w:p>
    <w:p w14:paraId="78F80166" w14:textId="77777777" w:rsidR="007D6E97" w:rsidRDefault="007D6E97">
      <w:pPr>
        <w:rPr>
          <w:rFonts w:ascii="Times New Roman" w:eastAsia="Times New Roman" w:hAnsi="Times New Roman" w:cs="Times New Roman"/>
        </w:rPr>
      </w:pPr>
    </w:p>
    <w:p w14:paraId="5D5AA103" w14:textId="77777777" w:rsidR="007D6E97" w:rsidRDefault="00B143B5">
      <w:pPr>
        <w:spacing w:after="0"/>
        <w:rPr>
          <w:rFonts w:ascii="Times New Roman" w:eastAsia="Times New Roman" w:hAnsi="Times New Roman" w:cs="Times New Roman"/>
        </w:rPr>
      </w:pPr>
      <w:r>
        <w:rPr>
          <w:rFonts w:ascii="Times New Roman" w:eastAsia="Times New Roman" w:hAnsi="Times New Roman" w:cs="Times New Roman"/>
        </w:rPr>
        <w:t>La Vista Panel de Gerencia permite realizar operaciones administrativas reservadas para usuarios con las autorizaciones correspondientes. Dentro del Incremento 2 incorpora la funcionalidad de restablecimiento administrativo de contraseña. Esta operación permite que Gerencia intervenga cuando una cuenta requiere recuperar su acceso mediante un procedimiento administrativo, diferenciándolo del proceso autónomo de recuperación realizado por el propio usuario. Desde este contexto se gestiona el restablecimiento de la contraseña de la cuenta seleccionada, manteniendo la operación dentro de un espacio restringido y separado de las funciones personales disponibles para los usuarios registrados.</w:t>
      </w:r>
    </w:p>
    <w:p w14:paraId="2B9931E3" w14:textId="77777777" w:rsidR="00FC13C6" w:rsidRDefault="00FC13C6">
      <w:pPr>
        <w:spacing w:after="0"/>
        <w:rPr>
          <w:rFonts w:ascii="Times New Roman" w:eastAsia="Times New Roman" w:hAnsi="Times New Roman" w:cs="Times New Roman"/>
        </w:rPr>
      </w:pPr>
    </w:p>
    <w:p w14:paraId="53D81D63" w14:textId="6DFA34D4" w:rsidR="00FC13C6" w:rsidRDefault="00FC13C6" w:rsidP="00FC13C6">
      <w:pPr>
        <w:pStyle w:val="Descripcin"/>
        <w:rPr>
          <w:rFonts w:eastAsia="Times New Roman" w:cs="Times New Roman"/>
        </w:rPr>
      </w:pPr>
      <w:bookmarkStart w:id="333" w:name="_Toc240236699"/>
      <w:r>
        <w:t xml:space="preserve">Figura </w:t>
      </w:r>
      <w:fldSimple w:instr=" STYLEREF 1 \s ">
        <w:r w:rsidR="00930693">
          <w:rPr>
            <w:noProof/>
          </w:rPr>
          <w:t>7</w:t>
        </w:r>
      </w:fldSimple>
      <w:r w:rsidR="00930693">
        <w:t>.</w:t>
      </w:r>
      <w:fldSimple w:instr=" SEQ Figura \* ARABIC \s 1 ">
        <w:r w:rsidR="00930693">
          <w:rPr>
            <w:noProof/>
          </w:rPr>
          <w:t>17</w:t>
        </w:r>
      </w:fldSimple>
      <w:r>
        <w:t xml:space="preserve"> </w:t>
      </w:r>
      <w:r w:rsidRPr="000E38FB">
        <w:t xml:space="preserve"> “Vista Panel de Gerencia y acciones administrativas sobre una cuenta de usuario”.</w:t>
      </w:r>
      <w:bookmarkEnd w:id="333"/>
    </w:p>
    <w:p w14:paraId="78DFCCC6" w14:textId="77777777" w:rsidR="007D6E97" w:rsidRDefault="007D6E97">
      <w:pPr>
        <w:spacing w:after="0"/>
        <w:rPr>
          <w:rFonts w:ascii="Times New Roman" w:eastAsia="Times New Roman" w:hAnsi="Times New Roman" w:cs="Times New Roman"/>
        </w:rPr>
      </w:pPr>
    </w:p>
    <w:p w14:paraId="3CBFBC38" w14:textId="77777777" w:rsidR="007D6E97" w:rsidRDefault="00B143B5">
      <w:pPr>
        <w:spacing w:after="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61DFB58" wp14:editId="57403895">
            <wp:extent cx="5971540" cy="889000"/>
            <wp:effectExtent l="0" t="0" r="0" b="0"/>
            <wp:docPr id="2131285662"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116"/>
                    <a:srcRect/>
                    <a:stretch>
                      <a:fillRect/>
                    </a:stretch>
                  </pic:blipFill>
                  <pic:spPr>
                    <a:xfrm>
                      <a:off x="0" y="0"/>
                      <a:ext cx="5971540" cy="889000"/>
                    </a:xfrm>
                    <a:prstGeom prst="rect">
                      <a:avLst/>
                    </a:prstGeom>
                    <a:ln/>
                  </pic:spPr>
                </pic:pic>
              </a:graphicData>
            </a:graphic>
          </wp:inline>
        </w:drawing>
      </w:r>
    </w:p>
    <w:p w14:paraId="32DA95E2" w14:textId="77777777" w:rsidR="005D1275" w:rsidRDefault="005D1275" w:rsidP="005D1275">
      <w:pPr>
        <w:pStyle w:val="Cita"/>
      </w:pPr>
      <w:r>
        <w:lastRenderedPageBreak/>
        <w:t>Fuente: Elaborado por el estudiante de acuerdo con el proyecto</w:t>
      </w:r>
    </w:p>
    <w:p w14:paraId="451ADE9A" w14:textId="77777777" w:rsidR="005D1275" w:rsidRDefault="005D1275">
      <w:pPr>
        <w:spacing w:after="0"/>
        <w:rPr>
          <w:rFonts w:ascii="Times New Roman" w:eastAsia="Times New Roman" w:hAnsi="Times New Roman" w:cs="Times New Roman"/>
        </w:rPr>
      </w:pPr>
    </w:p>
    <w:p w14:paraId="22A48697" w14:textId="77777777" w:rsidR="007D6E97" w:rsidRDefault="007D6E97">
      <w:pPr>
        <w:spacing w:after="0"/>
        <w:rPr>
          <w:rFonts w:ascii="Times New Roman" w:eastAsia="Times New Roman" w:hAnsi="Times New Roman" w:cs="Times New Roman"/>
        </w:rPr>
      </w:pPr>
    </w:p>
    <w:p w14:paraId="1CCC04F5" w14:textId="77777777" w:rsidR="007D6E97" w:rsidRDefault="00B143B5">
      <w:pPr>
        <w:pStyle w:val="Ttulo3"/>
        <w:spacing w:line="360" w:lineRule="auto"/>
        <w:rPr>
          <w:rFonts w:ascii="Times New Roman" w:eastAsia="Times New Roman" w:hAnsi="Times New Roman" w:cs="Times New Roman"/>
        </w:rPr>
      </w:pPr>
      <w:bookmarkStart w:id="334" w:name="_heading=h.cbtvjjj91vui" w:colFirst="0" w:colLast="0"/>
      <w:bookmarkStart w:id="335" w:name="_Toc240236467"/>
      <w:bookmarkEnd w:id="334"/>
      <w:r>
        <w:rPr>
          <w:rFonts w:ascii="Times New Roman" w:eastAsia="Times New Roman" w:hAnsi="Times New Roman" w:cs="Times New Roman"/>
        </w:rPr>
        <w:t>7.1.13. Vista Gestión de Sesiones:</w:t>
      </w:r>
      <w:bookmarkEnd w:id="335"/>
    </w:p>
    <w:p w14:paraId="59E6E406" w14:textId="77777777" w:rsidR="007D6E97" w:rsidRDefault="007D6E97">
      <w:pPr>
        <w:rPr>
          <w:rFonts w:ascii="Times New Roman" w:eastAsia="Times New Roman" w:hAnsi="Times New Roman" w:cs="Times New Roman"/>
        </w:rPr>
      </w:pPr>
    </w:p>
    <w:p w14:paraId="09C69CCA" w14:textId="77777777" w:rsidR="007D6E97" w:rsidRDefault="00B143B5">
      <w:pPr>
        <w:spacing w:after="0"/>
        <w:rPr>
          <w:rFonts w:ascii="Times New Roman" w:eastAsia="Times New Roman" w:hAnsi="Times New Roman" w:cs="Times New Roman"/>
        </w:rPr>
      </w:pPr>
      <w:r>
        <w:rPr>
          <w:rFonts w:ascii="Times New Roman" w:eastAsia="Times New Roman" w:hAnsi="Times New Roman" w:cs="Times New Roman"/>
        </w:rPr>
        <w:t>La Vista Gestión de Sesiones permite a Gerencia consultar información relacionada con las sesiones de los usuarios y administrar aquellas que se encuentran activas. Dentro de esta Vista se puede revisar el estado de las sesiones disponibles para gestión y seleccionar una sesión cuando sea necesario realizar una acción administrativa. Entre sus principales funcionalidades se encuentran la consulta de sesiones y el cierre administrativo de una sesión activa. De esta manera, la Vista permite mantener control sobre los accesos vigentes al sistema y concentrar las operaciones relacionadas con la administración de sesiones dentro de un único contexto.</w:t>
      </w:r>
    </w:p>
    <w:p w14:paraId="2379A65C" w14:textId="77777777" w:rsidR="007D6E97" w:rsidRDefault="007D6E97">
      <w:pPr>
        <w:rPr>
          <w:rFonts w:ascii="Times New Roman" w:eastAsia="Times New Roman" w:hAnsi="Times New Roman" w:cs="Times New Roman"/>
        </w:rPr>
      </w:pPr>
    </w:p>
    <w:p w14:paraId="080438F6" w14:textId="67E3D8D1" w:rsidR="00930693" w:rsidRDefault="00930693" w:rsidP="00930693">
      <w:pPr>
        <w:pStyle w:val="Descripcin"/>
        <w:rPr>
          <w:rFonts w:eastAsia="Times New Roman" w:cs="Times New Roman"/>
        </w:rPr>
      </w:pPr>
      <w:bookmarkStart w:id="336" w:name="_Toc240236700"/>
      <w:r>
        <w:t xml:space="preserve">Figura </w:t>
      </w:r>
      <w:fldSimple w:instr=" STYLEREF 1 \s ">
        <w:r>
          <w:rPr>
            <w:noProof/>
          </w:rPr>
          <w:t>7</w:t>
        </w:r>
      </w:fldSimple>
      <w:r>
        <w:t>.</w:t>
      </w:r>
      <w:fldSimple w:instr=" SEQ Figura \* ARABIC \s 1 ">
        <w:r>
          <w:rPr>
            <w:noProof/>
          </w:rPr>
          <w:t>18</w:t>
        </w:r>
      </w:fldSimple>
      <w:r>
        <w:t xml:space="preserve"> </w:t>
      </w:r>
      <w:r w:rsidRPr="004B6CF9">
        <w:t xml:space="preserve"> “Vista Cuenta y funcionalidad de cambio de contraseña”.</w:t>
      </w:r>
      <w:bookmarkEnd w:id="336"/>
    </w:p>
    <w:p w14:paraId="0CEFDB03" w14:textId="77777777" w:rsidR="007D6E97" w:rsidRDefault="007D6E97">
      <w:pPr>
        <w:rPr>
          <w:rFonts w:ascii="Times New Roman" w:eastAsia="Times New Roman" w:hAnsi="Times New Roman" w:cs="Times New Roman"/>
        </w:rPr>
      </w:pPr>
    </w:p>
    <w:p w14:paraId="68B1AF6B" w14:textId="77777777" w:rsidR="007D6E97" w:rsidRDefault="00B143B5">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5C78F42" wp14:editId="63CFBCBA">
            <wp:extent cx="5971540" cy="3390900"/>
            <wp:effectExtent l="0" t="0" r="0" b="0"/>
            <wp:docPr id="2131285723" name="image96.png"/>
            <wp:cNvGraphicFramePr/>
            <a:graphic xmlns:a="http://schemas.openxmlformats.org/drawingml/2006/main">
              <a:graphicData uri="http://schemas.openxmlformats.org/drawingml/2006/picture">
                <pic:pic xmlns:pic="http://schemas.openxmlformats.org/drawingml/2006/picture">
                  <pic:nvPicPr>
                    <pic:cNvPr id="0" name="image96.png"/>
                    <pic:cNvPicPr preferRelativeResize="0"/>
                  </pic:nvPicPr>
                  <pic:blipFill>
                    <a:blip r:embed="rId117"/>
                    <a:srcRect/>
                    <a:stretch>
                      <a:fillRect/>
                    </a:stretch>
                  </pic:blipFill>
                  <pic:spPr>
                    <a:xfrm>
                      <a:off x="0" y="0"/>
                      <a:ext cx="5971540" cy="3390900"/>
                    </a:xfrm>
                    <a:prstGeom prst="rect">
                      <a:avLst/>
                    </a:prstGeom>
                    <a:ln/>
                  </pic:spPr>
                </pic:pic>
              </a:graphicData>
            </a:graphic>
          </wp:inline>
        </w:drawing>
      </w:r>
    </w:p>
    <w:p w14:paraId="05746322" w14:textId="77777777" w:rsidR="005D1275" w:rsidRDefault="005D1275" w:rsidP="005D1275">
      <w:pPr>
        <w:pStyle w:val="Cita"/>
      </w:pPr>
      <w:r>
        <w:t>Fuente: Elaborado por el estudiante de acuerdo con el proyecto</w:t>
      </w:r>
    </w:p>
    <w:p w14:paraId="2EEAEC34" w14:textId="77777777" w:rsidR="005D1275" w:rsidRDefault="005D1275">
      <w:pPr>
        <w:rPr>
          <w:rFonts w:ascii="Times New Roman" w:eastAsia="Times New Roman" w:hAnsi="Times New Roman" w:cs="Times New Roman"/>
        </w:rPr>
      </w:pPr>
    </w:p>
    <w:p w14:paraId="03A397F5" w14:textId="77777777" w:rsidR="007D6E97" w:rsidRDefault="007D6E97">
      <w:pPr>
        <w:rPr>
          <w:rFonts w:ascii="Times New Roman" w:eastAsia="Times New Roman" w:hAnsi="Times New Roman" w:cs="Times New Roman"/>
        </w:rPr>
      </w:pPr>
    </w:p>
    <w:p w14:paraId="474DAE99" w14:textId="77777777" w:rsidR="007D6E97" w:rsidRDefault="007D6E97">
      <w:pPr>
        <w:spacing w:after="200" w:line="360" w:lineRule="auto"/>
        <w:rPr>
          <w:rFonts w:ascii="Times New Roman" w:eastAsia="Times New Roman" w:hAnsi="Times New Roman" w:cs="Times New Roman"/>
          <w:i/>
          <w:iCs/>
          <w:color w:val="000000"/>
          <w:sz w:val="18"/>
          <w:szCs w:val="18"/>
        </w:rPr>
      </w:pPr>
      <w:bookmarkStart w:id="337" w:name="_heading=h.ffmx85lhh9vw" w:colFirst="0" w:colLast="0"/>
      <w:bookmarkEnd w:id="337"/>
    </w:p>
    <w:p w14:paraId="0A2FF914" w14:textId="77777777" w:rsidR="007D6E97" w:rsidRDefault="007D6E97">
      <w:pPr>
        <w:spacing w:after="200" w:line="360" w:lineRule="auto"/>
        <w:rPr>
          <w:rFonts w:ascii="Times New Roman" w:eastAsia="Times New Roman" w:hAnsi="Times New Roman" w:cs="Times New Roman"/>
          <w:i/>
          <w:iCs/>
          <w:color w:val="000000"/>
          <w:sz w:val="18"/>
          <w:szCs w:val="18"/>
        </w:rPr>
      </w:pPr>
    </w:p>
    <w:p w14:paraId="6D733168" w14:textId="77777777" w:rsidR="007D6E97" w:rsidRDefault="007D6E97">
      <w:pPr>
        <w:spacing w:after="200" w:line="360" w:lineRule="auto"/>
        <w:rPr>
          <w:rFonts w:ascii="Times New Roman" w:eastAsia="Times New Roman" w:hAnsi="Times New Roman" w:cs="Times New Roman"/>
          <w:i/>
          <w:iCs/>
          <w:color w:val="000000"/>
          <w:sz w:val="18"/>
          <w:szCs w:val="18"/>
        </w:rPr>
      </w:pPr>
    </w:p>
    <w:p w14:paraId="773B4502" w14:textId="77777777" w:rsidR="007D6E97" w:rsidRDefault="007D6E97">
      <w:pPr>
        <w:spacing w:after="200" w:line="360" w:lineRule="auto"/>
        <w:rPr>
          <w:rFonts w:ascii="Times New Roman" w:eastAsia="Times New Roman" w:hAnsi="Times New Roman" w:cs="Times New Roman"/>
          <w:i/>
          <w:iCs/>
          <w:color w:val="000000"/>
          <w:sz w:val="18"/>
          <w:szCs w:val="18"/>
        </w:rPr>
      </w:pPr>
    </w:p>
    <w:p w14:paraId="37D36306" w14:textId="77777777" w:rsidR="007D6E97" w:rsidRDefault="007D6E97">
      <w:pPr>
        <w:spacing w:after="200" w:line="360" w:lineRule="auto"/>
        <w:rPr>
          <w:rFonts w:ascii="Times New Roman" w:eastAsia="Times New Roman" w:hAnsi="Times New Roman" w:cs="Times New Roman"/>
          <w:i/>
          <w:iCs/>
          <w:color w:val="000000"/>
          <w:sz w:val="18"/>
          <w:szCs w:val="18"/>
        </w:rPr>
      </w:pPr>
    </w:p>
    <w:p w14:paraId="4A57E1E6" w14:textId="77777777" w:rsidR="007D6E97" w:rsidRDefault="007D6E97">
      <w:pPr>
        <w:spacing w:after="200" w:line="360" w:lineRule="auto"/>
        <w:rPr>
          <w:rFonts w:ascii="Times New Roman" w:eastAsia="Times New Roman" w:hAnsi="Times New Roman" w:cs="Times New Roman"/>
          <w:i/>
          <w:iCs/>
          <w:color w:val="000000"/>
          <w:sz w:val="18"/>
          <w:szCs w:val="18"/>
        </w:rPr>
      </w:pPr>
    </w:p>
    <w:p w14:paraId="288202DB" w14:textId="77777777" w:rsidR="007D6E97" w:rsidRDefault="007D6E97">
      <w:pPr>
        <w:spacing w:after="200" w:line="360" w:lineRule="auto"/>
        <w:rPr>
          <w:rFonts w:ascii="Times New Roman" w:eastAsia="Times New Roman" w:hAnsi="Times New Roman" w:cs="Times New Roman"/>
          <w:i/>
          <w:iCs/>
          <w:color w:val="000000"/>
          <w:sz w:val="18"/>
          <w:szCs w:val="18"/>
        </w:rPr>
      </w:pPr>
    </w:p>
    <w:p w14:paraId="1EB45E48" w14:textId="77777777" w:rsidR="007D6E97" w:rsidRDefault="00B143B5">
      <w:pPr>
        <w:pStyle w:val="Ttulo1"/>
        <w:numPr>
          <w:ilvl w:val="0"/>
          <w:numId w:val="2"/>
        </w:numPr>
        <w:spacing w:line="360" w:lineRule="auto"/>
        <w:rPr>
          <w:rFonts w:ascii="Times New Roman" w:eastAsia="Times New Roman" w:hAnsi="Times New Roman" w:cs="Times New Roman"/>
        </w:rPr>
      </w:pPr>
      <w:bookmarkStart w:id="338" w:name="_Toc240236468"/>
      <w:r>
        <w:rPr>
          <w:rFonts w:ascii="Times New Roman" w:eastAsia="Times New Roman" w:hAnsi="Times New Roman" w:cs="Times New Roman"/>
        </w:rPr>
        <w:t>Retrospectiva</w:t>
      </w:r>
      <w:bookmarkEnd w:id="338"/>
    </w:p>
    <w:p w14:paraId="0891B804" w14:textId="77777777" w:rsidR="007D6E97" w:rsidRDefault="007D6E97">
      <w:pPr>
        <w:spacing w:line="360" w:lineRule="auto"/>
        <w:rPr>
          <w:rFonts w:ascii="Times New Roman" w:eastAsia="Times New Roman" w:hAnsi="Times New Roman" w:cs="Times New Roman"/>
        </w:rPr>
      </w:pPr>
    </w:p>
    <w:p w14:paraId="594D2C58" w14:textId="77777777" w:rsidR="007D6E97" w:rsidRDefault="00B143B5">
      <w:pPr>
        <w:pStyle w:val="Ttulo2"/>
        <w:spacing w:line="360" w:lineRule="auto"/>
        <w:rPr>
          <w:rFonts w:ascii="Times New Roman" w:eastAsia="Times New Roman" w:hAnsi="Times New Roman" w:cs="Times New Roman"/>
        </w:rPr>
      </w:pPr>
      <w:bookmarkStart w:id="339" w:name="_Toc240236469"/>
      <w:r>
        <w:rPr>
          <w:rFonts w:ascii="Times New Roman" w:eastAsia="Times New Roman" w:hAnsi="Times New Roman" w:cs="Times New Roman"/>
        </w:rPr>
        <w:t>8.1. Backlog</w:t>
      </w:r>
      <w:bookmarkEnd w:id="339"/>
    </w:p>
    <w:p w14:paraId="00AB2355" w14:textId="77777777" w:rsidR="007D6E97" w:rsidRDefault="007D6E97">
      <w:pPr>
        <w:rPr>
          <w:rFonts w:ascii="Times New Roman" w:eastAsia="Times New Roman" w:hAnsi="Times New Roman" w:cs="Times New Roman"/>
        </w:rPr>
      </w:pPr>
    </w:p>
    <w:p w14:paraId="407734EB" w14:textId="77777777" w:rsidR="007D6E97" w:rsidRDefault="00B143B5">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La tabla del </w:t>
      </w:r>
      <w:proofErr w:type="spellStart"/>
      <w:r>
        <w:rPr>
          <w:rFonts w:ascii="Times New Roman" w:eastAsia="Times New Roman" w:hAnsi="Times New Roman" w:cs="Times New Roman"/>
        </w:rPr>
        <w:t>Product</w:t>
      </w:r>
      <w:proofErr w:type="spellEnd"/>
      <w:r>
        <w:rPr>
          <w:rFonts w:ascii="Times New Roman" w:eastAsia="Times New Roman" w:hAnsi="Times New Roman" w:cs="Times New Roman"/>
        </w:rPr>
        <w:t xml:space="preserve"> Backlog con fechas reales presenta las tareas y actividades ejecutadas durante el proyecto, incorporando las fechas efectivas en que fueron desarrolladas, su objetivo de registro es progreso real del trabajo y contrastarlo con la planificación inicial. Se elaboró para llevar un control detallado de la ejecución de las actividades y evaluar el cumplimiento de los procesos establecidos. Esta herramienta permite analizar el desempeño del equipo e identificar posibles desviaciones respecto a lo planificado.</w:t>
      </w:r>
    </w:p>
    <w:p w14:paraId="7E6B19B7" w14:textId="77777777" w:rsidR="00D93296" w:rsidRDefault="00D93296">
      <w:pPr>
        <w:spacing w:line="360" w:lineRule="auto"/>
        <w:jc w:val="both"/>
        <w:rPr>
          <w:rFonts w:ascii="Times New Roman" w:eastAsia="Times New Roman" w:hAnsi="Times New Roman" w:cs="Times New Roman"/>
        </w:rPr>
      </w:pPr>
    </w:p>
    <w:p w14:paraId="69489D46" w14:textId="77777777" w:rsidR="005E2843" w:rsidRDefault="005E2843">
      <w:pPr>
        <w:spacing w:line="360" w:lineRule="auto"/>
        <w:jc w:val="both"/>
        <w:rPr>
          <w:rFonts w:ascii="Times New Roman" w:eastAsia="Times New Roman" w:hAnsi="Times New Roman" w:cs="Times New Roman"/>
        </w:rPr>
      </w:pPr>
    </w:p>
    <w:p w14:paraId="3835E853" w14:textId="054EF15F" w:rsidR="007D6E97" w:rsidRDefault="005E2843" w:rsidP="005E2843">
      <w:pPr>
        <w:pStyle w:val="Descripcin"/>
        <w:rPr>
          <w:rFonts w:eastAsia="Times New Roman" w:cs="Times New Roman"/>
          <w:i/>
          <w:iCs/>
          <w:color w:val="000000"/>
          <w:szCs w:val="18"/>
        </w:rPr>
      </w:pPr>
      <w:bookmarkStart w:id="340" w:name="_Toc240236626"/>
      <w:r>
        <w:t xml:space="preserve">Tabla </w:t>
      </w:r>
      <w:fldSimple w:instr=" STYLEREF 1 \s ">
        <w:r>
          <w:rPr>
            <w:noProof/>
          </w:rPr>
          <w:t>8</w:t>
        </w:r>
      </w:fldSimple>
      <w:r>
        <w:t>.</w:t>
      </w:r>
      <w:fldSimple w:instr=" SEQ Tabla \* ARABIC \s 1 ">
        <w:r>
          <w:rPr>
            <w:noProof/>
          </w:rPr>
          <w:t>1</w:t>
        </w:r>
      </w:fldSimple>
      <w:r>
        <w:t xml:space="preserve"> </w:t>
      </w:r>
      <w:r w:rsidRPr="008940BB">
        <w:t xml:space="preserve">“Tabla del </w:t>
      </w:r>
      <w:proofErr w:type="spellStart"/>
      <w:r w:rsidRPr="008940BB">
        <w:t>product</w:t>
      </w:r>
      <w:proofErr w:type="spellEnd"/>
      <w:r w:rsidRPr="008940BB">
        <w:t xml:space="preserve"> backlog del proyecto con estimación de horas reales, parte 1”.</w:t>
      </w:r>
      <w:bookmarkEnd w:id="340"/>
    </w:p>
    <w:p w14:paraId="39ED994B" w14:textId="77777777" w:rsidR="007D6E97" w:rsidRDefault="00B143B5">
      <w:pPr>
        <w:spacing w:line="360" w:lineRule="auto"/>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51612B26" wp14:editId="17C12E05">
            <wp:extent cx="5971540" cy="2755900"/>
            <wp:effectExtent l="0" t="0" r="0" b="0"/>
            <wp:docPr id="2131285732" name="image107.png"/>
            <wp:cNvGraphicFramePr/>
            <a:graphic xmlns:a="http://schemas.openxmlformats.org/drawingml/2006/main">
              <a:graphicData uri="http://schemas.openxmlformats.org/drawingml/2006/picture">
                <pic:pic xmlns:pic="http://schemas.openxmlformats.org/drawingml/2006/picture">
                  <pic:nvPicPr>
                    <pic:cNvPr id="0" name="image107.png"/>
                    <pic:cNvPicPr preferRelativeResize="0"/>
                  </pic:nvPicPr>
                  <pic:blipFill>
                    <a:blip r:embed="rId118"/>
                    <a:srcRect/>
                    <a:stretch>
                      <a:fillRect/>
                    </a:stretch>
                  </pic:blipFill>
                  <pic:spPr>
                    <a:xfrm>
                      <a:off x="0" y="0"/>
                      <a:ext cx="5971540" cy="2755900"/>
                    </a:xfrm>
                    <a:prstGeom prst="rect">
                      <a:avLst/>
                    </a:prstGeom>
                    <a:ln/>
                  </pic:spPr>
                </pic:pic>
              </a:graphicData>
            </a:graphic>
          </wp:inline>
        </w:drawing>
      </w:r>
    </w:p>
    <w:p w14:paraId="6B1E9C0C" w14:textId="77777777" w:rsidR="007D6E97" w:rsidRDefault="00B143B5" w:rsidP="00D93296">
      <w:pPr>
        <w:pStyle w:val="Cita"/>
        <w:rPr>
          <w:rFonts w:eastAsia="Times New Roman" w:cs="Times New Roman"/>
          <w:i w:val="0"/>
          <w:iCs w:val="0"/>
          <w:szCs w:val="18"/>
        </w:rPr>
      </w:pPr>
      <w:r>
        <w:t>Fuente: Elaborado por el estudiante de acuerdo con el proyecto</w:t>
      </w:r>
    </w:p>
    <w:p w14:paraId="10557558" w14:textId="53B2ADDB" w:rsidR="007D6E97" w:rsidRDefault="00B143B5" w:rsidP="00D93296">
      <w:pPr>
        <w:pStyle w:val="Cita"/>
      </w:pPr>
      <w:r>
        <w:t>Para visualizar para mayor detalle, visualizar en el anexo.</w:t>
      </w:r>
      <w:r w:rsidR="00D93296">
        <w:t xml:space="preserve"> </w:t>
      </w:r>
    </w:p>
    <w:p w14:paraId="776E1F55" w14:textId="77777777" w:rsidR="00D93296" w:rsidRDefault="00D93296">
      <w:pPr>
        <w:spacing w:before="120" w:line="360" w:lineRule="auto"/>
        <w:ind w:left="720" w:right="720"/>
        <w:jc w:val="center"/>
        <w:rPr>
          <w:rFonts w:ascii="Times New Roman" w:eastAsia="Times New Roman" w:hAnsi="Times New Roman" w:cs="Times New Roman"/>
        </w:rPr>
      </w:pPr>
      <w:bookmarkStart w:id="341" w:name="_heading=h.h5egvzi8gtna" w:colFirst="0" w:colLast="0"/>
      <w:bookmarkEnd w:id="341"/>
    </w:p>
    <w:p w14:paraId="7E337730" w14:textId="77777777" w:rsidR="005E2843" w:rsidRDefault="005E2843" w:rsidP="005E2843">
      <w:pPr>
        <w:pStyle w:val="Descripcin"/>
      </w:pPr>
      <w:bookmarkStart w:id="342" w:name="_Toc240236627"/>
      <w:r>
        <w:t xml:space="preserve">Tabla </w:t>
      </w:r>
      <w:fldSimple w:instr=" STYLEREF 1 \s ">
        <w:r>
          <w:rPr>
            <w:noProof/>
          </w:rPr>
          <w:t>8</w:t>
        </w:r>
      </w:fldSimple>
      <w:r>
        <w:t>.</w:t>
      </w:r>
      <w:fldSimple w:instr=" SEQ Tabla \* ARABIC \s 1 ">
        <w:r>
          <w:rPr>
            <w:noProof/>
          </w:rPr>
          <w:t>2</w:t>
        </w:r>
      </w:fldSimple>
      <w:r w:rsidRPr="00D37617">
        <w:t xml:space="preserve">“Figura del </w:t>
      </w:r>
      <w:proofErr w:type="spellStart"/>
      <w:r w:rsidRPr="00D37617">
        <w:t>product</w:t>
      </w:r>
      <w:proofErr w:type="spellEnd"/>
      <w:r w:rsidRPr="00D37617">
        <w:t xml:space="preserve"> backlog del proyecto con estimación de horas reales, parte 2”.</w:t>
      </w:r>
      <w:bookmarkEnd w:id="342"/>
    </w:p>
    <w:p w14:paraId="008EBCA4" w14:textId="77777777" w:rsidR="007D6E97" w:rsidRDefault="00B143B5" w:rsidP="005E2843">
      <w:pPr>
        <w:pStyle w:val="Descripcin"/>
        <w:rPr>
          <w:rFonts w:eastAsia="Times New Roman" w:cs="Times New Roman"/>
        </w:rPr>
      </w:pPr>
      <w:r>
        <w:rPr>
          <w:rFonts w:eastAsia="Times New Roman" w:cs="Times New Roman"/>
          <w:noProof/>
        </w:rPr>
        <w:drawing>
          <wp:inline distT="114300" distB="114300" distL="114300" distR="114300" wp14:anchorId="690F27CB" wp14:editId="05767682">
            <wp:extent cx="5971540" cy="1625600"/>
            <wp:effectExtent l="0" t="0" r="0" b="0"/>
            <wp:docPr id="2131285655"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19"/>
                    <a:srcRect/>
                    <a:stretch>
                      <a:fillRect/>
                    </a:stretch>
                  </pic:blipFill>
                  <pic:spPr>
                    <a:xfrm>
                      <a:off x="0" y="0"/>
                      <a:ext cx="5971540" cy="1625600"/>
                    </a:xfrm>
                    <a:prstGeom prst="rect">
                      <a:avLst/>
                    </a:prstGeom>
                    <a:ln/>
                  </pic:spPr>
                </pic:pic>
              </a:graphicData>
            </a:graphic>
          </wp:inline>
        </w:drawing>
      </w:r>
    </w:p>
    <w:p w14:paraId="7EE79DB1" w14:textId="77777777" w:rsidR="007D6E97" w:rsidRDefault="00B143B5" w:rsidP="00D93296">
      <w:pPr>
        <w:pStyle w:val="Cita"/>
        <w:rPr>
          <w:rFonts w:eastAsia="Times New Roman" w:cs="Times New Roman"/>
          <w:i w:val="0"/>
          <w:iCs w:val="0"/>
          <w:color w:val="000000"/>
          <w:szCs w:val="18"/>
        </w:rPr>
      </w:pPr>
      <w:r>
        <w:t>Fuente: Elaborado por el estudiante de acuerdo con el proyecto</w:t>
      </w:r>
    </w:p>
    <w:p w14:paraId="16997F66" w14:textId="77777777" w:rsidR="007D6E97" w:rsidRDefault="00B143B5" w:rsidP="00D93296">
      <w:pPr>
        <w:pStyle w:val="Cita"/>
        <w:rPr>
          <w:rFonts w:eastAsia="Times New Roman" w:cs="Times New Roman"/>
          <w:i w:val="0"/>
          <w:iCs w:val="0"/>
          <w:color w:val="000000"/>
          <w:szCs w:val="18"/>
        </w:rPr>
      </w:pPr>
      <w:r>
        <w:t xml:space="preserve">Para visualizar para mayor detalle, </w:t>
      </w:r>
      <w:r>
        <w:rPr>
          <w:rFonts w:eastAsia="Times New Roman" w:cs="Times New Roman"/>
          <w:color w:val="000000"/>
          <w:szCs w:val="18"/>
        </w:rPr>
        <w:t>visualizar en el anexo.</w:t>
      </w:r>
    </w:p>
    <w:p w14:paraId="19B920E2" w14:textId="77777777" w:rsidR="007D6E97" w:rsidRDefault="007D6E97">
      <w:pPr>
        <w:spacing w:line="360" w:lineRule="auto"/>
        <w:rPr>
          <w:rFonts w:ascii="Times New Roman" w:eastAsia="Times New Roman" w:hAnsi="Times New Roman" w:cs="Times New Roman"/>
        </w:rPr>
      </w:pPr>
    </w:p>
    <w:p w14:paraId="6E2F33BF" w14:textId="77777777" w:rsidR="007D6E97" w:rsidRDefault="00B143B5">
      <w:pPr>
        <w:pStyle w:val="Ttulo2"/>
        <w:numPr>
          <w:ilvl w:val="1"/>
          <w:numId w:val="2"/>
        </w:num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bookmarkStart w:id="343" w:name="_Toc240236470"/>
      <w:proofErr w:type="spellStart"/>
      <w:r>
        <w:rPr>
          <w:rFonts w:ascii="Times New Roman" w:eastAsia="Times New Roman" w:hAnsi="Times New Roman" w:cs="Times New Roman"/>
        </w:rPr>
        <w:t>Burn</w:t>
      </w:r>
      <w:proofErr w:type="spellEnd"/>
      <w:r>
        <w:rPr>
          <w:rFonts w:ascii="Times New Roman" w:eastAsia="Times New Roman" w:hAnsi="Times New Roman" w:cs="Times New Roman"/>
        </w:rPr>
        <w:t>-Up del Incremento 2</w:t>
      </w:r>
      <w:bookmarkEnd w:id="343"/>
    </w:p>
    <w:p w14:paraId="23E128B0" w14:textId="77777777" w:rsidR="007D6E97" w:rsidRDefault="007D6E97">
      <w:pPr>
        <w:spacing w:line="360" w:lineRule="auto"/>
        <w:rPr>
          <w:rFonts w:ascii="Times New Roman" w:eastAsia="Times New Roman" w:hAnsi="Times New Roman" w:cs="Times New Roman"/>
        </w:rPr>
      </w:pPr>
    </w:p>
    <w:p w14:paraId="0FE2BCFC" w14:textId="77777777" w:rsidR="007D6E97" w:rsidRDefault="00B143B5">
      <w:pPr>
        <w:spacing w:line="360" w:lineRule="auto"/>
        <w:rPr>
          <w:rFonts w:ascii="Times New Roman" w:eastAsia="Times New Roman" w:hAnsi="Times New Roman" w:cs="Times New Roman"/>
        </w:rPr>
      </w:pPr>
      <w:r>
        <w:rPr>
          <w:rFonts w:ascii="Times New Roman" w:eastAsia="Times New Roman" w:hAnsi="Times New Roman" w:cs="Times New Roman"/>
        </w:rPr>
        <w:t xml:space="preserve">El gráfico </w:t>
      </w:r>
      <w:proofErr w:type="spellStart"/>
      <w:r>
        <w:rPr>
          <w:rFonts w:ascii="Times New Roman" w:eastAsia="Times New Roman" w:hAnsi="Times New Roman" w:cs="Times New Roman"/>
        </w:rPr>
        <w:t>Burn</w:t>
      </w:r>
      <w:proofErr w:type="spellEnd"/>
      <w:r>
        <w:rPr>
          <w:rFonts w:ascii="Times New Roman" w:eastAsia="Times New Roman" w:hAnsi="Times New Roman" w:cs="Times New Roman"/>
        </w:rPr>
        <w:t xml:space="preserve"> Up muestra el progreso del trabajo completado en relación con el alcance total del proyecto. Su objetivo es evidenciar cuánto se ha avanzado y cómo puede variar el </w:t>
      </w:r>
      <w:proofErr w:type="spellStart"/>
      <w:r>
        <w:rPr>
          <w:rFonts w:ascii="Times New Roman" w:eastAsia="Times New Roman" w:hAnsi="Times New Roman" w:cs="Times New Roman"/>
        </w:rPr>
        <w:t>scope</w:t>
      </w:r>
      <w:proofErr w:type="spellEnd"/>
      <w:r>
        <w:rPr>
          <w:rFonts w:ascii="Times New Roman" w:eastAsia="Times New Roman" w:hAnsi="Times New Roman" w:cs="Times New Roman"/>
        </w:rPr>
        <w:t xml:space="preserve"> </w:t>
      </w:r>
      <w:r>
        <w:rPr>
          <w:rFonts w:ascii="Times New Roman" w:eastAsia="Times New Roman" w:hAnsi="Times New Roman" w:cs="Times New Roman"/>
        </w:rPr>
        <w:lastRenderedPageBreak/>
        <w:t>durante el desarrollo. Se utiliza para controlar el avance acumulado y detectar cambios en los requisitos. Permite visualizar tanto el trabajo realizado como el total planificado.</w:t>
      </w:r>
    </w:p>
    <w:p w14:paraId="0878C93F" w14:textId="77777777" w:rsidR="007D6E97" w:rsidRDefault="007D6E97">
      <w:pPr>
        <w:spacing w:line="360" w:lineRule="auto"/>
        <w:rPr>
          <w:rFonts w:ascii="Times New Roman" w:eastAsia="Times New Roman" w:hAnsi="Times New Roman" w:cs="Times New Roman"/>
        </w:rPr>
      </w:pPr>
    </w:p>
    <w:p w14:paraId="1CCD241F" w14:textId="185B7182" w:rsidR="007D6E97" w:rsidRDefault="00B143B5">
      <w:pPr>
        <w:pBdr>
          <w:top w:val="nil"/>
          <w:left w:val="nil"/>
          <w:bottom w:val="nil"/>
          <w:right w:val="nil"/>
          <w:between w:val="nil"/>
        </w:pBdr>
        <w:spacing w:line="360" w:lineRule="auto"/>
        <w:jc w:val="center"/>
        <w:rPr>
          <w:rFonts w:ascii="Times New Roman" w:eastAsia="Times New Roman" w:hAnsi="Times New Roman" w:cs="Times New Roman"/>
          <w:b/>
          <w:bCs/>
          <w:color w:val="4D4D4D"/>
          <w:sz w:val="18"/>
          <w:szCs w:val="18"/>
        </w:rPr>
      </w:pPr>
      <w:bookmarkStart w:id="344" w:name="_heading=h.7x42unk86efe" w:colFirst="0" w:colLast="0"/>
      <w:bookmarkEnd w:id="344"/>
      <w:r w:rsidRPr="1552E9F9">
        <w:rPr>
          <w:rFonts w:ascii="Times New Roman" w:eastAsia="Times New Roman" w:hAnsi="Times New Roman" w:cs="Times New Roman"/>
          <w:b/>
          <w:color w:val="4D4D4D" w:themeColor="accent2" w:themeShade="BF"/>
          <w:sz w:val="18"/>
          <w:szCs w:val="18"/>
        </w:rPr>
        <w:t xml:space="preserve">Figura 8.1: “Grafico </w:t>
      </w:r>
      <w:proofErr w:type="spellStart"/>
      <w:r w:rsidRPr="1552E9F9">
        <w:rPr>
          <w:rFonts w:ascii="Times New Roman" w:eastAsia="Times New Roman" w:hAnsi="Times New Roman" w:cs="Times New Roman"/>
          <w:b/>
          <w:color w:val="4D4D4D" w:themeColor="accent2" w:themeShade="BF"/>
          <w:sz w:val="18"/>
          <w:szCs w:val="18"/>
        </w:rPr>
        <w:t>Burn</w:t>
      </w:r>
      <w:proofErr w:type="spellEnd"/>
      <w:r w:rsidRPr="1552E9F9">
        <w:rPr>
          <w:rFonts w:ascii="Times New Roman" w:eastAsia="Times New Roman" w:hAnsi="Times New Roman" w:cs="Times New Roman"/>
          <w:b/>
          <w:color w:val="4D4D4D" w:themeColor="accent2" w:themeShade="BF"/>
          <w:sz w:val="18"/>
          <w:szCs w:val="18"/>
        </w:rPr>
        <w:t xml:space="preserve"> Up”.</w:t>
      </w:r>
    </w:p>
    <w:p w14:paraId="04EF6F84" w14:textId="77777777" w:rsidR="007D6E97" w:rsidRDefault="00B143B5">
      <w:pPr>
        <w:spacing w:line="360" w:lineRule="auto"/>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2CAD11F3" wp14:editId="06965E03">
            <wp:extent cx="5971540" cy="3302000"/>
            <wp:effectExtent l="0" t="0" r="0" b="0"/>
            <wp:docPr id="2131285744" name="image118.png"/>
            <wp:cNvGraphicFramePr/>
            <a:graphic xmlns:a="http://schemas.openxmlformats.org/drawingml/2006/main">
              <a:graphicData uri="http://schemas.openxmlformats.org/drawingml/2006/picture">
                <pic:pic xmlns:pic="http://schemas.openxmlformats.org/drawingml/2006/picture">
                  <pic:nvPicPr>
                    <pic:cNvPr id="0" name="image118.png"/>
                    <pic:cNvPicPr preferRelativeResize="0"/>
                  </pic:nvPicPr>
                  <pic:blipFill>
                    <a:blip r:embed="rId120"/>
                    <a:srcRect/>
                    <a:stretch>
                      <a:fillRect/>
                    </a:stretch>
                  </pic:blipFill>
                  <pic:spPr>
                    <a:xfrm>
                      <a:off x="0" y="0"/>
                      <a:ext cx="5971540" cy="3302000"/>
                    </a:xfrm>
                    <a:prstGeom prst="rect">
                      <a:avLst/>
                    </a:prstGeom>
                    <a:ln/>
                  </pic:spPr>
                </pic:pic>
              </a:graphicData>
            </a:graphic>
          </wp:inline>
        </w:drawing>
      </w:r>
    </w:p>
    <w:p w14:paraId="7095BB8B" w14:textId="77777777" w:rsidR="007D6E97" w:rsidRDefault="00B143B5">
      <w:pPr>
        <w:pBdr>
          <w:top w:val="nil"/>
          <w:left w:val="nil"/>
          <w:bottom w:val="nil"/>
          <w:right w:val="nil"/>
          <w:between w:val="nil"/>
        </w:pBdr>
        <w:spacing w:before="120" w:line="360" w:lineRule="auto"/>
        <w:ind w:left="720" w:right="720"/>
        <w:jc w:val="center"/>
        <w:rPr>
          <w:rFonts w:ascii="Times New Roman" w:eastAsia="Times New Roman" w:hAnsi="Times New Roman" w:cs="Times New Roman"/>
          <w:i/>
          <w:iCs/>
          <w:color w:val="000000"/>
          <w:sz w:val="18"/>
          <w:szCs w:val="18"/>
        </w:rPr>
      </w:pPr>
      <w:r>
        <w:rPr>
          <w:rFonts w:ascii="Times New Roman" w:eastAsia="Times New Roman" w:hAnsi="Times New Roman" w:cs="Times New Roman"/>
          <w:i/>
          <w:iCs/>
          <w:color w:val="000000"/>
          <w:sz w:val="18"/>
          <w:szCs w:val="18"/>
        </w:rPr>
        <w:t>Fuente: Elaborado por el estudiante de acuerdo con el proyecto</w:t>
      </w:r>
    </w:p>
    <w:p w14:paraId="3B48C439" w14:textId="77777777" w:rsidR="007D6E97" w:rsidRDefault="00B143B5">
      <w:pPr>
        <w:pBdr>
          <w:top w:val="nil"/>
          <w:left w:val="nil"/>
          <w:bottom w:val="nil"/>
          <w:right w:val="nil"/>
          <w:between w:val="nil"/>
        </w:pBdr>
        <w:spacing w:before="120" w:line="360" w:lineRule="auto"/>
        <w:ind w:left="720" w:right="720"/>
        <w:jc w:val="center"/>
        <w:rPr>
          <w:rFonts w:ascii="Times New Roman" w:eastAsia="Times New Roman" w:hAnsi="Times New Roman" w:cs="Times New Roman"/>
          <w:i/>
          <w:iCs/>
          <w:color w:val="000000"/>
          <w:sz w:val="18"/>
          <w:szCs w:val="18"/>
        </w:rPr>
      </w:pPr>
      <w:r>
        <w:rPr>
          <w:rFonts w:ascii="Times New Roman" w:eastAsia="Times New Roman" w:hAnsi="Times New Roman" w:cs="Times New Roman"/>
          <w:i/>
          <w:iCs/>
          <w:color w:val="000000"/>
          <w:sz w:val="18"/>
          <w:szCs w:val="18"/>
        </w:rPr>
        <w:t>Para visualizar para mayor detalle, visualizar en el anexo.</w:t>
      </w:r>
    </w:p>
    <w:p w14:paraId="719C9AF1" w14:textId="77777777" w:rsidR="007D6E97" w:rsidRDefault="007D6E97">
      <w:pPr>
        <w:pBdr>
          <w:top w:val="nil"/>
          <w:left w:val="nil"/>
          <w:bottom w:val="nil"/>
          <w:right w:val="nil"/>
          <w:between w:val="nil"/>
        </w:pBdr>
        <w:spacing w:before="120" w:line="360" w:lineRule="auto"/>
        <w:ind w:left="720" w:right="720"/>
        <w:jc w:val="center"/>
        <w:rPr>
          <w:rFonts w:ascii="Times New Roman" w:eastAsia="Times New Roman" w:hAnsi="Times New Roman" w:cs="Times New Roman"/>
          <w:i/>
          <w:iCs/>
          <w:sz w:val="18"/>
          <w:szCs w:val="18"/>
        </w:rPr>
      </w:pPr>
    </w:p>
    <w:p w14:paraId="1FF10065" w14:textId="77777777" w:rsidR="007D6E97" w:rsidRDefault="00B143B5">
      <w:pPr>
        <w:pStyle w:val="Ttulo2"/>
        <w:spacing w:line="360" w:lineRule="auto"/>
        <w:rPr>
          <w:rFonts w:ascii="Times New Roman" w:eastAsia="Times New Roman" w:hAnsi="Times New Roman" w:cs="Times New Roman"/>
        </w:rPr>
      </w:pPr>
      <w:bookmarkStart w:id="345" w:name="_Toc240236471"/>
      <w:r>
        <w:rPr>
          <w:rFonts w:ascii="Times New Roman" w:eastAsia="Times New Roman" w:hAnsi="Times New Roman" w:cs="Times New Roman"/>
        </w:rPr>
        <w:t xml:space="preserve">8.2. </w:t>
      </w:r>
      <w:proofErr w:type="spellStart"/>
      <w:r>
        <w:rPr>
          <w:rFonts w:ascii="Times New Roman" w:eastAsia="Times New Roman" w:hAnsi="Times New Roman" w:cs="Times New Roman"/>
        </w:rPr>
        <w:t>Burn</w:t>
      </w:r>
      <w:proofErr w:type="spellEnd"/>
      <w:r>
        <w:rPr>
          <w:rFonts w:ascii="Times New Roman" w:eastAsia="Times New Roman" w:hAnsi="Times New Roman" w:cs="Times New Roman"/>
        </w:rPr>
        <w:t>-Down del incremento 2</w:t>
      </w:r>
      <w:bookmarkEnd w:id="345"/>
    </w:p>
    <w:p w14:paraId="7BA8EB72" w14:textId="77777777" w:rsidR="007D6E97" w:rsidRDefault="007D6E97">
      <w:pPr>
        <w:spacing w:line="360" w:lineRule="auto"/>
        <w:rPr>
          <w:rFonts w:ascii="Times New Roman" w:eastAsia="Times New Roman" w:hAnsi="Times New Roman" w:cs="Times New Roman"/>
        </w:rPr>
      </w:pPr>
    </w:p>
    <w:p w14:paraId="1A5D5C91" w14:textId="77777777" w:rsidR="007D6E97" w:rsidRDefault="00B143B5">
      <w:pPr>
        <w:spacing w:after="0" w:line="360" w:lineRule="auto"/>
        <w:rPr>
          <w:rFonts w:ascii="Times New Roman" w:eastAsia="Times New Roman" w:hAnsi="Times New Roman" w:cs="Times New Roman"/>
        </w:rPr>
      </w:pPr>
      <w:r>
        <w:rPr>
          <w:rFonts w:ascii="Times New Roman" w:eastAsia="Times New Roman" w:hAnsi="Times New Roman" w:cs="Times New Roman"/>
        </w:rPr>
        <w:t xml:space="preserve">El gráfico </w:t>
      </w:r>
      <w:proofErr w:type="spellStart"/>
      <w:r>
        <w:rPr>
          <w:rFonts w:ascii="Times New Roman" w:eastAsia="Times New Roman" w:hAnsi="Times New Roman" w:cs="Times New Roman"/>
        </w:rPr>
        <w:t>Burn</w:t>
      </w:r>
      <w:proofErr w:type="spellEnd"/>
      <w:r>
        <w:rPr>
          <w:rFonts w:ascii="Times New Roman" w:eastAsia="Times New Roman" w:hAnsi="Times New Roman" w:cs="Times New Roman"/>
        </w:rPr>
        <w:t xml:space="preserve"> Down del Incremento 2 representa la evolución del trabajo pendiente durante el periodo de desarrollo de esta entrega. Su representación permite observar la disminución progresiva de las horas consideradas y comparar el comportamiento estimado con el comportamiento real registrado durante el incremento. A continuación, se presenta la figura correspondiente al </w:t>
      </w:r>
      <w:proofErr w:type="spellStart"/>
      <w:r>
        <w:rPr>
          <w:rFonts w:ascii="Times New Roman" w:eastAsia="Times New Roman" w:hAnsi="Times New Roman" w:cs="Times New Roman"/>
        </w:rPr>
        <w:t>Burn</w:t>
      </w:r>
      <w:proofErr w:type="spellEnd"/>
      <w:r>
        <w:rPr>
          <w:rFonts w:ascii="Times New Roman" w:eastAsia="Times New Roman" w:hAnsi="Times New Roman" w:cs="Times New Roman"/>
        </w:rPr>
        <w:t xml:space="preserve"> Down del Incremento 2.</w:t>
      </w:r>
    </w:p>
    <w:p w14:paraId="0AB4ECBD" w14:textId="77777777" w:rsidR="007D6E97" w:rsidRDefault="007D6E97">
      <w:pPr>
        <w:spacing w:line="360" w:lineRule="auto"/>
        <w:rPr>
          <w:rFonts w:ascii="Times New Roman" w:eastAsia="Times New Roman" w:hAnsi="Times New Roman" w:cs="Times New Roman"/>
        </w:rPr>
      </w:pPr>
    </w:p>
    <w:p w14:paraId="59EABBC4" w14:textId="77777777" w:rsidR="007D6E97" w:rsidRDefault="007D6E97">
      <w:pPr>
        <w:spacing w:line="360" w:lineRule="auto"/>
        <w:rPr>
          <w:rFonts w:ascii="Times New Roman" w:eastAsia="Times New Roman" w:hAnsi="Times New Roman" w:cs="Times New Roman"/>
        </w:rPr>
      </w:pPr>
    </w:p>
    <w:p w14:paraId="1D323562" w14:textId="77777777" w:rsidR="007D6E97" w:rsidRDefault="00B143B5" w:rsidP="005E2843">
      <w:pPr>
        <w:pStyle w:val="Descripcin"/>
        <w:rPr>
          <w:rFonts w:eastAsia="Times New Roman" w:cs="Times New Roman"/>
          <w:b w:val="0"/>
          <w:color w:val="4D4D4D"/>
          <w:szCs w:val="18"/>
        </w:rPr>
      </w:pPr>
      <w:r>
        <w:t xml:space="preserve">Figura 8.2: “Grafico </w:t>
      </w:r>
      <w:proofErr w:type="spellStart"/>
      <w:r>
        <w:t>Burn</w:t>
      </w:r>
      <w:proofErr w:type="spellEnd"/>
      <w:r>
        <w:t xml:space="preserve"> Down”.</w:t>
      </w:r>
    </w:p>
    <w:p w14:paraId="2A36A8A6" w14:textId="77777777" w:rsidR="007D6E97" w:rsidRDefault="00B143B5">
      <w:pPr>
        <w:spacing w:line="360" w:lineRule="auto"/>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1A15E8C" wp14:editId="36B5094F">
            <wp:extent cx="5971540" cy="2921000"/>
            <wp:effectExtent l="0" t="0" r="0" b="0"/>
            <wp:docPr id="213128562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1"/>
                    <a:srcRect/>
                    <a:stretch>
                      <a:fillRect/>
                    </a:stretch>
                  </pic:blipFill>
                  <pic:spPr>
                    <a:xfrm>
                      <a:off x="0" y="0"/>
                      <a:ext cx="5971540" cy="2921000"/>
                    </a:xfrm>
                    <a:prstGeom prst="rect">
                      <a:avLst/>
                    </a:prstGeom>
                    <a:ln/>
                  </pic:spPr>
                </pic:pic>
              </a:graphicData>
            </a:graphic>
          </wp:inline>
        </w:drawing>
      </w:r>
    </w:p>
    <w:p w14:paraId="0DF0BD0D" w14:textId="77777777" w:rsidR="007D6E97" w:rsidRDefault="00B143B5">
      <w:pPr>
        <w:pBdr>
          <w:top w:val="nil"/>
          <w:left w:val="nil"/>
          <w:bottom w:val="nil"/>
          <w:right w:val="nil"/>
          <w:between w:val="nil"/>
        </w:pBdr>
        <w:spacing w:before="120" w:line="360" w:lineRule="auto"/>
        <w:ind w:left="720" w:right="720"/>
        <w:jc w:val="center"/>
        <w:rPr>
          <w:rFonts w:ascii="Times New Roman" w:eastAsia="Times New Roman" w:hAnsi="Times New Roman" w:cs="Times New Roman"/>
          <w:i/>
          <w:iCs/>
          <w:color w:val="000000"/>
          <w:sz w:val="18"/>
          <w:szCs w:val="18"/>
        </w:rPr>
      </w:pPr>
      <w:r>
        <w:rPr>
          <w:rFonts w:ascii="Times New Roman" w:eastAsia="Times New Roman" w:hAnsi="Times New Roman" w:cs="Times New Roman"/>
          <w:i/>
          <w:iCs/>
          <w:color w:val="000000"/>
          <w:sz w:val="18"/>
          <w:szCs w:val="18"/>
        </w:rPr>
        <w:t>Fuente: Elaborado por el estudiante de acuerdo con el proyecto</w:t>
      </w:r>
    </w:p>
    <w:p w14:paraId="67915FE8" w14:textId="77777777" w:rsidR="007D6E97" w:rsidRDefault="00B143B5">
      <w:pPr>
        <w:pBdr>
          <w:top w:val="nil"/>
          <w:left w:val="nil"/>
          <w:bottom w:val="nil"/>
          <w:right w:val="nil"/>
          <w:between w:val="nil"/>
        </w:pBdr>
        <w:spacing w:before="120" w:line="360" w:lineRule="auto"/>
        <w:ind w:left="720" w:right="720"/>
        <w:jc w:val="center"/>
        <w:rPr>
          <w:rFonts w:ascii="Times New Roman" w:eastAsia="Times New Roman" w:hAnsi="Times New Roman" w:cs="Times New Roman"/>
          <w:i/>
          <w:iCs/>
          <w:color w:val="000000"/>
          <w:sz w:val="18"/>
          <w:szCs w:val="18"/>
        </w:rPr>
      </w:pPr>
      <w:r>
        <w:rPr>
          <w:rFonts w:ascii="Times New Roman" w:eastAsia="Times New Roman" w:hAnsi="Times New Roman" w:cs="Times New Roman"/>
          <w:i/>
          <w:iCs/>
          <w:color w:val="000000"/>
          <w:sz w:val="18"/>
          <w:szCs w:val="18"/>
        </w:rPr>
        <w:t>Para visualizar para mayor detalle, visualizar en el anexo.</w:t>
      </w:r>
    </w:p>
    <w:p w14:paraId="4F192C5C" w14:textId="77777777" w:rsidR="007D6E97" w:rsidRDefault="007D6E97">
      <w:pPr>
        <w:spacing w:line="360" w:lineRule="auto"/>
        <w:rPr>
          <w:rFonts w:ascii="Times New Roman" w:eastAsia="Times New Roman" w:hAnsi="Times New Roman" w:cs="Times New Roman"/>
        </w:rPr>
      </w:pPr>
    </w:p>
    <w:p w14:paraId="13C7A08A" w14:textId="77777777" w:rsidR="007D6E97" w:rsidRDefault="00B143B5">
      <w:pPr>
        <w:pStyle w:val="Ttulo2"/>
        <w:spacing w:line="360" w:lineRule="auto"/>
        <w:rPr>
          <w:rFonts w:ascii="Times New Roman" w:eastAsia="Times New Roman" w:hAnsi="Times New Roman" w:cs="Times New Roman"/>
        </w:rPr>
      </w:pPr>
      <w:bookmarkStart w:id="346" w:name="_heading=h.fz5fcuasdafy" w:colFirst="0" w:colLast="0"/>
      <w:bookmarkStart w:id="347" w:name="_Toc240236472"/>
      <w:bookmarkEnd w:id="346"/>
      <w:r>
        <w:rPr>
          <w:rFonts w:ascii="Times New Roman" w:eastAsia="Times New Roman" w:hAnsi="Times New Roman" w:cs="Times New Roman"/>
        </w:rPr>
        <w:t xml:space="preserve">8.3. </w:t>
      </w:r>
      <w:proofErr w:type="spellStart"/>
      <w:r>
        <w:rPr>
          <w:rFonts w:ascii="Times New Roman" w:eastAsia="Times New Roman" w:hAnsi="Times New Roman" w:cs="Times New Roman"/>
        </w:rPr>
        <w:t>Burn</w:t>
      </w:r>
      <w:proofErr w:type="spellEnd"/>
      <w:r>
        <w:rPr>
          <w:rFonts w:ascii="Times New Roman" w:eastAsia="Times New Roman" w:hAnsi="Times New Roman" w:cs="Times New Roman"/>
        </w:rPr>
        <w:t xml:space="preserve"> Up acumulado de Incremento 1 e Incremento 2</w:t>
      </w:r>
      <w:bookmarkEnd w:id="347"/>
    </w:p>
    <w:p w14:paraId="6C667CD0" w14:textId="77777777" w:rsidR="007D6E97" w:rsidRDefault="007D6E97">
      <w:pPr>
        <w:rPr>
          <w:rFonts w:ascii="Times New Roman" w:eastAsia="Times New Roman" w:hAnsi="Times New Roman" w:cs="Times New Roman"/>
        </w:rPr>
      </w:pPr>
    </w:p>
    <w:p w14:paraId="32CF179F" w14:textId="77777777" w:rsidR="007D6E97" w:rsidRDefault="00B143B5">
      <w:pPr>
        <w:spacing w:after="0"/>
        <w:rPr>
          <w:rFonts w:ascii="Times New Roman" w:eastAsia="Times New Roman" w:hAnsi="Times New Roman" w:cs="Times New Roman"/>
        </w:rPr>
      </w:pPr>
      <w:r>
        <w:rPr>
          <w:rFonts w:ascii="Times New Roman" w:eastAsia="Times New Roman" w:hAnsi="Times New Roman" w:cs="Times New Roman"/>
        </w:rPr>
        <w:t xml:space="preserve">El gráfico </w:t>
      </w:r>
      <w:proofErr w:type="spellStart"/>
      <w:r>
        <w:rPr>
          <w:rFonts w:ascii="Times New Roman" w:eastAsia="Times New Roman" w:hAnsi="Times New Roman" w:cs="Times New Roman"/>
        </w:rPr>
        <w:t>Burn</w:t>
      </w:r>
      <w:proofErr w:type="spellEnd"/>
      <w:r>
        <w:rPr>
          <w:rFonts w:ascii="Times New Roman" w:eastAsia="Times New Roman" w:hAnsi="Times New Roman" w:cs="Times New Roman"/>
        </w:rPr>
        <w:t xml:space="preserve"> Up acumulado integra la información registrada durante el Incremento 1 y el Incremento 2, permitiendo observar de forma continua el avance del trabajo realizado en ambas etapas del proyecto. Esta representación muestra la evolución acumulada de las horas estimadas y reales y permite visualizar el progreso general alcanzado hasta el término del Incremento 2. </w:t>
      </w:r>
    </w:p>
    <w:p w14:paraId="4DCA0381" w14:textId="77777777" w:rsidR="007D6E97" w:rsidRDefault="007D6E97">
      <w:pPr>
        <w:spacing w:after="0"/>
        <w:rPr>
          <w:rFonts w:ascii="Times New Roman" w:eastAsia="Times New Roman" w:hAnsi="Times New Roman" w:cs="Times New Roman"/>
        </w:rPr>
      </w:pPr>
    </w:p>
    <w:p w14:paraId="59F55669" w14:textId="77777777" w:rsidR="007D6E97" w:rsidRDefault="00B143B5">
      <w:pPr>
        <w:spacing w:after="0"/>
        <w:rPr>
          <w:rFonts w:ascii="Times New Roman" w:eastAsia="Times New Roman" w:hAnsi="Times New Roman" w:cs="Times New Roman"/>
        </w:rPr>
      </w:pPr>
      <w:r>
        <w:rPr>
          <w:rFonts w:ascii="Times New Roman" w:eastAsia="Times New Roman" w:hAnsi="Times New Roman" w:cs="Times New Roman"/>
        </w:rPr>
        <w:t xml:space="preserve">A continuación, se presenta la figura correspondiente al </w:t>
      </w:r>
      <w:proofErr w:type="spellStart"/>
      <w:r>
        <w:rPr>
          <w:rFonts w:ascii="Times New Roman" w:eastAsia="Times New Roman" w:hAnsi="Times New Roman" w:cs="Times New Roman"/>
        </w:rPr>
        <w:t>Burn</w:t>
      </w:r>
      <w:proofErr w:type="spellEnd"/>
      <w:r>
        <w:rPr>
          <w:rFonts w:ascii="Times New Roman" w:eastAsia="Times New Roman" w:hAnsi="Times New Roman" w:cs="Times New Roman"/>
        </w:rPr>
        <w:t xml:space="preserve"> Up acumulado de los Incrementos 1 y 2.</w:t>
      </w:r>
    </w:p>
    <w:p w14:paraId="3400DF39" w14:textId="77777777" w:rsidR="007D6E97" w:rsidRDefault="007D6E97">
      <w:pPr>
        <w:spacing w:line="360" w:lineRule="auto"/>
        <w:rPr>
          <w:rFonts w:ascii="Times New Roman" w:eastAsia="Times New Roman" w:hAnsi="Times New Roman" w:cs="Times New Roman"/>
        </w:rPr>
      </w:pPr>
    </w:p>
    <w:p w14:paraId="208068D2" w14:textId="77777777" w:rsidR="007D6E97" w:rsidRDefault="007D6E97">
      <w:pPr>
        <w:spacing w:line="360" w:lineRule="auto"/>
        <w:rPr>
          <w:rFonts w:ascii="Times New Roman" w:eastAsia="Times New Roman" w:hAnsi="Times New Roman" w:cs="Times New Roman"/>
        </w:rPr>
      </w:pPr>
    </w:p>
    <w:p w14:paraId="79421554" w14:textId="77777777" w:rsidR="007D6E97" w:rsidRDefault="007D6E97">
      <w:pPr>
        <w:spacing w:line="360" w:lineRule="auto"/>
        <w:rPr>
          <w:rFonts w:ascii="Times New Roman" w:eastAsia="Times New Roman" w:hAnsi="Times New Roman" w:cs="Times New Roman"/>
        </w:rPr>
      </w:pPr>
    </w:p>
    <w:p w14:paraId="77393DEF" w14:textId="77777777" w:rsidR="007D6E97" w:rsidRDefault="007D6E97">
      <w:pPr>
        <w:spacing w:line="360" w:lineRule="auto"/>
        <w:rPr>
          <w:rFonts w:ascii="Times New Roman" w:eastAsia="Times New Roman" w:hAnsi="Times New Roman" w:cs="Times New Roman"/>
        </w:rPr>
      </w:pPr>
    </w:p>
    <w:p w14:paraId="6A09F4EE" w14:textId="77777777" w:rsidR="007D6E97" w:rsidRDefault="007D6E97">
      <w:pPr>
        <w:spacing w:line="360" w:lineRule="auto"/>
        <w:rPr>
          <w:rFonts w:ascii="Times New Roman" w:eastAsia="Times New Roman" w:hAnsi="Times New Roman" w:cs="Times New Roman"/>
        </w:rPr>
      </w:pPr>
    </w:p>
    <w:p w14:paraId="1B063916" w14:textId="77777777" w:rsidR="007D6E97" w:rsidRDefault="007D6E97">
      <w:pPr>
        <w:spacing w:line="360" w:lineRule="auto"/>
        <w:rPr>
          <w:rFonts w:ascii="Times New Roman" w:eastAsia="Times New Roman" w:hAnsi="Times New Roman" w:cs="Times New Roman"/>
        </w:rPr>
      </w:pPr>
    </w:p>
    <w:p w14:paraId="58C8C6AD" w14:textId="77777777" w:rsidR="007D6E97" w:rsidRDefault="007D6E97">
      <w:pPr>
        <w:spacing w:line="360" w:lineRule="auto"/>
        <w:rPr>
          <w:rFonts w:ascii="Times New Roman" w:eastAsia="Times New Roman" w:hAnsi="Times New Roman" w:cs="Times New Roman"/>
        </w:rPr>
      </w:pPr>
    </w:p>
    <w:p w14:paraId="297AB1D7" w14:textId="77777777" w:rsidR="007D6E97" w:rsidRDefault="00B143B5" w:rsidP="005E2843">
      <w:pPr>
        <w:pStyle w:val="Descripcin"/>
        <w:rPr>
          <w:rFonts w:eastAsia="Times New Roman" w:cs="Times New Roman"/>
        </w:rPr>
      </w:pPr>
      <w:r>
        <w:t>Figura 8.3: “</w:t>
      </w:r>
      <w:proofErr w:type="spellStart"/>
      <w:r>
        <w:t>Burn</w:t>
      </w:r>
      <w:proofErr w:type="spellEnd"/>
      <w:r>
        <w:t xml:space="preserve"> Up acumulado de los Incrementos 1 y 2”.</w:t>
      </w:r>
      <w:r>
        <w:rPr>
          <w:rFonts w:eastAsia="Times New Roman" w:cs="Times New Roman"/>
        </w:rPr>
        <w:br/>
      </w:r>
      <w:r>
        <w:rPr>
          <w:rFonts w:eastAsia="Times New Roman" w:cs="Times New Roman"/>
        </w:rPr>
        <w:drawing>
          <wp:inline distT="114300" distB="114300" distL="114300" distR="114300" wp14:anchorId="5A32FD7B" wp14:editId="71333318">
            <wp:extent cx="5971540" cy="3378200"/>
            <wp:effectExtent l="0" t="0" r="0" b="0"/>
            <wp:docPr id="2131285650"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22"/>
                    <a:srcRect/>
                    <a:stretch>
                      <a:fillRect/>
                    </a:stretch>
                  </pic:blipFill>
                  <pic:spPr>
                    <a:xfrm>
                      <a:off x="0" y="0"/>
                      <a:ext cx="5971540" cy="3378200"/>
                    </a:xfrm>
                    <a:prstGeom prst="rect">
                      <a:avLst/>
                    </a:prstGeom>
                    <a:ln/>
                  </pic:spPr>
                </pic:pic>
              </a:graphicData>
            </a:graphic>
          </wp:inline>
        </w:drawing>
      </w:r>
    </w:p>
    <w:p w14:paraId="63055A86" w14:textId="77777777" w:rsidR="007D6E97" w:rsidRDefault="00B143B5">
      <w:pPr>
        <w:spacing w:before="120" w:line="360" w:lineRule="auto"/>
        <w:ind w:left="720" w:right="720"/>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Fuente: Elaborado por el estudiante de acuerdo con el proyecto</w:t>
      </w:r>
    </w:p>
    <w:p w14:paraId="5F6EA337" w14:textId="77777777" w:rsidR="007D6E97" w:rsidRDefault="00B143B5">
      <w:pPr>
        <w:spacing w:before="120" w:line="360" w:lineRule="auto"/>
        <w:ind w:left="720" w:right="720"/>
        <w:jc w:val="center"/>
        <w:rPr>
          <w:rFonts w:ascii="Times New Roman" w:eastAsia="Times New Roman" w:hAnsi="Times New Roman" w:cs="Times New Roman"/>
          <w:i/>
          <w:iCs/>
          <w:sz w:val="18"/>
          <w:szCs w:val="18"/>
        </w:rPr>
      </w:pPr>
      <w:r>
        <w:rPr>
          <w:rFonts w:ascii="Times New Roman" w:eastAsia="Times New Roman" w:hAnsi="Times New Roman" w:cs="Times New Roman"/>
          <w:i/>
          <w:iCs/>
          <w:sz w:val="18"/>
          <w:szCs w:val="18"/>
        </w:rPr>
        <w:t>Para visualizar para mayor detalle, visualizar en el anexo.</w:t>
      </w:r>
    </w:p>
    <w:p w14:paraId="32785B55" w14:textId="77777777" w:rsidR="007D6E97" w:rsidRDefault="007D6E97">
      <w:pPr>
        <w:spacing w:before="120" w:line="360" w:lineRule="auto"/>
        <w:ind w:left="720" w:right="720"/>
        <w:rPr>
          <w:rFonts w:ascii="Times New Roman" w:eastAsia="Times New Roman" w:hAnsi="Times New Roman" w:cs="Times New Roman"/>
          <w:i/>
          <w:iCs/>
          <w:sz w:val="18"/>
          <w:szCs w:val="18"/>
        </w:rPr>
      </w:pPr>
    </w:p>
    <w:p w14:paraId="4E54AA5D" w14:textId="77777777" w:rsidR="007D6E97" w:rsidRDefault="00B143B5">
      <w:pPr>
        <w:pStyle w:val="Ttulo2"/>
        <w:spacing w:line="360" w:lineRule="auto"/>
        <w:rPr>
          <w:rFonts w:ascii="Times New Roman" w:eastAsia="Times New Roman" w:hAnsi="Times New Roman" w:cs="Times New Roman"/>
        </w:rPr>
      </w:pPr>
      <w:bookmarkStart w:id="348" w:name="_heading=h.gznviig59nos" w:colFirst="0" w:colLast="0"/>
      <w:bookmarkStart w:id="349" w:name="_Toc240236473"/>
      <w:bookmarkEnd w:id="348"/>
      <w:r>
        <w:rPr>
          <w:rFonts w:ascii="Times New Roman" w:eastAsia="Times New Roman" w:hAnsi="Times New Roman" w:cs="Times New Roman"/>
        </w:rPr>
        <w:t xml:space="preserve">8.4. </w:t>
      </w:r>
      <w:proofErr w:type="spellStart"/>
      <w:r>
        <w:rPr>
          <w:rFonts w:ascii="Times New Roman" w:eastAsia="Times New Roman" w:hAnsi="Times New Roman" w:cs="Times New Roman"/>
        </w:rPr>
        <w:t>Burn</w:t>
      </w:r>
      <w:proofErr w:type="spellEnd"/>
      <w:r>
        <w:rPr>
          <w:rFonts w:ascii="Times New Roman" w:eastAsia="Times New Roman" w:hAnsi="Times New Roman" w:cs="Times New Roman"/>
        </w:rPr>
        <w:t xml:space="preserve"> Up acumulado de Incremento 1 e Incremento 2</w:t>
      </w:r>
      <w:bookmarkEnd w:id="349"/>
    </w:p>
    <w:p w14:paraId="21188D80" w14:textId="77777777" w:rsidR="007D6E97" w:rsidRDefault="007D6E97">
      <w:pPr>
        <w:rPr>
          <w:rFonts w:ascii="Times New Roman" w:eastAsia="Times New Roman" w:hAnsi="Times New Roman" w:cs="Times New Roman"/>
        </w:rPr>
      </w:pPr>
    </w:p>
    <w:p w14:paraId="45F92790" w14:textId="77777777" w:rsidR="007D6E97" w:rsidRDefault="00B143B5">
      <w:pPr>
        <w:spacing w:after="0" w:line="360" w:lineRule="auto"/>
        <w:rPr>
          <w:rFonts w:ascii="Times New Roman" w:eastAsia="Times New Roman" w:hAnsi="Times New Roman" w:cs="Times New Roman"/>
        </w:rPr>
      </w:pPr>
      <w:r>
        <w:rPr>
          <w:rFonts w:ascii="Times New Roman" w:eastAsia="Times New Roman" w:hAnsi="Times New Roman" w:cs="Times New Roman"/>
        </w:rPr>
        <w:t xml:space="preserve">El gráfico </w:t>
      </w:r>
      <w:proofErr w:type="spellStart"/>
      <w:r>
        <w:rPr>
          <w:rFonts w:ascii="Times New Roman" w:eastAsia="Times New Roman" w:hAnsi="Times New Roman" w:cs="Times New Roman"/>
        </w:rPr>
        <w:t>Burn</w:t>
      </w:r>
      <w:proofErr w:type="spellEnd"/>
      <w:r>
        <w:rPr>
          <w:rFonts w:ascii="Times New Roman" w:eastAsia="Times New Roman" w:hAnsi="Times New Roman" w:cs="Times New Roman"/>
        </w:rPr>
        <w:t xml:space="preserve"> Down acumulado reúne la información correspondiente al Incremento 1 y al Incremento 2 para representar la evolución del trabajo pendiente a lo largo de ambas etapas. Esta representación permite observar de manera conjunta la disminución de las horas consideradas </w:t>
      </w:r>
      <w:r>
        <w:rPr>
          <w:rFonts w:ascii="Times New Roman" w:eastAsia="Times New Roman" w:hAnsi="Times New Roman" w:cs="Times New Roman"/>
        </w:rPr>
        <w:lastRenderedPageBreak/>
        <w:t xml:space="preserve">durante el desarrollo y comparar el comportamiento estimado con el registrado en la ejecución del proyecto. A continuación, se presenta la figura correspondiente al </w:t>
      </w:r>
      <w:proofErr w:type="spellStart"/>
      <w:r>
        <w:rPr>
          <w:rFonts w:ascii="Times New Roman" w:eastAsia="Times New Roman" w:hAnsi="Times New Roman" w:cs="Times New Roman"/>
        </w:rPr>
        <w:t>Burn</w:t>
      </w:r>
      <w:proofErr w:type="spellEnd"/>
      <w:r>
        <w:rPr>
          <w:rFonts w:ascii="Times New Roman" w:eastAsia="Times New Roman" w:hAnsi="Times New Roman" w:cs="Times New Roman"/>
        </w:rPr>
        <w:t xml:space="preserve"> Down acumulado de los Incrementos 1 y 2.</w:t>
      </w:r>
    </w:p>
    <w:p w14:paraId="026FA4C5" w14:textId="77777777" w:rsidR="007D6E97" w:rsidRDefault="007D6E97">
      <w:pPr>
        <w:spacing w:line="360" w:lineRule="auto"/>
        <w:rPr>
          <w:rFonts w:ascii="Times New Roman" w:eastAsia="Times New Roman" w:hAnsi="Times New Roman" w:cs="Times New Roman"/>
        </w:rPr>
      </w:pPr>
    </w:p>
    <w:p w14:paraId="1010CACC" w14:textId="525BC516" w:rsidR="007D6E97" w:rsidRDefault="00B143B5" w:rsidP="005E2843">
      <w:pPr>
        <w:pStyle w:val="Descripcin"/>
        <w:rPr>
          <w:rFonts w:eastAsia="Times New Roman" w:cs="Times New Roman"/>
          <w:b w:val="0"/>
          <w:color w:val="4D4D4D"/>
          <w:szCs w:val="18"/>
        </w:rPr>
      </w:pPr>
      <w:bookmarkStart w:id="350" w:name="_heading=h.8qg10xgydobv" w:colFirst="0" w:colLast="0"/>
      <w:bookmarkEnd w:id="350"/>
      <w:r>
        <w:t>Figura 8.4:</w:t>
      </w:r>
      <w:r>
        <w:rPr>
          <w:rFonts w:eastAsia="Times New Roman" w:cs="Times New Roman"/>
          <w:color w:val="4D4D4D"/>
          <w:szCs w:val="18"/>
        </w:rPr>
        <w:t xml:space="preserve"> “</w:t>
      </w:r>
      <w:proofErr w:type="spellStart"/>
      <w:r>
        <w:rPr>
          <w:rFonts w:eastAsia="Times New Roman" w:cs="Times New Roman"/>
          <w:color w:val="4D4D4D"/>
          <w:szCs w:val="18"/>
        </w:rPr>
        <w:t>Burn</w:t>
      </w:r>
      <w:proofErr w:type="spellEnd"/>
      <w:r>
        <w:rPr>
          <w:rFonts w:eastAsia="Times New Roman" w:cs="Times New Roman"/>
          <w:color w:val="4D4D4D"/>
          <w:szCs w:val="18"/>
        </w:rPr>
        <w:t xml:space="preserve"> Down acumulado de los Incrementos 1 y 2”.</w:t>
      </w:r>
    </w:p>
    <w:p w14:paraId="6F40B48C" w14:textId="77777777" w:rsidR="007D6E97" w:rsidRDefault="00B143B5">
      <w:pPr>
        <w:spacing w:line="360" w:lineRule="auto"/>
        <w:rPr>
          <w:rFonts w:ascii="Times New Roman" w:eastAsia="Times New Roman" w:hAnsi="Times New Roman" w:cs="Times New Roman"/>
        </w:rPr>
      </w:pPr>
      <w:r>
        <w:rPr>
          <w:rFonts w:ascii="Times New Roman" w:eastAsia="Times New Roman" w:hAnsi="Times New Roman" w:cs="Times New Roman"/>
        </w:rPr>
        <w:br/>
      </w:r>
      <w:r>
        <w:rPr>
          <w:rFonts w:ascii="Times New Roman" w:eastAsia="Times New Roman" w:hAnsi="Times New Roman" w:cs="Times New Roman"/>
          <w:noProof/>
        </w:rPr>
        <w:drawing>
          <wp:inline distT="114300" distB="114300" distL="114300" distR="114300" wp14:anchorId="543C10A3" wp14:editId="1F570CDE">
            <wp:extent cx="5971540" cy="2959100"/>
            <wp:effectExtent l="0" t="0" r="0" b="0"/>
            <wp:docPr id="2131285729" name="image104.png"/>
            <wp:cNvGraphicFramePr/>
            <a:graphic xmlns:a="http://schemas.openxmlformats.org/drawingml/2006/main">
              <a:graphicData uri="http://schemas.openxmlformats.org/drawingml/2006/picture">
                <pic:pic xmlns:pic="http://schemas.openxmlformats.org/drawingml/2006/picture">
                  <pic:nvPicPr>
                    <pic:cNvPr id="0" name="image104.png"/>
                    <pic:cNvPicPr preferRelativeResize="0"/>
                  </pic:nvPicPr>
                  <pic:blipFill>
                    <a:blip r:embed="rId123"/>
                    <a:srcRect/>
                    <a:stretch>
                      <a:fillRect/>
                    </a:stretch>
                  </pic:blipFill>
                  <pic:spPr>
                    <a:xfrm>
                      <a:off x="0" y="0"/>
                      <a:ext cx="5971540" cy="2959100"/>
                    </a:xfrm>
                    <a:prstGeom prst="rect">
                      <a:avLst/>
                    </a:prstGeom>
                    <a:ln/>
                  </pic:spPr>
                </pic:pic>
              </a:graphicData>
            </a:graphic>
          </wp:inline>
        </w:drawing>
      </w:r>
    </w:p>
    <w:p w14:paraId="205B57CC" w14:textId="77777777" w:rsidR="007D6E97" w:rsidRDefault="00B143B5" w:rsidP="005663EA">
      <w:pPr>
        <w:pStyle w:val="Cita"/>
        <w:rPr>
          <w:rFonts w:eastAsia="Times New Roman" w:cs="Times New Roman"/>
          <w:i w:val="0"/>
          <w:iCs w:val="0"/>
          <w:szCs w:val="18"/>
        </w:rPr>
      </w:pPr>
      <w:r>
        <w:t>Fuente: Elaborado por el estudiante de acuerdo con el proyecto</w:t>
      </w:r>
    </w:p>
    <w:p w14:paraId="6B43E72D" w14:textId="77777777" w:rsidR="007D6E97" w:rsidRDefault="00B143B5" w:rsidP="005663EA">
      <w:pPr>
        <w:pStyle w:val="Cita"/>
        <w:rPr>
          <w:rFonts w:eastAsia="Times New Roman" w:cs="Times New Roman"/>
        </w:rPr>
      </w:pPr>
      <w:r>
        <w:t>Para visualizar para mayor detalle, visualizar en el anexo.</w:t>
      </w:r>
    </w:p>
    <w:p w14:paraId="2708A0C9" w14:textId="77777777" w:rsidR="007D6E97" w:rsidRDefault="007D6E97">
      <w:pPr>
        <w:rPr>
          <w:rFonts w:ascii="Times New Roman" w:eastAsia="Times New Roman" w:hAnsi="Times New Roman" w:cs="Times New Roman"/>
        </w:rPr>
      </w:pPr>
    </w:p>
    <w:p w14:paraId="110D072E" w14:textId="77777777" w:rsidR="007D6E97" w:rsidRDefault="007D6E97">
      <w:pPr>
        <w:rPr>
          <w:rFonts w:ascii="Times New Roman" w:eastAsia="Times New Roman" w:hAnsi="Times New Roman" w:cs="Times New Roman"/>
        </w:rPr>
      </w:pPr>
    </w:p>
    <w:p w14:paraId="3BD9201D" w14:textId="77777777" w:rsidR="007D6E97" w:rsidRDefault="007D6E97">
      <w:pPr>
        <w:spacing w:after="220" w:line="360" w:lineRule="auto"/>
        <w:ind w:right="840"/>
      </w:pPr>
    </w:p>
    <w:sectPr w:rsidR="007D6E97">
      <w:headerReference w:type="default" r:id="rId124"/>
      <w:pgSz w:w="12240" w:h="15840"/>
      <w:pgMar w:top="1418" w:right="1418" w:bottom="1418" w:left="141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6264CD" w14:textId="77777777" w:rsidR="00B21D78" w:rsidRDefault="00B21D78">
      <w:pPr>
        <w:spacing w:after="0" w:line="240" w:lineRule="auto"/>
      </w:pPr>
      <w:r>
        <w:separator/>
      </w:r>
    </w:p>
  </w:endnote>
  <w:endnote w:type="continuationSeparator" w:id="0">
    <w:p w14:paraId="1D85CC96" w14:textId="77777777" w:rsidR="00B21D78" w:rsidRDefault="00B21D78">
      <w:pPr>
        <w:spacing w:after="0" w:line="240" w:lineRule="auto"/>
      </w:pPr>
      <w:r>
        <w:continuationSeparator/>
      </w:r>
    </w:p>
  </w:endnote>
  <w:endnote w:type="continuationNotice" w:id="1">
    <w:p w14:paraId="5D895023" w14:textId="77777777" w:rsidR="001D0076" w:rsidRDefault="001D007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886F7B" w14:textId="77777777" w:rsidR="007D6E97" w:rsidRDefault="00B143B5">
    <w:pPr>
      <w:jc w:val="right"/>
    </w:pPr>
    <w:r>
      <w:fldChar w:fldCharType="begin"/>
    </w:r>
    <w:r>
      <w:instrText>PAGE</w:instrText>
    </w:r>
    <w:r>
      <w:fldChar w:fldCharType="separate"/>
    </w:r>
    <w:r w:rsidR="00440B2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95C13C" w14:textId="77777777" w:rsidR="00B21D78" w:rsidRDefault="00B21D78">
      <w:pPr>
        <w:spacing w:after="0" w:line="240" w:lineRule="auto"/>
      </w:pPr>
      <w:r>
        <w:separator/>
      </w:r>
    </w:p>
  </w:footnote>
  <w:footnote w:type="continuationSeparator" w:id="0">
    <w:p w14:paraId="4DBD34AD" w14:textId="77777777" w:rsidR="00B21D78" w:rsidRDefault="00B21D78">
      <w:pPr>
        <w:spacing w:after="0" w:line="240" w:lineRule="auto"/>
      </w:pPr>
      <w:r>
        <w:continuationSeparator/>
      </w:r>
    </w:p>
  </w:footnote>
  <w:footnote w:type="continuationNotice" w:id="1">
    <w:p w14:paraId="408FBCB8" w14:textId="77777777" w:rsidR="001D0076" w:rsidRDefault="001D007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AD44ED" w14:textId="77777777" w:rsidR="007D6E97" w:rsidRDefault="00B143B5">
    <w:r>
      <w:rPr>
        <w:noProof/>
      </w:rPr>
      <w:drawing>
        <wp:anchor distT="0" distB="0" distL="114300" distR="114300" simplePos="0" relativeHeight="251658240" behindDoc="0" locked="0" layoutInCell="1" hidden="0" allowOverlap="1" wp14:anchorId="606A08F5" wp14:editId="5EE6892D">
          <wp:simplePos x="0" y="0"/>
          <wp:positionH relativeFrom="column">
            <wp:posOffset>3533140</wp:posOffset>
          </wp:positionH>
          <wp:positionV relativeFrom="paragraph">
            <wp:posOffset>-338451</wp:posOffset>
          </wp:positionV>
          <wp:extent cx="3256280" cy="977900"/>
          <wp:effectExtent l="0" t="0" r="0" b="0"/>
          <wp:wrapTopAndBottom distT="0" distB="0"/>
          <wp:docPr id="213128562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256280" cy="9779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C20BBE"/>
    <w:multiLevelType w:val="multilevel"/>
    <w:tmpl w:val="3A7E82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7785E85"/>
    <w:multiLevelType w:val="multilevel"/>
    <w:tmpl w:val="E0A836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ADD16E3"/>
    <w:multiLevelType w:val="multilevel"/>
    <w:tmpl w:val="611E5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80461AA"/>
    <w:multiLevelType w:val="multilevel"/>
    <w:tmpl w:val="F4667790"/>
    <w:lvl w:ilvl="0">
      <w:start w:val="1"/>
      <w:numFmt w:val="decimal"/>
      <w:pStyle w:val="Listaconvieta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62536141"/>
    <w:multiLevelType w:val="multilevel"/>
    <w:tmpl w:val="8528F80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F1F0B75"/>
    <w:multiLevelType w:val="multilevel"/>
    <w:tmpl w:val="941A384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8227117">
    <w:abstractNumId w:val="1"/>
  </w:num>
  <w:num w:numId="2" w16cid:durableId="1161432291">
    <w:abstractNumId w:val="5"/>
  </w:num>
  <w:num w:numId="3" w16cid:durableId="949779861">
    <w:abstractNumId w:val="4"/>
  </w:num>
  <w:num w:numId="4" w16cid:durableId="1155413976">
    <w:abstractNumId w:val="0"/>
  </w:num>
  <w:num w:numId="5" w16cid:durableId="2124766927">
    <w:abstractNumId w:val="2"/>
  </w:num>
  <w:num w:numId="6" w16cid:durableId="9608394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embedTrueTypeFonts/>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E97"/>
    <w:rsid w:val="00002A2D"/>
    <w:rsid w:val="00004F5F"/>
    <w:rsid w:val="0001321A"/>
    <w:rsid w:val="00022D9C"/>
    <w:rsid w:val="000327A4"/>
    <w:rsid w:val="0004243E"/>
    <w:rsid w:val="000428A8"/>
    <w:rsid w:val="00046699"/>
    <w:rsid w:val="00051C91"/>
    <w:rsid w:val="00076FE4"/>
    <w:rsid w:val="00077840"/>
    <w:rsid w:val="00087660"/>
    <w:rsid w:val="000A1C21"/>
    <w:rsid w:val="000B6067"/>
    <w:rsid w:val="000B62AE"/>
    <w:rsid w:val="000B7E8A"/>
    <w:rsid w:val="000C3FCB"/>
    <w:rsid w:val="000C5E86"/>
    <w:rsid w:val="000C650D"/>
    <w:rsid w:val="000D33B1"/>
    <w:rsid w:val="000D5979"/>
    <w:rsid w:val="000E1640"/>
    <w:rsid w:val="000E416B"/>
    <w:rsid w:val="000E7E07"/>
    <w:rsid w:val="000F1BFD"/>
    <w:rsid w:val="000F54EB"/>
    <w:rsid w:val="000F6F3E"/>
    <w:rsid w:val="000F7DAF"/>
    <w:rsid w:val="00111505"/>
    <w:rsid w:val="00111CB3"/>
    <w:rsid w:val="00112B49"/>
    <w:rsid w:val="00126D56"/>
    <w:rsid w:val="0013690C"/>
    <w:rsid w:val="00141F6A"/>
    <w:rsid w:val="001440A6"/>
    <w:rsid w:val="00145B2F"/>
    <w:rsid w:val="00145D57"/>
    <w:rsid w:val="00155E04"/>
    <w:rsid w:val="00191608"/>
    <w:rsid w:val="001917E9"/>
    <w:rsid w:val="001921EE"/>
    <w:rsid w:val="001961A0"/>
    <w:rsid w:val="001970D9"/>
    <w:rsid w:val="001A3F3E"/>
    <w:rsid w:val="001A4C9F"/>
    <w:rsid w:val="001B1A2D"/>
    <w:rsid w:val="001C05D0"/>
    <w:rsid w:val="001C0BE5"/>
    <w:rsid w:val="001D0076"/>
    <w:rsid w:val="001D01A8"/>
    <w:rsid w:val="001D4EA6"/>
    <w:rsid w:val="001D63B7"/>
    <w:rsid w:val="001E218E"/>
    <w:rsid w:val="001E4D9D"/>
    <w:rsid w:val="00203F18"/>
    <w:rsid w:val="00206B94"/>
    <w:rsid w:val="002075A0"/>
    <w:rsid w:val="0020762D"/>
    <w:rsid w:val="00212DF5"/>
    <w:rsid w:val="002260AF"/>
    <w:rsid w:val="002400B7"/>
    <w:rsid w:val="00240473"/>
    <w:rsid w:val="00251BEC"/>
    <w:rsid w:val="00256EA1"/>
    <w:rsid w:val="0025779B"/>
    <w:rsid w:val="002717B5"/>
    <w:rsid w:val="00273C61"/>
    <w:rsid w:val="00280C7A"/>
    <w:rsid w:val="002821E2"/>
    <w:rsid w:val="002853BB"/>
    <w:rsid w:val="002A736E"/>
    <w:rsid w:val="002B0E52"/>
    <w:rsid w:val="002B2915"/>
    <w:rsid w:val="002B6E2A"/>
    <w:rsid w:val="002C07C4"/>
    <w:rsid w:val="002C1891"/>
    <w:rsid w:val="002C2D10"/>
    <w:rsid w:val="002D185B"/>
    <w:rsid w:val="002D6C94"/>
    <w:rsid w:val="002E75BD"/>
    <w:rsid w:val="0030684A"/>
    <w:rsid w:val="0031666E"/>
    <w:rsid w:val="00321A1A"/>
    <w:rsid w:val="0032235B"/>
    <w:rsid w:val="00331D89"/>
    <w:rsid w:val="00333D6F"/>
    <w:rsid w:val="003431CC"/>
    <w:rsid w:val="003541D1"/>
    <w:rsid w:val="003570EA"/>
    <w:rsid w:val="00357EC7"/>
    <w:rsid w:val="003600D9"/>
    <w:rsid w:val="00361EAF"/>
    <w:rsid w:val="00364278"/>
    <w:rsid w:val="00366FB3"/>
    <w:rsid w:val="003805A9"/>
    <w:rsid w:val="0038154D"/>
    <w:rsid w:val="0038177D"/>
    <w:rsid w:val="0038273B"/>
    <w:rsid w:val="00384A64"/>
    <w:rsid w:val="00395AB5"/>
    <w:rsid w:val="003A3A3D"/>
    <w:rsid w:val="003A4378"/>
    <w:rsid w:val="003B0B19"/>
    <w:rsid w:val="003B10B5"/>
    <w:rsid w:val="003C5832"/>
    <w:rsid w:val="003C5A9E"/>
    <w:rsid w:val="003C6ADD"/>
    <w:rsid w:val="003E062C"/>
    <w:rsid w:val="003E1A0B"/>
    <w:rsid w:val="003F46BC"/>
    <w:rsid w:val="003F6101"/>
    <w:rsid w:val="00402D35"/>
    <w:rsid w:val="00413FA9"/>
    <w:rsid w:val="00414337"/>
    <w:rsid w:val="00424276"/>
    <w:rsid w:val="004321F4"/>
    <w:rsid w:val="00433889"/>
    <w:rsid w:val="00440B28"/>
    <w:rsid w:val="00441F39"/>
    <w:rsid w:val="004421D8"/>
    <w:rsid w:val="004504F4"/>
    <w:rsid w:val="00456730"/>
    <w:rsid w:val="004631A2"/>
    <w:rsid w:val="0047375A"/>
    <w:rsid w:val="004858C0"/>
    <w:rsid w:val="00494693"/>
    <w:rsid w:val="004A352A"/>
    <w:rsid w:val="004A59BA"/>
    <w:rsid w:val="004A5A0D"/>
    <w:rsid w:val="004A7AB7"/>
    <w:rsid w:val="004B0D7D"/>
    <w:rsid w:val="004B143B"/>
    <w:rsid w:val="004B3178"/>
    <w:rsid w:val="004B5787"/>
    <w:rsid w:val="004C05FF"/>
    <w:rsid w:val="004C3581"/>
    <w:rsid w:val="004C3FEB"/>
    <w:rsid w:val="004D05EA"/>
    <w:rsid w:val="004D0CE0"/>
    <w:rsid w:val="004D15C6"/>
    <w:rsid w:val="004E5E2C"/>
    <w:rsid w:val="004F0526"/>
    <w:rsid w:val="00502E46"/>
    <w:rsid w:val="00510EB6"/>
    <w:rsid w:val="00513F82"/>
    <w:rsid w:val="00521D66"/>
    <w:rsid w:val="005260C4"/>
    <w:rsid w:val="0053306F"/>
    <w:rsid w:val="00537E9B"/>
    <w:rsid w:val="005469AE"/>
    <w:rsid w:val="00560FB3"/>
    <w:rsid w:val="00563BEB"/>
    <w:rsid w:val="00564324"/>
    <w:rsid w:val="005663EA"/>
    <w:rsid w:val="005677CE"/>
    <w:rsid w:val="005742C4"/>
    <w:rsid w:val="0058776E"/>
    <w:rsid w:val="005A0ED5"/>
    <w:rsid w:val="005A3216"/>
    <w:rsid w:val="005A6C00"/>
    <w:rsid w:val="005C2839"/>
    <w:rsid w:val="005C2E7A"/>
    <w:rsid w:val="005C3017"/>
    <w:rsid w:val="005C62B5"/>
    <w:rsid w:val="005D1275"/>
    <w:rsid w:val="005D1996"/>
    <w:rsid w:val="005D725C"/>
    <w:rsid w:val="005E15F8"/>
    <w:rsid w:val="005E17A0"/>
    <w:rsid w:val="005E2843"/>
    <w:rsid w:val="005E4DBF"/>
    <w:rsid w:val="005E5862"/>
    <w:rsid w:val="005E66F9"/>
    <w:rsid w:val="005F2A58"/>
    <w:rsid w:val="005F36BE"/>
    <w:rsid w:val="005F3E63"/>
    <w:rsid w:val="0061635E"/>
    <w:rsid w:val="006175E4"/>
    <w:rsid w:val="006323CB"/>
    <w:rsid w:val="00642BE6"/>
    <w:rsid w:val="00643608"/>
    <w:rsid w:val="0064368A"/>
    <w:rsid w:val="006448DF"/>
    <w:rsid w:val="00653E5D"/>
    <w:rsid w:val="00655C9C"/>
    <w:rsid w:val="00657C90"/>
    <w:rsid w:val="006613D1"/>
    <w:rsid w:val="00663929"/>
    <w:rsid w:val="006639BA"/>
    <w:rsid w:val="006677B8"/>
    <w:rsid w:val="00670FFA"/>
    <w:rsid w:val="0067307F"/>
    <w:rsid w:val="006736A3"/>
    <w:rsid w:val="00674428"/>
    <w:rsid w:val="00681181"/>
    <w:rsid w:val="006827CF"/>
    <w:rsid w:val="006844D0"/>
    <w:rsid w:val="0069452C"/>
    <w:rsid w:val="006A5046"/>
    <w:rsid w:val="006A5E58"/>
    <w:rsid w:val="006B015C"/>
    <w:rsid w:val="006C0007"/>
    <w:rsid w:val="006C649C"/>
    <w:rsid w:val="006D2044"/>
    <w:rsid w:val="006D2155"/>
    <w:rsid w:val="006D3A5B"/>
    <w:rsid w:val="006E52D3"/>
    <w:rsid w:val="006E56B4"/>
    <w:rsid w:val="006E6CE4"/>
    <w:rsid w:val="006E7A65"/>
    <w:rsid w:val="006E7B40"/>
    <w:rsid w:val="006F0E95"/>
    <w:rsid w:val="006F2737"/>
    <w:rsid w:val="00701041"/>
    <w:rsid w:val="007019C4"/>
    <w:rsid w:val="00703304"/>
    <w:rsid w:val="0070628F"/>
    <w:rsid w:val="00714A07"/>
    <w:rsid w:val="007212B1"/>
    <w:rsid w:val="0072195A"/>
    <w:rsid w:val="0072292E"/>
    <w:rsid w:val="00726893"/>
    <w:rsid w:val="00727EB8"/>
    <w:rsid w:val="00741DB5"/>
    <w:rsid w:val="00742AC2"/>
    <w:rsid w:val="00747E4C"/>
    <w:rsid w:val="007545C4"/>
    <w:rsid w:val="00761FAB"/>
    <w:rsid w:val="00765848"/>
    <w:rsid w:val="00785C99"/>
    <w:rsid w:val="007A0840"/>
    <w:rsid w:val="007B5245"/>
    <w:rsid w:val="007C1754"/>
    <w:rsid w:val="007C5F3A"/>
    <w:rsid w:val="007C704B"/>
    <w:rsid w:val="007D1F7E"/>
    <w:rsid w:val="007D2344"/>
    <w:rsid w:val="007D6E97"/>
    <w:rsid w:val="007D77F6"/>
    <w:rsid w:val="007E3D95"/>
    <w:rsid w:val="007F11BE"/>
    <w:rsid w:val="00802176"/>
    <w:rsid w:val="00805ADD"/>
    <w:rsid w:val="00815657"/>
    <w:rsid w:val="008367BC"/>
    <w:rsid w:val="008502C2"/>
    <w:rsid w:val="00854337"/>
    <w:rsid w:val="00860141"/>
    <w:rsid w:val="00871DB9"/>
    <w:rsid w:val="00872A1D"/>
    <w:rsid w:val="00886F16"/>
    <w:rsid w:val="00895CA0"/>
    <w:rsid w:val="008B33C3"/>
    <w:rsid w:val="008B61C2"/>
    <w:rsid w:val="008C51CF"/>
    <w:rsid w:val="008C649B"/>
    <w:rsid w:val="008D0B78"/>
    <w:rsid w:val="008E0044"/>
    <w:rsid w:val="008E0A7C"/>
    <w:rsid w:val="008E0D69"/>
    <w:rsid w:val="008E554B"/>
    <w:rsid w:val="008E6A9F"/>
    <w:rsid w:val="008F4690"/>
    <w:rsid w:val="00900D6E"/>
    <w:rsid w:val="009033B0"/>
    <w:rsid w:val="00910F20"/>
    <w:rsid w:val="00916649"/>
    <w:rsid w:val="0092611E"/>
    <w:rsid w:val="00930693"/>
    <w:rsid w:val="00934BFA"/>
    <w:rsid w:val="00947114"/>
    <w:rsid w:val="00957D90"/>
    <w:rsid w:val="00960135"/>
    <w:rsid w:val="00965F3B"/>
    <w:rsid w:val="00967B78"/>
    <w:rsid w:val="00976B96"/>
    <w:rsid w:val="00992866"/>
    <w:rsid w:val="00997043"/>
    <w:rsid w:val="009A44D6"/>
    <w:rsid w:val="009A4CAC"/>
    <w:rsid w:val="009A6DB4"/>
    <w:rsid w:val="009B0EBF"/>
    <w:rsid w:val="009B36AA"/>
    <w:rsid w:val="009C5B24"/>
    <w:rsid w:val="009D6DD8"/>
    <w:rsid w:val="009E577A"/>
    <w:rsid w:val="00A54343"/>
    <w:rsid w:val="00A65A84"/>
    <w:rsid w:val="00A80306"/>
    <w:rsid w:val="00A82213"/>
    <w:rsid w:val="00A91B56"/>
    <w:rsid w:val="00A93159"/>
    <w:rsid w:val="00A93D97"/>
    <w:rsid w:val="00AA2B96"/>
    <w:rsid w:val="00AA4696"/>
    <w:rsid w:val="00AB2BB6"/>
    <w:rsid w:val="00AB6172"/>
    <w:rsid w:val="00AB68AA"/>
    <w:rsid w:val="00AC0690"/>
    <w:rsid w:val="00AC4BF9"/>
    <w:rsid w:val="00AC798F"/>
    <w:rsid w:val="00AC79B4"/>
    <w:rsid w:val="00AD538D"/>
    <w:rsid w:val="00AE7852"/>
    <w:rsid w:val="00AF169A"/>
    <w:rsid w:val="00B10888"/>
    <w:rsid w:val="00B143B5"/>
    <w:rsid w:val="00B21D78"/>
    <w:rsid w:val="00B22828"/>
    <w:rsid w:val="00B27385"/>
    <w:rsid w:val="00B37B65"/>
    <w:rsid w:val="00B47B8E"/>
    <w:rsid w:val="00B53F82"/>
    <w:rsid w:val="00B563BE"/>
    <w:rsid w:val="00B5750C"/>
    <w:rsid w:val="00B639EE"/>
    <w:rsid w:val="00B64019"/>
    <w:rsid w:val="00B66D25"/>
    <w:rsid w:val="00B67493"/>
    <w:rsid w:val="00B704BB"/>
    <w:rsid w:val="00B76354"/>
    <w:rsid w:val="00B83FCE"/>
    <w:rsid w:val="00B8433D"/>
    <w:rsid w:val="00B90C03"/>
    <w:rsid w:val="00BD157E"/>
    <w:rsid w:val="00BD255A"/>
    <w:rsid w:val="00BD5293"/>
    <w:rsid w:val="00BD63B9"/>
    <w:rsid w:val="00BD6FB6"/>
    <w:rsid w:val="00BE62A4"/>
    <w:rsid w:val="00BE7CEF"/>
    <w:rsid w:val="00C05BCF"/>
    <w:rsid w:val="00C14D8E"/>
    <w:rsid w:val="00C27A83"/>
    <w:rsid w:val="00C4094B"/>
    <w:rsid w:val="00C45B8A"/>
    <w:rsid w:val="00C54059"/>
    <w:rsid w:val="00C63DCF"/>
    <w:rsid w:val="00C67771"/>
    <w:rsid w:val="00C809F5"/>
    <w:rsid w:val="00C8428D"/>
    <w:rsid w:val="00C865EB"/>
    <w:rsid w:val="00C90F9D"/>
    <w:rsid w:val="00CA3A35"/>
    <w:rsid w:val="00CA6533"/>
    <w:rsid w:val="00CB1E4E"/>
    <w:rsid w:val="00CB2B1A"/>
    <w:rsid w:val="00CC3A67"/>
    <w:rsid w:val="00CD6BCD"/>
    <w:rsid w:val="00CE2467"/>
    <w:rsid w:val="00CE2B36"/>
    <w:rsid w:val="00CE56F4"/>
    <w:rsid w:val="00CF3A2A"/>
    <w:rsid w:val="00CF4865"/>
    <w:rsid w:val="00CF49AA"/>
    <w:rsid w:val="00D16A45"/>
    <w:rsid w:val="00D2562D"/>
    <w:rsid w:val="00D262D6"/>
    <w:rsid w:val="00D40E10"/>
    <w:rsid w:val="00D42DC3"/>
    <w:rsid w:val="00D431F2"/>
    <w:rsid w:val="00D44A57"/>
    <w:rsid w:val="00D46BD8"/>
    <w:rsid w:val="00D5253C"/>
    <w:rsid w:val="00D56114"/>
    <w:rsid w:val="00D57DF7"/>
    <w:rsid w:val="00D6442E"/>
    <w:rsid w:val="00D67142"/>
    <w:rsid w:val="00D705D4"/>
    <w:rsid w:val="00D71EBF"/>
    <w:rsid w:val="00D93296"/>
    <w:rsid w:val="00DA31E2"/>
    <w:rsid w:val="00DB0FDD"/>
    <w:rsid w:val="00DB3EB9"/>
    <w:rsid w:val="00DC0CA3"/>
    <w:rsid w:val="00DC1373"/>
    <w:rsid w:val="00DC3BC4"/>
    <w:rsid w:val="00DD3CC9"/>
    <w:rsid w:val="00DD4818"/>
    <w:rsid w:val="00DD5084"/>
    <w:rsid w:val="00DD69F4"/>
    <w:rsid w:val="00DD74EF"/>
    <w:rsid w:val="00DE1EE0"/>
    <w:rsid w:val="00DE375A"/>
    <w:rsid w:val="00DF1F2F"/>
    <w:rsid w:val="00DF5C87"/>
    <w:rsid w:val="00E024AC"/>
    <w:rsid w:val="00E04563"/>
    <w:rsid w:val="00E065D7"/>
    <w:rsid w:val="00E13AA3"/>
    <w:rsid w:val="00E27CA3"/>
    <w:rsid w:val="00E367A5"/>
    <w:rsid w:val="00E4041E"/>
    <w:rsid w:val="00E43066"/>
    <w:rsid w:val="00E43AF7"/>
    <w:rsid w:val="00E45760"/>
    <w:rsid w:val="00E4604B"/>
    <w:rsid w:val="00E5038A"/>
    <w:rsid w:val="00E52EB9"/>
    <w:rsid w:val="00E649B9"/>
    <w:rsid w:val="00E802E5"/>
    <w:rsid w:val="00E82CCC"/>
    <w:rsid w:val="00E8798D"/>
    <w:rsid w:val="00E95F63"/>
    <w:rsid w:val="00E97E50"/>
    <w:rsid w:val="00EA2C19"/>
    <w:rsid w:val="00EA3E77"/>
    <w:rsid w:val="00EB4402"/>
    <w:rsid w:val="00ED32A0"/>
    <w:rsid w:val="00EE327C"/>
    <w:rsid w:val="00EF41B6"/>
    <w:rsid w:val="00F005BD"/>
    <w:rsid w:val="00F06961"/>
    <w:rsid w:val="00F06B5B"/>
    <w:rsid w:val="00F12C8D"/>
    <w:rsid w:val="00F17FC2"/>
    <w:rsid w:val="00F2250D"/>
    <w:rsid w:val="00F23687"/>
    <w:rsid w:val="00F2394D"/>
    <w:rsid w:val="00F308FD"/>
    <w:rsid w:val="00F30AE1"/>
    <w:rsid w:val="00F30C56"/>
    <w:rsid w:val="00F32C19"/>
    <w:rsid w:val="00F355BA"/>
    <w:rsid w:val="00F46B11"/>
    <w:rsid w:val="00F504A5"/>
    <w:rsid w:val="00F504C1"/>
    <w:rsid w:val="00F532BC"/>
    <w:rsid w:val="00F5399D"/>
    <w:rsid w:val="00F55DFA"/>
    <w:rsid w:val="00F7492C"/>
    <w:rsid w:val="00F860C1"/>
    <w:rsid w:val="00F96556"/>
    <w:rsid w:val="00FA3BD9"/>
    <w:rsid w:val="00FA5495"/>
    <w:rsid w:val="00FB06DF"/>
    <w:rsid w:val="00FB097F"/>
    <w:rsid w:val="00FB627A"/>
    <w:rsid w:val="00FC13C6"/>
    <w:rsid w:val="00FC1648"/>
    <w:rsid w:val="00FC1991"/>
    <w:rsid w:val="00FC601A"/>
    <w:rsid w:val="00FC70EA"/>
    <w:rsid w:val="00FF1B09"/>
    <w:rsid w:val="00FF7323"/>
    <w:rsid w:val="00FF7F67"/>
    <w:rsid w:val="01D28195"/>
    <w:rsid w:val="03B38996"/>
    <w:rsid w:val="03B766AB"/>
    <w:rsid w:val="0EAF059A"/>
    <w:rsid w:val="13AC0CEB"/>
    <w:rsid w:val="1552E9F9"/>
    <w:rsid w:val="1B34AD80"/>
    <w:rsid w:val="1B4B1991"/>
    <w:rsid w:val="1BB686B0"/>
    <w:rsid w:val="21B14422"/>
    <w:rsid w:val="234260BF"/>
    <w:rsid w:val="2677E486"/>
    <w:rsid w:val="28B88820"/>
    <w:rsid w:val="29655A6E"/>
    <w:rsid w:val="299BE769"/>
    <w:rsid w:val="2D47BA0B"/>
    <w:rsid w:val="327F795A"/>
    <w:rsid w:val="32851178"/>
    <w:rsid w:val="3522B261"/>
    <w:rsid w:val="39FF62F3"/>
    <w:rsid w:val="3E263FF6"/>
    <w:rsid w:val="3F955A2D"/>
    <w:rsid w:val="40EE4335"/>
    <w:rsid w:val="424E2A24"/>
    <w:rsid w:val="4301B36D"/>
    <w:rsid w:val="468B5B1F"/>
    <w:rsid w:val="47BA7951"/>
    <w:rsid w:val="49806D76"/>
    <w:rsid w:val="4A674FA1"/>
    <w:rsid w:val="4B637076"/>
    <w:rsid w:val="55D795D4"/>
    <w:rsid w:val="57C68DD7"/>
    <w:rsid w:val="597DE6B1"/>
    <w:rsid w:val="5B5AC5CB"/>
    <w:rsid w:val="5E10453D"/>
    <w:rsid w:val="610004E9"/>
    <w:rsid w:val="63449D2F"/>
    <w:rsid w:val="636DB6EE"/>
    <w:rsid w:val="63BC6F2D"/>
    <w:rsid w:val="694017CE"/>
    <w:rsid w:val="6A23A1B9"/>
    <w:rsid w:val="6D8DC7D2"/>
    <w:rsid w:val="7187D4DD"/>
    <w:rsid w:val="72CD0FBD"/>
    <w:rsid w:val="7375C35D"/>
    <w:rsid w:val="763B3CFB"/>
    <w:rsid w:val="770DCDFF"/>
    <w:rsid w:val="7883DF5E"/>
    <w:rsid w:val="79F12E35"/>
    <w:rsid w:val="7A0A26D5"/>
    <w:rsid w:val="7BAD46EA"/>
    <w:rsid w:val="7D5FF4A6"/>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3457C"/>
  <w15:docId w15:val="{890D0FAC-52C4-41A8-9A24-BCFC530C2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4"/>
        <w:szCs w:val="24"/>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20" w:after="0" w:line="240" w:lineRule="auto"/>
      <w:outlineLvl w:val="0"/>
    </w:pPr>
    <w:rPr>
      <w:color w:val="BE6B00"/>
      <w:sz w:val="30"/>
      <w:szCs w:val="30"/>
    </w:rPr>
  </w:style>
  <w:style w:type="paragraph" w:styleId="Ttulo2">
    <w:name w:val="heading 2"/>
    <w:basedOn w:val="Normal"/>
    <w:next w:val="Normal"/>
    <w:uiPriority w:val="9"/>
    <w:unhideWhenUsed/>
    <w:qFormat/>
    <w:pPr>
      <w:keepNext/>
      <w:keepLines/>
      <w:spacing w:before="40" w:after="0" w:line="240" w:lineRule="auto"/>
      <w:outlineLvl w:val="1"/>
    </w:pPr>
    <w:rPr>
      <w:color w:val="4D4D4D"/>
      <w:sz w:val="28"/>
      <w:szCs w:val="28"/>
    </w:rPr>
  </w:style>
  <w:style w:type="paragraph" w:styleId="Ttulo3">
    <w:name w:val="heading 3"/>
    <w:basedOn w:val="Normal"/>
    <w:next w:val="Normal"/>
    <w:uiPriority w:val="9"/>
    <w:unhideWhenUsed/>
    <w:qFormat/>
    <w:pPr>
      <w:keepNext/>
      <w:keepLines/>
      <w:spacing w:before="40" w:after="0" w:line="240" w:lineRule="auto"/>
      <w:outlineLvl w:val="2"/>
    </w:pPr>
    <w:rPr>
      <w:color w:val="90571E"/>
      <w:sz w:val="26"/>
      <w:szCs w:val="26"/>
    </w:rPr>
  </w:style>
  <w:style w:type="paragraph" w:styleId="Ttulo4">
    <w:name w:val="heading 4"/>
    <w:basedOn w:val="Normal"/>
    <w:next w:val="Normal"/>
    <w:uiPriority w:val="9"/>
    <w:unhideWhenUsed/>
    <w:qFormat/>
    <w:pPr>
      <w:keepNext/>
      <w:keepLines/>
      <w:spacing w:before="40" w:after="0"/>
      <w:outlineLvl w:val="3"/>
    </w:pPr>
    <w:rPr>
      <w:i/>
      <w:iCs/>
      <w:color w:val="7B7153"/>
      <w:sz w:val="25"/>
      <w:szCs w:val="25"/>
    </w:rPr>
  </w:style>
  <w:style w:type="paragraph" w:styleId="Ttulo5">
    <w:name w:val="heading 5"/>
    <w:basedOn w:val="Normal"/>
    <w:next w:val="Normal"/>
    <w:uiPriority w:val="9"/>
    <w:unhideWhenUsed/>
    <w:qFormat/>
    <w:pPr>
      <w:keepNext/>
      <w:keepLines/>
      <w:spacing w:before="40" w:after="0"/>
      <w:outlineLvl w:val="4"/>
    </w:pPr>
    <w:rPr>
      <w:b/>
      <w:bCs/>
      <w:color w:val="333333"/>
    </w:rPr>
  </w:style>
  <w:style w:type="paragraph" w:styleId="Ttulo6">
    <w:name w:val="heading 6"/>
    <w:basedOn w:val="Normal"/>
    <w:next w:val="Normal"/>
    <w:uiPriority w:val="9"/>
    <w:semiHidden/>
    <w:unhideWhenUsed/>
    <w:qFormat/>
    <w:pPr>
      <w:keepNext/>
      <w:keepLines/>
      <w:spacing w:before="40" w:after="0"/>
      <w:outlineLvl w:val="5"/>
    </w:pPr>
    <w:rPr>
      <w:i/>
      <w:iCs/>
      <w:color w:val="603A14"/>
      <w:sz w:val="23"/>
      <w:szCs w:val="23"/>
    </w:rPr>
  </w:style>
  <w:style w:type="paragraph" w:styleId="Ttulo7">
    <w:name w:val="heading 7"/>
    <w:basedOn w:val="Normal"/>
    <w:next w:val="Normal"/>
    <w:link w:val="Ttulo7Car"/>
    <w:uiPriority w:val="9"/>
    <w:semiHidden/>
    <w:unhideWhenUsed/>
    <w:qFormat/>
    <w:rsid w:val="00BB72F2"/>
    <w:pPr>
      <w:keepNext/>
      <w:keepLines/>
      <w:spacing w:before="40" w:after="0"/>
      <w:outlineLvl w:val="6"/>
    </w:pPr>
    <w:rPr>
      <w:rFonts w:asciiTheme="majorHAnsi" w:eastAsiaTheme="majorEastAsia" w:hAnsiTheme="majorHAnsi" w:cstheme="majorBidi"/>
      <w:color w:val="7F4700" w:themeColor="accent1" w:themeShade="80"/>
    </w:rPr>
  </w:style>
  <w:style w:type="paragraph" w:styleId="Ttulo8">
    <w:name w:val="heading 8"/>
    <w:basedOn w:val="Normal"/>
    <w:next w:val="Normal"/>
    <w:link w:val="Ttulo8Car"/>
    <w:uiPriority w:val="9"/>
    <w:semiHidden/>
    <w:unhideWhenUsed/>
    <w:qFormat/>
    <w:rsid w:val="00BB72F2"/>
    <w:pPr>
      <w:keepNext/>
      <w:keepLines/>
      <w:spacing w:before="40" w:after="0"/>
      <w:outlineLvl w:val="7"/>
    </w:pPr>
    <w:rPr>
      <w:rFonts w:asciiTheme="majorHAnsi" w:eastAsiaTheme="majorEastAsia" w:hAnsiTheme="majorHAnsi" w:cstheme="majorBidi"/>
      <w:color w:val="333333" w:themeColor="accent2" w:themeShade="80"/>
      <w:sz w:val="21"/>
      <w:szCs w:val="21"/>
    </w:rPr>
  </w:style>
  <w:style w:type="paragraph" w:styleId="Ttulo9">
    <w:name w:val="heading 9"/>
    <w:basedOn w:val="Normal"/>
    <w:next w:val="Normal"/>
    <w:link w:val="Ttulo9Car"/>
    <w:uiPriority w:val="9"/>
    <w:semiHidden/>
    <w:unhideWhenUsed/>
    <w:qFormat/>
    <w:rsid w:val="00BB72F2"/>
    <w:pPr>
      <w:keepNext/>
      <w:keepLines/>
      <w:spacing w:before="40" w:after="0"/>
      <w:outlineLvl w:val="8"/>
    </w:pPr>
    <w:rPr>
      <w:rFonts w:asciiTheme="majorHAnsi" w:eastAsiaTheme="majorEastAsia" w:hAnsiTheme="majorHAnsi" w:cstheme="majorBidi"/>
      <w:color w:val="603A14" w:themeColor="accent6" w:themeShade="80"/>
    </w:rPr>
  </w:style>
  <w:style w:type="character" w:default="1" w:styleId="Fuentedeprrafopredeter">
    <w:name w:val="Default Paragraph Font"/>
    <w:uiPriority w:val="1"/>
    <w:unhideWhenUsed/>
  </w:style>
  <w:style w:type="table" w:default="1" w:styleId="Tablanormal">
    <w:name w:val="Normal Table"/>
    <w:uiPriority w:val="99"/>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pPr>
    <w:rPr>
      <w:color w:val="BE6B00"/>
      <w:sz w:val="52"/>
      <w:szCs w:val="52"/>
    </w:rPr>
  </w:style>
  <w:style w:type="table" w:customStyle="1" w:styleId="TableNormal0">
    <w:name w:val="TableNormal0"/>
    <w:tblPr>
      <w:tblCellMar>
        <w:top w:w="100" w:type="dxa"/>
        <w:left w:w="100" w:type="dxa"/>
        <w:bottom w:w="100" w:type="dxa"/>
        <w:right w:w="100" w:type="dxa"/>
      </w:tblCellMar>
    </w:tblPr>
  </w:style>
  <w:style w:type="table" w:customStyle="1" w:styleId="TableNormal1">
    <w:name w:val="TableNormal1"/>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table" w:customStyle="1" w:styleId="a0">
    <w:basedOn w:val="TableNormal1"/>
    <w:tblPr>
      <w:tblStyleRowBandSize w:val="1"/>
      <w:tblStyleColBandSize w:val="1"/>
    </w:tblPr>
  </w:style>
  <w:style w:type="table" w:customStyle="1" w:styleId="a1">
    <w:basedOn w:val="TableNormal1"/>
    <w:tblPr>
      <w:tblStyleRowBandSize w:val="1"/>
      <w:tblStyleColBandSize w:val="1"/>
    </w:tblPr>
  </w:style>
  <w:style w:type="table" w:customStyle="1" w:styleId="a2">
    <w:basedOn w:val="TableNormal1"/>
    <w:tblPr>
      <w:tblStyleRowBandSize w:val="1"/>
      <w:tblStyleColBandSize w:val="1"/>
    </w:tblPr>
  </w:style>
  <w:style w:type="table" w:customStyle="1" w:styleId="a3">
    <w:basedOn w:val="TableNormal1"/>
    <w:tblPr>
      <w:tblStyleRowBandSize w:val="1"/>
      <w:tblStyleColBandSize w:val="1"/>
    </w:tblPr>
  </w:style>
  <w:style w:type="table" w:customStyle="1" w:styleId="a4">
    <w:basedOn w:val="TableNormal1"/>
    <w:tblPr>
      <w:tblStyleRowBandSize w:val="1"/>
      <w:tblStyleColBandSize w:val="1"/>
    </w:tblPr>
  </w:style>
  <w:style w:type="table" w:customStyle="1" w:styleId="a5">
    <w:basedOn w:val="TableNormal1"/>
    <w:tblPr>
      <w:tblStyleRowBandSize w:val="1"/>
      <w:tblStyleColBandSize w:val="1"/>
    </w:tblPr>
  </w:style>
  <w:style w:type="table" w:customStyle="1" w:styleId="a6">
    <w:basedOn w:val="TableNormal1"/>
    <w:tblPr>
      <w:tblStyleRowBandSize w:val="1"/>
      <w:tblStyleColBandSize w:val="1"/>
    </w:tblPr>
  </w:style>
  <w:style w:type="table" w:customStyle="1" w:styleId="a7">
    <w:basedOn w:val="TableNormal1"/>
    <w:tblPr>
      <w:tblStyleRowBandSize w:val="1"/>
      <w:tblStyleColBandSize w:val="1"/>
    </w:tblPr>
  </w:style>
  <w:style w:type="table" w:customStyle="1" w:styleId="a8">
    <w:basedOn w:val="TableNormal1"/>
    <w:tblPr>
      <w:tblStyleRowBandSize w:val="1"/>
      <w:tblStyleColBandSize w:val="1"/>
    </w:tblPr>
  </w:style>
  <w:style w:type="table" w:customStyle="1" w:styleId="a9">
    <w:basedOn w:val="TableNormal1"/>
    <w:tblPr>
      <w:tblStyleRowBandSize w:val="1"/>
      <w:tblStyleColBandSize w:val="1"/>
    </w:tblPr>
  </w:style>
  <w:style w:type="table" w:customStyle="1" w:styleId="aa">
    <w:basedOn w:val="TableNormal1"/>
    <w:tblPr>
      <w:tblStyleRowBandSize w:val="1"/>
      <w:tblStyleColBandSize w:val="1"/>
    </w:tblPr>
  </w:style>
  <w:style w:type="table" w:customStyle="1" w:styleId="ab">
    <w:basedOn w:val="TableNormal1"/>
    <w:tblPr>
      <w:tblStyleRowBandSize w:val="1"/>
      <w:tblStyleColBandSize w:val="1"/>
    </w:tblPr>
  </w:style>
  <w:style w:type="table" w:customStyle="1" w:styleId="ac">
    <w:basedOn w:val="TableNormal1"/>
    <w:tblPr>
      <w:tblStyleRowBandSize w:val="1"/>
      <w:tblStyleColBandSize w:val="1"/>
    </w:tblPr>
  </w:style>
  <w:style w:type="table" w:customStyle="1" w:styleId="ad">
    <w:basedOn w:val="TableNormal1"/>
    <w:tblPr>
      <w:tblStyleRowBandSize w:val="1"/>
      <w:tblStyleColBandSize w:val="1"/>
    </w:tblPr>
  </w:style>
  <w:style w:type="table" w:customStyle="1" w:styleId="ae">
    <w:basedOn w:val="TableNormal1"/>
    <w:tblPr>
      <w:tblStyleRowBandSize w:val="1"/>
      <w:tblStyleColBandSize w:val="1"/>
    </w:tblPr>
  </w:style>
  <w:style w:type="table" w:customStyle="1" w:styleId="af">
    <w:basedOn w:val="TableNormal1"/>
    <w:tblPr>
      <w:tblStyleRowBandSize w:val="1"/>
      <w:tblStyleColBandSize w:val="1"/>
    </w:tblPr>
  </w:style>
  <w:style w:type="table" w:customStyle="1" w:styleId="af0">
    <w:basedOn w:val="TableNormal1"/>
    <w:tblPr>
      <w:tblStyleRowBandSize w:val="1"/>
      <w:tblStyleColBandSize w:val="1"/>
    </w:tblPr>
  </w:style>
  <w:style w:type="table" w:customStyle="1" w:styleId="af1">
    <w:basedOn w:val="TableNormal1"/>
    <w:tblPr>
      <w:tblStyleRowBandSize w:val="1"/>
      <w:tblStyleColBandSize w:val="1"/>
    </w:tblPr>
  </w:style>
  <w:style w:type="table" w:customStyle="1" w:styleId="af2">
    <w:basedOn w:val="TableNormal1"/>
    <w:tblPr>
      <w:tblStyleRowBandSize w:val="1"/>
      <w:tblStyleColBandSize w:val="1"/>
    </w:tblPr>
  </w:style>
  <w:style w:type="table" w:customStyle="1" w:styleId="af3">
    <w:basedOn w:val="TableNormal1"/>
    <w:tblPr>
      <w:tblStyleRowBandSize w:val="1"/>
      <w:tblStyleColBandSize w:val="1"/>
    </w:tblPr>
  </w:style>
  <w:style w:type="table" w:customStyle="1" w:styleId="af4">
    <w:basedOn w:val="TableNormal1"/>
    <w:tblPr>
      <w:tblStyleRowBandSize w:val="1"/>
      <w:tblStyleColBandSize w:val="1"/>
    </w:tblPr>
  </w:style>
  <w:style w:type="table" w:customStyle="1" w:styleId="af5">
    <w:basedOn w:val="TableNormal1"/>
    <w:tblPr>
      <w:tblStyleRowBandSize w:val="1"/>
      <w:tblStyleColBandSize w:val="1"/>
    </w:tblPr>
  </w:style>
  <w:style w:type="table" w:customStyle="1" w:styleId="af6">
    <w:basedOn w:val="TableNormal1"/>
    <w:tblPr>
      <w:tblStyleRowBandSize w:val="1"/>
      <w:tblStyleColBandSize w:val="1"/>
    </w:tblPr>
  </w:style>
  <w:style w:type="table" w:customStyle="1" w:styleId="af7">
    <w:basedOn w:val="TableNormal1"/>
    <w:tblPr>
      <w:tblStyleRowBandSize w:val="1"/>
      <w:tblStyleColBandSize w:val="1"/>
    </w:tblPr>
  </w:style>
  <w:style w:type="table" w:customStyle="1" w:styleId="af8">
    <w:basedOn w:val="TableNormal1"/>
    <w:tblPr>
      <w:tblStyleRowBandSize w:val="1"/>
      <w:tblStyleColBandSize w:val="1"/>
      <w:tblCellMar>
        <w:top w:w="0" w:type="dxa"/>
        <w:left w:w="108" w:type="dxa"/>
        <w:bottom w:w="0" w:type="dxa"/>
        <w:right w:w="108" w:type="dxa"/>
      </w:tblCellMar>
    </w:tblPr>
  </w:style>
  <w:style w:type="table" w:customStyle="1" w:styleId="af9">
    <w:basedOn w:val="TableNormal1"/>
    <w:tblPr>
      <w:tblStyleRowBandSize w:val="1"/>
      <w:tblStyleColBandSize w:val="1"/>
      <w:tblCellMar>
        <w:top w:w="0" w:type="dxa"/>
        <w:left w:w="108" w:type="dxa"/>
        <w:bottom w:w="0" w:type="dxa"/>
        <w:right w:w="108" w:type="dxa"/>
      </w:tblCellMar>
    </w:tblPr>
  </w:style>
  <w:style w:type="character" w:customStyle="1" w:styleId="Ttulo1Car">
    <w:name w:val="Título 1 Car"/>
    <w:basedOn w:val="Fuentedeprrafopredeter"/>
    <w:uiPriority w:val="9"/>
    <w:rsid w:val="00BB72F2"/>
    <w:rPr>
      <w:rFonts w:asciiTheme="majorHAnsi" w:eastAsiaTheme="majorEastAsia" w:hAnsiTheme="majorHAnsi" w:cstheme="majorBidi"/>
      <w:color w:val="BE6B00" w:themeColor="accent1" w:themeShade="BF"/>
      <w:sz w:val="30"/>
      <w:szCs w:val="30"/>
    </w:rPr>
  </w:style>
  <w:style w:type="character" w:customStyle="1" w:styleId="Ttulo2Car">
    <w:name w:val="Título 2 Car"/>
    <w:basedOn w:val="Fuentedeprrafopredeter"/>
    <w:uiPriority w:val="9"/>
    <w:rsid w:val="00BB72F2"/>
    <w:rPr>
      <w:rFonts w:asciiTheme="majorHAnsi" w:eastAsiaTheme="majorEastAsia" w:hAnsiTheme="majorHAnsi" w:cstheme="majorBidi"/>
      <w:color w:val="4D4D4D" w:themeColor="accent2" w:themeShade="BF"/>
      <w:sz w:val="28"/>
      <w:szCs w:val="28"/>
    </w:rPr>
  </w:style>
  <w:style w:type="character" w:customStyle="1" w:styleId="Ttulo3Car">
    <w:name w:val="Título 3 Car"/>
    <w:basedOn w:val="Fuentedeprrafopredeter"/>
    <w:uiPriority w:val="9"/>
    <w:rsid w:val="00BB72F2"/>
    <w:rPr>
      <w:rFonts w:asciiTheme="majorHAnsi" w:eastAsiaTheme="majorEastAsia" w:hAnsiTheme="majorHAnsi" w:cstheme="majorBidi"/>
      <w:color w:val="90571E" w:themeColor="accent6" w:themeShade="BF"/>
      <w:sz w:val="26"/>
      <w:szCs w:val="26"/>
    </w:rPr>
  </w:style>
  <w:style w:type="character" w:customStyle="1" w:styleId="Ttulo4Car">
    <w:name w:val="Título 4 Car"/>
    <w:basedOn w:val="Fuentedeprrafopredeter"/>
    <w:uiPriority w:val="9"/>
    <w:rsid w:val="00BB72F2"/>
    <w:rPr>
      <w:rFonts w:asciiTheme="majorHAnsi" w:eastAsiaTheme="majorEastAsia" w:hAnsiTheme="majorHAnsi" w:cstheme="majorBidi"/>
      <w:i/>
      <w:iCs/>
      <w:color w:val="7B7053" w:themeColor="accent5" w:themeShade="BF"/>
      <w:sz w:val="25"/>
      <w:szCs w:val="25"/>
    </w:rPr>
  </w:style>
  <w:style w:type="character" w:customStyle="1" w:styleId="Ttulo5Car">
    <w:name w:val="Título 5 Car"/>
    <w:basedOn w:val="Fuentedeprrafopredeter"/>
    <w:uiPriority w:val="9"/>
    <w:rsid w:val="00396782"/>
    <w:rPr>
      <w:rFonts w:asciiTheme="majorHAnsi" w:eastAsiaTheme="majorEastAsia" w:hAnsiTheme="majorHAnsi" w:cstheme="majorBidi"/>
      <w:b/>
      <w:iCs/>
      <w:color w:val="333333" w:themeColor="accent2" w:themeShade="80"/>
      <w:sz w:val="24"/>
      <w:szCs w:val="24"/>
      <w:lang w:val="es-CL"/>
    </w:rPr>
  </w:style>
  <w:style w:type="character" w:customStyle="1" w:styleId="Ttulo6Car">
    <w:name w:val="Título 6 Car"/>
    <w:basedOn w:val="Fuentedeprrafopredeter"/>
    <w:uiPriority w:val="9"/>
    <w:semiHidden/>
    <w:rsid w:val="00BB72F2"/>
    <w:rPr>
      <w:rFonts w:asciiTheme="majorHAnsi" w:eastAsiaTheme="majorEastAsia" w:hAnsiTheme="majorHAnsi" w:cstheme="majorBidi"/>
      <w:i/>
      <w:iCs/>
      <w:color w:val="603A14" w:themeColor="accent6" w:themeShade="80"/>
      <w:sz w:val="23"/>
      <w:szCs w:val="23"/>
    </w:rPr>
  </w:style>
  <w:style w:type="character" w:customStyle="1" w:styleId="Ttulo7Car">
    <w:name w:val="Título 7 Car"/>
    <w:basedOn w:val="Fuentedeprrafopredeter"/>
    <w:link w:val="Ttulo7"/>
    <w:uiPriority w:val="9"/>
    <w:semiHidden/>
    <w:rsid w:val="00BB72F2"/>
    <w:rPr>
      <w:rFonts w:asciiTheme="majorHAnsi" w:eastAsiaTheme="majorEastAsia" w:hAnsiTheme="majorHAnsi" w:cstheme="majorBidi"/>
      <w:color w:val="7F4700" w:themeColor="accent1" w:themeShade="80"/>
    </w:rPr>
  </w:style>
  <w:style w:type="character" w:customStyle="1" w:styleId="Ttulo8Car">
    <w:name w:val="Título 8 Car"/>
    <w:basedOn w:val="Fuentedeprrafopredeter"/>
    <w:link w:val="Ttulo8"/>
    <w:uiPriority w:val="9"/>
    <w:semiHidden/>
    <w:rsid w:val="00BB72F2"/>
    <w:rPr>
      <w:rFonts w:asciiTheme="majorHAnsi" w:eastAsiaTheme="majorEastAsia" w:hAnsiTheme="majorHAnsi" w:cstheme="majorBidi"/>
      <w:color w:val="333333" w:themeColor="accent2" w:themeShade="80"/>
      <w:sz w:val="21"/>
      <w:szCs w:val="21"/>
    </w:rPr>
  </w:style>
  <w:style w:type="character" w:customStyle="1" w:styleId="Ttulo9Car">
    <w:name w:val="Título 9 Car"/>
    <w:basedOn w:val="Fuentedeprrafopredeter"/>
    <w:link w:val="Ttulo9"/>
    <w:uiPriority w:val="9"/>
    <w:semiHidden/>
    <w:rsid w:val="00BB72F2"/>
    <w:rPr>
      <w:rFonts w:asciiTheme="majorHAnsi" w:eastAsiaTheme="majorEastAsia" w:hAnsiTheme="majorHAnsi" w:cstheme="majorBidi"/>
      <w:color w:val="603A14" w:themeColor="accent6" w:themeShade="80"/>
    </w:rPr>
  </w:style>
  <w:style w:type="paragraph" w:styleId="Descripcin">
    <w:name w:val="caption"/>
    <w:basedOn w:val="Normal"/>
    <w:next w:val="Normal"/>
    <w:uiPriority w:val="35"/>
    <w:unhideWhenUsed/>
    <w:qFormat/>
    <w:rsid w:val="00714A07"/>
    <w:pPr>
      <w:spacing w:line="240" w:lineRule="auto"/>
      <w:jc w:val="center"/>
    </w:pPr>
    <w:rPr>
      <w:rFonts w:ascii="Times New Roman" w:hAnsi="Times New Roman"/>
      <w:b/>
      <w:bCs/>
      <w:color w:val="4D4D4D" w:themeColor="accent2" w:themeShade="BF"/>
      <w:spacing w:val="6"/>
      <w:sz w:val="18"/>
    </w:rPr>
  </w:style>
  <w:style w:type="character" w:customStyle="1" w:styleId="TtuloCar">
    <w:name w:val="Título Car"/>
    <w:basedOn w:val="Fuentedeprrafopredeter"/>
    <w:uiPriority w:val="10"/>
    <w:rsid w:val="00BB72F2"/>
    <w:rPr>
      <w:rFonts w:asciiTheme="majorHAnsi" w:eastAsiaTheme="majorEastAsia" w:hAnsiTheme="majorHAnsi" w:cstheme="majorBidi"/>
      <w:color w:val="BE6B00" w:themeColor="accent1" w:themeShade="BF"/>
      <w:spacing w:val="-10"/>
      <w:sz w:val="52"/>
      <w:szCs w:val="52"/>
    </w:rPr>
  </w:style>
  <w:style w:type="character" w:customStyle="1" w:styleId="SubttuloCar">
    <w:name w:val="Subtítulo Car"/>
    <w:basedOn w:val="Fuentedeprrafopredeter"/>
    <w:uiPriority w:val="11"/>
    <w:rsid w:val="00BB72F2"/>
    <w:rPr>
      <w:rFonts w:asciiTheme="majorHAnsi" w:eastAsiaTheme="majorEastAsia" w:hAnsiTheme="majorHAnsi" w:cstheme="majorBidi"/>
    </w:rPr>
  </w:style>
  <w:style w:type="character" w:styleId="Textoennegrita">
    <w:name w:val="Strong"/>
    <w:basedOn w:val="Fuentedeprrafopredeter"/>
    <w:uiPriority w:val="22"/>
    <w:qFormat/>
    <w:rsid w:val="00BB72F2"/>
    <w:rPr>
      <w:b/>
      <w:bCs/>
    </w:rPr>
  </w:style>
  <w:style w:type="character" w:styleId="nfasis">
    <w:name w:val="Emphasis"/>
    <w:basedOn w:val="Fuentedeprrafopredeter"/>
    <w:uiPriority w:val="20"/>
    <w:qFormat/>
    <w:rsid w:val="00BB72F2"/>
    <w:rPr>
      <w:i/>
      <w:iCs/>
    </w:rPr>
  </w:style>
  <w:style w:type="paragraph" w:styleId="Sinespaciado">
    <w:name w:val="No Spacing"/>
    <w:uiPriority w:val="1"/>
    <w:qFormat/>
    <w:rsid w:val="00BB72F2"/>
    <w:pPr>
      <w:spacing w:after="0" w:line="240" w:lineRule="auto"/>
    </w:pPr>
  </w:style>
  <w:style w:type="paragraph" w:styleId="Cita">
    <w:name w:val="Quote"/>
    <w:basedOn w:val="Normal"/>
    <w:next w:val="Normal"/>
    <w:link w:val="CitaCar"/>
    <w:uiPriority w:val="29"/>
    <w:qFormat/>
    <w:rsid w:val="00714A07"/>
    <w:pPr>
      <w:spacing w:before="120"/>
      <w:ind w:left="720" w:right="720"/>
      <w:jc w:val="center"/>
    </w:pPr>
    <w:rPr>
      <w:rFonts w:ascii="Times New Roman" w:hAnsi="Times New Roman"/>
      <w:i/>
      <w:iCs/>
      <w:sz w:val="18"/>
    </w:rPr>
  </w:style>
  <w:style w:type="character" w:customStyle="1" w:styleId="CitaCar">
    <w:name w:val="Cita Car"/>
    <w:basedOn w:val="Fuentedeprrafopredeter"/>
    <w:link w:val="Cita"/>
    <w:uiPriority w:val="29"/>
    <w:rsid w:val="00714A07"/>
    <w:rPr>
      <w:rFonts w:ascii="Times New Roman" w:hAnsi="Times New Roman"/>
      <w:i/>
      <w:iCs/>
      <w:sz w:val="18"/>
    </w:rPr>
  </w:style>
  <w:style w:type="paragraph" w:styleId="Citadestacada">
    <w:name w:val="Intense Quote"/>
    <w:basedOn w:val="Normal"/>
    <w:next w:val="Normal"/>
    <w:link w:val="CitadestacadaCar"/>
    <w:uiPriority w:val="30"/>
    <w:qFormat/>
    <w:rsid w:val="00BB72F2"/>
    <w:pPr>
      <w:spacing w:before="120" w:line="300" w:lineRule="auto"/>
      <w:ind w:left="576" w:right="576"/>
      <w:jc w:val="center"/>
    </w:pPr>
    <w:rPr>
      <w:rFonts w:asciiTheme="majorHAnsi" w:eastAsiaTheme="majorEastAsia" w:hAnsiTheme="majorHAnsi" w:cstheme="majorBidi"/>
      <w:color w:val="FE8F01" w:themeColor="accent1"/>
    </w:rPr>
  </w:style>
  <w:style w:type="character" w:customStyle="1" w:styleId="CitadestacadaCar">
    <w:name w:val="Cita destacada Car"/>
    <w:basedOn w:val="Fuentedeprrafopredeter"/>
    <w:link w:val="Citadestacada"/>
    <w:uiPriority w:val="30"/>
    <w:rsid w:val="00BB72F2"/>
    <w:rPr>
      <w:rFonts w:asciiTheme="majorHAnsi" w:eastAsiaTheme="majorEastAsia" w:hAnsiTheme="majorHAnsi" w:cstheme="majorBidi"/>
      <w:color w:val="FE8F01" w:themeColor="accent1"/>
      <w:sz w:val="24"/>
      <w:szCs w:val="24"/>
      <w:lang w:val="es-CL"/>
    </w:rPr>
  </w:style>
  <w:style w:type="character" w:styleId="nfasissutil">
    <w:name w:val="Subtle Emphasis"/>
    <w:basedOn w:val="Fuentedeprrafopredeter"/>
    <w:uiPriority w:val="19"/>
    <w:qFormat/>
    <w:rsid w:val="00BB72F2"/>
    <w:rPr>
      <w:i/>
      <w:iCs/>
      <w:color w:val="404040" w:themeColor="text1" w:themeTint="BF"/>
    </w:rPr>
  </w:style>
  <w:style w:type="character" w:styleId="nfasisintenso">
    <w:name w:val="Intense Emphasis"/>
    <w:basedOn w:val="Fuentedeprrafopredeter"/>
    <w:uiPriority w:val="21"/>
    <w:qFormat/>
    <w:rsid w:val="00BB72F2"/>
    <w:rPr>
      <w:b w:val="0"/>
      <w:bCs w:val="0"/>
      <w:i/>
      <w:iCs/>
      <w:color w:val="FE8F01" w:themeColor="accent1"/>
    </w:rPr>
  </w:style>
  <w:style w:type="character" w:styleId="Referenciasutil">
    <w:name w:val="Subtle Reference"/>
    <w:basedOn w:val="Fuentedeprrafopredeter"/>
    <w:uiPriority w:val="31"/>
    <w:qFormat/>
    <w:rsid w:val="00BB72F2"/>
    <w:rPr>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BB72F2"/>
    <w:rPr>
      <w:b/>
      <w:bCs/>
      <w:smallCaps/>
      <w:color w:val="FE8F01" w:themeColor="accent1"/>
      <w:spacing w:val="5"/>
      <w:u w:val="single"/>
    </w:rPr>
  </w:style>
  <w:style w:type="character" w:styleId="Ttulodellibro">
    <w:name w:val="Book Title"/>
    <w:basedOn w:val="Fuentedeprrafopredeter"/>
    <w:uiPriority w:val="33"/>
    <w:qFormat/>
    <w:rsid w:val="00BB72F2"/>
    <w:rPr>
      <w:b/>
      <w:bCs/>
      <w:smallCaps/>
    </w:rPr>
  </w:style>
  <w:style w:type="paragraph" w:styleId="TtuloTDC">
    <w:name w:val="TOC Heading"/>
    <w:next w:val="Normal"/>
    <w:uiPriority w:val="39"/>
    <w:unhideWhenUsed/>
    <w:qFormat/>
    <w:rsid w:val="00BB72F2"/>
  </w:style>
  <w:style w:type="paragraph" w:styleId="Prrafodelista">
    <w:name w:val="List Paragraph"/>
    <w:basedOn w:val="Normal"/>
    <w:uiPriority w:val="34"/>
    <w:qFormat/>
    <w:rsid w:val="00BC2BB0"/>
    <w:pPr>
      <w:ind w:left="720"/>
      <w:contextualSpacing/>
    </w:pPr>
  </w:style>
  <w:style w:type="character" w:styleId="Refdecomentario">
    <w:name w:val="annotation reference"/>
    <w:basedOn w:val="Fuentedeprrafopredeter"/>
    <w:uiPriority w:val="99"/>
    <w:semiHidden/>
    <w:unhideWhenUsed/>
    <w:rsid w:val="00CF2490"/>
    <w:rPr>
      <w:sz w:val="16"/>
      <w:szCs w:val="16"/>
    </w:rPr>
  </w:style>
  <w:style w:type="paragraph" w:styleId="Textocomentario">
    <w:name w:val="annotation text"/>
    <w:basedOn w:val="Normal"/>
    <w:link w:val="TextocomentarioCar"/>
    <w:uiPriority w:val="99"/>
    <w:unhideWhenUsed/>
    <w:rsid w:val="00CF2490"/>
    <w:pPr>
      <w:spacing w:line="240" w:lineRule="auto"/>
    </w:pPr>
    <w:rPr>
      <w:sz w:val="20"/>
      <w:szCs w:val="20"/>
    </w:rPr>
  </w:style>
  <w:style w:type="character" w:customStyle="1" w:styleId="TextocomentarioCar">
    <w:name w:val="Texto comentario Car"/>
    <w:basedOn w:val="Fuentedeprrafopredeter"/>
    <w:link w:val="Textocomentario"/>
    <w:uiPriority w:val="99"/>
    <w:rsid w:val="00CF2490"/>
    <w:rPr>
      <w:sz w:val="20"/>
      <w:szCs w:val="20"/>
    </w:rPr>
  </w:style>
  <w:style w:type="paragraph" w:styleId="Asuntodelcomentario">
    <w:name w:val="annotation subject"/>
    <w:basedOn w:val="Textocomentario"/>
    <w:next w:val="Textocomentario"/>
    <w:link w:val="AsuntodelcomentarioCar"/>
    <w:uiPriority w:val="99"/>
    <w:semiHidden/>
    <w:unhideWhenUsed/>
    <w:rsid w:val="00CF2490"/>
    <w:rPr>
      <w:b/>
      <w:bCs/>
    </w:rPr>
  </w:style>
  <w:style w:type="character" w:customStyle="1" w:styleId="AsuntodelcomentarioCar">
    <w:name w:val="Asunto del comentario Car"/>
    <w:basedOn w:val="TextocomentarioCar"/>
    <w:link w:val="Asuntodelcomentario"/>
    <w:uiPriority w:val="99"/>
    <w:semiHidden/>
    <w:rsid w:val="00CF2490"/>
    <w:rPr>
      <w:b/>
      <w:bCs/>
      <w:sz w:val="20"/>
      <w:szCs w:val="20"/>
    </w:rPr>
  </w:style>
  <w:style w:type="table" w:styleId="Tablaconcuadrcula">
    <w:name w:val="Table Grid"/>
    <w:basedOn w:val="Tablanormal"/>
    <w:uiPriority w:val="59"/>
    <w:rsid w:val="00CF2490"/>
    <w:pPr>
      <w:spacing w:after="0" w:line="240" w:lineRule="auto"/>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adeilustraciones">
    <w:name w:val="table of figures"/>
    <w:basedOn w:val="Normal"/>
    <w:next w:val="Normal"/>
    <w:uiPriority w:val="99"/>
    <w:unhideWhenUsed/>
    <w:rsid w:val="00114220"/>
    <w:pPr>
      <w:spacing w:after="0"/>
    </w:pPr>
  </w:style>
  <w:style w:type="character" w:styleId="Hipervnculo">
    <w:name w:val="Hyperlink"/>
    <w:basedOn w:val="Fuentedeprrafopredeter"/>
    <w:uiPriority w:val="99"/>
    <w:unhideWhenUsed/>
    <w:rsid w:val="00CF2490"/>
    <w:rPr>
      <w:color w:val="AD1F1F" w:themeColor="hyperlink"/>
      <w:u w:val="single"/>
    </w:rPr>
  </w:style>
  <w:style w:type="paragraph" w:styleId="Listaconvietas">
    <w:name w:val="List Bullet"/>
    <w:basedOn w:val="Normal"/>
    <w:uiPriority w:val="99"/>
    <w:unhideWhenUsed/>
    <w:rsid w:val="00FE5AF5"/>
    <w:pPr>
      <w:numPr>
        <w:numId w:val="6"/>
      </w:numPr>
      <w:spacing w:after="120" w:line="276" w:lineRule="auto"/>
      <w:contextualSpacing/>
    </w:pPr>
    <w:rPr>
      <w:sz w:val="22"/>
      <w:lang w:val="en-US" w:eastAsia="en-US"/>
    </w:rPr>
  </w:style>
  <w:style w:type="paragraph" w:styleId="TDC1">
    <w:name w:val="toc 1"/>
    <w:basedOn w:val="Normal"/>
    <w:next w:val="Normal"/>
    <w:autoRedefine/>
    <w:uiPriority w:val="39"/>
    <w:unhideWhenUsed/>
    <w:rsid w:val="00114220"/>
    <w:pPr>
      <w:spacing w:after="100"/>
    </w:pPr>
  </w:style>
  <w:style w:type="paragraph" w:styleId="TDC2">
    <w:name w:val="toc 2"/>
    <w:basedOn w:val="Normal"/>
    <w:next w:val="Normal"/>
    <w:autoRedefine/>
    <w:uiPriority w:val="39"/>
    <w:unhideWhenUsed/>
    <w:rsid w:val="00F26427"/>
    <w:pPr>
      <w:spacing w:after="100"/>
      <w:ind w:left="240"/>
    </w:pPr>
  </w:style>
  <w:style w:type="paragraph" w:styleId="TDC3">
    <w:name w:val="toc 3"/>
    <w:basedOn w:val="Normal"/>
    <w:next w:val="Normal"/>
    <w:autoRedefine/>
    <w:uiPriority w:val="39"/>
    <w:unhideWhenUsed/>
    <w:rsid w:val="00F26427"/>
    <w:pPr>
      <w:spacing w:after="100"/>
      <w:ind w:left="480"/>
    </w:pPr>
  </w:style>
  <w:style w:type="paragraph" w:styleId="Encabezado">
    <w:name w:val="header"/>
    <w:basedOn w:val="Normal"/>
    <w:link w:val="EncabezadoCar"/>
    <w:uiPriority w:val="99"/>
    <w:unhideWhenUsed/>
    <w:rsid w:val="00D9752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97520"/>
    <w:rPr>
      <w:sz w:val="24"/>
      <w:lang w:val="es-CL"/>
    </w:rPr>
  </w:style>
  <w:style w:type="paragraph" w:styleId="Piedepgina">
    <w:name w:val="footer"/>
    <w:basedOn w:val="Normal"/>
    <w:link w:val="PiedepginaCar"/>
    <w:uiPriority w:val="99"/>
    <w:unhideWhenUsed/>
    <w:rsid w:val="00D9752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97520"/>
    <w:rPr>
      <w:sz w:val="24"/>
      <w:lang w:val="es-CL"/>
    </w:rPr>
  </w:style>
  <w:style w:type="paragraph" w:customStyle="1" w:styleId="CaptionPB">
    <w:name w:val="Caption PB"/>
    <w:rsid w:val="00016B99"/>
    <w:pPr>
      <w:spacing w:after="200" w:line="276" w:lineRule="auto"/>
    </w:pPr>
    <w:rPr>
      <w:sz w:val="18"/>
      <w:lang w:val="en-US" w:eastAsia="en-US"/>
    </w:rPr>
  </w:style>
  <w:style w:type="paragraph" w:styleId="TDC4">
    <w:name w:val="toc 4"/>
    <w:basedOn w:val="Normal"/>
    <w:next w:val="Normal"/>
    <w:autoRedefine/>
    <w:uiPriority w:val="39"/>
    <w:unhideWhenUsed/>
    <w:rsid w:val="00B1390F"/>
    <w:pPr>
      <w:spacing w:after="100" w:line="278" w:lineRule="auto"/>
      <w:ind w:left="720"/>
    </w:pPr>
    <w:rPr>
      <w:kern w:val="2"/>
    </w:rPr>
  </w:style>
  <w:style w:type="paragraph" w:styleId="TDC5">
    <w:name w:val="toc 5"/>
    <w:basedOn w:val="Normal"/>
    <w:next w:val="Normal"/>
    <w:autoRedefine/>
    <w:uiPriority w:val="39"/>
    <w:unhideWhenUsed/>
    <w:rsid w:val="00B1390F"/>
    <w:pPr>
      <w:spacing w:after="100" w:line="278" w:lineRule="auto"/>
      <w:ind w:left="960"/>
    </w:pPr>
    <w:rPr>
      <w:kern w:val="2"/>
    </w:rPr>
  </w:style>
  <w:style w:type="paragraph" w:styleId="TDC6">
    <w:name w:val="toc 6"/>
    <w:basedOn w:val="Normal"/>
    <w:next w:val="Normal"/>
    <w:autoRedefine/>
    <w:uiPriority w:val="39"/>
    <w:unhideWhenUsed/>
    <w:rsid w:val="00B1390F"/>
    <w:pPr>
      <w:spacing w:after="100" w:line="278" w:lineRule="auto"/>
      <w:ind w:left="1200"/>
    </w:pPr>
    <w:rPr>
      <w:kern w:val="2"/>
    </w:rPr>
  </w:style>
  <w:style w:type="paragraph" w:styleId="TDC7">
    <w:name w:val="toc 7"/>
    <w:basedOn w:val="Normal"/>
    <w:next w:val="Normal"/>
    <w:autoRedefine/>
    <w:uiPriority w:val="39"/>
    <w:unhideWhenUsed/>
    <w:rsid w:val="00B1390F"/>
    <w:pPr>
      <w:spacing w:after="100" w:line="278" w:lineRule="auto"/>
      <w:ind w:left="1440"/>
    </w:pPr>
    <w:rPr>
      <w:kern w:val="2"/>
    </w:rPr>
  </w:style>
  <w:style w:type="paragraph" w:styleId="TDC8">
    <w:name w:val="toc 8"/>
    <w:basedOn w:val="Normal"/>
    <w:next w:val="Normal"/>
    <w:autoRedefine/>
    <w:uiPriority w:val="39"/>
    <w:unhideWhenUsed/>
    <w:rsid w:val="00B1390F"/>
    <w:pPr>
      <w:spacing w:after="100" w:line="278" w:lineRule="auto"/>
      <w:ind w:left="1680"/>
    </w:pPr>
    <w:rPr>
      <w:kern w:val="2"/>
    </w:rPr>
  </w:style>
  <w:style w:type="paragraph" w:styleId="TDC9">
    <w:name w:val="toc 9"/>
    <w:basedOn w:val="Normal"/>
    <w:next w:val="Normal"/>
    <w:autoRedefine/>
    <w:uiPriority w:val="39"/>
    <w:unhideWhenUsed/>
    <w:rsid w:val="00B1390F"/>
    <w:pPr>
      <w:spacing w:after="100" w:line="278" w:lineRule="auto"/>
      <w:ind w:left="1920"/>
    </w:pPr>
    <w:rPr>
      <w:kern w:val="2"/>
    </w:rPr>
  </w:style>
  <w:style w:type="character" w:styleId="Mencinsinresolver">
    <w:name w:val="Unresolved Mention"/>
    <w:basedOn w:val="Fuentedeprrafopredeter"/>
    <w:uiPriority w:val="99"/>
    <w:semiHidden/>
    <w:unhideWhenUsed/>
    <w:rsid w:val="00B1390F"/>
    <w:rPr>
      <w:color w:val="605E5C"/>
      <w:shd w:val="clear" w:color="auto" w:fill="E1DFDD"/>
    </w:rPr>
  </w:style>
  <w:style w:type="paragraph" w:styleId="Textoindependiente">
    <w:name w:val="Body Text"/>
    <w:basedOn w:val="Normal"/>
    <w:link w:val="TextoindependienteCar"/>
    <w:uiPriority w:val="99"/>
    <w:unhideWhenUsed/>
    <w:rsid w:val="00384247"/>
    <w:pPr>
      <w:spacing w:after="120" w:line="252" w:lineRule="auto"/>
    </w:pPr>
    <w:rPr>
      <w:sz w:val="19"/>
      <w:lang w:eastAsia="en-US"/>
    </w:rPr>
  </w:style>
  <w:style w:type="character" w:customStyle="1" w:styleId="TextoindependienteCar">
    <w:name w:val="Texto independiente Car"/>
    <w:basedOn w:val="Fuentedeprrafopredeter"/>
    <w:link w:val="Textoindependiente"/>
    <w:uiPriority w:val="99"/>
    <w:rsid w:val="00384247"/>
    <w:rPr>
      <w:rFonts w:ascii="Arial" w:eastAsia="Arial" w:hAnsi="Arial"/>
      <w:sz w:val="19"/>
      <w:lang w:val="es-CL" w:eastAsia="en-US"/>
    </w:rPr>
  </w:style>
  <w:style w:type="paragraph" w:styleId="Textoindependiente2">
    <w:name w:val="Body Text 2"/>
    <w:basedOn w:val="Normal"/>
    <w:link w:val="Textoindependiente2Car"/>
    <w:uiPriority w:val="99"/>
    <w:unhideWhenUsed/>
    <w:rsid w:val="00384247"/>
    <w:pPr>
      <w:spacing w:after="120" w:line="480" w:lineRule="auto"/>
    </w:pPr>
    <w:rPr>
      <w:sz w:val="19"/>
      <w:lang w:eastAsia="en-US"/>
    </w:rPr>
  </w:style>
  <w:style w:type="character" w:customStyle="1" w:styleId="Textoindependiente2Car">
    <w:name w:val="Texto independiente 2 Car"/>
    <w:basedOn w:val="Fuentedeprrafopredeter"/>
    <w:link w:val="Textoindependiente2"/>
    <w:uiPriority w:val="99"/>
    <w:rsid w:val="00384247"/>
    <w:rPr>
      <w:rFonts w:ascii="Arial" w:eastAsia="Arial" w:hAnsi="Arial"/>
      <w:sz w:val="19"/>
      <w:lang w:val="es-CL" w:eastAsia="en-US"/>
    </w:rPr>
  </w:style>
  <w:style w:type="paragraph" w:styleId="Textoindependiente3">
    <w:name w:val="Body Text 3"/>
    <w:basedOn w:val="Normal"/>
    <w:link w:val="Textoindependiente3Car"/>
    <w:uiPriority w:val="99"/>
    <w:unhideWhenUsed/>
    <w:rsid w:val="00384247"/>
    <w:pPr>
      <w:spacing w:after="120" w:line="252" w:lineRule="auto"/>
    </w:pPr>
    <w:rPr>
      <w:sz w:val="16"/>
      <w:szCs w:val="16"/>
      <w:lang w:eastAsia="en-US"/>
    </w:rPr>
  </w:style>
  <w:style w:type="character" w:customStyle="1" w:styleId="Textoindependiente3Car">
    <w:name w:val="Texto independiente 3 Car"/>
    <w:basedOn w:val="Fuentedeprrafopredeter"/>
    <w:link w:val="Textoindependiente3"/>
    <w:uiPriority w:val="99"/>
    <w:rsid w:val="00384247"/>
    <w:rPr>
      <w:rFonts w:ascii="Arial" w:eastAsia="Arial" w:hAnsi="Arial"/>
      <w:sz w:val="16"/>
      <w:szCs w:val="16"/>
      <w:lang w:val="es-CL" w:eastAsia="en-US"/>
    </w:rPr>
  </w:style>
  <w:style w:type="paragraph" w:styleId="Lista">
    <w:name w:val="List"/>
    <w:basedOn w:val="Normal"/>
    <w:uiPriority w:val="99"/>
    <w:unhideWhenUsed/>
    <w:rsid w:val="00384247"/>
    <w:pPr>
      <w:spacing w:after="60" w:line="252" w:lineRule="auto"/>
      <w:ind w:left="360" w:hanging="360"/>
      <w:contextualSpacing/>
    </w:pPr>
    <w:rPr>
      <w:sz w:val="19"/>
      <w:lang w:eastAsia="en-US"/>
    </w:rPr>
  </w:style>
  <w:style w:type="paragraph" w:styleId="Lista2">
    <w:name w:val="List 2"/>
    <w:basedOn w:val="Normal"/>
    <w:uiPriority w:val="99"/>
    <w:unhideWhenUsed/>
    <w:rsid w:val="00384247"/>
    <w:pPr>
      <w:spacing w:after="60" w:line="252" w:lineRule="auto"/>
      <w:ind w:left="720" w:hanging="360"/>
      <w:contextualSpacing/>
    </w:pPr>
    <w:rPr>
      <w:sz w:val="19"/>
      <w:lang w:eastAsia="en-US"/>
    </w:rPr>
  </w:style>
  <w:style w:type="paragraph" w:styleId="Lista3">
    <w:name w:val="List 3"/>
    <w:basedOn w:val="Normal"/>
    <w:uiPriority w:val="99"/>
    <w:unhideWhenUsed/>
    <w:rsid w:val="00384247"/>
    <w:pPr>
      <w:spacing w:after="60" w:line="252" w:lineRule="auto"/>
      <w:ind w:left="1080" w:hanging="360"/>
      <w:contextualSpacing/>
    </w:pPr>
    <w:rPr>
      <w:sz w:val="19"/>
      <w:lang w:eastAsia="en-US"/>
    </w:rPr>
  </w:style>
  <w:style w:type="paragraph" w:styleId="Listaconvietas2">
    <w:name w:val="List Bullet 2"/>
    <w:basedOn w:val="Normal"/>
    <w:uiPriority w:val="99"/>
    <w:unhideWhenUsed/>
    <w:rsid w:val="00384247"/>
    <w:pPr>
      <w:spacing w:after="60" w:line="252" w:lineRule="auto"/>
      <w:contextualSpacing/>
    </w:pPr>
    <w:rPr>
      <w:sz w:val="19"/>
      <w:lang w:eastAsia="en-US"/>
    </w:rPr>
  </w:style>
  <w:style w:type="paragraph" w:styleId="Listaconvietas3">
    <w:name w:val="List Bullet 3"/>
    <w:basedOn w:val="Normal"/>
    <w:uiPriority w:val="99"/>
    <w:unhideWhenUsed/>
    <w:rsid w:val="00384247"/>
    <w:pPr>
      <w:tabs>
        <w:tab w:val="num" w:pos="720"/>
      </w:tabs>
      <w:spacing w:after="60" w:line="252" w:lineRule="auto"/>
      <w:contextualSpacing/>
    </w:pPr>
    <w:rPr>
      <w:sz w:val="19"/>
      <w:lang w:eastAsia="en-US"/>
    </w:rPr>
  </w:style>
  <w:style w:type="paragraph" w:styleId="Listaconnmeros">
    <w:name w:val="List Number"/>
    <w:basedOn w:val="Normal"/>
    <w:uiPriority w:val="99"/>
    <w:unhideWhenUsed/>
    <w:rsid w:val="00384247"/>
    <w:pPr>
      <w:tabs>
        <w:tab w:val="num" w:pos="720"/>
      </w:tabs>
      <w:spacing w:after="60" w:line="252" w:lineRule="auto"/>
      <w:contextualSpacing/>
    </w:pPr>
    <w:rPr>
      <w:sz w:val="19"/>
      <w:lang w:eastAsia="en-US"/>
    </w:rPr>
  </w:style>
  <w:style w:type="paragraph" w:styleId="Listaconnmeros2">
    <w:name w:val="List Number 2"/>
    <w:basedOn w:val="Normal"/>
    <w:uiPriority w:val="99"/>
    <w:unhideWhenUsed/>
    <w:rsid w:val="00384247"/>
    <w:pPr>
      <w:spacing w:after="60" w:line="252" w:lineRule="auto"/>
      <w:contextualSpacing/>
    </w:pPr>
    <w:rPr>
      <w:sz w:val="19"/>
      <w:lang w:eastAsia="en-US"/>
    </w:rPr>
  </w:style>
  <w:style w:type="paragraph" w:styleId="Listaconnmeros3">
    <w:name w:val="List Number 3"/>
    <w:basedOn w:val="Normal"/>
    <w:uiPriority w:val="99"/>
    <w:unhideWhenUsed/>
    <w:rsid w:val="00384247"/>
    <w:pPr>
      <w:tabs>
        <w:tab w:val="num" w:pos="720"/>
      </w:tabs>
      <w:spacing w:after="60" w:line="252" w:lineRule="auto"/>
      <w:contextualSpacing/>
    </w:pPr>
    <w:rPr>
      <w:sz w:val="19"/>
      <w:lang w:eastAsia="en-US"/>
    </w:rPr>
  </w:style>
  <w:style w:type="paragraph" w:styleId="Continuarlista">
    <w:name w:val="List Continue"/>
    <w:basedOn w:val="Normal"/>
    <w:uiPriority w:val="99"/>
    <w:unhideWhenUsed/>
    <w:rsid w:val="00384247"/>
    <w:pPr>
      <w:spacing w:after="120" w:line="252" w:lineRule="auto"/>
      <w:ind w:left="360"/>
      <w:contextualSpacing/>
    </w:pPr>
    <w:rPr>
      <w:sz w:val="19"/>
      <w:lang w:eastAsia="en-US"/>
    </w:rPr>
  </w:style>
  <w:style w:type="paragraph" w:styleId="Continuarlista2">
    <w:name w:val="List Continue 2"/>
    <w:basedOn w:val="Normal"/>
    <w:uiPriority w:val="99"/>
    <w:unhideWhenUsed/>
    <w:rsid w:val="00384247"/>
    <w:pPr>
      <w:spacing w:after="120" w:line="252" w:lineRule="auto"/>
      <w:ind w:left="720"/>
      <w:contextualSpacing/>
    </w:pPr>
    <w:rPr>
      <w:sz w:val="19"/>
      <w:lang w:eastAsia="en-US"/>
    </w:rPr>
  </w:style>
  <w:style w:type="paragraph" w:styleId="Continuarlista3">
    <w:name w:val="List Continue 3"/>
    <w:basedOn w:val="Normal"/>
    <w:uiPriority w:val="99"/>
    <w:unhideWhenUsed/>
    <w:rsid w:val="00384247"/>
    <w:pPr>
      <w:spacing w:after="120" w:line="252" w:lineRule="auto"/>
      <w:ind w:left="1080"/>
      <w:contextualSpacing/>
    </w:pPr>
    <w:rPr>
      <w:sz w:val="19"/>
      <w:lang w:eastAsia="en-US"/>
    </w:rPr>
  </w:style>
  <w:style w:type="paragraph" w:styleId="Textomacro">
    <w:name w:val="macro"/>
    <w:link w:val="TextomacroCar"/>
    <w:uiPriority w:val="99"/>
    <w:unhideWhenUsed/>
    <w:rsid w:val="00384247"/>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lang w:val="en-US" w:eastAsia="en-US"/>
    </w:rPr>
  </w:style>
  <w:style w:type="character" w:customStyle="1" w:styleId="TextomacroCar">
    <w:name w:val="Texto macro Car"/>
    <w:basedOn w:val="Fuentedeprrafopredeter"/>
    <w:link w:val="Textomacro"/>
    <w:uiPriority w:val="99"/>
    <w:rsid w:val="00384247"/>
    <w:rPr>
      <w:rFonts w:ascii="Courier" w:hAnsi="Courier"/>
      <w:sz w:val="20"/>
      <w:szCs w:val="20"/>
      <w:lang w:val="en-US" w:eastAsia="en-US"/>
    </w:rPr>
  </w:style>
  <w:style w:type="table" w:styleId="Sombreadoclaro">
    <w:name w:val="Light Shading"/>
    <w:basedOn w:val="Tablanormal"/>
    <w:uiPriority w:val="60"/>
    <w:rsid w:val="00384247"/>
    <w:pPr>
      <w:spacing w:after="0" w:line="240" w:lineRule="auto"/>
    </w:pPr>
    <w:rPr>
      <w:color w:val="000000" w:themeColor="text1" w:themeShade="BF"/>
      <w:lang w:val="en-US"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384247"/>
    <w:pPr>
      <w:spacing w:after="0" w:line="240" w:lineRule="auto"/>
    </w:pPr>
    <w:rPr>
      <w:color w:val="BE6B00" w:themeColor="accent1" w:themeShade="BF"/>
      <w:lang w:val="en-US" w:eastAsia="en-US"/>
    </w:rPr>
    <w:tblPr>
      <w:tblStyleRowBandSize w:val="1"/>
      <w:tblStyleColBandSize w:val="1"/>
      <w:tblBorders>
        <w:top w:val="single" w:sz="8" w:space="0" w:color="FE8F01" w:themeColor="accent1"/>
        <w:bottom w:val="single" w:sz="8" w:space="0" w:color="FE8F01" w:themeColor="accent1"/>
      </w:tblBorders>
    </w:tblPr>
    <w:tblStylePr w:type="firstRow">
      <w:pPr>
        <w:spacing w:before="0" w:after="0" w:line="240" w:lineRule="auto"/>
      </w:pPr>
      <w:rPr>
        <w:b/>
        <w:bCs/>
      </w:rPr>
      <w:tblPr/>
      <w:tcPr>
        <w:tcBorders>
          <w:top w:val="single" w:sz="8" w:space="0" w:color="FE8F01" w:themeColor="accent1"/>
          <w:left w:val="nil"/>
          <w:bottom w:val="single" w:sz="8" w:space="0" w:color="FE8F01" w:themeColor="accent1"/>
          <w:right w:val="nil"/>
          <w:insideH w:val="nil"/>
          <w:insideV w:val="nil"/>
        </w:tcBorders>
      </w:tcPr>
    </w:tblStylePr>
    <w:tblStylePr w:type="lastRow">
      <w:pPr>
        <w:spacing w:before="0" w:after="0" w:line="240" w:lineRule="auto"/>
      </w:pPr>
      <w:rPr>
        <w:b/>
        <w:bCs/>
      </w:rPr>
      <w:tblPr/>
      <w:tcPr>
        <w:tcBorders>
          <w:top w:val="single" w:sz="8" w:space="0" w:color="FE8F01" w:themeColor="accent1"/>
          <w:left w:val="nil"/>
          <w:bottom w:val="single" w:sz="8" w:space="0" w:color="FE8F01"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3C0" w:themeFill="accent1" w:themeFillTint="3F"/>
      </w:tcPr>
    </w:tblStylePr>
    <w:tblStylePr w:type="band1Horz">
      <w:tblPr/>
      <w:tcPr>
        <w:tcBorders>
          <w:left w:val="nil"/>
          <w:right w:val="nil"/>
          <w:insideH w:val="nil"/>
          <w:insideV w:val="nil"/>
        </w:tcBorders>
        <w:shd w:val="clear" w:color="auto" w:fill="FEE3C0" w:themeFill="accent1" w:themeFillTint="3F"/>
      </w:tcPr>
    </w:tblStylePr>
  </w:style>
  <w:style w:type="table" w:styleId="Sombreadoclaro-nfasis2">
    <w:name w:val="Light Shading Accent 2"/>
    <w:basedOn w:val="Tablanormal"/>
    <w:uiPriority w:val="60"/>
    <w:rsid w:val="00384247"/>
    <w:pPr>
      <w:spacing w:after="0" w:line="240" w:lineRule="auto"/>
    </w:pPr>
    <w:rPr>
      <w:color w:val="4D4D4D" w:themeColor="accent2" w:themeShade="BF"/>
      <w:lang w:val="en-US" w:eastAsia="en-US"/>
    </w:rPr>
    <w:tblPr>
      <w:tblStyleRowBandSize w:val="1"/>
      <w:tblStyleColBandSize w:val="1"/>
      <w:tblBorders>
        <w:top w:val="single" w:sz="8" w:space="0" w:color="676767" w:themeColor="accent2"/>
        <w:bottom w:val="single" w:sz="8" w:space="0" w:color="676767" w:themeColor="accent2"/>
      </w:tblBorders>
    </w:tblPr>
    <w:tblStylePr w:type="firstRow">
      <w:pPr>
        <w:spacing w:before="0" w:after="0" w:line="240" w:lineRule="auto"/>
      </w:pPr>
      <w:rPr>
        <w:b/>
        <w:bCs/>
      </w:rPr>
      <w:tblPr/>
      <w:tcPr>
        <w:tcBorders>
          <w:top w:val="single" w:sz="8" w:space="0" w:color="676767" w:themeColor="accent2"/>
          <w:left w:val="nil"/>
          <w:bottom w:val="single" w:sz="8" w:space="0" w:color="676767" w:themeColor="accent2"/>
          <w:right w:val="nil"/>
          <w:insideH w:val="nil"/>
          <w:insideV w:val="nil"/>
        </w:tcBorders>
      </w:tcPr>
    </w:tblStylePr>
    <w:tblStylePr w:type="lastRow">
      <w:pPr>
        <w:spacing w:before="0" w:after="0" w:line="240" w:lineRule="auto"/>
      </w:pPr>
      <w:rPr>
        <w:b/>
        <w:bCs/>
      </w:rPr>
      <w:tblPr/>
      <w:tcPr>
        <w:tcBorders>
          <w:top w:val="single" w:sz="8" w:space="0" w:color="676767" w:themeColor="accent2"/>
          <w:left w:val="nil"/>
          <w:bottom w:val="single" w:sz="8" w:space="0" w:color="676767"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9D9D9" w:themeFill="accent2" w:themeFillTint="3F"/>
      </w:tcPr>
    </w:tblStylePr>
    <w:tblStylePr w:type="band1Horz">
      <w:tblPr/>
      <w:tcPr>
        <w:tcBorders>
          <w:left w:val="nil"/>
          <w:right w:val="nil"/>
          <w:insideH w:val="nil"/>
          <w:insideV w:val="nil"/>
        </w:tcBorders>
        <w:shd w:val="clear" w:color="auto" w:fill="D9D9D9" w:themeFill="accent2" w:themeFillTint="3F"/>
      </w:tcPr>
    </w:tblStylePr>
  </w:style>
  <w:style w:type="table" w:styleId="Sombreadoclaro-nfasis3">
    <w:name w:val="Light Shading Accent 3"/>
    <w:basedOn w:val="Tablanormal"/>
    <w:uiPriority w:val="60"/>
    <w:rsid w:val="00384247"/>
    <w:pPr>
      <w:spacing w:after="0" w:line="240" w:lineRule="auto"/>
    </w:pPr>
    <w:rPr>
      <w:color w:val="E98501" w:themeColor="accent3" w:themeShade="BF"/>
      <w:lang w:val="en-US" w:eastAsia="en-US"/>
    </w:rPr>
    <w:tblPr>
      <w:tblStyleRowBandSize w:val="1"/>
      <w:tblStyleColBandSize w:val="1"/>
      <w:tblBorders>
        <w:top w:val="single" w:sz="8" w:space="0" w:color="FEAB3C" w:themeColor="accent3"/>
        <w:bottom w:val="single" w:sz="8" w:space="0" w:color="FEAB3C" w:themeColor="accent3"/>
      </w:tblBorders>
    </w:tblPr>
    <w:tblStylePr w:type="firstRow">
      <w:pPr>
        <w:spacing w:before="0" w:after="0" w:line="240" w:lineRule="auto"/>
      </w:pPr>
      <w:rPr>
        <w:b/>
        <w:bCs/>
      </w:rPr>
      <w:tblPr/>
      <w:tcPr>
        <w:tcBorders>
          <w:top w:val="single" w:sz="8" w:space="0" w:color="FEAB3C" w:themeColor="accent3"/>
          <w:left w:val="nil"/>
          <w:bottom w:val="single" w:sz="8" w:space="0" w:color="FEAB3C" w:themeColor="accent3"/>
          <w:right w:val="nil"/>
          <w:insideH w:val="nil"/>
          <w:insideV w:val="nil"/>
        </w:tcBorders>
      </w:tcPr>
    </w:tblStylePr>
    <w:tblStylePr w:type="lastRow">
      <w:pPr>
        <w:spacing w:before="0" w:after="0" w:line="240" w:lineRule="auto"/>
      </w:pPr>
      <w:rPr>
        <w:b/>
        <w:bCs/>
      </w:rPr>
      <w:tblPr/>
      <w:tcPr>
        <w:tcBorders>
          <w:top w:val="single" w:sz="8" w:space="0" w:color="FEAB3C" w:themeColor="accent3"/>
          <w:left w:val="nil"/>
          <w:bottom w:val="single" w:sz="8" w:space="0" w:color="FEAB3C"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9CE" w:themeFill="accent3" w:themeFillTint="3F"/>
      </w:tcPr>
    </w:tblStylePr>
    <w:tblStylePr w:type="band1Horz">
      <w:tblPr/>
      <w:tcPr>
        <w:tcBorders>
          <w:left w:val="nil"/>
          <w:right w:val="nil"/>
          <w:insideH w:val="nil"/>
          <w:insideV w:val="nil"/>
        </w:tcBorders>
        <w:shd w:val="clear" w:color="auto" w:fill="FEE9CE" w:themeFill="accent3" w:themeFillTint="3F"/>
      </w:tcPr>
    </w:tblStylePr>
  </w:style>
  <w:style w:type="table" w:styleId="Sombreadoclaro-nfasis4">
    <w:name w:val="Light Shading Accent 4"/>
    <w:basedOn w:val="Tablanormal"/>
    <w:uiPriority w:val="60"/>
    <w:rsid w:val="00384247"/>
    <w:pPr>
      <w:spacing w:after="0" w:line="240" w:lineRule="auto"/>
    </w:pPr>
    <w:rPr>
      <w:color w:val="707070" w:themeColor="accent4" w:themeShade="BF"/>
      <w:lang w:val="en-US" w:eastAsia="en-US"/>
    </w:rPr>
    <w:tblPr>
      <w:tblStyleRowBandSize w:val="1"/>
      <w:tblStyleColBandSize w:val="1"/>
      <w:tblBorders>
        <w:top w:val="single" w:sz="8" w:space="0" w:color="969696" w:themeColor="accent4"/>
        <w:bottom w:val="single" w:sz="8" w:space="0" w:color="969696" w:themeColor="accent4"/>
      </w:tblBorders>
    </w:tblPr>
    <w:tblStylePr w:type="firstRow">
      <w:pPr>
        <w:spacing w:before="0" w:after="0" w:line="240" w:lineRule="auto"/>
      </w:pPr>
      <w:rPr>
        <w:b/>
        <w:bCs/>
      </w:rPr>
      <w:tblPr/>
      <w:tcPr>
        <w:tcBorders>
          <w:top w:val="single" w:sz="8" w:space="0" w:color="969696" w:themeColor="accent4"/>
          <w:left w:val="nil"/>
          <w:bottom w:val="single" w:sz="8" w:space="0" w:color="969696" w:themeColor="accent4"/>
          <w:right w:val="nil"/>
          <w:insideH w:val="nil"/>
          <w:insideV w:val="nil"/>
        </w:tcBorders>
      </w:tcPr>
    </w:tblStylePr>
    <w:tblStylePr w:type="lastRow">
      <w:pPr>
        <w:spacing w:before="0" w:after="0" w:line="240" w:lineRule="auto"/>
      </w:pPr>
      <w:rPr>
        <w:b/>
        <w:bCs/>
      </w:rPr>
      <w:tblPr/>
      <w:tcPr>
        <w:tcBorders>
          <w:top w:val="single" w:sz="8" w:space="0" w:color="969696" w:themeColor="accent4"/>
          <w:left w:val="nil"/>
          <w:bottom w:val="single" w:sz="8" w:space="0" w:color="969696"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4" w:themeFillTint="3F"/>
      </w:tcPr>
    </w:tblStylePr>
    <w:tblStylePr w:type="band1Horz">
      <w:tblPr/>
      <w:tcPr>
        <w:tcBorders>
          <w:left w:val="nil"/>
          <w:right w:val="nil"/>
          <w:insideH w:val="nil"/>
          <w:insideV w:val="nil"/>
        </w:tcBorders>
        <w:shd w:val="clear" w:color="auto" w:fill="E5E5E5" w:themeFill="accent4" w:themeFillTint="3F"/>
      </w:tcPr>
    </w:tblStylePr>
  </w:style>
  <w:style w:type="table" w:styleId="Sombreadoclaro-nfasis5">
    <w:name w:val="Light Shading Accent 5"/>
    <w:basedOn w:val="Tablanormal"/>
    <w:uiPriority w:val="60"/>
    <w:rsid w:val="00384247"/>
    <w:pPr>
      <w:spacing w:after="0" w:line="240" w:lineRule="auto"/>
    </w:pPr>
    <w:rPr>
      <w:color w:val="7B7053" w:themeColor="accent5" w:themeShade="BF"/>
      <w:lang w:val="en-US" w:eastAsia="en-US"/>
    </w:rPr>
    <w:tblPr>
      <w:tblStyleRowBandSize w:val="1"/>
      <w:tblStyleColBandSize w:val="1"/>
      <w:tblBorders>
        <w:top w:val="single" w:sz="8" w:space="0" w:color="A19574" w:themeColor="accent5"/>
        <w:bottom w:val="single" w:sz="8" w:space="0" w:color="A19574" w:themeColor="accent5"/>
      </w:tblBorders>
    </w:tblPr>
    <w:tblStylePr w:type="firstRow">
      <w:pPr>
        <w:spacing w:before="0" w:after="0" w:line="240" w:lineRule="auto"/>
      </w:pPr>
      <w:rPr>
        <w:b/>
        <w:bCs/>
      </w:rPr>
      <w:tblPr/>
      <w:tcPr>
        <w:tcBorders>
          <w:top w:val="single" w:sz="8" w:space="0" w:color="A19574" w:themeColor="accent5"/>
          <w:left w:val="nil"/>
          <w:bottom w:val="single" w:sz="8" w:space="0" w:color="A19574" w:themeColor="accent5"/>
          <w:right w:val="nil"/>
          <w:insideH w:val="nil"/>
          <w:insideV w:val="nil"/>
        </w:tcBorders>
      </w:tcPr>
    </w:tblStylePr>
    <w:tblStylePr w:type="lastRow">
      <w:pPr>
        <w:spacing w:before="0" w:after="0" w:line="240" w:lineRule="auto"/>
      </w:pPr>
      <w:rPr>
        <w:b/>
        <w:bCs/>
      </w:rPr>
      <w:tblPr/>
      <w:tcPr>
        <w:tcBorders>
          <w:top w:val="single" w:sz="8" w:space="0" w:color="A19574" w:themeColor="accent5"/>
          <w:left w:val="nil"/>
          <w:bottom w:val="single" w:sz="8" w:space="0" w:color="A1957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E4DC" w:themeFill="accent5" w:themeFillTint="3F"/>
      </w:tcPr>
    </w:tblStylePr>
    <w:tblStylePr w:type="band1Horz">
      <w:tblPr/>
      <w:tcPr>
        <w:tcBorders>
          <w:left w:val="nil"/>
          <w:right w:val="nil"/>
          <w:insideH w:val="nil"/>
          <w:insideV w:val="nil"/>
        </w:tcBorders>
        <w:shd w:val="clear" w:color="auto" w:fill="E7E4DC" w:themeFill="accent5" w:themeFillTint="3F"/>
      </w:tcPr>
    </w:tblStylePr>
  </w:style>
  <w:style w:type="table" w:styleId="Sombreadoclaro-nfasis6">
    <w:name w:val="Light Shading Accent 6"/>
    <w:basedOn w:val="Tablanormal"/>
    <w:uiPriority w:val="60"/>
    <w:rsid w:val="00384247"/>
    <w:pPr>
      <w:spacing w:after="0" w:line="240" w:lineRule="auto"/>
    </w:pPr>
    <w:rPr>
      <w:color w:val="90571E" w:themeColor="accent6" w:themeShade="BF"/>
      <w:lang w:val="en-US" w:eastAsia="en-US"/>
    </w:rPr>
    <w:tblPr>
      <w:tblStyleRowBandSize w:val="1"/>
      <w:tblStyleColBandSize w:val="1"/>
      <w:tblBorders>
        <w:top w:val="single" w:sz="8" w:space="0" w:color="C17529" w:themeColor="accent6"/>
        <w:bottom w:val="single" w:sz="8" w:space="0" w:color="C17529" w:themeColor="accent6"/>
      </w:tblBorders>
    </w:tblPr>
    <w:tblStylePr w:type="firstRow">
      <w:pPr>
        <w:spacing w:before="0" w:after="0" w:line="240" w:lineRule="auto"/>
      </w:pPr>
      <w:rPr>
        <w:b/>
        <w:bCs/>
      </w:rPr>
      <w:tblPr/>
      <w:tcPr>
        <w:tcBorders>
          <w:top w:val="single" w:sz="8" w:space="0" w:color="C17529" w:themeColor="accent6"/>
          <w:left w:val="nil"/>
          <w:bottom w:val="single" w:sz="8" w:space="0" w:color="C17529" w:themeColor="accent6"/>
          <w:right w:val="nil"/>
          <w:insideH w:val="nil"/>
          <w:insideV w:val="nil"/>
        </w:tcBorders>
      </w:tcPr>
    </w:tblStylePr>
    <w:tblStylePr w:type="lastRow">
      <w:pPr>
        <w:spacing w:before="0" w:after="0" w:line="240" w:lineRule="auto"/>
      </w:pPr>
      <w:rPr>
        <w:b/>
        <w:bCs/>
      </w:rPr>
      <w:tblPr/>
      <w:tcPr>
        <w:tcBorders>
          <w:top w:val="single" w:sz="8" w:space="0" w:color="C17529" w:themeColor="accent6"/>
          <w:left w:val="nil"/>
          <w:bottom w:val="single" w:sz="8" w:space="0" w:color="C17529"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3DCC6" w:themeFill="accent6" w:themeFillTint="3F"/>
      </w:tcPr>
    </w:tblStylePr>
    <w:tblStylePr w:type="band1Horz">
      <w:tblPr/>
      <w:tcPr>
        <w:tcBorders>
          <w:left w:val="nil"/>
          <w:right w:val="nil"/>
          <w:insideH w:val="nil"/>
          <w:insideV w:val="nil"/>
        </w:tcBorders>
        <w:shd w:val="clear" w:color="auto" w:fill="F3DCC6" w:themeFill="accent6" w:themeFillTint="3F"/>
      </w:tcPr>
    </w:tblStylePr>
  </w:style>
  <w:style w:type="table" w:styleId="Listaclara">
    <w:name w:val="Light List"/>
    <w:basedOn w:val="Tablanormal"/>
    <w:uiPriority w:val="61"/>
    <w:rsid w:val="00384247"/>
    <w:pPr>
      <w:spacing w:after="0" w:line="240" w:lineRule="auto"/>
    </w:pPr>
    <w:rPr>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384247"/>
    <w:pPr>
      <w:spacing w:after="0" w:line="240" w:lineRule="auto"/>
    </w:pPr>
    <w:rPr>
      <w:lang w:val="en-US" w:eastAsia="en-US"/>
    </w:rPr>
    <w:tblPr>
      <w:tblStyleRowBandSize w:val="1"/>
      <w:tblStyleColBandSize w:val="1"/>
      <w:tblBorders>
        <w:top w:val="single" w:sz="8" w:space="0" w:color="FE8F01" w:themeColor="accent1"/>
        <w:left w:val="single" w:sz="8" w:space="0" w:color="FE8F01" w:themeColor="accent1"/>
        <w:bottom w:val="single" w:sz="8" w:space="0" w:color="FE8F01" w:themeColor="accent1"/>
        <w:right w:val="single" w:sz="8" w:space="0" w:color="FE8F01" w:themeColor="accent1"/>
      </w:tblBorders>
    </w:tblPr>
    <w:tblStylePr w:type="firstRow">
      <w:pPr>
        <w:spacing w:before="0" w:after="0" w:line="240" w:lineRule="auto"/>
      </w:pPr>
      <w:rPr>
        <w:b/>
        <w:bCs/>
        <w:color w:val="FFFFFF" w:themeColor="background1"/>
      </w:rPr>
      <w:tblPr/>
      <w:tcPr>
        <w:shd w:val="clear" w:color="auto" w:fill="FE8F01" w:themeFill="accent1"/>
      </w:tcPr>
    </w:tblStylePr>
    <w:tblStylePr w:type="lastRow">
      <w:pPr>
        <w:spacing w:before="0" w:after="0" w:line="240" w:lineRule="auto"/>
      </w:pPr>
      <w:rPr>
        <w:b/>
        <w:bCs/>
      </w:rPr>
      <w:tblPr/>
      <w:tcPr>
        <w:tcBorders>
          <w:top w:val="double" w:sz="6" w:space="0" w:color="FE8F01" w:themeColor="accent1"/>
          <w:left w:val="single" w:sz="8" w:space="0" w:color="FE8F01" w:themeColor="accent1"/>
          <w:bottom w:val="single" w:sz="8" w:space="0" w:color="FE8F01" w:themeColor="accent1"/>
          <w:right w:val="single" w:sz="8" w:space="0" w:color="FE8F01" w:themeColor="accent1"/>
        </w:tcBorders>
      </w:tcPr>
    </w:tblStylePr>
    <w:tblStylePr w:type="firstCol">
      <w:rPr>
        <w:b/>
        <w:bCs/>
      </w:rPr>
    </w:tblStylePr>
    <w:tblStylePr w:type="lastCol">
      <w:rPr>
        <w:b/>
        <w:bCs/>
      </w:rPr>
    </w:tblStylePr>
    <w:tblStylePr w:type="band1Vert">
      <w:tblPr/>
      <w:tcPr>
        <w:tcBorders>
          <w:top w:val="single" w:sz="8" w:space="0" w:color="FE8F01" w:themeColor="accent1"/>
          <w:left w:val="single" w:sz="8" w:space="0" w:color="FE8F01" w:themeColor="accent1"/>
          <w:bottom w:val="single" w:sz="8" w:space="0" w:color="FE8F01" w:themeColor="accent1"/>
          <w:right w:val="single" w:sz="8" w:space="0" w:color="FE8F01" w:themeColor="accent1"/>
        </w:tcBorders>
      </w:tcPr>
    </w:tblStylePr>
    <w:tblStylePr w:type="band1Horz">
      <w:tblPr/>
      <w:tcPr>
        <w:tcBorders>
          <w:top w:val="single" w:sz="8" w:space="0" w:color="FE8F01" w:themeColor="accent1"/>
          <w:left w:val="single" w:sz="8" w:space="0" w:color="FE8F01" w:themeColor="accent1"/>
          <w:bottom w:val="single" w:sz="8" w:space="0" w:color="FE8F01" w:themeColor="accent1"/>
          <w:right w:val="single" w:sz="8" w:space="0" w:color="FE8F01" w:themeColor="accent1"/>
        </w:tcBorders>
      </w:tcPr>
    </w:tblStylePr>
  </w:style>
  <w:style w:type="table" w:styleId="Listaclara-nfasis2">
    <w:name w:val="Light List Accent 2"/>
    <w:basedOn w:val="Tablanormal"/>
    <w:uiPriority w:val="61"/>
    <w:rsid w:val="00384247"/>
    <w:pPr>
      <w:spacing w:after="0" w:line="240" w:lineRule="auto"/>
    </w:pPr>
    <w:rPr>
      <w:lang w:val="en-US" w:eastAsia="en-US"/>
    </w:rPr>
    <w:tblPr>
      <w:tblStyleRowBandSize w:val="1"/>
      <w:tblStyleColBandSize w:val="1"/>
      <w:tblBorders>
        <w:top w:val="single" w:sz="8" w:space="0" w:color="676767" w:themeColor="accent2"/>
        <w:left w:val="single" w:sz="8" w:space="0" w:color="676767" w:themeColor="accent2"/>
        <w:bottom w:val="single" w:sz="8" w:space="0" w:color="676767" w:themeColor="accent2"/>
        <w:right w:val="single" w:sz="8" w:space="0" w:color="676767" w:themeColor="accent2"/>
      </w:tblBorders>
    </w:tblPr>
    <w:tblStylePr w:type="firstRow">
      <w:pPr>
        <w:spacing w:before="0" w:after="0" w:line="240" w:lineRule="auto"/>
      </w:pPr>
      <w:rPr>
        <w:b/>
        <w:bCs/>
        <w:color w:val="FFFFFF" w:themeColor="background1"/>
      </w:rPr>
      <w:tblPr/>
      <w:tcPr>
        <w:shd w:val="clear" w:color="auto" w:fill="676767" w:themeFill="accent2"/>
      </w:tcPr>
    </w:tblStylePr>
    <w:tblStylePr w:type="lastRow">
      <w:pPr>
        <w:spacing w:before="0" w:after="0" w:line="240" w:lineRule="auto"/>
      </w:pPr>
      <w:rPr>
        <w:b/>
        <w:bCs/>
      </w:rPr>
      <w:tblPr/>
      <w:tcPr>
        <w:tcBorders>
          <w:top w:val="double" w:sz="6" w:space="0" w:color="676767" w:themeColor="accent2"/>
          <w:left w:val="single" w:sz="8" w:space="0" w:color="676767" w:themeColor="accent2"/>
          <w:bottom w:val="single" w:sz="8" w:space="0" w:color="676767" w:themeColor="accent2"/>
          <w:right w:val="single" w:sz="8" w:space="0" w:color="676767" w:themeColor="accent2"/>
        </w:tcBorders>
      </w:tcPr>
    </w:tblStylePr>
    <w:tblStylePr w:type="firstCol">
      <w:rPr>
        <w:b/>
        <w:bCs/>
      </w:rPr>
    </w:tblStylePr>
    <w:tblStylePr w:type="lastCol">
      <w:rPr>
        <w:b/>
        <w:bCs/>
      </w:rPr>
    </w:tblStylePr>
    <w:tblStylePr w:type="band1Vert">
      <w:tblPr/>
      <w:tcPr>
        <w:tcBorders>
          <w:top w:val="single" w:sz="8" w:space="0" w:color="676767" w:themeColor="accent2"/>
          <w:left w:val="single" w:sz="8" w:space="0" w:color="676767" w:themeColor="accent2"/>
          <w:bottom w:val="single" w:sz="8" w:space="0" w:color="676767" w:themeColor="accent2"/>
          <w:right w:val="single" w:sz="8" w:space="0" w:color="676767" w:themeColor="accent2"/>
        </w:tcBorders>
      </w:tcPr>
    </w:tblStylePr>
    <w:tblStylePr w:type="band1Horz">
      <w:tblPr/>
      <w:tcPr>
        <w:tcBorders>
          <w:top w:val="single" w:sz="8" w:space="0" w:color="676767" w:themeColor="accent2"/>
          <w:left w:val="single" w:sz="8" w:space="0" w:color="676767" w:themeColor="accent2"/>
          <w:bottom w:val="single" w:sz="8" w:space="0" w:color="676767" w:themeColor="accent2"/>
          <w:right w:val="single" w:sz="8" w:space="0" w:color="676767" w:themeColor="accent2"/>
        </w:tcBorders>
      </w:tcPr>
    </w:tblStylePr>
  </w:style>
  <w:style w:type="table" w:styleId="Listaclara-nfasis3">
    <w:name w:val="Light List Accent 3"/>
    <w:basedOn w:val="Tablanormal"/>
    <w:uiPriority w:val="61"/>
    <w:rsid w:val="00384247"/>
    <w:pPr>
      <w:spacing w:after="0" w:line="240" w:lineRule="auto"/>
    </w:pPr>
    <w:rPr>
      <w:lang w:val="en-US" w:eastAsia="en-US"/>
    </w:rPr>
    <w:tblPr>
      <w:tblStyleRowBandSize w:val="1"/>
      <w:tblStyleColBandSize w:val="1"/>
      <w:tblBorders>
        <w:top w:val="single" w:sz="8" w:space="0" w:color="FEAB3C" w:themeColor="accent3"/>
        <w:left w:val="single" w:sz="8" w:space="0" w:color="FEAB3C" w:themeColor="accent3"/>
        <w:bottom w:val="single" w:sz="8" w:space="0" w:color="FEAB3C" w:themeColor="accent3"/>
        <w:right w:val="single" w:sz="8" w:space="0" w:color="FEAB3C" w:themeColor="accent3"/>
      </w:tblBorders>
    </w:tblPr>
    <w:tblStylePr w:type="firstRow">
      <w:pPr>
        <w:spacing w:before="0" w:after="0" w:line="240" w:lineRule="auto"/>
      </w:pPr>
      <w:rPr>
        <w:b/>
        <w:bCs/>
        <w:color w:val="FFFFFF" w:themeColor="background1"/>
      </w:rPr>
      <w:tblPr/>
      <w:tcPr>
        <w:shd w:val="clear" w:color="auto" w:fill="FEAB3C" w:themeFill="accent3"/>
      </w:tcPr>
    </w:tblStylePr>
    <w:tblStylePr w:type="lastRow">
      <w:pPr>
        <w:spacing w:before="0" w:after="0" w:line="240" w:lineRule="auto"/>
      </w:pPr>
      <w:rPr>
        <w:b/>
        <w:bCs/>
      </w:rPr>
      <w:tblPr/>
      <w:tcPr>
        <w:tcBorders>
          <w:top w:val="double" w:sz="6" w:space="0" w:color="FEAB3C" w:themeColor="accent3"/>
          <w:left w:val="single" w:sz="8" w:space="0" w:color="FEAB3C" w:themeColor="accent3"/>
          <w:bottom w:val="single" w:sz="8" w:space="0" w:color="FEAB3C" w:themeColor="accent3"/>
          <w:right w:val="single" w:sz="8" w:space="0" w:color="FEAB3C" w:themeColor="accent3"/>
        </w:tcBorders>
      </w:tcPr>
    </w:tblStylePr>
    <w:tblStylePr w:type="firstCol">
      <w:rPr>
        <w:b/>
        <w:bCs/>
      </w:rPr>
    </w:tblStylePr>
    <w:tblStylePr w:type="lastCol">
      <w:rPr>
        <w:b/>
        <w:bCs/>
      </w:rPr>
    </w:tblStylePr>
    <w:tblStylePr w:type="band1Vert">
      <w:tblPr/>
      <w:tcPr>
        <w:tcBorders>
          <w:top w:val="single" w:sz="8" w:space="0" w:color="FEAB3C" w:themeColor="accent3"/>
          <w:left w:val="single" w:sz="8" w:space="0" w:color="FEAB3C" w:themeColor="accent3"/>
          <w:bottom w:val="single" w:sz="8" w:space="0" w:color="FEAB3C" w:themeColor="accent3"/>
          <w:right w:val="single" w:sz="8" w:space="0" w:color="FEAB3C" w:themeColor="accent3"/>
        </w:tcBorders>
      </w:tcPr>
    </w:tblStylePr>
    <w:tblStylePr w:type="band1Horz">
      <w:tblPr/>
      <w:tcPr>
        <w:tcBorders>
          <w:top w:val="single" w:sz="8" w:space="0" w:color="FEAB3C" w:themeColor="accent3"/>
          <w:left w:val="single" w:sz="8" w:space="0" w:color="FEAB3C" w:themeColor="accent3"/>
          <w:bottom w:val="single" w:sz="8" w:space="0" w:color="FEAB3C" w:themeColor="accent3"/>
          <w:right w:val="single" w:sz="8" w:space="0" w:color="FEAB3C" w:themeColor="accent3"/>
        </w:tcBorders>
      </w:tcPr>
    </w:tblStylePr>
  </w:style>
  <w:style w:type="table" w:styleId="Listaclara-nfasis4">
    <w:name w:val="Light List Accent 4"/>
    <w:basedOn w:val="Tablanormal"/>
    <w:uiPriority w:val="61"/>
    <w:rsid w:val="00384247"/>
    <w:pPr>
      <w:spacing w:after="0" w:line="240" w:lineRule="auto"/>
    </w:pPr>
    <w:rPr>
      <w:lang w:val="en-US" w:eastAsia="en-US"/>
    </w:rPr>
    <w:tblPr>
      <w:tblStyleRowBandSize w:val="1"/>
      <w:tblStyleColBandSize w:val="1"/>
      <w:tblBorders>
        <w:top w:val="single" w:sz="8" w:space="0" w:color="969696" w:themeColor="accent4"/>
        <w:left w:val="single" w:sz="8" w:space="0" w:color="969696" w:themeColor="accent4"/>
        <w:bottom w:val="single" w:sz="8" w:space="0" w:color="969696" w:themeColor="accent4"/>
        <w:right w:val="single" w:sz="8" w:space="0" w:color="969696" w:themeColor="accent4"/>
      </w:tblBorders>
    </w:tblPr>
    <w:tblStylePr w:type="firstRow">
      <w:pPr>
        <w:spacing w:before="0" w:after="0" w:line="240" w:lineRule="auto"/>
      </w:pPr>
      <w:rPr>
        <w:b/>
        <w:bCs/>
        <w:color w:val="FFFFFF" w:themeColor="background1"/>
      </w:rPr>
      <w:tblPr/>
      <w:tcPr>
        <w:shd w:val="clear" w:color="auto" w:fill="969696" w:themeFill="accent4"/>
      </w:tcPr>
    </w:tblStylePr>
    <w:tblStylePr w:type="lastRow">
      <w:pPr>
        <w:spacing w:before="0" w:after="0" w:line="240" w:lineRule="auto"/>
      </w:pPr>
      <w:rPr>
        <w:b/>
        <w:bCs/>
      </w:rPr>
      <w:tblPr/>
      <w:tcPr>
        <w:tcBorders>
          <w:top w:val="double" w:sz="6" w:space="0" w:color="969696" w:themeColor="accent4"/>
          <w:left w:val="single" w:sz="8" w:space="0" w:color="969696" w:themeColor="accent4"/>
          <w:bottom w:val="single" w:sz="8" w:space="0" w:color="969696" w:themeColor="accent4"/>
          <w:right w:val="single" w:sz="8" w:space="0" w:color="969696" w:themeColor="accent4"/>
        </w:tcBorders>
      </w:tcPr>
    </w:tblStylePr>
    <w:tblStylePr w:type="firstCol">
      <w:rPr>
        <w:b/>
        <w:bCs/>
      </w:rPr>
    </w:tblStylePr>
    <w:tblStylePr w:type="lastCol">
      <w:rPr>
        <w:b/>
        <w:bCs/>
      </w:rPr>
    </w:tblStylePr>
    <w:tblStylePr w:type="band1Vert">
      <w:tblPr/>
      <w:tcPr>
        <w:tcBorders>
          <w:top w:val="single" w:sz="8" w:space="0" w:color="969696" w:themeColor="accent4"/>
          <w:left w:val="single" w:sz="8" w:space="0" w:color="969696" w:themeColor="accent4"/>
          <w:bottom w:val="single" w:sz="8" w:space="0" w:color="969696" w:themeColor="accent4"/>
          <w:right w:val="single" w:sz="8" w:space="0" w:color="969696" w:themeColor="accent4"/>
        </w:tcBorders>
      </w:tcPr>
    </w:tblStylePr>
    <w:tblStylePr w:type="band1Horz">
      <w:tblPr/>
      <w:tcPr>
        <w:tcBorders>
          <w:top w:val="single" w:sz="8" w:space="0" w:color="969696" w:themeColor="accent4"/>
          <w:left w:val="single" w:sz="8" w:space="0" w:color="969696" w:themeColor="accent4"/>
          <w:bottom w:val="single" w:sz="8" w:space="0" w:color="969696" w:themeColor="accent4"/>
          <w:right w:val="single" w:sz="8" w:space="0" w:color="969696" w:themeColor="accent4"/>
        </w:tcBorders>
      </w:tcPr>
    </w:tblStylePr>
  </w:style>
  <w:style w:type="table" w:styleId="Listaclara-nfasis5">
    <w:name w:val="Light List Accent 5"/>
    <w:basedOn w:val="Tablanormal"/>
    <w:uiPriority w:val="61"/>
    <w:rsid w:val="00384247"/>
    <w:pPr>
      <w:spacing w:after="0" w:line="240" w:lineRule="auto"/>
    </w:pPr>
    <w:rPr>
      <w:lang w:val="en-US" w:eastAsia="en-US"/>
    </w:rPr>
    <w:tblPr>
      <w:tblStyleRowBandSize w:val="1"/>
      <w:tblStyleColBandSize w:val="1"/>
      <w:tblBorders>
        <w:top w:val="single" w:sz="8" w:space="0" w:color="A19574" w:themeColor="accent5"/>
        <w:left w:val="single" w:sz="8" w:space="0" w:color="A19574" w:themeColor="accent5"/>
        <w:bottom w:val="single" w:sz="8" w:space="0" w:color="A19574" w:themeColor="accent5"/>
        <w:right w:val="single" w:sz="8" w:space="0" w:color="A19574" w:themeColor="accent5"/>
      </w:tblBorders>
    </w:tblPr>
    <w:tblStylePr w:type="firstRow">
      <w:pPr>
        <w:spacing w:before="0" w:after="0" w:line="240" w:lineRule="auto"/>
      </w:pPr>
      <w:rPr>
        <w:b/>
        <w:bCs/>
        <w:color w:val="FFFFFF" w:themeColor="background1"/>
      </w:rPr>
      <w:tblPr/>
      <w:tcPr>
        <w:shd w:val="clear" w:color="auto" w:fill="A19574" w:themeFill="accent5"/>
      </w:tcPr>
    </w:tblStylePr>
    <w:tblStylePr w:type="lastRow">
      <w:pPr>
        <w:spacing w:before="0" w:after="0" w:line="240" w:lineRule="auto"/>
      </w:pPr>
      <w:rPr>
        <w:b/>
        <w:bCs/>
      </w:rPr>
      <w:tblPr/>
      <w:tcPr>
        <w:tcBorders>
          <w:top w:val="double" w:sz="6" w:space="0" w:color="A19574" w:themeColor="accent5"/>
          <w:left w:val="single" w:sz="8" w:space="0" w:color="A19574" w:themeColor="accent5"/>
          <w:bottom w:val="single" w:sz="8" w:space="0" w:color="A19574" w:themeColor="accent5"/>
          <w:right w:val="single" w:sz="8" w:space="0" w:color="A19574" w:themeColor="accent5"/>
        </w:tcBorders>
      </w:tcPr>
    </w:tblStylePr>
    <w:tblStylePr w:type="firstCol">
      <w:rPr>
        <w:b/>
        <w:bCs/>
      </w:rPr>
    </w:tblStylePr>
    <w:tblStylePr w:type="lastCol">
      <w:rPr>
        <w:b/>
        <w:bCs/>
      </w:rPr>
    </w:tblStylePr>
    <w:tblStylePr w:type="band1Vert">
      <w:tblPr/>
      <w:tcPr>
        <w:tcBorders>
          <w:top w:val="single" w:sz="8" w:space="0" w:color="A19574" w:themeColor="accent5"/>
          <w:left w:val="single" w:sz="8" w:space="0" w:color="A19574" w:themeColor="accent5"/>
          <w:bottom w:val="single" w:sz="8" w:space="0" w:color="A19574" w:themeColor="accent5"/>
          <w:right w:val="single" w:sz="8" w:space="0" w:color="A19574" w:themeColor="accent5"/>
        </w:tcBorders>
      </w:tcPr>
    </w:tblStylePr>
    <w:tblStylePr w:type="band1Horz">
      <w:tblPr/>
      <w:tcPr>
        <w:tcBorders>
          <w:top w:val="single" w:sz="8" w:space="0" w:color="A19574" w:themeColor="accent5"/>
          <w:left w:val="single" w:sz="8" w:space="0" w:color="A19574" w:themeColor="accent5"/>
          <w:bottom w:val="single" w:sz="8" w:space="0" w:color="A19574" w:themeColor="accent5"/>
          <w:right w:val="single" w:sz="8" w:space="0" w:color="A19574" w:themeColor="accent5"/>
        </w:tcBorders>
      </w:tcPr>
    </w:tblStylePr>
  </w:style>
  <w:style w:type="table" w:styleId="Listaclara-nfasis6">
    <w:name w:val="Light List Accent 6"/>
    <w:basedOn w:val="Tablanormal"/>
    <w:uiPriority w:val="61"/>
    <w:rsid w:val="00384247"/>
    <w:pPr>
      <w:spacing w:after="0" w:line="240" w:lineRule="auto"/>
    </w:pPr>
    <w:rPr>
      <w:lang w:val="en-US" w:eastAsia="en-US"/>
    </w:rPr>
    <w:tblPr>
      <w:tblStyleRowBandSize w:val="1"/>
      <w:tblStyleColBandSize w:val="1"/>
      <w:tblBorders>
        <w:top w:val="single" w:sz="8" w:space="0" w:color="C17529" w:themeColor="accent6"/>
        <w:left w:val="single" w:sz="8" w:space="0" w:color="C17529" w:themeColor="accent6"/>
        <w:bottom w:val="single" w:sz="8" w:space="0" w:color="C17529" w:themeColor="accent6"/>
        <w:right w:val="single" w:sz="8" w:space="0" w:color="C17529" w:themeColor="accent6"/>
      </w:tblBorders>
    </w:tblPr>
    <w:tblStylePr w:type="firstRow">
      <w:pPr>
        <w:spacing w:before="0" w:after="0" w:line="240" w:lineRule="auto"/>
      </w:pPr>
      <w:rPr>
        <w:b/>
        <w:bCs/>
        <w:color w:val="FFFFFF" w:themeColor="background1"/>
      </w:rPr>
      <w:tblPr/>
      <w:tcPr>
        <w:shd w:val="clear" w:color="auto" w:fill="C17529" w:themeFill="accent6"/>
      </w:tcPr>
    </w:tblStylePr>
    <w:tblStylePr w:type="lastRow">
      <w:pPr>
        <w:spacing w:before="0" w:after="0" w:line="240" w:lineRule="auto"/>
      </w:pPr>
      <w:rPr>
        <w:b/>
        <w:bCs/>
      </w:rPr>
      <w:tblPr/>
      <w:tcPr>
        <w:tcBorders>
          <w:top w:val="double" w:sz="6" w:space="0" w:color="C17529" w:themeColor="accent6"/>
          <w:left w:val="single" w:sz="8" w:space="0" w:color="C17529" w:themeColor="accent6"/>
          <w:bottom w:val="single" w:sz="8" w:space="0" w:color="C17529" w:themeColor="accent6"/>
          <w:right w:val="single" w:sz="8" w:space="0" w:color="C17529" w:themeColor="accent6"/>
        </w:tcBorders>
      </w:tcPr>
    </w:tblStylePr>
    <w:tblStylePr w:type="firstCol">
      <w:rPr>
        <w:b/>
        <w:bCs/>
      </w:rPr>
    </w:tblStylePr>
    <w:tblStylePr w:type="lastCol">
      <w:rPr>
        <w:b/>
        <w:bCs/>
      </w:rPr>
    </w:tblStylePr>
    <w:tblStylePr w:type="band1Vert">
      <w:tblPr/>
      <w:tcPr>
        <w:tcBorders>
          <w:top w:val="single" w:sz="8" w:space="0" w:color="C17529" w:themeColor="accent6"/>
          <w:left w:val="single" w:sz="8" w:space="0" w:color="C17529" w:themeColor="accent6"/>
          <w:bottom w:val="single" w:sz="8" w:space="0" w:color="C17529" w:themeColor="accent6"/>
          <w:right w:val="single" w:sz="8" w:space="0" w:color="C17529" w:themeColor="accent6"/>
        </w:tcBorders>
      </w:tcPr>
    </w:tblStylePr>
    <w:tblStylePr w:type="band1Horz">
      <w:tblPr/>
      <w:tcPr>
        <w:tcBorders>
          <w:top w:val="single" w:sz="8" w:space="0" w:color="C17529" w:themeColor="accent6"/>
          <w:left w:val="single" w:sz="8" w:space="0" w:color="C17529" w:themeColor="accent6"/>
          <w:bottom w:val="single" w:sz="8" w:space="0" w:color="C17529" w:themeColor="accent6"/>
          <w:right w:val="single" w:sz="8" w:space="0" w:color="C17529" w:themeColor="accent6"/>
        </w:tcBorders>
      </w:tcPr>
    </w:tblStylePr>
  </w:style>
  <w:style w:type="table" w:styleId="Cuadrculaclara">
    <w:name w:val="Light Grid"/>
    <w:basedOn w:val="Tablanormal"/>
    <w:uiPriority w:val="62"/>
    <w:rsid w:val="00384247"/>
    <w:pPr>
      <w:spacing w:after="0" w:line="240" w:lineRule="auto"/>
    </w:pPr>
    <w:rPr>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384247"/>
    <w:pPr>
      <w:spacing w:after="0" w:line="240" w:lineRule="auto"/>
    </w:pPr>
    <w:rPr>
      <w:lang w:val="en-US" w:eastAsia="en-US"/>
    </w:rPr>
    <w:tblPr>
      <w:tblStyleRowBandSize w:val="1"/>
      <w:tblStyleColBandSize w:val="1"/>
      <w:tblBorders>
        <w:top w:val="single" w:sz="8" w:space="0" w:color="FE8F01" w:themeColor="accent1"/>
        <w:left w:val="single" w:sz="8" w:space="0" w:color="FE8F01" w:themeColor="accent1"/>
        <w:bottom w:val="single" w:sz="8" w:space="0" w:color="FE8F01" w:themeColor="accent1"/>
        <w:right w:val="single" w:sz="8" w:space="0" w:color="FE8F01" w:themeColor="accent1"/>
        <w:insideH w:val="single" w:sz="8" w:space="0" w:color="FE8F01" w:themeColor="accent1"/>
        <w:insideV w:val="single" w:sz="8" w:space="0" w:color="FE8F01"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E8F01" w:themeColor="accent1"/>
          <w:left w:val="single" w:sz="8" w:space="0" w:color="FE8F01" w:themeColor="accent1"/>
          <w:bottom w:val="single" w:sz="18" w:space="0" w:color="FE8F01" w:themeColor="accent1"/>
          <w:right w:val="single" w:sz="8" w:space="0" w:color="FE8F01" w:themeColor="accent1"/>
          <w:insideH w:val="nil"/>
          <w:insideV w:val="single" w:sz="8" w:space="0" w:color="FE8F01"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E8F01" w:themeColor="accent1"/>
          <w:left w:val="single" w:sz="8" w:space="0" w:color="FE8F01" w:themeColor="accent1"/>
          <w:bottom w:val="single" w:sz="8" w:space="0" w:color="FE8F01" w:themeColor="accent1"/>
          <w:right w:val="single" w:sz="8" w:space="0" w:color="FE8F01" w:themeColor="accent1"/>
          <w:insideH w:val="nil"/>
          <w:insideV w:val="single" w:sz="8" w:space="0" w:color="FE8F01"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E8F01" w:themeColor="accent1"/>
          <w:left w:val="single" w:sz="8" w:space="0" w:color="FE8F01" w:themeColor="accent1"/>
          <w:bottom w:val="single" w:sz="8" w:space="0" w:color="FE8F01" w:themeColor="accent1"/>
          <w:right w:val="single" w:sz="8" w:space="0" w:color="FE8F01" w:themeColor="accent1"/>
        </w:tcBorders>
      </w:tcPr>
    </w:tblStylePr>
    <w:tblStylePr w:type="band1Vert">
      <w:tblPr/>
      <w:tcPr>
        <w:tcBorders>
          <w:top w:val="single" w:sz="8" w:space="0" w:color="FE8F01" w:themeColor="accent1"/>
          <w:left w:val="single" w:sz="8" w:space="0" w:color="FE8F01" w:themeColor="accent1"/>
          <w:bottom w:val="single" w:sz="8" w:space="0" w:color="FE8F01" w:themeColor="accent1"/>
          <w:right w:val="single" w:sz="8" w:space="0" w:color="FE8F01" w:themeColor="accent1"/>
        </w:tcBorders>
        <w:shd w:val="clear" w:color="auto" w:fill="FEE3C0" w:themeFill="accent1" w:themeFillTint="3F"/>
      </w:tcPr>
    </w:tblStylePr>
    <w:tblStylePr w:type="band1Horz">
      <w:tblPr/>
      <w:tcPr>
        <w:tcBorders>
          <w:top w:val="single" w:sz="8" w:space="0" w:color="FE8F01" w:themeColor="accent1"/>
          <w:left w:val="single" w:sz="8" w:space="0" w:color="FE8F01" w:themeColor="accent1"/>
          <w:bottom w:val="single" w:sz="8" w:space="0" w:color="FE8F01" w:themeColor="accent1"/>
          <w:right w:val="single" w:sz="8" w:space="0" w:color="FE8F01" w:themeColor="accent1"/>
          <w:insideV w:val="single" w:sz="8" w:space="0" w:color="FE8F01" w:themeColor="accent1"/>
        </w:tcBorders>
        <w:shd w:val="clear" w:color="auto" w:fill="FEE3C0" w:themeFill="accent1" w:themeFillTint="3F"/>
      </w:tcPr>
    </w:tblStylePr>
    <w:tblStylePr w:type="band2Horz">
      <w:tblPr/>
      <w:tcPr>
        <w:tcBorders>
          <w:top w:val="single" w:sz="8" w:space="0" w:color="FE8F01" w:themeColor="accent1"/>
          <w:left w:val="single" w:sz="8" w:space="0" w:color="FE8F01" w:themeColor="accent1"/>
          <w:bottom w:val="single" w:sz="8" w:space="0" w:color="FE8F01" w:themeColor="accent1"/>
          <w:right w:val="single" w:sz="8" w:space="0" w:color="FE8F01" w:themeColor="accent1"/>
          <w:insideV w:val="single" w:sz="8" w:space="0" w:color="FE8F01" w:themeColor="accent1"/>
        </w:tcBorders>
      </w:tcPr>
    </w:tblStylePr>
  </w:style>
  <w:style w:type="table" w:styleId="Cuadrculaclara-nfasis2">
    <w:name w:val="Light Grid Accent 2"/>
    <w:basedOn w:val="Tablanormal"/>
    <w:uiPriority w:val="62"/>
    <w:rsid w:val="00384247"/>
    <w:pPr>
      <w:spacing w:after="0" w:line="240" w:lineRule="auto"/>
    </w:pPr>
    <w:rPr>
      <w:lang w:val="en-US" w:eastAsia="en-US"/>
    </w:rPr>
    <w:tblPr>
      <w:tblStyleRowBandSize w:val="1"/>
      <w:tblStyleColBandSize w:val="1"/>
      <w:tblBorders>
        <w:top w:val="single" w:sz="8" w:space="0" w:color="676767" w:themeColor="accent2"/>
        <w:left w:val="single" w:sz="8" w:space="0" w:color="676767" w:themeColor="accent2"/>
        <w:bottom w:val="single" w:sz="8" w:space="0" w:color="676767" w:themeColor="accent2"/>
        <w:right w:val="single" w:sz="8" w:space="0" w:color="676767" w:themeColor="accent2"/>
        <w:insideH w:val="single" w:sz="8" w:space="0" w:color="676767" w:themeColor="accent2"/>
        <w:insideV w:val="single" w:sz="8" w:space="0" w:color="676767"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76767" w:themeColor="accent2"/>
          <w:left w:val="single" w:sz="8" w:space="0" w:color="676767" w:themeColor="accent2"/>
          <w:bottom w:val="single" w:sz="18" w:space="0" w:color="676767" w:themeColor="accent2"/>
          <w:right w:val="single" w:sz="8" w:space="0" w:color="676767" w:themeColor="accent2"/>
          <w:insideH w:val="nil"/>
          <w:insideV w:val="single" w:sz="8" w:space="0" w:color="676767"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76767" w:themeColor="accent2"/>
          <w:left w:val="single" w:sz="8" w:space="0" w:color="676767" w:themeColor="accent2"/>
          <w:bottom w:val="single" w:sz="8" w:space="0" w:color="676767" w:themeColor="accent2"/>
          <w:right w:val="single" w:sz="8" w:space="0" w:color="676767" w:themeColor="accent2"/>
          <w:insideH w:val="nil"/>
          <w:insideV w:val="single" w:sz="8" w:space="0" w:color="676767"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76767" w:themeColor="accent2"/>
          <w:left w:val="single" w:sz="8" w:space="0" w:color="676767" w:themeColor="accent2"/>
          <w:bottom w:val="single" w:sz="8" w:space="0" w:color="676767" w:themeColor="accent2"/>
          <w:right w:val="single" w:sz="8" w:space="0" w:color="676767" w:themeColor="accent2"/>
        </w:tcBorders>
      </w:tcPr>
    </w:tblStylePr>
    <w:tblStylePr w:type="band1Vert">
      <w:tblPr/>
      <w:tcPr>
        <w:tcBorders>
          <w:top w:val="single" w:sz="8" w:space="0" w:color="676767" w:themeColor="accent2"/>
          <w:left w:val="single" w:sz="8" w:space="0" w:color="676767" w:themeColor="accent2"/>
          <w:bottom w:val="single" w:sz="8" w:space="0" w:color="676767" w:themeColor="accent2"/>
          <w:right w:val="single" w:sz="8" w:space="0" w:color="676767" w:themeColor="accent2"/>
        </w:tcBorders>
        <w:shd w:val="clear" w:color="auto" w:fill="D9D9D9" w:themeFill="accent2" w:themeFillTint="3F"/>
      </w:tcPr>
    </w:tblStylePr>
    <w:tblStylePr w:type="band1Horz">
      <w:tblPr/>
      <w:tcPr>
        <w:tcBorders>
          <w:top w:val="single" w:sz="8" w:space="0" w:color="676767" w:themeColor="accent2"/>
          <w:left w:val="single" w:sz="8" w:space="0" w:color="676767" w:themeColor="accent2"/>
          <w:bottom w:val="single" w:sz="8" w:space="0" w:color="676767" w:themeColor="accent2"/>
          <w:right w:val="single" w:sz="8" w:space="0" w:color="676767" w:themeColor="accent2"/>
          <w:insideV w:val="single" w:sz="8" w:space="0" w:color="676767" w:themeColor="accent2"/>
        </w:tcBorders>
        <w:shd w:val="clear" w:color="auto" w:fill="D9D9D9" w:themeFill="accent2" w:themeFillTint="3F"/>
      </w:tcPr>
    </w:tblStylePr>
    <w:tblStylePr w:type="band2Horz">
      <w:tblPr/>
      <w:tcPr>
        <w:tcBorders>
          <w:top w:val="single" w:sz="8" w:space="0" w:color="676767" w:themeColor="accent2"/>
          <w:left w:val="single" w:sz="8" w:space="0" w:color="676767" w:themeColor="accent2"/>
          <w:bottom w:val="single" w:sz="8" w:space="0" w:color="676767" w:themeColor="accent2"/>
          <w:right w:val="single" w:sz="8" w:space="0" w:color="676767" w:themeColor="accent2"/>
          <w:insideV w:val="single" w:sz="8" w:space="0" w:color="676767" w:themeColor="accent2"/>
        </w:tcBorders>
      </w:tcPr>
    </w:tblStylePr>
  </w:style>
  <w:style w:type="table" w:styleId="Cuadrculaclara-nfasis3">
    <w:name w:val="Light Grid Accent 3"/>
    <w:basedOn w:val="Tablanormal"/>
    <w:uiPriority w:val="62"/>
    <w:rsid w:val="00384247"/>
    <w:pPr>
      <w:spacing w:after="0" w:line="240" w:lineRule="auto"/>
    </w:pPr>
    <w:rPr>
      <w:lang w:val="en-US" w:eastAsia="en-US"/>
    </w:rPr>
    <w:tblPr>
      <w:tblStyleRowBandSize w:val="1"/>
      <w:tblStyleColBandSize w:val="1"/>
      <w:tblBorders>
        <w:top w:val="single" w:sz="8" w:space="0" w:color="FEAB3C" w:themeColor="accent3"/>
        <w:left w:val="single" w:sz="8" w:space="0" w:color="FEAB3C" w:themeColor="accent3"/>
        <w:bottom w:val="single" w:sz="8" w:space="0" w:color="FEAB3C" w:themeColor="accent3"/>
        <w:right w:val="single" w:sz="8" w:space="0" w:color="FEAB3C" w:themeColor="accent3"/>
        <w:insideH w:val="single" w:sz="8" w:space="0" w:color="FEAB3C" w:themeColor="accent3"/>
        <w:insideV w:val="single" w:sz="8" w:space="0" w:color="FEAB3C"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EAB3C" w:themeColor="accent3"/>
          <w:left w:val="single" w:sz="8" w:space="0" w:color="FEAB3C" w:themeColor="accent3"/>
          <w:bottom w:val="single" w:sz="18" w:space="0" w:color="FEAB3C" w:themeColor="accent3"/>
          <w:right w:val="single" w:sz="8" w:space="0" w:color="FEAB3C" w:themeColor="accent3"/>
          <w:insideH w:val="nil"/>
          <w:insideV w:val="single" w:sz="8" w:space="0" w:color="FEAB3C"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EAB3C" w:themeColor="accent3"/>
          <w:left w:val="single" w:sz="8" w:space="0" w:color="FEAB3C" w:themeColor="accent3"/>
          <w:bottom w:val="single" w:sz="8" w:space="0" w:color="FEAB3C" w:themeColor="accent3"/>
          <w:right w:val="single" w:sz="8" w:space="0" w:color="FEAB3C" w:themeColor="accent3"/>
          <w:insideH w:val="nil"/>
          <w:insideV w:val="single" w:sz="8" w:space="0" w:color="FEAB3C"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EAB3C" w:themeColor="accent3"/>
          <w:left w:val="single" w:sz="8" w:space="0" w:color="FEAB3C" w:themeColor="accent3"/>
          <w:bottom w:val="single" w:sz="8" w:space="0" w:color="FEAB3C" w:themeColor="accent3"/>
          <w:right w:val="single" w:sz="8" w:space="0" w:color="FEAB3C" w:themeColor="accent3"/>
        </w:tcBorders>
      </w:tcPr>
    </w:tblStylePr>
    <w:tblStylePr w:type="band1Vert">
      <w:tblPr/>
      <w:tcPr>
        <w:tcBorders>
          <w:top w:val="single" w:sz="8" w:space="0" w:color="FEAB3C" w:themeColor="accent3"/>
          <w:left w:val="single" w:sz="8" w:space="0" w:color="FEAB3C" w:themeColor="accent3"/>
          <w:bottom w:val="single" w:sz="8" w:space="0" w:color="FEAB3C" w:themeColor="accent3"/>
          <w:right w:val="single" w:sz="8" w:space="0" w:color="FEAB3C" w:themeColor="accent3"/>
        </w:tcBorders>
        <w:shd w:val="clear" w:color="auto" w:fill="FEE9CE" w:themeFill="accent3" w:themeFillTint="3F"/>
      </w:tcPr>
    </w:tblStylePr>
    <w:tblStylePr w:type="band1Horz">
      <w:tblPr/>
      <w:tcPr>
        <w:tcBorders>
          <w:top w:val="single" w:sz="8" w:space="0" w:color="FEAB3C" w:themeColor="accent3"/>
          <w:left w:val="single" w:sz="8" w:space="0" w:color="FEAB3C" w:themeColor="accent3"/>
          <w:bottom w:val="single" w:sz="8" w:space="0" w:color="FEAB3C" w:themeColor="accent3"/>
          <w:right w:val="single" w:sz="8" w:space="0" w:color="FEAB3C" w:themeColor="accent3"/>
          <w:insideV w:val="single" w:sz="8" w:space="0" w:color="FEAB3C" w:themeColor="accent3"/>
        </w:tcBorders>
        <w:shd w:val="clear" w:color="auto" w:fill="FEE9CE" w:themeFill="accent3" w:themeFillTint="3F"/>
      </w:tcPr>
    </w:tblStylePr>
    <w:tblStylePr w:type="band2Horz">
      <w:tblPr/>
      <w:tcPr>
        <w:tcBorders>
          <w:top w:val="single" w:sz="8" w:space="0" w:color="FEAB3C" w:themeColor="accent3"/>
          <w:left w:val="single" w:sz="8" w:space="0" w:color="FEAB3C" w:themeColor="accent3"/>
          <w:bottom w:val="single" w:sz="8" w:space="0" w:color="FEAB3C" w:themeColor="accent3"/>
          <w:right w:val="single" w:sz="8" w:space="0" w:color="FEAB3C" w:themeColor="accent3"/>
          <w:insideV w:val="single" w:sz="8" w:space="0" w:color="FEAB3C" w:themeColor="accent3"/>
        </w:tcBorders>
      </w:tcPr>
    </w:tblStylePr>
  </w:style>
  <w:style w:type="table" w:styleId="Cuadrculaclara-nfasis4">
    <w:name w:val="Light Grid Accent 4"/>
    <w:basedOn w:val="Tablanormal"/>
    <w:uiPriority w:val="62"/>
    <w:rsid w:val="00384247"/>
    <w:pPr>
      <w:spacing w:after="0" w:line="240" w:lineRule="auto"/>
    </w:pPr>
    <w:rPr>
      <w:lang w:val="en-US" w:eastAsia="en-US"/>
    </w:rPr>
    <w:tblPr>
      <w:tblStyleRowBandSize w:val="1"/>
      <w:tblStyleColBandSize w:val="1"/>
      <w:tblBorders>
        <w:top w:val="single" w:sz="8" w:space="0" w:color="969696" w:themeColor="accent4"/>
        <w:left w:val="single" w:sz="8" w:space="0" w:color="969696" w:themeColor="accent4"/>
        <w:bottom w:val="single" w:sz="8" w:space="0" w:color="969696" w:themeColor="accent4"/>
        <w:right w:val="single" w:sz="8" w:space="0" w:color="969696" w:themeColor="accent4"/>
        <w:insideH w:val="single" w:sz="8" w:space="0" w:color="969696" w:themeColor="accent4"/>
        <w:insideV w:val="single" w:sz="8" w:space="0" w:color="969696"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4"/>
          <w:left w:val="single" w:sz="8" w:space="0" w:color="969696" w:themeColor="accent4"/>
          <w:bottom w:val="single" w:sz="18" w:space="0" w:color="969696" w:themeColor="accent4"/>
          <w:right w:val="single" w:sz="8" w:space="0" w:color="969696" w:themeColor="accent4"/>
          <w:insideH w:val="nil"/>
          <w:insideV w:val="single" w:sz="8" w:space="0" w:color="969696"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4"/>
          <w:left w:val="single" w:sz="8" w:space="0" w:color="969696" w:themeColor="accent4"/>
          <w:bottom w:val="single" w:sz="8" w:space="0" w:color="969696" w:themeColor="accent4"/>
          <w:right w:val="single" w:sz="8" w:space="0" w:color="969696" w:themeColor="accent4"/>
          <w:insideH w:val="nil"/>
          <w:insideV w:val="single" w:sz="8" w:space="0" w:color="969696"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4"/>
          <w:left w:val="single" w:sz="8" w:space="0" w:color="969696" w:themeColor="accent4"/>
          <w:bottom w:val="single" w:sz="8" w:space="0" w:color="969696" w:themeColor="accent4"/>
          <w:right w:val="single" w:sz="8" w:space="0" w:color="969696" w:themeColor="accent4"/>
        </w:tcBorders>
      </w:tcPr>
    </w:tblStylePr>
    <w:tblStylePr w:type="band1Vert">
      <w:tblPr/>
      <w:tcPr>
        <w:tcBorders>
          <w:top w:val="single" w:sz="8" w:space="0" w:color="969696" w:themeColor="accent4"/>
          <w:left w:val="single" w:sz="8" w:space="0" w:color="969696" w:themeColor="accent4"/>
          <w:bottom w:val="single" w:sz="8" w:space="0" w:color="969696" w:themeColor="accent4"/>
          <w:right w:val="single" w:sz="8" w:space="0" w:color="969696" w:themeColor="accent4"/>
        </w:tcBorders>
        <w:shd w:val="clear" w:color="auto" w:fill="E5E5E5" w:themeFill="accent4" w:themeFillTint="3F"/>
      </w:tcPr>
    </w:tblStylePr>
    <w:tblStylePr w:type="band1Horz">
      <w:tblPr/>
      <w:tcPr>
        <w:tcBorders>
          <w:top w:val="single" w:sz="8" w:space="0" w:color="969696" w:themeColor="accent4"/>
          <w:left w:val="single" w:sz="8" w:space="0" w:color="969696" w:themeColor="accent4"/>
          <w:bottom w:val="single" w:sz="8" w:space="0" w:color="969696" w:themeColor="accent4"/>
          <w:right w:val="single" w:sz="8" w:space="0" w:color="969696" w:themeColor="accent4"/>
          <w:insideV w:val="single" w:sz="8" w:space="0" w:color="969696" w:themeColor="accent4"/>
        </w:tcBorders>
        <w:shd w:val="clear" w:color="auto" w:fill="E5E5E5" w:themeFill="accent4" w:themeFillTint="3F"/>
      </w:tcPr>
    </w:tblStylePr>
    <w:tblStylePr w:type="band2Horz">
      <w:tblPr/>
      <w:tcPr>
        <w:tcBorders>
          <w:top w:val="single" w:sz="8" w:space="0" w:color="969696" w:themeColor="accent4"/>
          <w:left w:val="single" w:sz="8" w:space="0" w:color="969696" w:themeColor="accent4"/>
          <w:bottom w:val="single" w:sz="8" w:space="0" w:color="969696" w:themeColor="accent4"/>
          <w:right w:val="single" w:sz="8" w:space="0" w:color="969696" w:themeColor="accent4"/>
          <w:insideV w:val="single" w:sz="8" w:space="0" w:color="969696" w:themeColor="accent4"/>
        </w:tcBorders>
      </w:tcPr>
    </w:tblStylePr>
  </w:style>
  <w:style w:type="table" w:styleId="Cuadrculaclara-nfasis5">
    <w:name w:val="Light Grid Accent 5"/>
    <w:basedOn w:val="Tablanormal"/>
    <w:uiPriority w:val="62"/>
    <w:rsid w:val="00384247"/>
    <w:pPr>
      <w:spacing w:after="0" w:line="240" w:lineRule="auto"/>
    </w:pPr>
    <w:rPr>
      <w:lang w:val="en-US" w:eastAsia="en-US"/>
    </w:rPr>
    <w:tblPr>
      <w:tblStyleRowBandSize w:val="1"/>
      <w:tblStyleColBandSize w:val="1"/>
      <w:tblBorders>
        <w:top w:val="single" w:sz="8" w:space="0" w:color="A19574" w:themeColor="accent5"/>
        <w:left w:val="single" w:sz="8" w:space="0" w:color="A19574" w:themeColor="accent5"/>
        <w:bottom w:val="single" w:sz="8" w:space="0" w:color="A19574" w:themeColor="accent5"/>
        <w:right w:val="single" w:sz="8" w:space="0" w:color="A19574" w:themeColor="accent5"/>
        <w:insideH w:val="single" w:sz="8" w:space="0" w:color="A19574" w:themeColor="accent5"/>
        <w:insideV w:val="single" w:sz="8" w:space="0" w:color="A1957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19574" w:themeColor="accent5"/>
          <w:left w:val="single" w:sz="8" w:space="0" w:color="A19574" w:themeColor="accent5"/>
          <w:bottom w:val="single" w:sz="18" w:space="0" w:color="A19574" w:themeColor="accent5"/>
          <w:right w:val="single" w:sz="8" w:space="0" w:color="A19574" w:themeColor="accent5"/>
          <w:insideH w:val="nil"/>
          <w:insideV w:val="single" w:sz="8" w:space="0" w:color="A1957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19574" w:themeColor="accent5"/>
          <w:left w:val="single" w:sz="8" w:space="0" w:color="A19574" w:themeColor="accent5"/>
          <w:bottom w:val="single" w:sz="8" w:space="0" w:color="A19574" w:themeColor="accent5"/>
          <w:right w:val="single" w:sz="8" w:space="0" w:color="A19574" w:themeColor="accent5"/>
          <w:insideH w:val="nil"/>
          <w:insideV w:val="single" w:sz="8" w:space="0" w:color="A1957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19574" w:themeColor="accent5"/>
          <w:left w:val="single" w:sz="8" w:space="0" w:color="A19574" w:themeColor="accent5"/>
          <w:bottom w:val="single" w:sz="8" w:space="0" w:color="A19574" w:themeColor="accent5"/>
          <w:right w:val="single" w:sz="8" w:space="0" w:color="A19574" w:themeColor="accent5"/>
        </w:tcBorders>
      </w:tcPr>
    </w:tblStylePr>
    <w:tblStylePr w:type="band1Vert">
      <w:tblPr/>
      <w:tcPr>
        <w:tcBorders>
          <w:top w:val="single" w:sz="8" w:space="0" w:color="A19574" w:themeColor="accent5"/>
          <w:left w:val="single" w:sz="8" w:space="0" w:color="A19574" w:themeColor="accent5"/>
          <w:bottom w:val="single" w:sz="8" w:space="0" w:color="A19574" w:themeColor="accent5"/>
          <w:right w:val="single" w:sz="8" w:space="0" w:color="A19574" w:themeColor="accent5"/>
        </w:tcBorders>
        <w:shd w:val="clear" w:color="auto" w:fill="E7E4DC" w:themeFill="accent5" w:themeFillTint="3F"/>
      </w:tcPr>
    </w:tblStylePr>
    <w:tblStylePr w:type="band1Horz">
      <w:tblPr/>
      <w:tcPr>
        <w:tcBorders>
          <w:top w:val="single" w:sz="8" w:space="0" w:color="A19574" w:themeColor="accent5"/>
          <w:left w:val="single" w:sz="8" w:space="0" w:color="A19574" w:themeColor="accent5"/>
          <w:bottom w:val="single" w:sz="8" w:space="0" w:color="A19574" w:themeColor="accent5"/>
          <w:right w:val="single" w:sz="8" w:space="0" w:color="A19574" w:themeColor="accent5"/>
          <w:insideV w:val="single" w:sz="8" w:space="0" w:color="A19574" w:themeColor="accent5"/>
        </w:tcBorders>
        <w:shd w:val="clear" w:color="auto" w:fill="E7E4DC" w:themeFill="accent5" w:themeFillTint="3F"/>
      </w:tcPr>
    </w:tblStylePr>
    <w:tblStylePr w:type="band2Horz">
      <w:tblPr/>
      <w:tcPr>
        <w:tcBorders>
          <w:top w:val="single" w:sz="8" w:space="0" w:color="A19574" w:themeColor="accent5"/>
          <w:left w:val="single" w:sz="8" w:space="0" w:color="A19574" w:themeColor="accent5"/>
          <w:bottom w:val="single" w:sz="8" w:space="0" w:color="A19574" w:themeColor="accent5"/>
          <w:right w:val="single" w:sz="8" w:space="0" w:color="A19574" w:themeColor="accent5"/>
          <w:insideV w:val="single" w:sz="8" w:space="0" w:color="A19574" w:themeColor="accent5"/>
        </w:tcBorders>
      </w:tcPr>
    </w:tblStylePr>
  </w:style>
  <w:style w:type="table" w:styleId="Cuadrculaclara-nfasis6">
    <w:name w:val="Light Grid Accent 6"/>
    <w:basedOn w:val="Tablanormal"/>
    <w:uiPriority w:val="62"/>
    <w:rsid w:val="00384247"/>
    <w:pPr>
      <w:spacing w:after="0" w:line="240" w:lineRule="auto"/>
    </w:pPr>
    <w:rPr>
      <w:lang w:val="en-US" w:eastAsia="en-US"/>
    </w:rPr>
    <w:tblPr>
      <w:tblStyleRowBandSize w:val="1"/>
      <w:tblStyleColBandSize w:val="1"/>
      <w:tblBorders>
        <w:top w:val="single" w:sz="8" w:space="0" w:color="C17529" w:themeColor="accent6"/>
        <w:left w:val="single" w:sz="8" w:space="0" w:color="C17529" w:themeColor="accent6"/>
        <w:bottom w:val="single" w:sz="8" w:space="0" w:color="C17529" w:themeColor="accent6"/>
        <w:right w:val="single" w:sz="8" w:space="0" w:color="C17529" w:themeColor="accent6"/>
        <w:insideH w:val="single" w:sz="8" w:space="0" w:color="C17529" w:themeColor="accent6"/>
        <w:insideV w:val="single" w:sz="8" w:space="0" w:color="C17529"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17529" w:themeColor="accent6"/>
          <w:left w:val="single" w:sz="8" w:space="0" w:color="C17529" w:themeColor="accent6"/>
          <w:bottom w:val="single" w:sz="18" w:space="0" w:color="C17529" w:themeColor="accent6"/>
          <w:right w:val="single" w:sz="8" w:space="0" w:color="C17529" w:themeColor="accent6"/>
          <w:insideH w:val="nil"/>
          <w:insideV w:val="single" w:sz="8" w:space="0" w:color="C17529"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17529" w:themeColor="accent6"/>
          <w:left w:val="single" w:sz="8" w:space="0" w:color="C17529" w:themeColor="accent6"/>
          <w:bottom w:val="single" w:sz="8" w:space="0" w:color="C17529" w:themeColor="accent6"/>
          <w:right w:val="single" w:sz="8" w:space="0" w:color="C17529" w:themeColor="accent6"/>
          <w:insideH w:val="nil"/>
          <w:insideV w:val="single" w:sz="8" w:space="0" w:color="C17529"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17529" w:themeColor="accent6"/>
          <w:left w:val="single" w:sz="8" w:space="0" w:color="C17529" w:themeColor="accent6"/>
          <w:bottom w:val="single" w:sz="8" w:space="0" w:color="C17529" w:themeColor="accent6"/>
          <w:right w:val="single" w:sz="8" w:space="0" w:color="C17529" w:themeColor="accent6"/>
        </w:tcBorders>
      </w:tcPr>
    </w:tblStylePr>
    <w:tblStylePr w:type="band1Vert">
      <w:tblPr/>
      <w:tcPr>
        <w:tcBorders>
          <w:top w:val="single" w:sz="8" w:space="0" w:color="C17529" w:themeColor="accent6"/>
          <w:left w:val="single" w:sz="8" w:space="0" w:color="C17529" w:themeColor="accent6"/>
          <w:bottom w:val="single" w:sz="8" w:space="0" w:color="C17529" w:themeColor="accent6"/>
          <w:right w:val="single" w:sz="8" w:space="0" w:color="C17529" w:themeColor="accent6"/>
        </w:tcBorders>
        <w:shd w:val="clear" w:color="auto" w:fill="F3DCC6" w:themeFill="accent6" w:themeFillTint="3F"/>
      </w:tcPr>
    </w:tblStylePr>
    <w:tblStylePr w:type="band1Horz">
      <w:tblPr/>
      <w:tcPr>
        <w:tcBorders>
          <w:top w:val="single" w:sz="8" w:space="0" w:color="C17529" w:themeColor="accent6"/>
          <w:left w:val="single" w:sz="8" w:space="0" w:color="C17529" w:themeColor="accent6"/>
          <w:bottom w:val="single" w:sz="8" w:space="0" w:color="C17529" w:themeColor="accent6"/>
          <w:right w:val="single" w:sz="8" w:space="0" w:color="C17529" w:themeColor="accent6"/>
          <w:insideV w:val="single" w:sz="8" w:space="0" w:color="C17529" w:themeColor="accent6"/>
        </w:tcBorders>
        <w:shd w:val="clear" w:color="auto" w:fill="F3DCC6" w:themeFill="accent6" w:themeFillTint="3F"/>
      </w:tcPr>
    </w:tblStylePr>
    <w:tblStylePr w:type="band2Horz">
      <w:tblPr/>
      <w:tcPr>
        <w:tcBorders>
          <w:top w:val="single" w:sz="8" w:space="0" w:color="C17529" w:themeColor="accent6"/>
          <w:left w:val="single" w:sz="8" w:space="0" w:color="C17529" w:themeColor="accent6"/>
          <w:bottom w:val="single" w:sz="8" w:space="0" w:color="C17529" w:themeColor="accent6"/>
          <w:right w:val="single" w:sz="8" w:space="0" w:color="C17529" w:themeColor="accent6"/>
          <w:insideV w:val="single" w:sz="8" w:space="0" w:color="C17529" w:themeColor="accent6"/>
        </w:tcBorders>
      </w:tcPr>
    </w:tblStylePr>
  </w:style>
  <w:style w:type="table" w:styleId="Sombreadomedio1">
    <w:name w:val="Medium Shading 1"/>
    <w:basedOn w:val="Tablanormal"/>
    <w:uiPriority w:val="63"/>
    <w:rsid w:val="00384247"/>
    <w:pPr>
      <w:spacing w:after="0" w:line="240" w:lineRule="auto"/>
    </w:pPr>
    <w:rPr>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384247"/>
    <w:pPr>
      <w:spacing w:after="0" w:line="240" w:lineRule="auto"/>
    </w:pPr>
    <w:rPr>
      <w:lang w:val="en-US" w:eastAsia="en-US"/>
    </w:rPr>
    <w:tblPr>
      <w:tblStyleRowBandSize w:val="1"/>
      <w:tblStyleColBandSize w:val="1"/>
      <w:tblBorders>
        <w:top w:val="single" w:sz="8" w:space="0" w:color="FEAB40" w:themeColor="accent1" w:themeTint="BF"/>
        <w:left w:val="single" w:sz="8" w:space="0" w:color="FEAB40" w:themeColor="accent1" w:themeTint="BF"/>
        <w:bottom w:val="single" w:sz="8" w:space="0" w:color="FEAB40" w:themeColor="accent1" w:themeTint="BF"/>
        <w:right w:val="single" w:sz="8" w:space="0" w:color="FEAB40" w:themeColor="accent1" w:themeTint="BF"/>
        <w:insideH w:val="single" w:sz="8" w:space="0" w:color="FEAB40" w:themeColor="accent1" w:themeTint="BF"/>
      </w:tblBorders>
    </w:tblPr>
    <w:tblStylePr w:type="firstRow">
      <w:pPr>
        <w:spacing w:before="0" w:after="0" w:line="240" w:lineRule="auto"/>
      </w:pPr>
      <w:rPr>
        <w:b/>
        <w:bCs/>
        <w:color w:val="FFFFFF" w:themeColor="background1"/>
      </w:rPr>
      <w:tblPr/>
      <w:tcPr>
        <w:tcBorders>
          <w:top w:val="single" w:sz="8" w:space="0" w:color="FEAB40" w:themeColor="accent1" w:themeTint="BF"/>
          <w:left w:val="single" w:sz="8" w:space="0" w:color="FEAB40" w:themeColor="accent1" w:themeTint="BF"/>
          <w:bottom w:val="single" w:sz="8" w:space="0" w:color="FEAB40" w:themeColor="accent1" w:themeTint="BF"/>
          <w:right w:val="single" w:sz="8" w:space="0" w:color="FEAB40" w:themeColor="accent1" w:themeTint="BF"/>
          <w:insideH w:val="nil"/>
          <w:insideV w:val="nil"/>
        </w:tcBorders>
        <w:shd w:val="clear" w:color="auto" w:fill="FE8F01" w:themeFill="accent1"/>
      </w:tcPr>
    </w:tblStylePr>
    <w:tblStylePr w:type="lastRow">
      <w:pPr>
        <w:spacing w:before="0" w:after="0" w:line="240" w:lineRule="auto"/>
      </w:pPr>
      <w:rPr>
        <w:b/>
        <w:bCs/>
      </w:rPr>
      <w:tblPr/>
      <w:tcPr>
        <w:tcBorders>
          <w:top w:val="double" w:sz="6" w:space="0" w:color="FEAB40" w:themeColor="accent1" w:themeTint="BF"/>
          <w:left w:val="single" w:sz="8" w:space="0" w:color="FEAB40" w:themeColor="accent1" w:themeTint="BF"/>
          <w:bottom w:val="single" w:sz="8" w:space="0" w:color="FEAB40" w:themeColor="accent1" w:themeTint="BF"/>
          <w:right w:val="single" w:sz="8" w:space="0" w:color="FEAB40" w:themeColor="accent1" w:themeTint="BF"/>
          <w:insideH w:val="nil"/>
          <w:insideV w:val="nil"/>
        </w:tcBorders>
      </w:tcPr>
    </w:tblStylePr>
    <w:tblStylePr w:type="firstCol">
      <w:rPr>
        <w:b/>
        <w:bCs/>
      </w:rPr>
    </w:tblStylePr>
    <w:tblStylePr w:type="lastCol">
      <w:rPr>
        <w:b/>
        <w:bCs/>
      </w:rPr>
    </w:tblStylePr>
    <w:tblStylePr w:type="band1Vert">
      <w:tblPr/>
      <w:tcPr>
        <w:shd w:val="clear" w:color="auto" w:fill="FEE3C0" w:themeFill="accent1" w:themeFillTint="3F"/>
      </w:tcPr>
    </w:tblStylePr>
    <w:tblStylePr w:type="band1Horz">
      <w:tblPr/>
      <w:tcPr>
        <w:tcBorders>
          <w:insideH w:val="nil"/>
          <w:insideV w:val="nil"/>
        </w:tcBorders>
        <w:shd w:val="clear" w:color="auto" w:fill="FEE3C0"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384247"/>
    <w:pPr>
      <w:spacing w:after="0" w:line="240" w:lineRule="auto"/>
    </w:pPr>
    <w:rPr>
      <w:lang w:val="en-US" w:eastAsia="en-US"/>
    </w:rPr>
    <w:tblPr>
      <w:tblStyleRowBandSize w:val="1"/>
      <w:tblStyleColBandSize w:val="1"/>
      <w:tblBorders>
        <w:top w:val="single" w:sz="8" w:space="0" w:color="8D8D8D" w:themeColor="accent2" w:themeTint="BF"/>
        <w:left w:val="single" w:sz="8" w:space="0" w:color="8D8D8D" w:themeColor="accent2" w:themeTint="BF"/>
        <w:bottom w:val="single" w:sz="8" w:space="0" w:color="8D8D8D" w:themeColor="accent2" w:themeTint="BF"/>
        <w:right w:val="single" w:sz="8" w:space="0" w:color="8D8D8D" w:themeColor="accent2" w:themeTint="BF"/>
        <w:insideH w:val="single" w:sz="8" w:space="0" w:color="8D8D8D" w:themeColor="accent2" w:themeTint="BF"/>
      </w:tblBorders>
    </w:tblPr>
    <w:tblStylePr w:type="firstRow">
      <w:pPr>
        <w:spacing w:before="0" w:after="0" w:line="240" w:lineRule="auto"/>
      </w:pPr>
      <w:rPr>
        <w:b/>
        <w:bCs/>
        <w:color w:val="FFFFFF" w:themeColor="background1"/>
      </w:rPr>
      <w:tblPr/>
      <w:tcPr>
        <w:tcBorders>
          <w:top w:val="single" w:sz="8" w:space="0" w:color="8D8D8D" w:themeColor="accent2" w:themeTint="BF"/>
          <w:left w:val="single" w:sz="8" w:space="0" w:color="8D8D8D" w:themeColor="accent2" w:themeTint="BF"/>
          <w:bottom w:val="single" w:sz="8" w:space="0" w:color="8D8D8D" w:themeColor="accent2" w:themeTint="BF"/>
          <w:right w:val="single" w:sz="8" w:space="0" w:color="8D8D8D" w:themeColor="accent2" w:themeTint="BF"/>
          <w:insideH w:val="nil"/>
          <w:insideV w:val="nil"/>
        </w:tcBorders>
        <w:shd w:val="clear" w:color="auto" w:fill="676767" w:themeFill="accent2"/>
      </w:tcPr>
    </w:tblStylePr>
    <w:tblStylePr w:type="lastRow">
      <w:pPr>
        <w:spacing w:before="0" w:after="0" w:line="240" w:lineRule="auto"/>
      </w:pPr>
      <w:rPr>
        <w:b/>
        <w:bCs/>
      </w:rPr>
      <w:tblPr/>
      <w:tcPr>
        <w:tcBorders>
          <w:top w:val="double" w:sz="6" w:space="0" w:color="8D8D8D" w:themeColor="accent2" w:themeTint="BF"/>
          <w:left w:val="single" w:sz="8" w:space="0" w:color="8D8D8D" w:themeColor="accent2" w:themeTint="BF"/>
          <w:bottom w:val="single" w:sz="8" w:space="0" w:color="8D8D8D" w:themeColor="accent2" w:themeTint="BF"/>
          <w:right w:val="single" w:sz="8" w:space="0" w:color="8D8D8D" w:themeColor="accent2" w:themeTint="BF"/>
          <w:insideH w:val="nil"/>
          <w:insideV w:val="nil"/>
        </w:tcBorders>
      </w:tcPr>
    </w:tblStylePr>
    <w:tblStylePr w:type="firstCol">
      <w:rPr>
        <w:b/>
        <w:bCs/>
      </w:rPr>
    </w:tblStylePr>
    <w:tblStylePr w:type="lastCol">
      <w:rPr>
        <w:b/>
        <w:bCs/>
      </w:rPr>
    </w:tblStylePr>
    <w:tblStylePr w:type="band1Vert">
      <w:tblPr/>
      <w:tcPr>
        <w:shd w:val="clear" w:color="auto" w:fill="D9D9D9" w:themeFill="accent2" w:themeFillTint="3F"/>
      </w:tcPr>
    </w:tblStylePr>
    <w:tblStylePr w:type="band1Horz">
      <w:tblPr/>
      <w:tcPr>
        <w:tcBorders>
          <w:insideH w:val="nil"/>
          <w:insideV w:val="nil"/>
        </w:tcBorders>
        <w:shd w:val="clear" w:color="auto" w:fill="D9D9D9"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384247"/>
    <w:pPr>
      <w:spacing w:after="0" w:line="240" w:lineRule="auto"/>
    </w:pPr>
    <w:rPr>
      <w:lang w:val="en-US" w:eastAsia="en-US"/>
    </w:rPr>
    <w:tblPr>
      <w:tblStyleRowBandSize w:val="1"/>
      <w:tblStyleColBandSize w:val="1"/>
      <w:tblBorders>
        <w:top w:val="single" w:sz="8" w:space="0" w:color="FEBF6C" w:themeColor="accent3" w:themeTint="BF"/>
        <w:left w:val="single" w:sz="8" w:space="0" w:color="FEBF6C" w:themeColor="accent3" w:themeTint="BF"/>
        <w:bottom w:val="single" w:sz="8" w:space="0" w:color="FEBF6C" w:themeColor="accent3" w:themeTint="BF"/>
        <w:right w:val="single" w:sz="8" w:space="0" w:color="FEBF6C" w:themeColor="accent3" w:themeTint="BF"/>
        <w:insideH w:val="single" w:sz="8" w:space="0" w:color="FEBF6C" w:themeColor="accent3" w:themeTint="BF"/>
      </w:tblBorders>
    </w:tblPr>
    <w:tblStylePr w:type="firstRow">
      <w:pPr>
        <w:spacing w:before="0" w:after="0" w:line="240" w:lineRule="auto"/>
      </w:pPr>
      <w:rPr>
        <w:b/>
        <w:bCs/>
        <w:color w:val="FFFFFF" w:themeColor="background1"/>
      </w:rPr>
      <w:tblPr/>
      <w:tcPr>
        <w:tcBorders>
          <w:top w:val="single" w:sz="8" w:space="0" w:color="FEBF6C" w:themeColor="accent3" w:themeTint="BF"/>
          <w:left w:val="single" w:sz="8" w:space="0" w:color="FEBF6C" w:themeColor="accent3" w:themeTint="BF"/>
          <w:bottom w:val="single" w:sz="8" w:space="0" w:color="FEBF6C" w:themeColor="accent3" w:themeTint="BF"/>
          <w:right w:val="single" w:sz="8" w:space="0" w:color="FEBF6C" w:themeColor="accent3" w:themeTint="BF"/>
          <w:insideH w:val="nil"/>
          <w:insideV w:val="nil"/>
        </w:tcBorders>
        <w:shd w:val="clear" w:color="auto" w:fill="FEAB3C" w:themeFill="accent3"/>
      </w:tcPr>
    </w:tblStylePr>
    <w:tblStylePr w:type="lastRow">
      <w:pPr>
        <w:spacing w:before="0" w:after="0" w:line="240" w:lineRule="auto"/>
      </w:pPr>
      <w:rPr>
        <w:b/>
        <w:bCs/>
      </w:rPr>
      <w:tblPr/>
      <w:tcPr>
        <w:tcBorders>
          <w:top w:val="double" w:sz="6" w:space="0" w:color="FEBF6C" w:themeColor="accent3" w:themeTint="BF"/>
          <w:left w:val="single" w:sz="8" w:space="0" w:color="FEBF6C" w:themeColor="accent3" w:themeTint="BF"/>
          <w:bottom w:val="single" w:sz="8" w:space="0" w:color="FEBF6C" w:themeColor="accent3" w:themeTint="BF"/>
          <w:right w:val="single" w:sz="8" w:space="0" w:color="FEBF6C" w:themeColor="accent3" w:themeTint="BF"/>
          <w:insideH w:val="nil"/>
          <w:insideV w:val="nil"/>
        </w:tcBorders>
      </w:tcPr>
    </w:tblStylePr>
    <w:tblStylePr w:type="firstCol">
      <w:rPr>
        <w:b/>
        <w:bCs/>
      </w:rPr>
    </w:tblStylePr>
    <w:tblStylePr w:type="lastCol">
      <w:rPr>
        <w:b/>
        <w:bCs/>
      </w:rPr>
    </w:tblStylePr>
    <w:tblStylePr w:type="band1Vert">
      <w:tblPr/>
      <w:tcPr>
        <w:shd w:val="clear" w:color="auto" w:fill="FEE9CE" w:themeFill="accent3" w:themeFillTint="3F"/>
      </w:tcPr>
    </w:tblStylePr>
    <w:tblStylePr w:type="band1Horz">
      <w:tblPr/>
      <w:tcPr>
        <w:tcBorders>
          <w:insideH w:val="nil"/>
          <w:insideV w:val="nil"/>
        </w:tcBorders>
        <w:shd w:val="clear" w:color="auto" w:fill="FEE9CE"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384247"/>
    <w:pPr>
      <w:spacing w:after="0" w:line="240" w:lineRule="auto"/>
    </w:pPr>
    <w:rPr>
      <w:lang w:val="en-US" w:eastAsia="en-US"/>
    </w:rPr>
    <w:tblPr>
      <w:tblStyleRowBandSize w:val="1"/>
      <w:tblStyleColBandSize w:val="1"/>
      <w:tblBorders>
        <w:top w:val="single" w:sz="8" w:space="0" w:color="B0B0B0" w:themeColor="accent4" w:themeTint="BF"/>
        <w:left w:val="single" w:sz="8" w:space="0" w:color="B0B0B0" w:themeColor="accent4" w:themeTint="BF"/>
        <w:bottom w:val="single" w:sz="8" w:space="0" w:color="B0B0B0" w:themeColor="accent4" w:themeTint="BF"/>
        <w:right w:val="single" w:sz="8" w:space="0" w:color="B0B0B0" w:themeColor="accent4" w:themeTint="BF"/>
        <w:insideH w:val="single" w:sz="8" w:space="0" w:color="B0B0B0" w:themeColor="accent4" w:themeTint="BF"/>
      </w:tblBorders>
    </w:tblPr>
    <w:tblStylePr w:type="firstRow">
      <w:pPr>
        <w:spacing w:before="0" w:after="0" w:line="240" w:lineRule="auto"/>
      </w:pPr>
      <w:rPr>
        <w:b/>
        <w:bCs/>
        <w:color w:val="FFFFFF" w:themeColor="background1"/>
      </w:rPr>
      <w:tblPr/>
      <w:tcPr>
        <w:tcBorders>
          <w:top w:val="single" w:sz="8" w:space="0" w:color="B0B0B0" w:themeColor="accent4" w:themeTint="BF"/>
          <w:left w:val="single" w:sz="8" w:space="0" w:color="B0B0B0" w:themeColor="accent4" w:themeTint="BF"/>
          <w:bottom w:val="single" w:sz="8" w:space="0" w:color="B0B0B0" w:themeColor="accent4" w:themeTint="BF"/>
          <w:right w:val="single" w:sz="8" w:space="0" w:color="B0B0B0" w:themeColor="accent4" w:themeTint="BF"/>
          <w:insideH w:val="nil"/>
          <w:insideV w:val="nil"/>
        </w:tcBorders>
        <w:shd w:val="clear" w:color="auto" w:fill="969696" w:themeFill="accent4"/>
      </w:tcPr>
    </w:tblStylePr>
    <w:tblStylePr w:type="lastRow">
      <w:pPr>
        <w:spacing w:before="0" w:after="0" w:line="240" w:lineRule="auto"/>
      </w:pPr>
      <w:rPr>
        <w:b/>
        <w:bCs/>
      </w:rPr>
      <w:tblPr/>
      <w:tcPr>
        <w:tcBorders>
          <w:top w:val="double" w:sz="6" w:space="0" w:color="B0B0B0" w:themeColor="accent4" w:themeTint="BF"/>
          <w:left w:val="single" w:sz="8" w:space="0" w:color="B0B0B0" w:themeColor="accent4" w:themeTint="BF"/>
          <w:bottom w:val="single" w:sz="8" w:space="0" w:color="B0B0B0" w:themeColor="accent4" w:themeTint="BF"/>
          <w:right w:val="single" w:sz="8" w:space="0" w:color="B0B0B0" w:themeColor="accent4"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4" w:themeFillTint="3F"/>
      </w:tcPr>
    </w:tblStylePr>
    <w:tblStylePr w:type="band1Horz">
      <w:tblPr/>
      <w:tcPr>
        <w:tcBorders>
          <w:insideH w:val="nil"/>
          <w:insideV w:val="nil"/>
        </w:tcBorders>
        <w:shd w:val="clear" w:color="auto" w:fill="E5E5E5"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384247"/>
    <w:pPr>
      <w:spacing w:after="0" w:line="240" w:lineRule="auto"/>
    </w:pPr>
    <w:rPr>
      <w:lang w:val="en-US" w:eastAsia="en-US"/>
    </w:rPr>
    <w:tblPr>
      <w:tblStyleRowBandSize w:val="1"/>
      <w:tblStyleColBandSize w:val="1"/>
      <w:tblBorders>
        <w:top w:val="single" w:sz="8" w:space="0" w:color="B8AF96" w:themeColor="accent5" w:themeTint="BF"/>
        <w:left w:val="single" w:sz="8" w:space="0" w:color="B8AF96" w:themeColor="accent5" w:themeTint="BF"/>
        <w:bottom w:val="single" w:sz="8" w:space="0" w:color="B8AF96" w:themeColor="accent5" w:themeTint="BF"/>
        <w:right w:val="single" w:sz="8" w:space="0" w:color="B8AF96" w:themeColor="accent5" w:themeTint="BF"/>
        <w:insideH w:val="single" w:sz="8" w:space="0" w:color="B8AF96" w:themeColor="accent5" w:themeTint="BF"/>
      </w:tblBorders>
    </w:tblPr>
    <w:tblStylePr w:type="firstRow">
      <w:pPr>
        <w:spacing w:before="0" w:after="0" w:line="240" w:lineRule="auto"/>
      </w:pPr>
      <w:rPr>
        <w:b/>
        <w:bCs/>
        <w:color w:val="FFFFFF" w:themeColor="background1"/>
      </w:rPr>
      <w:tblPr/>
      <w:tcPr>
        <w:tcBorders>
          <w:top w:val="single" w:sz="8" w:space="0" w:color="B8AF96" w:themeColor="accent5" w:themeTint="BF"/>
          <w:left w:val="single" w:sz="8" w:space="0" w:color="B8AF96" w:themeColor="accent5" w:themeTint="BF"/>
          <w:bottom w:val="single" w:sz="8" w:space="0" w:color="B8AF96" w:themeColor="accent5" w:themeTint="BF"/>
          <w:right w:val="single" w:sz="8" w:space="0" w:color="B8AF96" w:themeColor="accent5" w:themeTint="BF"/>
          <w:insideH w:val="nil"/>
          <w:insideV w:val="nil"/>
        </w:tcBorders>
        <w:shd w:val="clear" w:color="auto" w:fill="A19574" w:themeFill="accent5"/>
      </w:tcPr>
    </w:tblStylePr>
    <w:tblStylePr w:type="lastRow">
      <w:pPr>
        <w:spacing w:before="0" w:after="0" w:line="240" w:lineRule="auto"/>
      </w:pPr>
      <w:rPr>
        <w:b/>
        <w:bCs/>
      </w:rPr>
      <w:tblPr/>
      <w:tcPr>
        <w:tcBorders>
          <w:top w:val="double" w:sz="6" w:space="0" w:color="B8AF96" w:themeColor="accent5" w:themeTint="BF"/>
          <w:left w:val="single" w:sz="8" w:space="0" w:color="B8AF96" w:themeColor="accent5" w:themeTint="BF"/>
          <w:bottom w:val="single" w:sz="8" w:space="0" w:color="B8AF96" w:themeColor="accent5" w:themeTint="BF"/>
          <w:right w:val="single" w:sz="8" w:space="0" w:color="B8AF96" w:themeColor="accent5" w:themeTint="BF"/>
          <w:insideH w:val="nil"/>
          <w:insideV w:val="nil"/>
        </w:tcBorders>
      </w:tcPr>
    </w:tblStylePr>
    <w:tblStylePr w:type="firstCol">
      <w:rPr>
        <w:b/>
        <w:bCs/>
      </w:rPr>
    </w:tblStylePr>
    <w:tblStylePr w:type="lastCol">
      <w:rPr>
        <w:b/>
        <w:bCs/>
      </w:rPr>
    </w:tblStylePr>
    <w:tblStylePr w:type="band1Vert">
      <w:tblPr/>
      <w:tcPr>
        <w:shd w:val="clear" w:color="auto" w:fill="E7E4DC" w:themeFill="accent5" w:themeFillTint="3F"/>
      </w:tcPr>
    </w:tblStylePr>
    <w:tblStylePr w:type="band1Horz">
      <w:tblPr/>
      <w:tcPr>
        <w:tcBorders>
          <w:insideH w:val="nil"/>
          <w:insideV w:val="nil"/>
        </w:tcBorders>
        <w:shd w:val="clear" w:color="auto" w:fill="E7E4DC"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384247"/>
    <w:pPr>
      <w:spacing w:after="0" w:line="240" w:lineRule="auto"/>
    </w:pPr>
    <w:rPr>
      <w:lang w:val="en-US" w:eastAsia="en-US"/>
    </w:rPr>
    <w:tblPr>
      <w:tblStyleRowBandSize w:val="1"/>
      <w:tblStyleColBandSize w:val="1"/>
      <w:tblBorders>
        <w:top w:val="single" w:sz="8" w:space="0" w:color="DA9754" w:themeColor="accent6" w:themeTint="BF"/>
        <w:left w:val="single" w:sz="8" w:space="0" w:color="DA9754" w:themeColor="accent6" w:themeTint="BF"/>
        <w:bottom w:val="single" w:sz="8" w:space="0" w:color="DA9754" w:themeColor="accent6" w:themeTint="BF"/>
        <w:right w:val="single" w:sz="8" w:space="0" w:color="DA9754" w:themeColor="accent6" w:themeTint="BF"/>
        <w:insideH w:val="single" w:sz="8" w:space="0" w:color="DA9754" w:themeColor="accent6" w:themeTint="BF"/>
      </w:tblBorders>
    </w:tblPr>
    <w:tblStylePr w:type="firstRow">
      <w:pPr>
        <w:spacing w:before="0" w:after="0" w:line="240" w:lineRule="auto"/>
      </w:pPr>
      <w:rPr>
        <w:b/>
        <w:bCs/>
        <w:color w:val="FFFFFF" w:themeColor="background1"/>
      </w:rPr>
      <w:tblPr/>
      <w:tcPr>
        <w:tcBorders>
          <w:top w:val="single" w:sz="8" w:space="0" w:color="DA9754" w:themeColor="accent6" w:themeTint="BF"/>
          <w:left w:val="single" w:sz="8" w:space="0" w:color="DA9754" w:themeColor="accent6" w:themeTint="BF"/>
          <w:bottom w:val="single" w:sz="8" w:space="0" w:color="DA9754" w:themeColor="accent6" w:themeTint="BF"/>
          <w:right w:val="single" w:sz="8" w:space="0" w:color="DA9754" w:themeColor="accent6" w:themeTint="BF"/>
          <w:insideH w:val="nil"/>
          <w:insideV w:val="nil"/>
        </w:tcBorders>
        <w:shd w:val="clear" w:color="auto" w:fill="C17529" w:themeFill="accent6"/>
      </w:tcPr>
    </w:tblStylePr>
    <w:tblStylePr w:type="lastRow">
      <w:pPr>
        <w:spacing w:before="0" w:after="0" w:line="240" w:lineRule="auto"/>
      </w:pPr>
      <w:rPr>
        <w:b/>
        <w:bCs/>
      </w:rPr>
      <w:tblPr/>
      <w:tcPr>
        <w:tcBorders>
          <w:top w:val="double" w:sz="6" w:space="0" w:color="DA9754" w:themeColor="accent6" w:themeTint="BF"/>
          <w:left w:val="single" w:sz="8" w:space="0" w:color="DA9754" w:themeColor="accent6" w:themeTint="BF"/>
          <w:bottom w:val="single" w:sz="8" w:space="0" w:color="DA9754" w:themeColor="accent6" w:themeTint="BF"/>
          <w:right w:val="single" w:sz="8" w:space="0" w:color="DA975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3DCC6" w:themeFill="accent6" w:themeFillTint="3F"/>
      </w:tcPr>
    </w:tblStylePr>
    <w:tblStylePr w:type="band1Horz">
      <w:tblPr/>
      <w:tcPr>
        <w:tcBorders>
          <w:insideH w:val="nil"/>
          <w:insideV w:val="nil"/>
        </w:tcBorders>
        <w:shd w:val="clear" w:color="auto" w:fill="F3DCC6"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384247"/>
    <w:pPr>
      <w:spacing w:after="0" w:line="240" w:lineRule="auto"/>
    </w:pPr>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384247"/>
    <w:pPr>
      <w:spacing w:after="0" w:line="240" w:lineRule="auto"/>
    </w:pPr>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E8F01"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E8F01" w:themeFill="accent1"/>
      </w:tcPr>
    </w:tblStylePr>
    <w:tblStylePr w:type="lastCol">
      <w:rPr>
        <w:b/>
        <w:bCs/>
        <w:color w:val="FFFFFF" w:themeColor="background1"/>
      </w:rPr>
      <w:tblPr/>
      <w:tcPr>
        <w:tcBorders>
          <w:left w:val="nil"/>
          <w:right w:val="nil"/>
          <w:insideH w:val="nil"/>
          <w:insideV w:val="nil"/>
        </w:tcBorders>
        <w:shd w:val="clear" w:color="auto" w:fill="FE8F01"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384247"/>
    <w:pPr>
      <w:spacing w:after="0" w:line="240" w:lineRule="auto"/>
    </w:pPr>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76767"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676767" w:themeFill="accent2"/>
      </w:tcPr>
    </w:tblStylePr>
    <w:tblStylePr w:type="lastCol">
      <w:rPr>
        <w:b/>
        <w:bCs/>
        <w:color w:val="FFFFFF" w:themeColor="background1"/>
      </w:rPr>
      <w:tblPr/>
      <w:tcPr>
        <w:tcBorders>
          <w:left w:val="nil"/>
          <w:right w:val="nil"/>
          <w:insideH w:val="nil"/>
          <w:insideV w:val="nil"/>
        </w:tcBorders>
        <w:shd w:val="clear" w:color="auto" w:fill="676767"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384247"/>
    <w:pPr>
      <w:spacing w:after="0" w:line="240" w:lineRule="auto"/>
    </w:pPr>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EAB3C"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EAB3C" w:themeFill="accent3"/>
      </w:tcPr>
    </w:tblStylePr>
    <w:tblStylePr w:type="lastCol">
      <w:rPr>
        <w:b/>
        <w:bCs/>
        <w:color w:val="FFFFFF" w:themeColor="background1"/>
      </w:rPr>
      <w:tblPr/>
      <w:tcPr>
        <w:tcBorders>
          <w:left w:val="nil"/>
          <w:right w:val="nil"/>
          <w:insideH w:val="nil"/>
          <w:insideV w:val="nil"/>
        </w:tcBorders>
        <w:shd w:val="clear" w:color="auto" w:fill="FEAB3C"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384247"/>
    <w:pPr>
      <w:spacing w:after="0" w:line="240" w:lineRule="auto"/>
    </w:pPr>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69696" w:themeFill="accent4"/>
      </w:tcPr>
    </w:tblStylePr>
    <w:tblStylePr w:type="lastCol">
      <w:rPr>
        <w:b/>
        <w:bCs/>
        <w:color w:val="FFFFFF" w:themeColor="background1"/>
      </w:rPr>
      <w:tblPr/>
      <w:tcPr>
        <w:tcBorders>
          <w:left w:val="nil"/>
          <w:right w:val="nil"/>
          <w:insideH w:val="nil"/>
          <w:insideV w:val="nil"/>
        </w:tcBorders>
        <w:shd w:val="clear" w:color="auto" w:fill="969696"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384247"/>
    <w:pPr>
      <w:spacing w:after="0" w:line="240" w:lineRule="auto"/>
    </w:pPr>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1957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19574" w:themeFill="accent5"/>
      </w:tcPr>
    </w:tblStylePr>
    <w:tblStylePr w:type="lastCol">
      <w:rPr>
        <w:b/>
        <w:bCs/>
        <w:color w:val="FFFFFF" w:themeColor="background1"/>
      </w:rPr>
      <w:tblPr/>
      <w:tcPr>
        <w:tcBorders>
          <w:left w:val="nil"/>
          <w:right w:val="nil"/>
          <w:insideH w:val="nil"/>
          <w:insideV w:val="nil"/>
        </w:tcBorders>
        <w:shd w:val="clear" w:color="auto" w:fill="A1957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384247"/>
    <w:pPr>
      <w:spacing w:after="0" w:line="240" w:lineRule="auto"/>
    </w:pPr>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17529"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17529" w:themeFill="accent6"/>
      </w:tcPr>
    </w:tblStylePr>
    <w:tblStylePr w:type="lastCol">
      <w:rPr>
        <w:b/>
        <w:bCs/>
        <w:color w:val="FFFFFF" w:themeColor="background1"/>
      </w:rPr>
      <w:tblPr/>
      <w:tcPr>
        <w:tcBorders>
          <w:left w:val="nil"/>
          <w:right w:val="nil"/>
          <w:insideH w:val="nil"/>
          <w:insideV w:val="nil"/>
        </w:tcBorders>
        <w:shd w:val="clear" w:color="auto" w:fill="C17529"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384247"/>
    <w:pPr>
      <w:spacing w:after="0" w:line="240" w:lineRule="auto"/>
    </w:pPr>
    <w:rPr>
      <w:color w:val="000000" w:themeColor="text1"/>
      <w:lang w:val="en-US"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E3B3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384247"/>
    <w:pPr>
      <w:spacing w:after="0" w:line="240" w:lineRule="auto"/>
    </w:pPr>
    <w:rPr>
      <w:color w:val="000000" w:themeColor="text1"/>
      <w:lang w:val="en-US" w:eastAsia="en-US"/>
    </w:rPr>
    <w:tblPr>
      <w:tblStyleRowBandSize w:val="1"/>
      <w:tblStyleColBandSize w:val="1"/>
      <w:tblBorders>
        <w:top w:val="single" w:sz="8" w:space="0" w:color="FE8F01" w:themeColor="accent1"/>
        <w:bottom w:val="single" w:sz="8" w:space="0" w:color="FE8F01" w:themeColor="accent1"/>
      </w:tblBorders>
    </w:tblPr>
    <w:tblStylePr w:type="firstRow">
      <w:rPr>
        <w:rFonts w:asciiTheme="majorHAnsi" w:eastAsiaTheme="majorEastAsia" w:hAnsiTheme="majorHAnsi" w:cstheme="majorBidi"/>
      </w:rPr>
      <w:tblPr/>
      <w:tcPr>
        <w:tcBorders>
          <w:top w:val="nil"/>
          <w:bottom w:val="single" w:sz="8" w:space="0" w:color="FE8F01" w:themeColor="accent1"/>
        </w:tcBorders>
      </w:tcPr>
    </w:tblStylePr>
    <w:tblStylePr w:type="lastRow">
      <w:rPr>
        <w:b/>
        <w:bCs/>
        <w:color w:val="4E3B30" w:themeColor="text2"/>
      </w:rPr>
      <w:tblPr/>
      <w:tcPr>
        <w:tcBorders>
          <w:top w:val="single" w:sz="8" w:space="0" w:color="FE8F01" w:themeColor="accent1"/>
          <w:bottom w:val="single" w:sz="8" w:space="0" w:color="FE8F01" w:themeColor="accent1"/>
        </w:tcBorders>
      </w:tcPr>
    </w:tblStylePr>
    <w:tblStylePr w:type="firstCol">
      <w:rPr>
        <w:b/>
        <w:bCs/>
      </w:rPr>
    </w:tblStylePr>
    <w:tblStylePr w:type="lastCol">
      <w:rPr>
        <w:b/>
        <w:bCs/>
      </w:rPr>
      <w:tblPr/>
      <w:tcPr>
        <w:tcBorders>
          <w:top w:val="single" w:sz="8" w:space="0" w:color="FE8F01" w:themeColor="accent1"/>
          <w:bottom w:val="single" w:sz="8" w:space="0" w:color="FE8F01" w:themeColor="accent1"/>
        </w:tcBorders>
      </w:tcPr>
    </w:tblStylePr>
    <w:tblStylePr w:type="band1Vert">
      <w:tblPr/>
      <w:tcPr>
        <w:shd w:val="clear" w:color="auto" w:fill="FEE3C0" w:themeFill="accent1" w:themeFillTint="3F"/>
      </w:tcPr>
    </w:tblStylePr>
    <w:tblStylePr w:type="band1Horz">
      <w:tblPr/>
      <w:tcPr>
        <w:shd w:val="clear" w:color="auto" w:fill="FEE3C0" w:themeFill="accent1" w:themeFillTint="3F"/>
      </w:tcPr>
    </w:tblStylePr>
  </w:style>
  <w:style w:type="table" w:styleId="Listamedia1-nfasis2">
    <w:name w:val="Medium List 1 Accent 2"/>
    <w:basedOn w:val="Tablanormal"/>
    <w:uiPriority w:val="65"/>
    <w:rsid w:val="00384247"/>
    <w:pPr>
      <w:spacing w:after="0" w:line="240" w:lineRule="auto"/>
    </w:pPr>
    <w:rPr>
      <w:color w:val="000000" w:themeColor="text1"/>
      <w:lang w:val="en-US" w:eastAsia="en-US"/>
    </w:rPr>
    <w:tblPr>
      <w:tblStyleRowBandSize w:val="1"/>
      <w:tblStyleColBandSize w:val="1"/>
      <w:tblBorders>
        <w:top w:val="single" w:sz="8" w:space="0" w:color="676767" w:themeColor="accent2"/>
        <w:bottom w:val="single" w:sz="8" w:space="0" w:color="676767" w:themeColor="accent2"/>
      </w:tblBorders>
    </w:tblPr>
    <w:tblStylePr w:type="firstRow">
      <w:rPr>
        <w:rFonts w:asciiTheme="majorHAnsi" w:eastAsiaTheme="majorEastAsia" w:hAnsiTheme="majorHAnsi" w:cstheme="majorBidi"/>
      </w:rPr>
      <w:tblPr/>
      <w:tcPr>
        <w:tcBorders>
          <w:top w:val="nil"/>
          <w:bottom w:val="single" w:sz="8" w:space="0" w:color="676767" w:themeColor="accent2"/>
        </w:tcBorders>
      </w:tcPr>
    </w:tblStylePr>
    <w:tblStylePr w:type="lastRow">
      <w:rPr>
        <w:b/>
        <w:bCs/>
        <w:color w:val="4E3B30" w:themeColor="text2"/>
      </w:rPr>
      <w:tblPr/>
      <w:tcPr>
        <w:tcBorders>
          <w:top w:val="single" w:sz="8" w:space="0" w:color="676767" w:themeColor="accent2"/>
          <w:bottom w:val="single" w:sz="8" w:space="0" w:color="676767" w:themeColor="accent2"/>
        </w:tcBorders>
      </w:tcPr>
    </w:tblStylePr>
    <w:tblStylePr w:type="firstCol">
      <w:rPr>
        <w:b/>
        <w:bCs/>
      </w:rPr>
    </w:tblStylePr>
    <w:tblStylePr w:type="lastCol">
      <w:rPr>
        <w:b/>
        <w:bCs/>
      </w:rPr>
      <w:tblPr/>
      <w:tcPr>
        <w:tcBorders>
          <w:top w:val="single" w:sz="8" w:space="0" w:color="676767" w:themeColor="accent2"/>
          <w:bottom w:val="single" w:sz="8" w:space="0" w:color="676767" w:themeColor="accent2"/>
        </w:tcBorders>
      </w:tcPr>
    </w:tblStylePr>
    <w:tblStylePr w:type="band1Vert">
      <w:tblPr/>
      <w:tcPr>
        <w:shd w:val="clear" w:color="auto" w:fill="D9D9D9" w:themeFill="accent2" w:themeFillTint="3F"/>
      </w:tcPr>
    </w:tblStylePr>
    <w:tblStylePr w:type="band1Horz">
      <w:tblPr/>
      <w:tcPr>
        <w:shd w:val="clear" w:color="auto" w:fill="D9D9D9" w:themeFill="accent2" w:themeFillTint="3F"/>
      </w:tcPr>
    </w:tblStylePr>
  </w:style>
  <w:style w:type="table" w:styleId="Listamedia1-nfasis3">
    <w:name w:val="Medium List 1 Accent 3"/>
    <w:basedOn w:val="Tablanormal"/>
    <w:uiPriority w:val="65"/>
    <w:rsid w:val="00384247"/>
    <w:pPr>
      <w:spacing w:after="0" w:line="240" w:lineRule="auto"/>
    </w:pPr>
    <w:rPr>
      <w:color w:val="000000" w:themeColor="text1"/>
      <w:lang w:val="en-US" w:eastAsia="en-US"/>
    </w:rPr>
    <w:tblPr>
      <w:tblStyleRowBandSize w:val="1"/>
      <w:tblStyleColBandSize w:val="1"/>
      <w:tblBorders>
        <w:top w:val="single" w:sz="8" w:space="0" w:color="FEAB3C" w:themeColor="accent3"/>
        <w:bottom w:val="single" w:sz="8" w:space="0" w:color="FEAB3C" w:themeColor="accent3"/>
      </w:tblBorders>
    </w:tblPr>
    <w:tblStylePr w:type="firstRow">
      <w:rPr>
        <w:rFonts w:asciiTheme="majorHAnsi" w:eastAsiaTheme="majorEastAsia" w:hAnsiTheme="majorHAnsi" w:cstheme="majorBidi"/>
      </w:rPr>
      <w:tblPr/>
      <w:tcPr>
        <w:tcBorders>
          <w:top w:val="nil"/>
          <w:bottom w:val="single" w:sz="8" w:space="0" w:color="FEAB3C" w:themeColor="accent3"/>
        </w:tcBorders>
      </w:tcPr>
    </w:tblStylePr>
    <w:tblStylePr w:type="lastRow">
      <w:rPr>
        <w:b/>
        <w:bCs/>
        <w:color w:val="4E3B30" w:themeColor="text2"/>
      </w:rPr>
      <w:tblPr/>
      <w:tcPr>
        <w:tcBorders>
          <w:top w:val="single" w:sz="8" w:space="0" w:color="FEAB3C" w:themeColor="accent3"/>
          <w:bottom w:val="single" w:sz="8" w:space="0" w:color="FEAB3C" w:themeColor="accent3"/>
        </w:tcBorders>
      </w:tcPr>
    </w:tblStylePr>
    <w:tblStylePr w:type="firstCol">
      <w:rPr>
        <w:b/>
        <w:bCs/>
      </w:rPr>
    </w:tblStylePr>
    <w:tblStylePr w:type="lastCol">
      <w:rPr>
        <w:b/>
        <w:bCs/>
      </w:rPr>
      <w:tblPr/>
      <w:tcPr>
        <w:tcBorders>
          <w:top w:val="single" w:sz="8" w:space="0" w:color="FEAB3C" w:themeColor="accent3"/>
          <w:bottom w:val="single" w:sz="8" w:space="0" w:color="FEAB3C" w:themeColor="accent3"/>
        </w:tcBorders>
      </w:tcPr>
    </w:tblStylePr>
    <w:tblStylePr w:type="band1Vert">
      <w:tblPr/>
      <w:tcPr>
        <w:shd w:val="clear" w:color="auto" w:fill="FEE9CE" w:themeFill="accent3" w:themeFillTint="3F"/>
      </w:tcPr>
    </w:tblStylePr>
    <w:tblStylePr w:type="band1Horz">
      <w:tblPr/>
      <w:tcPr>
        <w:shd w:val="clear" w:color="auto" w:fill="FEE9CE" w:themeFill="accent3" w:themeFillTint="3F"/>
      </w:tcPr>
    </w:tblStylePr>
  </w:style>
  <w:style w:type="table" w:styleId="Listamedia1-nfasis4">
    <w:name w:val="Medium List 1 Accent 4"/>
    <w:basedOn w:val="Tablanormal"/>
    <w:uiPriority w:val="65"/>
    <w:rsid w:val="00384247"/>
    <w:pPr>
      <w:spacing w:after="0" w:line="240" w:lineRule="auto"/>
    </w:pPr>
    <w:rPr>
      <w:color w:val="000000" w:themeColor="text1"/>
      <w:lang w:val="en-US" w:eastAsia="en-US"/>
    </w:rPr>
    <w:tblPr>
      <w:tblStyleRowBandSize w:val="1"/>
      <w:tblStyleColBandSize w:val="1"/>
      <w:tblBorders>
        <w:top w:val="single" w:sz="8" w:space="0" w:color="969696" w:themeColor="accent4"/>
        <w:bottom w:val="single" w:sz="8" w:space="0" w:color="969696" w:themeColor="accent4"/>
      </w:tblBorders>
    </w:tblPr>
    <w:tblStylePr w:type="firstRow">
      <w:rPr>
        <w:rFonts w:asciiTheme="majorHAnsi" w:eastAsiaTheme="majorEastAsia" w:hAnsiTheme="majorHAnsi" w:cstheme="majorBidi"/>
      </w:rPr>
      <w:tblPr/>
      <w:tcPr>
        <w:tcBorders>
          <w:top w:val="nil"/>
          <w:bottom w:val="single" w:sz="8" w:space="0" w:color="969696" w:themeColor="accent4"/>
        </w:tcBorders>
      </w:tcPr>
    </w:tblStylePr>
    <w:tblStylePr w:type="lastRow">
      <w:rPr>
        <w:b/>
        <w:bCs/>
        <w:color w:val="4E3B30" w:themeColor="text2"/>
      </w:rPr>
      <w:tblPr/>
      <w:tcPr>
        <w:tcBorders>
          <w:top w:val="single" w:sz="8" w:space="0" w:color="969696" w:themeColor="accent4"/>
          <w:bottom w:val="single" w:sz="8" w:space="0" w:color="969696" w:themeColor="accent4"/>
        </w:tcBorders>
      </w:tcPr>
    </w:tblStylePr>
    <w:tblStylePr w:type="firstCol">
      <w:rPr>
        <w:b/>
        <w:bCs/>
      </w:rPr>
    </w:tblStylePr>
    <w:tblStylePr w:type="lastCol">
      <w:rPr>
        <w:b/>
        <w:bCs/>
      </w:rPr>
      <w:tblPr/>
      <w:tcPr>
        <w:tcBorders>
          <w:top w:val="single" w:sz="8" w:space="0" w:color="969696" w:themeColor="accent4"/>
          <w:bottom w:val="single" w:sz="8" w:space="0" w:color="969696" w:themeColor="accent4"/>
        </w:tcBorders>
      </w:tcPr>
    </w:tblStylePr>
    <w:tblStylePr w:type="band1Vert">
      <w:tblPr/>
      <w:tcPr>
        <w:shd w:val="clear" w:color="auto" w:fill="E5E5E5" w:themeFill="accent4" w:themeFillTint="3F"/>
      </w:tcPr>
    </w:tblStylePr>
    <w:tblStylePr w:type="band1Horz">
      <w:tblPr/>
      <w:tcPr>
        <w:shd w:val="clear" w:color="auto" w:fill="E5E5E5" w:themeFill="accent4" w:themeFillTint="3F"/>
      </w:tcPr>
    </w:tblStylePr>
  </w:style>
  <w:style w:type="table" w:styleId="Listamedia1-nfasis5">
    <w:name w:val="Medium List 1 Accent 5"/>
    <w:basedOn w:val="Tablanormal"/>
    <w:uiPriority w:val="65"/>
    <w:rsid w:val="00384247"/>
    <w:pPr>
      <w:spacing w:after="0" w:line="240" w:lineRule="auto"/>
    </w:pPr>
    <w:rPr>
      <w:color w:val="000000" w:themeColor="text1"/>
      <w:lang w:val="en-US" w:eastAsia="en-US"/>
    </w:rPr>
    <w:tblPr>
      <w:tblStyleRowBandSize w:val="1"/>
      <w:tblStyleColBandSize w:val="1"/>
      <w:tblBorders>
        <w:top w:val="single" w:sz="8" w:space="0" w:color="A19574" w:themeColor="accent5"/>
        <w:bottom w:val="single" w:sz="8" w:space="0" w:color="A19574" w:themeColor="accent5"/>
      </w:tblBorders>
    </w:tblPr>
    <w:tblStylePr w:type="firstRow">
      <w:rPr>
        <w:rFonts w:asciiTheme="majorHAnsi" w:eastAsiaTheme="majorEastAsia" w:hAnsiTheme="majorHAnsi" w:cstheme="majorBidi"/>
      </w:rPr>
      <w:tblPr/>
      <w:tcPr>
        <w:tcBorders>
          <w:top w:val="nil"/>
          <w:bottom w:val="single" w:sz="8" w:space="0" w:color="A19574" w:themeColor="accent5"/>
        </w:tcBorders>
      </w:tcPr>
    </w:tblStylePr>
    <w:tblStylePr w:type="lastRow">
      <w:rPr>
        <w:b/>
        <w:bCs/>
        <w:color w:val="4E3B30" w:themeColor="text2"/>
      </w:rPr>
      <w:tblPr/>
      <w:tcPr>
        <w:tcBorders>
          <w:top w:val="single" w:sz="8" w:space="0" w:color="A19574" w:themeColor="accent5"/>
          <w:bottom w:val="single" w:sz="8" w:space="0" w:color="A19574" w:themeColor="accent5"/>
        </w:tcBorders>
      </w:tcPr>
    </w:tblStylePr>
    <w:tblStylePr w:type="firstCol">
      <w:rPr>
        <w:b/>
        <w:bCs/>
      </w:rPr>
    </w:tblStylePr>
    <w:tblStylePr w:type="lastCol">
      <w:rPr>
        <w:b/>
        <w:bCs/>
      </w:rPr>
      <w:tblPr/>
      <w:tcPr>
        <w:tcBorders>
          <w:top w:val="single" w:sz="8" w:space="0" w:color="A19574" w:themeColor="accent5"/>
          <w:bottom w:val="single" w:sz="8" w:space="0" w:color="A19574" w:themeColor="accent5"/>
        </w:tcBorders>
      </w:tcPr>
    </w:tblStylePr>
    <w:tblStylePr w:type="band1Vert">
      <w:tblPr/>
      <w:tcPr>
        <w:shd w:val="clear" w:color="auto" w:fill="E7E4DC" w:themeFill="accent5" w:themeFillTint="3F"/>
      </w:tcPr>
    </w:tblStylePr>
    <w:tblStylePr w:type="band1Horz">
      <w:tblPr/>
      <w:tcPr>
        <w:shd w:val="clear" w:color="auto" w:fill="E7E4DC" w:themeFill="accent5" w:themeFillTint="3F"/>
      </w:tcPr>
    </w:tblStylePr>
  </w:style>
  <w:style w:type="table" w:styleId="Listamedia1-nfasis6">
    <w:name w:val="Medium List 1 Accent 6"/>
    <w:basedOn w:val="Tablanormal"/>
    <w:uiPriority w:val="65"/>
    <w:rsid w:val="00384247"/>
    <w:pPr>
      <w:spacing w:after="0" w:line="240" w:lineRule="auto"/>
    </w:pPr>
    <w:rPr>
      <w:color w:val="000000" w:themeColor="text1"/>
      <w:lang w:val="en-US" w:eastAsia="en-US"/>
    </w:rPr>
    <w:tblPr>
      <w:tblStyleRowBandSize w:val="1"/>
      <w:tblStyleColBandSize w:val="1"/>
      <w:tblBorders>
        <w:top w:val="single" w:sz="8" w:space="0" w:color="C17529" w:themeColor="accent6"/>
        <w:bottom w:val="single" w:sz="8" w:space="0" w:color="C17529" w:themeColor="accent6"/>
      </w:tblBorders>
    </w:tblPr>
    <w:tblStylePr w:type="firstRow">
      <w:rPr>
        <w:rFonts w:asciiTheme="majorHAnsi" w:eastAsiaTheme="majorEastAsia" w:hAnsiTheme="majorHAnsi" w:cstheme="majorBidi"/>
      </w:rPr>
      <w:tblPr/>
      <w:tcPr>
        <w:tcBorders>
          <w:top w:val="nil"/>
          <w:bottom w:val="single" w:sz="8" w:space="0" w:color="C17529" w:themeColor="accent6"/>
        </w:tcBorders>
      </w:tcPr>
    </w:tblStylePr>
    <w:tblStylePr w:type="lastRow">
      <w:rPr>
        <w:b/>
        <w:bCs/>
        <w:color w:val="4E3B30" w:themeColor="text2"/>
      </w:rPr>
      <w:tblPr/>
      <w:tcPr>
        <w:tcBorders>
          <w:top w:val="single" w:sz="8" w:space="0" w:color="C17529" w:themeColor="accent6"/>
          <w:bottom w:val="single" w:sz="8" w:space="0" w:color="C17529" w:themeColor="accent6"/>
        </w:tcBorders>
      </w:tcPr>
    </w:tblStylePr>
    <w:tblStylePr w:type="firstCol">
      <w:rPr>
        <w:b/>
        <w:bCs/>
      </w:rPr>
    </w:tblStylePr>
    <w:tblStylePr w:type="lastCol">
      <w:rPr>
        <w:b/>
        <w:bCs/>
      </w:rPr>
      <w:tblPr/>
      <w:tcPr>
        <w:tcBorders>
          <w:top w:val="single" w:sz="8" w:space="0" w:color="C17529" w:themeColor="accent6"/>
          <w:bottom w:val="single" w:sz="8" w:space="0" w:color="C17529" w:themeColor="accent6"/>
        </w:tcBorders>
      </w:tcPr>
    </w:tblStylePr>
    <w:tblStylePr w:type="band1Vert">
      <w:tblPr/>
      <w:tcPr>
        <w:shd w:val="clear" w:color="auto" w:fill="F3DCC6" w:themeFill="accent6" w:themeFillTint="3F"/>
      </w:tcPr>
    </w:tblStylePr>
    <w:tblStylePr w:type="band1Horz">
      <w:tblPr/>
      <w:tcPr>
        <w:shd w:val="clear" w:color="auto" w:fill="F3DCC6" w:themeFill="accent6" w:themeFillTint="3F"/>
      </w:tcPr>
    </w:tblStylePr>
  </w:style>
  <w:style w:type="table" w:styleId="Listamedia2">
    <w:name w:val="Medium List 2"/>
    <w:basedOn w:val="Tablanormal"/>
    <w:uiPriority w:val="66"/>
    <w:rsid w:val="00384247"/>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384247"/>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FE8F01" w:themeColor="accent1"/>
        <w:left w:val="single" w:sz="8" w:space="0" w:color="FE8F01" w:themeColor="accent1"/>
        <w:bottom w:val="single" w:sz="8" w:space="0" w:color="FE8F01" w:themeColor="accent1"/>
        <w:right w:val="single" w:sz="8" w:space="0" w:color="FE8F01" w:themeColor="accent1"/>
      </w:tblBorders>
    </w:tblPr>
    <w:tblStylePr w:type="firstRow">
      <w:rPr>
        <w:sz w:val="24"/>
        <w:szCs w:val="24"/>
      </w:rPr>
      <w:tblPr/>
      <w:tcPr>
        <w:tcBorders>
          <w:top w:val="nil"/>
          <w:left w:val="nil"/>
          <w:bottom w:val="single" w:sz="24" w:space="0" w:color="FE8F01" w:themeColor="accent1"/>
          <w:right w:val="nil"/>
          <w:insideH w:val="nil"/>
          <w:insideV w:val="nil"/>
        </w:tcBorders>
        <w:shd w:val="clear" w:color="auto" w:fill="FFFFFF" w:themeFill="background1"/>
      </w:tcPr>
    </w:tblStylePr>
    <w:tblStylePr w:type="lastRow">
      <w:tblPr/>
      <w:tcPr>
        <w:tcBorders>
          <w:top w:val="single" w:sz="8" w:space="0" w:color="FE8F01"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E8F01" w:themeColor="accent1"/>
          <w:insideH w:val="nil"/>
          <w:insideV w:val="nil"/>
        </w:tcBorders>
        <w:shd w:val="clear" w:color="auto" w:fill="FFFFFF" w:themeFill="background1"/>
      </w:tcPr>
    </w:tblStylePr>
    <w:tblStylePr w:type="lastCol">
      <w:tblPr/>
      <w:tcPr>
        <w:tcBorders>
          <w:top w:val="nil"/>
          <w:left w:val="single" w:sz="8" w:space="0" w:color="FE8F01"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3C0" w:themeFill="accent1" w:themeFillTint="3F"/>
      </w:tcPr>
    </w:tblStylePr>
    <w:tblStylePr w:type="band1Horz">
      <w:tblPr/>
      <w:tcPr>
        <w:tcBorders>
          <w:top w:val="nil"/>
          <w:bottom w:val="nil"/>
          <w:insideH w:val="nil"/>
          <w:insideV w:val="nil"/>
        </w:tcBorders>
        <w:shd w:val="clear" w:color="auto" w:fill="FEE3C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384247"/>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676767" w:themeColor="accent2"/>
        <w:left w:val="single" w:sz="8" w:space="0" w:color="676767" w:themeColor="accent2"/>
        <w:bottom w:val="single" w:sz="8" w:space="0" w:color="676767" w:themeColor="accent2"/>
        <w:right w:val="single" w:sz="8" w:space="0" w:color="676767" w:themeColor="accent2"/>
      </w:tblBorders>
    </w:tblPr>
    <w:tblStylePr w:type="firstRow">
      <w:rPr>
        <w:sz w:val="24"/>
        <w:szCs w:val="24"/>
      </w:rPr>
      <w:tblPr/>
      <w:tcPr>
        <w:tcBorders>
          <w:top w:val="nil"/>
          <w:left w:val="nil"/>
          <w:bottom w:val="single" w:sz="24" w:space="0" w:color="676767" w:themeColor="accent2"/>
          <w:right w:val="nil"/>
          <w:insideH w:val="nil"/>
          <w:insideV w:val="nil"/>
        </w:tcBorders>
        <w:shd w:val="clear" w:color="auto" w:fill="FFFFFF" w:themeFill="background1"/>
      </w:tcPr>
    </w:tblStylePr>
    <w:tblStylePr w:type="lastRow">
      <w:tblPr/>
      <w:tcPr>
        <w:tcBorders>
          <w:top w:val="single" w:sz="8" w:space="0" w:color="676767"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76767" w:themeColor="accent2"/>
          <w:insideH w:val="nil"/>
          <w:insideV w:val="nil"/>
        </w:tcBorders>
        <w:shd w:val="clear" w:color="auto" w:fill="FFFFFF" w:themeFill="background1"/>
      </w:tcPr>
    </w:tblStylePr>
    <w:tblStylePr w:type="lastCol">
      <w:tblPr/>
      <w:tcPr>
        <w:tcBorders>
          <w:top w:val="nil"/>
          <w:left w:val="single" w:sz="8" w:space="0" w:color="676767"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9D9D9" w:themeFill="accent2" w:themeFillTint="3F"/>
      </w:tcPr>
    </w:tblStylePr>
    <w:tblStylePr w:type="band1Horz">
      <w:tblPr/>
      <w:tcPr>
        <w:tcBorders>
          <w:top w:val="nil"/>
          <w:bottom w:val="nil"/>
          <w:insideH w:val="nil"/>
          <w:insideV w:val="nil"/>
        </w:tcBorders>
        <w:shd w:val="clear" w:color="auto" w:fill="D9D9D9"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384247"/>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FEAB3C" w:themeColor="accent3"/>
        <w:left w:val="single" w:sz="8" w:space="0" w:color="FEAB3C" w:themeColor="accent3"/>
        <w:bottom w:val="single" w:sz="8" w:space="0" w:color="FEAB3C" w:themeColor="accent3"/>
        <w:right w:val="single" w:sz="8" w:space="0" w:color="FEAB3C" w:themeColor="accent3"/>
      </w:tblBorders>
    </w:tblPr>
    <w:tblStylePr w:type="firstRow">
      <w:rPr>
        <w:sz w:val="24"/>
        <w:szCs w:val="24"/>
      </w:rPr>
      <w:tblPr/>
      <w:tcPr>
        <w:tcBorders>
          <w:top w:val="nil"/>
          <w:left w:val="nil"/>
          <w:bottom w:val="single" w:sz="24" w:space="0" w:color="FEAB3C" w:themeColor="accent3"/>
          <w:right w:val="nil"/>
          <w:insideH w:val="nil"/>
          <w:insideV w:val="nil"/>
        </w:tcBorders>
        <w:shd w:val="clear" w:color="auto" w:fill="FFFFFF" w:themeFill="background1"/>
      </w:tcPr>
    </w:tblStylePr>
    <w:tblStylePr w:type="lastRow">
      <w:tblPr/>
      <w:tcPr>
        <w:tcBorders>
          <w:top w:val="single" w:sz="8" w:space="0" w:color="FEAB3C"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EAB3C" w:themeColor="accent3"/>
          <w:insideH w:val="nil"/>
          <w:insideV w:val="nil"/>
        </w:tcBorders>
        <w:shd w:val="clear" w:color="auto" w:fill="FFFFFF" w:themeFill="background1"/>
      </w:tcPr>
    </w:tblStylePr>
    <w:tblStylePr w:type="lastCol">
      <w:tblPr/>
      <w:tcPr>
        <w:tcBorders>
          <w:top w:val="nil"/>
          <w:left w:val="single" w:sz="8" w:space="0" w:color="FEAB3C"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9CE" w:themeFill="accent3" w:themeFillTint="3F"/>
      </w:tcPr>
    </w:tblStylePr>
    <w:tblStylePr w:type="band1Horz">
      <w:tblPr/>
      <w:tcPr>
        <w:tcBorders>
          <w:top w:val="nil"/>
          <w:bottom w:val="nil"/>
          <w:insideH w:val="nil"/>
          <w:insideV w:val="nil"/>
        </w:tcBorders>
        <w:shd w:val="clear" w:color="auto" w:fill="FEE9CE"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384247"/>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969696" w:themeColor="accent4"/>
        <w:left w:val="single" w:sz="8" w:space="0" w:color="969696" w:themeColor="accent4"/>
        <w:bottom w:val="single" w:sz="8" w:space="0" w:color="969696" w:themeColor="accent4"/>
        <w:right w:val="single" w:sz="8" w:space="0" w:color="969696" w:themeColor="accent4"/>
      </w:tblBorders>
    </w:tblPr>
    <w:tblStylePr w:type="firstRow">
      <w:rPr>
        <w:sz w:val="24"/>
        <w:szCs w:val="24"/>
      </w:rPr>
      <w:tblPr/>
      <w:tcPr>
        <w:tcBorders>
          <w:top w:val="nil"/>
          <w:left w:val="nil"/>
          <w:bottom w:val="single" w:sz="24" w:space="0" w:color="969696" w:themeColor="accent4"/>
          <w:right w:val="nil"/>
          <w:insideH w:val="nil"/>
          <w:insideV w:val="nil"/>
        </w:tcBorders>
        <w:shd w:val="clear" w:color="auto" w:fill="FFFFFF" w:themeFill="background1"/>
      </w:tcPr>
    </w:tblStylePr>
    <w:tblStylePr w:type="lastRow">
      <w:tblPr/>
      <w:tcPr>
        <w:tcBorders>
          <w:top w:val="single" w:sz="8" w:space="0" w:color="969696"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4"/>
          <w:insideH w:val="nil"/>
          <w:insideV w:val="nil"/>
        </w:tcBorders>
        <w:shd w:val="clear" w:color="auto" w:fill="FFFFFF" w:themeFill="background1"/>
      </w:tcPr>
    </w:tblStylePr>
    <w:tblStylePr w:type="lastCol">
      <w:tblPr/>
      <w:tcPr>
        <w:tcBorders>
          <w:top w:val="nil"/>
          <w:left w:val="single" w:sz="8" w:space="0" w:color="969696"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4" w:themeFillTint="3F"/>
      </w:tcPr>
    </w:tblStylePr>
    <w:tblStylePr w:type="band1Horz">
      <w:tblPr/>
      <w:tcPr>
        <w:tcBorders>
          <w:top w:val="nil"/>
          <w:bottom w:val="nil"/>
          <w:insideH w:val="nil"/>
          <w:insideV w:val="nil"/>
        </w:tcBorders>
        <w:shd w:val="clear" w:color="auto" w:fill="E5E5E5"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384247"/>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A19574" w:themeColor="accent5"/>
        <w:left w:val="single" w:sz="8" w:space="0" w:color="A19574" w:themeColor="accent5"/>
        <w:bottom w:val="single" w:sz="8" w:space="0" w:color="A19574" w:themeColor="accent5"/>
        <w:right w:val="single" w:sz="8" w:space="0" w:color="A19574" w:themeColor="accent5"/>
      </w:tblBorders>
    </w:tblPr>
    <w:tblStylePr w:type="firstRow">
      <w:rPr>
        <w:sz w:val="24"/>
        <w:szCs w:val="24"/>
      </w:rPr>
      <w:tblPr/>
      <w:tcPr>
        <w:tcBorders>
          <w:top w:val="nil"/>
          <w:left w:val="nil"/>
          <w:bottom w:val="single" w:sz="24" w:space="0" w:color="A19574" w:themeColor="accent5"/>
          <w:right w:val="nil"/>
          <w:insideH w:val="nil"/>
          <w:insideV w:val="nil"/>
        </w:tcBorders>
        <w:shd w:val="clear" w:color="auto" w:fill="FFFFFF" w:themeFill="background1"/>
      </w:tcPr>
    </w:tblStylePr>
    <w:tblStylePr w:type="lastRow">
      <w:tblPr/>
      <w:tcPr>
        <w:tcBorders>
          <w:top w:val="single" w:sz="8" w:space="0" w:color="A1957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19574" w:themeColor="accent5"/>
          <w:insideH w:val="nil"/>
          <w:insideV w:val="nil"/>
        </w:tcBorders>
        <w:shd w:val="clear" w:color="auto" w:fill="FFFFFF" w:themeFill="background1"/>
      </w:tcPr>
    </w:tblStylePr>
    <w:tblStylePr w:type="lastCol">
      <w:tblPr/>
      <w:tcPr>
        <w:tcBorders>
          <w:top w:val="nil"/>
          <w:left w:val="single" w:sz="8" w:space="0" w:color="A1957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E4DC" w:themeFill="accent5" w:themeFillTint="3F"/>
      </w:tcPr>
    </w:tblStylePr>
    <w:tblStylePr w:type="band1Horz">
      <w:tblPr/>
      <w:tcPr>
        <w:tcBorders>
          <w:top w:val="nil"/>
          <w:bottom w:val="nil"/>
          <w:insideH w:val="nil"/>
          <w:insideV w:val="nil"/>
        </w:tcBorders>
        <w:shd w:val="clear" w:color="auto" w:fill="E7E4DC"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384247"/>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C17529" w:themeColor="accent6"/>
        <w:left w:val="single" w:sz="8" w:space="0" w:color="C17529" w:themeColor="accent6"/>
        <w:bottom w:val="single" w:sz="8" w:space="0" w:color="C17529" w:themeColor="accent6"/>
        <w:right w:val="single" w:sz="8" w:space="0" w:color="C17529" w:themeColor="accent6"/>
      </w:tblBorders>
    </w:tblPr>
    <w:tblStylePr w:type="firstRow">
      <w:rPr>
        <w:sz w:val="24"/>
        <w:szCs w:val="24"/>
      </w:rPr>
      <w:tblPr/>
      <w:tcPr>
        <w:tcBorders>
          <w:top w:val="nil"/>
          <w:left w:val="nil"/>
          <w:bottom w:val="single" w:sz="24" w:space="0" w:color="C17529" w:themeColor="accent6"/>
          <w:right w:val="nil"/>
          <w:insideH w:val="nil"/>
          <w:insideV w:val="nil"/>
        </w:tcBorders>
        <w:shd w:val="clear" w:color="auto" w:fill="FFFFFF" w:themeFill="background1"/>
      </w:tcPr>
    </w:tblStylePr>
    <w:tblStylePr w:type="lastRow">
      <w:tblPr/>
      <w:tcPr>
        <w:tcBorders>
          <w:top w:val="single" w:sz="8" w:space="0" w:color="C17529"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17529" w:themeColor="accent6"/>
          <w:insideH w:val="nil"/>
          <w:insideV w:val="nil"/>
        </w:tcBorders>
        <w:shd w:val="clear" w:color="auto" w:fill="FFFFFF" w:themeFill="background1"/>
      </w:tcPr>
    </w:tblStylePr>
    <w:tblStylePr w:type="lastCol">
      <w:tblPr/>
      <w:tcPr>
        <w:tcBorders>
          <w:top w:val="nil"/>
          <w:left w:val="single" w:sz="8" w:space="0" w:color="C17529"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3DCC6" w:themeFill="accent6" w:themeFillTint="3F"/>
      </w:tcPr>
    </w:tblStylePr>
    <w:tblStylePr w:type="band1Horz">
      <w:tblPr/>
      <w:tcPr>
        <w:tcBorders>
          <w:top w:val="nil"/>
          <w:bottom w:val="nil"/>
          <w:insideH w:val="nil"/>
          <w:insideV w:val="nil"/>
        </w:tcBorders>
        <w:shd w:val="clear" w:color="auto" w:fill="F3DCC6"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384247"/>
    <w:pPr>
      <w:spacing w:after="0" w:line="240" w:lineRule="auto"/>
    </w:pPr>
    <w:rPr>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384247"/>
    <w:pPr>
      <w:spacing w:after="0" w:line="240" w:lineRule="auto"/>
    </w:pPr>
    <w:rPr>
      <w:lang w:val="en-US" w:eastAsia="en-US"/>
    </w:rPr>
    <w:tblPr>
      <w:tblStyleRowBandSize w:val="1"/>
      <w:tblStyleColBandSize w:val="1"/>
      <w:tblBorders>
        <w:top w:val="single" w:sz="8" w:space="0" w:color="FEAB40" w:themeColor="accent1" w:themeTint="BF"/>
        <w:left w:val="single" w:sz="8" w:space="0" w:color="FEAB40" w:themeColor="accent1" w:themeTint="BF"/>
        <w:bottom w:val="single" w:sz="8" w:space="0" w:color="FEAB40" w:themeColor="accent1" w:themeTint="BF"/>
        <w:right w:val="single" w:sz="8" w:space="0" w:color="FEAB40" w:themeColor="accent1" w:themeTint="BF"/>
        <w:insideH w:val="single" w:sz="8" w:space="0" w:color="FEAB40" w:themeColor="accent1" w:themeTint="BF"/>
        <w:insideV w:val="single" w:sz="8" w:space="0" w:color="FEAB40" w:themeColor="accent1" w:themeTint="BF"/>
      </w:tblBorders>
    </w:tblPr>
    <w:tcPr>
      <w:shd w:val="clear" w:color="auto" w:fill="FEE3C0" w:themeFill="accent1" w:themeFillTint="3F"/>
    </w:tcPr>
    <w:tblStylePr w:type="firstRow">
      <w:rPr>
        <w:b/>
        <w:bCs/>
      </w:rPr>
    </w:tblStylePr>
    <w:tblStylePr w:type="lastRow">
      <w:rPr>
        <w:b/>
        <w:bCs/>
      </w:rPr>
      <w:tblPr/>
      <w:tcPr>
        <w:tcBorders>
          <w:top w:val="single" w:sz="18" w:space="0" w:color="FEAB40" w:themeColor="accent1" w:themeTint="BF"/>
        </w:tcBorders>
      </w:tcPr>
    </w:tblStylePr>
    <w:tblStylePr w:type="firstCol">
      <w:rPr>
        <w:b/>
        <w:bCs/>
      </w:rPr>
    </w:tblStylePr>
    <w:tblStylePr w:type="lastCol">
      <w:rPr>
        <w:b/>
        <w:bCs/>
      </w:rPr>
    </w:tblStylePr>
    <w:tblStylePr w:type="band1Vert">
      <w:tblPr/>
      <w:tcPr>
        <w:shd w:val="clear" w:color="auto" w:fill="FEC780" w:themeFill="accent1" w:themeFillTint="7F"/>
      </w:tcPr>
    </w:tblStylePr>
    <w:tblStylePr w:type="band1Horz">
      <w:tblPr/>
      <w:tcPr>
        <w:shd w:val="clear" w:color="auto" w:fill="FEC780" w:themeFill="accent1" w:themeFillTint="7F"/>
      </w:tcPr>
    </w:tblStylePr>
  </w:style>
  <w:style w:type="table" w:styleId="Cuadrculamedia1-nfasis2">
    <w:name w:val="Medium Grid 1 Accent 2"/>
    <w:basedOn w:val="Tablanormal"/>
    <w:uiPriority w:val="67"/>
    <w:rsid w:val="00384247"/>
    <w:pPr>
      <w:spacing w:after="0" w:line="240" w:lineRule="auto"/>
    </w:pPr>
    <w:rPr>
      <w:lang w:val="en-US" w:eastAsia="en-US"/>
    </w:rPr>
    <w:tblPr>
      <w:tblStyleRowBandSize w:val="1"/>
      <w:tblStyleColBandSize w:val="1"/>
      <w:tblBorders>
        <w:top w:val="single" w:sz="8" w:space="0" w:color="8D8D8D" w:themeColor="accent2" w:themeTint="BF"/>
        <w:left w:val="single" w:sz="8" w:space="0" w:color="8D8D8D" w:themeColor="accent2" w:themeTint="BF"/>
        <w:bottom w:val="single" w:sz="8" w:space="0" w:color="8D8D8D" w:themeColor="accent2" w:themeTint="BF"/>
        <w:right w:val="single" w:sz="8" w:space="0" w:color="8D8D8D" w:themeColor="accent2" w:themeTint="BF"/>
        <w:insideH w:val="single" w:sz="8" w:space="0" w:color="8D8D8D" w:themeColor="accent2" w:themeTint="BF"/>
        <w:insideV w:val="single" w:sz="8" w:space="0" w:color="8D8D8D" w:themeColor="accent2" w:themeTint="BF"/>
      </w:tblBorders>
    </w:tblPr>
    <w:tcPr>
      <w:shd w:val="clear" w:color="auto" w:fill="D9D9D9" w:themeFill="accent2" w:themeFillTint="3F"/>
    </w:tcPr>
    <w:tblStylePr w:type="firstRow">
      <w:rPr>
        <w:b/>
        <w:bCs/>
      </w:rPr>
    </w:tblStylePr>
    <w:tblStylePr w:type="lastRow">
      <w:rPr>
        <w:b/>
        <w:bCs/>
      </w:rPr>
      <w:tblPr/>
      <w:tcPr>
        <w:tcBorders>
          <w:top w:val="single" w:sz="18" w:space="0" w:color="8D8D8D" w:themeColor="accent2" w:themeTint="BF"/>
        </w:tcBorders>
      </w:tcPr>
    </w:tblStylePr>
    <w:tblStylePr w:type="firstCol">
      <w:rPr>
        <w:b/>
        <w:bCs/>
      </w:rPr>
    </w:tblStylePr>
    <w:tblStylePr w:type="lastCol">
      <w:rPr>
        <w:b/>
        <w:bCs/>
      </w:rPr>
    </w:tblStylePr>
    <w:tblStylePr w:type="band1Vert">
      <w:tblPr/>
      <w:tcPr>
        <w:shd w:val="clear" w:color="auto" w:fill="B3B3B3" w:themeFill="accent2" w:themeFillTint="7F"/>
      </w:tcPr>
    </w:tblStylePr>
    <w:tblStylePr w:type="band1Horz">
      <w:tblPr/>
      <w:tcPr>
        <w:shd w:val="clear" w:color="auto" w:fill="B3B3B3" w:themeFill="accent2" w:themeFillTint="7F"/>
      </w:tcPr>
    </w:tblStylePr>
  </w:style>
  <w:style w:type="table" w:styleId="Cuadrculamedia1-nfasis3">
    <w:name w:val="Medium Grid 1 Accent 3"/>
    <w:basedOn w:val="Tablanormal"/>
    <w:uiPriority w:val="67"/>
    <w:rsid w:val="00384247"/>
    <w:pPr>
      <w:spacing w:after="0" w:line="240" w:lineRule="auto"/>
    </w:pPr>
    <w:rPr>
      <w:lang w:val="en-US" w:eastAsia="en-US"/>
    </w:rPr>
    <w:tblPr>
      <w:tblStyleRowBandSize w:val="1"/>
      <w:tblStyleColBandSize w:val="1"/>
      <w:tblBorders>
        <w:top w:val="single" w:sz="8" w:space="0" w:color="FEBF6C" w:themeColor="accent3" w:themeTint="BF"/>
        <w:left w:val="single" w:sz="8" w:space="0" w:color="FEBF6C" w:themeColor="accent3" w:themeTint="BF"/>
        <w:bottom w:val="single" w:sz="8" w:space="0" w:color="FEBF6C" w:themeColor="accent3" w:themeTint="BF"/>
        <w:right w:val="single" w:sz="8" w:space="0" w:color="FEBF6C" w:themeColor="accent3" w:themeTint="BF"/>
        <w:insideH w:val="single" w:sz="8" w:space="0" w:color="FEBF6C" w:themeColor="accent3" w:themeTint="BF"/>
        <w:insideV w:val="single" w:sz="8" w:space="0" w:color="FEBF6C" w:themeColor="accent3" w:themeTint="BF"/>
      </w:tblBorders>
    </w:tblPr>
    <w:tcPr>
      <w:shd w:val="clear" w:color="auto" w:fill="FEE9CE" w:themeFill="accent3" w:themeFillTint="3F"/>
    </w:tcPr>
    <w:tblStylePr w:type="firstRow">
      <w:rPr>
        <w:b/>
        <w:bCs/>
      </w:rPr>
    </w:tblStylePr>
    <w:tblStylePr w:type="lastRow">
      <w:rPr>
        <w:b/>
        <w:bCs/>
      </w:rPr>
      <w:tblPr/>
      <w:tcPr>
        <w:tcBorders>
          <w:top w:val="single" w:sz="18" w:space="0" w:color="FEBF6C" w:themeColor="accent3" w:themeTint="BF"/>
        </w:tcBorders>
      </w:tcPr>
    </w:tblStylePr>
    <w:tblStylePr w:type="firstCol">
      <w:rPr>
        <w:b/>
        <w:bCs/>
      </w:rPr>
    </w:tblStylePr>
    <w:tblStylePr w:type="lastCol">
      <w:rPr>
        <w:b/>
        <w:bCs/>
      </w:rPr>
    </w:tblStylePr>
    <w:tblStylePr w:type="band1Vert">
      <w:tblPr/>
      <w:tcPr>
        <w:shd w:val="clear" w:color="auto" w:fill="FED49D" w:themeFill="accent3" w:themeFillTint="7F"/>
      </w:tcPr>
    </w:tblStylePr>
    <w:tblStylePr w:type="band1Horz">
      <w:tblPr/>
      <w:tcPr>
        <w:shd w:val="clear" w:color="auto" w:fill="FED49D" w:themeFill="accent3" w:themeFillTint="7F"/>
      </w:tcPr>
    </w:tblStylePr>
  </w:style>
  <w:style w:type="table" w:styleId="Cuadrculamedia1-nfasis4">
    <w:name w:val="Medium Grid 1 Accent 4"/>
    <w:basedOn w:val="Tablanormal"/>
    <w:uiPriority w:val="67"/>
    <w:rsid w:val="00384247"/>
    <w:pPr>
      <w:spacing w:after="0" w:line="240" w:lineRule="auto"/>
    </w:pPr>
    <w:rPr>
      <w:lang w:val="en-US" w:eastAsia="en-US"/>
    </w:rPr>
    <w:tblPr>
      <w:tblStyleRowBandSize w:val="1"/>
      <w:tblStyleColBandSize w:val="1"/>
      <w:tblBorders>
        <w:top w:val="single" w:sz="8" w:space="0" w:color="B0B0B0" w:themeColor="accent4" w:themeTint="BF"/>
        <w:left w:val="single" w:sz="8" w:space="0" w:color="B0B0B0" w:themeColor="accent4" w:themeTint="BF"/>
        <w:bottom w:val="single" w:sz="8" w:space="0" w:color="B0B0B0" w:themeColor="accent4" w:themeTint="BF"/>
        <w:right w:val="single" w:sz="8" w:space="0" w:color="B0B0B0" w:themeColor="accent4" w:themeTint="BF"/>
        <w:insideH w:val="single" w:sz="8" w:space="0" w:color="B0B0B0" w:themeColor="accent4" w:themeTint="BF"/>
        <w:insideV w:val="single" w:sz="8" w:space="0" w:color="B0B0B0" w:themeColor="accent4" w:themeTint="BF"/>
      </w:tblBorders>
    </w:tblPr>
    <w:tcPr>
      <w:shd w:val="clear" w:color="auto" w:fill="E5E5E5" w:themeFill="accent4" w:themeFillTint="3F"/>
    </w:tcPr>
    <w:tblStylePr w:type="firstRow">
      <w:rPr>
        <w:b/>
        <w:bCs/>
      </w:rPr>
    </w:tblStylePr>
    <w:tblStylePr w:type="lastRow">
      <w:rPr>
        <w:b/>
        <w:bCs/>
      </w:rPr>
      <w:tblPr/>
      <w:tcPr>
        <w:tcBorders>
          <w:top w:val="single" w:sz="18" w:space="0" w:color="B0B0B0" w:themeColor="accent4" w:themeTint="BF"/>
        </w:tcBorders>
      </w:tcPr>
    </w:tblStylePr>
    <w:tblStylePr w:type="firstCol">
      <w:rPr>
        <w:b/>
        <w:bCs/>
      </w:rPr>
    </w:tblStylePr>
    <w:tblStylePr w:type="lastCol">
      <w:rPr>
        <w:b/>
        <w:bCs/>
      </w:rPr>
    </w:tblStylePr>
    <w:tblStylePr w:type="band1Vert">
      <w:tblPr/>
      <w:tcPr>
        <w:shd w:val="clear" w:color="auto" w:fill="CACACA" w:themeFill="accent4" w:themeFillTint="7F"/>
      </w:tcPr>
    </w:tblStylePr>
    <w:tblStylePr w:type="band1Horz">
      <w:tblPr/>
      <w:tcPr>
        <w:shd w:val="clear" w:color="auto" w:fill="CACACA" w:themeFill="accent4" w:themeFillTint="7F"/>
      </w:tcPr>
    </w:tblStylePr>
  </w:style>
  <w:style w:type="table" w:styleId="Cuadrculamedia1-nfasis5">
    <w:name w:val="Medium Grid 1 Accent 5"/>
    <w:basedOn w:val="Tablanormal"/>
    <w:uiPriority w:val="67"/>
    <w:rsid w:val="00384247"/>
    <w:pPr>
      <w:spacing w:after="0" w:line="240" w:lineRule="auto"/>
    </w:pPr>
    <w:rPr>
      <w:lang w:val="en-US" w:eastAsia="en-US"/>
    </w:rPr>
    <w:tblPr>
      <w:tblStyleRowBandSize w:val="1"/>
      <w:tblStyleColBandSize w:val="1"/>
      <w:tblBorders>
        <w:top w:val="single" w:sz="8" w:space="0" w:color="B8AF96" w:themeColor="accent5" w:themeTint="BF"/>
        <w:left w:val="single" w:sz="8" w:space="0" w:color="B8AF96" w:themeColor="accent5" w:themeTint="BF"/>
        <w:bottom w:val="single" w:sz="8" w:space="0" w:color="B8AF96" w:themeColor="accent5" w:themeTint="BF"/>
        <w:right w:val="single" w:sz="8" w:space="0" w:color="B8AF96" w:themeColor="accent5" w:themeTint="BF"/>
        <w:insideH w:val="single" w:sz="8" w:space="0" w:color="B8AF96" w:themeColor="accent5" w:themeTint="BF"/>
        <w:insideV w:val="single" w:sz="8" w:space="0" w:color="B8AF96" w:themeColor="accent5" w:themeTint="BF"/>
      </w:tblBorders>
    </w:tblPr>
    <w:tcPr>
      <w:shd w:val="clear" w:color="auto" w:fill="E7E4DC" w:themeFill="accent5" w:themeFillTint="3F"/>
    </w:tcPr>
    <w:tblStylePr w:type="firstRow">
      <w:rPr>
        <w:b/>
        <w:bCs/>
      </w:rPr>
    </w:tblStylePr>
    <w:tblStylePr w:type="lastRow">
      <w:rPr>
        <w:b/>
        <w:bCs/>
      </w:rPr>
      <w:tblPr/>
      <w:tcPr>
        <w:tcBorders>
          <w:top w:val="single" w:sz="18" w:space="0" w:color="B8AF96" w:themeColor="accent5" w:themeTint="BF"/>
        </w:tcBorders>
      </w:tcPr>
    </w:tblStylePr>
    <w:tblStylePr w:type="firstCol">
      <w:rPr>
        <w:b/>
        <w:bCs/>
      </w:rPr>
    </w:tblStylePr>
    <w:tblStylePr w:type="lastCol">
      <w:rPr>
        <w:b/>
        <w:bCs/>
      </w:rPr>
    </w:tblStylePr>
    <w:tblStylePr w:type="band1Vert">
      <w:tblPr/>
      <w:tcPr>
        <w:shd w:val="clear" w:color="auto" w:fill="D0CAB9" w:themeFill="accent5" w:themeFillTint="7F"/>
      </w:tcPr>
    </w:tblStylePr>
    <w:tblStylePr w:type="band1Horz">
      <w:tblPr/>
      <w:tcPr>
        <w:shd w:val="clear" w:color="auto" w:fill="D0CAB9" w:themeFill="accent5" w:themeFillTint="7F"/>
      </w:tcPr>
    </w:tblStylePr>
  </w:style>
  <w:style w:type="table" w:styleId="Cuadrculamedia1-nfasis6">
    <w:name w:val="Medium Grid 1 Accent 6"/>
    <w:basedOn w:val="Tablanormal"/>
    <w:uiPriority w:val="67"/>
    <w:rsid w:val="00384247"/>
    <w:pPr>
      <w:spacing w:after="0" w:line="240" w:lineRule="auto"/>
    </w:pPr>
    <w:rPr>
      <w:lang w:val="en-US" w:eastAsia="en-US"/>
    </w:rPr>
    <w:tblPr>
      <w:tblStyleRowBandSize w:val="1"/>
      <w:tblStyleColBandSize w:val="1"/>
      <w:tblBorders>
        <w:top w:val="single" w:sz="8" w:space="0" w:color="DA9754" w:themeColor="accent6" w:themeTint="BF"/>
        <w:left w:val="single" w:sz="8" w:space="0" w:color="DA9754" w:themeColor="accent6" w:themeTint="BF"/>
        <w:bottom w:val="single" w:sz="8" w:space="0" w:color="DA9754" w:themeColor="accent6" w:themeTint="BF"/>
        <w:right w:val="single" w:sz="8" w:space="0" w:color="DA9754" w:themeColor="accent6" w:themeTint="BF"/>
        <w:insideH w:val="single" w:sz="8" w:space="0" w:color="DA9754" w:themeColor="accent6" w:themeTint="BF"/>
        <w:insideV w:val="single" w:sz="8" w:space="0" w:color="DA9754" w:themeColor="accent6" w:themeTint="BF"/>
      </w:tblBorders>
    </w:tblPr>
    <w:tcPr>
      <w:shd w:val="clear" w:color="auto" w:fill="F3DCC6" w:themeFill="accent6" w:themeFillTint="3F"/>
    </w:tcPr>
    <w:tblStylePr w:type="firstRow">
      <w:rPr>
        <w:b/>
        <w:bCs/>
      </w:rPr>
    </w:tblStylePr>
    <w:tblStylePr w:type="lastRow">
      <w:rPr>
        <w:b/>
        <w:bCs/>
      </w:rPr>
      <w:tblPr/>
      <w:tcPr>
        <w:tcBorders>
          <w:top w:val="single" w:sz="18" w:space="0" w:color="DA9754" w:themeColor="accent6" w:themeTint="BF"/>
        </w:tcBorders>
      </w:tcPr>
    </w:tblStylePr>
    <w:tblStylePr w:type="firstCol">
      <w:rPr>
        <w:b/>
        <w:bCs/>
      </w:rPr>
    </w:tblStylePr>
    <w:tblStylePr w:type="lastCol">
      <w:rPr>
        <w:b/>
        <w:bCs/>
      </w:rPr>
    </w:tblStylePr>
    <w:tblStylePr w:type="band1Vert">
      <w:tblPr/>
      <w:tcPr>
        <w:shd w:val="clear" w:color="auto" w:fill="E7B98D" w:themeFill="accent6" w:themeFillTint="7F"/>
      </w:tcPr>
    </w:tblStylePr>
    <w:tblStylePr w:type="band1Horz">
      <w:tblPr/>
      <w:tcPr>
        <w:shd w:val="clear" w:color="auto" w:fill="E7B98D" w:themeFill="accent6" w:themeFillTint="7F"/>
      </w:tcPr>
    </w:tblStylePr>
  </w:style>
  <w:style w:type="table" w:styleId="Cuadrculamedia2">
    <w:name w:val="Medium Grid 2"/>
    <w:basedOn w:val="Tablanormal"/>
    <w:uiPriority w:val="68"/>
    <w:rsid w:val="00384247"/>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384247"/>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FE8F01" w:themeColor="accent1"/>
        <w:left w:val="single" w:sz="8" w:space="0" w:color="FE8F01" w:themeColor="accent1"/>
        <w:bottom w:val="single" w:sz="8" w:space="0" w:color="FE8F01" w:themeColor="accent1"/>
        <w:right w:val="single" w:sz="8" w:space="0" w:color="FE8F01" w:themeColor="accent1"/>
        <w:insideH w:val="single" w:sz="8" w:space="0" w:color="FE8F01" w:themeColor="accent1"/>
        <w:insideV w:val="single" w:sz="8" w:space="0" w:color="FE8F01" w:themeColor="accent1"/>
      </w:tblBorders>
    </w:tblPr>
    <w:tcPr>
      <w:shd w:val="clear" w:color="auto" w:fill="FEE3C0" w:themeFill="accent1" w:themeFillTint="3F"/>
    </w:tcPr>
    <w:tblStylePr w:type="firstRow">
      <w:rPr>
        <w:b/>
        <w:bCs/>
        <w:color w:val="000000" w:themeColor="text1"/>
      </w:rPr>
      <w:tblPr/>
      <w:tcPr>
        <w:shd w:val="clear" w:color="auto" w:fill="FFF4E6"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E8CC" w:themeFill="accent1" w:themeFillTint="33"/>
      </w:tcPr>
    </w:tblStylePr>
    <w:tblStylePr w:type="band1Vert">
      <w:tblPr/>
      <w:tcPr>
        <w:shd w:val="clear" w:color="auto" w:fill="FEC780" w:themeFill="accent1" w:themeFillTint="7F"/>
      </w:tcPr>
    </w:tblStylePr>
    <w:tblStylePr w:type="band1Horz">
      <w:tblPr/>
      <w:tcPr>
        <w:tcBorders>
          <w:insideH w:val="single" w:sz="6" w:space="0" w:color="FE8F01" w:themeColor="accent1"/>
          <w:insideV w:val="single" w:sz="6" w:space="0" w:color="FE8F01" w:themeColor="accent1"/>
        </w:tcBorders>
        <w:shd w:val="clear" w:color="auto" w:fill="FEC780"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384247"/>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676767" w:themeColor="accent2"/>
        <w:left w:val="single" w:sz="8" w:space="0" w:color="676767" w:themeColor="accent2"/>
        <w:bottom w:val="single" w:sz="8" w:space="0" w:color="676767" w:themeColor="accent2"/>
        <w:right w:val="single" w:sz="8" w:space="0" w:color="676767" w:themeColor="accent2"/>
        <w:insideH w:val="single" w:sz="8" w:space="0" w:color="676767" w:themeColor="accent2"/>
        <w:insideV w:val="single" w:sz="8" w:space="0" w:color="676767" w:themeColor="accent2"/>
      </w:tblBorders>
    </w:tblPr>
    <w:tcPr>
      <w:shd w:val="clear" w:color="auto" w:fill="D9D9D9" w:themeFill="accent2" w:themeFillTint="3F"/>
    </w:tcPr>
    <w:tblStylePr w:type="firstRow">
      <w:rPr>
        <w:b/>
        <w:bCs/>
        <w:color w:val="000000" w:themeColor="text1"/>
      </w:rPr>
      <w:tblPr/>
      <w:tcPr>
        <w:shd w:val="clear" w:color="auto" w:fill="F0F0F0"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0E0E0" w:themeFill="accent2" w:themeFillTint="33"/>
      </w:tcPr>
    </w:tblStylePr>
    <w:tblStylePr w:type="band1Vert">
      <w:tblPr/>
      <w:tcPr>
        <w:shd w:val="clear" w:color="auto" w:fill="B3B3B3" w:themeFill="accent2" w:themeFillTint="7F"/>
      </w:tcPr>
    </w:tblStylePr>
    <w:tblStylePr w:type="band1Horz">
      <w:tblPr/>
      <w:tcPr>
        <w:tcBorders>
          <w:insideH w:val="single" w:sz="6" w:space="0" w:color="676767" w:themeColor="accent2"/>
          <w:insideV w:val="single" w:sz="6" w:space="0" w:color="676767" w:themeColor="accent2"/>
        </w:tcBorders>
        <w:shd w:val="clear" w:color="auto" w:fill="B3B3B3"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384247"/>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FEAB3C" w:themeColor="accent3"/>
        <w:left w:val="single" w:sz="8" w:space="0" w:color="FEAB3C" w:themeColor="accent3"/>
        <w:bottom w:val="single" w:sz="8" w:space="0" w:color="FEAB3C" w:themeColor="accent3"/>
        <w:right w:val="single" w:sz="8" w:space="0" w:color="FEAB3C" w:themeColor="accent3"/>
        <w:insideH w:val="single" w:sz="8" w:space="0" w:color="FEAB3C" w:themeColor="accent3"/>
        <w:insideV w:val="single" w:sz="8" w:space="0" w:color="FEAB3C" w:themeColor="accent3"/>
      </w:tblBorders>
    </w:tblPr>
    <w:tcPr>
      <w:shd w:val="clear" w:color="auto" w:fill="FEE9CE" w:themeFill="accent3" w:themeFillTint="3F"/>
    </w:tcPr>
    <w:tblStylePr w:type="firstRow">
      <w:rPr>
        <w:b/>
        <w:bCs/>
        <w:color w:val="000000" w:themeColor="text1"/>
      </w:rPr>
      <w:tblPr/>
      <w:tcPr>
        <w:shd w:val="clear" w:color="auto" w:fill="FFF6EB"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EED7" w:themeFill="accent3" w:themeFillTint="33"/>
      </w:tcPr>
    </w:tblStylePr>
    <w:tblStylePr w:type="band1Vert">
      <w:tblPr/>
      <w:tcPr>
        <w:shd w:val="clear" w:color="auto" w:fill="FED49D" w:themeFill="accent3" w:themeFillTint="7F"/>
      </w:tcPr>
    </w:tblStylePr>
    <w:tblStylePr w:type="band1Horz">
      <w:tblPr/>
      <w:tcPr>
        <w:tcBorders>
          <w:insideH w:val="single" w:sz="6" w:space="0" w:color="FEAB3C" w:themeColor="accent3"/>
          <w:insideV w:val="single" w:sz="6" w:space="0" w:color="FEAB3C" w:themeColor="accent3"/>
        </w:tcBorders>
        <w:shd w:val="clear" w:color="auto" w:fill="FED49D"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384247"/>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969696" w:themeColor="accent4"/>
        <w:left w:val="single" w:sz="8" w:space="0" w:color="969696" w:themeColor="accent4"/>
        <w:bottom w:val="single" w:sz="8" w:space="0" w:color="969696" w:themeColor="accent4"/>
        <w:right w:val="single" w:sz="8" w:space="0" w:color="969696" w:themeColor="accent4"/>
        <w:insideH w:val="single" w:sz="8" w:space="0" w:color="969696" w:themeColor="accent4"/>
        <w:insideV w:val="single" w:sz="8" w:space="0" w:color="969696" w:themeColor="accent4"/>
      </w:tblBorders>
    </w:tblPr>
    <w:tcPr>
      <w:shd w:val="clear" w:color="auto" w:fill="E5E5E5" w:themeFill="accent4" w:themeFillTint="3F"/>
    </w:tcPr>
    <w:tblStylePr w:type="firstRow">
      <w:rPr>
        <w:b/>
        <w:bCs/>
        <w:color w:val="000000" w:themeColor="text1"/>
      </w:rPr>
      <w:tblPr/>
      <w:tcPr>
        <w:shd w:val="clear" w:color="auto" w:fill="F4F4F4"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4" w:themeFillTint="33"/>
      </w:tcPr>
    </w:tblStylePr>
    <w:tblStylePr w:type="band1Vert">
      <w:tblPr/>
      <w:tcPr>
        <w:shd w:val="clear" w:color="auto" w:fill="CACACA" w:themeFill="accent4" w:themeFillTint="7F"/>
      </w:tcPr>
    </w:tblStylePr>
    <w:tblStylePr w:type="band1Horz">
      <w:tblPr/>
      <w:tcPr>
        <w:tcBorders>
          <w:insideH w:val="single" w:sz="6" w:space="0" w:color="969696" w:themeColor="accent4"/>
          <w:insideV w:val="single" w:sz="6" w:space="0" w:color="969696" w:themeColor="accent4"/>
        </w:tcBorders>
        <w:shd w:val="clear" w:color="auto" w:fill="CACACA"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384247"/>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A19574" w:themeColor="accent5"/>
        <w:left w:val="single" w:sz="8" w:space="0" w:color="A19574" w:themeColor="accent5"/>
        <w:bottom w:val="single" w:sz="8" w:space="0" w:color="A19574" w:themeColor="accent5"/>
        <w:right w:val="single" w:sz="8" w:space="0" w:color="A19574" w:themeColor="accent5"/>
        <w:insideH w:val="single" w:sz="8" w:space="0" w:color="A19574" w:themeColor="accent5"/>
        <w:insideV w:val="single" w:sz="8" w:space="0" w:color="A19574" w:themeColor="accent5"/>
      </w:tblBorders>
    </w:tblPr>
    <w:tcPr>
      <w:shd w:val="clear" w:color="auto" w:fill="E7E4DC" w:themeFill="accent5" w:themeFillTint="3F"/>
    </w:tcPr>
    <w:tblStylePr w:type="firstRow">
      <w:rPr>
        <w:b/>
        <w:bCs/>
        <w:color w:val="000000" w:themeColor="text1"/>
      </w:rPr>
      <w:tblPr/>
      <w:tcPr>
        <w:shd w:val="clear" w:color="auto" w:fill="F5F4F1"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CE9E3" w:themeFill="accent5" w:themeFillTint="33"/>
      </w:tcPr>
    </w:tblStylePr>
    <w:tblStylePr w:type="band1Vert">
      <w:tblPr/>
      <w:tcPr>
        <w:shd w:val="clear" w:color="auto" w:fill="D0CAB9" w:themeFill="accent5" w:themeFillTint="7F"/>
      </w:tcPr>
    </w:tblStylePr>
    <w:tblStylePr w:type="band1Horz">
      <w:tblPr/>
      <w:tcPr>
        <w:tcBorders>
          <w:insideH w:val="single" w:sz="6" w:space="0" w:color="A19574" w:themeColor="accent5"/>
          <w:insideV w:val="single" w:sz="6" w:space="0" w:color="A19574" w:themeColor="accent5"/>
        </w:tcBorders>
        <w:shd w:val="clear" w:color="auto" w:fill="D0CAB9"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384247"/>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C17529" w:themeColor="accent6"/>
        <w:left w:val="single" w:sz="8" w:space="0" w:color="C17529" w:themeColor="accent6"/>
        <w:bottom w:val="single" w:sz="8" w:space="0" w:color="C17529" w:themeColor="accent6"/>
        <w:right w:val="single" w:sz="8" w:space="0" w:color="C17529" w:themeColor="accent6"/>
        <w:insideH w:val="single" w:sz="8" w:space="0" w:color="C17529" w:themeColor="accent6"/>
        <w:insideV w:val="single" w:sz="8" w:space="0" w:color="C17529" w:themeColor="accent6"/>
      </w:tblBorders>
    </w:tblPr>
    <w:tcPr>
      <w:shd w:val="clear" w:color="auto" w:fill="F3DCC6" w:themeFill="accent6" w:themeFillTint="3F"/>
    </w:tcPr>
    <w:tblStylePr w:type="firstRow">
      <w:rPr>
        <w:b/>
        <w:bCs/>
        <w:color w:val="000000" w:themeColor="text1"/>
      </w:rPr>
      <w:tblPr/>
      <w:tcPr>
        <w:shd w:val="clear" w:color="auto" w:fill="FAF1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5E3D1" w:themeFill="accent6" w:themeFillTint="33"/>
      </w:tcPr>
    </w:tblStylePr>
    <w:tblStylePr w:type="band1Vert">
      <w:tblPr/>
      <w:tcPr>
        <w:shd w:val="clear" w:color="auto" w:fill="E7B98D" w:themeFill="accent6" w:themeFillTint="7F"/>
      </w:tcPr>
    </w:tblStylePr>
    <w:tblStylePr w:type="band1Horz">
      <w:tblPr/>
      <w:tcPr>
        <w:tcBorders>
          <w:insideH w:val="single" w:sz="6" w:space="0" w:color="C17529" w:themeColor="accent6"/>
          <w:insideV w:val="single" w:sz="6" w:space="0" w:color="C17529" w:themeColor="accent6"/>
        </w:tcBorders>
        <w:shd w:val="clear" w:color="auto" w:fill="E7B98D"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384247"/>
    <w:pPr>
      <w:spacing w:after="0" w:line="240" w:lineRule="auto"/>
    </w:pPr>
    <w:rPr>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384247"/>
    <w:pPr>
      <w:spacing w:after="0" w:line="240" w:lineRule="auto"/>
    </w:pPr>
    <w:rPr>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E3C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E8F01"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E8F01"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E8F01"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E8F01"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EC780"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EC780" w:themeFill="accent1" w:themeFillTint="7F"/>
      </w:tcPr>
    </w:tblStylePr>
  </w:style>
  <w:style w:type="table" w:styleId="Cuadrculamedia3-nfasis2">
    <w:name w:val="Medium Grid 3 Accent 2"/>
    <w:basedOn w:val="Tablanormal"/>
    <w:uiPriority w:val="69"/>
    <w:rsid w:val="00384247"/>
    <w:pPr>
      <w:spacing w:after="0" w:line="240" w:lineRule="auto"/>
    </w:pPr>
    <w:rPr>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9D9D9"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76767"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76767"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76767"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76767"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3B3B3"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3B3B3" w:themeFill="accent2" w:themeFillTint="7F"/>
      </w:tcPr>
    </w:tblStylePr>
  </w:style>
  <w:style w:type="table" w:styleId="Cuadrculamedia3-nfasis3">
    <w:name w:val="Medium Grid 3 Accent 3"/>
    <w:basedOn w:val="Tablanormal"/>
    <w:uiPriority w:val="69"/>
    <w:rsid w:val="00384247"/>
    <w:pPr>
      <w:spacing w:after="0" w:line="240" w:lineRule="auto"/>
    </w:pPr>
    <w:rPr>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E9CE"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EAB3C"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EAB3C"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EAB3C"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EAB3C"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ED49D"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ED49D" w:themeFill="accent3" w:themeFillTint="7F"/>
      </w:tcPr>
    </w:tblStylePr>
  </w:style>
  <w:style w:type="table" w:styleId="Cuadrculamedia3-nfasis4">
    <w:name w:val="Medium Grid 3 Accent 4"/>
    <w:basedOn w:val="Tablanormal"/>
    <w:uiPriority w:val="69"/>
    <w:rsid w:val="00384247"/>
    <w:pPr>
      <w:spacing w:after="0" w:line="240" w:lineRule="auto"/>
    </w:pPr>
    <w:rPr>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4" w:themeFillTint="7F"/>
      </w:tcPr>
    </w:tblStylePr>
  </w:style>
  <w:style w:type="table" w:styleId="Cuadrculamedia3-nfasis5">
    <w:name w:val="Medium Grid 3 Accent 5"/>
    <w:basedOn w:val="Tablanormal"/>
    <w:uiPriority w:val="69"/>
    <w:rsid w:val="00384247"/>
    <w:pPr>
      <w:spacing w:after="0" w:line="240" w:lineRule="auto"/>
    </w:pPr>
    <w:rPr>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7E4DC"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1957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1957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1957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1957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0CAB9"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0CAB9" w:themeFill="accent5" w:themeFillTint="7F"/>
      </w:tcPr>
    </w:tblStylePr>
  </w:style>
  <w:style w:type="table" w:styleId="Cuadrculamedia3-nfasis6">
    <w:name w:val="Medium Grid 3 Accent 6"/>
    <w:basedOn w:val="Tablanormal"/>
    <w:uiPriority w:val="69"/>
    <w:rsid w:val="00384247"/>
    <w:pPr>
      <w:spacing w:after="0" w:line="240" w:lineRule="auto"/>
    </w:pPr>
    <w:rPr>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3DCC6"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17529"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17529"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17529"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17529"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7B98D"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7B98D" w:themeFill="accent6" w:themeFillTint="7F"/>
      </w:tcPr>
    </w:tblStylePr>
  </w:style>
  <w:style w:type="table" w:styleId="Listaoscura">
    <w:name w:val="Dark List"/>
    <w:basedOn w:val="Tablanormal"/>
    <w:uiPriority w:val="70"/>
    <w:rsid w:val="00384247"/>
    <w:pPr>
      <w:spacing w:after="0" w:line="240" w:lineRule="auto"/>
    </w:pPr>
    <w:rPr>
      <w:color w:val="FFFFFF" w:themeColor="background1"/>
      <w:lang w:val="en-US"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384247"/>
    <w:pPr>
      <w:spacing w:after="0" w:line="240" w:lineRule="auto"/>
    </w:pPr>
    <w:rPr>
      <w:color w:val="FFFFFF" w:themeColor="background1"/>
      <w:lang w:val="en-US" w:eastAsia="en-US"/>
    </w:rPr>
    <w:tblPr>
      <w:tblStyleRowBandSize w:val="1"/>
      <w:tblStyleColBandSize w:val="1"/>
    </w:tblPr>
    <w:tcPr>
      <w:shd w:val="clear" w:color="auto" w:fill="FE8F01"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E470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BE6B00"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BE6B00" w:themeFill="accent1" w:themeFillShade="BF"/>
      </w:tcPr>
    </w:tblStylePr>
    <w:tblStylePr w:type="band1Vert">
      <w:tblPr/>
      <w:tcPr>
        <w:tcBorders>
          <w:top w:val="nil"/>
          <w:left w:val="nil"/>
          <w:bottom w:val="nil"/>
          <w:right w:val="nil"/>
          <w:insideH w:val="nil"/>
          <w:insideV w:val="nil"/>
        </w:tcBorders>
        <w:shd w:val="clear" w:color="auto" w:fill="BE6B00" w:themeFill="accent1" w:themeFillShade="BF"/>
      </w:tcPr>
    </w:tblStylePr>
    <w:tblStylePr w:type="band1Horz">
      <w:tblPr/>
      <w:tcPr>
        <w:tcBorders>
          <w:top w:val="nil"/>
          <w:left w:val="nil"/>
          <w:bottom w:val="nil"/>
          <w:right w:val="nil"/>
          <w:insideH w:val="nil"/>
          <w:insideV w:val="nil"/>
        </w:tcBorders>
        <w:shd w:val="clear" w:color="auto" w:fill="BE6B00" w:themeFill="accent1" w:themeFillShade="BF"/>
      </w:tcPr>
    </w:tblStylePr>
  </w:style>
  <w:style w:type="table" w:styleId="Listaoscura-nfasis2">
    <w:name w:val="Dark List Accent 2"/>
    <w:basedOn w:val="Tablanormal"/>
    <w:uiPriority w:val="70"/>
    <w:rsid w:val="00384247"/>
    <w:pPr>
      <w:spacing w:after="0" w:line="240" w:lineRule="auto"/>
    </w:pPr>
    <w:rPr>
      <w:color w:val="FFFFFF" w:themeColor="background1"/>
      <w:lang w:val="en-US" w:eastAsia="en-US"/>
    </w:rPr>
    <w:tblPr>
      <w:tblStyleRowBandSize w:val="1"/>
      <w:tblStyleColBandSize w:val="1"/>
    </w:tblPr>
    <w:tcPr>
      <w:shd w:val="clear" w:color="auto" w:fill="676767"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3333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4D4D4D"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4D4D4D" w:themeFill="accent2" w:themeFillShade="BF"/>
      </w:tcPr>
    </w:tblStylePr>
    <w:tblStylePr w:type="band1Vert">
      <w:tblPr/>
      <w:tcPr>
        <w:tcBorders>
          <w:top w:val="nil"/>
          <w:left w:val="nil"/>
          <w:bottom w:val="nil"/>
          <w:right w:val="nil"/>
          <w:insideH w:val="nil"/>
          <w:insideV w:val="nil"/>
        </w:tcBorders>
        <w:shd w:val="clear" w:color="auto" w:fill="4D4D4D" w:themeFill="accent2" w:themeFillShade="BF"/>
      </w:tcPr>
    </w:tblStylePr>
    <w:tblStylePr w:type="band1Horz">
      <w:tblPr/>
      <w:tcPr>
        <w:tcBorders>
          <w:top w:val="nil"/>
          <w:left w:val="nil"/>
          <w:bottom w:val="nil"/>
          <w:right w:val="nil"/>
          <w:insideH w:val="nil"/>
          <w:insideV w:val="nil"/>
        </w:tcBorders>
        <w:shd w:val="clear" w:color="auto" w:fill="4D4D4D" w:themeFill="accent2" w:themeFillShade="BF"/>
      </w:tcPr>
    </w:tblStylePr>
  </w:style>
  <w:style w:type="table" w:styleId="Listaoscura-nfasis3">
    <w:name w:val="Dark List Accent 3"/>
    <w:basedOn w:val="Tablanormal"/>
    <w:uiPriority w:val="70"/>
    <w:rsid w:val="00384247"/>
    <w:pPr>
      <w:spacing w:after="0" w:line="240" w:lineRule="auto"/>
    </w:pPr>
    <w:rPr>
      <w:color w:val="FFFFFF" w:themeColor="background1"/>
      <w:lang w:val="en-US" w:eastAsia="en-US"/>
    </w:rPr>
    <w:tblPr>
      <w:tblStyleRowBandSize w:val="1"/>
      <w:tblStyleColBandSize w:val="1"/>
    </w:tblPr>
    <w:tcPr>
      <w:shd w:val="clear" w:color="auto" w:fill="FEAB3C"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B580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E98501"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E98501" w:themeFill="accent3" w:themeFillShade="BF"/>
      </w:tcPr>
    </w:tblStylePr>
    <w:tblStylePr w:type="band1Vert">
      <w:tblPr/>
      <w:tcPr>
        <w:tcBorders>
          <w:top w:val="nil"/>
          <w:left w:val="nil"/>
          <w:bottom w:val="nil"/>
          <w:right w:val="nil"/>
          <w:insideH w:val="nil"/>
          <w:insideV w:val="nil"/>
        </w:tcBorders>
        <w:shd w:val="clear" w:color="auto" w:fill="E98501" w:themeFill="accent3" w:themeFillShade="BF"/>
      </w:tcPr>
    </w:tblStylePr>
    <w:tblStylePr w:type="band1Horz">
      <w:tblPr/>
      <w:tcPr>
        <w:tcBorders>
          <w:top w:val="nil"/>
          <w:left w:val="nil"/>
          <w:bottom w:val="nil"/>
          <w:right w:val="nil"/>
          <w:insideH w:val="nil"/>
          <w:insideV w:val="nil"/>
        </w:tcBorders>
        <w:shd w:val="clear" w:color="auto" w:fill="E98501" w:themeFill="accent3" w:themeFillShade="BF"/>
      </w:tcPr>
    </w:tblStylePr>
  </w:style>
  <w:style w:type="table" w:styleId="Listaoscura-nfasis4">
    <w:name w:val="Dark List Accent 4"/>
    <w:basedOn w:val="Tablanormal"/>
    <w:uiPriority w:val="70"/>
    <w:rsid w:val="00384247"/>
    <w:pPr>
      <w:spacing w:after="0" w:line="240" w:lineRule="auto"/>
    </w:pPr>
    <w:rPr>
      <w:color w:val="FFFFFF" w:themeColor="background1"/>
      <w:lang w:val="en-US" w:eastAsia="en-US"/>
    </w:rPr>
    <w:tblPr>
      <w:tblStyleRowBandSize w:val="1"/>
      <w:tblStyleColBandSize w:val="1"/>
    </w:tblPr>
    <w:tcPr>
      <w:shd w:val="clear" w:color="auto" w:fill="969696"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4" w:themeFillShade="BF"/>
      </w:tcPr>
    </w:tblStylePr>
    <w:tblStylePr w:type="band1Vert">
      <w:tblPr/>
      <w:tcPr>
        <w:tcBorders>
          <w:top w:val="nil"/>
          <w:left w:val="nil"/>
          <w:bottom w:val="nil"/>
          <w:right w:val="nil"/>
          <w:insideH w:val="nil"/>
          <w:insideV w:val="nil"/>
        </w:tcBorders>
        <w:shd w:val="clear" w:color="auto" w:fill="707070" w:themeFill="accent4" w:themeFillShade="BF"/>
      </w:tcPr>
    </w:tblStylePr>
    <w:tblStylePr w:type="band1Horz">
      <w:tblPr/>
      <w:tcPr>
        <w:tcBorders>
          <w:top w:val="nil"/>
          <w:left w:val="nil"/>
          <w:bottom w:val="nil"/>
          <w:right w:val="nil"/>
          <w:insideH w:val="nil"/>
          <w:insideV w:val="nil"/>
        </w:tcBorders>
        <w:shd w:val="clear" w:color="auto" w:fill="707070" w:themeFill="accent4" w:themeFillShade="BF"/>
      </w:tcPr>
    </w:tblStylePr>
  </w:style>
  <w:style w:type="table" w:styleId="Listaoscura-nfasis5">
    <w:name w:val="Dark List Accent 5"/>
    <w:basedOn w:val="Tablanormal"/>
    <w:uiPriority w:val="70"/>
    <w:rsid w:val="00384247"/>
    <w:pPr>
      <w:spacing w:after="0" w:line="240" w:lineRule="auto"/>
    </w:pPr>
    <w:rPr>
      <w:color w:val="FFFFFF" w:themeColor="background1"/>
      <w:lang w:val="en-US" w:eastAsia="en-US"/>
    </w:rPr>
    <w:tblPr>
      <w:tblStyleRowBandSize w:val="1"/>
      <w:tblStyleColBandSize w:val="1"/>
    </w:tblPr>
    <w:tcPr>
      <w:shd w:val="clear" w:color="auto" w:fill="A1957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4A3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B7053"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B7053" w:themeFill="accent5" w:themeFillShade="BF"/>
      </w:tcPr>
    </w:tblStylePr>
    <w:tblStylePr w:type="band1Vert">
      <w:tblPr/>
      <w:tcPr>
        <w:tcBorders>
          <w:top w:val="nil"/>
          <w:left w:val="nil"/>
          <w:bottom w:val="nil"/>
          <w:right w:val="nil"/>
          <w:insideH w:val="nil"/>
          <w:insideV w:val="nil"/>
        </w:tcBorders>
        <w:shd w:val="clear" w:color="auto" w:fill="7B7053" w:themeFill="accent5" w:themeFillShade="BF"/>
      </w:tcPr>
    </w:tblStylePr>
    <w:tblStylePr w:type="band1Horz">
      <w:tblPr/>
      <w:tcPr>
        <w:tcBorders>
          <w:top w:val="nil"/>
          <w:left w:val="nil"/>
          <w:bottom w:val="nil"/>
          <w:right w:val="nil"/>
          <w:insideH w:val="nil"/>
          <w:insideV w:val="nil"/>
        </w:tcBorders>
        <w:shd w:val="clear" w:color="auto" w:fill="7B7053" w:themeFill="accent5" w:themeFillShade="BF"/>
      </w:tcPr>
    </w:tblStylePr>
  </w:style>
  <w:style w:type="table" w:styleId="Listaoscura-nfasis6">
    <w:name w:val="Dark List Accent 6"/>
    <w:basedOn w:val="Tablanormal"/>
    <w:uiPriority w:val="70"/>
    <w:rsid w:val="00384247"/>
    <w:pPr>
      <w:spacing w:after="0" w:line="240" w:lineRule="auto"/>
    </w:pPr>
    <w:rPr>
      <w:color w:val="FFFFFF" w:themeColor="background1"/>
      <w:lang w:val="en-US" w:eastAsia="en-US"/>
    </w:rPr>
    <w:tblPr>
      <w:tblStyleRowBandSize w:val="1"/>
      <w:tblStyleColBandSize w:val="1"/>
    </w:tblPr>
    <w:tcPr>
      <w:shd w:val="clear" w:color="auto" w:fill="C17529"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F3A14"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90571E"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90571E" w:themeFill="accent6" w:themeFillShade="BF"/>
      </w:tcPr>
    </w:tblStylePr>
    <w:tblStylePr w:type="band1Vert">
      <w:tblPr/>
      <w:tcPr>
        <w:tcBorders>
          <w:top w:val="nil"/>
          <w:left w:val="nil"/>
          <w:bottom w:val="nil"/>
          <w:right w:val="nil"/>
          <w:insideH w:val="nil"/>
          <w:insideV w:val="nil"/>
        </w:tcBorders>
        <w:shd w:val="clear" w:color="auto" w:fill="90571E" w:themeFill="accent6" w:themeFillShade="BF"/>
      </w:tcPr>
    </w:tblStylePr>
    <w:tblStylePr w:type="band1Horz">
      <w:tblPr/>
      <w:tcPr>
        <w:tcBorders>
          <w:top w:val="nil"/>
          <w:left w:val="nil"/>
          <w:bottom w:val="nil"/>
          <w:right w:val="nil"/>
          <w:insideH w:val="nil"/>
          <w:insideV w:val="nil"/>
        </w:tcBorders>
        <w:shd w:val="clear" w:color="auto" w:fill="90571E" w:themeFill="accent6" w:themeFillShade="BF"/>
      </w:tcPr>
    </w:tblStylePr>
  </w:style>
  <w:style w:type="table" w:styleId="Sombreadovistoso">
    <w:name w:val="Colorful Shading"/>
    <w:basedOn w:val="Tablanormal"/>
    <w:uiPriority w:val="71"/>
    <w:rsid w:val="00384247"/>
    <w:pPr>
      <w:spacing w:after="0" w:line="240" w:lineRule="auto"/>
    </w:pPr>
    <w:rPr>
      <w:color w:val="000000" w:themeColor="text1"/>
      <w:lang w:val="en-US" w:eastAsia="en-US"/>
    </w:rPr>
    <w:tblPr>
      <w:tblStyleRowBandSize w:val="1"/>
      <w:tblStyleColBandSize w:val="1"/>
      <w:tblBorders>
        <w:top w:val="single" w:sz="24" w:space="0" w:color="676767"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67676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384247"/>
    <w:pPr>
      <w:spacing w:after="0" w:line="240" w:lineRule="auto"/>
    </w:pPr>
    <w:rPr>
      <w:color w:val="000000" w:themeColor="text1"/>
      <w:lang w:val="en-US" w:eastAsia="en-US"/>
    </w:rPr>
    <w:tblPr>
      <w:tblStyleRowBandSize w:val="1"/>
      <w:tblStyleColBandSize w:val="1"/>
      <w:tblBorders>
        <w:top w:val="single" w:sz="24" w:space="0" w:color="676767" w:themeColor="accent2"/>
        <w:left w:val="single" w:sz="4" w:space="0" w:color="FE8F01" w:themeColor="accent1"/>
        <w:bottom w:val="single" w:sz="4" w:space="0" w:color="FE8F01" w:themeColor="accent1"/>
        <w:right w:val="single" w:sz="4" w:space="0" w:color="FE8F01" w:themeColor="accent1"/>
        <w:insideH w:val="single" w:sz="4" w:space="0" w:color="FFFFFF" w:themeColor="background1"/>
        <w:insideV w:val="single" w:sz="4" w:space="0" w:color="FFFFFF" w:themeColor="background1"/>
      </w:tblBorders>
    </w:tblPr>
    <w:tcPr>
      <w:shd w:val="clear" w:color="auto" w:fill="FFF4E6" w:themeFill="accent1" w:themeFillTint="19"/>
    </w:tcPr>
    <w:tblStylePr w:type="firstRow">
      <w:rPr>
        <w:b/>
        <w:bCs/>
      </w:rPr>
      <w:tblPr/>
      <w:tcPr>
        <w:tcBorders>
          <w:top w:val="nil"/>
          <w:left w:val="nil"/>
          <w:bottom w:val="single" w:sz="24" w:space="0" w:color="67676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85500" w:themeFill="accent1" w:themeFillShade="99"/>
      </w:tcPr>
    </w:tblStylePr>
    <w:tblStylePr w:type="firstCol">
      <w:rPr>
        <w:color w:val="FFFFFF" w:themeColor="background1"/>
      </w:rPr>
      <w:tblPr/>
      <w:tcPr>
        <w:tcBorders>
          <w:top w:val="nil"/>
          <w:left w:val="nil"/>
          <w:bottom w:val="nil"/>
          <w:right w:val="nil"/>
          <w:insideH w:val="single" w:sz="4" w:space="0" w:color="985500" w:themeColor="accent1" w:themeShade="99"/>
          <w:insideV w:val="nil"/>
        </w:tcBorders>
        <w:shd w:val="clear" w:color="auto" w:fill="985500"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985500" w:themeFill="accent1" w:themeFillShade="99"/>
      </w:tcPr>
    </w:tblStylePr>
    <w:tblStylePr w:type="band1Vert">
      <w:tblPr/>
      <w:tcPr>
        <w:shd w:val="clear" w:color="auto" w:fill="FED299" w:themeFill="accent1" w:themeFillTint="66"/>
      </w:tcPr>
    </w:tblStylePr>
    <w:tblStylePr w:type="band1Horz">
      <w:tblPr/>
      <w:tcPr>
        <w:shd w:val="clear" w:color="auto" w:fill="FEC780"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384247"/>
    <w:pPr>
      <w:spacing w:after="0" w:line="240" w:lineRule="auto"/>
    </w:pPr>
    <w:rPr>
      <w:color w:val="000000" w:themeColor="text1"/>
      <w:lang w:val="en-US" w:eastAsia="en-US"/>
    </w:rPr>
    <w:tblPr>
      <w:tblStyleRowBandSize w:val="1"/>
      <w:tblStyleColBandSize w:val="1"/>
      <w:tblBorders>
        <w:top w:val="single" w:sz="24" w:space="0" w:color="676767" w:themeColor="accent2"/>
        <w:left w:val="single" w:sz="4" w:space="0" w:color="676767" w:themeColor="accent2"/>
        <w:bottom w:val="single" w:sz="4" w:space="0" w:color="676767" w:themeColor="accent2"/>
        <w:right w:val="single" w:sz="4" w:space="0" w:color="676767" w:themeColor="accent2"/>
        <w:insideH w:val="single" w:sz="4" w:space="0" w:color="FFFFFF" w:themeColor="background1"/>
        <w:insideV w:val="single" w:sz="4" w:space="0" w:color="FFFFFF" w:themeColor="background1"/>
      </w:tblBorders>
    </w:tblPr>
    <w:tcPr>
      <w:shd w:val="clear" w:color="auto" w:fill="F0F0F0" w:themeFill="accent2" w:themeFillTint="19"/>
    </w:tcPr>
    <w:tblStylePr w:type="firstRow">
      <w:rPr>
        <w:b/>
        <w:bCs/>
      </w:rPr>
      <w:tblPr/>
      <w:tcPr>
        <w:tcBorders>
          <w:top w:val="nil"/>
          <w:left w:val="nil"/>
          <w:bottom w:val="single" w:sz="24" w:space="0" w:color="67676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D3D3D" w:themeFill="accent2" w:themeFillShade="99"/>
      </w:tcPr>
    </w:tblStylePr>
    <w:tblStylePr w:type="firstCol">
      <w:rPr>
        <w:color w:val="FFFFFF" w:themeColor="background1"/>
      </w:rPr>
      <w:tblPr/>
      <w:tcPr>
        <w:tcBorders>
          <w:top w:val="nil"/>
          <w:left w:val="nil"/>
          <w:bottom w:val="nil"/>
          <w:right w:val="nil"/>
          <w:insideH w:val="single" w:sz="4" w:space="0" w:color="3D3D3D" w:themeColor="accent2" w:themeShade="99"/>
          <w:insideV w:val="nil"/>
        </w:tcBorders>
        <w:shd w:val="clear" w:color="auto" w:fill="3D3D3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3D3D3D" w:themeFill="accent2" w:themeFillShade="99"/>
      </w:tcPr>
    </w:tblStylePr>
    <w:tblStylePr w:type="band1Vert">
      <w:tblPr/>
      <w:tcPr>
        <w:shd w:val="clear" w:color="auto" w:fill="C2C2C2" w:themeFill="accent2" w:themeFillTint="66"/>
      </w:tcPr>
    </w:tblStylePr>
    <w:tblStylePr w:type="band1Horz">
      <w:tblPr/>
      <w:tcPr>
        <w:shd w:val="clear" w:color="auto" w:fill="B3B3B3"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384247"/>
    <w:pPr>
      <w:spacing w:after="0" w:line="240" w:lineRule="auto"/>
    </w:pPr>
    <w:rPr>
      <w:color w:val="000000" w:themeColor="text1"/>
      <w:lang w:val="en-US" w:eastAsia="en-US"/>
    </w:rPr>
    <w:tblPr>
      <w:tblStyleRowBandSize w:val="1"/>
      <w:tblStyleColBandSize w:val="1"/>
      <w:tblBorders>
        <w:top w:val="single" w:sz="24" w:space="0" w:color="969696" w:themeColor="accent4"/>
        <w:left w:val="single" w:sz="4" w:space="0" w:color="FEAB3C" w:themeColor="accent3"/>
        <w:bottom w:val="single" w:sz="4" w:space="0" w:color="FEAB3C" w:themeColor="accent3"/>
        <w:right w:val="single" w:sz="4" w:space="0" w:color="FEAB3C" w:themeColor="accent3"/>
        <w:insideH w:val="single" w:sz="4" w:space="0" w:color="FFFFFF" w:themeColor="background1"/>
        <w:insideV w:val="single" w:sz="4" w:space="0" w:color="FFFFFF" w:themeColor="background1"/>
      </w:tblBorders>
    </w:tblPr>
    <w:tcPr>
      <w:shd w:val="clear" w:color="auto" w:fill="FFF6EB" w:themeFill="accent3" w:themeFillTint="19"/>
    </w:tcPr>
    <w:tblStylePr w:type="firstRow">
      <w:rPr>
        <w:b/>
        <w:bCs/>
      </w:rPr>
      <w:tblPr/>
      <w:tcPr>
        <w:tcBorders>
          <w:top w:val="nil"/>
          <w:left w:val="nil"/>
          <w:bottom w:val="single" w:sz="24" w:space="0" w:color="969696"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B6A01" w:themeFill="accent3" w:themeFillShade="99"/>
      </w:tcPr>
    </w:tblStylePr>
    <w:tblStylePr w:type="firstCol">
      <w:rPr>
        <w:color w:val="FFFFFF" w:themeColor="background1"/>
      </w:rPr>
      <w:tblPr/>
      <w:tcPr>
        <w:tcBorders>
          <w:top w:val="nil"/>
          <w:left w:val="nil"/>
          <w:bottom w:val="nil"/>
          <w:right w:val="nil"/>
          <w:insideH w:val="single" w:sz="4" w:space="0" w:color="BB6A01" w:themeColor="accent3" w:themeShade="99"/>
          <w:insideV w:val="nil"/>
        </w:tcBorders>
        <w:shd w:val="clear" w:color="auto" w:fill="BB6A01"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BB6A01" w:themeFill="accent3" w:themeFillShade="99"/>
      </w:tcPr>
    </w:tblStylePr>
    <w:tblStylePr w:type="band1Vert">
      <w:tblPr/>
      <w:tcPr>
        <w:shd w:val="clear" w:color="auto" w:fill="FEDDB0" w:themeFill="accent3" w:themeFillTint="66"/>
      </w:tcPr>
    </w:tblStylePr>
    <w:tblStylePr w:type="band1Horz">
      <w:tblPr/>
      <w:tcPr>
        <w:shd w:val="clear" w:color="auto" w:fill="FED49D" w:themeFill="accent3" w:themeFillTint="7F"/>
      </w:tcPr>
    </w:tblStylePr>
  </w:style>
  <w:style w:type="table" w:styleId="Sombreadovistoso-nfasis4">
    <w:name w:val="Colorful Shading Accent 4"/>
    <w:basedOn w:val="Tablanormal"/>
    <w:uiPriority w:val="71"/>
    <w:rsid w:val="00384247"/>
    <w:pPr>
      <w:spacing w:after="0" w:line="240" w:lineRule="auto"/>
    </w:pPr>
    <w:rPr>
      <w:color w:val="000000" w:themeColor="text1"/>
      <w:lang w:val="en-US" w:eastAsia="en-US"/>
    </w:rPr>
    <w:tblPr>
      <w:tblStyleRowBandSize w:val="1"/>
      <w:tblStyleColBandSize w:val="1"/>
      <w:tblBorders>
        <w:top w:val="single" w:sz="24" w:space="0" w:color="FEAB3C" w:themeColor="accent3"/>
        <w:left w:val="single" w:sz="4" w:space="0" w:color="969696" w:themeColor="accent4"/>
        <w:bottom w:val="single" w:sz="4" w:space="0" w:color="969696" w:themeColor="accent4"/>
        <w:right w:val="single" w:sz="4" w:space="0" w:color="969696" w:themeColor="accent4"/>
        <w:insideH w:val="single" w:sz="4" w:space="0" w:color="FFFFFF" w:themeColor="background1"/>
        <w:insideV w:val="single" w:sz="4" w:space="0" w:color="FFFFFF" w:themeColor="background1"/>
      </w:tblBorders>
    </w:tblPr>
    <w:tcPr>
      <w:shd w:val="clear" w:color="auto" w:fill="F4F4F4" w:themeFill="accent4" w:themeFillTint="19"/>
    </w:tcPr>
    <w:tblStylePr w:type="firstRow">
      <w:rPr>
        <w:b/>
        <w:bCs/>
      </w:rPr>
      <w:tblPr/>
      <w:tcPr>
        <w:tcBorders>
          <w:top w:val="nil"/>
          <w:left w:val="nil"/>
          <w:bottom w:val="single" w:sz="24" w:space="0" w:color="FEAB3C"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4" w:themeFillShade="99"/>
      </w:tcPr>
    </w:tblStylePr>
    <w:tblStylePr w:type="firstCol">
      <w:rPr>
        <w:color w:val="FFFFFF" w:themeColor="background1"/>
      </w:rPr>
      <w:tblPr/>
      <w:tcPr>
        <w:tcBorders>
          <w:top w:val="nil"/>
          <w:left w:val="nil"/>
          <w:bottom w:val="nil"/>
          <w:right w:val="nil"/>
          <w:insideH w:val="single" w:sz="4" w:space="0" w:color="5A5A5A" w:themeColor="accent4" w:themeShade="99"/>
          <w:insideV w:val="nil"/>
        </w:tcBorders>
        <w:shd w:val="clear" w:color="auto" w:fill="5A5A5A"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4" w:themeFillShade="99"/>
      </w:tcPr>
    </w:tblStylePr>
    <w:tblStylePr w:type="band1Vert">
      <w:tblPr/>
      <w:tcPr>
        <w:shd w:val="clear" w:color="auto" w:fill="D5D5D5" w:themeFill="accent4" w:themeFillTint="66"/>
      </w:tcPr>
    </w:tblStylePr>
    <w:tblStylePr w:type="band1Horz">
      <w:tblPr/>
      <w:tcPr>
        <w:shd w:val="clear" w:color="auto" w:fill="CACACA"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384247"/>
    <w:pPr>
      <w:spacing w:after="0" w:line="240" w:lineRule="auto"/>
    </w:pPr>
    <w:rPr>
      <w:color w:val="000000" w:themeColor="text1"/>
      <w:lang w:val="en-US" w:eastAsia="en-US"/>
    </w:rPr>
    <w:tblPr>
      <w:tblStyleRowBandSize w:val="1"/>
      <w:tblStyleColBandSize w:val="1"/>
      <w:tblBorders>
        <w:top w:val="single" w:sz="24" w:space="0" w:color="C17529" w:themeColor="accent6"/>
        <w:left w:val="single" w:sz="4" w:space="0" w:color="A19574" w:themeColor="accent5"/>
        <w:bottom w:val="single" w:sz="4" w:space="0" w:color="A19574" w:themeColor="accent5"/>
        <w:right w:val="single" w:sz="4" w:space="0" w:color="A19574" w:themeColor="accent5"/>
        <w:insideH w:val="single" w:sz="4" w:space="0" w:color="FFFFFF" w:themeColor="background1"/>
        <w:insideV w:val="single" w:sz="4" w:space="0" w:color="FFFFFF" w:themeColor="background1"/>
      </w:tblBorders>
    </w:tblPr>
    <w:tcPr>
      <w:shd w:val="clear" w:color="auto" w:fill="F5F4F1" w:themeFill="accent5" w:themeFillTint="19"/>
    </w:tcPr>
    <w:tblStylePr w:type="firstRow">
      <w:rPr>
        <w:b/>
        <w:bCs/>
      </w:rPr>
      <w:tblPr/>
      <w:tcPr>
        <w:tcBorders>
          <w:top w:val="nil"/>
          <w:left w:val="nil"/>
          <w:bottom w:val="single" w:sz="24" w:space="0" w:color="C17529"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5A43" w:themeFill="accent5" w:themeFillShade="99"/>
      </w:tcPr>
    </w:tblStylePr>
    <w:tblStylePr w:type="firstCol">
      <w:rPr>
        <w:color w:val="FFFFFF" w:themeColor="background1"/>
      </w:rPr>
      <w:tblPr/>
      <w:tcPr>
        <w:tcBorders>
          <w:top w:val="nil"/>
          <w:left w:val="nil"/>
          <w:bottom w:val="nil"/>
          <w:right w:val="nil"/>
          <w:insideH w:val="single" w:sz="4" w:space="0" w:color="635A43" w:themeColor="accent5" w:themeShade="99"/>
          <w:insideV w:val="nil"/>
        </w:tcBorders>
        <w:shd w:val="clear" w:color="auto" w:fill="635A43"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635A43" w:themeFill="accent5" w:themeFillShade="99"/>
      </w:tcPr>
    </w:tblStylePr>
    <w:tblStylePr w:type="band1Vert">
      <w:tblPr/>
      <w:tcPr>
        <w:shd w:val="clear" w:color="auto" w:fill="D9D4C7" w:themeFill="accent5" w:themeFillTint="66"/>
      </w:tcPr>
    </w:tblStylePr>
    <w:tblStylePr w:type="band1Horz">
      <w:tblPr/>
      <w:tcPr>
        <w:shd w:val="clear" w:color="auto" w:fill="D0CAB9"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384247"/>
    <w:pPr>
      <w:spacing w:after="0" w:line="240" w:lineRule="auto"/>
    </w:pPr>
    <w:rPr>
      <w:color w:val="000000" w:themeColor="text1"/>
      <w:lang w:val="en-US" w:eastAsia="en-US"/>
    </w:rPr>
    <w:tblPr>
      <w:tblStyleRowBandSize w:val="1"/>
      <w:tblStyleColBandSize w:val="1"/>
      <w:tblBorders>
        <w:top w:val="single" w:sz="24" w:space="0" w:color="A19574" w:themeColor="accent5"/>
        <w:left w:val="single" w:sz="4" w:space="0" w:color="C17529" w:themeColor="accent6"/>
        <w:bottom w:val="single" w:sz="4" w:space="0" w:color="C17529" w:themeColor="accent6"/>
        <w:right w:val="single" w:sz="4" w:space="0" w:color="C17529" w:themeColor="accent6"/>
        <w:insideH w:val="single" w:sz="4" w:space="0" w:color="FFFFFF" w:themeColor="background1"/>
        <w:insideV w:val="single" w:sz="4" w:space="0" w:color="FFFFFF" w:themeColor="background1"/>
      </w:tblBorders>
    </w:tblPr>
    <w:tcPr>
      <w:shd w:val="clear" w:color="auto" w:fill="FAF1E8" w:themeFill="accent6" w:themeFillTint="19"/>
    </w:tcPr>
    <w:tblStylePr w:type="firstRow">
      <w:rPr>
        <w:b/>
        <w:bCs/>
      </w:rPr>
      <w:tblPr/>
      <w:tcPr>
        <w:tcBorders>
          <w:top w:val="nil"/>
          <w:left w:val="nil"/>
          <w:bottom w:val="single" w:sz="24" w:space="0" w:color="A1957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34518" w:themeFill="accent6" w:themeFillShade="99"/>
      </w:tcPr>
    </w:tblStylePr>
    <w:tblStylePr w:type="firstCol">
      <w:rPr>
        <w:color w:val="FFFFFF" w:themeColor="background1"/>
      </w:rPr>
      <w:tblPr/>
      <w:tcPr>
        <w:tcBorders>
          <w:top w:val="nil"/>
          <w:left w:val="nil"/>
          <w:bottom w:val="nil"/>
          <w:right w:val="nil"/>
          <w:insideH w:val="single" w:sz="4" w:space="0" w:color="734518" w:themeColor="accent6" w:themeShade="99"/>
          <w:insideV w:val="nil"/>
        </w:tcBorders>
        <w:shd w:val="clear" w:color="auto" w:fill="73451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734518" w:themeFill="accent6" w:themeFillShade="99"/>
      </w:tcPr>
    </w:tblStylePr>
    <w:tblStylePr w:type="band1Vert">
      <w:tblPr/>
      <w:tcPr>
        <w:shd w:val="clear" w:color="auto" w:fill="EBC7A3" w:themeFill="accent6" w:themeFillTint="66"/>
      </w:tcPr>
    </w:tblStylePr>
    <w:tblStylePr w:type="band1Horz">
      <w:tblPr/>
      <w:tcPr>
        <w:shd w:val="clear" w:color="auto" w:fill="E7B98D"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384247"/>
    <w:pPr>
      <w:spacing w:after="0" w:line="240" w:lineRule="auto"/>
    </w:pPr>
    <w:rPr>
      <w:color w:val="000000" w:themeColor="text1"/>
      <w:lang w:val="en-US"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525252" w:themeFill="accent2" w:themeFillShade="CC"/>
      </w:tcPr>
    </w:tblStylePr>
    <w:tblStylePr w:type="lastRow">
      <w:rPr>
        <w:b/>
        <w:bCs/>
        <w:color w:val="52525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384247"/>
    <w:pPr>
      <w:spacing w:after="0" w:line="240" w:lineRule="auto"/>
    </w:pPr>
    <w:rPr>
      <w:color w:val="000000" w:themeColor="text1"/>
      <w:lang w:val="en-US" w:eastAsia="en-US"/>
    </w:rPr>
    <w:tblPr>
      <w:tblStyleRowBandSize w:val="1"/>
      <w:tblStyleColBandSize w:val="1"/>
    </w:tblPr>
    <w:tcPr>
      <w:shd w:val="clear" w:color="auto" w:fill="FFF4E6" w:themeFill="accent1" w:themeFillTint="19"/>
    </w:tcPr>
    <w:tblStylePr w:type="firstRow">
      <w:rPr>
        <w:b/>
        <w:bCs/>
        <w:color w:val="FFFFFF" w:themeColor="background1"/>
      </w:rPr>
      <w:tblPr/>
      <w:tcPr>
        <w:tcBorders>
          <w:bottom w:val="single" w:sz="12" w:space="0" w:color="FFFFFF" w:themeColor="background1"/>
        </w:tcBorders>
        <w:shd w:val="clear" w:color="auto" w:fill="525252" w:themeFill="accent2" w:themeFillShade="CC"/>
      </w:tcPr>
    </w:tblStylePr>
    <w:tblStylePr w:type="lastRow">
      <w:rPr>
        <w:b/>
        <w:bCs/>
        <w:color w:val="52525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3C0" w:themeFill="accent1" w:themeFillTint="3F"/>
      </w:tcPr>
    </w:tblStylePr>
    <w:tblStylePr w:type="band1Horz">
      <w:tblPr/>
      <w:tcPr>
        <w:shd w:val="clear" w:color="auto" w:fill="FEE8CC" w:themeFill="accent1" w:themeFillTint="33"/>
      </w:tcPr>
    </w:tblStylePr>
  </w:style>
  <w:style w:type="table" w:styleId="Listavistosa-nfasis2">
    <w:name w:val="Colorful List Accent 2"/>
    <w:basedOn w:val="Tablanormal"/>
    <w:uiPriority w:val="72"/>
    <w:rsid w:val="00384247"/>
    <w:pPr>
      <w:spacing w:after="0" w:line="240" w:lineRule="auto"/>
    </w:pPr>
    <w:rPr>
      <w:color w:val="000000" w:themeColor="text1"/>
      <w:lang w:val="en-US" w:eastAsia="en-US"/>
    </w:rPr>
    <w:tblPr>
      <w:tblStyleRowBandSize w:val="1"/>
      <w:tblStyleColBandSize w:val="1"/>
    </w:tblPr>
    <w:tcPr>
      <w:shd w:val="clear" w:color="auto" w:fill="F0F0F0" w:themeFill="accent2" w:themeFillTint="19"/>
    </w:tcPr>
    <w:tblStylePr w:type="firstRow">
      <w:rPr>
        <w:b/>
        <w:bCs/>
        <w:color w:val="FFFFFF" w:themeColor="background1"/>
      </w:rPr>
      <w:tblPr/>
      <w:tcPr>
        <w:tcBorders>
          <w:bottom w:val="single" w:sz="12" w:space="0" w:color="FFFFFF" w:themeColor="background1"/>
        </w:tcBorders>
        <w:shd w:val="clear" w:color="auto" w:fill="525252" w:themeFill="accent2" w:themeFillShade="CC"/>
      </w:tcPr>
    </w:tblStylePr>
    <w:tblStylePr w:type="lastRow">
      <w:rPr>
        <w:b/>
        <w:bCs/>
        <w:color w:val="52525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9D9D9" w:themeFill="accent2" w:themeFillTint="3F"/>
      </w:tcPr>
    </w:tblStylePr>
    <w:tblStylePr w:type="band1Horz">
      <w:tblPr/>
      <w:tcPr>
        <w:shd w:val="clear" w:color="auto" w:fill="E0E0E0" w:themeFill="accent2" w:themeFillTint="33"/>
      </w:tcPr>
    </w:tblStylePr>
  </w:style>
  <w:style w:type="table" w:styleId="Listavistosa-nfasis3">
    <w:name w:val="Colorful List Accent 3"/>
    <w:basedOn w:val="Tablanormal"/>
    <w:uiPriority w:val="72"/>
    <w:rsid w:val="00384247"/>
    <w:pPr>
      <w:spacing w:after="0" w:line="240" w:lineRule="auto"/>
    </w:pPr>
    <w:rPr>
      <w:color w:val="000000" w:themeColor="text1"/>
      <w:lang w:val="en-US" w:eastAsia="en-US"/>
    </w:rPr>
    <w:tblPr>
      <w:tblStyleRowBandSize w:val="1"/>
      <w:tblStyleColBandSize w:val="1"/>
    </w:tblPr>
    <w:tcPr>
      <w:shd w:val="clear" w:color="auto" w:fill="FFF6EB" w:themeFill="accent3" w:themeFillTint="19"/>
    </w:tcPr>
    <w:tblStylePr w:type="firstRow">
      <w:rPr>
        <w:b/>
        <w:bCs/>
        <w:color w:val="FFFFFF" w:themeColor="background1"/>
      </w:rPr>
      <w:tblPr/>
      <w:tcPr>
        <w:tcBorders>
          <w:bottom w:val="single" w:sz="12" w:space="0" w:color="FFFFFF" w:themeColor="background1"/>
        </w:tcBorders>
        <w:shd w:val="clear" w:color="auto" w:fill="787878" w:themeFill="accent4" w:themeFillShade="CC"/>
      </w:tcPr>
    </w:tblStylePr>
    <w:tblStylePr w:type="lastRow">
      <w:rPr>
        <w:b/>
        <w:bCs/>
        <w:color w:val="78787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9CE" w:themeFill="accent3" w:themeFillTint="3F"/>
      </w:tcPr>
    </w:tblStylePr>
    <w:tblStylePr w:type="band1Horz">
      <w:tblPr/>
      <w:tcPr>
        <w:shd w:val="clear" w:color="auto" w:fill="FEEED7" w:themeFill="accent3" w:themeFillTint="33"/>
      </w:tcPr>
    </w:tblStylePr>
  </w:style>
  <w:style w:type="table" w:styleId="Listavistosa-nfasis4">
    <w:name w:val="Colorful List Accent 4"/>
    <w:basedOn w:val="Tablanormal"/>
    <w:uiPriority w:val="72"/>
    <w:rsid w:val="00384247"/>
    <w:pPr>
      <w:spacing w:after="0" w:line="240" w:lineRule="auto"/>
    </w:pPr>
    <w:rPr>
      <w:color w:val="000000" w:themeColor="text1"/>
      <w:lang w:val="en-US" w:eastAsia="en-US"/>
    </w:rPr>
    <w:tblPr>
      <w:tblStyleRowBandSize w:val="1"/>
      <w:tblStyleColBandSize w:val="1"/>
    </w:tblPr>
    <w:tcPr>
      <w:shd w:val="clear" w:color="auto" w:fill="F4F4F4" w:themeFill="accent4" w:themeFillTint="19"/>
    </w:tcPr>
    <w:tblStylePr w:type="firstRow">
      <w:rPr>
        <w:b/>
        <w:bCs/>
        <w:color w:val="FFFFFF" w:themeColor="background1"/>
      </w:rPr>
      <w:tblPr/>
      <w:tcPr>
        <w:tcBorders>
          <w:bottom w:val="single" w:sz="12" w:space="0" w:color="FFFFFF" w:themeColor="background1"/>
        </w:tcBorders>
        <w:shd w:val="clear" w:color="auto" w:fill="F98E01" w:themeFill="accent3" w:themeFillShade="CC"/>
      </w:tcPr>
    </w:tblStylePr>
    <w:tblStylePr w:type="lastRow">
      <w:rPr>
        <w:b/>
        <w:bCs/>
        <w:color w:val="F98E01"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4" w:themeFillTint="3F"/>
      </w:tcPr>
    </w:tblStylePr>
    <w:tblStylePr w:type="band1Horz">
      <w:tblPr/>
      <w:tcPr>
        <w:shd w:val="clear" w:color="auto" w:fill="EAEAEA" w:themeFill="accent4" w:themeFillTint="33"/>
      </w:tcPr>
    </w:tblStylePr>
  </w:style>
  <w:style w:type="table" w:styleId="Listavistosa-nfasis5">
    <w:name w:val="Colorful List Accent 5"/>
    <w:basedOn w:val="Tablanormal"/>
    <w:uiPriority w:val="72"/>
    <w:rsid w:val="00384247"/>
    <w:pPr>
      <w:spacing w:after="0" w:line="240" w:lineRule="auto"/>
    </w:pPr>
    <w:rPr>
      <w:color w:val="000000" w:themeColor="text1"/>
      <w:lang w:val="en-US" w:eastAsia="en-US"/>
    </w:rPr>
    <w:tblPr>
      <w:tblStyleRowBandSize w:val="1"/>
      <w:tblStyleColBandSize w:val="1"/>
    </w:tblPr>
    <w:tcPr>
      <w:shd w:val="clear" w:color="auto" w:fill="F5F4F1" w:themeFill="accent5" w:themeFillTint="19"/>
    </w:tcPr>
    <w:tblStylePr w:type="firstRow">
      <w:rPr>
        <w:b/>
        <w:bCs/>
        <w:color w:val="FFFFFF" w:themeColor="background1"/>
      </w:rPr>
      <w:tblPr/>
      <w:tcPr>
        <w:tcBorders>
          <w:bottom w:val="single" w:sz="12" w:space="0" w:color="FFFFFF" w:themeColor="background1"/>
        </w:tcBorders>
        <w:shd w:val="clear" w:color="auto" w:fill="9A5D20" w:themeFill="accent6" w:themeFillShade="CC"/>
      </w:tcPr>
    </w:tblStylePr>
    <w:tblStylePr w:type="lastRow">
      <w:rPr>
        <w:b/>
        <w:bCs/>
        <w:color w:val="9A5D20"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E4DC" w:themeFill="accent5" w:themeFillTint="3F"/>
      </w:tcPr>
    </w:tblStylePr>
    <w:tblStylePr w:type="band1Horz">
      <w:tblPr/>
      <w:tcPr>
        <w:shd w:val="clear" w:color="auto" w:fill="ECE9E3" w:themeFill="accent5" w:themeFillTint="33"/>
      </w:tcPr>
    </w:tblStylePr>
  </w:style>
  <w:style w:type="table" w:styleId="Listavistosa-nfasis6">
    <w:name w:val="Colorful List Accent 6"/>
    <w:basedOn w:val="Tablanormal"/>
    <w:uiPriority w:val="72"/>
    <w:rsid w:val="00384247"/>
    <w:pPr>
      <w:spacing w:after="0" w:line="240" w:lineRule="auto"/>
    </w:pPr>
    <w:rPr>
      <w:color w:val="000000" w:themeColor="text1"/>
      <w:lang w:val="en-US" w:eastAsia="en-US"/>
    </w:rPr>
    <w:tblPr>
      <w:tblStyleRowBandSize w:val="1"/>
      <w:tblStyleColBandSize w:val="1"/>
    </w:tblPr>
    <w:tcPr>
      <w:shd w:val="clear" w:color="auto" w:fill="FAF1E8" w:themeFill="accent6" w:themeFillTint="19"/>
    </w:tcPr>
    <w:tblStylePr w:type="firstRow">
      <w:rPr>
        <w:b/>
        <w:bCs/>
        <w:color w:val="FFFFFF" w:themeColor="background1"/>
      </w:rPr>
      <w:tblPr/>
      <w:tcPr>
        <w:tcBorders>
          <w:bottom w:val="single" w:sz="12" w:space="0" w:color="FFFFFF" w:themeColor="background1"/>
        </w:tcBorders>
        <w:shd w:val="clear" w:color="auto" w:fill="847859" w:themeFill="accent5" w:themeFillShade="CC"/>
      </w:tcPr>
    </w:tblStylePr>
    <w:tblStylePr w:type="lastRow">
      <w:rPr>
        <w:b/>
        <w:bCs/>
        <w:color w:val="847859"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3DCC6" w:themeFill="accent6" w:themeFillTint="3F"/>
      </w:tcPr>
    </w:tblStylePr>
    <w:tblStylePr w:type="band1Horz">
      <w:tblPr/>
      <w:tcPr>
        <w:shd w:val="clear" w:color="auto" w:fill="F5E3D1" w:themeFill="accent6" w:themeFillTint="33"/>
      </w:tcPr>
    </w:tblStylePr>
  </w:style>
  <w:style w:type="table" w:styleId="Cuadrculavistosa">
    <w:name w:val="Colorful Grid"/>
    <w:basedOn w:val="Tablanormal"/>
    <w:uiPriority w:val="73"/>
    <w:rsid w:val="00384247"/>
    <w:pPr>
      <w:spacing w:after="0" w:line="240" w:lineRule="auto"/>
    </w:pPr>
    <w:rPr>
      <w:color w:val="000000" w:themeColor="text1"/>
      <w:lang w:val="en-US"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384247"/>
    <w:pPr>
      <w:spacing w:after="0" w:line="240" w:lineRule="auto"/>
    </w:pPr>
    <w:rPr>
      <w:color w:val="000000" w:themeColor="text1"/>
      <w:lang w:val="en-US" w:eastAsia="en-US"/>
    </w:rPr>
    <w:tblPr>
      <w:tblStyleRowBandSize w:val="1"/>
      <w:tblStyleColBandSize w:val="1"/>
      <w:tblBorders>
        <w:insideH w:val="single" w:sz="4" w:space="0" w:color="FFFFFF" w:themeColor="background1"/>
      </w:tblBorders>
    </w:tblPr>
    <w:tcPr>
      <w:shd w:val="clear" w:color="auto" w:fill="FEE8CC" w:themeFill="accent1" w:themeFillTint="33"/>
    </w:tcPr>
    <w:tblStylePr w:type="firstRow">
      <w:rPr>
        <w:b/>
        <w:bCs/>
      </w:rPr>
      <w:tblPr/>
      <w:tcPr>
        <w:shd w:val="clear" w:color="auto" w:fill="FED299" w:themeFill="accent1" w:themeFillTint="66"/>
      </w:tcPr>
    </w:tblStylePr>
    <w:tblStylePr w:type="lastRow">
      <w:rPr>
        <w:b/>
        <w:bCs/>
        <w:color w:val="000000" w:themeColor="text1"/>
      </w:rPr>
      <w:tblPr/>
      <w:tcPr>
        <w:shd w:val="clear" w:color="auto" w:fill="FED299" w:themeFill="accent1" w:themeFillTint="66"/>
      </w:tcPr>
    </w:tblStylePr>
    <w:tblStylePr w:type="firstCol">
      <w:rPr>
        <w:color w:val="FFFFFF" w:themeColor="background1"/>
      </w:rPr>
      <w:tblPr/>
      <w:tcPr>
        <w:shd w:val="clear" w:color="auto" w:fill="BE6B00" w:themeFill="accent1" w:themeFillShade="BF"/>
      </w:tcPr>
    </w:tblStylePr>
    <w:tblStylePr w:type="lastCol">
      <w:rPr>
        <w:color w:val="FFFFFF" w:themeColor="background1"/>
      </w:rPr>
      <w:tblPr/>
      <w:tcPr>
        <w:shd w:val="clear" w:color="auto" w:fill="BE6B00" w:themeFill="accent1" w:themeFillShade="BF"/>
      </w:tcPr>
    </w:tblStylePr>
    <w:tblStylePr w:type="band1Vert">
      <w:tblPr/>
      <w:tcPr>
        <w:shd w:val="clear" w:color="auto" w:fill="FEC780" w:themeFill="accent1" w:themeFillTint="7F"/>
      </w:tcPr>
    </w:tblStylePr>
    <w:tblStylePr w:type="band1Horz">
      <w:tblPr/>
      <w:tcPr>
        <w:shd w:val="clear" w:color="auto" w:fill="FEC780" w:themeFill="accent1" w:themeFillTint="7F"/>
      </w:tcPr>
    </w:tblStylePr>
  </w:style>
  <w:style w:type="table" w:styleId="Cuadrculavistosa-nfasis2">
    <w:name w:val="Colorful Grid Accent 2"/>
    <w:basedOn w:val="Tablanormal"/>
    <w:uiPriority w:val="73"/>
    <w:rsid w:val="00384247"/>
    <w:pPr>
      <w:spacing w:after="0" w:line="240" w:lineRule="auto"/>
    </w:pPr>
    <w:rPr>
      <w:color w:val="000000" w:themeColor="text1"/>
      <w:lang w:val="en-US" w:eastAsia="en-US"/>
    </w:rPr>
    <w:tblPr>
      <w:tblStyleRowBandSize w:val="1"/>
      <w:tblStyleColBandSize w:val="1"/>
      <w:tblBorders>
        <w:insideH w:val="single" w:sz="4" w:space="0" w:color="FFFFFF" w:themeColor="background1"/>
      </w:tblBorders>
    </w:tblPr>
    <w:tcPr>
      <w:shd w:val="clear" w:color="auto" w:fill="E0E0E0" w:themeFill="accent2" w:themeFillTint="33"/>
    </w:tcPr>
    <w:tblStylePr w:type="firstRow">
      <w:rPr>
        <w:b/>
        <w:bCs/>
      </w:rPr>
      <w:tblPr/>
      <w:tcPr>
        <w:shd w:val="clear" w:color="auto" w:fill="C2C2C2" w:themeFill="accent2" w:themeFillTint="66"/>
      </w:tcPr>
    </w:tblStylePr>
    <w:tblStylePr w:type="lastRow">
      <w:rPr>
        <w:b/>
        <w:bCs/>
        <w:color w:val="000000" w:themeColor="text1"/>
      </w:rPr>
      <w:tblPr/>
      <w:tcPr>
        <w:shd w:val="clear" w:color="auto" w:fill="C2C2C2" w:themeFill="accent2" w:themeFillTint="66"/>
      </w:tcPr>
    </w:tblStylePr>
    <w:tblStylePr w:type="firstCol">
      <w:rPr>
        <w:color w:val="FFFFFF" w:themeColor="background1"/>
      </w:rPr>
      <w:tblPr/>
      <w:tcPr>
        <w:shd w:val="clear" w:color="auto" w:fill="4D4D4D" w:themeFill="accent2" w:themeFillShade="BF"/>
      </w:tcPr>
    </w:tblStylePr>
    <w:tblStylePr w:type="lastCol">
      <w:rPr>
        <w:color w:val="FFFFFF" w:themeColor="background1"/>
      </w:rPr>
      <w:tblPr/>
      <w:tcPr>
        <w:shd w:val="clear" w:color="auto" w:fill="4D4D4D" w:themeFill="accent2" w:themeFillShade="BF"/>
      </w:tcPr>
    </w:tblStylePr>
    <w:tblStylePr w:type="band1Vert">
      <w:tblPr/>
      <w:tcPr>
        <w:shd w:val="clear" w:color="auto" w:fill="B3B3B3" w:themeFill="accent2" w:themeFillTint="7F"/>
      </w:tcPr>
    </w:tblStylePr>
    <w:tblStylePr w:type="band1Horz">
      <w:tblPr/>
      <w:tcPr>
        <w:shd w:val="clear" w:color="auto" w:fill="B3B3B3" w:themeFill="accent2" w:themeFillTint="7F"/>
      </w:tcPr>
    </w:tblStylePr>
  </w:style>
  <w:style w:type="table" w:styleId="Cuadrculavistosa-nfasis3">
    <w:name w:val="Colorful Grid Accent 3"/>
    <w:basedOn w:val="Tablanormal"/>
    <w:uiPriority w:val="73"/>
    <w:rsid w:val="00384247"/>
    <w:pPr>
      <w:spacing w:after="0" w:line="240" w:lineRule="auto"/>
    </w:pPr>
    <w:rPr>
      <w:color w:val="000000" w:themeColor="text1"/>
      <w:lang w:val="en-US" w:eastAsia="en-US"/>
    </w:rPr>
    <w:tblPr>
      <w:tblStyleRowBandSize w:val="1"/>
      <w:tblStyleColBandSize w:val="1"/>
      <w:tblBorders>
        <w:insideH w:val="single" w:sz="4" w:space="0" w:color="FFFFFF" w:themeColor="background1"/>
      </w:tblBorders>
    </w:tblPr>
    <w:tcPr>
      <w:shd w:val="clear" w:color="auto" w:fill="FEEED7" w:themeFill="accent3" w:themeFillTint="33"/>
    </w:tcPr>
    <w:tblStylePr w:type="firstRow">
      <w:rPr>
        <w:b/>
        <w:bCs/>
      </w:rPr>
      <w:tblPr/>
      <w:tcPr>
        <w:shd w:val="clear" w:color="auto" w:fill="FEDDB0" w:themeFill="accent3" w:themeFillTint="66"/>
      </w:tcPr>
    </w:tblStylePr>
    <w:tblStylePr w:type="lastRow">
      <w:rPr>
        <w:b/>
        <w:bCs/>
        <w:color w:val="000000" w:themeColor="text1"/>
      </w:rPr>
      <w:tblPr/>
      <w:tcPr>
        <w:shd w:val="clear" w:color="auto" w:fill="FEDDB0" w:themeFill="accent3" w:themeFillTint="66"/>
      </w:tcPr>
    </w:tblStylePr>
    <w:tblStylePr w:type="firstCol">
      <w:rPr>
        <w:color w:val="FFFFFF" w:themeColor="background1"/>
      </w:rPr>
      <w:tblPr/>
      <w:tcPr>
        <w:shd w:val="clear" w:color="auto" w:fill="E98501" w:themeFill="accent3" w:themeFillShade="BF"/>
      </w:tcPr>
    </w:tblStylePr>
    <w:tblStylePr w:type="lastCol">
      <w:rPr>
        <w:color w:val="FFFFFF" w:themeColor="background1"/>
      </w:rPr>
      <w:tblPr/>
      <w:tcPr>
        <w:shd w:val="clear" w:color="auto" w:fill="E98501" w:themeFill="accent3" w:themeFillShade="BF"/>
      </w:tcPr>
    </w:tblStylePr>
    <w:tblStylePr w:type="band1Vert">
      <w:tblPr/>
      <w:tcPr>
        <w:shd w:val="clear" w:color="auto" w:fill="FED49D" w:themeFill="accent3" w:themeFillTint="7F"/>
      </w:tcPr>
    </w:tblStylePr>
    <w:tblStylePr w:type="band1Horz">
      <w:tblPr/>
      <w:tcPr>
        <w:shd w:val="clear" w:color="auto" w:fill="FED49D" w:themeFill="accent3" w:themeFillTint="7F"/>
      </w:tcPr>
    </w:tblStylePr>
  </w:style>
  <w:style w:type="table" w:styleId="Cuadrculavistosa-nfasis4">
    <w:name w:val="Colorful Grid Accent 4"/>
    <w:basedOn w:val="Tablanormal"/>
    <w:uiPriority w:val="73"/>
    <w:rsid w:val="00384247"/>
    <w:pPr>
      <w:spacing w:after="0" w:line="240" w:lineRule="auto"/>
    </w:pPr>
    <w:rPr>
      <w:color w:val="000000" w:themeColor="text1"/>
      <w:lang w:val="en-US" w:eastAsia="en-US"/>
    </w:rPr>
    <w:tblPr>
      <w:tblStyleRowBandSize w:val="1"/>
      <w:tblStyleColBandSize w:val="1"/>
      <w:tblBorders>
        <w:insideH w:val="single" w:sz="4" w:space="0" w:color="FFFFFF" w:themeColor="background1"/>
      </w:tblBorders>
    </w:tblPr>
    <w:tcPr>
      <w:shd w:val="clear" w:color="auto" w:fill="EAEAEA" w:themeFill="accent4" w:themeFillTint="33"/>
    </w:tcPr>
    <w:tblStylePr w:type="firstRow">
      <w:rPr>
        <w:b/>
        <w:bCs/>
      </w:rPr>
      <w:tblPr/>
      <w:tcPr>
        <w:shd w:val="clear" w:color="auto" w:fill="D5D5D5" w:themeFill="accent4" w:themeFillTint="66"/>
      </w:tcPr>
    </w:tblStylePr>
    <w:tblStylePr w:type="lastRow">
      <w:rPr>
        <w:b/>
        <w:bCs/>
        <w:color w:val="000000" w:themeColor="text1"/>
      </w:rPr>
      <w:tblPr/>
      <w:tcPr>
        <w:shd w:val="clear" w:color="auto" w:fill="D5D5D5" w:themeFill="accent4" w:themeFillTint="66"/>
      </w:tcPr>
    </w:tblStylePr>
    <w:tblStylePr w:type="firstCol">
      <w:rPr>
        <w:color w:val="FFFFFF" w:themeColor="background1"/>
      </w:rPr>
      <w:tblPr/>
      <w:tcPr>
        <w:shd w:val="clear" w:color="auto" w:fill="707070" w:themeFill="accent4" w:themeFillShade="BF"/>
      </w:tcPr>
    </w:tblStylePr>
    <w:tblStylePr w:type="lastCol">
      <w:rPr>
        <w:color w:val="FFFFFF" w:themeColor="background1"/>
      </w:rPr>
      <w:tblPr/>
      <w:tcPr>
        <w:shd w:val="clear" w:color="auto" w:fill="707070" w:themeFill="accent4" w:themeFillShade="BF"/>
      </w:tcPr>
    </w:tblStylePr>
    <w:tblStylePr w:type="band1Vert">
      <w:tblPr/>
      <w:tcPr>
        <w:shd w:val="clear" w:color="auto" w:fill="CACACA" w:themeFill="accent4" w:themeFillTint="7F"/>
      </w:tcPr>
    </w:tblStylePr>
    <w:tblStylePr w:type="band1Horz">
      <w:tblPr/>
      <w:tcPr>
        <w:shd w:val="clear" w:color="auto" w:fill="CACACA" w:themeFill="accent4" w:themeFillTint="7F"/>
      </w:tcPr>
    </w:tblStylePr>
  </w:style>
  <w:style w:type="table" w:styleId="Cuadrculavistosa-nfasis5">
    <w:name w:val="Colorful Grid Accent 5"/>
    <w:basedOn w:val="Tablanormal"/>
    <w:uiPriority w:val="73"/>
    <w:rsid w:val="00384247"/>
    <w:pPr>
      <w:spacing w:after="0" w:line="240" w:lineRule="auto"/>
    </w:pPr>
    <w:rPr>
      <w:color w:val="000000" w:themeColor="text1"/>
      <w:lang w:val="en-US" w:eastAsia="en-US"/>
    </w:rPr>
    <w:tblPr>
      <w:tblStyleRowBandSize w:val="1"/>
      <w:tblStyleColBandSize w:val="1"/>
      <w:tblBorders>
        <w:insideH w:val="single" w:sz="4" w:space="0" w:color="FFFFFF" w:themeColor="background1"/>
      </w:tblBorders>
    </w:tblPr>
    <w:tcPr>
      <w:shd w:val="clear" w:color="auto" w:fill="ECE9E3" w:themeFill="accent5" w:themeFillTint="33"/>
    </w:tcPr>
    <w:tblStylePr w:type="firstRow">
      <w:rPr>
        <w:b/>
        <w:bCs/>
      </w:rPr>
      <w:tblPr/>
      <w:tcPr>
        <w:shd w:val="clear" w:color="auto" w:fill="D9D4C7" w:themeFill="accent5" w:themeFillTint="66"/>
      </w:tcPr>
    </w:tblStylePr>
    <w:tblStylePr w:type="lastRow">
      <w:rPr>
        <w:b/>
        <w:bCs/>
        <w:color w:val="000000" w:themeColor="text1"/>
      </w:rPr>
      <w:tblPr/>
      <w:tcPr>
        <w:shd w:val="clear" w:color="auto" w:fill="D9D4C7" w:themeFill="accent5" w:themeFillTint="66"/>
      </w:tcPr>
    </w:tblStylePr>
    <w:tblStylePr w:type="firstCol">
      <w:rPr>
        <w:color w:val="FFFFFF" w:themeColor="background1"/>
      </w:rPr>
      <w:tblPr/>
      <w:tcPr>
        <w:shd w:val="clear" w:color="auto" w:fill="7B7053" w:themeFill="accent5" w:themeFillShade="BF"/>
      </w:tcPr>
    </w:tblStylePr>
    <w:tblStylePr w:type="lastCol">
      <w:rPr>
        <w:color w:val="FFFFFF" w:themeColor="background1"/>
      </w:rPr>
      <w:tblPr/>
      <w:tcPr>
        <w:shd w:val="clear" w:color="auto" w:fill="7B7053" w:themeFill="accent5" w:themeFillShade="BF"/>
      </w:tcPr>
    </w:tblStylePr>
    <w:tblStylePr w:type="band1Vert">
      <w:tblPr/>
      <w:tcPr>
        <w:shd w:val="clear" w:color="auto" w:fill="D0CAB9" w:themeFill="accent5" w:themeFillTint="7F"/>
      </w:tcPr>
    </w:tblStylePr>
    <w:tblStylePr w:type="band1Horz">
      <w:tblPr/>
      <w:tcPr>
        <w:shd w:val="clear" w:color="auto" w:fill="D0CAB9" w:themeFill="accent5" w:themeFillTint="7F"/>
      </w:tcPr>
    </w:tblStylePr>
  </w:style>
  <w:style w:type="table" w:styleId="Cuadrculavistosa-nfasis6">
    <w:name w:val="Colorful Grid Accent 6"/>
    <w:basedOn w:val="Tablanormal"/>
    <w:uiPriority w:val="73"/>
    <w:rsid w:val="00384247"/>
    <w:pPr>
      <w:spacing w:after="0" w:line="240" w:lineRule="auto"/>
    </w:pPr>
    <w:rPr>
      <w:color w:val="000000" w:themeColor="text1"/>
      <w:lang w:val="en-US" w:eastAsia="en-US"/>
    </w:rPr>
    <w:tblPr>
      <w:tblStyleRowBandSize w:val="1"/>
      <w:tblStyleColBandSize w:val="1"/>
      <w:tblBorders>
        <w:insideH w:val="single" w:sz="4" w:space="0" w:color="FFFFFF" w:themeColor="background1"/>
      </w:tblBorders>
    </w:tblPr>
    <w:tcPr>
      <w:shd w:val="clear" w:color="auto" w:fill="F5E3D1" w:themeFill="accent6" w:themeFillTint="33"/>
    </w:tcPr>
    <w:tblStylePr w:type="firstRow">
      <w:rPr>
        <w:b/>
        <w:bCs/>
      </w:rPr>
      <w:tblPr/>
      <w:tcPr>
        <w:shd w:val="clear" w:color="auto" w:fill="EBC7A3" w:themeFill="accent6" w:themeFillTint="66"/>
      </w:tcPr>
    </w:tblStylePr>
    <w:tblStylePr w:type="lastRow">
      <w:rPr>
        <w:b/>
        <w:bCs/>
        <w:color w:val="000000" w:themeColor="text1"/>
      </w:rPr>
      <w:tblPr/>
      <w:tcPr>
        <w:shd w:val="clear" w:color="auto" w:fill="EBC7A3" w:themeFill="accent6" w:themeFillTint="66"/>
      </w:tcPr>
    </w:tblStylePr>
    <w:tblStylePr w:type="firstCol">
      <w:rPr>
        <w:color w:val="FFFFFF" w:themeColor="background1"/>
      </w:rPr>
      <w:tblPr/>
      <w:tcPr>
        <w:shd w:val="clear" w:color="auto" w:fill="90571E" w:themeFill="accent6" w:themeFillShade="BF"/>
      </w:tcPr>
    </w:tblStylePr>
    <w:tblStylePr w:type="lastCol">
      <w:rPr>
        <w:color w:val="FFFFFF" w:themeColor="background1"/>
      </w:rPr>
      <w:tblPr/>
      <w:tcPr>
        <w:shd w:val="clear" w:color="auto" w:fill="90571E" w:themeFill="accent6" w:themeFillShade="BF"/>
      </w:tcPr>
    </w:tblStylePr>
    <w:tblStylePr w:type="band1Vert">
      <w:tblPr/>
      <w:tcPr>
        <w:shd w:val="clear" w:color="auto" w:fill="E7B98D" w:themeFill="accent6" w:themeFillTint="7F"/>
      </w:tcPr>
    </w:tblStylePr>
    <w:tblStylePr w:type="band1Horz">
      <w:tblPr/>
      <w:tcPr>
        <w:shd w:val="clear" w:color="auto" w:fill="E7B98D" w:themeFill="accent6" w:themeFillTint="7F"/>
      </w:tcPr>
    </w:tblStylePr>
  </w:style>
  <w:style w:type="table" w:customStyle="1" w:styleId="afa">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b">
    <w:basedOn w:val="TableNormal1"/>
    <w:tblPr>
      <w:tblStyleRowBandSize w:val="1"/>
      <w:tblStyleColBandSize w:val="1"/>
      <w:tblCellMar>
        <w:top w:w="0" w:type="dxa"/>
        <w:left w:w="115" w:type="dxa"/>
        <w:bottom w:w="0" w:type="dxa"/>
        <w:right w:w="115" w:type="dxa"/>
      </w:tblCellMar>
    </w:tblPr>
  </w:style>
  <w:style w:type="table" w:customStyle="1" w:styleId="afc">
    <w:basedOn w:val="TableNormal1"/>
    <w:tblPr>
      <w:tblStyleRowBandSize w:val="1"/>
      <w:tblStyleColBandSize w:val="1"/>
      <w:tblCellMar>
        <w:top w:w="0" w:type="dxa"/>
        <w:left w:w="115" w:type="dxa"/>
        <w:bottom w:w="0" w:type="dxa"/>
        <w:right w:w="115" w:type="dxa"/>
      </w:tblCellMar>
    </w:tblPr>
  </w:style>
  <w:style w:type="table" w:customStyle="1" w:styleId="afd">
    <w:basedOn w:val="TableNormal1"/>
    <w:tblPr>
      <w:tblStyleRowBandSize w:val="1"/>
      <w:tblStyleColBandSize w:val="1"/>
      <w:tblCellMar>
        <w:top w:w="0" w:type="dxa"/>
        <w:left w:w="115" w:type="dxa"/>
        <w:bottom w:w="0" w:type="dxa"/>
        <w:right w:w="115" w:type="dxa"/>
      </w:tblCellMar>
    </w:tblPr>
  </w:style>
  <w:style w:type="table" w:customStyle="1" w:styleId="afe">
    <w:basedOn w:val="TableNormal1"/>
    <w:tblPr>
      <w:tblStyleRowBandSize w:val="1"/>
      <w:tblStyleColBandSize w:val="1"/>
      <w:tblCellMar>
        <w:top w:w="0" w:type="dxa"/>
        <w:left w:w="115" w:type="dxa"/>
        <w:bottom w:w="0" w:type="dxa"/>
        <w:right w:w="115" w:type="dxa"/>
      </w:tblCellMar>
    </w:tblPr>
  </w:style>
  <w:style w:type="table" w:customStyle="1" w:styleId="aff">
    <w:basedOn w:val="TableNormal1"/>
    <w:tblPr>
      <w:tblStyleRowBandSize w:val="1"/>
      <w:tblStyleColBandSize w:val="1"/>
      <w:tblCellMar>
        <w:top w:w="0" w:type="dxa"/>
        <w:left w:w="115" w:type="dxa"/>
        <w:bottom w:w="0" w:type="dxa"/>
        <w:right w:w="115" w:type="dxa"/>
      </w:tblCellMar>
    </w:tblPr>
  </w:style>
  <w:style w:type="table" w:customStyle="1" w:styleId="aff0">
    <w:basedOn w:val="TableNormal1"/>
    <w:tblPr>
      <w:tblStyleRowBandSize w:val="1"/>
      <w:tblStyleColBandSize w:val="1"/>
      <w:tblCellMar>
        <w:top w:w="0" w:type="dxa"/>
        <w:left w:w="115" w:type="dxa"/>
        <w:bottom w:w="0" w:type="dxa"/>
        <w:right w:w="115" w:type="dxa"/>
      </w:tblCellMar>
    </w:tblPr>
  </w:style>
  <w:style w:type="table" w:customStyle="1" w:styleId="aff1">
    <w:basedOn w:val="TableNormal1"/>
    <w:tblPr>
      <w:tblStyleRowBandSize w:val="1"/>
      <w:tblStyleColBandSize w:val="1"/>
      <w:tblCellMar>
        <w:top w:w="0" w:type="dxa"/>
        <w:left w:w="115" w:type="dxa"/>
        <w:bottom w:w="0" w:type="dxa"/>
        <w:right w:w="115" w:type="dxa"/>
      </w:tblCellMar>
    </w:tblPr>
  </w:style>
  <w:style w:type="table" w:customStyle="1" w:styleId="aff2">
    <w:basedOn w:val="TableNormal1"/>
    <w:tblPr>
      <w:tblStyleRowBandSize w:val="1"/>
      <w:tblStyleColBandSize w:val="1"/>
      <w:tblCellMar>
        <w:top w:w="0" w:type="dxa"/>
        <w:left w:w="115" w:type="dxa"/>
        <w:bottom w:w="0" w:type="dxa"/>
        <w:right w:w="115" w:type="dxa"/>
      </w:tblCellMar>
    </w:tblPr>
  </w:style>
  <w:style w:type="table" w:customStyle="1" w:styleId="aff3">
    <w:basedOn w:val="TableNormal1"/>
    <w:tblPr>
      <w:tblStyleRowBandSize w:val="1"/>
      <w:tblStyleColBandSize w:val="1"/>
      <w:tblCellMar>
        <w:top w:w="0" w:type="dxa"/>
        <w:left w:w="115" w:type="dxa"/>
        <w:bottom w:w="0" w:type="dxa"/>
        <w:right w:w="115" w:type="dxa"/>
      </w:tblCellMar>
    </w:tblPr>
  </w:style>
  <w:style w:type="table" w:customStyle="1" w:styleId="aff4">
    <w:basedOn w:val="TableNormal1"/>
    <w:tblPr>
      <w:tblStyleRowBandSize w:val="1"/>
      <w:tblStyleColBandSize w:val="1"/>
      <w:tblCellMar>
        <w:top w:w="0" w:type="dxa"/>
        <w:left w:w="115" w:type="dxa"/>
        <w:bottom w:w="0" w:type="dxa"/>
        <w:right w:w="115" w:type="dxa"/>
      </w:tblCellMar>
    </w:tblPr>
  </w:style>
  <w:style w:type="table" w:customStyle="1" w:styleId="aff5">
    <w:basedOn w:val="TableNormal1"/>
    <w:tblPr>
      <w:tblStyleRowBandSize w:val="1"/>
      <w:tblStyleColBandSize w:val="1"/>
      <w:tblCellMar>
        <w:top w:w="0" w:type="dxa"/>
        <w:left w:w="115" w:type="dxa"/>
        <w:bottom w:w="0" w:type="dxa"/>
        <w:right w:w="115" w:type="dxa"/>
      </w:tblCellMar>
    </w:tblPr>
  </w:style>
  <w:style w:type="table" w:customStyle="1" w:styleId="aff6">
    <w:basedOn w:val="TableNormal1"/>
    <w:tblPr>
      <w:tblStyleRowBandSize w:val="1"/>
      <w:tblStyleColBandSize w:val="1"/>
      <w:tblCellMar>
        <w:top w:w="0" w:type="dxa"/>
        <w:left w:w="115" w:type="dxa"/>
        <w:bottom w:w="0" w:type="dxa"/>
        <w:right w:w="115" w:type="dxa"/>
      </w:tblCellMar>
    </w:tblPr>
  </w:style>
  <w:style w:type="table" w:customStyle="1" w:styleId="aff7">
    <w:basedOn w:val="TableNormal1"/>
    <w:tblPr>
      <w:tblStyleRowBandSize w:val="1"/>
      <w:tblStyleColBandSize w:val="1"/>
      <w:tblCellMar>
        <w:top w:w="0" w:type="dxa"/>
        <w:left w:w="115" w:type="dxa"/>
        <w:bottom w:w="0" w:type="dxa"/>
        <w:right w:w="115" w:type="dxa"/>
      </w:tblCellMar>
    </w:tblPr>
  </w:style>
  <w:style w:type="table" w:customStyle="1" w:styleId="aff8">
    <w:basedOn w:val="TableNormal1"/>
    <w:tblPr>
      <w:tblStyleRowBandSize w:val="1"/>
      <w:tblStyleColBandSize w:val="1"/>
      <w:tblCellMar>
        <w:top w:w="0" w:type="dxa"/>
        <w:left w:w="115" w:type="dxa"/>
        <w:bottom w:w="0" w:type="dxa"/>
        <w:right w:w="115" w:type="dxa"/>
      </w:tblCellMar>
    </w:tblPr>
  </w:style>
  <w:style w:type="table" w:customStyle="1" w:styleId="aff9">
    <w:basedOn w:val="TableNormal1"/>
    <w:tblPr>
      <w:tblStyleRowBandSize w:val="1"/>
      <w:tblStyleColBandSize w:val="1"/>
      <w:tblCellMar>
        <w:top w:w="0" w:type="dxa"/>
        <w:left w:w="115" w:type="dxa"/>
        <w:bottom w:w="0" w:type="dxa"/>
        <w:right w:w="115" w:type="dxa"/>
      </w:tblCellMar>
    </w:tblPr>
  </w:style>
  <w:style w:type="table" w:customStyle="1" w:styleId="affa">
    <w:basedOn w:val="TableNormal1"/>
    <w:tblPr>
      <w:tblStyleRowBandSize w:val="1"/>
      <w:tblStyleColBandSize w:val="1"/>
      <w:tblCellMar>
        <w:top w:w="0" w:type="dxa"/>
        <w:left w:w="115" w:type="dxa"/>
        <w:bottom w:w="0" w:type="dxa"/>
        <w:right w:w="115" w:type="dxa"/>
      </w:tblCellMar>
    </w:tblPr>
  </w:style>
  <w:style w:type="table" w:customStyle="1" w:styleId="affb">
    <w:basedOn w:val="TableNormal1"/>
    <w:tblPr>
      <w:tblStyleRowBandSize w:val="1"/>
      <w:tblStyleColBandSize w:val="1"/>
      <w:tblCellMar>
        <w:top w:w="0" w:type="dxa"/>
        <w:left w:w="115" w:type="dxa"/>
        <w:bottom w:w="0" w:type="dxa"/>
        <w:right w:w="115" w:type="dxa"/>
      </w:tblCellMar>
    </w:tblPr>
  </w:style>
  <w:style w:type="table" w:customStyle="1" w:styleId="affc">
    <w:basedOn w:val="TableNormal1"/>
    <w:tblPr>
      <w:tblStyleRowBandSize w:val="1"/>
      <w:tblStyleColBandSize w:val="1"/>
      <w:tblCellMar>
        <w:top w:w="0" w:type="dxa"/>
        <w:left w:w="115" w:type="dxa"/>
        <w:bottom w:w="0" w:type="dxa"/>
        <w:right w:w="115" w:type="dxa"/>
      </w:tblCellMar>
    </w:tblPr>
  </w:style>
  <w:style w:type="table" w:customStyle="1" w:styleId="affd">
    <w:basedOn w:val="TableNormal1"/>
    <w:tblPr>
      <w:tblStyleRowBandSize w:val="1"/>
      <w:tblStyleColBandSize w:val="1"/>
      <w:tblCellMar>
        <w:top w:w="0" w:type="dxa"/>
        <w:left w:w="115" w:type="dxa"/>
        <w:bottom w:w="0" w:type="dxa"/>
        <w:right w:w="115" w:type="dxa"/>
      </w:tblCellMar>
    </w:tblPr>
  </w:style>
  <w:style w:type="table" w:customStyle="1" w:styleId="affe">
    <w:basedOn w:val="TableNormal1"/>
    <w:tblPr>
      <w:tblStyleRowBandSize w:val="1"/>
      <w:tblStyleColBandSize w:val="1"/>
      <w:tblCellMar>
        <w:top w:w="0" w:type="dxa"/>
        <w:left w:w="115" w:type="dxa"/>
        <w:bottom w:w="0" w:type="dxa"/>
        <w:right w:w="115" w:type="dxa"/>
      </w:tblCellMar>
    </w:tblPr>
  </w:style>
  <w:style w:type="table" w:customStyle="1" w:styleId="afff">
    <w:basedOn w:val="TableNormal1"/>
    <w:tblPr>
      <w:tblStyleRowBandSize w:val="1"/>
      <w:tblStyleColBandSize w:val="1"/>
      <w:tblCellMar>
        <w:top w:w="0" w:type="dxa"/>
        <w:left w:w="115" w:type="dxa"/>
        <w:bottom w:w="0" w:type="dxa"/>
        <w:right w:w="115" w:type="dxa"/>
      </w:tblCellMar>
    </w:tblPr>
  </w:style>
  <w:style w:type="table" w:customStyle="1" w:styleId="afff0">
    <w:basedOn w:val="TableNormal1"/>
    <w:tblPr>
      <w:tblStyleRowBandSize w:val="1"/>
      <w:tblStyleColBandSize w:val="1"/>
      <w:tblCellMar>
        <w:top w:w="0" w:type="dxa"/>
        <w:left w:w="115" w:type="dxa"/>
        <w:bottom w:w="0" w:type="dxa"/>
        <w:right w:w="115" w:type="dxa"/>
      </w:tblCellMar>
    </w:tblPr>
  </w:style>
  <w:style w:type="table" w:customStyle="1" w:styleId="afff1">
    <w:basedOn w:val="TableNormal1"/>
    <w:tblPr>
      <w:tblStyleRowBandSize w:val="1"/>
      <w:tblStyleColBandSize w:val="1"/>
      <w:tblCellMar>
        <w:top w:w="0" w:type="dxa"/>
        <w:left w:w="115" w:type="dxa"/>
        <w:bottom w:w="0" w:type="dxa"/>
        <w:right w:w="115" w:type="dxa"/>
      </w:tblCellMar>
    </w:tblPr>
  </w:style>
  <w:style w:type="table" w:customStyle="1" w:styleId="afff2">
    <w:basedOn w:val="TableNormal1"/>
    <w:tblPr>
      <w:tblStyleRowBandSize w:val="1"/>
      <w:tblStyleColBandSize w:val="1"/>
      <w:tblCellMar>
        <w:top w:w="0" w:type="dxa"/>
        <w:left w:w="115" w:type="dxa"/>
        <w:bottom w:w="0" w:type="dxa"/>
        <w:right w:w="115" w:type="dxa"/>
      </w:tblCellMar>
    </w:tblPr>
  </w:style>
  <w:style w:type="table" w:customStyle="1" w:styleId="afff3">
    <w:basedOn w:val="TableNormal1"/>
    <w:tblPr>
      <w:tblStyleRowBandSize w:val="1"/>
      <w:tblStyleColBandSize w:val="1"/>
      <w:tblCellMar>
        <w:top w:w="0" w:type="dxa"/>
        <w:left w:w="115" w:type="dxa"/>
        <w:bottom w:w="0" w:type="dxa"/>
        <w:right w:w="115" w:type="dxa"/>
      </w:tblCellMar>
    </w:tblPr>
  </w:style>
  <w:style w:type="table" w:customStyle="1" w:styleId="afff4">
    <w:basedOn w:val="TableNormal1"/>
    <w:tblPr>
      <w:tblStyleRowBandSize w:val="1"/>
      <w:tblStyleColBandSize w:val="1"/>
      <w:tblCellMar>
        <w:top w:w="0" w:type="dxa"/>
        <w:left w:w="115" w:type="dxa"/>
        <w:bottom w:w="0" w:type="dxa"/>
        <w:right w:w="115" w:type="dxa"/>
      </w:tblCellMar>
    </w:tblPr>
  </w:style>
  <w:style w:type="table" w:customStyle="1" w:styleId="afff5">
    <w:basedOn w:val="TableNormal1"/>
    <w:tblPr>
      <w:tblStyleRowBandSize w:val="1"/>
      <w:tblStyleColBandSize w:val="1"/>
      <w:tblCellMar>
        <w:top w:w="0" w:type="dxa"/>
        <w:left w:w="115" w:type="dxa"/>
        <w:bottom w:w="0" w:type="dxa"/>
        <w:right w:w="115" w:type="dxa"/>
      </w:tblCellMar>
    </w:tblPr>
  </w:style>
  <w:style w:type="table" w:customStyle="1" w:styleId="afff6">
    <w:basedOn w:val="TableNormal1"/>
    <w:tblPr>
      <w:tblStyleRowBandSize w:val="1"/>
      <w:tblStyleColBandSize w:val="1"/>
      <w:tblCellMar>
        <w:top w:w="0" w:type="dxa"/>
        <w:left w:w="115" w:type="dxa"/>
        <w:bottom w:w="0" w:type="dxa"/>
        <w:right w:w="115" w:type="dxa"/>
      </w:tblCellMar>
    </w:tblPr>
  </w:style>
  <w:style w:type="paragraph" w:styleId="Subttulo">
    <w:name w:val="Subtitle"/>
    <w:basedOn w:val="Normal"/>
    <w:next w:val="Normal"/>
    <w:uiPriority w:val="11"/>
    <w:qFormat/>
    <w:pPr>
      <w:spacing w:line="240" w:lineRule="auto"/>
    </w:pPr>
  </w:style>
  <w:style w:type="table" w:customStyle="1" w:styleId="afff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8">
    <w:basedOn w:val="TableNormal0"/>
    <w:tblPr>
      <w:tblStyleRowBandSize w:val="1"/>
      <w:tblStyleColBandSize w:val="1"/>
      <w:tblCellMar>
        <w:top w:w="0" w:type="dxa"/>
        <w:left w:w="115" w:type="dxa"/>
        <w:bottom w:w="0" w:type="dxa"/>
        <w:right w:w="115" w:type="dxa"/>
      </w:tblCellMar>
    </w:tblPr>
  </w:style>
  <w:style w:type="table" w:customStyle="1" w:styleId="afff9">
    <w:basedOn w:val="TableNormal0"/>
    <w:tblPr>
      <w:tblStyleRowBandSize w:val="1"/>
      <w:tblStyleColBandSize w:val="1"/>
      <w:tblCellMar>
        <w:top w:w="0" w:type="dxa"/>
        <w:left w:w="115" w:type="dxa"/>
        <w:bottom w:w="0" w:type="dxa"/>
        <w:right w:w="115" w:type="dxa"/>
      </w:tblCellMar>
    </w:tblPr>
  </w:style>
  <w:style w:type="table" w:customStyle="1" w:styleId="afffa">
    <w:basedOn w:val="TableNormal0"/>
    <w:tblPr>
      <w:tblStyleRowBandSize w:val="1"/>
      <w:tblStyleColBandSize w:val="1"/>
      <w:tblCellMar>
        <w:top w:w="0" w:type="dxa"/>
        <w:left w:w="115" w:type="dxa"/>
        <w:bottom w:w="0" w:type="dxa"/>
        <w:right w:w="115" w:type="dxa"/>
      </w:tblCellMar>
    </w:tblPr>
  </w:style>
  <w:style w:type="table" w:customStyle="1" w:styleId="afffb">
    <w:basedOn w:val="TableNormal0"/>
    <w:tblPr>
      <w:tblStyleRowBandSize w:val="1"/>
      <w:tblStyleColBandSize w:val="1"/>
      <w:tblCellMar>
        <w:top w:w="0" w:type="dxa"/>
        <w:left w:w="115" w:type="dxa"/>
        <w:bottom w:w="0" w:type="dxa"/>
        <w:right w:w="115" w:type="dxa"/>
      </w:tblCellMar>
    </w:tblPr>
  </w:style>
  <w:style w:type="table" w:customStyle="1" w:styleId="afffc">
    <w:basedOn w:val="TableNormal0"/>
    <w:tblPr>
      <w:tblStyleRowBandSize w:val="1"/>
      <w:tblStyleColBandSize w:val="1"/>
      <w:tblCellMar>
        <w:top w:w="0" w:type="dxa"/>
        <w:left w:w="115" w:type="dxa"/>
        <w:bottom w:w="0" w:type="dxa"/>
        <w:right w:w="115" w:type="dxa"/>
      </w:tblCellMar>
    </w:tblPr>
  </w:style>
  <w:style w:type="table" w:customStyle="1" w:styleId="afffd">
    <w:basedOn w:val="TableNormal0"/>
    <w:tblPr>
      <w:tblStyleRowBandSize w:val="1"/>
      <w:tblStyleColBandSize w:val="1"/>
      <w:tblCellMar>
        <w:top w:w="0" w:type="dxa"/>
        <w:left w:w="115" w:type="dxa"/>
        <w:bottom w:w="0" w:type="dxa"/>
        <w:right w:w="115" w:type="dxa"/>
      </w:tblCellMar>
    </w:tblPr>
  </w:style>
  <w:style w:type="table" w:customStyle="1" w:styleId="afffe">
    <w:basedOn w:val="TableNormal0"/>
    <w:tblPr>
      <w:tblStyleRowBandSize w:val="1"/>
      <w:tblStyleColBandSize w:val="1"/>
      <w:tblCellMar>
        <w:top w:w="0" w:type="dxa"/>
        <w:left w:w="115" w:type="dxa"/>
        <w:bottom w:w="0" w:type="dxa"/>
        <w:right w:w="115" w:type="dxa"/>
      </w:tblCellMar>
    </w:tblPr>
  </w:style>
  <w:style w:type="table" w:customStyle="1" w:styleId="affff">
    <w:basedOn w:val="TableNormal0"/>
    <w:tblPr>
      <w:tblStyleRowBandSize w:val="1"/>
      <w:tblStyleColBandSize w:val="1"/>
      <w:tblCellMar>
        <w:top w:w="0" w:type="dxa"/>
        <w:left w:w="115" w:type="dxa"/>
        <w:bottom w:w="0" w:type="dxa"/>
        <w:right w:w="115" w:type="dxa"/>
      </w:tblCellMar>
    </w:tblPr>
  </w:style>
  <w:style w:type="table" w:customStyle="1" w:styleId="affff0">
    <w:basedOn w:val="TableNormal0"/>
    <w:tblPr>
      <w:tblStyleRowBandSize w:val="1"/>
      <w:tblStyleColBandSize w:val="1"/>
      <w:tblCellMar>
        <w:top w:w="0" w:type="dxa"/>
        <w:left w:w="115" w:type="dxa"/>
        <w:bottom w:w="0" w:type="dxa"/>
        <w:right w:w="115" w:type="dxa"/>
      </w:tblCellMar>
    </w:tblPr>
  </w:style>
  <w:style w:type="table" w:customStyle="1" w:styleId="affff1">
    <w:basedOn w:val="TableNormal0"/>
    <w:tblPr>
      <w:tblStyleRowBandSize w:val="1"/>
      <w:tblStyleColBandSize w:val="1"/>
      <w:tblCellMar>
        <w:top w:w="0" w:type="dxa"/>
        <w:left w:w="115" w:type="dxa"/>
        <w:bottom w:w="0" w:type="dxa"/>
        <w:right w:w="115" w:type="dxa"/>
      </w:tblCellMar>
    </w:tblPr>
  </w:style>
  <w:style w:type="table" w:customStyle="1" w:styleId="affff2">
    <w:basedOn w:val="TableNormal0"/>
    <w:tblPr>
      <w:tblStyleRowBandSize w:val="1"/>
      <w:tblStyleColBandSize w:val="1"/>
      <w:tblCellMar>
        <w:top w:w="0" w:type="dxa"/>
        <w:left w:w="115" w:type="dxa"/>
        <w:bottom w:w="0" w:type="dxa"/>
        <w:right w:w="115" w:type="dxa"/>
      </w:tblCellMar>
    </w:tblPr>
  </w:style>
  <w:style w:type="table" w:customStyle="1" w:styleId="affff3">
    <w:basedOn w:val="TableNormal0"/>
    <w:tblPr>
      <w:tblStyleRowBandSize w:val="1"/>
      <w:tblStyleColBandSize w:val="1"/>
      <w:tblCellMar>
        <w:top w:w="0" w:type="dxa"/>
        <w:left w:w="115" w:type="dxa"/>
        <w:bottom w:w="0" w:type="dxa"/>
        <w:right w:w="115" w:type="dxa"/>
      </w:tblCellMar>
    </w:tblPr>
  </w:style>
  <w:style w:type="table" w:customStyle="1" w:styleId="affff4">
    <w:basedOn w:val="TableNormal0"/>
    <w:tblPr>
      <w:tblStyleRowBandSize w:val="1"/>
      <w:tblStyleColBandSize w:val="1"/>
      <w:tblCellMar>
        <w:top w:w="0" w:type="dxa"/>
        <w:left w:w="115" w:type="dxa"/>
        <w:bottom w:w="0" w:type="dxa"/>
        <w:right w:w="115" w:type="dxa"/>
      </w:tblCellMar>
    </w:tblPr>
  </w:style>
  <w:style w:type="table" w:customStyle="1" w:styleId="affff5">
    <w:basedOn w:val="TableNormal0"/>
    <w:tblPr>
      <w:tblStyleRowBandSize w:val="1"/>
      <w:tblStyleColBandSize w:val="1"/>
      <w:tblCellMar>
        <w:top w:w="0" w:type="dxa"/>
        <w:left w:w="115" w:type="dxa"/>
        <w:bottom w:w="0" w:type="dxa"/>
        <w:right w:w="115" w:type="dxa"/>
      </w:tblCellMar>
    </w:tblPr>
  </w:style>
  <w:style w:type="table" w:customStyle="1" w:styleId="affff6">
    <w:basedOn w:val="TableNormal0"/>
    <w:tblPr>
      <w:tblStyleRowBandSize w:val="1"/>
      <w:tblStyleColBandSize w:val="1"/>
      <w:tblCellMar>
        <w:top w:w="0" w:type="dxa"/>
        <w:left w:w="115" w:type="dxa"/>
        <w:bottom w:w="0" w:type="dxa"/>
        <w:right w:w="115" w:type="dxa"/>
      </w:tblCellMar>
    </w:tblPr>
  </w:style>
  <w:style w:type="table" w:customStyle="1" w:styleId="affff7">
    <w:basedOn w:val="TableNormal0"/>
    <w:tblPr>
      <w:tblStyleRowBandSize w:val="1"/>
      <w:tblStyleColBandSize w:val="1"/>
      <w:tblCellMar>
        <w:top w:w="0" w:type="dxa"/>
        <w:left w:w="115" w:type="dxa"/>
        <w:bottom w:w="0" w:type="dxa"/>
        <w:right w:w="115" w:type="dxa"/>
      </w:tblCellMar>
    </w:tblPr>
  </w:style>
  <w:style w:type="table" w:customStyle="1" w:styleId="affff8">
    <w:basedOn w:val="TableNormal0"/>
    <w:tblPr>
      <w:tblStyleRowBandSize w:val="1"/>
      <w:tblStyleColBandSize w:val="1"/>
      <w:tblCellMar>
        <w:top w:w="0" w:type="dxa"/>
        <w:left w:w="115" w:type="dxa"/>
        <w:bottom w:w="0" w:type="dxa"/>
        <w:right w:w="115" w:type="dxa"/>
      </w:tblCellMar>
    </w:tblPr>
  </w:style>
  <w:style w:type="table" w:customStyle="1" w:styleId="affff9">
    <w:basedOn w:val="TableNormal0"/>
    <w:tblPr>
      <w:tblStyleRowBandSize w:val="1"/>
      <w:tblStyleColBandSize w:val="1"/>
      <w:tblCellMar>
        <w:top w:w="0" w:type="dxa"/>
        <w:left w:w="115" w:type="dxa"/>
        <w:bottom w:w="0" w:type="dxa"/>
        <w:right w:w="115" w:type="dxa"/>
      </w:tblCellMar>
    </w:tblPr>
  </w:style>
  <w:style w:type="table" w:customStyle="1" w:styleId="affffa">
    <w:basedOn w:val="TableNormal0"/>
    <w:tblPr>
      <w:tblStyleRowBandSize w:val="1"/>
      <w:tblStyleColBandSize w:val="1"/>
      <w:tblCellMar>
        <w:top w:w="0" w:type="dxa"/>
        <w:left w:w="115" w:type="dxa"/>
        <w:bottom w:w="0" w:type="dxa"/>
        <w:right w:w="115" w:type="dxa"/>
      </w:tblCellMar>
    </w:tblPr>
  </w:style>
  <w:style w:type="table" w:customStyle="1" w:styleId="affffb">
    <w:basedOn w:val="TableNormal0"/>
    <w:tblPr>
      <w:tblStyleRowBandSize w:val="1"/>
      <w:tblStyleColBandSize w:val="1"/>
      <w:tblCellMar>
        <w:top w:w="0" w:type="dxa"/>
        <w:left w:w="115" w:type="dxa"/>
        <w:bottom w:w="0" w:type="dxa"/>
        <w:right w:w="115" w:type="dxa"/>
      </w:tblCellMar>
    </w:tblPr>
  </w:style>
  <w:style w:type="table" w:customStyle="1" w:styleId="affffc">
    <w:basedOn w:val="TableNormal0"/>
    <w:tblPr>
      <w:tblStyleRowBandSize w:val="1"/>
      <w:tblStyleColBandSize w:val="1"/>
      <w:tblCellMar>
        <w:top w:w="0" w:type="dxa"/>
        <w:left w:w="115" w:type="dxa"/>
        <w:bottom w:w="0" w:type="dxa"/>
        <w:right w:w="115" w:type="dxa"/>
      </w:tblCellMar>
    </w:tblPr>
  </w:style>
  <w:style w:type="table" w:customStyle="1" w:styleId="affffd">
    <w:basedOn w:val="TableNormal0"/>
    <w:tblPr>
      <w:tblStyleRowBandSize w:val="1"/>
      <w:tblStyleColBandSize w:val="1"/>
      <w:tblCellMar>
        <w:top w:w="0" w:type="dxa"/>
        <w:left w:w="115" w:type="dxa"/>
        <w:bottom w:w="0" w:type="dxa"/>
        <w:right w:w="115" w:type="dxa"/>
      </w:tblCellMar>
    </w:tblPr>
  </w:style>
  <w:style w:type="table" w:customStyle="1" w:styleId="affffe">
    <w:basedOn w:val="TableNormal0"/>
    <w:tblPr>
      <w:tblStyleRowBandSize w:val="1"/>
      <w:tblStyleColBandSize w:val="1"/>
      <w:tblCellMar>
        <w:top w:w="0" w:type="dxa"/>
        <w:left w:w="115" w:type="dxa"/>
        <w:bottom w:w="0" w:type="dxa"/>
        <w:right w:w="115" w:type="dxa"/>
      </w:tblCellMar>
    </w:tblPr>
  </w:style>
  <w:style w:type="table" w:customStyle="1" w:styleId="afffff">
    <w:basedOn w:val="TableNormal0"/>
    <w:tblPr>
      <w:tblStyleRowBandSize w:val="1"/>
      <w:tblStyleColBandSize w:val="1"/>
      <w:tblCellMar>
        <w:top w:w="0" w:type="dxa"/>
        <w:left w:w="115" w:type="dxa"/>
        <w:bottom w:w="0" w:type="dxa"/>
        <w:right w:w="115" w:type="dxa"/>
      </w:tblCellMar>
    </w:tblPr>
  </w:style>
  <w:style w:type="table" w:customStyle="1" w:styleId="afffff0">
    <w:basedOn w:val="TableNormal0"/>
    <w:tblPr>
      <w:tblStyleRowBandSize w:val="1"/>
      <w:tblStyleColBandSize w:val="1"/>
      <w:tblCellMar>
        <w:top w:w="0" w:type="dxa"/>
        <w:left w:w="115" w:type="dxa"/>
        <w:bottom w:w="0" w:type="dxa"/>
        <w:right w:w="115" w:type="dxa"/>
      </w:tblCellMar>
    </w:tblPr>
  </w:style>
  <w:style w:type="table" w:customStyle="1" w:styleId="afffff1">
    <w:basedOn w:val="TableNormal0"/>
    <w:tblPr>
      <w:tblStyleRowBandSize w:val="1"/>
      <w:tblStyleColBandSize w:val="1"/>
      <w:tblCellMar>
        <w:top w:w="0" w:type="dxa"/>
        <w:left w:w="115" w:type="dxa"/>
        <w:bottom w:w="0" w:type="dxa"/>
        <w:right w:w="115" w:type="dxa"/>
      </w:tblCellMar>
    </w:tblPr>
  </w:style>
  <w:style w:type="table" w:customStyle="1" w:styleId="afffff2">
    <w:basedOn w:val="TableNormal0"/>
    <w:tblPr>
      <w:tblStyleRowBandSize w:val="1"/>
      <w:tblStyleColBandSize w:val="1"/>
    </w:tblPr>
  </w:style>
  <w:style w:type="table" w:customStyle="1" w:styleId="afffff3">
    <w:basedOn w:val="TableNormal0"/>
    <w:tblPr>
      <w:tblStyleRowBandSize w:val="1"/>
      <w:tblStyleColBandSize w:val="1"/>
    </w:tblPr>
  </w:style>
  <w:style w:type="table" w:customStyle="1" w:styleId="afffff4">
    <w:basedOn w:val="TableNormal0"/>
    <w:tblPr>
      <w:tblStyleRowBandSize w:val="1"/>
      <w:tblStyleColBandSize w:val="1"/>
    </w:tblPr>
  </w:style>
  <w:style w:type="table" w:customStyle="1" w:styleId="afffff5">
    <w:basedOn w:val="TableNormal0"/>
    <w:tblPr>
      <w:tblStyleRowBandSize w:val="1"/>
      <w:tblStyleColBandSize w:val="1"/>
    </w:tblPr>
  </w:style>
  <w:style w:type="table" w:customStyle="1" w:styleId="afffff6">
    <w:basedOn w:val="TableNormal0"/>
    <w:tblPr>
      <w:tblStyleRowBandSize w:val="1"/>
      <w:tblStyleColBandSize w:val="1"/>
    </w:tblPr>
  </w:style>
  <w:style w:type="table" w:customStyle="1" w:styleId="afffff7">
    <w:basedOn w:val="TableNormal0"/>
    <w:tblPr>
      <w:tblStyleRowBandSize w:val="1"/>
      <w:tblStyleColBandSize w:val="1"/>
    </w:tblPr>
  </w:style>
  <w:style w:type="table" w:customStyle="1" w:styleId="afffff8">
    <w:basedOn w:val="TableNormal0"/>
    <w:tblPr>
      <w:tblStyleRowBandSize w:val="1"/>
      <w:tblStyleColBandSize w:val="1"/>
    </w:tblPr>
  </w:style>
  <w:style w:type="table" w:customStyle="1" w:styleId="afffff9">
    <w:basedOn w:val="TableNormal0"/>
    <w:tblPr>
      <w:tblStyleRowBandSize w:val="1"/>
      <w:tblStyleColBandSize w:val="1"/>
    </w:tblPr>
  </w:style>
  <w:style w:type="table" w:customStyle="1" w:styleId="afffffa">
    <w:basedOn w:val="TableNormal0"/>
    <w:tblPr>
      <w:tblStyleRowBandSize w:val="1"/>
      <w:tblStyleColBandSize w:val="1"/>
    </w:tblPr>
  </w:style>
  <w:style w:type="table" w:customStyle="1" w:styleId="afffffb">
    <w:basedOn w:val="TableNormal0"/>
    <w:tblPr>
      <w:tblStyleRowBandSize w:val="1"/>
      <w:tblStyleColBandSize w:val="1"/>
    </w:tblPr>
  </w:style>
  <w:style w:type="table" w:customStyle="1" w:styleId="afffffc">
    <w:basedOn w:val="TableNormal0"/>
    <w:tblPr>
      <w:tblStyleRowBandSize w:val="1"/>
      <w:tblStyleColBandSize w:val="1"/>
    </w:tblPr>
  </w:style>
  <w:style w:type="table" w:customStyle="1" w:styleId="afffffd">
    <w:basedOn w:val="TableNormal0"/>
    <w:tblPr>
      <w:tblStyleRowBandSize w:val="1"/>
      <w:tblStyleColBandSize w:val="1"/>
    </w:tblPr>
  </w:style>
  <w:style w:type="table" w:customStyle="1" w:styleId="afffffe">
    <w:basedOn w:val="TableNormal0"/>
    <w:tblPr>
      <w:tblStyleRowBandSize w:val="1"/>
      <w:tblStyleColBandSize w:val="1"/>
    </w:tblPr>
  </w:style>
  <w:style w:type="table" w:customStyle="1" w:styleId="affffff">
    <w:basedOn w:val="TableNormal0"/>
    <w:tblPr>
      <w:tblStyleRowBandSize w:val="1"/>
      <w:tblStyleColBandSize w:val="1"/>
    </w:tblPr>
  </w:style>
  <w:style w:type="table" w:customStyle="1" w:styleId="affffff0">
    <w:basedOn w:val="TableNormal0"/>
    <w:tblPr>
      <w:tblStyleRowBandSize w:val="1"/>
      <w:tblStyleColBandSize w:val="1"/>
    </w:tblPr>
  </w:style>
  <w:style w:type="table" w:customStyle="1" w:styleId="affffff1">
    <w:basedOn w:val="TableNormal0"/>
    <w:tblPr>
      <w:tblStyleRowBandSize w:val="1"/>
      <w:tblStyleColBandSize w:val="1"/>
    </w:tblPr>
  </w:style>
  <w:style w:type="table" w:customStyle="1" w:styleId="affffff2">
    <w:basedOn w:val="TableNormal0"/>
    <w:tblPr>
      <w:tblStyleRowBandSize w:val="1"/>
      <w:tblStyleColBandSize w:val="1"/>
    </w:tblPr>
  </w:style>
  <w:style w:type="table" w:customStyle="1" w:styleId="affffff3">
    <w:basedOn w:val="TableNormal0"/>
    <w:tblPr>
      <w:tblStyleRowBandSize w:val="1"/>
      <w:tblStyleColBandSize w:val="1"/>
    </w:tblPr>
  </w:style>
  <w:style w:type="table" w:customStyle="1" w:styleId="affffff4">
    <w:basedOn w:val="TableNormal0"/>
    <w:tblPr>
      <w:tblStyleRowBandSize w:val="1"/>
      <w:tblStyleColBandSize w:val="1"/>
    </w:tblPr>
  </w:style>
  <w:style w:type="table" w:customStyle="1" w:styleId="TableNormal00">
    <w:name w:val="TableNormal00"/>
    <w:rsid w:val="00EA2C19"/>
    <w:tblPr>
      <w:tblCellMar>
        <w:top w:w="100" w:type="dxa"/>
        <w:left w:w="100" w:type="dxa"/>
        <w:bottom w:w="100" w:type="dxa"/>
        <w:right w:w="100" w:type="dxa"/>
      </w:tblCellMar>
    </w:tblPr>
  </w:style>
  <w:style w:type="table" w:customStyle="1" w:styleId="TableNormal10">
    <w:name w:val="TableNormal10"/>
    <w:rsid w:val="00EA2C19"/>
    <w:tblPr>
      <w:tblCellMar>
        <w:top w:w="100" w:type="dxa"/>
        <w:left w:w="100" w:type="dxa"/>
        <w:bottom w:w="100" w:type="dxa"/>
        <w:right w:w="100" w:type="dxa"/>
      </w:tblCellMar>
    </w:tblPr>
  </w:style>
  <w:style w:type="table" w:customStyle="1" w:styleId="TableNormal000">
    <w:name w:val="TableNormal000"/>
    <w:rsid w:val="00B66D25"/>
    <w:tblPr>
      <w:tblCellMar>
        <w:top w:w="100" w:type="dxa"/>
        <w:left w:w="100" w:type="dxa"/>
        <w:bottom w:w="100" w:type="dxa"/>
        <w:right w:w="100" w:type="dxa"/>
      </w:tblCellMar>
    </w:tblPr>
  </w:style>
  <w:style w:type="table" w:customStyle="1" w:styleId="TableNormal100">
    <w:name w:val="TableNormal100"/>
    <w:rsid w:val="00B66D25"/>
    <w:tblPr>
      <w:tblCellMar>
        <w:top w:w="100" w:type="dxa"/>
        <w:left w:w="100" w:type="dxa"/>
        <w:bottom w:w="100" w:type="dxa"/>
        <w:right w:w="100" w:type="dxa"/>
      </w:tblCellMar>
    </w:tblPr>
  </w:style>
  <w:style w:type="table" w:customStyle="1" w:styleId="TableNormal0000">
    <w:name w:val="TableNormal0000"/>
    <w:rsid w:val="00E649B9"/>
    <w:tblPr>
      <w:tblCellMar>
        <w:top w:w="100" w:type="dxa"/>
        <w:left w:w="100" w:type="dxa"/>
        <w:bottom w:w="100" w:type="dxa"/>
        <w:right w:w="100" w:type="dxa"/>
      </w:tblCellMar>
    </w:tblPr>
  </w:style>
  <w:style w:type="table" w:customStyle="1" w:styleId="TableNormal1000">
    <w:name w:val="TableNormal1000"/>
    <w:rsid w:val="00E649B9"/>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117" Type="http://schemas.openxmlformats.org/officeDocument/2006/relationships/image" Target="media/image108.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image" Target="media/image75.png"/><Relationship Id="rId89" Type="http://schemas.openxmlformats.org/officeDocument/2006/relationships/image" Target="media/image80.png"/><Relationship Id="rId112" Type="http://schemas.openxmlformats.org/officeDocument/2006/relationships/image" Target="media/image103.png"/><Relationship Id="rId16" Type="http://schemas.openxmlformats.org/officeDocument/2006/relationships/image" Target="media/image7.png"/><Relationship Id="rId107" Type="http://schemas.openxmlformats.org/officeDocument/2006/relationships/image" Target="media/image98.png"/><Relationship Id="rId11" Type="http://schemas.openxmlformats.org/officeDocument/2006/relationships/image" Target="media/image2.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image" Target="media/image70.png"/><Relationship Id="rId102" Type="http://schemas.openxmlformats.org/officeDocument/2006/relationships/image" Target="media/image93.png"/><Relationship Id="rId123" Type="http://schemas.openxmlformats.org/officeDocument/2006/relationships/image" Target="media/image114.png"/><Relationship Id="rId5" Type="http://schemas.openxmlformats.org/officeDocument/2006/relationships/settings" Target="settings.xml"/><Relationship Id="rId90" Type="http://schemas.openxmlformats.org/officeDocument/2006/relationships/image" Target="media/image81.png"/><Relationship Id="rId95" Type="http://schemas.openxmlformats.org/officeDocument/2006/relationships/image" Target="media/image86.png"/><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image" Target="media/image55.png"/><Relationship Id="rId69" Type="http://schemas.openxmlformats.org/officeDocument/2006/relationships/image" Target="media/image60.png"/><Relationship Id="rId113" Type="http://schemas.openxmlformats.org/officeDocument/2006/relationships/image" Target="media/image104.png"/><Relationship Id="rId118" Type="http://schemas.openxmlformats.org/officeDocument/2006/relationships/image" Target="media/image109.png"/><Relationship Id="rId80" Type="http://schemas.openxmlformats.org/officeDocument/2006/relationships/image" Target="media/image71.png"/><Relationship Id="rId85" Type="http://schemas.openxmlformats.org/officeDocument/2006/relationships/image" Target="media/image76.png"/><Relationship Id="rId12" Type="http://schemas.openxmlformats.org/officeDocument/2006/relationships/image" Target="media/image3.png"/><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image" Target="media/image50.png"/><Relationship Id="rId103" Type="http://schemas.openxmlformats.org/officeDocument/2006/relationships/image" Target="media/image94.png"/><Relationship Id="rId108" Type="http://schemas.openxmlformats.org/officeDocument/2006/relationships/image" Target="media/image99.png"/><Relationship Id="rId124" Type="http://schemas.openxmlformats.org/officeDocument/2006/relationships/header" Target="header1.xml"/><Relationship Id="rId54" Type="http://schemas.openxmlformats.org/officeDocument/2006/relationships/image" Target="media/image45.png"/><Relationship Id="rId70" Type="http://schemas.openxmlformats.org/officeDocument/2006/relationships/image" Target="media/image61.png"/><Relationship Id="rId75" Type="http://schemas.openxmlformats.org/officeDocument/2006/relationships/image" Target="media/image66.png"/><Relationship Id="rId91" Type="http://schemas.openxmlformats.org/officeDocument/2006/relationships/image" Target="media/image82.png"/><Relationship Id="rId96" Type="http://schemas.openxmlformats.org/officeDocument/2006/relationships/image" Target="media/image87.png"/><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4.png"/><Relationship Id="rId28" Type="http://schemas.openxmlformats.org/officeDocument/2006/relationships/image" Target="media/image19.png"/><Relationship Id="rId49" Type="http://schemas.openxmlformats.org/officeDocument/2006/relationships/image" Target="media/image40.png"/><Relationship Id="rId114" Type="http://schemas.openxmlformats.org/officeDocument/2006/relationships/image" Target="media/image105.png"/><Relationship Id="rId119" Type="http://schemas.openxmlformats.org/officeDocument/2006/relationships/image" Target="media/image110.png"/><Relationship Id="rId44" Type="http://schemas.openxmlformats.org/officeDocument/2006/relationships/image" Target="media/image35.png"/><Relationship Id="rId60" Type="http://schemas.openxmlformats.org/officeDocument/2006/relationships/image" Target="media/image51.png"/><Relationship Id="rId65" Type="http://schemas.openxmlformats.org/officeDocument/2006/relationships/image" Target="media/image56.png"/><Relationship Id="rId81" Type="http://schemas.openxmlformats.org/officeDocument/2006/relationships/image" Target="media/image72.png"/><Relationship Id="rId86" Type="http://schemas.openxmlformats.org/officeDocument/2006/relationships/image" Target="media/image77.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image" Target="media/image10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97" Type="http://schemas.openxmlformats.org/officeDocument/2006/relationships/image" Target="media/image88.png"/><Relationship Id="rId104" Type="http://schemas.openxmlformats.org/officeDocument/2006/relationships/image" Target="media/image95.png"/><Relationship Id="rId120" Type="http://schemas.openxmlformats.org/officeDocument/2006/relationships/image" Target="media/image111.png"/><Relationship Id="rId125" Type="http://schemas.openxmlformats.org/officeDocument/2006/relationships/fontTable" Target="fontTable.xml"/><Relationship Id="rId7" Type="http://schemas.openxmlformats.org/officeDocument/2006/relationships/footnotes" Target="footnotes.xml"/><Relationship Id="rId71" Type="http://schemas.openxmlformats.org/officeDocument/2006/relationships/image" Target="media/image62.png"/><Relationship Id="rId92" Type="http://schemas.openxmlformats.org/officeDocument/2006/relationships/image" Target="media/image83.png"/><Relationship Id="rId2" Type="http://schemas.openxmlformats.org/officeDocument/2006/relationships/customXml" Target="../customXml/item2.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8.png"/><Relationship Id="rId110" Type="http://schemas.openxmlformats.org/officeDocument/2006/relationships/image" Target="media/image101.png"/><Relationship Id="rId115" Type="http://schemas.openxmlformats.org/officeDocument/2006/relationships/image" Target="media/image106.png"/><Relationship Id="rId61" Type="http://schemas.openxmlformats.org/officeDocument/2006/relationships/image" Target="media/image52.png"/><Relationship Id="rId82" Type="http://schemas.openxmlformats.org/officeDocument/2006/relationships/image" Target="media/image73.pn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8.png"/><Relationship Id="rId100" Type="http://schemas.openxmlformats.org/officeDocument/2006/relationships/image" Target="media/image91.png"/><Relationship Id="rId105" Type="http://schemas.openxmlformats.org/officeDocument/2006/relationships/image" Target="media/image96.png"/><Relationship Id="rId126"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42.png"/><Relationship Id="rId72" Type="http://schemas.openxmlformats.org/officeDocument/2006/relationships/image" Target="media/image63.png"/><Relationship Id="rId93" Type="http://schemas.openxmlformats.org/officeDocument/2006/relationships/image" Target="media/image84.png"/><Relationship Id="rId98" Type="http://schemas.openxmlformats.org/officeDocument/2006/relationships/image" Target="media/image89.png"/><Relationship Id="rId121" Type="http://schemas.openxmlformats.org/officeDocument/2006/relationships/image" Target="media/image112.png"/><Relationship Id="rId3" Type="http://schemas.openxmlformats.org/officeDocument/2006/relationships/numbering" Target="numbering.xml"/><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image" Target="media/image58.png"/><Relationship Id="rId116" Type="http://schemas.openxmlformats.org/officeDocument/2006/relationships/image" Target="media/image107.png"/><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image" Target="media/image53.png"/><Relationship Id="rId83" Type="http://schemas.openxmlformats.org/officeDocument/2006/relationships/image" Target="media/image74.png"/><Relationship Id="rId88" Type="http://schemas.openxmlformats.org/officeDocument/2006/relationships/image" Target="media/image79.png"/><Relationship Id="rId111" Type="http://schemas.openxmlformats.org/officeDocument/2006/relationships/image" Target="media/image102.png"/><Relationship Id="rId15" Type="http://schemas.openxmlformats.org/officeDocument/2006/relationships/image" Target="media/image6.png"/><Relationship Id="rId36" Type="http://schemas.openxmlformats.org/officeDocument/2006/relationships/image" Target="media/image27.png"/><Relationship Id="rId57" Type="http://schemas.openxmlformats.org/officeDocument/2006/relationships/image" Target="media/image48.png"/><Relationship Id="rId106" Type="http://schemas.openxmlformats.org/officeDocument/2006/relationships/image" Target="media/image97.png"/><Relationship Id="rId10" Type="http://schemas.openxmlformats.org/officeDocument/2006/relationships/footer" Target="footer1.xml"/><Relationship Id="rId31" Type="http://schemas.openxmlformats.org/officeDocument/2006/relationships/image" Target="media/image22.png"/><Relationship Id="rId52" Type="http://schemas.openxmlformats.org/officeDocument/2006/relationships/image" Target="media/image43.png"/><Relationship Id="rId73" Type="http://schemas.openxmlformats.org/officeDocument/2006/relationships/image" Target="media/image64.png"/><Relationship Id="rId78" Type="http://schemas.openxmlformats.org/officeDocument/2006/relationships/image" Target="media/image69.png"/><Relationship Id="rId94" Type="http://schemas.openxmlformats.org/officeDocument/2006/relationships/image" Target="media/image85.png"/><Relationship Id="rId99" Type="http://schemas.openxmlformats.org/officeDocument/2006/relationships/image" Target="media/image90.png"/><Relationship Id="rId101" Type="http://schemas.openxmlformats.org/officeDocument/2006/relationships/image" Target="media/image92.png"/><Relationship Id="rId122" Type="http://schemas.openxmlformats.org/officeDocument/2006/relationships/image" Target="media/image113.png"/><Relationship Id="rId4" Type="http://schemas.openxmlformats.org/officeDocument/2006/relationships/styles" Target="style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15.png"/></Relationships>
</file>

<file path=word/theme/theme1.xml><?xml version="1.0" encoding="utf-8"?>
<a:theme xmlns:a="http://schemas.openxmlformats.org/drawingml/2006/main" name="Office Theme">
  <a:themeElements>
    <a:clrScheme name="Custom 2">
      <a:dk1>
        <a:sysClr val="windowText" lastClr="000000"/>
      </a:dk1>
      <a:lt1>
        <a:sysClr val="window" lastClr="FFFFFF"/>
      </a:lt1>
      <a:dk2>
        <a:srgbClr val="4E3B30"/>
      </a:dk2>
      <a:lt2>
        <a:srgbClr val="FBEEC9"/>
      </a:lt2>
      <a:accent1>
        <a:srgbClr val="FE8F01"/>
      </a:accent1>
      <a:accent2>
        <a:srgbClr val="676767"/>
      </a:accent2>
      <a:accent3>
        <a:srgbClr val="FEAB3C"/>
      </a:accent3>
      <a:accent4>
        <a:srgbClr val="969696"/>
      </a:accent4>
      <a:accent5>
        <a:srgbClr val="A19574"/>
      </a:accent5>
      <a:accent6>
        <a:srgbClr val="C17529"/>
      </a:accent6>
      <a:hlink>
        <a:srgbClr val="AD1F1F"/>
      </a:hlink>
      <a:folHlink>
        <a:srgbClr val="FFC42F"/>
      </a:folHlink>
    </a:clrScheme>
    <a:fontScheme name="ING DE SOFT">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uSFror4N4IWCa+ntCiIe3RZvfg==">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F8358A7-D76D-4A87-BF9A-BA371288E3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210</Pages>
  <Words>33219</Words>
  <Characters>182705</Characters>
  <Application>Microsoft Office Word</Application>
  <DocSecurity>0</DocSecurity>
  <Lines>1522</Lines>
  <Paragraphs>430</Paragraphs>
  <ScaleCrop>false</ScaleCrop>
  <Company/>
  <LinksUpToDate>false</LinksUpToDate>
  <CharactersWithSpaces>215494</CharactersWithSpaces>
  <SharedDoc>false</SharedDoc>
  <HLinks>
    <vt:vector size="960" baseType="variant">
      <vt:variant>
        <vt:i4>1507382</vt:i4>
      </vt:variant>
      <vt:variant>
        <vt:i4>962</vt:i4>
      </vt:variant>
      <vt:variant>
        <vt:i4>0</vt:i4>
      </vt:variant>
      <vt:variant>
        <vt:i4>5</vt:i4>
      </vt:variant>
      <vt:variant>
        <vt:lpwstr/>
      </vt:variant>
      <vt:variant>
        <vt:lpwstr>_Toc240236700</vt:lpwstr>
      </vt:variant>
      <vt:variant>
        <vt:i4>1966135</vt:i4>
      </vt:variant>
      <vt:variant>
        <vt:i4>956</vt:i4>
      </vt:variant>
      <vt:variant>
        <vt:i4>0</vt:i4>
      </vt:variant>
      <vt:variant>
        <vt:i4>5</vt:i4>
      </vt:variant>
      <vt:variant>
        <vt:lpwstr/>
      </vt:variant>
      <vt:variant>
        <vt:lpwstr>_Toc240236699</vt:lpwstr>
      </vt:variant>
      <vt:variant>
        <vt:i4>1966135</vt:i4>
      </vt:variant>
      <vt:variant>
        <vt:i4>950</vt:i4>
      </vt:variant>
      <vt:variant>
        <vt:i4>0</vt:i4>
      </vt:variant>
      <vt:variant>
        <vt:i4>5</vt:i4>
      </vt:variant>
      <vt:variant>
        <vt:lpwstr/>
      </vt:variant>
      <vt:variant>
        <vt:lpwstr>_Toc240236698</vt:lpwstr>
      </vt:variant>
      <vt:variant>
        <vt:i4>1966135</vt:i4>
      </vt:variant>
      <vt:variant>
        <vt:i4>944</vt:i4>
      </vt:variant>
      <vt:variant>
        <vt:i4>0</vt:i4>
      </vt:variant>
      <vt:variant>
        <vt:i4>5</vt:i4>
      </vt:variant>
      <vt:variant>
        <vt:lpwstr/>
      </vt:variant>
      <vt:variant>
        <vt:lpwstr>_Toc240236697</vt:lpwstr>
      </vt:variant>
      <vt:variant>
        <vt:i4>1966135</vt:i4>
      </vt:variant>
      <vt:variant>
        <vt:i4>938</vt:i4>
      </vt:variant>
      <vt:variant>
        <vt:i4>0</vt:i4>
      </vt:variant>
      <vt:variant>
        <vt:i4>5</vt:i4>
      </vt:variant>
      <vt:variant>
        <vt:lpwstr/>
      </vt:variant>
      <vt:variant>
        <vt:lpwstr>_Toc240236696</vt:lpwstr>
      </vt:variant>
      <vt:variant>
        <vt:i4>1966135</vt:i4>
      </vt:variant>
      <vt:variant>
        <vt:i4>932</vt:i4>
      </vt:variant>
      <vt:variant>
        <vt:i4>0</vt:i4>
      </vt:variant>
      <vt:variant>
        <vt:i4>5</vt:i4>
      </vt:variant>
      <vt:variant>
        <vt:lpwstr/>
      </vt:variant>
      <vt:variant>
        <vt:lpwstr>_Toc240236695</vt:lpwstr>
      </vt:variant>
      <vt:variant>
        <vt:i4>1966135</vt:i4>
      </vt:variant>
      <vt:variant>
        <vt:i4>926</vt:i4>
      </vt:variant>
      <vt:variant>
        <vt:i4>0</vt:i4>
      </vt:variant>
      <vt:variant>
        <vt:i4>5</vt:i4>
      </vt:variant>
      <vt:variant>
        <vt:lpwstr/>
      </vt:variant>
      <vt:variant>
        <vt:lpwstr>_Toc240236694</vt:lpwstr>
      </vt:variant>
      <vt:variant>
        <vt:i4>1966135</vt:i4>
      </vt:variant>
      <vt:variant>
        <vt:i4>920</vt:i4>
      </vt:variant>
      <vt:variant>
        <vt:i4>0</vt:i4>
      </vt:variant>
      <vt:variant>
        <vt:i4>5</vt:i4>
      </vt:variant>
      <vt:variant>
        <vt:lpwstr/>
      </vt:variant>
      <vt:variant>
        <vt:lpwstr>_Toc240236693</vt:lpwstr>
      </vt:variant>
      <vt:variant>
        <vt:i4>1966135</vt:i4>
      </vt:variant>
      <vt:variant>
        <vt:i4>914</vt:i4>
      </vt:variant>
      <vt:variant>
        <vt:i4>0</vt:i4>
      </vt:variant>
      <vt:variant>
        <vt:i4>5</vt:i4>
      </vt:variant>
      <vt:variant>
        <vt:lpwstr/>
      </vt:variant>
      <vt:variant>
        <vt:lpwstr>_Toc240236692</vt:lpwstr>
      </vt:variant>
      <vt:variant>
        <vt:i4>1966135</vt:i4>
      </vt:variant>
      <vt:variant>
        <vt:i4>908</vt:i4>
      </vt:variant>
      <vt:variant>
        <vt:i4>0</vt:i4>
      </vt:variant>
      <vt:variant>
        <vt:i4>5</vt:i4>
      </vt:variant>
      <vt:variant>
        <vt:lpwstr/>
      </vt:variant>
      <vt:variant>
        <vt:lpwstr>_Toc240236691</vt:lpwstr>
      </vt:variant>
      <vt:variant>
        <vt:i4>1966135</vt:i4>
      </vt:variant>
      <vt:variant>
        <vt:i4>902</vt:i4>
      </vt:variant>
      <vt:variant>
        <vt:i4>0</vt:i4>
      </vt:variant>
      <vt:variant>
        <vt:i4>5</vt:i4>
      </vt:variant>
      <vt:variant>
        <vt:lpwstr/>
      </vt:variant>
      <vt:variant>
        <vt:lpwstr>_Toc240236690</vt:lpwstr>
      </vt:variant>
      <vt:variant>
        <vt:i4>2031671</vt:i4>
      </vt:variant>
      <vt:variant>
        <vt:i4>896</vt:i4>
      </vt:variant>
      <vt:variant>
        <vt:i4>0</vt:i4>
      </vt:variant>
      <vt:variant>
        <vt:i4>5</vt:i4>
      </vt:variant>
      <vt:variant>
        <vt:lpwstr/>
      </vt:variant>
      <vt:variant>
        <vt:lpwstr>_Toc240236689</vt:lpwstr>
      </vt:variant>
      <vt:variant>
        <vt:i4>2031671</vt:i4>
      </vt:variant>
      <vt:variant>
        <vt:i4>890</vt:i4>
      </vt:variant>
      <vt:variant>
        <vt:i4>0</vt:i4>
      </vt:variant>
      <vt:variant>
        <vt:i4>5</vt:i4>
      </vt:variant>
      <vt:variant>
        <vt:lpwstr/>
      </vt:variant>
      <vt:variant>
        <vt:lpwstr>_Toc240236688</vt:lpwstr>
      </vt:variant>
      <vt:variant>
        <vt:i4>2031671</vt:i4>
      </vt:variant>
      <vt:variant>
        <vt:i4>884</vt:i4>
      </vt:variant>
      <vt:variant>
        <vt:i4>0</vt:i4>
      </vt:variant>
      <vt:variant>
        <vt:i4>5</vt:i4>
      </vt:variant>
      <vt:variant>
        <vt:lpwstr/>
      </vt:variant>
      <vt:variant>
        <vt:lpwstr>_Toc240236687</vt:lpwstr>
      </vt:variant>
      <vt:variant>
        <vt:i4>2031671</vt:i4>
      </vt:variant>
      <vt:variant>
        <vt:i4>878</vt:i4>
      </vt:variant>
      <vt:variant>
        <vt:i4>0</vt:i4>
      </vt:variant>
      <vt:variant>
        <vt:i4>5</vt:i4>
      </vt:variant>
      <vt:variant>
        <vt:lpwstr/>
      </vt:variant>
      <vt:variant>
        <vt:lpwstr>_Toc240236686</vt:lpwstr>
      </vt:variant>
      <vt:variant>
        <vt:i4>2031671</vt:i4>
      </vt:variant>
      <vt:variant>
        <vt:i4>872</vt:i4>
      </vt:variant>
      <vt:variant>
        <vt:i4>0</vt:i4>
      </vt:variant>
      <vt:variant>
        <vt:i4>5</vt:i4>
      </vt:variant>
      <vt:variant>
        <vt:lpwstr/>
      </vt:variant>
      <vt:variant>
        <vt:lpwstr>_Toc240236685</vt:lpwstr>
      </vt:variant>
      <vt:variant>
        <vt:i4>2031671</vt:i4>
      </vt:variant>
      <vt:variant>
        <vt:i4>866</vt:i4>
      </vt:variant>
      <vt:variant>
        <vt:i4>0</vt:i4>
      </vt:variant>
      <vt:variant>
        <vt:i4>5</vt:i4>
      </vt:variant>
      <vt:variant>
        <vt:lpwstr/>
      </vt:variant>
      <vt:variant>
        <vt:lpwstr>_Toc240236684</vt:lpwstr>
      </vt:variant>
      <vt:variant>
        <vt:i4>2031671</vt:i4>
      </vt:variant>
      <vt:variant>
        <vt:i4>860</vt:i4>
      </vt:variant>
      <vt:variant>
        <vt:i4>0</vt:i4>
      </vt:variant>
      <vt:variant>
        <vt:i4>5</vt:i4>
      </vt:variant>
      <vt:variant>
        <vt:lpwstr/>
      </vt:variant>
      <vt:variant>
        <vt:lpwstr>_Toc240236683</vt:lpwstr>
      </vt:variant>
      <vt:variant>
        <vt:i4>2031671</vt:i4>
      </vt:variant>
      <vt:variant>
        <vt:i4>854</vt:i4>
      </vt:variant>
      <vt:variant>
        <vt:i4>0</vt:i4>
      </vt:variant>
      <vt:variant>
        <vt:i4>5</vt:i4>
      </vt:variant>
      <vt:variant>
        <vt:lpwstr/>
      </vt:variant>
      <vt:variant>
        <vt:lpwstr>_Toc240236682</vt:lpwstr>
      </vt:variant>
      <vt:variant>
        <vt:i4>2031671</vt:i4>
      </vt:variant>
      <vt:variant>
        <vt:i4>848</vt:i4>
      </vt:variant>
      <vt:variant>
        <vt:i4>0</vt:i4>
      </vt:variant>
      <vt:variant>
        <vt:i4>5</vt:i4>
      </vt:variant>
      <vt:variant>
        <vt:lpwstr/>
      </vt:variant>
      <vt:variant>
        <vt:lpwstr>_Toc240236681</vt:lpwstr>
      </vt:variant>
      <vt:variant>
        <vt:i4>2031671</vt:i4>
      </vt:variant>
      <vt:variant>
        <vt:i4>842</vt:i4>
      </vt:variant>
      <vt:variant>
        <vt:i4>0</vt:i4>
      </vt:variant>
      <vt:variant>
        <vt:i4>5</vt:i4>
      </vt:variant>
      <vt:variant>
        <vt:lpwstr/>
      </vt:variant>
      <vt:variant>
        <vt:lpwstr>_Toc240236680</vt:lpwstr>
      </vt:variant>
      <vt:variant>
        <vt:i4>1048631</vt:i4>
      </vt:variant>
      <vt:variant>
        <vt:i4>836</vt:i4>
      </vt:variant>
      <vt:variant>
        <vt:i4>0</vt:i4>
      </vt:variant>
      <vt:variant>
        <vt:i4>5</vt:i4>
      </vt:variant>
      <vt:variant>
        <vt:lpwstr/>
      </vt:variant>
      <vt:variant>
        <vt:lpwstr>_Toc240236679</vt:lpwstr>
      </vt:variant>
      <vt:variant>
        <vt:i4>1048631</vt:i4>
      </vt:variant>
      <vt:variant>
        <vt:i4>830</vt:i4>
      </vt:variant>
      <vt:variant>
        <vt:i4>0</vt:i4>
      </vt:variant>
      <vt:variant>
        <vt:i4>5</vt:i4>
      </vt:variant>
      <vt:variant>
        <vt:lpwstr/>
      </vt:variant>
      <vt:variant>
        <vt:lpwstr>_Toc240236678</vt:lpwstr>
      </vt:variant>
      <vt:variant>
        <vt:i4>1048631</vt:i4>
      </vt:variant>
      <vt:variant>
        <vt:i4>824</vt:i4>
      </vt:variant>
      <vt:variant>
        <vt:i4>0</vt:i4>
      </vt:variant>
      <vt:variant>
        <vt:i4>5</vt:i4>
      </vt:variant>
      <vt:variant>
        <vt:lpwstr/>
      </vt:variant>
      <vt:variant>
        <vt:lpwstr>_Toc240236677</vt:lpwstr>
      </vt:variant>
      <vt:variant>
        <vt:i4>1048631</vt:i4>
      </vt:variant>
      <vt:variant>
        <vt:i4>818</vt:i4>
      </vt:variant>
      <vt:variant>
        <vt:i4>0</vt:i4>
      </vt:variant>
      <vt:variant>
        <vt:i4>5</vt:i4>
      </vt:variant>
      <vt:variant>
        <vt:lpwstr/>
      </vt:variant>
      <vt:variant>
        <vt:lpwstr>_Toc240236676</vt:lpwstr>
      </vt:variant>
      <vt:variant>
        <vt:i4>1048631</vt:i4>
      </vt:variant>
      <vt:variant>
        <vt:i4>812</vt:i4>
      </vt:variant>
      <vt:variant>
        <vt:i4>0</vt:i4>
      </vt:variant>
      <vt:variant>
        <vt:i4>5</vt:i4>
      </vt:variant>
      <vt:variant>
        <vt:lpwstr/>
      </vt:variant>
      <vt:variant>
        <vt:lpwstr>_Toc240236675</vt:lpwstr>
      </vt:variant>
      <vt:variant>
        <vt:i4>1048631</vt:i4>
      </vt:variant>
      <vt:variant>
        <vt:i4>806</vt:i4>
      </vt:variant>
      <vt:variant>
        <vt:i4>0</vt:i4>
      </vt:variant>
      <vt:variant>
        <vt:i4>5</vt:i4>
      </vt:variant>
      <vt:variant>
        <vt:lpwstr/>
      </vt:variant>
      <vt:variant>
        <vt:lpwstr>_Toc240236674</vt:lpwstr>
      </vt:variant>
      <vt:variant>
        <vt:i4>1048631</vt:i4>
      </vt:variant>
      <vt:variant>
        <vt:i4>800</vt:i4>
      </vt:variant>
      <vt:variant>
        <vt:i4>0</vt:i4>
      </vt:variant>
      <vt:variant>
        <vt:i4>5</vt:i4>
      </vt:variant>
      <vt:variant>
        <vt:lpwstr/>
      </vt:variant>
      <vt:variant>
        <vt:lpwstr>_Toc240236673</vt:lpwstr>
      </vt:variant>
      <vt:variant>
        <vt:i4>1048631</vt:i4>
      </vt:variant>
      <vt:variant>
        <vt:i4>794</vt:i4>
      </vt:variant>
      <vt:variant>
        <vt:i4>0</vt:i4>
      </vt:variant>
      <vt:variant>
        <vt:i4>5</vt:i4>
      </vt:variant>
      <vt:variant>
        <vt:lpwstr/>
      </vt:variant>
      <vt:variant>
        <vt:lpwstr>_Toc240236672</vt:lpwstr>
      </vt:variant>
      <vt:variant>
        <vt:i4>1048631</vt:i4>
      </vt:variant>
      <vt:variant>
        <vt:i4>788</vt:i4>
      </vt:variant>
      <vt:variant>
        <vt:i4>0</vt:i4>
      </vt:variant>
      <vt:variant>
        <vt:i4>5</vt:i4>
      </vt:variant>
      <vt:variant>
        <vt:lpwstr/>
      </vt:variant>
      <vt:variant>
        <vt:lpwstr>_Toc240236671</vt:lpwstr>
      </vt:variant>
      <vt:variant>
        <vt:i4>1048631</vt:i4>
      </vt:variant>
      <vt:variant>
        <vt:i4>782</vt:i4>
      </vt:variant>
      <vt:variant>
        <vt:i4>0</vt:i4>
      </vt:variant>
      <vt:variant>
        <vt:i4>5</vt:i4>
      </vt:variant>
      <vt:variant>
        <vt:lpwstr/>
      </vt:variant>
      <vt:variant>
        <vt:lpwstr>_Toc240236670</vt:lpwstr>
      </vt:variant>
      <vt:variant>
        <vt:i4>1114167</vt:i4>
      </vt:variant>
      <vt:variant>
        <vt:i4>776</vt:i4>
      </vt:variant>
      <vt:variant>
        <vt:i4>0</vt:i4>
      </vt:variant>
      <vt:variant>
        <vt:i4>5</vt:i4>
      </vt:variant>
      <vt:variant>
        <vt:lpwstr/>
      </vt:variant>
      <vt:variant>
        <vt:lpwstr>_Toc240236669</vt:lpwstr>
      </vt:variant>
      <vt:variant>
        <vt:i4>1114167</vt:i4>
      </vt:variant>
      <vt:variant>
        <vt:i4>770</vt:i4>
      </vt:variant>
      <vt:variant>
        <vt:i4>0</vt:i4>
      </vt:variant>
      <vt:variant>
        <vt:i4>5</vt:i4>
      </vt:variant>
      <vt:variant>
        <vt:lpwstr/>
      </vt:variant>
      <vt:variant>
        <vt:lpwstr>_Toc240236668</vt:lpwstr>
      </vt:variant>
      <vt:variant>
        <vt:i4>1114167</vt:i4>
      </vt:variant>
      <vt:variant>
        <vt:i4>764</vt:i4>
      </vt:variant>
      <vt:variant>
        <vt:i4>0</vt:i4>
      </vt:variant>
      <vt:variant>
        <vt:i4>5</vt:i4>
      </vt:variant>
      <vt:variant>
        <vt:lpwstr/>
      </vt:variant>
      <vt:variant>
        <vt:lpwstr>_Toc240236667</vt:lpwstr>
      </vt:variant>
      <vt:variant>
        <vt:i4>1114167</vt:i4>
      </vt:variant>
      <vt:variant>
        <vt:i4>758</vt:i4>
      </vt:variant>
      <vt:variant>
        <vt:i4>0</vt:i4>
      </vt:variant>
      <vt:variant>
        <vt:i4>5</vt:i4>
      </vt:variant>
      <vt:variant>
        <vt:lpwstr/>
      </vt:variant>
      <vt:variant>
        <vt:lpwstr>_Toc240236666</vt:lpwstr>
      </vt:variant>
      <vt:variant>
        <vt:i4>1114167</vt:i4>
      </vt:variant>
      <vt:variant>
        <vt:i4>752</vt:i4>
      </vt:variant>
      <vt:variant>
        <vt:i4>0</vt:i4>
      </vt:variant>
      <vt:variant>
        <vt:i4>5</vt:i4>
      </vt:variant>
      <vt:variant>
        <vt:lpwstr/>
      </vt:variant>
      <vt:variant>
        <vt:lpwstr>_Toc240236665</vt:lpwstr>
      </vt:variant>
      <vt:variant>
        <vt:i4>1114167</vt:i4>
      </vt:variant>
      <vt:variant>
        <vt:i4>746</vt:i4>
      </vt:variant>
      <vt:variant>
        <vt:i4>0</vt:i4>
      </vt:variant>
      <vt:variant>
        <vt:i4>5</vt:i4>
      </vt:variant>
      <vt:variant>
        <vt:lpwstr/>
      </vt:variant>
      <vt:variant>
        <vt:lpwstr>_Toc240236664</vt:lpwstr>
      </vt:variant>
      <vt:variant>
        <vt:i4>1114167</vt:i4>
      </vt:variant>
      <vt:variant>
        <vt:i4>740</vt:i4>
      </vt:variant>
      <vt:variant>
        <vt:i4>0</vt:i4>
      </vt:variant>
      <vt:variant>
        <vt:i4>5</vt:i4>
      </vt:variant>
      <vt:variant>
        <vt:lpwstr/>
      </vt:variant>
      <vt:variant>
        <vt:lpwstr>_Toc240236663</vt:lpwstr>
      </vt:variant>
      <vt:variant>
        <vt:i4>1114167</vt:i4>
      </vt:variant>
      <vt:variant>
        <vt:i4>734</vt:i4>
      </vt:variant>
      <vt:variant>
        <vt:i4>0</vt:i4>
      </vt:variant>
      <vt:variant>
        <vt:i4>5</vt:i4>
      </vt:variant>
      <vt:variant>
        <vt:lpwstr/>
      </vt:variant>
      <vt:variant>
        <vt:lpwstr>_Toc240236662</vt:lpwstr>
      </vt:variant>
      <vt:variant>
        <vt:i4>1114167</vt:i4>
      </vt:variant>
      <vt:variant>
        <vt:i4>728</vt:i4>
      </vt:variant>
      <vt:variant>
        <vt:i4>0</vt:i4>
      </vt:variant>
      <vt:variant>
        <vt:i4>5</vt:i4>
      </vt:variant>
      <vt:variant>
        <vt:lpwstr/>
      </vt:variant>
      <vt:variant>
        <vt:lpwstr>_Toc240236661</vt:lpwstr>
      </vt:variant>
      <vt:variant>
        <vt:i4>1114167</vt:i4>
      </vt:variant>
      <vt:variant>
        <vt:i4>722</vt:i4>
      </vt:variant>
      <vt:variant>
        <vt:i4>0</vt:i4>
      </vt:variant>
      <vt:variant>
        <vt:i4>5</vt:i4>
      </vt:variant>
      <vt:variant>
        <vt:lpwstr/>
      </vt:variant>
      <vt:variant>
        <vt:lpwstr>_Toc240236660</vt:lpwstr>
      </vt:variant>
      <vt:variant>
        <vt:i4>1179703</vt:i4>
      </vt:variant>
      <vt:variant>
        <vt:i4>716</vt:i4>
      </vt:variant>
      <vt:variant>
        <vt:i4>0</vt:i4>
      </vt:variant>
      <vt:variant>
        <vt:i4>5</vt:i4>
      </vt:variant>
      <vt:variant>
        <vt:lpwstr/>
      </vt:variant>
      <vt:variant>
        <vt:lpwstr>_Toc240236659</vt:lpwstr>
      </vt:variant>
      <vt:variant>
        <vt:i4>1179703</vt:i4>
      </vt:variant>
      <vt:variant>
        <vt:i4>710</vt:i4>
      </vt:variant>
      <vt:variant>
        <vt:i4>0</vt:i4>
      </vt:variant>
      <vt:variant>
        <vt:i4>5</vt:i4>
      </vt:variant>
      <vt:variant>
        <vt:lpwstr/>
      </vt:variant>
      <vt:variant>
        <vt:lpwstr>_Toc240236658</vt:lpwstr>
      </vt:variant>
      <vt:variant>
        <vt:i4>1179703</vt:i4>
      </vt:variant>
      <vt:variant>
        <vt:i4>704</vt:i4>
      </vt:variant>
      <vt:variant>
        <vt:i4>0</vt:i4>
      </vt:variant>
      <vt:variant>
        <vt:i4>5</vt:i4>
      </vt:variant>
      <vt:variant>
        <vt:lpwstr/>
      </vt:variant>
      <vt:variant>
        <vt:lpwstr>_Toc240236657</vt:lpwstr>
      </vt:variant>
      <vt:variant>
        <vt:i4>1179703</vt:i4>
      </vt:variant>
      <vt:variant>
        <vt:i4>698</vt:i4>
      </vt:variant>
      <vt:variant>
        <vt:i4>0</vt:i4>
      </vt:variant>
      <vt:variant>
        <vt:i4>5</vt:i4>
      </vt:variant>
      <vt:variant>
        <vt:lpwstr/>
      </vt:variant>
      <vt:variant>
        <vt:lpwstr>_Toc240236656</vt:lpwstr>
      </vt:variant>
      <vt:variant>
        <vt:i4>1179703</vt:i4>
      </vt:variant>
      <vt:variant>
        <vt:i4>692</vt:i4>
      </vt:variant>
      <vt:variant>
        <vt:i4>0</vt:i4>
      </vt:variant>
      <vt:variant>
        <vt:i4>5</vt:i4>
      </vt:variant>
      <vt:variant>
        <vt:lpwstr/>
      </vt:variant>
      <vt:variant>
        <vt:lpwstr>_Toc240236655</vt:lpwstr>
      </vt:variant>
      <vt:variant>
        <vt:i4>1179703</vt:i4>
      </vt:variant>
      <vt:variant>
        <vt:i4>686</vt:i4>
      </vt:variant>
      <vt:variant>
        <vt:i4>0</vt:i4>
      </vt:variant>
      <vt:variant>
        <vt:i4>5</vt:i4>
      </vt:variant>
      <vt:variant>
        <vt:lpwstr/>
      </vt:variant>
      <vt:variant>
        <vt:lpwstr>_Toc240236654</vt:lpwstr>
      </vt:variant>
      <vt:variant>
        <vt:i4>1179703</vt:i4>
      </vt:variant>
      <vt:variant>
        <vt:i4>680</vt:i4>
      </vt:variant>
      <vt:variant>
        <vt:i4>0</vt:i4>
      </vt:variant>
      <vt:variant>
        <vt:i4>5</vt:i4>
      </vt:variant>
      <vt:variant>
        <vt:lpwstr/>
      </vt:variant>
      <vt:variant>
        <vt:lpwstr>_Toc240236653</vt:lpwstr>
      </vt:variant>
      <vt:variant>
        <vt:i4>1179703</vt:i4>
      </vt:variant>
      <vt:variant>
        <vt:i4>674</vt:i4>
      </vt:variant>
      <vt:variant>
        <vt:i4>0</vt:i4>
      </vt:variant>
      <vt:variant>
        <vt:i4>5</vt:i4>
      </vt:variant>
      <vt:variant>
        <vt:lpwstr/>
      </vt:variant>
      <vt:variant>
        <vt:lpwstr>_Toc240236652</vt:lpwstr>
      </vt:variant>
      <vt:variant>
        <vt:i4>1179703</vt:i4>
      </vt:variant>
      <vt:variant>
        <vt:i4>668</vt:i4>
      </vt:variant>
      <vt:variant>
        <vt:i4>0</vt:i4>
      </vt:variant>
      <vt:variant>
        <vt:i4>5</vt:i4>
      </vt:variant>
      <vt:variant>
        <vt:lpwstr/>
      </vt:variant>
      <vt:variant>
        <vt:lpwstr>_Toc240236651</vt:lpwstr>
      </vt:variant>
      <vt:variant>
        <vt:i4>1179703</vt:i4>
      </vt:variant>
      <vt:variant>
        <vt:i4>662</vt:i4>
      </vt:variant>
      <vt:variant>
        <vt:i4>0</vt:i4>
      </vt:variant>
      <vt:variant>
        <vt:i4>5</vt:i4>
      </vt:variant>
      <vt:variant>
        <vt:lpwstr/>
      </vt:variant>
      <vt:variant>
        <vt:lpwstr>_Toc240236650</vt:lpwstr>
      </vt:variant>
      <vt:variant>
        <vt:i4>1245239</vt:i4>
      </vt:variant>
      <vt:variant>
        <vt:i4>656</vt:i4>
      </vt:variant>
      <vt:variant>
        <vt:i4>0</vt:i4>
      </vt:variant>
      <vt:variant>
        <vt:i4>5</vt:i4>
      </vt:variant>
      <vt:variant>
        <vt:lpwstr/>
      </vt:variant>
      <vt:variant>
        <vt:lpwstr>_Toc240236649</vt:lpwstr>
      </vt:variant>
      <vt:variant>
        <vt:i4>1245239</vt:i4>
      </vt:variant>
      <vt:variant>
        <vt:i4>650</vt:i4>
      </vt:variant>
      <vt:variant>
        <vt:i4>0</vt:i4>
      </vt:variant>
      <vt:variant>
        <vt:i4>5</vt:i4>
      </vt:variant>
      <vt:variant>
        <vt:lpwstr/>
      </vt:variant>
      <vt:variant>
        <vt:lpwstr>_Toc240236648</vt:lpwstr>
      </vt:variant>
      <vt:variant>
        <vt:i4>1245239</vt:i4>
      </vt:variant>
      <vt:variant>
        <vt:i4>644</vt:i4>
      </vt:variant>
      <vt:variant>
        <vt:i4>0</vt:i4>
      </vt:variant>
      <vt:variant>
        <vt:i4>5</vt:i4>
      </vt:variant>
      <vt:variant>
        <vt:lpwstr/>
      </vt:variant>
      <vt:variant>
        <vt:lpwstr>_Toc240236647</vt:lpwstr>
      </vt:variant>
      <vt:variant>
        <vt:i4>1245239</vt:i4>
      </vt:variant>
      <vt:variant>
        <vt:i4>638</vt:i4>
      </vt:variant>
      <vt:variant>
        <vt:i4>0</vt:i4>
      </vt:variant>
      <vt:variant>
        <vt:i4>5</vt:i4>
      </vt:variant>
      <vt:variant>
        <vt:lpwstr/>
      </vt:variant>
      <vt:variant>
        <vt:lpwstr>_Toc240236646</vt:lpwstr>
      </vt:variant>
      <vt:variant>
        <vt:i4>1245239</vt:i4>
      </vt:variant>
      <vt:variant>
        <vt:i4>632</vt:i4>
      </vt:variant>
      <vt:variant>
        <vt:i4>0</vt:i4>
      </vt:variant>
      <vt:variant>
        <vt:i4>5</vt:i4>
      </vt:variant>
      <vt:variant>
        <vt:lpwstr/>
      </vt:variant>
      <vt:variant>
        <vt:lpwstr>_Toc240236645</vt:lpwstr>
      </vt:variant>
      <vt:variant>
        <vt:i4>1245239</vt:i4>
      </vt:variant>
      <vt:variant>
        <vt:i4>626</vt:i4>
      </vt:variant>
      <vt:variant>
        <vt:i4>0</vt:i4>
      </vt:variant>
      <vt:variant>
        <vt:i4>5</vt:i4>
      </vt:variant>
      <vt:variant>
        <vt:lpwstr/>
      </vt:variant>
      <vt:variant>
        <vt:lpwstr>_Toc240236644</vt:lpwstr>
      </vt:variant>
      <vt:variant>
        <vt:i4>1245239</vt:i4>
      </vt:variant>
      <vt:variant>
        <vt:i4>620</vt:i4>
      </vt:variant>
      <vt:variant>
        <vt:i4>0</vt:i4>
      </vt:variant>
      <vt:variant>
        <vt:i4>5</vt:i4>
      </vt:variant>
      <vt:variant>
        <vt:lpwstr/>
      </vt:variant>
      <vt:variant>
        <vt:lpwstr>_Toc240236643</vt:lpwstr>
      </vt:variant>
      <vt:variant>
        <vt:i4>1245239</vt:i4>
      </vt:variant>
      <vt:variant>
        <vt:i4>614</vt:i4>
      </vt:variant>
      <vt:variant>
        <vt:i4>0</vt:i4>
      </vt:variant>
      <vt:variant>
        <vt:i4>5</vt:i4>
      </vt:variant>
      <vt:variant>
        <vt:lpwstr/>
      </vt:variant>
      <vt:variant>
        <vt:lpwstr>_Toc240236642</vt:lpwstr>
      </vt:variant>
      <vt:variant>
        <vt:i4>1245239</vt:i4>
      </vt:variant>
      <vt:variant>
        <vt:i4>608</vt:i4>
      </vt:variant>
      <vt:variant>
        <vt:i4>0</vt:i4>
      </vt:variant>
      <vt:variant>
        <vt:i4>5</vt:i4>
      </vt:variant>
      <vt:variant>
        <vt:lpwstr/>
      </vt:variant>
      <vt:variant>
        <vt:lpwstr>_Toc240236641</vt:lpwstr>
      </vt:variant>
      <vt:variant>
        <vt:i4>1245239</vt:i4>
      </vt:variant>
      <vt:variant>
        <vt:i4>602</vt:i4>
      </vt:variant>
      <vt:variant>
        <vt:i4>0</vt:i4>
      </vt:variant>
      <vt:variant>
        <vt:i4>5</vt:i4>
      </vt:variant>
      <vt:variant>
        <vt:lpwstr/>
      </vt:variant>
      <vt:variant>
        <vt:lpwstr>_Toc240236640</vt:lpwstr>
      </vt:variant>
      <vt:variant>
        <vt:i4>1310775</vt:i4>
      </vt:variant>
      <vt:variant>
        <vt:i4>596</vt:i4>
      </vt:variant>
      <vt:variant>
        <vt:i4>0</vt:i4>
      </vt:variant>
      <vt:variant>
        <vt:i4>5</vt:i4>
      </vt:variant>
      <vt:variant>
        <vt:lpwstr/>
      </vt:variant>
      <vt:variant>
        <vt:lpwstr>_Toc240236639</vt:lpwstr>
      </vt:variant>
      <vt:variant>
        <vt:i4>1310775</vt:i4>
      </vt:variant>
      <vt:variant>
        <vt:i4>590</vt:i4>
      </vt:variant>
      <vt:variant>
        <vt:i4>0</vt:i4>
      </vt:variant>
      <vt:variant>
        <vt:i4>5</vt:i4>
      </vt:variant>
      <vt:variant>
        <vt:lpwstr/>
      </vt:variant>
      <vt:variant>
        <vt:lpwstr>_Toc240236638</vt:lpwstr>
      </vt:variant>
      <vt:variant>
        <vt:i4>1310775</vt:i4>
      </vt:variant>
      <vt:variant>
        <vt:i4>584</vt:i4>
      </vt:variant>
      <vt:variant>
        <vt:i4>0</vt:i4>
      </vt:variant>
      <vt:variant>
        <vt:i4>5</vt:i4>
      </vt:variant>
      <vt:variant>
        <vt:lpwstr/>
      </vt:variant>
      <vt:variant>
        <vt:lpwstr>_Toc240236637</vt:lpwstr>
      </vt:variant>
      <vt:variant>
        <vt:i4>1310775</vt:i4>
      </vt:variant>
      <vt:variant>
        <vt:i4>578</vt:i4>
      </vt:variant>
      <vt:variant>
        <vt:i4>0</vt:i4>
      </vt:variant>
      <vt:variant>
        <vt:i4>5</vt:i4>
      </vt:variant>
      <vt:variant>
        <vt:lpwstr/>
      </vt:variant>
      <vt:variant>
        <vt:lpwstr>_Toc240236636</vt:lpwstr>
      </vt:variant>
      <vt:variant>
        <vt:i4>1310775</vt:i4>
      </vt:variant>
      <vt:variant>
        <vt:i4>572</vt:i4>
      </vt:variant>
      <vt:variant>
        <vt:i4>0</vt:i4>
      </vt:variant>
      <vt:variant>
        <vt:i4>5</vt:i4>
      </vt:variant>
      <vt:variant>
        <vt:lpwstr/>
      </vt:variant>
      <vt:variant>
        <vt:lpwstr>_Toc240236635</vt:lpwstr>
      </vt:variant>
      <vt:variant>
        <vt:i4>1310775</vt:i4>
      </vt:variant>
      <vt:variant>
        <vt:i4>566</vt:i4>
      </vt:variant>
      <vt:variant>
        <vt:i4>0</vt:i4>
      </vt:variant>
      <vt:variant>
        <vt:i4>5</vt:i4>
      </vt:variant>
      <vt:variant>
        <vt:lpwstr/>
      </vt:variant>
      <vt:variant>
        <vt:lpwstr>_Toc240236634</vt:lpwstr>
      </vt:variant>
      <vt:variant>
        <vt:i4>1310775</vt:i4>
      </vt:variant>
      <vt:variant>
        <vt:i4>560</vt:i4>
      </vt:variant>
      <vt:variant>
        <vt:i4>0</vt:i4>
      </vt:variant>
      <vt:variant>
        <vt:i4>5</vt:i4>
      </vt:variant>
      <vt:variant>
        <vt:lpwstr/>
      </vt:variant>
      <vt:variant>
        <vt:lpwstr>_Toc240236633</vt:lpwstr>
      </vt:variant>
      <vt:variant>
        <vt:i4>1310775</vt:i4>
      </vt:variant>
      <vt:variant>
        <vt:i4>554</vt:i4>
      </vt:variant>
      <vt:variant>
        <vt:i4>0</vt:i4>
      </vt:variant>
      <vt:variant>
        <vt:i4>5</vt:i4>
      </vt:variant>
      <vt:variant>
        <vt:lpwstr/>
      </vt:variant>
      <vt:variant>
        <vt:lpwstr>_Toc240236632</vt:lpwstr>
      </vt:variant>
      <vt:variant>
        <vt:i4>1310775</vt:i4>
      </vt:variant>
      <vt:variant>
        <vt:i4>548</vt:i4>
      </vt:variant>
      <vt:variant>
        <vt:i4>0</vt:i4>
      </vt:variant>
      <vt:variant>
        <vt:i4>5</vt:i4>
      </vt:variant>
      <vt:variant>
        <vt:lpwstr/>
      </vt:variant>
      <vt:variant>
        <vt:lpwstr>_Toc240236631</vt:lpwstr>
      </vt:variant>
      <vt:variant>
        <vt:i4>1310775</vt:i4>
      </vt:variant>
      <vt:variant>
        <vt:i4>542</vt:i4>
      </vt:variant>
      <vt:variant>
        <vt:i4>0</vt:i4>
      </vt:variant>
      <vt:variant>
        <vt:i4>5</vt:i4>
      </vt:variant>
      <vt:variant>
        <vt:lpwstr/>
      </vt:variant>
      <vt:variant>
        <vt:lpwstr>_Toc240236630</vt:lpwstr>
      </vt:variant>
      <vt:variant>
        <vt:i4>1376311</vt:i4>
      </vt:variant>
      <vt:variant>
        <vt:i4>536</vt:i4>
      </vt:variant>
      <vt:variant>
        <vt:i4>0</vt:i4>
      </vt:variant>
      <vt:variant>
        <vt:i4>5</vt:i4>
      </vt:variant>
      <vt:variant>
        <vt:lpwstr/>
      </vt:variant>
      <vt:variant>
        <vt:lpwstr>_Toc240236628</vt:lpwstr>
      </vt:variant>
      <vt:variant>
        <vt:i4>1376311</vt:i4>
      </vt:variant>
      <vt:variant>
        <vt:i4>527</vt:i4>
      </vt:variant>
      <vt:variant>
        <vt:i4>0</vt:i4>
      </vt:variant>
      <vt:variant>
        <vt:i4>5</vt:i4>
      </vt:variant>
      <vt:variant>
        <vt:lpwstr/>
      </vt:variant>
      <vt:variant>
        <vt:lpwstr>_Toc240236627</vt:lpwstr>
      </vt:variant>
      <vt:variant>
        <vt:i4>1376311</vt:i4>
      </vt:variant>
      <vt:variant>
        <vt:i4>521</vt:i4>
      </vt:variant>
      <vt:variant>
        <vt:i4>0</vt:i4>
      </vt:variant>
      <vt:variant>
        <vt:i4>5</vt:i4>
      </vt:variant>
      <vt:variant>
        <vt:lpwstr/>
      </vt:variant>
      <vt:variant>
        <vt:lpwstr>_Toc240236626</vt:lpwstr>
      </vt:variant>
      <vt:variant>
        <vt:i4>1376311</vt:i4>
      </vt:variant>
      <vt:variant>
        <vt:i4>515</vt:i4>
      </vt:variant>
      <vt:variant>
        <vt:i4>0</vt:i4>
      </vt:variant>
      <vt:variant>
        <vt:i4>5</vt:i4>
      </vt:variant>
      <vt:variant>
        <vt:lpwstr/>
      </vt:variant>
      <vt:variant>
        <vt:lpwstr>_Toc240236625</vt:lpwstr>
      </vt:variant>
      <vt:variant>
        <vt:i4>1376311</vt:i4>
      </vt:variant>
      <vt:variant>
        <vt:i4>509</vt:i4>
      </vt:variant>
      <vt:variant>
        <vt:i4>0</vt:i4>
      </vt:variant>
      <vt:variant>
        <vt:i4>5</vt:i4>
      </vt:variant>
      <vt:variant>
        <vt:lpwstr/>
      </vt:variant>
      <vt:variant>
        <vt:lpwstr>_Toc240236624</vt:lpwstr>
      </vt:variant>
      <vt:variant>
        <vt:i4>1376311</vt:i4>
      </vt:variant>
      <vt:variant>
        <vt:i4>503</vt:i4>
      </vt:variant>
      <vt:variant>
        <vt:i4>0</vt:i4>
      </vt:variant>
      <vt:variant>
        <vt:i4>5</vt:i4>
      </vt:variant>
      <vt:variant>
        <vt:lpwstr/>
      </vt:variant>
      <vt:variant>
        <vt:lpwstr>_Toc240236629</vt:lpwstr>
      </vt:variant>
      <vt:variant>
        <vt:i4>1376311</vt:i4>
      </vt:variant>
      <vt:variant>
        <vt:i4>497</vt:i4>
      </vt:variant>
      <vt:variant>
        <vt:i4>0</vt:i4>
      </vt:variant>
      <vt:variant>
        <vt:i4>5</vt:i4>
      </vt:variant>
      <vt:variant>
        <vt:lpwstr/>
      </vt:variant>
      <vt:variant>
        <vt:lpwstr>_Toc240236623</vt:lpwstr>
      </vt:variant>
      <vt:variant>
        <vt:i4>1048629</vt:i4>
      </vt:variant>
      <vt:variant>
        <vt:i4>488</vt:i4>
      </vt:variant>
      <vt:variant>
        <vt:i4>0</vt:i4>
      </vt:variant>
      <vt:variant>
        <vt:i4>5</vt:i4>
      </vt:variant>
      <vt:variant>
        <vt:lpwstr/>
      </vt:variant>
      <vt:variant>
        <vt:lpwstr>_Toc240236473</vt:lpwstr>
      </vt:variant>
      <vt:variant>
        <vt:i4>1048629</vt:i4>
      </vt:variant>
      <vt:variant>
        <vt:i4>482</vt:i4>
      </vt:variant>
      <vt:variant>
        <vt:i4>0</vt:i4>
      </vt:variant>
      <vt:variant>
        <vt:i4>5</vt:i4>
      </vt:variant>
      <vt:variant>
        <vt:lpwstr/>
      </vt:variant>
      <vt:variant>
        <vt:lpwstr>_Toc240236472</vt:lpwstr>
      </vt:variant>
      <vt:variant>
        <vt:i4>1048629</vt:i4>
      </vt:variant>
      <vt:variant>
        <vt:i4>476</vt:i4>
      </vt:variant>
      <vt:variant>
        <vt:i4>0</vt:i4>
      </vt:variant>
      <vt:variant>
        <vt:i4>5</vt:i4>
      </vt:variant>
      <vt:variant>
        <vt:lpwstr/>
      </vt:variant>
      <vt:variant>
        <vt:lpwstr>_Toc240236471</vt:lpwstr>
      </vt:variant>
      <vt:variant>
        <vt:i4>1048629</vt:i4>
      </vt:variant>
      <vt:variant>
        <vt:i4>470</vt:i4>
      </vt:variant>
      <vt:variant>
        <vt:i4>0</vt:i4>
      </vt:variant>
      <vt:variant>
        <vt:i4>5</vt:i4>
      </vt:variant>
      <vt:variant>
        <vt:lpwstr/>
      </vt:variant>
      <vt:variant>
        <vt:lpwstr>_Toc240236470</vt:lpwstr>
      </vt:variant>
      <vt:variant>
        <vt:i4>1114165</vt:i4>
      </vt:variant>
      <vt:variant>
        <vt:i4>464</vt:i4>
      </vt:variant>
      <vt:variant>
        <vt:i4>0</vt:i4>
      </vt:variant>
      <vt:variant>
        <vt:i4>5</vt:i4>
      </vt:variant>
      <vt:variant>
        <vt:lpwstr/>
      </vt:variant>
      <vt:variant>
        <vt:lpwstr>_Toc240236469</vt:lpwstr>
      </vt:variant>
      <vt:variant>
        <vt:i4>1114165</vt:i4>
      </vt:variant>
      <vt:variant>
        <vt:i4>458</vt:i4>
      </vt:variant>
      <vt:variant>
        <vt:i4>0</vt:i4>
      </vt:variant>
      <vt:variant>
        <vt:i4>5</vt:i4>
      </vt:variant>
      <vt:variant>
        <vt:lpwstr/>
      </vt:variant>
      <vt:variant>
        <vt:lpwstr>_Toc240236468</vt:lpwstr>
      </vt:variant>
      <vt:variant>
        <vt:i4>1114165</vt:i4>
      </vt:variant>
      <vt:variant>
        <vt:i4>452</vt:i4>
      </vt:variant>
      <vt:variant>
        <vt:i4>0</vt:i4>
      </vt:variant>
      <vt:variant>
        <vt:i4>5</vt:i4>
      </vt:variant>
      <vt:variant>
        <vt:lpwstr/>
      </vt:variant>
      <vt:variant>
        <vt:lpwstr>_Toc240236467</vt:lpwstr>
      </vt:variant>
      <vt:variant>
        <vt:i4>1114165</vt:i4>
      </vt:variant>
      <vt:variant>
        <vt:i4>446</vt:i4>
      </vt:variant>
      <vt:variant>
        <vt:i4>0</vt:i4>
      </vt:variant>
      <vt:variant>
        <vt:i4>5</vt:i4>
      </vt:variant>
      <vt:variant>
        <vt:lpwstr/>
      </vt:variant>
      <vt:variant>
        <vt:lpwstr>_Toc240236466</vt:lpwstr>
      </vt:variant>
      <vt:variant>
        <vt:i4>1114165</vt:i4>
      </vt:variant>
      <vt:variant>
        <vt:i4>440</vt:i4>
      </vt:variant>
      <vt:variant>
        <vt:i4>0</vt:i4>
      </vt:variant>
      <vt:variant>
        <vt:i4>5</vt:i4>
      </vt:variant>
      <vt:variant>
        <vt:lpwstr/>
      </vt:variant>
      <vt:variant>
        <vt:lpwstr>_Toc240236465</vt:lpwstr>
      </vt:variant>
      <vt:variant>
        <vt:i4>1114165</vt:i4>
      </vt:variant>
      <vt:variant>
        <vt:i4>434</vt:i4>
      </vt:variant>
      <vt:variant>
        <vt:i4>0</vt:i4>
      </vt:variant>
      <vt:variant>
        <vt:i4>5</vt:i4>
      </vt:variant>
      <vt:variant>
        <vt:lpwstr/>
      </vt:variant>
      <vt:variant>
        <vt:lpwstr>_Toc240236464</vt:lpwstr>
      </vt:variant>
      <vt:variant>
        <vt:i4>1114165</vt:i4>
      </vt:variant>
      <vt:variant>
        <vt:i4>428</vt:i4>
      </vt:variant>
      <vt:variant>
        <vt:i4>0</vt:i4>
      </vt:variant>
      <vt:variant>
        <vt:i4>5</vt:i4>
      </vt:variant>
      <vt:variant>
        <vt:lpwstr/>
      </vt:variant>
      <vt:variant>
        <vt:lpwstr>_Toc240236463</vt:lpwstr>
      </vt:variant>
      <vt:variant>
        <vt:i4>1114165</vt:i4>
      </vt:variant>
      <vt:variant>
        <vt:i4>422</vt:i4>
      </vt:variant>
      <vt:variant>
        <vt:i4>0</vt:i4>
      </vt:variant>
      <vt:variant>
        <vt:i4>5</vt:i4>
      </vt:variant>
      <vt:variant>
        <vt:lpwstr/>
      </vt:variant>
      <vt:variant>
        <vt:lpwstr>_Toc240236462</vt:lpwstr>
      </vt:variant>
      <vt:variant>
        <vt:i4>1114165</vt:i4>
      </vt:variant>
      <vt:variant>
        <vt:i4>416</vt:i4>
      </vt:variant>
      <vt:variant>
        <vt:i4>0</vt:i4>
      </vt:variant>
      <vt:variant>
        <vt:i4>5</vt:i4>
      </vt:variant>
      <vt:variant>
        <vt:lpwstr/>
      </vt:variant>
      <vt:variant>
        <vt:lpwstr>_Toc240236461</vt:lpwstr>
      </vt:variant>
      <vt:variant>
        <vt:i4>1114165</vt:i4>
      </vt:variant>
      <vt:variant>
        <vt:i4>410</vt:i4>
      </vt:variant>
      <vt:variant>
        <vt:i4>0</vt:i4>
      </vt:variant>
      <vt:variant>
        <vt:i4>5</vt:i4>
      </vt:variant>
      <vt:variant>
        <vt:lpwstr/>
      </vt:variant>
      <vt:variant>
        <vt:lpwstr>_Toc240236460</vt:lpwstr>
      </vt:variant>
      <vt:variant>
        <vt:i4>1179701</vt:i4>
      </vt:variant>
      <vt:variant>
        <vt:i4>404</vt:i4>
      </vt:variant>
      <vt:variant>
        <vt:i4>0</vt:i4>
      </vt:variant>
      <vt:variant>
        <vt:i4>5</vt:i4>
      </vt:variant>
      <vt:variant>
        <vt:lpwstr/>
      </vt:variant>
      <vt:variant>
        <vt:lpwstr>_Toc240236459</vt:lpwstr>
      </vt:variant>
      <vt:variant>
        <vt:i4>1179701</vt:i4>
      </vt:variant>
      <vt:variant>
        <vt:i4>398</vt:i4>
      </vt:variant>
      <vt:variant>
        <vt:i4>0</vt:i4>
      </vt:variant>
      <vt:variant>
        <vt:i4>5</vt:i4>
      </vt:variant>
      <vt:variant>
        <vt:lpwstr/>
      </vt:variant>
      <vt:variant>
        <vt:lpwstr>_Toc240236458</vt:lpwstr>
      </vt:variant>
      <vt:variant>
        <vt:i4>1179701</vt:i4>
      </vt:variant>
      <vt:variant>
        <vt:i4>392</vt:i4>
      </vt:variant>
      <vt:variant>
        <vt:i4>0</vt:i4>
      </vt:variant>
      <vt:variant>
        <vt:i4>5</vt:i4>
      </vt:variant>
      <vt:variant>
        <vt:lpwstr/>
      </vt:variant>
      <vt:variant>
        <vt:lpwstr>_Toc240236457</vt:lpwstr>
      </vt:variant>
      <vt:variant>
        <vt:i4>1179701</vt:i4>
      </vt:variant>
      <vt:variant>
        <vt:i4>386</vt:i4>
      </vt:variant>
      <vt:variant>
        <vt:i4>0</vt:i4>
      </vt:variant>
      <vt:variant>
        <vt:i4>5</vt:i4>
      </vt:variant>
      <vt:variant>
        <vt:lpwstr/>
      </vt:variant>
      <vt:variant>
        <vt:lpwstr>_Toc240236456</vt:lpwstr>
      </vt:variant>
      <vt:variant>
        <vt:i4>1179701</vt:i4>
      </vt:variant>
      <vt:variant>
        <vt:i4>380</vt:i4>
      </vt:variant>
      <vt:variant>
        <vt:i4>0</vt:i4>
      </vt:variant>
      <vt:variant>
        <vt:i4>5</vt:i4>
      </vt:variant>
      <vt:variant>
        <vt:lpwstr/>
      </vt:variant>
      <vt:variant>
        <vt:lpwstr>_Toc240236455</vt:lpwstr>
      </vt:variant>
      <vt:variant>
        <vt:i4>1179701</vt:i4>
      </vt:variant>
      <vt:variant>
        <vt:i4>374</vt:i4>
      </vt:variant>
      <vt:variant>
        <vt:i4>0</vt:i4>
      </vt:variant>
      <vt:variant>
        <vt:i4>5</vt:i4>
      </vt:variant>
      <vt:variant>
        <vt:lpwstr/>
      </vt:variant>
      <vt:variant>
        <vt:lpwstr>_Toc240236454</vt:lpwstr>
      </vt:variant>
      <vt:variant>
        <vt:i4>1179701</vt:i4>
      </vt:variant>
      <vt:variant>
        <vt:i4>368</vt:i4>
      </vt:variant>
      <vt:variant>
        <vt:i4>0</vt:i4>
      </vt:variant>
      <vt:variant>
        <vt:i4>5</vt:i4>
      </vt:variant>
      <vt:variant>
        <vt:lpwstr/>
      </vt:variant>
      <vt:variant>
        <vt:lpwstr>_Toc240236453</vt:lpwstr>
      </vt:variant>
      <vt:variant>
        <vt:i4>1179701</vt:i4>
      </vt:variant>
      <vt:variant>
        <vt:i4>362</vt:i4>
      </vt:variant>
      <vt:variant>
        <vt:i4>0</vt:i4>
      </vt:variant>
      <vt:variant>
        <vt:i4>5</vt:i4>
      </vt:variant>
      <vt:variant>
        <vt:lpwstr/>
      </vt:variant>
      <vt:variant>
        <vt:lpwstr>_Toc240236452</vt:lpwstr>
      </vt:variant>
      <vt:variant>
        <vt:i4>1179701</vt:i4>
      </vt:variant>
      <vt:variant>
        <vt:i4>356</vt:i4>
      </vt:variant>
      <vt:variant>
        <vt:i4>0</vt:i4>
      </vt:variant>
      <vt:variant>
        <vt:i4>5</vt:i4>
      </vt:variant>
      <vt:variant>
        <vt:lpwstr/>
      </vt:variant>
      <vt:variant>
        <vt:lpwstr>_Toc240236451</vt:lpwstr>
      </vt:variant>
      <vt:variant>
        <vt:i4>1179701</vt:i4>
      </vt:variant>
      <vt:variant>
        <vt:i4>350</vt:i4>
      </vt:variant>
      <vt:variant>
        <vt:i4>0</vt:i4>
      </vt:variant>
      <vt:variant>
        <vt:i4>5</vt:i4>
      </vt:variant>
      <vt:variant>
        <vt:lpwstr/>
      </vt:variant>
      <vt:variant>
        <vt:lpwstr>_Toc240236450</vt:lpwstr>
      </vt:variant>
      <vt:variant>
        <vt:i4>1245237</vt:i4>
      </vt:variant>
      <vt:variant>
        <vt:i4>344</vt:i4>
      </vt:variant>
      <vt:variant>
        <vt:i4>0</vt:i4>
      </vt:variant>
      <vt:variant>
        <vt:i4>5</vt:i4>
      </vt:variant>
      <vt:variant>
        <vt:lpwstr/>
      </vt:variant>
      <vt:variant>
        <vt:lpwstr>_Toc240236449</vt:lpwstr>
      </vt:variant>
      <vt:variant>
        <vt:i4>1245237</vt:i4>
      </vt:variant>
      <vt:variant>
        <vt:i4>338</vt:i4>
      </vt:variant>
      <vt:variant>
        <vt:i4>0</vt:i4>
      </vt:variant>
      <vt:variant>
        <vt:i4>5</vt:i4>
      </vt:variant>
      <vt:variant>
        <vt:lpwstr/>
      </vt:variant>
      <vt:variant>
        <vt:lpwstr>_Toc240236448</vt:lpwstr>
      </vt:variant>
      <vt:variant>
        <vt:i4>1245237</vt:i4>
      </vt:variant>
      <vt:variant>
        <vt:i4>332</vt:i4>
      </vt:variant>
      <vt:variant>
        <vt:i4>0</vt:i4>
      </vt:variant>
      <vt:variant>
        <vt:i4>5</vt:i4>
      </vt:variant>
      <vt:variant>
        <vt:lpwstr/>
      </vt:variant>
      <vt:variant>
        <vt:lpwstr>_Toc240236447</vt:lpwstr>
      </vt:variant>
      <vt:variant>
        <vt:i4>1245237</vt:i4>
      </vt:variant>
      <vt:variant>
        <vt:i4>326</vt:i4>
      </vt:variant>
      <vt:variant>
        <vt:i4>0</vt:i4>
      </vt:variant>
      <vt:variant>
        <vt:i4>5</vt:i4>
      </vt:variant>
      <vt:variant>
        <vt:lpwstr/>
      </vt:variant>
      <vt:variant>
        <vt:lpwstr>_Toc240236446</vt:lpwstr>
      </vt:variant>
      <vt:variant>
        <vt:i4>1245237</vt:i4>
      </vt:variant>
      <vt:variant>
        <vt:i4>320</vt:i4>
      </vt:variant>
      <vt:variant>
        <vt:i4>0</vt:i4>
      </vt:variant>
      <vt:variant>
        <vt:i4>5</vt:i4>
      </vt:variant>
      <vt:variant>
        <vt:lpwstr/>
      </vt:variant>
      <vt:variant>
        <vt:lpwstr>_Toc240236445</vt:lpwstr>
      </vt:variant>
      <vt:variant>
        <vt:i4>1245237</vt:i4>
      </vt:variant>
      <vt:variant>
        <vt:i4>314</vt:i4>
      </vt:variant>
      <vt:variant>
        <vt:i4>0</vt:i4>
      </vt:variant>
      <vt:variant>
        <vt:i4>5</vt:i4>
      </vt:variant>
      <vt:variant>
        <vt:lpwstr/>
      </vt:variant>
      <vt:variant>
        <vt:lpwstr>_Toc240236444</vt:lpwstr>
      </vt:variant>
      <vt:variant>
        <vt:i4>1245237</vt:i4>
      </vt:variant>
      <vt:variant>
        <vt:i4>308</vt:i4>
      </vt:variant>
      <vt:variant>
        <vt:i4>0</vt:i4>
      </vt:variant>
      <vt:variant>
        <vt:i4>5</vt:i4>
      </vt:variant>
      <vt:variant>
        <vt:lpwstr/>
      </vt:variant>
      <vt:variant>
        <vt:lpwstr>_Toc240236443</vt:lpwstr>
      </vt:variant>
      <vt:variant>
        <vt:i4>1245237</vt:i4>
      </vt:variant>
      <vt:variant>
        <vt:i4>302</vt:i4>
      </vt:variant>
      <vt:variant>
        <vt:i4>0</vt:i4>
      </vt:variant>
      <vt:variant>
        <vt:i4>5</vt:i4>
      </vt:variant>
      <vt:variant>
        <vt:lpwstr/>
      </vt:variant>
      <vt:variant>
        <vt:lpwstr>_Toc240236442</vt:lpwstr>
      </vt:variant>
      <vt:variant>
        <vt:i4>1245237</vt:i4>
      </vt:variant>
      <vt:variant>
        <vt:i4>296</vt:i4>
      </vt:variant>
      <vt:variant>
        <vt:i4>0</vt:i4>
      </vt:variant>
      <vt:variant>
        <vt:i4>5</vt:i4>
      </vt:variant>
      <vt:variant>
        <vt:lpwstr/>
      </vt:variant>
      <vt:variant>
        <vt:lpwstr>_Toc240236441</vt:lpwstr>
      </vt:variant>
      <vt:variant>
        <vt:i4>1245237</vt:i4>
      </vt:variant>
      <vt:variant>
        <vt:i4>290</vt:i4>
      </vt:variant>
      <vt:variant>
        <vt:i4>0</vt:i4>
      </vt:variant>
      <vt:variant>
        <vt:i4>5</vt:i4>
      </vt:variant>
      <vt:variant>
        <vt:lpwstr/>
      </vt:variant>
      <vt:variant>
        <vt:lpwstr>_Toc240236440</vt:lpwstr>
      </vt:variant>
      <vt:variant>
        <vt:i4>1310773</vt:i4>
      </vt:variant>
      <vt:variant>
        <vt:i4>284</vt:i4>
      </vt:variant>
      <vt:variant>
        <vt:i4>0</vt:i4>
      </vt:variant>
      <vt:variant>
        <vt:i4>5</vt:i4>
      </vt:variant>
      <vt:variant>
        <vt:lpwstr/>
      </vt:variant>
      <vt:variant>
        <vt:lpwstr>_Toc240236439</vt:lpwstr>
      </vt:variant>
      <vt:variant>
        <vt:i4>1310773</vt:i4>
      </vt:variant>
      <vt:variant>
        <vt:i4>278</vt:i4>
      </vt:variant>
      <vt:variant>
        <vt:i4>0</vt:i4>
      </vt:variant>
      <vt:variant>
        <vt:i4>5</vt:i4>
      </vt:variant>
      <vt:variant>
        <vt:lpwstr/>
      </vt:variant>
      <vt:variant>
        <vt:lpwstr>_Toc240236438</vt:lpwstr>
      </vt:variant>
      <vt:variant>
        <vt:i4>1310773</vt:i4>
      </vt:variant>
      <vt:variant>
        <vt:i4>272</vt:i4>
      </vt:variant>
      <vt:variant>
        <vt:i4>0</vt:i4>
      </vt:variant>
      <vt:variant>
        <vt:i4>5</vt:i4>
      </vt:variant>
      <vt:variant>
        <vt:lpwstr/>
      </vt:variant>
      <vt:variant>
        <vt:lpwstr>_Toc240236437</vt:lpwstr>
      </vt:variant>
      <vt:variant>
        <vt:i4>1310773</vt:i4>
      </vt:variant>
      <vt:variant>
        <vt:i4>266</vt:i4>
      </vt:variant>
      <vt:variant>
        <vt:i4>0</vt:i4>
      </vt:variant>
      <vt:variant>
        <vt:i4>5</vt:i4>
      </vt:variant>
      <vt:variant>
        <vt:lpwstr/>
      </vt:variant>
      <vt:variant>
        <vt:lpwstr>_Toc240236436</vt:lpwstr>
      </vt:variant>
      <vt:variant>
        <vt:i4>1310773</vt:i4>
      </vt:variant>
      <vt:variant>
        <vt:i4>260</vt:i4>
      </vt:variant>
      <vt:variant>
        <vt:i4>0</vt:i4>
      </vt:variant>
      <vt:variant>
        <vt:i4>5</vt:i4>
      </vt:variant>
      <vt:variant>
        <vt:lpwstr/>
      </vt:variant>
      <vt:variant>
        <vt:lpwstr>_Toc240236435</vt:lpwstr>
      </vt:variant>
      <vt:variant>
        <vt:i4>1310773</vt:i4>
      </vt:variant>
      <vt:variant>
        <vt:i4>254</vt:i4>
      </vt:variant>
      <vt:variant>
        <vt:i4>0</vt:i4>
      </vt:variant>
      <vt:variant>
        <vt:i4>5</vt:i4>
      </vt:variant>
      <vt:variant>
        <vt:lpwstr/>
      </vt:variant>
      <vt:variant>
        <vt:lpwstr>_Toc240236434</vt:lpwstr>
      </vt:variant>
      <vt:variant>
        <vt:i4>1310773</vt:i4>
      </vt:variant>
      <vt:variant>
        <vt:i4>248</vt:i4>
      </vt:variant>
      <vt:variant>
        <vt:i4>0</vt:i4>
      </vt:variant>
      <vt:variant>
        <vt:i4>5</vt:i4>
      </vt:variant>
      <vt:variant>
        <vt:lpwstr/>
      </vt:variant>
      <vt:variant>
        <vt:lpwstr>_Toc240236433</vt:lpwstr>
      </vt:variant>
      <vt:variant>
        <vt:i4>1310773</vt:i4>
      </vt:variant>
      <vt:variant>
        <vt:i4>242</vt:i4>
      </vt:variant>
      <vt:variant>
        <vt:i4>0</vt:i4>
      </vt:variant>
      <vt:variant>
        <vt:i4>5</vt:i4>
      </vt:variant>
      <vt:variant>
        <vt:lpwstr/>
      </vt:variant>
      <vt:variant>
        <vt:lpwstr>_Toc240236432</vt:lpwstr>
      </vt:variant>
      <vt:variant>
        <vt:i4>1310773</vt:i4>
      </vt:variant>
      <vt:variant>
        <vt:i4>236</vt:i4>
      </vt:variant>
      <vt:variant>
        <vt:i4>0</vt:i4>
      </vt:variant>
      <vt:variant>
        <vt:i4>5</vt:i4>
      </vt:variant>
      <vt:variant>
        <vt:lpwstr/>
      </vt:variant>
      <vt:variant>
        <vt:lpwstr>_Toc240236431</vt:lpwstr>
      </vt:variant>
      <vt:variant>
        <vt:i4>1310773</vt:i4>
      </vt:variant>
      <vt:variant>
        <vt:i4>230</vt:i4>
      </vt:variant>
      <vt:variant>
        <vt:i4>0</vt:i4>
      </vt:variant>
      <vt:variant>
        <vt:i4>5</vt:i4>
      </vt:variant>
      <vt:variant>
        <vt:lpwstr/>
      </vt:variant>
      <vt:variant>
        <vt:lpwstr>_Toc240236430</vt:lpwstr>
      </vt:variant>
      <vt:variant>
        <vt:i4>1376309</vt:i4>
      </vt:variant>
      <vt:variant>
        <vt:i4>224</vt:i4>
      </vt:variant>
      <vt:variant>
        <vt:i4>0</vt:i4>
      </vt:variant>
      <vt:variant>
        <vt:i4>5</vt:i4>
      </vt:variant>
      <vt:variant>
        <vt:lpwstr/>
      </vt:variant>
      <vt:variant>
        <vt:lpwstr>_Toc240236429</vt:lpwstr>
      </vt:variant>
      <vt:variant>
        <vt:i4>1376309</vt:i4>
      </vt:variant>
      <vt:variant>
        <vt:i4>218</vt:i4>
      </vt:variant>
      <vt:variant>
        <vt:i4>0</vt:i4>
      </vt:variant>
      <vt:variant>
        <vt:i4>5</vt:i4>
      </vt:variant>
      <vt:variant>
        <vt:lpwstr/>
      </vt:variant>
      <vt:variant>
        <vt:lpwstr>_Toc240236428</vt:lpwstr>
      </vt:variant>
      <vt:variant>
        <vt:i4>1376309</vt:i4>
      </vt:variant>
      <vt:variant>
        <vt:i4>212</vt:i4>
      </vt:variant>
      <vt:variant>
        <vt:i4>0</vt:i4>
      </vt:variant>
      <vt:variant>
        <vt:i4>5</vt:i4>
      </vt:variant>
      <vt:variant>
        <vt:lpwstr/>
      </vt:variant>
      <vt:variant>
        <vt:lpwstr>_Toc240236427</vt:lpwstr>
      </vt:variant>
      <vt:variant>
        <vt:i4>1376309</vt:i4>
      </vt:variant>
      <vt:variant>
        <vt:i4>206</vt:i4>
      </vt:variant>
      <vt:variant>
        <vt:i4>0</vt:i4>
      </vt:variant>
      <vt:variant>
        <vt:i4>5</vt:i4>
      </vt:variant>
      <vt:variant>
        <vt:lpwstr/>
      </vt:variant>
      <vt:variant>
        <vt:lpwstr>_Toc240236426</vt:lpwstr>
      </vt:variant>
      <vt:variant>
        <vt:i4>1376309</vt:i4>
      </vt:variant>
      <vt:variant>
        <vt:i4>200</vt:i4>
      </vt:variant>
      <vt:variant>
        <vt:i4>0</vt:i4>
      </vt:variant>
      <vt:variant>
        <vt:i4>5</vt:i4>
      </vt:variant>
      <vt:variant>
        <vt:lpwstr/>
      </vt:variant>
      <vt:variant>
        <vt:lpwstr>_Toc240236425</vt:lpwstr>
      </vt:variant>
      <vt:variant>
        <vt:i4>1376309</vt:i4>
      </vt:variant>
      <vt:variant>
        <vt:i4>194</vt:i4>
      </vt:variant>
      <vt:variant>
        <vt:i4>0</vt:i4>
      </vt:variant>
      <vt:variant>
        <vt:i4>5</vt:i4>
      </vt:variant>
      <vt:variant>
        <vt:lpwstr/>
      </vt:variant>
      <vt:variant>
        <vt:lpwstr>_Toc240236424</vt:lpwstr>
      </vt:variant>
      <vt:variant>
        <vt:i4>1376309</vt:i4>
      </vt:variant>
      <vt:variant>
        <vt:i4>188</vt:i4>
      </vt:variant>
      <vt:variant>
        <vt:i4>0</vt:i4>
      </vt:variant>
      <vt:variant>
        <vt:i4>5</vt:i4>
      </vt:variant>
      <vt:variant>
        <vt:lpwstr/>
      </vt:variant>
      <vt:variant>
        <vt:lpwstr>_Toc240236423</vt:lpwstr>
      </vt:variant>
      <vt:variant>
        <vt:i4>1376309</vt:i4>
      </vt:variant>
      <vt:variant>
        <vt:i4>182</vt:i4>
      </vt:variant>
      <vt:variant>
        <vt:i4>0</vt:i4>
      </vt:variant>
      <vt:variant>
        <vt:i4>5</vt:i4>
      </vt:variant>
      <vt:variant>
        <vt:lpwstr/>
      </vt:variant>
      <vt:variant>
        <vt:lpwstr>_Toc240236422</vt:lpwstr>
      </vt:variant>
      <vt:variant>
        <vt:i4>1376309</vt:i4>
      </vt:variant>
      <vt:variant>
        <vt:i4>176</vt:i4>
      </vt:variant>
      <vt:variant>
        <vt:i4>0</vt:i4>
      </vt:variant>
      <vt:variant>
        <vt:i4>5</vt:i4>
      </vt:variant>
      <vt:variant>
        <vt:lpwstr/>
      </vt:variant>
      <vt:variant>
        <vt:lpwstr>_Toc240236421</vt:lpwstr>
      </vt:variant>
      <vt:variant>
        <vt:i4>1376309</vt:i4>
      </vt:variant>
      <vt:variant>
        <vt:i4>170</vt:i4>
      </vt:variant>
      <vt:variant>
        <vt:i4>0</vt:i4>
      </vt:variant>
      <vt:variant>
        <vt:i4>5</vt:i4>
      </vt:variant>
      <vt:variant>
        <vt:lpwstr/>
      </vt:variant>
      <vt:variant>
        <vt:lpwstr>_Toc240236420</vt:lpwstr>
      </vt:variant>
      <vt:variant>
        <vt:i4>1441845</vt:i4>
      </vt:variant>
      <vt:variant>
        <vt:i4>164</vt:i4>
      </vt:variant>
      <vt:variant>
        <vt:i4>0</vt:i4>
      </vt:variant>
      <vt:variant>
        <vt:i4>5</vt:i4>
      </vt:variant>
      <vt:variant>
        <vt:lpwstr/>
      </vt:variant>
      <vt:variant>
        <vt:lpwstr>_Toc240236419</vt:lpwstr>
      </vt:variant>
      <vt:variant>
        <vt:i4>1441845</vt:i4>
      </vt:variant>
      <vt:variant>
        <vt:i4>158</vt:i4>
      </vt:variant>
      <vt:variant>
        <vt:i4>0</vt:i4>
      </vt:variant>
      <vt:variant>
        <vt:i4>5</vt:i4>
      </vt:variant>
      <vt:variant>
        <vt:lpwstr/>
      </vt:variant>
      <vt:variant>
        <vt:lpwstr>_Toc240236418</vt:lpwstr>
      </vt:variant>
      <vt:variant>
        <vt:i4>1441845</vt:i4>
      </vt:variant>
      <vt:variant>
        <vt:i4>152</vt:i4>
      </vt:variant>
      <vt:variant>
        <vt:i4>0</vt:i4>
      </vt:variant>
      <vt:variant>
        <vt:i4>5</vt:i4>
      </vt:variant>
      <vt:variant>
        <vt:lpwstr/>
      </vt:variant>
      <vt:variant>
        <vt:lpwstr>_Toc240236417</vt:lpwstr>
      </vt:variant>
      <vt:variant>
        <vt:i4>1441845</vt:i4>
      </vt:variant>
      <vt:variant>
        <vt:i4>146</vt:i4>
      </vt:variant>
      <vt:variant>
        <vt:i4>0</vt:i4>
      </vt:variant>
      <vt:variant>
        <vt:i4>5</vt:i4>
      </vt:variant>
      <vt:variant>
        <vt:lpwstr/>
      </vt:variant>
      <vt:variant>
        <vt:lpwstr>_Toc240236416</vt:lpwstr>
      </vt:variant>
      <vt:variant>
        <vt:i4>1441845</vt:i4>
      </vt:variant>
      <vt:variant>
        <vt:i4>140</vt:i4>
      </vt:variant>
      <vt:variant>
        <vt:i4>0</vt:i4>
      </vt:variant>
      <vt:variant>
        <vt:i4>5</vt:i4>
      </vt:variant>
      <vt:variant>
        <vt:lpwstr/>
      </vt:variant>
      <vt:variant>
        <vt:lpwstr>_Toc240236415</vt:lpwstr>
      </vt:variant>
      <vt:variant>
        <vt:i4>1441845</vt:i4>
      </vt:variant>
      <vt:variant>
        <vt:i4>134</vt:i4>
      </vt:variant>
      <vt:variant>
        <vt:i4>0</vt:i4>
      </vt:variant>
      <vt:variant>
        <vt:i4>5</vt:i4>
      </vt:variant>
      <vt:variant>
        <vt:lpwstr/>
      </vt:variant>
      <vt:variant>
        <vt:lpwstr>_Toc240236414</vt:lpwstr>
      </vt:variant>
      <vt:variant>
        <vt:i4>1441845</vt:i4>
      </vt:variant>
      <vt:variant>
        <vt:i4>128</vt:i4>
      </vt:variant>
      <vt:variant>
        <vt:i4>0</vt:i4>
      </vt:variant>
      <vt:variant>
        <vt:i4>5</vt:i4>
      </vt:variant>
      <vt:variant>
        <vt:lpwstr/>
      </vt:variant>
      <vt:variant>
        <vt:lpwstr>_Toc240236413</vt:lpwstr>
      </vt:variant>
      <vt:variant>
        <vt:i4>1441845</vt:i4>
      </vt:variant>
      <vt:variant>
        <vt:i4>122</vt:i4>
      </vt:variant>
      <vt:variant>
        <vt:i4>0</vt:i4>
      </vt:variant>
      <vt:variant>
        <vt:i4>5</vt:i4>
      </vt:variant>
      <vt:variant>
        <vt:lpwstr/>
      </vt:variant>
      <vt:variant>
        <vt:lpwstr>_Toc240236412</vt:lpwstr>
      </vt:variant>
      <vt:variant>
        <vt:i4>1441845</vt:i4>
      </vt:variant>
      <vt:variant>
        <vt:i4>116</vt:i4>
      </vt:variant>
      <vt:variant>
        <vt:i4>0</vt:i4>
      </vt:variant>
      <vt:variant>
        <vt:i4>5</vt:i4>
      </vt:variant>
      <vt:variant>
        <vt:lpwstr/>
      </vt:variant>
      <vt:variant>
        <vt:lpwstr>_Toc240236411</vt:lpwstr>
      </vt:variant>
      <vt:variant>
        <vt:i4>1441845</vt:i4>
      </vt:variant>
      <vt:variant>
        <vt:i4>110</vt:i4>
      </vt:variant>
      <vt:variant>
        <vt:i4>0</vt:i4>
      </vt:variant>
      <vt:variant>
        <vt:i4>5</vt:i4>
      </vt:variant>
      <vt:variant>
        <vt:lpwstr/>
      </vt:variant>
      <vt:variant>
        <vt:lpwstr>_Toc240236410</vt:lpwstr>
      </vt:variant>
      <vt:variant>
        <vt:i4>1507381</vt:i4>
      </vt:variant>
      <vt:variant>
        <vt:i4>104</vt:i4>
      </vt:variant>
      <vt:variant>
        <vt:i4>0</vt:i4>
      </vt:variant>
      <vt:variant>
        <vt:i4>5</vt:i4>
      </vt:variant>
      <vt:variant>
        <vt:lpwstr/>
      </vt:variant>
      <vt:variant>
        <vt:lpwstr>_Toc240236409</vt:lpwstr>
      </vt:variant>
      <vt:variant>
        <vt:i4>1507381</vt:i4>
      </vt:variant>
      <vt:variant>
        <vt:i4>98</vt:i4>
      </vt:variant>
      <vt:variant>
        <vt:i4>0</vt:i4>
      </vt:variant>
      <vt:variant>
        <vt:i4>5</vt:i4>
      </vt:variant>
      <vt:variant>
        <vt:lpwstr/>
      </vt:variant>
      <vt:variant>
        <vt:lpwstr>_Toc240236408</vt:lpwstr>
      </vt:variant>
      <vt:variant>
        <vt:i4>1507381</vt:i4>
      </vt:variant>
      <vt:variant>
        <vt:i4>92</vt:i4>
      </vt:variant>
      <vt:variant>
        <vt:i4>0</vt:i4>
      </vt:variant>
      <vt:variant>
        <vt:i4>5</vt:i4>
      </vt:variant>
      <vt:variant>
        <vt:lpwstr/>
      </vt:variant>
      <vt:variant>
        <vt:lpwstr>_Toc240236407</vt:lpwstr>
      </vt:variant>
      <vt:variant>
        <vt:i4>1507381</vt:i4>
      </vt:variant>
      <vt:variant>
        <vt:i4>86</vt:i4>
      </vt:variant>
      <vt:variant>
        <vt:i4>0</vt:i4>
      </vt:variant>
      <vt:variant>
        <vt:i4>5</vt:i4>
      </vt:variant>
      <vt:variant>
        <vt:lpwstr/>
      </vt:variant>
      <vt:variant>
        <vt:lpwstr>_Toc240236406</vt:lpwstr>
      </vt:variant>
      <vt:variant>
        <vt:i4>1507381</vt:i4>
      </vt:variant>
      <vt:variant>
        <vt:i4>80</vt:i4>
      </vt:variant>
      <vt:variant>
        <vt:i4>0</vt:i4>
      </vt:variant>
      <vt:variant>
        <vt:i4>5</vt:i4>
      </vt:variant>
      <vt:variant>
        <vt:lpwstr/>
      </vt:variant>
      <vt:variant>
        <vt:lpwstr>_Toc240236405</vt:lpwstr>
      </vt:variant>
      <vt:variant>
        <vt:i4>1507381</vt:i4>
      </vt:variant>
      <vt:variant>
        <vt:i4>74</vt:i4>
      </vt:variant>
      <vt:variant>
        <vt:i4>0</vt:i4>
      </vt:variant>
      <vt:variant>
        <vt:i4>5</vt:i4>
      </vt:variant>
      <vt:variant>
        <vt:lpwstr/>
      </vt:variant>
      <vt:variant>
        <vt:lpwstr>_Toc240236404</vt:lpwstr>
      </vt:variant>
      <vt:variant>
        <vt:i4>1507381</vt:i4>
      </vt:variant>
      <vt:variant>
        <vt:i4>68</vt:i4>
      </vt:variant>
      <vt:variant>
        <vt:i4>0</vt:i4>
      </vt:variant>
      <vt:variant>
        <vt:i4>5</vt:i4>
      </vt:variant>
      <vt:variant>
        <vt:lpwstr/>
      </vt:variant>
      <vt:variant>
        <vt:lpwstr>_Toc240236403</vt:lpwstr>
      </vt:variant>
      <vt:variant>
        <vt:i4>1507381</vt:i4>
      </vt:variant>
      <vt:variant>
        <vt:i4>62</vt:i4>
      </vt:variant>
      <vt:variant>
        <vt:i4>0</vt:i4>
      </vt:variant>
      <vt:variant>
        <vt:i4>5</vt:i4>
      </vt:variant>
      <vt:variant>
        <vt:lpwstr/>
      </vt:variant>
      <vt:variant>
        <vt:lpwstr>_Toc240236402</vt:lpwstr>
      </vt:variant>
      <vt:variant>
        <vt:i4>1507381</vt:i4>
      </vt:variant>
      <vt:variant>
        <vt:i4>56</vt:i4>
      </vt:variant>
      <vt:variant>
        <vt:i4>0</vt:i4>
      </vt:variant>
      <vt:variant>
        <vt:i4>5</vt:i4>
      </vt:variant>
      <vt:variant>
        <vt:lpwstr/>
      </vt:variant>
      <vt:variant>
        <vt:lpwstr>_Toc240236401</vt:lpwstr>
      </vt:variant>
      <vt:variant>
        <vt:i4>1507381</vt:i4>
      </vt:variant>
      <vt:variant>
        <vt:i4>50</vt:i4>
      </vt:variant>
      <vt:variant>
        <vt:i4>0</vt:i4>
      </vt:variant>
      <vt:variant>
        <vt:i4>5</vt:i4>
      </vt:variant>
      <vt:variant>
        <vt:lpwstr/>
      </vt:variant>
      <vt:variant>
        <vt:lpwstr>_Toc240236400</vt:lpwstr>
      </vt:variant>
      <vt:variant>
        <vt:i4>1966130</vt:i4>
      </vt:variant>
      <vt:variant>
        <vt:i4>44</vt:i4>
      </vt:variant>
      <vt:variant>
        <vt:i4>0</vt:i4>
      </vt:variant>
      <vt:variant>
        <vt:i4>5</vt:i4>
      </vt:variant>
      <vt:variant>
        <vt:lpwstr/>
      </vt:variant>
      <vt:variant>
        <vt:lpwstr>_Toc240236399</vt:lpwstr>
      </vt:variant>
      <vt:variant>
        <vt:i4>1966130</vt:i4>
      </vt:variant>
      <vt:variant>
        <vt:i4>38</vt:i4>
      </vt:variant>
      <vt:variant>
        <vt:i4>0</vt:i4>
      </vt:variant>
      <vt:variant>
        <vt:i4>5</vt:i4>
      </vt:variant>
      <vt:variant>
        <vt:lpwstr/>
      </vt:variant>
      <vt:variant>
        <vt:lpwstr>_Toc240236398</vt:lpwstr>
      </vt:variant>
      <vt:variant>
        <vt:i4>1966130</vt:i4>
      </vt:variant>
      <vt:variant>
        <vt:i4>32</vt:i4>
      </vt:variant>
      <vt:variant>
        <vt:i4>0</vt:i4>
      </vt:variant>
      <vt:variant>
        <vt:i4>5</vt:i4>
      </vt:variant>
      <vt:variant>
        <vt:lpwstr/>
      </vt:variant>
      <vt:variant>
        <vt:lpwstr>_Toc240236397</vt:lpwstr>
      </vt:variant>
      <vt:variant>
        <vt:i4>1966130</vt:i4>
      </vt:variant>
      <vt:variant>
        <vt:i4>26</vt:i4>
      </vt:variant>
      <vt:variant>
        <vt:i4>0</vt:i4>
      </vt:variant>
      <vt:variant>
        <vt:i4>5</vt:i4>
      </vt:variant>
      <vt:variant>
        <vt:lpwstr/>
      </vt:variant>
      <vt:variant>
        <vt:lpwstr>_Toc240236396</vt:lpwstr>
      </vt:variant>
      <vt:variant>
        <vt:i4>1966130</vt:i4>
      </vt:variant>
      <vt:variant>
        <vt:i4>20</vt:i4>
      </vt:variant>
      <vt:variant>
        <vt:i4>0</vt:i4>
      </vt:variant>
      <vt:variant>
        <vt:i4>5</vt:i4>
      </vt:variant>
      <vt:variant>
        <vt:lpwstr/>
      </vt:variant>
      <vt:variant>
        <vt:lpwstr>_Toc240236395</vt:lpwstr>
      </vt:variant>
      <vt:variant>
        <vt:i4>1966130</vt:i4>
      </vt:variant>
      <vt:variant>
        <vt:i4>14</vt:i4>
      </vt:variant>
      <vt:variant>
        <vt:i4>0</vt:i4>
      </vt:variant>
      <vt:variant>
        <vt:i4>5</vt:i4>
      </vt:variant>
      <vt:variant>
        <vt:lpwstr/>
      </vt:variant>
      <vt:variant>
        <vt:lpwstr>_Toc240236394</vt:lpwstr>
      </vt:variant>
      <vt:variant>
        <vt:i4>1966130</vt:i4>
      </vt:variant>
      <vt:variant>
        <vt:i4>8</vt:i4>
      </vt:variant>
      <vt:variant>
        <vt:i4>0</vt:i4>
      </vt:variant>
      <vt:variant>
        <vt:i4>5</vt:i4>
      </vt:variant>
      <vt:variant>
        <vt:lpwstr/>
      </vt:variant>
      <vt:variant>
        <vt:lpwstr>_Toc240236393</vt:lpwstr>
      </vt:variant>
      <vt:variant>
        <vt:i4>1966130</vt:i4>
      </vt:variant>
      <vt:variant>
        <vt:i4>2</vt:i4>
      </vt:variant>
      <vt:variant>
        <vt:i4>0</vt:i4>
      </vt:variant>
      <vt:variant>
        <vt:i4>5</vt:i4>
      </vt:variant>
      <vt:variant>
        <vt:lpwstr/>
      </vt:variant>
      <vt:variant>
        <vt:lpwstr>_Toc240236392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Daniella Lecanda</dc:creator>
  <cp:keywords/>
  <cp:lastModifiedBy>vicente hernández</cp:lastModifiedBy>
  <cp:revision>2</cp:revision>
  <dcterms:created xsi:type="dcterms:W3CDTF">2026-09-14T03:05:00Z</dcterms:created>
  <dcterms:modified xsi:type="dcterms:W3CDTF">2026-09-14T03:05:00Z</dcterms:modified>
</cp:coreProperties>
</file>